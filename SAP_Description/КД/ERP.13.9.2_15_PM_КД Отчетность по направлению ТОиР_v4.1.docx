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jpg" ContentType="image/jpe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7136F7" w14:textId="10AA3845" w:rsidR="001A172C" w:rsidRPr="009D147B" w:rsidRDefault="001A172C" w:rsidP="001A172C">
      <w:pPr>
        <w:rPr>
          <w:rFonts w:cs="Arial"/>
          <w:lang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  <w:bookmarkStart w:id="4" w:name="_Toc251859036"/>
      <w:bookmarkStart w:id="5" w:name="_Toc361908415"/>
      <w:bookmarkStart w:id="6" w:name="_Toc173910942"/>
    </w:p>
    <w:p w14:paraId="5356756D" w14:textId="77777777" w:rsidR="001A172C" w:rsidRPr="0086487D" w:rsidRDefault="001A172C" w:rsidP="001A172C">
      <w:pPr>
        <w:rPr>
          <w:rFonts w:cs="Arial"/>
          <w:lang w:eastAsia="ru-RU"/>
        </w:rPr>
      </w:pPr>
    </w:p>
    <w:p w14:paraId="36E3AC51" w14:textId="77777777" w:rsidR="001A172C" w:rsidRPr="0086487D" w:rsidRDefault="001A172C" w:rsidP="001A172C">
      <w:pPr>
        <w:rPr>
          <w:rFonts w:cs="Arial"/>
          <w:lang w:eastAsia="ru-RU"/>
        </w:rPr>
      </w:pPr>
    </w:p>
    <w:p w14:paraId="57567179" w14:textId="77777777" w:rsidR="001A172C" w:rsidRPr="0086487D" w:rsidRDefault="001A172C" w:rsidP="001A172C">
      <w:pPr>
        <w:rPr>
          <w:rFonts w:cs="Arial"/>
          <w:lang w:eastAsia="ru-RU"/>
        </w:rPr>
      </w:pPr>
    </w:p>
    <w:p w14:paraId="2A4C04D4" w14:textId="77777777" w:rsidR="001A172C" w:rsidRPr="0086487D" w:rsidRDefault="001A172C" w:rsidP="001A172C">
      <w:pPr>
        <w:rPr>
          <w:rFonts w:cs="Arial"/>
          <w:lang w:eastAsia="ru-RU"/>
        </w:rPr>
      </w:pPr>
    </w:p>
    <w:p w14:paraId="4161F2A3" w14:textId="77777777" w:rsidR="001A172C" w:rsidRPr="00EF3B50" w:rsidRDefault="001A172C" w:rsidP="001A172C">
      <w:pPr>
        <w:rPr>
          <w:rFonts w:cs="Arial"/>
          <w:lang w:val="en-US" w:eastAsia="ru-RU"/>
        </w:rPr>
      </w:pPr>
    </w:p>
    <w:p w14:paraId="65A624D7" w14:textId="77777777" w:rsidR="001A172C" w:rsidRPr="0086487D" w:rsidRDefault="001A172C" w:rsidP="001A172C">
      <w:pPr>
        <w:rPr>
          <w:rFonts w:cs="Arial"/>
          <w:lang w:eastAsia="ru-RU"/>
        </w:rPr>
      </w:pPr>
    </w:p>
    <w:p w14:paraId="31E02CD7" w14:textId="77777777" w:rsidR="001A172C" w:rsidRPr="0086487D" w:rsidRDefault="001A172C" w:rsidP="001A172C">
      <w:pPr>
        <w:rPr>
          <w:rFonts w:cs="Arial"/>
          <w:lang w:eastAsia="ru-RU"/>
        </w:rPr>
      </w:pPr>
    </w:p>
    <w:p w14:paraId="0024FAB1" w14:textId="77777777" w:rsidR="001A172C" w:rsidRPr="0086487D" w:rsidRDefault="001A172C" w:rsidP="001A172C">
      <w:pPr>
        <w:rPr>
          <w:rFonts w:cs="Arial"/>
          <w:lang w:eastAsia="ru-RU"/>
        </w:rPr>
      </w:pPr>
    </w:p>
    <w:p w14:paraId="25B20FD3" w14:textId="77777777" w:rsidR="001A172C" w:rsidRPr="00261A3A" w:rsidRDefault="001A172C" w:rsidP="001A172C">
      <w:pPr>
        <w:rPr>
          <w:rFonts w:cs="Arial"/>
          <w:lang w:val="en-US" w:eastAsia="ru-RU"/>
        </w:rPr>
      </w:pPr>
    </w:p>
    <w:p w14:paraId="3B15DBFC" w14:textId="77777777" w:rsidR="001A172C" w:rsidRPr="0086487D" w:rsidRDefault="001A172C" w:rsidP="001A172C">
      <w:pPr>
        <w:rPr>
          <w:rFonts w:cs="Arial"/>
          <w:lang w:eastAsia="ru-RU"/>
        </w:rPr>
      </w:pPr>
    </w:p>
    <w:p w14:paraId="50A51B9A" w14:textId="77777777" w:rsidR="001A172C" w:rsidRPr="0086487D" w:rsidRDefault="001A172C" w:rsidP="001A172C">
      <w:pPr>
        <w:rPr>
          <w:rFonts w:cs="Arial"/>
          <w:lang w:eastAsia="ru-RU"/>
        </w:rPr>
      </w:pPr>
    </w:p>
    <w:p w14:paraId="6920C09A" w14:textId="77777777" w:rsidR="001A172C" w:rsidRPr="0086487D" w:rsidRDefault="001A172C" w:rsidP="001A172C">
      <w:pPr>
        <w:rPr>
          <w:rFonts w:cs="Arial"/>
          <w:lang w:eastAsia="ru-RU"/>
        </w:rPr>
      </w:pPr>
    </w:p>
    <w:p w14:paraId="2889D619" w14:textId="77777777" w:rsidR="001A172C" w:rsidRPr="0086487D" w:rsidRDefault="001A172C" w:rsidP="001A172C">
      <w:pPr>
        <w:rPr>
          <w:rFonts w:cs="Arial"/>
          <w:lang w:eastAsia="ru-RU"/>
        </w:rPr>
      </w:pPr>
      <w:r w:rsidRPr="0086487D">
        <w:rPr>
          <w:rFonts w:cs="Arial"/>
          <w:lang w:eastAsia="ru-RU"/>
        </w:rPr>
        <w:tab/>
      </w:r>
    </w:p>
    <w:p w14:paraId="496FF0B7" w14:textId="77777777" w:rsidR="00417BD9" w:rsidRDefault="00417BD9" w:rsidP="00417BD9">
      <w:pPr>
        <w:jc w:val="center"/>
        <w:rPr>
          <w:rFonts w:cs="Arial"/>
          <w:b/>
          <w:sz w:val="32"/>
          <w:szCs w:val="32"/>
        </w:rPr>
      </w:pPr>
      <w:r w:rsidRPr="00F94454">
        <w:rPr>
          <w:rFonts w:cs="Arial"/>
          <w:b/>
          <w:sz w:val="32"/>
          <w:szCs w:val="32"/>
        </w:rPr>
        <w:t>КОНЦЕПТУАЛЬНЫЙ ДИЗАЙН</w:t>
      </w:r>
    </w:p>
    <w:p w14:paraId="74B7E4C7" w14:textId="601A3D1C" w:rsidR="00417BD9" w:rsidRDefault="00417BD9" w:rsidP="00ED5386">
      <w:pPr>
        <w:ind w:firstLine="0"/>
        <w:rPr>
          <w:rFonts w:cs="Arial"/>
          <w:bCs/>
          <w:kern w:val="32"/>
          <w:sz w:val="32"/>
          <w:szCs w:val="32"/>
        </w:rPr>
      </w:pPr>
    </w:p>
    <w:p w14:paraId="57C29D52" w14:textId="03552169" w:rsidR="00ED5386" w:rsidRDefault="00B301D7" w:rsidP="00ED5386">
      <w:pPr>
        <w:jc w:val="center"/>
        <w:rPr>
          <w:rFonts w:cs="Arial"/>
          <w:bCs/>
          <w:kern w:val="32"/>
          <w:sz w:val="32"/>
          <w:szCs w:val="32"/>
        </w:rPr>
      </w:pPr>
      <w:r>
        <w:rPr>
          <w:rFonts w:cs="Arial"/>
          <w:bCs/>
          <w:kern w:val="32"/>
          <w:sz w:val="32"/>
          <w:szCs w:val="32"/>
        </w:rPr>
        <w:t>ОТЧЕТНОСТЬ ПО НАПРАВЛЕНИЮ</w:t>
      </w:r>
    </w:p>
    <w:p w14:paraId="72174F96" w14:textId="0CA9D2C5" w:rsidR="00B301D7" w:rsidRDefault="007D59D2" w:rsidP="00ED5386">
      <w:pPr>
        <w:jc w:val="center"/>
        <w:rPr>
          <w:rFonts w:cs="Arial"/>
          <w:bCs/>
          <w:kern w:val="32"/>
          <w:sz w:val="32"/>
          <w:szCs w:val="32"/>
        </w:rPr>
      </w:pPr>
      <w:r>
        <w:rPr>
          <w:rFonts w:cs="Arial"/>
          <w:bCs/>
          <w:kern w:val="32"/>
          <w:sz w:val="32"/>
          <w:szCs w:val="32"/>
        </w:rPr>
        <w:t>ТОиР</w:t>
      </w:r>
    </w:p>
    <w:p w14:paraId="54D01314" w14:textId="77777777" w:rsidR="00417BD9" w:rsidRDefault="00417BD9" w:rsidP="00417BD9">
      <w:pPr>
        <w:jc w:val="center"/>
        <w:rPr>
          <w:rFonts w:cs="Arial"/>
          <w:bCs/>
          <w:kern w:val="32"/>
          <w:sz w:val="32"/>
          <w:szCs w:val="32"/>
        </w:rPr>
      </w:pPr>
    </w:p>
    <w:p w14:paraId="4D78C1FA" w14:textId="7E55D584" w:rsidR="00417BD9" w:rsidRPr="004A2F87" w:rsidRDefault="00417BD9" w:rsidP="00417BD9">
      <w:pPr>
        <w:jc w:val="center"/>
        <w:rPr>
          <w:rFonts w:cs="Arial"/>
          <w:bCs/>
          <w:kern w:val="32"/>
          <w:sz w:val="32"/>
          <w:szCs w:val="32"/>
        </w:rPr>
      </w:pPr>
      <w:r w:rsidRPr="004A2F87">
        <w:rPr>
          <w:rFonts w:cs="Arial"/>
          <w:bCs/>
          <w:kern w:val="32"/>
          <w:sz w:val="32"/>
          <w:szCs w:val="32"/>
        </w:rPr>
        <w:t>ERP.</w:t>
      </w:r>
      <w:ins w:id="7" w:author="Владимир Лаут" w:date="2021-03-24T09:43:00Z">
        <w:r w:rsidR="002D2BA2">
          <w:rPr>
            <w:rFonts w:cs="Arial"/>
            <w:bCs/>
            <w:kern w:val="32"/>
            <w:sz w:val="32"/>
            <w:szCs w:val="32"/>
          </w:rPr>
          <w:t>13</w:t>
        </w:r>
      </w:ins>
      <w:ins w:id="8" w:author="Владимир Лаут" w:date="2020-04-10T21:35:00Z">
        <w:r w:rsidR="009525DB">
          <w:rPr>
            <w:rFonts w:cs="Arial"/>
            <w:bCs/>
            <w:kern w:val="32"/>
            <w:sz w:val="32"/>
            <w:szCs w:val="32"/>
          </w:rPr>
          <w:t>.9.2_</w:t>
        </w:r>
      </w:ins>
      <w:del w:id="9" w:author="Владимир Лаут" w:date="2020-04-10T21:35:00Z">
        <w:r w:rsidRPr="004A2F87" w:rsidDel="009525DB">
          <w:rPr>
            <w:rFonts w:cs="Arial"/>
            <w:bCs/>
            <w:kern w:val="32"/>
            <w:sz w:val="32"/>
            <w:szCs w:val="32"/>
          </w:rPr>
          <w:delText>5.1.</w:delText>
        </w:r>
      </w:del>
      <w:r w:rsidR="007D59D2" w:rsidRPr="004A2F87">
        <w:rPr>
          <w:rFonts w:cs="Arial"/>
          <w:bCs/>
          <w:kern w:val="32"/>
          <w:sz w:val="32"/>
          <w:szCs w:val="32"/>
        </w:rPr>
        <w:t>15</w:t>
      </w:r>
    </w:p>
    <w:p w14:paraId="2CB67A40" w14:textId="77777777" w:rsidR="00417BD9" w:rsidRPr="004A2F87" w:rsidRDefault="00417BD9" w:rsidP="00417BD9">
      <w:pPr>
        <w:jc w:val="center"/>
        <w:rPr>
          <w:rFonts w:cs="Arial"/>
          <w:bCs/>
          <w:kern w:val="32"/>
          <w:sz w:val="32"/>
          <w:szCs w:val="32"/>
        </w:rPr>
      </w:pPr>
    </w:p>
    <w:p w14:paraId="6F7CA856" w14:textId="77777777" w:rsidR="00417BD9" w:rsidRPr="004A2F87" w:rsidRDefault="00417BD9" w:rsidP="00417BD9">
      <w:pPr>
        <w:jc w:val="center"/>
        <w:rPr>
          <w:rFonts w:cs="Arial"/>
          <w:bCs/>
          <w:kern w:val="32"/>
          <w:sz w:val="32"/>
          <w:szCs w:val="32"/>
        </w:rPr>
      </w:pPr>
    </w:p>
    <w:p w14:paraId="39E720A4" w14:textId="77777777" w:rsidR="007550FD" w:rsidRPr="00EC00D2" w:rsidRDefault="007550FD" w:rsidP="007550FD">
      <w:pPr>
        <w:jc w:val="center"/>
        <w:rPr>
          <w:ins w:id="10" w:author="Владимир Лаут" w:date="2020-04-10T21:53:00Z"/>
          <w:rFonts w:cs="Arial"/>
          <w:sz w:val="32"/>
          <w:szCs w:val="32"/>
        </w:rPr>
      </w:pPr>
      <w:ins w:id="11" w:author="Владимир Лаут" w:date="2020-04-10T21:53:00Z">
        <w:r w:rsidRPr="00916FAB">
          <w:rPr>
            <w:rFonts w:eastAsiaTheme="majorEastAsia" w:cs="Arial"/>
            <w:caps/>
            <w:spacing w:val="-10"/>
            <w:kern w:val="28"/>
            <w:sz w:val="28"/>
            <w:szCs w:val="32"/>
            <w:lang w:eastAsia="ru-RU"/>
          </w:rPr>
          <w:t>31710</w:t>
        </w:r>
        <w:r w:rsidRPr="000F1841">
          <w:rPr>
            <w:rFonts w:eastAsiaTheme="majorEastAsia" w:cs="Arial"/>
            <w:caps/>
            <w:spacing w:val="-10"/>
            <w:kern w:val="28"/>
            <w:sz w:val="28"/>
            <w:szCs w:val="32"/>
            <w:lang w:eastAsia="ru-RU"/>
          </w:rPr>
          <w:t>2</w:t>
        </w:r>
        <w:r w:rsidRPr="00916FAB">
          <w:rPr>
            <w:rFonts w:eastAsiaTheme="majorEastAsia" w:cs="Arial"/>
            <w:caps/>
            <w:spacing w:val="-10"/>
            <w:kern w:val="28"/>
            <w:sz w:val="28"/>
            <w:szCs w:val="32"/>
            <w:lang w:eastAsia="ru-RU"/>
          </w:rPr>
          <w:t xml:space="preserve">. </w:t>
        </w:r>
        <w:r>
          <w:rPr>
            <w:rFonts w:eastAsiaTheme="majorEastAsia" w:cs="Arial"/>
            <w:caps/>
            <w:spacing w:val="-10"/>
            <w:kern w:val="28"/>
            <w:sz w:val="28"/>
            <w:szCs w:val="32"/>
            <w:lang w:eastAsia="ru-RU"/>
          </w:rPr>
          <w:t>ВНЕДРЕНИЕ ПИЛОТА и СТАБИЛИЗАЦИЯ РЕШЕНИЯ</w:t>
        </w:r>
      </w:ins>
    </w:p>
    <w:p w14:paraId="1C52E933" w14:textId="588D2591" w:rsidR="00417BD9" w:rsidRPr="00EC00D2" w:rsidDel="007550FD" w:rsidRDefault="00417BD9" w:rsidP="00417BD9">
      <w:pPr>
        <w:jc w:val="center"/>
        <w:rPr>
          <w:del w:id="12" w:author="Владимир Лаут" w:date="2020-04-10T21:53:00Z"/>
          <w:rFonts w:cs="Arial"/>
          <w:sz w:val="32"/>
          <w:szCs w:val="32"/>
        </w:rPr>
      </w:pPr>
      <w:del w:id="13" w:author="Владимир Лаут" w:date="2020-04-10T21:53:00Z">
        <w:r w:rsidRPr="00916FAB" w:rsidDel="007550FD">
          <w:rPr>
            <w:rFonts w:eastAsiaTheme="majorEastAsia" w:cs="Arial"/>
            <w:caps/>
            <w:spacing w:val="-10"/>
            <w:kern w:val="28"/>
            <w:sz w:val="28"/>
            <w:szCs w:val="32"/>
            <w:lang w:eastAsia="ru-RU"/>
          </w:rPr>
          <w:delText xml:space="preserve">317101. Проектирование </w:delText>
        </w:r>
        <w:r w:rsidRPr="00916FAB" w:rsidDel="007550FD">
          <w:rPr>
            <w:rFonts w:eastAsiaTheme="majorEastAsia" w:cs="Arial"/>
            <w:caps/>
            <w:spacing w:val="-10"/>
            <w:kern w:val="28"/>
            <w:sz w:val="28"/>
            <w:szCs w:val="32"/>
            <w:lang w:val="en-US" w:eastAsia="ru-RU"/>
          </w:rPr>
          <w:delText>SAP</w:delText>
        </w:r>
        <w:r w:rsidRPr="00916FAB" w:rsidDel="007550FD">
          <w:rPr>
            <w:rFonts w:eastAsiaTheme="majorEastAsia" w:cs="Arial"/>
            <w:caps/>
            <w:spacing w:val="-10"/>
            <w:kern w:val="28"/>
            <w:sz w:val="28"/>
            <w:szCs w:val="32"/>
            <w:lang w:eastAsia="ru-RU"/>
          </w:rPr>
          <w:delText xml:space="preserve"> </w:delText>
        </w:r>
        <w:r w:rsidRPr="00916FAB" w:rsidDel="007550FD">
          <w:rPr>
            <w:rFonts w:eastAsiaTheme="majorEastAsia" w:cs="Arial"/>
            <w:caps/>
            <w:spacing w:val="-10"/>
            <w:kern w:val="28"/>
            <w:sz w:val="28"/>
            <w:szCs w:val="32"/>
            <w:lang w:val="en-US" w:eastAsia="ru-RU"/>
          </w:rPr>
          <w:delText>ERP</w:delText>
        </w:r>
      </w:del>
    </w:p>
    <w:p w14:paraId="1D8123FA" w14:textId="77777777" w:rsidR="001A172C" w:rsidRPr="0086487D" w:rsidRDefault="001A172C" w:rsidP="001A172C">
      <w:pPr>
        <w:jc w:val="center"/>
        <w:rPr>
          <w:rFonts w:cs="Arial"/>
          <w:sz w:val="32"/>
          <w:szCs w:val="32"/>
        </w:rPr>
      </w:pPr>
    </w:p>
    <w:p w14:paraId="7E4DE9FC" w14:textId="77777777" w:rsidR="001A172C" w:rsidRPr="0086487D" w:rsidRDefault="001A172C" w:rsidP="001A172C">
      <w:pPr>
        <w:rPr>
          <w:rFonts w:cs="Arial"/>
        </w:rPr>
      </w:pPr>
    </w:p>
    <w:p w14:paraId="0E166348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0BEB8904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65F41958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607D3C54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3F8049EB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248DF752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7555B916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74AA8473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4CA83752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6C5F3541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1B8AF11B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3C506144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72B039FA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6DAD2893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26FA79E1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7222648F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2C78A827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2BD7B0B8" w14:textId="77777777" w:rsidR="001A172C" w:rsidRPr="0086487D" w:rsidRDefault="001A172C" w:rsidP="001A172C">
      <w:pPr>
        <w:tabs>
          <w:tab w:val="left" w:pos="3285"/>
        </w:tabs>
        <w:jc w:val="center"/>
        <w:rPr>
          <w:rFonts w:cs="Arial"/>
          <w:lang w:eastAsia="ru-RU"/>
        </w:rPr>
      </w:pPr>
    </w:p>
    <w:p w14:paraId="0CA34070" w14:textId="77777777" w:rsidR="001A172C" w:rsidRPr="0086487D" w:rsidRDefault="001A172C" w:rsidP="001A172C">
      <w:pPr>
        <w:tabs>
          <w:tab w:val="left" w:pos="3285"/>
        </w:tabs>
        <w:rPr>
          <w:rFonts w:cs="Arial"/>
          <w:lang w:eastAsia="ru-RU"/>
        </w:rPr>
      </w:pPr>
    </w:p>
    <w:p w14:paraId="3E803875" w14:textId="77777777" w:rsidR="001A172C" w:rsidRPr="0086487D" w:rsidRDefault="001A172C" w:rsidP="001A172C">
      <w:pPr>
        <w:tabs>
          <w:tab w:val="left" w:pos="3285"/>
        </w:tabs>
        <w:rPr>
          <w:rFonts w:cs="Arial"/>
          <w:lang w:eastAsia="ru-RU"/>
        </w:rPr>
      </w:pPr>
    </w:p>
    <w:p w14:paraId="5802BF70" w14:textId="4FE04360" w:rsidR="001A172C" w:rsidRPr="0086487D" w:rsidRDefault="001A172C" w:rsidP="001A172C">
      <w:pPr>
        <w:jc w:val="center"/>
        <w:rPr>
          <w:rFonts w:cs="Arial"/>
          <w:b/>
          <w:sz w:val="20"/>
        </w:rPr>
      </w:pPr>
      <w:r w:rsidRPr="0086487D">
        <w:rPr>
          <w:rFonts w:cs="Arial"/>
          <w:b/>
          <w:sz w:val="20"/>
        </w:rPr>
        <w:t xml:space="preserve">Москва </w:t>
      </w:r>
      <w:del w:id="14" w:author="Владимир Лаут" w:date="2020-04-10T21:36:00Z">
        <w:r w:rsidRPr="0086487D" w:rsidDel="009525DB">
          <w:rPr>
            <w:rFonts w:cs="Arial"/>
            <w:b/>
            <w:sz w:val="20"/>
          </w:rPr>
          <w:delText>201</w:delText>
        </w:r>
        <w:r w:rsidR="00297960" w:rsidDel="009525DB">
          <w:rPr>
            <w:rFonts w:cs="Arial"/>
            <w:b/>
            <w:sz w:val="20"/>
          </w:rPr>
          <w:delText>8</w:delText>
        </w:r>
      </w:del>
      <w:ins w:id="15" w:author="Владимир Лаут" w:date="2020-04-10T21:36:00Z">
        <w:r w:rsidR="009525DB" w:rsidRPr="0086487D">
          <w:rPr>
            <w:rFonts w:cs="Arial"/>
            <w:b/>
            <w:sz w:val="20"/>
          </w:rPr>
          <w:t>20</w:t>
        </w:r>
        <w:r w:rsidR="009525DB">
          <w:rPr>
            <w:rFonts w:cs="Arial"/>
            <w:b/>
            <w:sz w:val="20"/>
          </w:rPr>
          <w:t>2</w:t>
        </w:r>
      </w:ins>
      <w:ins w:id="16" w:author="Владимир Лаут" w:date="2021-03-24T09:43:00Z">
        <w:r w:rsidR="002D2BA2">
          <w:rPr>
            <w:rFonts w:cs="Arial"/>
            <w:b/>
            <w:sz w:val="20"/>
          </w:rPr>
          <w:t>1</w:t>
        </w:r>
      </w:ins>
    </w:p>
    <w:p w14:paraId="7C770AD8" w14:textId="77777777" w:rsidR="001A172C" w:rsidRPr="0086487D" w:rsidRDefault="001A172C" w:rsidP="001A172C">
      <w:pPr>
        <w:spacing w:after="200" w:line="276" w:lineRule="auto"/>
        <w:jc w:val="left"/>
        <w:rPr>
          <w:rFonts w:cs="Arial"/>
          <w:b/>
          <w:sz w:val="20"/>
        </w:rPr>
      </w:pPr>
      <w:r w:rsidRPr="0086487D">
        <w:rPr>
          <w:rFonts w:cs="Arial"/>
          <w:b/>
          <w:sz w:val="20"/>
        </w:rPr>
        <w:br w:type="page"/>
      </w:r>
    </w:p>
    <w:p w14:paraId="7DE7F487" w14:textId="0ECF6CE0" w:rsidR="001A172C" w:rsidRDefault="001A172C" w:rsidP="001A172C">
      <w:pPr>
        <w:pStyle w:val="ae"/>
        <w:keepNext/>
        <w:spacing w:after="0" w:afterAutospacing="0"/>
        <w:jc w:val="right"/>
        <w:rPr>
          <w:ins w:id="17" w:author="Владимир Лаут" w:date="2020-04-24T14:15:00Z"/>
          <w:rFonts w:cs="Arial"/>
          <w:b/>
          <w:sz w:val="22"/>
        </w:rPr>
      </w:pPr>
      <w:r w:rsidRPr="00D64890">
        <w:rPr>
          <w:rFonts w:cs="Arial"/>
          <w:b/>
          <w:sz w:val="22"/>
        </w:rPr>
        <w:lastRenderedPageBreak/>
        <w:t xml:space="preserve">Таблица </w:t>
      </w:r>
      <w:r w:rsidRPr="00D64890">
        <w:rPr>
          <w:rFonts w:cs="Arial"/>
          <w:b/>
          <w:sz w:val="22"/>
        </w:rPr>
        <w:fldChar w:fldCharType="begin"/>
      </w:r>
      <w:r w:rsidRPr="00D64890">
        <w:rPr>
          <w:rFonts w:cs="Arial"/>
          <w:b/>
          <w:sz w:val="22"/>
        </w:rPr>
        <w:instrText xml:space="preserve"> SEQ Таблица \* ARABIC </w:instrText>
      </w:r>
      <w:r w:rsidRPr="00D64890">
        <w:rPr>
          <w:rFonts w:cs="Arial"/>
          <w:b/>
          <w:sz w:val="22"/>
        </w:rPr>
        <w:fldChar w:fldCharType="separate"/>
      </w:r>
      <w:r w:rsidR="00DD63DA">
        <w:rPr>
          <w:rFonts w:cs="Arial"/>
          <w:b/>
          <w:noProof/>
          <w:sz w:val="22"/>
        </w:rPr>
        <w:t>1</w:t>
      </w:r>
      <w:r w:rsidRPr="00D64890">
        <w:rPr>
          <w:rFonts w:cs="Arial"/>
          <w:b/>
          <w:noProof/>
          <w:sz w:val="22"/>
        </w:rPr>
        <w:fldChar w:fldCharType="end"/>
      </w:r>
      <w:r w:rsidRPr="00D64890">
        <w:rPr>
          <w:rFonts w:cs="Arial"/>
          <w:b/>
          <w:sz w:val="22"/>
        </w:rPr>
        <w:t>. История изменений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17"/>
        <w:gridCol w:w="1295"/>
        <w:gridCol w:w="4945"/>
        <w:gridCol w:w="2252"/>
      </w:tblGrid>
      <w:tr w:rsidR="00271D8B" w:rsidRPr="0086487D" w14:paraId="7DFBD8FB" w14:textId="77777777" w:rsidTr="00083CE2">
        <w:trPr>
          <w:cantSplit/>
          <w:trHeight w:val="397"/>
          <w:ins w:id="18" w:author="Владимир Лаут" w:date="2020-04-24T14:15:00Z"/>
        </w:trPr>
        <w:tc>
          <w:tcPr>
            <w:tcW w:w="581" w:type="pct"/>
            <w:shd w:val="clear" w:color="auto" w:fill="FFC000"/>
            <w:vAlign w:val="center"/>
          </w:tcPr>
          <w:p w14:paraId="40099B37" w14:textId="77777777" w:rsidR="00271D8B" w:rsidRPr="0086487D" w:rsidRDefault="00271D8B" w:rsidP="00083CE2">
            <w:pPr>
              <w:ind w:firstLine="0"/>
              <w:rPr>
                <w:ins w:id="19" w:author="Владимир Лаут" w:date="2020-04-24T14:15:00Z"/>
                <w:rFonts w:cs="Arial"/>
                <w:b/>
                <w:sz w:val="20"/>
              </w:rPr>
            </w:pPr>
            <w:ins w:id="20" w:author="Владимир Лаут" w:date="2020-04-24T14:15:00Z">
              <w:r w:rsidRPr="0086487D">
                <w:rPr>
                  <w:rFonts w:cs="Arial"/>
                  <w:b/>
                  <w:sz w:val="20"/>
                </w:rPr>
                <w:t>Версия</w:t>
              </w:r>
            </w:ins>
          </w:p>
        </w:tc>
        <w:tc>
          <w:tcPr>
            <w:tcW w:w="674" w:type="pct"/>
            <w:shd w:val="clear" w:color="auto" w:fill="FFC000"/>
            <w:vAlign w:val="center"/>
          </w:tcPr>
          <w:p w14:paraId="4B945356" w14:textId="77777777" w:rsidR="00271D8B" w:rsidRPr="0086487D" w:rsidRDefault="00271D8B" w:rsidP="00083CE2">
            <w:pPr>
              <w:ind w:firstLine="0"/>
              <w:rPr>
                <w:ins w:id="21" w:author="Владимир Лаут" w:date="2020-04-24T14:15:00Z"/>
                <w:rFonts w:cs="Arial"/>
                <w:b/>
                <w:sz w:val="20"/>
              </w:rPr>
            </w:pPr>
            <w:ins w:id="22" w:author="Владимир Лаут" w:date="2020-04-24T14:15:00Z">
              <w:r w:rsidRPr="0086487D">
                <w:rPr>
                  <w:rFonts w:cs="Arial"/>
                  <w:b/>
                  <w:sz w:val="20"/>
                </w:rPr>
                <w:t>Дата</w:t>
              </w:r>
            </w:ins>
          </w:p>
        </w:tc>
        <w:tc>
          <w:tcPr>
            <w:tcW w:w="2573" w:type="pct"/>
            <w:shd w:val="clear" w:color="auto" w:fill="FFC000"/>
            <w:vAlign w:val="center"/>
          </w:tcPr>
          <w:p w14:paraId="144DF997" w14:textId="77777777" w:rsidR="00271D8B" w:rsidRPr="0086487D" w:rsidRDefault="00271D8B" w:rsidP="00083CE2">
            <w:pPr>
              <w:ind w:firstLine="0"/>
              <w:rPr>
                <w:ins w:id="23" w:author="Владимир Лаут" w:date="2020-04-24T14:15:00Z"/>
                <w:rFonts w:cs="Arial"/>
                <w:b/>
                <w:sz w:val="20"/>
              </w:rPr>
            </w:pPr>
            <w:ins w:id="24" w:author="Владимир Лаут" w:date="2020-04-24T14:15:00Z">
              <w:r w:rsidRPr="0086487D">
                <w:rPr>
                  <w:rFonts w:cs="Arial"/>
                  <w:b/>
                  <w:sz w:val="20"/>
                </w:rPr>
                <w:t>Комментарий</w:t>
              </w:r>
            </w:ins>
          </w:p>
        </w:tc>
        <w:tc>
          <w:tcPr>
            <w:tcW w:w="1172" w:type="pct"/>
            <w:shd w:val="clear" w:color="auto" w:fill="FFC000"/>
            <w:vAlign w:val="center"/>
          </w:tcPr>
          <w:p w14:paraId="0E6CC630" w14:textId="77777777" w:rsidR="00271D8B" w:rsidRPr="0086487D" w:rsidRDefault="00271D8B" w:rsidP="00083CE2">
            <w:pPr>
              <w:ind w:firstLine="0"/>
              <w:rPr>
                <w:ins w:id="25" w:author="Владимир Лаут" w:date="2020-04-24T14:15:00Z"/>
                <w:rFonts w:cs="Arial"/>
                <w:b/>
                <w:sz w:val="20"/>
              </w:rPr>
            </w:pPr>
            <w:ins w:id="26" w:author="Владимир Лаут" w:date="2020-04-24T14:15:00Z">
              <w:r w:rsidRPr="0086487D">
                <w:rPr>
                  <w:rFonts w:cs="Arial"/>
                  <w:b/>
                  <w:sz w:val="20"/>
                </w:rPr>
                <w:t>Автор</w:t>
              </w:r>
            </w:ins>
          </w:p>
        </w:tc>
      </w:tr>
      <w:tr w:rsidR="00271D8B" w:rsidRPr="0086487D" w14:paraId="1F1B4B01" w14:textId="77777777" w:rsidTr="00083CE2">
        <w:trPr>
          <w:cantSplit/>
          <w:ins w:id="27" w:author="Владимир Лаут" w:date="2020-04-24T14:15:00Z"/>
        </w:trPr>
        <w:tc>
          <w:tcPr>
            <w:tcW w:w="581" w:type="pct"/>
          </w:tcPr>
          <w:p w14:paraId="41C00234" w14:textId="77777777" w:rsidR="00271D8B" w:rsidRPr="0086487D" w:rsidRDefault="00271D8B" w:rsidP="00083CE2">
            <w:pPr>
              <w:ind w:firstLine="0"/>
              <w:jc w:val="left"/>
              <w:rPr>
                <w:ins w:id="28" w:author="Владимир Лаут" w:date="2020-04-24T14:15:00Z"/>
                <w:rFonts w:cs="Arial"/>
                <w:sz w:val="20"/>
              </w:rPr>
            </w:pPr>
            <w:ins w:id="29" w:author="Владимир Лаут" w:date="2020-04-24T14:15:00Z">
              <w:r>
                <w:rPr>
                  <w:rFonts w:cs="Arial"/>
                  <w:sz w:val="20"/>
                </w:rPr>
                <w:t>1</w:t>
              </w:r>
            </w:ins>
          </w:p>
        </w:tc>
        <w:tc>
          <w:tcPr>
            <w:tcW w:w="674" w:type="pct"/>
          </w:tcPr>
          <w:p w14:paraId="7E2169D1" w14:textId="77777777" w:rsidR="00271D8B" w:rsidRPr="0086487D" w:rsidRDefault="00271D8B" w:rsidP="00083CE2">
            <w:pPr>
              <w:ind w:firstLine="0"/>
              <w:jc w:val="left"/>
              <w:rPr>
                <w:ins w:id="30" w:author="Владимир Лаут" w:date="2020-04-24T14:15:00Z"/>
                <w:rFonts w:cs="Arial"/>
                <w:sz w:val="20"/>
              </w:rPr>
            </w:pPr>
            <w:ins w:id="31" w:author="Владимир Лаут" w:date="2020-04-24T14:15:00Z">
              <w:r>
                <w:rPr>
                  <w:rFonts w:cs="Arial"/>
                  <w:sz w:val="20"/>
                </w:rPr>
                <w:t>22.06.2018</w:t>
              </w:r>
            </w:ins>
          </w:p>
        </w:tc>
        <w:tc>
          <w:tcPr>
            <w:tcW w:w="2573" w:type="pct"/>
          </w:tcPr>
          <w:p w14:paraId="62E56A77" w14:textId="77777777" w:rsidR="00271D8B" w:rsidRPr="0086487D" w:rsidRDefault="00271D8B" w:rsidP="00083CE2">
            <w:pPr>
              <w:ind w:firstLine="0"/>
              <w:jc w:val="left"/>
              <w:rPr>
                <w:ins w:id="32" w:author="Владимир Лаут" w:date="2020-04-24T14:15:00Z"/>
                <w:rFonts w:cs="Arial"/>
                <w:sz w:val="20"/>
              </w:rPr>
            </w:pPr>
            <w:ins w:id="33" w:author="Владимир Лаут" w:date="2020-04-24T14:15:00Z">
              <w:r w:rsidRPr="00455007">
                <w:rPr>
                  <w:rFonts w:cs="Arial"/>
                  <w:sz w:val="20"/>
                </w:rPr>
                <w:t>Начало разработки документа</w:t>
              </w:r>
            </w:ins>
          </w:p>
        </w:tc>
        <w:tc>
          <w:tcPr>
            <w:tcW w:w="1172" w:type="pct"/>
          </w:tcPr>
          <w:p w14:paraId="163234AB" w14:textId="77777777" w:rsidR="00271D8B" w:rsidRPr="0086487D" w:rsidRDefault="00271D8B" w:rsidP="00083CE2">
            <w:pPr>
              <w:ind w:firstLine="0"/>
              <w:jc w:val="left"/>
              <w:rPr>
                <w:ins w:id="34" w:author="Владимир Лаут" w:date="2020-04-24T14:15:00Z"/>
                <w:rFonts w:cs="Arial"/>
                <w:sz w:val="20"/>
              </w:rPr>
            </w:pPr>
            <w:ins w:id="35" w:author="Владимир Лаут" w:date="2020-04-24T14:15:00Z">
              <w:r>
                <w:rPr>
                  <w:rFonts w:cs="Arial"/>
                  <w:sz w:val="20"/>
                </w:rPr>
                <w:t>Тамашенко А.Ю.</w:t>
              </w:r>
            </w:ins>
          </w:p>
        </w:tc>
      </w:tr>
      <w:tr w:rsidR="00271D8B" w:rsidRPr="0086487D" w14:paraId="08D67A6C" w14:textId="77777777" w:rsidTr="00083CE2">
        <w:trPr>
          <w:cantSplit/>
          <w:ins w:id="36" w:author="Владимир Лаут" w:date="2020-04-24T14:15:00Z"/>
        </w:trPr>
        <w:tc>
          <w:tcPr>
            <w:tcW w:w="581" w:type="pct"/>
          </w:tcPr>
          <w:p w14:paraId="751938C1" w14:textId="77777777" w:rsidR="00271D8B" w:rsidRPr="0086487D" w:rsidRDefault="00271D8B" w:rsidP="00083CE2">
            <w:pPr>
              <w:ind w:firstLine="0"/>
              <w:jc w:val="left"/>
              <w:rPr>
                <w:ins w:id="37" w:author="Владимир Лаут" w:date="2020-04-24T14:15:00Z"/>
                <w:rFonts w:cs="Arial"/>
                <w:sz w:val="20"/>
              </w:rPr>
            </w:pPr>
            <w:ins w:id="38" w:author="Владимир Лаут" w:date="2020-04-24T14:15:00Z">
              <w:r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674" w:type="pct"/>
          </w:tcPr>
          <w:p w14:paraId="63A34AAF" w14:textId="77777777" w:rsidR="00271D8B" w:rsidRPr="0086487D" w:rsidRDefault="00271D8B" w:rsidP="00083CE2">
            <w:pPr>
              <w:ind w:firstLine="0"/>
              <w:jc w:val="left"/>
              <w:rPr>
                <w:ins w:id="39" w:author="Владимир Лаут" w:date="2020-04-24T14:15:00Z"/>
                <w:rFonts w:cs="Arial"/>
                <w:sz w:val="20"/>
              </w:rPr>
            </w:pPr>
            <w:ins w:id="40" w:author="Владимир Лаут" w:date="2020-04-24T14:15:00Z">
              <w:r>
                <w:rPr>
                  <w:rFonts w:cs="Arial"/>
                  <w:sz w:val="20"/>
                </w:rPr>
                <w:t>17.08.2018</w:t>
              </w:r>
            </w:ins>
          </w:p>
        </w:tc>
        <w:tc>
          <w:tcPr>
            <w:tcW w:w="2573" w:type="pct"/>
          </w:tcPr>
          <w:p w14:paraId="0A74FE1C" w14:textId="77777777" w:rsidR="00271D8B" w:rsidRPr="0086487D" w:rsidRDefault="00271D8B" w:rsidP="00083CE2">
            <w:pPr>
              <w:ind w:firstLine="0"/>
              <w:jc w:val="left"/>
              <w:rPr>
                <w:ins w:id="41" w:author="Владимир Лаут" w:date="2020-04-24T14:15:00Z"/>
                <w:rFonts w:cs="Arial"/>
                <w:sz w:val="20"/>
              </w:rPr>
            </w:pPr>
            <w:ins w:id="42" w:author="Владимир Лаут" w:date="2020-04-24T14:15:00Z">
              <w:r>
                <w:rPr>
                  <w:rFonts w:cs="Arial"/>
                  <w:sz w:val="20"/>
                </w:rPr>
                <w:t>Наполнение документа</w:t>
              </w:r>
            </w:ins>
          </w:p>
        </w:tc>
        <w:tc>
          <w:tcPr>
            <w:tcW w:w="1172" w:type="pct"/>
          </w:tcPr>
          <w:p w14:paraId="4545262E" w14:textId="77777777" w:rsidR="00271D8B" w:rsidRPr="0086487D" w:rsidRDefault="00271D8B" w:rsidP="00083CE2">
            <w:pPr>
              <w:ind w:firstLine="0"/>
              <w:jc w:val="left"/>
              <w:rPr>
                <w:ins w:id="43" w:author="Владимир Лаут" w:date="2020-04-24T14:15:00Z"/>
                <w:rFonts w:cs="Arial"/>
                <w:sz w:val="20"/>
              </w:rPr>
            </w:pPr>
            <w:ins w:id="44" w:author="Владимир Лаут" w:date="2020-04-24T14:15:00Z">
              <w:r>
                <w:rPr>
                  <w:rFonts w:cs="Arial"/>
                  <w:sz w:val="20"/>
                </w:rPr>
                <w:t>Пермяков А.А.</w:t>
              </w:r>
            </w:ins>
          </w:p>
        </w:tc>
      </w:tr>
      <w:tr w:rsidR="00271D8B" w:rsidRPr="0086487D" w14:paraId="7F5E6041" w14:textId="77777777" w:rsidTr="00083CE2">
        <w:trPr>
          <w:cantSplit/>
          <w:ins w:id="45" w:author="Владимир Лаут" w:date="2020-04-24T14:15:00Z"/>
        </w:trPr>
        <w:tc>
          <w:tcPr>
            <w:tcW w:w="581" w:type="pct"/>
          </w:tcPr>
          <w:p w14:paraId="27232E31" w14:textId="77777777" w:rsidR="00271D8B" w:rsidRPr="0086487D" w:rsidRDefault="00271D8B" w:rsidP="00083CE2">
            <w:pPr>
              <w:ind w:firstLine="0"/>
              <w:jc w:val="left"/>
              <w:rPr>
                <w:ins w:id="46" w:author="Владимир Лаут" w:date="2020-04-24T14:15:00Z"/>
                <w:rFonts w:cs="Arial"/>
                <w:sz w:val="20"/>
              </w:rPr>
            </w:pPr>
            <w:ins w:id="47" w:author="Владимир Лаут" w:date="2020-04-24T14:15:00Z">
              <w:r>
                <w:rPr>
                  <w:rFonts w:cs="Arial"/>
                  <w:sz w:val="20"/>
                </w:rPr>
                <w:t>1.2</w:t>
              </w:r>
            </w:ins>
          </w:p>
        </w:tc>
        <w:tc>
          <w:tcPr>
            <w:tcW w:w="674" w:type="pct"/>
          </w:tcPr>
          <w:p w14:paraId="0BAFE70B" w14:textId="77777777" w:rsidR="00271D8B" w:rsidRPr="0086487D" w:rsidRDefault="00271D8B" w:rsidP="00083CE2">
            <w:pPr>
              <w:ind w:firstLine="0"/>
              <w:jc w:val="left"/>
              <w:rPr>
                <w:ins w:id="48" w:author="Владимир Лаут" w:date="2020-04-24T14:15:00Z"/>
                <w:rFonts w:cs="Arial"/>
                <w:sz w:val="20"/>
              </w:rPr>
            </w:pPr>
            <w:ins w:id="49" w:author="Владимир Лаут" w:date="2020-04-24T14:15:00Z">
              <w:r>
                <w:rPr>
                  <w:rFonts w:cs="Arial"/>
                  <w:sz w:val="20"/>
                </w:rPr>
                <w:t>23.08.2018</w:t>
              </w:r>
            </w:ins>
          </w:p>
        </w:tc>
        <w:tc>
          <w:tcPr>
            <w:tcW w:w="2573" w:type="pct"/>
          </w:tcPr>
          <w:p w14:paraId="763F5148" w14:textId="77777777" w:rsidR="00271D8B" w:rsidRPr="0086487D" w:rsidRDefault="00271D8B" w:rsidP="00083CE2">
            <w:pPr>
              <w:ind w:firstLine="0"/>
              <w:jc w:val="left"/>
              <w:rPr>
                <w:ins w:id="50" w:author="Владимир Лаут" w:date="2020-04-24T14:15:00Z"/>
                <w:rFonts w:cs="Arial"/>
                <w:sz w:val="20"/>
              </w:rPr>
            </w:pPr>
            <w:ins w:id="51" w:author="Владимир Лаут" w:date="2020-04-24T14:15:00Z">
              <w:r>
                <w:rPr>
                  <w:rFonts w:cs="Arial"/>
                  <w:sz w:val="20"/>
                </w:rPr>
                <w:t>Доработка документа</w:t>
              </w:r>
            </w:ins>
          </w:p>
        </w:tc>
        <w:tc>
          <w:tcPr>
            <w:tcW w:w="1172" w:type="pct"/>
          </w:tcPr>
          <w:p w14:paraId="761E3183" w14:textId="77777777" w:rsidR="00271D8B" w:rsidRPr="0086487D" w:rsidRDefault="00271D8B" w:rsidP="00083CE2">
            <w:pPr>
              <w:ind w:firstLine="0"/>
              <w:jc w:val="left"/>
              <w:rPr>
                <w:ins w:id="52" w:author="Владимир Лаут" w:date="2020-04-24T14:15:00Z"/>
                <w:rFonts w:cs="Arial"/>
                <w:sz w:val="20"/>
              </w:rPr>
            </w:pPr>
            <w:ins w:id="53" w:author="Владимир Лаут" w:date="2020-04-24T14:15:00Z">
              <w:r>
                <w:rPr>
                  <w:rFonts w:cs="Arial"/>
                  <w:sz w:val="20"/>
                </w:rPr>
                <w:t>Пермяков А.А.</w:t>
              </w:r>
            </w:ins>
          </w:p>
        </w:tc>
      </w:tr>
      <w:tr w:rsidR="00271D8B" w:rsidRPr="0086487D" w14:paraId="268E0EAA" w14:textId="77777777" w:rsidTr="00083CE2">
        <w:trPr>
          <w:cantSplit/>
          <w:trHeight w:val="256"/>
          <w:ins w:id="54" w:author="Владимир Лаут" w:date="2020-04-24T14:15:00Z"/>
        </w:trPr>
        <w:tc>
          <w:tcPr>
            <w:tcW w:w="581" w:type="pct"/>
          </w:tcPr>
          <w:p w14:paraId="629F8C95" w14:textId="77777777" w:rsidR="00271D8B" w:rsidRDefault="00271D8B" w:rsidP="00083CE2">
            <w:pPr>
              <w:ind w:firstLine="0"/>
              <w:jc w:val="left"/>
              <w:rPr>
                <w:ins w:id="55" w:author="Владимир Лаут" w:date="2020-04-24T14:15:00Z"/>
                <w:rFonts w:cs="Arial"/>
                <w:sz w:val="20"/>
              </w:rPr>
            </w:pPr>
            <w:ins w:id="56" w:author="Владимир Лаут" w:date="2020-04-24T14:15:00Z">
              <w:r>
                <w:rPr>
                  <w:rFonts w:cs="Arial"/>
                  <w:sz w:val="20"/>
                </w:rPr>
                <w:t>1.3</w:t>
              </w:r>
            </w:ins>
          </w:p>
        </w:tc>
        <w:tc>
          <w:tcPr>
            <w:tcW w:w="674" w:type="pct"/>
          </w:tcPr>
          <w:p w14:paraId="1DE10A6B" w14:textId="77777777" w:rsidR="00271D8B" w:rsidRDefault="00271D8B" w:rsidP="00083CE2">
            <w:pPr>
              <w:ind w:firstLine="0"/>
              <w:jc w:val="left"/>
              <w:rPr>
                <w:ins w:id="57" w:author="Владимир Лаут" w:date="2020-04-24T14:15:00Z"/>
                <w:rFonts w:cs="Arial"/>
                <w:sz w:val="20"/>
              </w:rPr>
            </w:pPr>
            <w:ins w:id="58" w:author="Владимир Лаут" w:date="2020-04-24T14:15:00Z">
              <w:r>
                <w:rPr>
                  <w:rFonts w:cs="Arial"/>
                  <w:sz w:val="20"/>
                </w:rPr>
                <w:t>28.08.2018</w:t>
              </w:r>
            </w:ins>
          </w:p>
        </w:tc>
        <w:tc>
          <w:tcPr>
            <w:tcW w:w="2573" w:type="pct"/>
          </w:tcPr>
          <w:p w14:paraId="5D597FFD" w14:textId="77777777" w:rsidR="00271D8B" w:rsidRDefault="00271D8B" w:rsidP="00083CE2">
            <w:pPr>
              <w:ind w:firstLine="0"/>
              <w:jc w:val="left"/>
              <w:rPr>
                <w:ins w:id="59" w:author="Владимир Лаут" w:date="2020-04-24T14:15:00Z"/>
                <w:rFonts w:cs="Arial"/>
                <w:sz w:val="20"/>
              </w:rPr>
            </w:pPr>
            <w:ins w:id="60" w:author="Владимир Лаут" w:date="2020-04-24T14:15:00Z">
              <w:r>
                <w:rPr>
                  <w:rFonts w:cs="Arial"/>
                  <w:sz w:val="20"/>
                </w:rPr>
                <w:t>Исправление замечаний</w:t>
              </w:r>
            </w:ins>
          </w:p>
        </w:tc>
        <w:tc>
          <w:tcPr>
            <w:tcW w:w="1172" w:type="pct"/>
          </w:tcPr>
          <w:p w14:paraId="4D8FF3F0" w14:textId="77777777" w:rsidR="00271D8B" w:rsidRDefault="00271D8B" w:rsidP="00083CE2">
            <w:pPr>
              <w:ind w:firstLine="0"/>
              <w:jc w:val="left"/>
              <w:rPr>
                <w:ins w:id="61" w:author="Владимир Лаут" w:date="2020-04-24T14:15:00Z"/>
                <w:rFonts w:cs="Arial"/>
                <w:sz w:val="20"/>
              </w:rPr>
            </w:pPr>
            <w:ins w:id="62" w:author="Владимир Лаут" w:date="2020-04-24T14:15:00Z">
              <w:r>
                <w:rPr>
                  <w:rFonts w:cs="Arial"/>
                  <w:sz w:val="20"/>
                </w:rPr>
                <w:t>Пермяков А.А.</w:t>
              </w:r>
            </w:ins>
          </w:p>
        </w:tc>
      </w:tr>
      <w:tr w:rsidR="00271D8B" w:rsidRPr="0086487D" w14:paraId="2A60AC2F" w14:textId="77777777" w:rsidTr="00083CE2">
        <w:trPr>
          <w:cantSplit/>
          <w:ins w:id="63" w:author="Владимир Лаут" w:date="2020-04-24T14:15:00Z"/>
        </w:trPr>
        <w:tc>
          <w:tcPr>
            <w:tcW w:w="581" w:type="pct"/>
          </w:tcPr>
          <w:p w14:paraId="32D54662" w14:textId="77777777" w:rsidR="00271D8B" w:rsidRDefault="00271D8B" w:rsidP="00083CE2">
            <w:pPr>
              <w:ind w:firstLine="0"/>
              <w:jc w:val="left"/>
              <w:rPr>
                <w:ins w:id="64" w:author="Владимир Лаут" w:date="2020-04-24T14:15:00Z"/>
                <w:rFonts w:cs="Arial"/>
                <w:sz w:val="20"/>
              </w:rPr>
            </w:pPr>
            <w:ins w:id="65" w:author="Владимир Лаут" w:date="2020-04-24T14:15:00Z">
              <w:r>
                <w:rPr>
                  <w:rFonts w:cs="Arial"/>
                  <w:sz w:val="20"/>
                </w:rPr>
                <w:t>1.4</w:t>
              </w:r>
            </w:ins>
          </w:p>
        </w:tc>
        <w:tc>
          <w:tcPr>
            <w:tcW w:w="674" w:type="pct"/>
          </w:tcPr>
          <w:p w14:paraId="3AF9E10A" w14:textId="77777777" w:rsidR="00271D8B" w:rsidRDefault="00271D8B" w:rsidP="00083CE2">
            <w:pPr>
              <w:ind w:firstLine="0"/>
              <w:jc w:val="left"/>
              <w:rPr>
                <w:ins w:id="66" w:author="Владимир Лаут" w:date="2020-04-24T14:15:00Z"/>
                <w:rFonts w:cs="Arial"/>
                <w:sz w:val="20"/>
              </w:rPr>
            </w:pPr>
            <w:ins w:id="67" w:author="Владимир Лаут" w:date="2020-04-24T14:15:00Z">
              <w:r>
                <w:rPr>
                  <w:rFonts w:cs="Arial"/>
                  <w:sz w:val="20"/>
                </w:rPr>
                <w:t>31.08.2018</w:t>
              </w:r>
            </w:ins>
          </w:p>
        </w:tc>
        <w:tc>
          <w:tcPr>
            <w:tcW w:w="2573" w:type="pct"/>
          </w:tcPr>
          <w:p w14:paraId="1F3B0265" w14:textId="77777777" w:rsidR="00271D8B" w:rsidRDefault="00271D8B" w:rsidP="00083CE2">
            <w:pPr>
              <w:ind w:firstLine="0"/>
              <w:jc w:val="left"/>
              <w:rPr>
                <w:ins w:id="68" w:author="Владимир Лаут" w:date="2020-04-24T14:15:00Z"/>
                <w:rFonts w:cs="Arial"/>
                <w:sz w:val="20"/>
              </w:rPr>
            </w:pPr>
            <w:ins w:id="69" w:author="Владимир Лаут" w:date="2020-04-24T14:15:00Z">
              <w:r>
                <w:rPr>
                  <w:rFonts w:cs="Arial"/>
                  <w:sz w:val="20"/>
                </w:rPr>
                <w:t>Исправление замечаний</w:t>
              </w:r>
            </w:ins>
          </w:p>
        </w:tc>
        <w:tc>
          <w:tcPr>
            <w:tcW w:w="1172" w:type="pct"/>
          </w:tcPr>
          <w:p w14:paraId="35D7944A" w14:textId="77777777" w:rsidR="00271D8B" w:rsidRDefault="00271D8B" w:rsidP="00083CE2">
            <w:pPr>
              <w:ind w:firstLine="0"/>
              <w:jc w:val="left"/>
              <w:rPr>
                <w:ins w:id="70" w:author="Владимир Лаут" w:date="2020-04-24T14:15:00Z"/>
                <w:rFonts w:cs="Arial"/>
                <w:sz w:val="20"/>
              </w:rPr>
            </w:pPr>
            <w:ins w:id="71" w:author="Владимир Лаут" w:date="2020-04-24T14:15:00Z">
              <w:r>
                <w:rPr>
                  <w:rFonts w:cs="Arial"/>
                  <w:sz w:val="20"/>
                </w:rPr>
                <w:t>Пермяков А.А.</w:t>
              </w:r>
            </w:ins>
          </w:p>
        </w:tc>
      </w:tr>
      <w:tr w:rsidR="00271D8B" w:rsidRPr="0086487D" w14:paraId="2ECF54F1" w14:textId="77777777" w:rsidTr="00083CE2">
        <w:trPr>
          <w:cantSplit/>
          <w:ins w:id="72" w:author="Владимир Лаут" w:date="2020-04-24T14:15:00Z"/>
        </w:trPr>
        <w:tc>
          <w:tcPr>
            <w:tcW w:w="581" w:type="pct"/>
          </w:tcPr>
          <w:p w14:paraId="59BA3D9F" w14:textId="77777777" w:rsidR="00271D8B" w:rsidRDefault="00271D8B" w:rsidP="00083CE2">
            <w:pPr>
              <w:ind w:firstLine="0"/>
              <w:jc w:val="left"/>
              <w:rPr>
                <w:ins w:id="73" w:author="Владимир Лаут" w:date="2020-04-24T14:15:00Z"/>
                <w:rFonts w:cs="Arial"/>
                <w:sz w:val="20"/>
              </w:rPr>
            </w:pPr>
            <w:ins w:id="74" w:author="Владимир Лаут" w:date="2020-04-24T14:15:00Z">
              <w:r>
                <w:rPr>
                  <w:rFonts w:cs="Arial"/>
                  <w:sz w:val="20"/>
                </w:rPr>
                <w:t>2.1-2.2</w:t>
              </w:r>
            </w:ins>
          </w:p>
        </w:tc>
        <w:tc>
          <w:tcPr>
            <w:tcW w:w="674" w:type="pct"/>
          </w:tcPr>
          <w:p w14:paraId="58DADF97" w14:textId="77777777" w:rsidR="00271D8B" w:rsidRDefault="00271D8B" w:rsidP="00083CE2">
            <w:pPr>
              <w:ind w:firstLine="0"/>
              <w:jc w:val="left"/>
              <w:rPr>
                <w:ins w:id="75" w:author="Владимир Лаут" w:date="2020-04-24T14:15:00Z"/>
                <w:rFonts w:cs="Arial"/>
                <w:sz w:val="20"/>
              </w:rPr>
            </w:pPr>
            <w:ins w:id="76" w:author="Владимир Лаут" w:date="2020-04-24T14:15:00Z">
              <w:r>
                <w:rPr>
                  <w:rFonts w:cs="Arial"/>
                  <w:sz w:val="20"/>
                </w:rPr>
                <w:t>07.09.2018</w:t>
              </w:r>
            </w:ins>
          </w:p>
        </w:tc>
        <w:tc>
          <w:tcPr>
            <w:tcW w:w="2573" w:type="pct"/>
          </w:tcPr>
          <w:p w14:paraId="5FC09419" w14:textId="77777777" w:rsidR="00271D8B" w:rsidRDefault="00271D8B" w:rsidP="00083CE2">
            <w:pPr>
              <w:ind w:firstLine="0"/>
              <w:jc w:val="left"/>
              <w:rPr>
                <w:ins w:id="77" w:author="Владимир Лаут" w:date="2020-04-24T14:15:00Z"/>
                <w:rFonts w:cs="Arial"/>
                <w:sz w:val="20"/>
              </w:rPr>
            </w:pPr>
            <w:ins w:id="78" w:author="Владимир Лаут" w:date="2020-04-24T14:15:00Z">
              <w:r>
                <w:rPr>
                  <w:rFonts w:cs="Arial"/>
                  <w:sz w:val="20"/>
                </w:rPr>
                <w:t>Исправление замечаний, доработка документа.</w:t>
              </w:r>
            </w:ins>
          </w:p>
        </w:tc>
        <w:tc>
          <w:tcPr>
            <w:tcW w:w="1172" w:type="pct"/>
          </w:tcPr>
          <w:p w14:paraId="79FE60AA" w14:textId="77777777" w:rsidR="00271D8B" w:rsidRDefault="00271D8B" w:rsidP="00083CE2">
            <w:pPr>
              <w:ind w:firstLine="0"/>
              <w:jc w:val="left"/>
              <w:rPr>
                <w:ins w:id="79" w:author="Владимир Лаут" w:date="2020-04-24T14:15:00Z"/>
                <w:rFonts w:cs="Arial"/>
                <w:sz w:val="20"/>
              </w:rPr>
            </w:pPr>
            <w:ins w:id="80" w:author="Владимир Лаут" w:date="2020-04-24T14:15:00Z">
              <w:r>
                <w:rPr>
                  <w:rFonts w:cs="Arial"/>
                  <w:sz w:val="20"/>
                </w:rPr>
                <w:t>Пермяков А.А.</w:t>
              </w:r>
            </w:ins>
          </w:p>
        </w:tc>
      </w:tr>
      <w:tr w:rsidR="00271D8B" w:rsidRPr="0086487D" w14:paraId="21D36304" w14:textId="77777777" w:rsidTr="00083CE2">
        <w:trPr>
          <w:cantSplit/>
          <w:ins w:id="81" w:author="Владимир Лаут" w:date="2020-04-24T14:15:00Z"/>
        </w:trPr>
        <w:tc>
          <w:tcPr>
            <w:tcW w:w="581" w:type="pct"/>
          </w:tcPr>
          <w:p w14:paraId="62FA6CB4" w14:textId="77777777" w:rsidR="00271D8B" w:rsidRPr="00AE0FD3" w:rsidRDefault="00271D8B" w:rsidP="00083CE2">
            <w:pPr>
              <w:ind w:firstLine="0"/>
              <w:jc w:val="left"/>
              <w:rPr>
                <w:ins w:id="82" w:author="Владимир Лаут" w:date="2020-04-24T14:15:00Z"/>
                <w:rFonts w:cs="Arial"/>
                <w:sz w:val="20"/>
                <w:lang w:val="en-US"/>
              </w:rPr>
            </w:pPr>
            <w:ins w:id="83" w:author="Владимир Лаут" w:date="2020-04-24T14:15:00Z">
              <w:r>
                <w:rPr>
                  <w:rFonts w:cs="Arial"/>
                  <w:sz w:val="20"/>
                  <w:lang w:val="en-US"/>
                </w:rPr>
                <w:t>2.3</w:t>
              </w:r>
            </w:ins>
          </w:p>
        </w:tc>
        <w:tc>
          <w:tcPr>
            <w:tcW w:w="674" w:type="pct"/>
          </w:tcPr>
          <w:p w14:paraId="3C291659" w14:textId="77777777" w:rsidR="00271D8B" w:rsidRPr="00D16B69" w:rsidRDefault="00271D8B" w:rsidP="00083CE2">
            <w:pPr>
              <w:ind w:firstLine="0"/>
              <w:jc w:val="left"/>
              <w:rPr>
                <w:ins w:id="84" w:author="Владимир Лаут" w:date="2020-04-24T14:15:00Z"/>
                <w:rFonts w:cs="Arial"/>
                <w:sz w:val="20"/>
                <w:lang w:val="en-US"/>
              </w:rPr>
            </w:pPr>
            <w:ins w:id="85" w:author="Владимир Лаут" w:date="2020-04-24T14:15:00Z">
              <w:r>
                <w:rPr>
                  <w:rFonts w:cs="Arial"/>
                  <w:sz w:val="20"/>
                  <w:lang w:val="en-US"/>
                </w:rPr>
                <w:t>12.09.2018</w:t>
              </w:r>
            </w:ins>
          </w:p>
        </w:tc>
        <w:tc>
          <w:tcPr>
            <w:tcW w:w="2573" w:type="pct"/>
          </w:tcPr>
          <w:p w14:paraId="0F4B2FD3" w14:textId="77777777" w:rsidR="00271D8B" w:rsidRPr="00D16B69" w:rsidRDefault="00271D8B" w:rsidP="00083CE2">
            <w:pPr>
              <w:ind w:firstLine="0"/>
              <w:jc w:val="left"/>
              <w:rPr>
                <w:ins w:id="86" w:author="Владимир Лаут" w:date="2020-04-24T14:15:00Z"/>
                <w:rFonts w:cs="Arial"/>
                <w:sz w:val="20"/>
              </w:rPr>
            </w:pPr>
            <w:ins w:id="87" w:author="Владимир Лаут" w:date="2020-04-24T14:15:00Z">
              <w:r>
                <w:rPr>
                  <w:rFonts w:cs="Arial"/>
                  <w:sz w:val="20"/>
                </w:rPr>
                <w:t>Дополнение описаний отчётов, изменение состава отчётов по замечаниям от ТД</w:t>
              </w:r>
            </w:ins>
          </w:p>
        </w:tc>
        <w:tc>
          <w:tcPr>
            <w:tcW w:w="1172" w:type="pct"/>
          </w:tcPr>
          <w:p w14:paraId="52765CCF" w14:textId="77777777" w:rsidR="00271D8B" w:rsidRDefault="00271D8B" w:rsidP="00083CE2">
            <w:pPr>
              <w:ind w:firstLine="0"/>
              <w:jc w:val="left"/>
              <w:rPr>
                <w:ins w:id="88" w:author="Владимир Лаут" w:date="2020-04-24T14:15:00Z"/>
                <w:rFonts w:cs="Arial"/>
                <w:sz w:val="20"/>
              </w:rPr>
            </w:pPr>
            <w:ins w:id="89" w:author="Владимир Лаут" w:date="2020-04-24T14:15:00Z">
              <w:r>
                <w:rPr>
                  <w:rFonts w:cs="Arial"/>
                  <w:sz w:val="20"/>
                </w:rPr>
                <w:t>Лялин Д.Р.</w:t>
              </w:r>
            </w:ins>
          </w:p>
        </w:tc>
      </w:tr>
      <w:tr w:rsidR="00271D8B" w:rsidRPr="0086487D" w14:paraId="63B36753" w14:textId="77777777" w:rsidTr="00083CE2">
        <w:trPr>
          <w:cantSplit/>
          <w:ins w:id="90" w:author="Владимир Лаут" w:date="2020-04-24T14:15:00Z"/>
        </w:trPr>
        <w:tc>
          <w:tcPr>
            <w:tcW w:w="581" w:type="pct"/>
          </w:tcPr>
          <w:p w14:paraId="458A66EC" w14:textId="77777777" w:rsidR="00271D8B" w:rsidRPr="00B85ED3" w:rsidRDefault="00271D8B" w:rsidP="00083CE2">
            <w:pPr>
              <w:ind w:firstLine="0"/>
              <w:jc w:val="left"/>
              <w:rPr>
                <w:ins w:id="91" w:author="Владимир Лаут" w:date="2020-04-24T14:15:00Z"/>
                <w:rFonts w:cs="Arial"/>
                <w:sz w:val="20"/>
              </w:rPr>
            </w:pPr>
            <w:ins w:id="92" w:author="Владимир Лаут" w:date="2020-04-24T14:15:00Z">
              <w:r>
                <w:rPr>
                  <w:rFonts w:cs="Arial"/>
                  <w:sz w:val="20"/>
                </w:rPr>
                <w:t>2.4.</w:t>
              </w:r>
            </w:ins>
          </w:p>
        </w:tc>
        <w:tc>
          <w:tcPr>
            <w:tcW w:w="674" w:type="pct"/>
          </w:tcPr>
          <w:p w14:paraId="699B36BC" w14:textId="77777777" w:rsidR="00271D8B" w:rsidRPr="00B85ED3" w:rsidRDefault="00271D8B" w:rsidP="00083CE2">
            <w:pPr>
              <w:ind w:firstLine="0"/>
              <w:jc w:val="left"/>
              <w:rPr>
                <w:ins w:id="93" w:author="Владимир Лаут" w:date="2020-04-24T14:15:00Z"/>
                <w:rFonts w:cs="Arial"/>
                <w:sz w:val="20"/>
              </w:rPr>
            </w:pPr>
            <w:ins w:id="94" w:author="Владимир Лаут" w:date="2020-04-24T14:15:00Z">
              <w:r>
                <w:rPr>
                  <w:rFonts w:cs="Arial"/>
                  <w:sz w:val="20"/>
                </w:rPr>
                <w:t>17.09.2018</w:t>
              </w:r>
            </w:ins>
          </w:p>
        </w:tc>
        <w:tc>
          <w:tcPr>
            <w:tcW w:w="2573" w:type="pct"/>
          </w:tcPr>
          <w:p w14:paraId="028FC3AF" w14:textId="77777777" w:rsidR="00271D8B" w:rsidRPr="00B85ED3" w:rsidRDefault="00271D8B" w:rsidP="00083CE2">
            <w:pPr>
              <w:ind w:firstLine="0"/>
              <w:jc w:val="left"/>
              <w:rPr>
                <w:ins w:id="95" w:author="Владимир Лаут" w:date="2020-04-24T14:15:00Z"/>
                <w:rFonts w:cs="Arial"/>
                <w:sz w:val="20"/>
              </w:rPr>
            </w:pPr>
            <w:ins w:id="96" w:author="Владимир Лаут" w:date="2020-04-24T14:15:00Z">
              <w:r>
                <w:rPr>
                  <w:rFonts w:cs="Arial"/>
                  <w:sz w:val="20"/>
                </w:rPr>
                <w:t xml:space="preserve">Добавление отчёта </w:t>
              </w:r>
              <w:r w:rsidRPr="00B85ED3">
                <w:rPr>
                  <w:rFonts w:cs="Arial"/>
                  <w:sz w:val="20"/>
                  <w:lang w:val="en-US"/>
                </w:rPr>
                <w:t>PM</w:t>
              </w:r>
              <w:r w:rsidRPr="00B85ED3">
                <w:rPr>
                  <w:rFonts w:cs="Arial"/>
                  <w:sz w:val="20"/>
                </w:rPr>
                <w:t>-</w:t>
              </w:r>
              <w:r w:rsidRPr="00B85ED3">
                <w:rPr>
                  <w:rFonts w:cs="Arial"/>
                  <w:sz w:val="20"/>
                  <w:lang w:val="en-US"/>
                </w:rPr>
                <w:t>R</w:t>
              </w:r>
              <w:r w:rsidRPr="00B85ED3">
                <w:rPr>
                  <w:rFonts w:cs="Arial"/>
                  <w:sz w:val="20"/>
                </w:rPr>
                <w:t>09 Корректировка НПП</w:t>
              </w:r>
              <w:r>
                <w:rPr>
                  <w:rFonts w:cs="Arial"/>
                  <w:sz w:val="20"/>
                </w:rPr>
                <w:t xml:space="preserve">. Корректировка форм отчётности по замечаниям и Наговицына Ивана. Отработка замечаний от </w:t>
              </w:r>
              <w:r w:rsidRPr="00B85ED3">
                <w:rPr>
                  <w:rFonts w:cs="Arial"/>
                  <w:sz w:val="20"/>
                </w:rPr>
                <w:t>Бурдов</w:t>
              </w:r>
              <w:r>
                <w:rPr>
                  <w:rFonts w:cs="Arial"/>
                  <w:sz w:val="20"/>
                </w:rPr>
                <w:t>ой</w:t>
              </w:r>
              <w:r w:rsidRPr="00B85ED3">
                <w:rPr>
                  <w:rFonts w:cs="Arial"/>
                  <w:sz w:val="20"/>
                </w:rPr>
                <w:t xml:space="preserve"> И.К.</w:t>
              </w:r>
            </w:ins>
          </w:p>
        </w:tc>
        <w:tc>
          <w:tcPr>
            <w:tcW w:w="1172" w:type="pct"/>
          </w:tcPr>
          <w:p w14:paraId="6052CDF0" w14:textId="77777777" w:rsidR="00271D8B" w:rsidRDefault="00271D8B" w:rsidP="00083CE2">
            <w:pPr>
              <w:ind w:firstLine="0"/>
              <w:jc w:val="left"/>
              <w:rPr>
                <w:ins w:id="97" w:author="Владимир Лаут" w:date="2020-04-24T14:15:00Z"/>
                <w:rFonts w:cs="Arial"/>
                <w:sz w:val="20"/>
              </w:rPr>
            </w:pPr>
            <w:ins w:id="98" w:author="Владимир Лаут" w:date="2020-04-24T14:15:00Z">
              <w:r>
                <w:rPr>
                  <w:rFonts w:cs="Arial"/>
                  <w:sz w:val="20"/>
                </w:rPr>
                <w:t>Лялин Д.Р.</w:t>
              </w:r>
            </w:ins>
          </w:p>
        </w:tc>
      </w:tr>
      <w:tr w:rsidR="00271D8B" w:rsidRPr="0086487D" w14:paraId="61CF8239" w14:textId="77777777" w:rsidTr="00083CE2">
        <w:trPr>
          <w:cantSplit/>
          <w:ins w:id="99" w:author="Владимир Лаут" w:date="2020-04-24T14:15:00Z"/>
        </w:trPr>
        <w:tc>
          <w:tcPr>
            <w:tcW w:w="581" w:type="pct"/>
          </w:tcPr>
          <w:p w14:paraId="748FC4A6" w14:textId="77777777" w:rsidR="00271D8B" w:rsidRDefault="00271D8B" w:rsidP="00083CE2">
            <w:pPr>
              <w:ind w:firstLine="0"/>
              <w:jc w:val="left"/>
              <w:rPr>
                <w:ins w:id="100" w:author="Владимир Лаут" w:date="2020-04-24T14:15:00Z"/>
                <w:rFonts w:cs="Arial"/>
                <w:sz w:val="20"/>
              </w:rPr>
            </w:pPr>
            <w:ins w:id="101" w:author="Владимир Лаут" w:date="2020-04-24T14:15:00Z">
              <w:r>
                <w:rPr>
                  <w:rFonts w:cs="Arial"/>
                  <w:sz w:val="20"/>
                </w:rPr>
                <w:t>2.5</w:t>
              </w:r>
            </w:ins>
          </w:p>
        </w:tc>
        <w:tc>
          <w:tcPr>
            <w:tcW w:w="674" w:type="pct"/>
          </w:tcPr>
          <w:p w14:paraId="4A780AEA" w14:textId="77777777" w:rsidR="00271D8B" w:rsidRDefault="00271D8B" w:rsidP="00083CE2">
            <w:pPr>
              <w:ind w:firstLine="0"/>
              <w:jc w:val="left"/>
              <w:rPr>
                <w:ins w:id="102" w:author="Владимир Лаут" w:date="2020-04-24T14:15:00Z"/>
                <w:rFonts w:cs="Arial"/>
                <w:sz w:val="20"/>
              </w:rPr>
            </w:pPr>
            <w:ins w:id="103" w:author="Владимир Лаут" w:date="2020-04-24T14:15:00Z">
              <w:r>
                <w:rPr>
                  <w:rFonts w:cs="Arial"/>
                  <w:sz w:val="20"/>
                </w:rPr>
                <w:t>19.09.2018</w:t>
              </w:r>
            </w:ins>
          </w:p>
        </w:tc>
        <w:tc>
          <w:tcPr>
            <w:tcW w:w="2573" w:type="pct"/>
          </w:tcPr>
          <w:p w14:paraId="7A47A186" w14:textId="77777777" w:rsidR="00271D8B" w:rsidRDefault="00271D8B" w:rsidP="00083CE2">
            <w:pPr>
              <w:ind w:firstLine="0"/>
              <w:jc w:val="left"/>
              <w:rPr>
                <w:ins w:id="104" w:author="Владимир Лаут" w:date="2020-04-24T14:15:00Z"/>
                <w:rFonts w:cs="Arial"/>
                <w:sz w:val="20"/>
              </w:rPr>
            </w:pPr>
            <w:ins w:id="105" w:author="Владимир Лаут" w:date="2020-04-24T14:15:00Z">
              <w:r>
                <w:rPr>
                  <w:rFonts w:cs="Arial"/>
                  <w:sz w:val="20"/>
                </w:rPr>
                <w:t xml:space="preserve">Полные форматы (шаблоны) отчётов </w:t>
              </w:r>
              <w:r w:rsidRPr="0020302A">
                <w:rPr>
                  <w:rFonts w:cs="Arial"/>
                  <w:sz w:val="20"/>
                </w:rPr>
                <w:t>PM-R06</w:t>
              </w:r>
              <w:r>
                <w:rPr>
                  <w:rFonts w:cs="Arial"/>
                  <w:sz w:val="20"/>
                </w:rPr>
                <w:t xml:space="preserve">, </w:t>
              </w:r>
              <w:r w:rsidRPr="0020302A">
                <w:rPr>
                  <w:rFonts w:cs="Arial"/>
                  <w:sz w:val="20"/>
                </w:rPr>
                <w:t>PM-R07</w:t>
              </w:r>
              <w:r>
                <w:rPr>
                  <w:rFonts w:cs="Arial"/>
                  <w:sz w:val="20"/>
                </w:rPr>
                <w:t xml:space="preserve">, </w:t>
              </w:r>
              <w:r w:rsidRPr="0020302A">
                <w:rPr>
                  <w:rFonts w:cs="Arial"/>
                  <w:sz w:val="20"/>
                </w:rPr>
                <w:t>PM-R08</w:t>
              </w:r>
              <w:r>
                <w:rPr>
                  <w:rFonts w:cs="Arial"/>
                  <w:sz w:val="20"/>
                </w:rPr>
                <w:t xml:space="preserve"> по просьбе Наговицына Ивана вынесены в отдельные файлы.</w:t>
              </w:r>
            </w:ins>
          </w:p>
        </w:tc>
        <w:tc>
          <w:tcPr>
            <w:tcW w:w="1172" w:type="pct"/>
          </w:tcPr>
          <w:p w14:paraId="290C8ED0" w14:textId="77777777" w:rsidR="00271D8B" w:rsidRDefault="00271D8B" w:rsidP="00083CE2">
            <w:pPr>
              <w:ind w:firstLine="0"/>
              <w:jc w:val="left"/>
              <w:rPr>
                <w:ins w:id="106" w:author="Владимир Лаут" w:date="2020-04-24T14:15:00Z"/>
                <w:rFonts w:cs="Arial"/>
                <w:sz w:val="20"/>
              </w:rPr>
            </w:pPr>
            <w:ins w:id="107" w:author="Владимир Лаут" w:date="2020-04-24T14:15:00Z">
              <w:r>
                <w:rPr>
                  <w:rFonts w:cs="Arial"/>
                  <w:sz w:val="20"/>
                </w:rPr>
                <w:t>Лялин Д.Р.</w:t>
              </w:r>
            </w:ins>
          </w:p>
        </w:tc>
      </w:tr>
      <w:tr w:rsidR="00271D8B" w:rsidRPr="0086487D" w14:paraId="0FBF10B1" w14:textId="77777777" w:rsidTr="00083CE2">
        <w:trPr>
          <w:cantSplit/>
          <w:ins w:id="108" w:author="Владимир Лаут" w:date="2020-04-24T14:15:00Z"/>
        </w:trPr>
        <w:tc>
          <w:tcPr>
            <w:tcW w:w="581" w:type="pct"/>
          </w:tcPr>
          <w:p w14:paraId="70C3BB8A" w14:textId="77777777" w:rsidR="00271D8B" w:rsidRDefault="00271D8B" w:rsidP="00083CE2">
            <w:pPr>
              <w:ind w:firstLine="0"/>
              <w:jc w:val="left"/>
              <w:rPr>
                <w:ins w:id="109" w:author="Владимир Лаут" w:date="2020-04-24T14:15:00Z"/>
                <w:rFonts w:cs="Arial"/>
                <w:sz w:val="20"/>
              </w:rPr>
            </w:pPr>
            <w:ins w:id="110" w:author="Владимир Лаут" w:date="2020-04-24T14:15:00Z">
              <w:r>
                <w:rPr>
                  <w:rFonts w:cs="Arial"/>
                  <w:sz w:val="20"/>
                </w:rPr>
                <w:t>2.5</w:t>
              </w:r>
            </w:ins>
          </w:p>
        </w:tc>
        <w:tc>
          <w:tcPr>
            <w:tcW w:w="674" w:type="pct"/>
          </w:tcPr>
          <w:p w14:paraId="1FFEA07C" w14:textId="77777777" w:rsidR="00271D8B" w:rsidRDefault="00271D8B" w:rsidP="00083CE2">
            <w:pPr>
              <w:ind w:firstLine="0"/>
              <w:jc w:val="left"/>
              <w:rPr>
                <w:ins w:id="111" w:author="Владимир Лаут" w:date="2020-04-24T14:15:00Z"/>
                <w:rFonts w:cs="Arial"/>
                <w:sz w:val="20"/>
              </w:rPr>
            </w:pPr>
            <w:ins w:id="112" w:author="Владимир Лаут" w:date="2020-04-24T14:15:00Z">
              <w:r>
                <w:rPr>
                  <w:rFonts w:cs="Arial"/>
                  <w:sz w:val="20"/>
                </w:rPr>
                <w:t>21.09.2018</w:t>
              </w:r>
            </w:ins>
          </w:p>
        </w:tc>
        <w:tc>
          <w:tcPr>
            <w:tcW w:w="2573" w:type="pct"/>
          </w:tcPr>
          <w:p w14:paraId="065F7890" w14:textId="77777777" w:rsidR="00271D8B" w:rsidRDefault="00271D8B" w:rsidP="00083CE2">
            <w:pPr>
              <w:ind w:firstLine="0"/>
              <w:jc w:val="left"/>
              <w:rPr>
                <w:ins w:id="113" w:author="Владимир Лаут" w:date="2020-04-24T14:15:00Z"/>
                <w:rFonts w:cs="Arial"/>
                <w:sz w:val="20"/>
              </w:rPr>
            </w:pPr>
            <w:ins w:id="114" w:author="Владимир Лаут" w:date="2020-04-24T14:15:00Z">
              <w:r>
                <w:rPr>
                  <w:rFonts w:cs="Arial"/>
                  <w:sz w:val="20"/>
                </w:rPr>
                <w:t>Скорректированы формат реестра отчётных форм.</w:t>
              </w:r>
            </w:ins>
          </w:p>
        </w:tc>
        <w:tc>
          <w:tcPr>
            <w:tcW w:w="1172" w:type="pct"/>
          </w:tcPr>
          <w:p w14:paraId="17A0D2AE" w14:textId="77777777" w:rsidR="00271D8B" w:rsidRDefault="00271D8B" w:rsidP="00083CE2">
            <w:pPr>
              <w:ind w:firstLine="0"/>
              <w:jc w:val="left"/>
              <w:rPr>
                <w:ins w:id="115" w:author="Владимир Лаут" w:date="2020-04-24T14:15:00Z"/>
                <w:rFonts w:cs="Arial"/>
                <w:sz w:val="20"/>
              </w:rPr>
            </w:pPr>
            <w:ins w:id="116" w:author="Владимир Лаут" w:date="2020-04-24T14:15:00Z">
              <w:r>
                <w:rPr>
                  <w:rFonts w:cs="Arial"/>
                  <w:sz w:val="20"/>
                </w:rPr>
                <w:t>Лялин Д.Р.</w:t>
              </w:r>
            </w:ins>
          </w:p>
        </w:tc>
      </w:tr>
      <w:tr w:rsidR="00271D8B" w:rsidRPr="0086487D" w14:paraId="491FA804" w14:textId="77777777" w:rsidTr="00083CE2">
        <w:trPr>
          <w:cantSplit/>
          <w:ins w:id="117" w:author="Владимир Лаут" w:date="2020-04-24T14:15:00Z"/>
        </w:trPr>
        <w:tc>
          <w:tcPr>
            <w:tcW w:w="581" w:type="pct"/>
          </w:tcPr>
          <w:p w14:paraId="2FF0019C" w14:textId="77777777" w:rsidR="00271D8B" w:rsidRDefault="00271D8B" w:rsidP="00083CE2">
            <w:pPr>
              <w:ind w:firstLine="0"/>
              <w:jc w:val="left"/>
              <w:rPr>
                <w:ins w:id="118" w:author="Владимир Лаут" w:date="2020-04-24T14:15:00Z"/>
                <w:rFonts w:cs="Arial"/>
                <w:sz w:val="20"/>
              </w:rPr>
            </w:pPr>
            <w:ins w:id="119" w:author="Владимир Лаут" w:date="2020-04-24T14:15:00Z">
              <w:r>
                <w:rPr>
                  <w:rFonts w:cs="Arial"/>
                  <w:sz w:val="20"/>
                </w:rPr>
                <w:t>2.7</w:t>
              </w:r>
            </w:ins>
          </w:p>
        </w:tc>
        <w:tc>
          <w:tcPr>
            <w:tcW w:w="674" w:type="pct"/>
          </w:tcPr>
          <w:p w14:paraId="257A9710" w14:textId="77777777" w:rsidR="00271D8B" w:rsidRDefault="00271D8B" w:rsidP="00083CE2">
            <w:pPr>
              <w:ind w:firstLine="0"/>
              <w:jc w:val="left"/>
              <w:rPr>
                <w:ins w:id="120" w:author="Владимир Лаут" w:date="2020-04-24T14:15:00Z"/>
                <w:rFonts w:cs="Arial"/>
                <w:sz w:val="20"/>
              </w:rPr>
            </w:pPr>
            <w:ins w:id="121" w:author="Владимир Лаут" w:date="2020-04-24T14:15:00Z">
              <w:r>
                <w:rPr>
                  <w:rFonts w:cs="Arial"/>
                  <w:sz w:val="20"/>
                </w:rPr>
                <w:t>24.09.2018</w:t>
              </w:r>
            </w:ins>
          </w:p>
        </w:tc>
        <w:tc>
          <w:tcPr>
            <w:tcW w:w="2573" w:type="pct"/>
          </w:tcPr>
          <w:p w14:paraId="6B020F09" w14:textId="77777777" w:rsidR="00271D8B" w:rsidRDefault="00271D8B" w:rsidP="00083CE2">
            <w:pPr>
              <w:ind w:firstLine="0"/>
              <w:jc w:val="left"/>
              <w:rPr>
                <w:ins w:id="122" w:author="Владимир Лаут" w:date="2020-04-24T14:15:00Z"/>
                <w:rFonts w:cs="Arial"/>
                <w:sz w:val="20"/>
              </w:rPr>
            </w:pPr>
            <w:ins w:id="123" w:author="Владимир Лаут" w:date="2020-04-24T14:15:00Z">
              <w:r>
                <w:rPr>
                  <w:rFonts w:cs="Arial"/>
                  <w:sz w:val="20"/>
                </w:rPr>
                <w:t>Скорректированы приложенные формы в реестре отчётности.</w:t>
              </w:r>
            </w:ins>
          </w:p>
        </w:tc>
        <w:tc>
          <w:tcPr>
            <w:tcW w:w="1172" w:type="pct"/>
          </w:tcPr>
          <w:p w14:paraId="4907BE63" w14:textId="77777777" w:rsidR="00271D8B" w:rsidRDefault="00271D8B" w:rsidP="00083CE2">
            <w:pPr>
              <w:ind w:firstLine="0"/>
              <w:jc w:val="left"/>
              <w:rPr>
                <w:ins w:id="124" w:author="Владимир Лаут" w:date="2020-04-24T14:15:00Z"/>
                <w:rFonts w:cs="Arial"/>
                <w:sz w:val="20"/>
              </w:rPr>
            </w:pPr>
            <w:ins w:id="125" w:author="Владимир Лаут" w:date="2020-04-24T14:15:00Z">
              <w:r>
                <w:rPr>
                  <w:rFonts w:cs="Arial"/>
                  <w:sz w:val="20"/>
                </w:rPr>
                <w:t>Лялин Д.Р.</w:t>
              </w:r>
            </w:ins>
          </w:p>
        </w:tc>
      </w:tr>
      <w:tr w:rsidR="00271D8B" w:rsidRPr="0086487D" w14:paraId="2FBE75EF" w14:textId="77777777" w:rsidTr="00083CE2">
        <w:trPr>
          <w:cantSplit/>
          <w:ins w:id="126" w:author="Владимир Лаут" w:date="2020-04-24T14:15:00Z"/>
        </w:trPr>
        <w:tc>
          <w:tcPr>
            <w:tcW w:w="581" w:type="pct"/>
          </w:tcPr>
          <w:p w14:paraId="5E7D894D" w14:textId="77777777" w:rsidR="00271D8B" w:rsidRDefault="00271D8B" w:rsidP="00083CE2">
            <w:pPr>
              <w:ind w:firstLine="0"/>
              <w:jc w:val="left"/>
              <w:rPr>
                <w:ins w:id="127" w:author="Владимир Лаут" w:date="2020-04-24T14:15:00Z"/>
                <w:rFonts w:cs="Arial"/>
                <w:sz w:val="20"/>
              </w:rPr>
            </w:pPr>
            <w:ins w:id="128" w:author="Владимир Лаут" w:date="2020-04-24T14:15:00Z">
              <w:r>
                <w:rPr>
                  <w:rFonts w:cs="Arial"/>
                  <w:sz w:val="20"/>
                </w:rPr>
                <w:t>2.8</w:t>
              </w:r>
            </w:ins>
          </w:p>
        </w:tc>
        <w:tc>
          <w:tcPr>
            <w:tcW w:w="674" w:type="pct"/>
          </w:tcPr>
          <w:p w14:paraId="110945BD" w14:textId="77777777" w:rsidR="00271D8B" w:rsidRDefault="00271D8B" w:rsidP="00083CE2">
            <w:pPr>
              <w:ind w:firstLine="0"/>
              <w:jc w:val="left"/>
              <w:rPr>
                <w:ins w:id="129" w:author="Владимир Лаут" w:date="2020-04-24T14:15:00Z"/>
                <w:rFonts w:cs="Arial"/>
                <w:sz w:val="20"/>
              </w:rPr>
            </w:pPr>
            <w:ins w:id="130" w:author="Владимир Лаут" w:date="2020-04-24T14:15:00Z">
              <w:r>
                <w:rPr>
                  <w:rFonts w:cs="Arial"/>
                  <w:sz w:val="20"/>
                </w:rPr>
                <w:t>28.09.2018</w:t>
              </w:r>
            </w:ins>
          </w:p>
        </w:tc>
        <w:tc>
          <w:tcPr>
            <w:tcW w:w="2573" w:type="pct"/>
          </w:tcPr>
          <w:p w14:paraId="2BC51351" w14:textId="77777777" w:rsidR="00271D8B" w:rsidRDefault="00271D8B" w:rsidP="00083CE2">
            <w:pPr>
              <w:ind w:firstLine="0"/>
              <w:jc w:val="left"/>
              <w:rPr>
                <w:ins w:id="131" w:author="Владимир Лаут" w:date="2020-04-24T14:15:00Z"/>
                <w:rFonts w:cs="Arial"/>
                <w:sz w:val="20"/>
              </w:rPr>
            </w:pPr>
            <w:ins w:id="132" w:author="Владимир Лаут" w:date="2020-04-24T14:15:00Z">
              <w:r>
                <w:rPr>
                  <w:rFonts w:cs="Arial"/>
                  <w:sz w:val="20"/>
                </w:rPr>
                <w:t>Скорректировано приложение – реестр форм по замечаниям.</w:t>
              </w:r>
            </w:ins>
          </w:p>
        </w:tc>
        <w:tc>
          <w:tcPr>
            <w:tcW w:w="1172" w:type="pct"/>
          </w:tcPr>
          <w:p w14:paraId="4282D1FC" w14:textId="77777777" w:rsidR="00271D8B" w:rsidRDefault="00271D8B" w:rsidP="00083CE2">
            <w:pPr>
              <w:ind w:firstLine="0"/>
              <w:jc w:val="left"/>
              <w:rPr>
                <w:ins w:id="133" w:author="Владимир Лаут" w:date="2020-04-24T14:15:00Z"/>
                <w:rFonts w:cs="Arial"/>
                <w:sz w:val="20"/>
              </w:rPr>
            </w:pPr>
            <w:ins w:id="134" w:author="Владимир Лаут" w:date="2020-04-24T14:15:00Z">
              <w:r>
                <w:rPr>
                  <w:rFonts w:cs="Arial"/>
                  <w:sz w:val="20"/>
                </w:rPr>
                <w:t>Лялин Д.Р.</w:t>
              </w:r>
            </w:ins>
          </w:p>
        </w:tc>
      </w:tr>
      <w:tr w:rsidR="00271D8B" w:rsidRPr="0086487D" w14:paraId="7B9F6D32" w14:textId="77777777" w:rsidTr="00083CE2">
        <w:trPr>
          <w:cantSplit/>
          <w:ins w:id="135" w:author="Владимир Лаут" w:date="2020-04-24T14:15:00Z"/>
        </w:trPr>
        <w:tc>
          <w:tcPr>
            <w:tcW w:w="581" w:type="pct"/>
          </w:tcPr>
          <w:p w14:paraId="38BF0CF2" w14:textId="77777777" w:rsidR="00271D8B" w:rsidRDefault="00271D8B" w:rsidP="00083CE2">
            <w:pPr>
              <w:ind w:firstLine="0"/>
              <w:jc w:val="left"/>
              <w:rPr>
                <w:ins w:id="136" w:author="Владимир Лаут" w:date="2020-04-24T14:15:00Z"/>
                <w:rFonts w:cs="Arial"/>
                <w:sz w:val="20"/>
              </w:rPr>
            </w:pPr>
            <w:ins w:id="137" w:author="Владимир Лаут" w:date="2020-04-24T14:15:00Z">
              <w:r>
                <w:rPr>
                  <w:rFonts w:cs="Arial"/>
                  <w:sz w:val="20"/>
                </w:rPr>
                <w:t>2.9</w:t>
              </w:r>
            </w:ins>
          </w:p>
        </w:tc>
        <w:tc>
          <w:tcPr>
            <w:tcW w:w="674" w:type="pct"/>
          </w:tcPr>
          <w:p w14:paraId="14605F75" w14:textId="77777777" w:rsidR="00271D8B" w:rsidRDefault="00271D8B" w:rsidP="00083CE2">
            <w:pPr>
              <w:ind w:firstLine="0"/>
              <w:jc w:val="left"/>
              <w:rPr>
                <w:ins w:id="138" w:author="Владимир Лаут" w:date="2020-04-24T14:15:00Z"/>
                <w:rFonts w:cs="Arial"/>
                <w:sz w:val="20"/>
              </w:rPr>
            </w:pPr>
            <w:ins w:id="139" w:author="Владимир Лаут" w:date="2020-04-24T14:15:00Z">
              <w:r>
                <w:rPr>
                  <w:rFonts w:cs="Arial"/>
                  <w:sz w:val="20"/>
                </w:rPr>
                <w:t>01.10.2018</w:t>
              </w:r>
            </w:ins>
          </w:p>
        </w:tc>
        <w:tc>
          <w:tcPr>
            <w:tcW w:w="2573" w:type="pct"/>
          </w:tcPr>
          <w:p w14:paraId="503AC02E" w14:textId="77777777" w:rsidR="00271D8B" w:rsidRDefault="00271D8B" w:rsidP="00083CE2">
            <w:pPr>
              <w:ind w:firstLine="0"/>
              <w:jc w:val="left"/>
              <w:rPr>
                <w:ins w:id="140" w:author="Владимир Лаут" w:date="2020-04-24T14:15:00Z"/>
                <w:rFonts w:cs="Arial"/>
                <w:sz w:val="20"/>
              </w:rPr>
            </w:pPr>
            <w:ins w:id="141" w:author="Владимир Лаут" w:date="2020-04-24T14:15:00Z">
              <w:r>
                <w:rPr>
                  <w:rFonts w:cs="Arial"/>
                  <w:sz w:val="20"/>
                </w:rPr>
                <w:t>Скорректировано по замечаниям.</w:t>
              </w:r>
            </w:ins>
          </w:p>
        </w:tc>
        <w:tc>
          <w:tcPr>
            <w:tcW w:w="1172" w:type="pct"/>
          </w:tcPr>
          <w:p w14:paraId="78EB72C8" w14:textId="77777777" w:rsidR="00271D8B" w:rsidRDefault="00271D8B" w:rsidP="00083CE2">
            <w:pPr>
              <w:ind w:firstLine="0"/>
              <w:jc w:val="left"/>
              <w:rPr>
                <w:ins w:id="142" w:author="Владимир Лаут" w:date="2020-04-24T14:15:00Z"/>
                <w:rFonts w:cs="Arial"/>
                <w:sz w:val="20"/>
              </w:rPr>
            </w:pPr>
            <w:ins w:id="143" w:author="Владимир Лаут" w:date="2020-04-24T14:15:00Z">
              <w:r>
                <w:rPr>
                  <w:rFonts w:cs="Arial"/>
                  <w:sz w:val="20"/>
                </w:rPr>
                <w:t>Лялин Д.Р.</w:t>
              </w:r>
            </w:ins>
          </w:p>
        </w:tc>
      </w:tr>
      <w:tr w:rsidR="00271D8B" w:rsidRPr="0086487D" w14:paraId="7B194355" w14:textId="77777777" w:rsidTr="00083CE2">
        <w:trPr>
          <w:cantSplit/>
          <w:ins w:id="144" w:author="Владимир Лаут" w:date="2020-04-24T14:15:00Z"/>
        </w:trPr>
        <w:tc>
          <w:tcPr>
            <w:tcW w:w="581" w:type="pct"/>
          </w:tcPr>
          <w:p w14:paraId="2E2D11D3" w14:textId="77777777" w:rsidR="00271D8B" w:rsidRDefault="00271D8B" w:rsidP="00083CE2">
            <w:pPr>
              <w:ind w:firstLine="0"/>
              <w:jc w:val="left"/>
              <w:rPr>
                <w:ins w:id="145" w:author="Владимир Лаут" w:date="2020-04-24T14:15:00Z"/>
                <w:rFonts w:cs="Arial"/>
                <w:sz w:val="20"/>
              </w:rPr>
            </w:pPr>
            <w:ins w:id="146" w:author="Владимир Лаут" w:date="2020-04-24T14:15:00Z">
              <w:r>
                <w:rPr>
                  <w:rFonts w:cs="Arial"/>
                  <w:sz w:val="20"/>
                </w:rPr>
                <w:t>2.9.1.</w:t>
              </w:r>
            </w:ins>
          </w:p>
        </w:tc>
        <w:tc>
          <w:tcPr>
            <w:tcW w:w="674" w:type="pct"/>
          </w:tcPr>
          <w:p w14:paraId="12118C78" w14:textId="77777777" w:rsidR="00271D8B" w:rsidRDefault="00271D8B" w:rsidP="00083CE2">
            <w:pPr>
              <w:ind w:firstLine="0"/>
              <w:jc w:val="left"/>
              <w:rPr>
                <w:ins w:id="147" w:author="Владимир Лаут" w:date="2020-04-24T14:15:00Z"/>
                <w:rFonts w:cs="Arial"/>
                <w:sz w:val="20"/>
              </w:rPr>
            </w:pPr>
            <w:ins w:id="148" w:author="Владимир Лаут" w:date="2020-04-24T14:15:00Z">
              <w:r>
                <w:rPr>
                  <w:rFonts w:cs="Arial"/>
                  <w:sz w:val="20"/>
                </w:rPr>
                <w:t>08.10.2018</w:t>
              </w:r>
            </w:ins>
          </w:p>
        </w:tc>
        <w:tc>
          <w:tcPr>
            <w:tcW w:w="2573" w:type="pct"/>
          </w:tcPr>
          <w:p w14:paraId="46468FA4" w14:textId="77777777" w:rsidR="00271D8B" w:rsidRDefault="00271D8B" w:rsidP="00083CE2">
            <w:pPr>
              <w:ind w:firstLine="0"/>
              <w:jc w:val="left"/>
              <w:rPr>
                <w:ins w:id="149" w:author="Владимир Лаут" w:date="2020-04-24T14:15:00Z"/>
                <w:rFonts w:cs="Arial"/>
                <w:sz w:val="20"/>
              </w:rPr>
            </w:pPr>
            <w:ins w:id="150" w:author="Владимир Лаут" w:date="2020-04-24T14:15:00Z">
              <w:r>
                <w:rPr>
                  <w:rFonts w:cs="Arial"/>
                  <w:sz w:val="20"/>
                </w:rPr>
                <w:t>Дополнил файлом ролей.</w:t>
              </w:r>
            </w:ins>
          </w:p>
        </w:tc>
        <w:tc>
          <w:tcPr>
            <w:tcW w:w="1172" w:type="pct"/>
          </w:tcPr>
          <w:p w14:paraId="1C015B53" w14:textId="77777777" w:rsidR="00271D8B" w:rsidRDefault="00271D8B" w:rsidP="00083CE2">
            <w:pPr>
              <w:ind w:firstLine="0"/>
              <w:jc w:val="left"/>
              <w:rPr>
                <w:ins w:id="151" w:author="Владимир Лаут" w:date="2020-04-24T14:15:00Z"/>
                <w:rFonts w:cs="Arial"/>
                <w:sz w:val="20"/>
              </w:rPr>
            </w:pPr>
            <w:ins w:id="152" w:author="Владимир Лаут" w:date="2020-04-24T14:15:00Z">
              <w:r>
                <w:rPr>
                  <w:rFonts w:cs="Arial"/>
                  <w:sz w:val="20"/>
                </w:rPr>
                <w:t>Лялин Д.Р.</w:t>
              </w:r>
            </w:ins>
          </w:p>
        </w:tc>
      </w:tr>
      <w:tr w:rsidR="00271D8B" w:rsidRPr="0086487D" w14:paraId="36F76648" w14:textId="77777777" w:rsidTr="00083CE2">
        <w:trPr>
          <w:cantSplit/>
          <w:ins w:id="153" w:author="Владимир Лаут" w:date="2020-04-24T14:15:00Z"/>
        </w:trPr>
        <w:tc>
          <w:tcPr>
            <w:tcW w:w="581" w:type="pct"/>
          </w:tcPr>
          <w:p w14:paraId="7E2EE85E" w14:textId="310EA041" w:rsidR="00271D8B" w:rsidRDefault="00271D8B" w:rsidP="00271D8B">
            <w:pPr>
              <w:ind w:firstLine="0"/>
              <w:jc w:val="left"/>
              <w:rPr>
                <w:ins w:id="154" w:author="Владимир Лаут" w:date="2020-04-24T14:15:00Z"/>
                <w:rFonts w:cs="Arial"/>
                <w:sz w:val="20"/>
              </w:rPr>
            </w:pPr>
            <w:ins w:id="155" w:author="Владимир Лаут" w:date="2020-04-24T14:15:00Z">
              <w:r>
                <w:rPr>
                  <w:rFonts w:cs="Arial"/>
                  <w:sz w:val="20"/>
                </w:rPr>
                <w:t>3.0</w:t>
              </w:r>
            </w:ins>
          </w:p>
        </w:tc>
        <w:tc>
          <w:tcPr>
            <w:tcW w:w="674" w:type="pct"/>
          </w:tcPr>
          <w:p w14:paraId="689560C0" w14:textId="5F137357" w:rsidR="00271D8B" w:rsidRDefault="00271D8B" w:rsidP="00271D8B">
            <w:pPr>
              <w:ind w:firstLine="0"/>
              <w:jc w:val="left"/>
              <w:rPr>
                <w:ins w:id="156" w:author="Владимир Лаут" w:date="2020-04-24T14:15:00Z"/>
                <w:rFonts w:cs="Arial"/>
                <w:sz w:val="20"/>
              </w:rPr>
            </w:pPr>
            <w:ins w:id="157" w:author="Владимир Лаут" w:date="2020-04-24T14:16:00Z">
              <w:r>
                <w:rPr>
                  <w:rFonts w:cs="Arial"/>
                  <w:sz w:val="20"/>
                </w:rPr>
                <w:t>10.04.2020</w:t>
              </w:r>
            </w:ins>
          </w:p>
        </w:tc>
        <w:tc>
          <w:tcPr>
            <w:tcW w:w="2573" w:type="pct"/>
          </w:tcPr>
          <w:p w14:paraId="45AD873B" w14:textId="083CAC79" w:rsidR="00271D8B" w:rsidRDefault="00271D8B" w:rsidP="00271D8B">
            <w:pPr>
              <w:ind w:firstLine="0"/>
              <w:jc w:val="left"/>
              <w:rPr>
                <w:ins w:id="158" w:author="Владимир Лаут" w:date="2020-04-24T14:15:00Z"/>
                <w:rFonts w:cs="Arial"/>
                <w:sz w:val="20"/>
              </w:rPr>
            </w:pPr>
            <w:ins w:id="159" w:author="Владимир Лаут" w:date="2020-04-24T14:16:00Z">
              <w:r w:rsidRPr="003426C7">
                <w:rPr>
                  <w:rFonts w:cs="Arial"/>
                  <w:sz w:val="20"/>
                </w:rPr>
                <w:t>Версия для загрузки в СЭД по этапу 9</w:t>
              </w:r>
            </w:ins>
          </w:p>
        </w:tc>
        <w:tc>
          <w:tcPr>
            <w:tcW w:w="1172" w:type="pct"/>
          </w:tcPr>
          <w:p w14:paraId="2D29C856" w14:textId="1AB14599" w:rsidR="00271D8B" w:rsidRDefault="00271D8B" w:rsidP="00271D8B">
            <w:pPr>
              <w:ind w:firstLine="0"/>
              <w:jc w:val="left"/>
              <w:rPr>
                <w:ins w:id="160" w:author="Владимир Лаут" w:date="2020-04-24T14:15:00Z"/>
                <w:rFonts w:cs="Arial"/>
                <w:sz w:val="20"/>
              </w:rPr>
            </w:pPr>
            <w:ins w:id="161" w:author="Владимир Лаут" w:date="2020-04-24T14:16:00Z">
              <w:r>
                <w:rPr>
                  <w:rFonts w:cs="Arial"/>
                  <w:sz w:val="20"/>
                </w:rPr>
                <w:t>Лаут В.А.</w:t>
              </w:r>
            </w:ins>
          </w:p>
        </w:tc>
      </w:tr>
      <w:tr w:rsidR="002D2BA2" w:rsidRPr="0086487D" w14:paraId="0FAEE31C" w14:textId="77777777" w:rsidTr="00083CE2">
        <w:trPr>
          <w:cantSplit/>
          <w:ins w:id="162" w:author="Владимир Лаут" w:date="2021-03-24T09:43:00Z"/>
        </w:trPr>
        <w:tc>
          <w:tcPr>
            <w:tcW w:w="581" w:type="pct"/>
          </w:tcPr>
          <w:p w14:paraId="4FB4A00D" w14:textId="4E7DFFD4" w:rsidR="002D2BA2" w:rsidRDefault="002D2BA2" w:rsidP="002D2BA2">
            <w:pPr>
              <w:ind w:firstLine="0"/>
              <w:jc w:val="left"/>
              <w:rPr>
                <w:ins w:id="163" w:author="Владимир Лаут" w:date="2021-03-24T09:43:00Z"/>
                <w:rFonts w:cs="Arial"/>
                <w:sz w:val="20"/>
              </w:rPr>
            </w:pPr>
            <w:ins w:id="164" w:author="Владимир Лаут" w:date="2021-03-24T09:43:00Z">
              <w:r>
                <w:rPr>
                  <w:rFonts w:cs="Arial"/>
                  <w:sz w:val="20"/>
                </w:rPr>
                <w:t>4.0</w:t>
              </w:r>
            </w:ins>
          </w:p>
        </w:tc>
        <w:tc>
          <w:tcPr>
            <w:tcW w:w="674" w:type="pct"/>
          </w:tcPr>
          <w:p w14:paraId="5F6CF6FA" w14:textId="4647703E" w:rsidR="002D2BA2" w:rsidRDefault="002D2BA2" w:rsidP="002D2BA2">
            <w:pPr>
              <w:ind w:firstLine="0"/>
              <w:jc w:val="left"/>
              <w:rPr>
                <w:ins w:id="165" w:author="Владимир Лаут" w:date="2021-03-24T09:43:00Z"/>
                <w:rFonts w:cs="Arial"/>
                <w:sz w:val="20"/>
              </w:rPr>
            </w:pPr>
            <w:ins w:id="166" w:author="Владимир Лаут" w:date="2021-03-24T09:43:00Z">
              <w:r>
                <w:rPr>
                  <w:rFonts w:cs="Arial"/>
                  <w:sz w:val="20"/>
                </w:rPr>
                <w:t>24.03.2021</w:t>
              </w:r>
            </w:ins>
          </w:p>
        </w:tc>
        <w:tc>
          <w:tcPr>
            <w:tcW w:w="2573" w:type="pct"/>
          </w:tcPr>
          <w:p w14:paraId="724BC702" w14:textId="15F5274F" w:rsidR="002D2BA2" w:rsidRPr="003426C7" w:rsidRDefault="002D2BA2" w:rsidP="002D2BA2">
            <w:pPr>
              <w:ind w:firstLine="0"/>
              <w:jc w:val="left"/>
              <w:rPr>
                <w:ins w:id="167" w:author="Владимир Лаут" w:date="2021-03-24T09:43:00Z"/>
                <w:rFonts w:cs="Arial"/>
                <w:sz w:val="20"/>
              </w:rPr>
            </w:pPr>
            <w:ins w:id="168" w:author="Владимир Лаут" w:date="2021-03-24T09:43:00Z">
              <w:r w:rsidRPr="003426C7">
                <w:rPr>
                  <w:rFonts w:cs="Arial"/>
                  <w:sz w:val="20"/>
                </w:rPr>
                <w:t xml:space="preserve">Версия для загрузки в СЭД по этапу </w:t>
              </w:r>
              <w:r>
                <w:rPr>
                  <w:rFonts w:cs="Arial"/>
                  <w:sz w:val="20"/>
                </w:rPr>
                <w:t>13</w:t>
              </w:r>
            </w:ins>
          </w:p>
        </w:tc>
        <w:tc>
          <w:tcPr>
            <w:tcW w:w="1172" w:type="pct"/>
          </w:tcPr>
          <w:p w14:paraId="601E9109" w14:textId="745D3DF2" w:rsidR="002D2BA2" w:rsidRDefault="002D2BA2" w:rsidP="002D2BA2">
            <w:pPr>
              <w:ind w:firstLine="0"/>
              <w:jc w:val="left"/>
              <w:rPr>
                <w:ins w:id="169" w:author="Владимир Лаут" w:date="2021-03-24T09:43:00Z"/>
                <w:rFonts w:cs="Arial"/>
                <w:sz w:val="20"/>
              </w:rPr>
            </w:pPr>
            <w:ins w:id="170" w:author="Владимир Лаут" w:date="2021-03-24T09:43:00Z">
              <w:r>
                <w:rPr>
                  <w:rFonts w:cs="Arial"/>
                  <w:sz w:val="20"/>
                </w:rPr>
                <w:t>Лаут В.А.</w:t>
              </w:r>
            </w:ins>
          </w:p>
        </w:tc>
      </w:tr>
      <w:tr w:rsidR="0021337B" w:rsidRPr="0086487D" w14:paraId="776AB215" w14:textId="77777777" w:rsidTr="00083CE2">
        <w:trPr>
          <w:cantSplit/>
          <w:ins w:id="171" w:author="Владимир Лаут" w:date="2021-04-09T11:58:00Z"/>
        </w:trPr>
        <w:tc>
          <w:tcPr>
            <w:tcW w:w="581" w:type="pct"/>
          </w:tcPr>
          <w:p w14:paraId="44F32E1D" w14:textId="0AD65008" w:rsidR="0021337B" w:rsidRDefault="0021337B" w:rsidP="0021337B">
            <w:pPr>
              <w:ind w:firstLine="0"/>
              <w:jc w:val="left"/>
              <w:rPr>
                <w:ins w:id="172" w:author="Владимир Лаут" w:date="2021-04-09T11:58:00Z"/>
                <w:rFonts w:cs="Arial"/>
                <w:sz w:val="20"/>
              </w:rPr>
            </w:pPr>
            <w:ins w:id="173" w:author="Владимир Лаут" w:date="2021-04-09T11:58:00Z">
              <w:r>
                <w:rPr>
                  <w:rFonts w:cs="Arial"/>
                  <w:sz w:val="20"/>
                </w:rPr>
                <w:t>4.1</w:t>
              </w:r>
            </w:ins>
          </w:p>
        </w:tc>
        <w:tc>
          <w:tcPr>
            <w:tcW w:w="674" w:type="pct"/>
          </w:tcPr>
          <w:p w14:paraId="403CE12E" w14:textId="54ADF171" w:rsidR="0021337B" w:rsidRDefault="0021337B" w:rsidP="0021337B">
            <w:pPr>
              <w:ind w:firstLine="0"/>
              <w:jc w:val="left"/>
              <w:rPr>
                <w:ins w:id="174" w:author="Владимир Лаут" w:date="2021-04-09T11:58:00Z"/>
                <w:rFonts w:cs="Arial"/>
                <w:sz w:val="20"/>
              </w:rPr>
            </w:pPr>
            <w:ins w:id="175" w:author="Владимир Лаут" w:date="2021-04-09T11:58:00Z">
              <w:r>
                <w:rPr>
                  <w:rFonts w:cs="Arial"/>
                  <w:sz w:val="20"/>
                </w:rPr>
                <w:t>09.04.2021</w:t>
              </w:r>
            </w:ins>
          </w:p>
        </w:tc>
        <w:tc>
          <w:tcPr>
            <w:tcW w:w="2573" w:type="pct"/>
          </w:tcPr>
          <w:p w14:paraId="7A9788F5" w14:textId="3440F38D" w:rsidR="0021337B" w:rsidRPr="003426C7" w:rsidRDefault="0021337B" w:rsidP="0021337B">
            <w:pPr>
              <w:ind w:firstLine="0"/>
              <w:jc w:val="left"/>
              <w:rPr>
                <w:ins w:id="176" w:author="Владимир Лаут" w:date="2021-04-09T11:58:00Z"/>
                <w:rFonts w:cs="Arial"/>
                <w:sz w:val="20"/>
              </w:rPr>
            </w:pPr>
            <w:ins w:id="177" w:author="Владимир Лаут" w:date="2021-04-09T11:58:00Z">
              <w:r>
                <w:rPr>
                  <w:rFonts w:cs="Arial"/>
                  <w:sz w:val="20"/>
                </w:rPr>
                <w:t>Скор</w:t>
              </w:r>
            </w:ins>
            <w:ins w:id="178" w:author="Владимир Лаут" w:date="2021-04-09T11:59:00Z">
              <w:r>
                <w:rPr>
                  <w:rFonts w:cs="Arial"/>
                  <w:sz w:val="20"/>
                </w:rPr>
                <w:t>ректировано по замечаниям Алексеева А.Б.</w:t>
              </w:r>
            </w:ins>
          </w:p>
        </w:tc>
        <w:tc>
          <w:tcPr>
            <w:tcW w:w="1172" w:type="pct"/>
          </w:tcPr>
          <w:p w14:paraId="226E2ABF" w14:textId="1707F092" w:rsidR="0021337B" w:rsidRDefault="0021337B" w:rsidP="0021337B">
            <w:pPr>
              <w:ind w:firstLine="0"/>
              <w:jc w:val="left"/>
              <w:rPr>
                <w:ins w:id="179" w:author="Владимир Лаут" w:date="2021-04-09T11:58:00Z"/>
                <w:rFonts w:cs="Arial"/>
                <w:sz w:val="20"/>
              </w:rPr>
            </w:pPr>
            <w:ins w:id="180" w:author="Владимир Лаут" w:date="2021-04-09T11:58:00Z">
              <w:r>
                <w:rPr>
                  <w:rFonts w:cs="Arial"/>
                  <w:sz w:val="20"/>
                </w:rPr>
                <w:t>Лаут В.А.</w:t>
              </w:r>
            </w:ins>
          </w:p>
        </w:tc>
      </w:tr>
    </w:tbl>
    <w:p w14:paraId="7077D3EA" w14:textId="1DC7B56F" w:rsidR="00271D8B" w:rsidRPr="00D64890" w:rsidDel="00271D8B" w:rsidRDefault="00271D8B" w:rsidP="001A172C">
      <w:pPr>
        <w:pStyle w:val="ae"/>
        <w:keepNext/>
        <w:spacing w:after="0" w:afterAutospacing="0"/>
        <w:jc w:val="right"/>
        <w:rPr>
          <w:del w:id="181" w:author="Владимир Лаут" w:date="2020-04-24T14:16:00Z"/>
          <w:rFonts w:cs="Arial"/>
          <w:b/>
          <w:sz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17"/>
        <w:gridCol w:w="1295"/>
        <w:gridCol w:w="4945"/>
        <w:gridCol w:w="2252"/>
      </w:tblGrid>
      <w:tr w:rsidR="001A172C" w:rsidRPr="0086487D" w:rsidDel="00271D8B" w14:paraId="27C1B4F9" w14:textId="20E3FF44" w:rsidTr="00AB1D9F">
        <w:trPr>
          <w:cantSplit/>
          <w:trHeight w:val="397"/>
          <w:del w:id="182" w:author="Владимир Лаут" w:date="2020-04-24T14:16:00Z"/>
        </w:trPr>
        <w:tc>
          <w:tcPr>
            <w:tcW w:w="581" w:type="pct"/>
            <w:shd w:val="clear" w:color="auto" w:fill="FFC000"/>
            <w:vAlign w:val="center"/>
          </w:tcPr>
          <w:p w14:paraId="469CED2F" w14:textId="2CA60ABC" w:rsidR="001A172C" w:rsidRPr="0086487D" w:rsidDel="00271D8B" w:rsidRDefault="001A172C" w:rsidP="00AB1D9F">
            <w:pPr>
              <w:ind w:firstLine="0"/>
              <w:rPr>
                <w:del w:id="183" w:author="Владимир Лаут" w:date="2020-04-24T14:16:00Z"/>
                <w:rFonts w:cs="Arial"/>
                <w:b/>
                <w:sz w:val="20"/>
              </w:rPr>
            </w:pPr>
            <w:del w:id="184" w:author="Владимир Лаут" w:date="2020-04-24T14:16:00Z">
              <w:r w:rsidRPr="0086487D" w:rsidDel="00271D8B">
                <w:rPr>
                  <w:rFonts w:cs="Arial"/>
                  <w:b/>
                  <w:sz w:val="20"/>
                </w:rPr>
                <w:delText>Версия</w:delText>
              </w:r>
            </w:del>
          </w:p>
        </w:tc>
        <w:tc>
          <w:tcPr>
            <w:tcW w:w="674" w:type="pct"/>
            <w:shd w:val="clear" w:color="auto" w:fill="FFC000"/>
            <w:vAlign w:val="center"/>
          </w:tcPr>
          <w:p w14:paraId="0D43ED95" w14:textId="24A6918D" w:rsidR="001A172C" w:rsidRPr="0086487D" w:rsidDel="00271D8B" w:rsidRDefault="001A172C" w:rsidP="00AB1D9F">
            <w:pPr>
              <w:ind w:firstLine="0"/>
              <w:rPr>
                <w:del w:id="185" w:author="Владимир Лаут" w:date="2020-04-24T14:16:00Z"/>
                <w:rFonts w:cs="Arial"/>
                <w:b/>
                <w:sz w:val="20"/>
              </w:rPr>
            </w:pPr>
            <w:del w:id="186" w:author="Владимир Лаут" w:date="2020-04-24T14:16:00Z">
              <w:r w:rsidRPr="0086487D" w:rsidDel="00271D8B">
                <w:rPr>
                  <w:rFonts w:cs="Arial"/>
                  <w:b/>
                  <w:sz w:val="20"/>
                </w:rPr>
                <w:delText>Дата</w:delText>
              </w:r>
            </w:del>
          </w:p>
        </w:tc>
        <w:tc>
          <w:tcPr>
            <w:tcW w:w="2573" w:type="pct"/>
            <w:shd w:val="clear" w:color="auto" w:fill="FFC000"/>
            <w:vAlign w:val="center"/>
          </w:tcPr>
          <w:p w14:paraId="01FE27E0" w14:textId="6D7062A9" w:rsidR="001A172C" w:rsidRPr="0086487D" w:rsidDel="00271D8B" w:rsidRDefault="001A172C" w:rsidP="00AB1D9F">
            <w:pPr>
              <w:ind w:firstLine="0"/>
              <w:rPr>
                <w:del w:id="187" w:author="Владимир Лаут" w:date="2020-04-24T14:16:00Z"/>
                <w:rFonts w:cs="Arial"/>
                <w:b/>
                <w:sz w:val="20"/>
              </w:rPr>
            </w:pPr>
            <w:del w:id="188" w:author="Владимир Лаут" w:date="2020-04-24T14:16:00Z">
              <w:r w:rsidRPr="0086487D" w:rsidDel="00271D8B">
                <w:rPr>
                  <w:rFonts w:cs="Arial"/>
                  <w:b/>
                  <w:sz w:val="20"/>
                </w:rPr>
                <w:delText>Комментарий</w:delText>
              </w:r>
            </w:del>
          </w:p>
        </w:tc>
        <w:tc>
          <w:tcPr>
            <w:tcW w:w="1172" w:type="pct"/>
            <w:shd w:val="clear" w:color="auto" w:fill="FFC000"/>
            <w:vAlign w:val="center"/>
          </w:tcPr>
          <w:p w14:paraId="0E4C7F70" w14:textId="2769CCD6" w:rsidR="001A172C" w:rsidRPr="0086487D" w:rsidDel="00271D8B" w:rsidRDefault="001A172C" w:rsidP="00AB1D9F">
            <w:pPr>
              <w:ind w:firstLine="0"/>
              <w:rPr>
                <w:del w:id="189" w:author="Владимир Лаут" w:date="2020-04-24T14:16:00Z"/>
                <w:rFonts w:cs="Arial"/>
                <w:b/>
                <w:sz w:val="20"/>
              </w:rPr>
            </w:pPr>
            <w:del w:id="190" w:author="Владимир Лаут" w:date="2020-04-24T14:16:00Z">
              <w:r w:rsidRPr="0086487D" w:rsidDel="00271D8B">
                <w:rPr>
                  <w:rFonts w:cs="Arial"/>
                  <w:b/>
                  <w:sz w:val="20"/>
                </w:rPr>
                <w:delText>Автор</w:delText>
              </w:r>
            </w:del>
          </w:p>
        </w:tc>
      </w:tr>
      <w:tr w:rsidR="007D59D2" w:rsidRPr="0086487D" w:rsidDel="00271D8B" w14:paraId="74313AAF" w14:textId="59A71CB6" w:rsidTr="00AB1D9F">
        <w:trPr>
          <w:cantSplit/>
          <w:del w:id="191" w:author="Владимир Лаут" w:date="2020-04-24T14:16:00Z"/>
        </w:trPr>
        <w:tc>
          <w:tcPr>
            <w:tcW w:w="581" w:type="pct"/>
          </w:tcPr>
          <w:p w14:paraId="4D48714C" w14:textId="431A9800" w:rsidR="007D59D2" w:rsidRPr="0086487D" w:rsidDel="00271D8B" w:rsidRDefault="007D59D2" w:rsidP="007D59D2">
            <w:pPr>
              <w:ind w:firstLine="0"/>
              <w:jc w:val="left"/>
              <w:rPr>
                <w:del w:id="192" w:author="Владимир Лаут" w:date="2020-04-24T14:16:00Z"/>
                <w:rFonts w:cs="Arial"/>
                <w:sz w:val="20"/>
              </w:rPr>
            </w:pPr>
            <w:del w:id="193" w:author="Владимир Лаут" w:date="2020-04-24T14:16:00Z">
              <w:r w:rsidDel="00271D8B">
                <w:rPr>
                  <w:rFonts w:cs="Arial"/>
                  <w:sz w:val="20"/>
                </w:rPr>
                <w:delText>1</w:delText>
              </w:r>
            </w:del>
          </w:p>
        </w:tc>
        <w:tc>
          <w:tcPr>
            <w:tcW w:w="674" w:type="pct"/>
          </w:tcPr>
          <w:p w14:paraId="6F2F5D54" w14:textId="215E9DA6" w:rsidR="007D59D2" w:rsidRPr="0086487D" w:rsidDel="00271D8B" w:rsidRDefault="007D59D2" w:rsidP="007D59D2">
            <w:pPr>
              <w:ind w:firstLine="0"/>
              <w:jc w:val="left"/>
              <w:rPr>
                <w:del w:id="194" w:author="Владимир Лаут" w:date="2020-04-24T14:16:00Z"/>
                <w:rFonts w:cs="Arial"/>
                <w:sz w:val="20"/>
              </w:rPr>
            </w:pPr>
            <w:del w:id="195" w:author="Владимир Лаут" w:date="2020-04-10T21:36:00Z">
              <w:r w:rsidDel="009525DB">
                <w:rPr>
                  <w:rFonts w:cs="Arial"/>
                  <w:sz w:val="20"/>
                </w:rPr>
                <w:delText>22</w:delText>
              </w:r>
            </w:del>
            <w:del w:id="196" w:author="Владимир Лаут" w:date="2020-04-24T14:16:00Z">
              <w:r w:rsidDel="00271D8B">
                <w:rPr>
                  <w:rFonts w:cs="Arial"/>
                  <w:sz w:val="20"/>
                </w:rPr>
                <w:delText>.0</w:delText>
              </w:r>
            </w:del>
            <w:del w:id="197" w:author="Владимир Лаут" w:date="2020-04-10T21:36:00Z">
              <w:r w:rsidDel="009525DB">
                <w:rPr>
                  <w:rFonts w:cs="Arial"/>
                  <w:sz w:val="20"/>
                </w:rPr>
                <w:delText>6</w:delText>
              </w:r>
            </w:del>
            <w:del w:id="198" w:author="Владимир Лаут" w:date="2020-04-24T14:16:00Z">
              <w:r w:rsidDel="00271D8B">
                <w:rPr>
                  <w:rFonts w:cs="Arial"/>
                  <w:sz w:val="20"/>
                </w:rPr>
                <w:delText>.20</w:delText>
              </w:r>
            </w:del>
            <w:del w:id="199" w:author="Владимир Лаут" w:date="2020-04-10T21:36:00Z">
              <w:r w:rsidDel="009525DB">
                <w:rPr>
                  <w:rFonts w:cs="Arial"/>
                  <w:sz w:val="20"/>
                </w:rPr>
                <w:delText>18</w:delText>
              </w:r>
            </w:del>
          </w:p>
        </w:tc>
        <w:tc>
          <w:tcPr>
            <w:tcW w:w="2573" w:type="pct"/>
          </w:tcPr>
          <w:p w14:paraId="071C4EDD" w14:textId="3FD7A829" w:rsidR="007D59D2" w:rsidRPr="0086487D" w:rsidDel="00271D8B" w:rsidRDefault="007D59D2" w:rsidP="007D59D2">
            <w:pPr>
              <w:ind w:firstLine="0"/>
              <w:jc w:val="left"/>
              <w:rPr>
                <w:del w:id="200" w:author="Владимир Лаут" w:date="2020-04-24T14:16:00Z"/>
                <w:rFonts w:cs="Arial"/>
                <w:sz w:val="20"/>
              </w:rPr>
            </w:pPr>
            <w:del w:id="201" w:author="Владимир Лаут" w:date="2020-04-10T21:37:00Z">
              <w:r w:rsidRPr="00455007" w:rsidDel="009525DB">
                <w:rPr>
                  <w:rFonts w:cs="Arial"/>
                  <w:sz w:val="20"/>
                </w:rPr>
                <w:delText>Начало разработки документа</w:delText>
              </w:r>
            </w:del>
          </w:p>
        </w:tc>
        <w:tc>
          <w:tcPr>
            <w:tcW w:w="1172" w:type="pct"/>
          </w:tcPr>
          <w:p w14:paraId="640A24C3" w14:textId="700A63E4" w:rsidR="007D59D2" w:rsidRPr="0086487D" w:rsidDel="00271D8B" w:rsidRDefault="007D59D2" w:rsidP="007D59D2">
            <w:pPr>
              <w:ind w:firstLine="0"/>
              <w:jc w:val="left"/>
              <w:rPr>
                <w:del w:id="202" w:author="Владимир Лаут" w:date="2020-04-24T14:16:00Z"/>
                <w:rFonts w:cs="Arial"/>
                <w:sz w:val="20"/>
              </w:rPr>
            </w:pPr>
            <w:del w:id="203" w:author="Владимир Лаут" w:date="2020-04-10T21:37:00Z">
              <w:r w:rsidDel="009525DB">
                <w:rPr>
                  <w:rFonts w:cs="Arial"/>
                  <w:sz w:val="20"/>
                </w:rPr>
                <w:delText>Тамашенко А.Ю.</w:delText>
              </w:r>
            </w:del>
          </w:p>
        </w:tc>
      </w:tr>
    </w:tbl>
    <w:p w14:paraId="110C90D8" w14:textId="3FD39863" w:rsidR="001A172C" w:rsidRPr="00D64890" w:rsidRDefault="001A172C" w:rsidP="001A172C">
      <w:pPr>
        <w:pStyle w:val="ae"/>
        <w:keepNext/>
        <w:spacing w:after="0" w:afterAutospacing="0"/>
        <w:jc w:val="right"/>
        <w:rPr>
          <w:rFonts w:cs="Arial"/>
          <w:b/>
          <w:sz w:val="22"/>
        </w:rPr>
      </w:pPr>
      <w:r w:rsidRPr="00D64890">
        <w:rPr>
          <w:rFonts w:cs="Arial"/>
          <w:b/>
          <w:sz w:val="22"/>
        </w:rPr>
        <w:t xml:space="preserve">Таблица </w:t>
      </w:r>
      <w:r w:rsidRPr="00D64890">
        <w:rPr>
          <w:rFonts w:cs="Arial"/>
          <w:b/>
          <w:sz w:val="22"/>
        </w:rPr>
        <w:fldChar w:fldCharType="begin"/>
      </w:r>
      <w:r w:rsidRPr="00D64890">
        <w:rPr>
          <w:rFonts w:cs="Arial"/>
          <w:b/>
          <w:sz w:val="22"/>
        </w:rPr>
        <w:instrText xml:space="preserve"> SEQ Таблица \* ARABIC </w:instrText>
      </w:r>
      <w:r w:rsidRPr="00D64890">
        <w:rPr>
          <w:rFonts w:cs="Arial"/>
          <w:b/>
          <w:sz w:val="22"/>
        </w:rPr>
        <w:fldChar w:fldCharType="separate"/>
      </w:r>
      <w:r w:rsidR="00DD63DA">
        <w:rPr>
          <w:rFonts w:cs="Arial"/>
          <w:b/>
          <w:noProof/>
          <w:sz w:val="22"/>
        </w:rPr>
        <w:t>2</w:t>
      </w:r>
      <w:r w:rsidRPr="00D64890">
        <w:rPr>
          <w:rFonts w:cs="Arial"/>
          <w:b/>
          <w:sz w:val="22"/>
        </w:rPr>
        <w:fldChar w:fldCharType="end"/>
      </w:r>
      <w:r w:rsidRPr="00D64890">
        <w:rPr>
          <w:rFonts w:cs="Arial"/>
          <w:b/>
          <w:sz w:val="22"/>
        </w:rPr>
        <w:t>. Связанные документы (этот документ должен читаться вместе с)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631"/>
        <w:gridCol w:w="3890"/>
        <w:gridCol w:w="1088"/>
      </w:tblGrid>
      <w:tr w:rsidR="001A172C" w:rsidRPr="0086487D" w14:paraId="56AEBFDA" w14:textId="77777777" w:rsidTr="002D1BE9">
        <w:trPr>
          <w:cantSplit/>
          <w:trHeight w:val="397"/>
        </w:trPr>
        <w:tc>
          <w:tcPr>
            <w:tcW w:w="2574" w:type="pct"/>
            <w:shd w:val="clear" w:color="auto" w:fill="FFC000"/>
            <w:vAlign w:val="center"/>
          </w:tcPr>
          <w:p w14:paraId="2A1D5FEC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Название документа</w:t>
            </w:r>
          </w:p>
        </w:tc>
        <w:tc>
          <w:tcPr>
            <w:tcW w:w="1696" w:type="pct"/>
            <w:shd w:val="clear" w:color="auto" w:fill="FFC000"/>
            <w:vAlign w:val="center"/>
          </w:tcPr>
          <w:p w14:paraId="43F5B614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Номер версии / имя файла</w:t>
            </w:r>
          </w:p>
        </w:tc>
        <w:tc>
          <w:tcPr>
            <w:tcW w:w="730" w:type="pct"/>
            <w:shd w:val="clear" w:color="auto" w:fill="FFC000"/>
            <w:vAlign w:val="center"/>
          </w:tcPr>
          <w:p w14:paraId="4456F2D5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Дата</w:t>
            </w:r>
          </w:p>
        </w:tc>
      </w:tr>
      <w:tr w:rsidR="007D59D2" w:rsidRPr="0086487D" w14:paraId="2FEBA756" w14:textId="77777777" w:rsidTr="002D1BE9">
        <w:trPr>
          <w:cantSplit/>
        </w:trPr>
        <w:tc>
          <w:tcPr>
            <w:tcW w:w="2574" w:type="pct"/>
          </w:tcPr>
          <w:p w14:paraId="0902EC4F" w14:textId="47D6171D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КД Управление ос</w:t>
            </w:r>
            <w:r>
              <w:rPr>
                <w:rFonts w:cs="Arial"/>
                <w:sz w:val="20"/>
              </w:rPr>
              <w:t xml:space="preserve">новными данными </w:t>
            </w:r>
            <w:r w:rsidRPr="00A760F1">
              <w:rPr>
                <w:rFonts w:cs="Arial"/>
                <w:sz w:val="20"/>
              </w:rPr>
              <w:t>ТОиР</w:t>
            </w:r>
          </w:p>
        </w:tc>
        <w:tc>
          <w:tcPr>
            <w:tcW w:w="1696" w:type="pct"/>
          </w:tcPr>
          <w:p w14:paraId="50304B92" w14:textId="35414018" w:rsidR="007D59D2" w:rsidRPr="0086487D" w:rsidRDefault="00144E20" w:rsidP="007D59D2">
            <w:pPr>
              <w:ind w:firstLine="0"/>
              <w:jc w:val="left"/>
              <w:rPr>
                <w:rFonts w:cs="Arial"/>
                <w:sz w:val="20"/>
              </w:rPr>
            </w:pPr>
            <w:del w:id="204" w:author="Владимир Лаут" w:date="2020-04-10T21:36:00Z">
              <w:r w:rsidRPr="00144E20" w:rsidDel="009525DB">
                <w:rPr>
                  <w:rFonts w:cs="Arial"/>
                  <w:sz w:val="20"/>
                </w:rPr>
                <w:delText>ERP.5.1.</w:delText>
              </w:r>
            </w:del>
            <w:ins w:id="205" w:author="Владимир Лаут" w:date="2021-03-24T09:44:00Z">
              <w:r w:rsidR="002D2BA2">
                <w:rPr>
                  <w:rFonts w:cs="Arial"/>
                  <w:sz w:val="20"/>
                </w:rPr>
                <w:t>ERP.13.9.2</w:t>
              </w:r>
            </w:ins>
            <w:ins w:id="206" w:author="Владимир Лаут" w:date="2020-04-10T21:36:00Z">
              <w:r w:rsidR="009525DB">
                <w:rPr>
                  <w:rFonts w:cs="Arial"/>
                  <w:sz w:val="20"/>
                </w:rPr>
                <w:t>_</w:t>
              </w:r>
            </w:ins>
            <w:r w:rsidRPr="00144E20">
              <w:rPr>
                <w:rFonts w:cs="Arial"/>
                <w:sz w:val="20"/>
              </w:rPr>
              <w:t>7_PM_КД_Управление основными данными</w:t>
            </w:r>
          </w:p>
        </w:tc>
        <w:tc>
          <w:tcPr>
            <w:tcW w:w="730" w:type="pct"/>
          </w:tcPr>
          <w:p w14:paraId="67CFF4B5" w14:textId="77777777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7D59D2" w:rsidRPr="0086487D" w14:paraId="24AA4309" w14:textId="77777777" w:rsidTr="002D1BE9">
        <w:trPr>
          <w:cantSplit/>
        </w:trPr>
        <w:tc>
          <w:tcPr>
            <w:tcW w:w="2574" w:type="pct"/>
          </w:tcPr>
          <w:p w14:paraId="20B67F7B" w14:textId="358EB666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КД Управление портфелем ПА</w:t>
            </w:r>
          </w:p>
        </w:tc>
        <w:tc>
          <w:tcPr>
            <w:tcW w:w="1696" w:type="pct"/>
          </w:tcPr>
          <w:p w14:paraId="144564B5" w14:textId="25DC476F" w:rsidR="007D59D2" w:rsidRPr="0086487D" w:rsidRDefault="00144E20" w:rsidP="007D59D2">
            <w:pPr>
              <w:ind w:firstLine="0"/>
              <w:jc w:val="left"/>
              <w:rPr>
                <w:rFonts w:cs="Arial"/>
                <w:sz w:val="20"/>
              </w:rPr>
            </w:pPr>
            <w:del w:id="207" w:author="Владимир Лаут" w:date="2020-04-10T21:36:00Z">
              <w:r w:rsidRPr="00144E20" w:rsidDel="009525DB">
                <w:rPr>
                  <w:rFonts w:cs="Arial"/>
                  <w:sz w:val="20"/>
                </w:rPr>
                <w:delText>ERP.5.1.</w:delText>
              </w:r>
            </w:del>
            <w:ins w:id="208" w:author="Владимир Лаут" w:date="2021-03-24T09:44:00Z">
              <w:r w:rsidR="002D2BA2">
                <w:rPr>
                  <w:rFonts w:cs="Arial"/>
                  <w:sz w:val="20"/>
                </w:rPr>
                <w:t>ERP.13.9.2</w:t>
              </w:r>
            </w:ins>
            <w:ins w:id="209" w:author="Владимир Лаут" w:date="2020-04-10T21:36:00Z">
              <w:r w:rsidR="009525DB">
                <w:rPr>
                  <w:rFonts w:cs="Arial"/>
                  <w:sz w:val="20"/>
                </w:rPr>
                <w:t>_</w:t>
              </w:r>
            </w:ins>
            <w:r w:rsidRPr="00144E20">
              <w:rPr>
                <w:rFonts w:cs="Arial"/>
                <w:sz w:val="20"/>
              </w:rPr>
              <w:t>50_PM_КД_Управление портфелем ПА</w:t>
            </w:r>
          </w:p>
        </w:tc>
        <w:tc>
          <w:tcPr>
            <w:tcW w:w="730" w:type="pct"/>
          </w:tcPr>
          <w:p w14:paraId="4535311F" w14:textId="77777777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7D59D2" w:rsidRPr="0086487D" w14:paraId="55C23A30" w14:textId="77777777" w:rsidTr="002D1BE9">
        <w:trPr>
          <w:cantSplit/>
        </w:trPr>
        <w:tc>
          <w:tcPr>
            <w:tcW w:w="2574" w:type="pct"/>
          </w:tcPr>
          <w:p w14:paraId="29F09A37" w14:textId="3EF830EF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КД Формирование и управление бюджетами ТОиР</w:t>
            </w:r>
          </w:p>
        </w:tc>
        <w:tc>
          <w:tcPr>
            <w:tcW w:w="1696" w:type="pct"/>
          </w:tcPr>
          <w:p w14:paraId="0E58FB23" w14:textId="27C758A6" w:rsidR="007D59D2" w:rsidRPr="0086487D" w:rsidRDefault="00144E20" w:rsidP="007D59D2">
            <w:pPr>
              <w:ind w:firstLine="0"/>
              <w:jc w:val="left"/>
              <w:rPr>
                <w:rFonts w:cs="Arial"/>
                <w:sz w:val="20"/>
              </w:rPr>
            </w:pPr>
            <w:del w:id="210" w:author="Владимир Лаут" w:date="2021-03-24T09:52:00Z">
              <w:r w:rsidRPr="00144E20" w:rsidDel="002D2BA2">
                <w:rPr>
                  <w:rFonts w:cs="Arial"/>
                  <w:sz w:val="20"/>
                </w:rPr>
                <w:delText>ERP.5.1_51</w:delText>
              </w:r>
            </w:del>
            <w:ins w:id="211" w:author="Владимир Лаут" w:date="2021-03-24T09:52:00Z">
              <w:r w:rsidR="002D2BA2">
                <w:rPr>
                  <w:rFonts w:cs="Arial"/>
                  <w:sz w:val="20"/>
                </w:rPr>
                <w:t>ERP.13.9.2_51</w:t>
              </w:r>
            </w:ins>
            <w:r w:rsidRPr="00144E20">
              <w:rPr>
                <w:rFonts w:cs="Arial"/>
                <w:sz w:val="20"/>
              </w:rPr>
              <w:t>_PM_КД Формирование и управление бюджетами</w:t>
            </w:r>
          </w:p>
        </w:tc>
        <w:tc>
          <w:tcPr>
            <w:tcW w:w="730" w:type="pct"/>
          </w:tcPr>
          <w:p w14:paraId="06A72850" w14:textId="77777777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7D59D2" w:rsidRPr="0086487D" w14:paraId="07D5A606" w14:textId="77777777" w:rsidTr="002D1BE9">
        <w:trPr>
          <w:cantSplit/>
        </w:trPr>
        <w:tc>
          <w:tcPr>
            <w:tcW w:w="2574" w:type="pct"/>
          </w:tcPr>
          <w:p w14:paraId="3101B412" w14:textId="527A1E69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КД Годовое планирование воздействий на ПА</w:t>
            </w:r>
          </w:p>
        </w:tc>
        <w:tc>
          <w:tcPr>
            <w:tcW w:w="1696" w:type="pct"/>
          </w:tcPr>
          <w:p w14:paraId="2965F480" w14:textId="25E98674" w:rsidR="007D59D2" w:rsidRPr="0086487D" w:rsidRDefault="00144E20" w:rsidP="007D59D2">
            <w:pPr>
              <w:ind w:firstLine="0"/>
              <w:jc w:val="left"/>
              <w:rPr>
                <w:rFonts w:cs="Arial"/>
                <w:sz w:val="20"/>
              </w:rPr>
            </w:pPr>
            <w:del w:id="212" w:author="Владимир Лаут" w:date="2020-04-10T21:36:00Z">
              <w:r w:rsidRPr="00144E20" w:rsidDel="009525DB">
                <w:rPr>
                  <w:rFonts w:cs="Arial"/>
                  <w:sz w:val="20"/>
                </w:rPr>
                <w:delText>ERP.5.1.</w:delText>
              </w:r>
            </w:del>
            <w:ins w:id="213" w:author="Владимир Лаут" w:date="2021-03-24T09:44:00Z">
              <w:r w:rsidR="002D2BA2">
                <w:rPr>
                  <w:rFonts w:cs="Arial"/>
                  <w:sz w:val="20"/>
                </w:rPr>
                <w:t>ERP.13.9.2</w:t>
              </w:r>
            </w:ins>
            <w:ins w:id="214" w:author="Владимир Лаут" w:date="2020-04-10T21:36:00Z">
              <w:r w:rsidR="009525DB">
                <w:rPr>
                  <w:rFonts w:cs="Arial"/>
                  <w:sz w:val="20"/>
                </w:rPr>
                <w:t>_</w:t>
              </w:r>
            </w:ins>
            <w:r w:rsidRPr="00144E20">
              <w:rPr>
                <w:rFonts w:cs="Arial"/>
                <w:sz w:val="20"/>
              </w:rPr>
              <w:t>52_PM_КД Годовое планирование воздействий на ПА</w:t>
            </w:r>
          </w:p>
        </w:tc>
        <w:tc>
          <w:tcPr>
            <w:tcW w:w="730" w:type="pct"/>
          </w:tcPr>
          <w:p w14:paraId="4761A3CC" w14:textId="77777777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7D59D2" w:rsidRPr="0086487D" w14:paraId="79347406" w14:textId="77777777" w:rsidTr="002D1BE9">
        <w:trPr>
          <w:cantSplit/>
        </w:trPr>
        <w:tc>
          <w:tcPr>
            <w:tcW w:w="2574" w:type="pct"/>
          </w:tcPr>
          <w:p w14:paraId="4A59E57D" w14:textId="31ED76F7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КД Планирование остановочных ремонтов</w:t>
            </w:r>
          </w:p>
        </w:tc>
        <w:tc>
          <w:tcPr>
            <w:tcW w:w="1696" w:type="pct"/>
          </w:tcPr>
          <w:p w14:paraId="75C5C86B" w14:textId="146C7F92" w:rsidR="007D59D2" w:rsidRPr="0086487D" w:rsidRDefault="00144E20" w:rsidP="007D59D2">
            <w:pPr>
              <w:ind w:firstLine="0"/>
              <w:jc w:val="left"/>
              <w:rPr>
                <w:rFonts w:cs="Arial"/>
                <w:sz w:val="20"/>
              </w:rPr>
            </w:pPr>
            <w:del w:id="215" w:author="Владимир Лаут" w:date="2020-04-10T21:36:00Z">
              <w:r w:rsidRPr="00144E20" w:rsidDel="009525DB">
                <w:rPr>
                  <w:rFonts w:cs="Arial"/>
                  <w:sz w:val="20"/>
                </w:rPr>
                <w:delText>ERP.5.1.</w:delText>
              </w:r>
            </w:del>
            <w:ins w:id="216" w:author="Владимир Лаут" w:date="2021-03-24T09:44:00Z">
              <w:r w:rsidR="002D2BA2">
                <w:rPr>
                  <w:rFonts w:cs="Arial"/>
                  <w:sz w:val="20"/>
                </w:rPr>
                <w:t>ERP.13.9.2</w:t>
              </w:r>
            </w:ins>
            <w:ins w:id="217" w:author="Владимир Лаут" w:date="2020-04-10T21:36:00Z">
              <w:r w:rsidR="009525DB">
                <w:rPr>
                  <w:rFonts w:cs="Arial"/>
                  <w:sz w:val="20"/>
                </w:rPr>
                <w:t>_</w:t>
              </w:r>
            </w:ins>
            <w:r w:rsidRPr="00144E20">
              <w:rPr>
                <w:rFonts w:cs="Arial"/>
                <w:sz w:val="20"/>
              </w:rPr>
              <w:t>53_PM_КД Планирование остановочных ремонтов</w:t>
            </w:r>
          </w:p>
        </w:tc>
        <w:tc>
          <w:tcPr>
            <w:tcW w:w="730" w:type="pct"/>
          </w:tcPr>
          <w:p w14:paraId="3FA6B32C" w14:textId="77777777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7D59D2" w:rsidRPr="0086487D" w14:paraId="1192299A" w14:textId="77777777" w:rsidTr="002D1BE9">
        <w:trPr>
          <w:cantSplit/>
        </w:trPr>
        <w:tc>
          <w:tcPr>
            <w:tcW w:w="2574" w:type="pct"/>
          </w:tcPr>
          <w:p w14:paraId="03C6E951" w14:textId="7DF9ACE1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КД Оперативное планирование мероприятий ТОиР</w:t>
            </w:r>
          </w:p>
        </w:tc>
        <w:tc>
          <w:tcPr>
            <w:tcW w:w="1696" w:type="pct"/>
          </w:tcPr>
          <w:p w14:paraId="00F16EA5" w14:textId="7E5000F7" w:rsidR="007D59D2" w:rsidRPr="0086487D" w:rsidRDefault="00144E20" w:rsidP="007D59D2">
            <w:pPr>
              <w:ind w:firstLine="0"/>
              <w:jc w:val="left"/>
              <w:rPr>
                <w:rFonts w:cs="Arial"/>
                <w:sz w:val="20"/>
              </w:rPr>
            </w:pPr>
            <w:del w:id="218" w:author="Владимир Лаут" w:date="2020-04-10T21:36:00Z">
              <w:r w:rsidRPr="00144E20" w:rsidDel="009525DB">
                <w:rPr>
                  <w:rFonts w:cs="Arial"/>
                  <w:sz w:val="20"/>
                </w:rPr>
                <w:delText>ERP.5.1.</w:delText>
              </w:r>
            </w:del>
            <w:ins w:id="219" w:author="Владимир Лаут" w:date="2021-03-24T09:44:00Z">
              <w:r w:rsidR="002D2BA2">
                <w:rPr>
                  <w:rFonts w:cs="Arial"/>
                  <w:sz w:val="20"/>
                </w:rPr>
                <w:t>ERP.13.9.2</w:t>
              </w:r>
            </w:ins>
            <w:ins w:id="220" w:author="Владимир Лаут" w:date="2020-04-10T21:36:00Z">
              <w:r w:rsidR="009525DB">
                <w:rPr>
                  <w:rFonts w:cs="Arial"/>
                  <w:sz w:val="20"/>
                </w:rPr>
                <w:t>_</w:t>
              </w:r>
            </w:ins>
            <w:r w:rsidRPr="00144E20">
              <w:rPr>
                <w:rFonts w:cs="Arial"/>
                <w:sz w:val="20"/>
              </w:rPr>
              <w:t>54_PM_КД Оперативное планирование мероприятий ТОиР</w:t>
            </w:r>
          </w:p>
        </w:tc>
        <w:tc>
          <w:tcPr>
            <w:tcW w:w="730" w:type="pct"/>
          </w:tcPr>
          <w:p w14:paraId="492E557B" w14:textId="77777777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7D59D2" w:rsidRPr="0086487D" w14:paraId="798C6162" w14:textId="77777777" w:rsidTr="002D1BE9">
        <w:trPr>
          <w:cantSplit/>
        </w:trPr>
        <w:tc>
          <w:tcPr>
            <w:tcW w:w="2574" w:type="pct"/>
          </w:tcPr>
          <w:p w14:paraId="77EC698E" w14:textId="1F957394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 xml:space="preserve">КД Выполнение и фактический </w:t>
            </w:r>
            <w:r w:rsidR="007947AD" w:rsidRPr="007E4830">
              <w:rPr>
                <w:rFonts w:cs="Arial"/>
                <w:sz w:val="20"/>
              </w:rPr>
              <w:t>учёт</w:t>
            </w:r>
            <w:r w:rsidRPr="007E4830">
              <w:rPr>
                <w:rFonts w:cs="Arial"/>
                <w:sz w:val="20"/>
              </w:rPr>
              <w:t xml:space="preserve"> работ</w:t>
            </w:r>
          </w:p>
        </w:tc>
        <w:tc>
          <w:tcPr>
            <w:tcW w:w="1696" w:type="pct"/>
          </w:tcPr>
          <w:p w14:paraId="439A65D2" w14:textId="23A99013" w:rsidR="007D59D2" w:rsidRPr="0086487D" w:rsidRDefault="00316B57" w:rsidP="007D59D2">
            <w:pPr>
              <w:ind w:firstLine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</w:t>
            </w:r>
            <w:del w:id="221" w:author="Владимир Лаут" w:date="2020-04-10T21:36:00Z">
              <w:r w:rsidR="00144E20" w:rsidRPr="00144E20" w:rsidDel="009525DB">
                <w:rPr>
                  <w:rFonts w:cs="Arial"/>
                  <w:sz w:val="20"/>
                </w:rPr>
                <w:delText>ERP.5.1.</w:delText>
              </w:r>
            </w:del>
            <w:ins w:id="222" w:author="Владимир Лаут" w:date="2021-03-24T09:44:00Z">
              <w:r w:rsidR="002D2BA2">
                <w:rPr>
                  <w:rFonts w:cs="Arial"/>
                  <w:sz w:val="20"/>
                </w:rPr>
                <w:t>ERP.13.9.2</w:t>
              </w:r>
            </w:ins>
            <w:ins w:id="223" w:author="Владимир Лаут" w:date="2020-04-10T21:36:00Z">
              <w:r w:rsidR="009525DB">
                <w:rPr>
                  <w:rFonts w:cs="Arial"/>
                  <w:sz w:val="20"/>
                </w:rPr>
                <w:t>_</w:t>
              </w:r>
            </w:ins>
            <w:r w:rsidR="00144E20" w:rsidRPr="00144E20">
              <w:rPr>
                <w:rFonts w:cs="Arial"/>
                <w:sz w:val="20"/>
              </w:rPr>
              <w:t>55_PM_КД_ Выполнение и фактический учет работ</w:t>
            </w:r>
          </w:p>
        </w:tc>
        <w:tc>
          <w:tcPr>
            <w:tcW w:w="730" w:type="pct"/>
          </w:tcPr>
          <w:p w14:paraId="1540FF3C" w14:textId="77777777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7D59D2" w:rsidRPr="0086487D" w14:paraId="0F5F58B3" w14:textId="77777777" w:rsidTr="002D1BE9">
        <w:trPr>
          <w:cantSplit/>
        </w:trPr>
        <w:tc>
          <w:tcPr>
            <w:tcW w:w="2574" w:type="pct"/>
          </w:tcPr>
          <w:p w14:paraId="0571A387" w14:textId="7C688A15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КД Мониторинг и оценка технического состояния ПА</w:t>
            </w:r>
          </w:p>
        </w:tc>
        <w:tc>
          <w:tcPr>
            <w:tcW w:w="1696" w:type="pct"/>
          </w:tcPr>
          <w:p w14:paraId="739B21EB" w14:textId="62EEEDE0" w:rsidR="007D59D2" w:rsidRPr="0086487D" w:rsidRDefault="00144E20" w:rsidP="007D59D2">
            <w:pPr>
              <w:ind w:firstLine="0"/>
              <w:jc w:val="left"/>
              <w:rPr>
                <w:rFonts w:cs="Arial"/>
                <w:sz w:val="20"/>
              </w:rPr>
            </w:pPr>
            <w:del w:id="224" w:author="Владимир Лаут" w:date="2020-04-10T21:36:00Z">
              <w:r w:rsidRPr="00144E20" w:rsidDel="009525DB">
                <w:rPr>
                  <w:rFonts w:cs="Arial"/>
                  <w:sz w:val="20"/>
                </w:rPr>
                <w:delText>ERP.5.1.</w:delText>
              </w:r>
            </w:del>
            <w:ins w:id="225" w:author="Владимир Лаут" w:date="2021-03-24T09:44:00Z">
              <w:r w:rsidR="002D2BA2">
                <w:rPr>
                  <w:rFonts w:cs="Arial"/>
                  <w:sz w:val="20"/>
                </w:rPr>
                <w:t>ERP.13.9.2</w:t>
              </w:r>
            </w:ins>
            <w:ins w:id="226" w:author="Владимир Лаут" w:date="2020-04-10T21:36:00Z">
              <w:r w:rsidR="009525DB">
                <w:rPr>
                  <w:rFonts w:cs="Arial"/>
                  <w:sz w:val="20"/>
                </w:rPr>
                <w:t>_</w:t>
              </w:r>
            </w:ins>
            <w:r w:rsidRPr="00144E20">
              <w:rPr>
                <w:rFonts w:cs="Arial"/>
                <w:sz w:val="20"/>
              </w:rPr>
              <w:t>56_PM_КД_Мониторинг и оценка технического состояния ПА</w:t>
            </w:r>
          </w:p>
        </w:tc>
        <w:tc>
          <w:tcPr>
            <w:tcW w:w="730" w:type="pct"/>
          </w:tcPr>
          <w:p w14:paraId="21713733" w14:textId="77777777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7D59D2" w:rsidRPr="0086487D" w14:paraId="04B2629D" w14:textId="77777777" w:rsidTr="002D1BE9">
        <w:trPr>
          <w:cantSplit/>
        </w:trPr>
        <w:tc>
          <w:tcPr>
            <w:tcW w:w="2574" w:type="pct"/>
          </w:tcPr>
          <w:p w14:paraId="105070EF" w14:textId="51864D86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КД Ресурсное обеспечение ТОиР</w:t>
            </w:r>
          </w:p>
        </w:tc>
        <w:tc>
          <w:tcPr>
            <w:tcW w:w="1696" w:type="pct"/>
          </w:tcPr>
          <w:p w14:paraId="79093845" w14:textId="47EE7AEA" w:rsidR="007D59D2" w:rsidRPr="0086487D" w:rsidRDefault="00144E20" w:rsidP="007D59D2">
            <w:pPr>
              <w:ind w:firstLine="0"/>
              <w:jc w:val="left"/>
              <w:rPr>
                <w:rFonts w:cs="Arial"/>
                <w:sz w:val="20"/>
              </w:rPr>
            </w:pPr>
            <w:del w:id="227" w:author="Владимир Лаут" w:date="2020-04-10T21:36:00Z">
              <w:r w:rsidRPr="00144E20" w:rsidDel="009525DB">
                <w:rPr>
                  <w:rFonts w:cs="Arial"/>
                  <w:sz w:val="20"/>
                </w:rPr>
                <w:delText>ERP.5.1.</w:delText>
              </w:r>
            </w:del>
            <w:ins w:id="228" w:author="Владимир Лаут" w:date="2021-03-24T09:44:00Z">
              <w:r w:rsidR="002D2BA2">
                <w:rPr>
                  <w:rFonts w:cs="Arial"/>
                  <w:sz w:val="20"/>
                </w:rPr>
                <w:t>ERP.13.9.2</w:t>
              </w:r>
            </w:ins>
            <w:ins w:id="229" w:author="Владимир Лаут" w:date="2020-04-10T21:36:00Z">
              <w:r w:rsidR="009525DB">
                <w:rPr>
                  <w:rFonts w:cs="Arial"/>
                  <w:sz w:val="20"/>
                </w:rPr>
                <w:t>_</w:t>
              </w:r>
            </w:ins>
            <w:r w:rsidRPr="00144E20">
              <w:rPr>
                <w:rFonts w:cs="Arial"/>
                <w:sz w:val="20"/>
              </w:rPr>
              <w:t>57_КД_PM_Ресурсное обеспечение ТОиР</w:t>
            </w:r>
          </w:p>
        </w:tc>
        <w:tc>
          <w:tcPr>
            <w:tcW w:w="730" w:type="pct"/>
          </w:tcPr>
          <w:p w14:paraId="71C098CA" w14:textId="77777777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7D59D2" w:rsidRPr="0086487D" w14:paraId="70ECE12A" w14:textId="77777777" w:rsidTr="002D1BE9">
        <w:trPr>
          <w:cantSplit/>
        </w:trPr>
        <w:tc>
          <w:tcPr>
            <w:tcW w:w="2574" w:type="pct"/>
          </w:tcPr>
          <w:p w14:paraId="66F3ED9D" w14:textId="2858FE4C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Альбом форм по направлению ТОиР</w:t>
            </w:r>
          </w:p>
        </w:tc>
        <w:tc>
          <w:tcPr>
            <w:tcW w:w="1696" w:type="pct"/>
          </w:tcPr>
          <w:p w14:paraId="36EF9034" w14:textId="349285EA" w:rsidR="007D59D2" w:rsidRPr="0086487D" w:rsidRDefault="002D2BA2" w:rsidP="007D59D2">
            <w:pPr>
              <w:ind w:firstLine="0"/>
              <w:jc w:val="left"/>
              <w:rPr>
                <w:rFonts w:cs="Arial"/>
                <w:sz w:val="20"/>
              </w:rPr>
            </w:pPr>
            <w:ins w:id="230" w:author="Владимир Лаут" w:date="2021-03-24T09:53:00Z">
              <w:r w:rsidRPr="002D2BA2">
                <w:rPr>
                  <w:rFonts w:cs="Arial"/>
                  <w:sz w:val="20"/>
                </w:rPr>
                <w:t>ERP.13.9.2</w:t>
              </w:r>
            </w:ins>
            <w:del w:id="231" w:author="Владимир Лаут" w:date="2021-03-24T09:53:00Z">
              <w:r w:rsidR="00144E20" w:rsidRPr="00144E20" w:rsidDel="002D2BA2">
                <w:rPr>
                  <w:rFonts w:cs="Arial"/>
                  <w:sz w:val="20"/>
                </w:rPr>
                <w:delText>ERP.</w:delText>
              </w:r>
            </w:del>
            <w:del w:id="232" w:author="Владимир Лаут" w:date="2020-04-15T10:14:00Z">
              <w:r w:rsidR="00144E20" w:rsidRPr="00144E20" w:rsidDel="00F827D2">
                <w:rPr>
                  <w:rFonts w:cs="Arial"/>
                  <w:sz w:val="20"/>
                </w:rPr>
                <w:delText>5</w:delText>
              </w:r>
            </w:del>
            <w:del w:id="233" w:author="Владимир Лаут" w:date="2021-03-24T09:53:00Z">
              <w:r w:rsidR="00144E20" w:rsidRPr="00144E20" w:rsidDel="002D2BA2">
                <w:rPr>
                  <w:rFonts w:cs="Arial"/>
                  <w:sz w:val="20"/>
                </w:rPr>
                <w:delText>.</w:delText>
              </w:r>
            </w:del>
            <w:del w:id="234" w:author="Владимир Лаут" w:date="2020-04-15T10:14:00Z">
              <w:r w:rsidR="00144E20" w:rsidRPr="00144E20" w:rsidDel="00F827D2">
                <w:rPr>
                  <w:rFonts w:cs="Arial"/>
                  <w:sz w:val="20"/>
                </w:rPr>
                <w:delText>1</w:delText>
              </w:r>
            </w:del>
            <w:r w:rsidR="00144E20" w:rsidRPr="00144E20">
              <w:rPr>
                <w:rFonts w:cs="Arial"/>
                <w:sz w:val="20"/>
              </w:rPr>
              <w:t>_66_PM_Альбом форм по направлению</w:t>
            </w:r>
            <w:r w:rsidR="00830A45">
              <w:rPr>
                <w:rFonts w:cs="Arial"/>
                <w:sz w:val="20"/>
              </w:rPr>
              <w:t xml:space="preserve"> ТОиР</w:t>
            </w:r>
          </w:p>
        </w:tc>
        <w:tc>
          <w:tcPr>
            <w:tcW w:w="730" w:type="pct"/>
          </w:tcPr>
          <w:p w14:paraId="1F7BF183" w14:textId="77777777" w:rsidR="007D59D2" w:rsidRPr="0086487D" w:rsidRDefault="007D59D2" w:rsidP="007D59D2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30161A" w:rsidRPr="0086487D" w14:paraId="467547D2" w14:textId="77777777" w:rsidTr="002D1BE9">
        <w:trPr>
          <w:cantSplit/>
        </w:trPr>
        <w:tc>
          <w:tcPr>
            <w:tcW w:w="2574" w:type="pct"/>
          </w:tcPr>
          <w:p w14:paraId="46D4AA6E" w14:textId="2EF71004" w:rsidR="0030161A" w:rsidRPr="007E4830" w:rsidRDefault="0030161A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30161A">
              <w:rPr>
                <w:rFonts w:cs="Arial"/>
                <w:sz w:val="20"/>
              </w:rPr>
              <w:t xml:space="preserve">Единый регламент </w:t>
            </w:r>
            <w:r w:rsidRPr="002D1BE9">
              <w:rPr>
                <w:rFonts w:cs="Arial"/>
                <w:sz w:val="20"/>
              </w:rPr>
              <w:t>расчета производственных показателей основного оборудования в бизнес-единицах Группы Полюс</w:t>
            </w:r>
          </w:p>
        </w:tc>
        <w:tc>
          <w:tcPr>
            <w:tcW w:w="1696" w:type="pct"/>
          </w:tcPr>
          <w:p w14:paraId="679B2582" w14:textId="0ECDB4C5" w:rsidR="0030161A" w:rsidRPr="00144E20" w:rsidRDefault="0030161A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30161A">
              <w:rPr>
                <w:rFonts w:cs="Arial"/>
                <w:sz w:val="20"/>
              </w:rPr>
              <w:t>Единый регламент расчёта производственных показателей</w:t>
            </w:r>
          </w:p>
        </w:tc>
        <w:tc>
          <w:tcPr>
            <w:tcW w:w="730" w:type="pct"/>
          </w:tcPr>
          <w:p w14:paraId="45FAED7A" w14:textId="77777777" w:rsidR="0030161A" w:rsidRPr="0086487D" w:rsidRDefault="0030161A" w:rsidP="007D59D2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766EC9" w:rsidRPr="0086487D" w14:paraId="15230903" w14:textId="77777777" w:rsidTr="002D1BE9">
        <w:trPr>
          <w:cantSplit/>
        </w:trPr>
        <w:tc>
          <w:tcPr>
            <w:tcW w:w="2574" w:type="pct"/>
          </w:tcPr>
          <w:p w14:paraId="2E9C324D" w14:textId="2AED6378" w:rsidR="00766EC9" w:rsidRPr="0030161A" w:rsidRDefault="00766EC9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2F26E8">
              <w:rPr>
                <w:rFonts w:cs="Arial"/>
                <w:sz w:val="20"/>
              </w:rPr>
              <w:lastRenderedPageBreak/>
      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</w:t>
            </w:r>
          </w:p>
        </w:tc>
        <w:tc>
          <w:tcPr>
            <w:tcW w:w="1696" w:type="pct"/>
          </w:tcPr>
          <w:p w14:paraId="39428199" w14:textId="50EDF63C" w:rsidR="00766EC9" w:rsidRPr="0030161A" w:rsidRDefault="00766EC9" w:rsidP="007D59D2">
            <w:pPr>
              <w:ind w:firstLine="0"/>
              <w:jc w:val="left"/>
              <w:rPr>
                <w:rFonts w:cs="Arial"/>
                <w:sz w:val="20"/>
              </w:rPr>
            </w:pPr>
            <w:r w:rsidRPr="002D1BE9">
              <w:rPr>
                <w:rFonts w:cs="Arial"/>
                <w:sz w:val="20"/>
              </w:rPr>
              <w:t>ERP.2.1_17_PM Методика планирования и контроля факта затрат на поддержание производственных активов (с учётом капитализации затрат на ремонт основных средств</w:t>
            </w:r>
          </w:p>
        </w:tc>
        <w:tc>
          <w:tcPr>
            <w:tcW w:w="730" w:type="pct"/>
          </w:tcPr>
          <w:p w14:paraId="4772AB50" w14:textId="77777777" w:rsidR="00766EC9" w:rsidRPr="0086487D" w:rsidRDefault="00766EC9" w:rsidP="007D59D2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</w:tbl>
    <w:p w14:paraId="425D60C2" w14:textId="295AE81E" w:rsidR="001A172C" w:rsidRPr="00D64890" w:rsidRDefault="001A172C" w:rsidP="001A172C">
      <w:pPr>
        <w:pStyle w:val="ae"/>
        <w:keepNext/>
        <w:spacing w:after="0" w:afterAutospacing="0"/>
        <w:jc w:val="right"/>
        <w:rPr>
          <w:rFonts w:cs="Arial"/>
          <w:b/>
          <w:sz w:val="22"/>
        </w:rPr>
      </w:pPr>
      <w:r w:rsidRPr="00D64890">
        <w:rPr>
          <w:rFonts w:cs="Arial"/>
          <w:b/>
          <w:sz w:val="22"/>
        </w:rPr>
        <w:t xml:space="preserve">Таблица </w:t>
      </w:r>
      <w:r w:rsidRPr="00D64890">
        <w:rPr>
          <w:rFonts w:cs="Arial"/>
          <w:b/>
          <w:sz w:val="22"/>
        </w:rPr>
        <w:fldChar w:fldCharType="begin"/>
      </w:r>
      <w:r w:rsidRPr="00D64890">
        <w:rPr>
          <w:rFonts w:cs="Arial"/>
          <w:b/>
          <w:sz w:val="22"/>
        </w:rPr>
        <w:instrText xml:space="preserve"> SEQ Таблица \* ARABIC </w:instrText>
      </w:r>
      <w:r w:rsidRPr="00D64890">
        <w:rPr>
          <w:rFonts w:cs="Arial"/>
          <w:b/>
          <w:sz w:val="22"/>
        </w:rPr>
        <w:fldChar w:fldCharType="separate"/>
      </w:r>
      <w:r w:rsidR="00DD63DA">
        <w:rPr>
          <w:rFonts w:cs="Arial"/>
          <w:b/>
          <w:noProof/>
          <w:sz w:val="22"/>
        </w:rPr>
        <w:t>3</w:t>
      </w:r>
      <w:r w:rsidRPr="00D64890">
        <w:rPr>
          <w:rFonts w:cs="Arial"/>
          <w:b/>
          <w:sz w:val="22"/>
        </w:rPr>
        <w:fldChar w:fldCharType="end"/>
      </w:r>
      <w:r w:rsidRPr="00D64890">
        <w:rPr>
          <w:rFonts w:cs="Arial"/>
          <w:b/>
          <w:sz w:val="22"/>
        </w:rPr>
        <w:t>. Приложения (являются неотъемлемой частью документа)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947"/>
        <w:gridCol w:w="2977"/>
        <w:gridCol w:w="1685"/>
      </w:tblGrid>
      <w:tr w:rsidR="001A172C" w:rsidRPr="0086487D" w14:paraId="1DFD3B8B" w14:textId="77777777" w:rsidTr="001A172C">
        <w:trPr>
          <w:cantSplit/>
          <w:trHeight w:val="397"/>
        </w:trPr>
        <w:tc>
          <w:tcPr>
            <w:tcW w:w="2574" w:type="pct"/>
            <w:shd w:val="clear" w:color="auto" w:fill="FFC000"/>
            <w:vAlign w:val="center"/>
          </w:tcPr>
          <w:p w14:paraId="1355D60F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Название документа</w:t>
            </w:r>
          </w:p>
        </w:tc>
        <w:tc>
          <w:tcPr>
            <w:tcW w:w="1549" w:type="pct"/>
            <w:shd w:val="clear" w:color="auto" w:fill="FFC000"/>
            <w:vAlign w:val="center"/>
          </w:tcPr>
          <w:p w14:paraId="5F01C049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Номер версии / имя файла</w:t>
            </w:r>
          </w:p>
        </w:tc>
        <w:tc>
          <w:tcPr>
            <w:tcW w:w="877" w:type="pct"/>
            <w:shd w:val="clear" w:color="auto" w:fill="FFC000"/>
            <w:vAlign w:val="center"/>
          </w:tcPr>
          <w:p w14:paraId="613A8B42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Дата</w:t>
            </w:r>
          </w:p>
        </w:tc>
      </w:tr>
      <w:tr w:rsidR="00297960" w:rsidRPr="0086487D" w14:paraId="297CBF21" w14:textId="77777777" w:rsidTr="00AB1D9F">
        <w:trPr>
          <w:cantSplit/>
        </w:trPr>
        <w:tc>
          <w:tcPr>
            <w:tcW w:w="2574" w:type="pct"/>
          </w:tcPr>
          <w:p w14:paraId="16E211CD" w14:textId="437FAA1D" w:rsidR="00297960" w:rsidRPr="0086487D" w:rsidRDefault="00297960" w:rsidP="00297960">
            <w:pPr>
              <w:ind w:firstLine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Приложение 1. Альбом </w:t>
            </w:r>
            <w:r w:rsidR="007947AD">
              <w:rPr>
                <w:rFonts w:cs="Arial"/>
                <w:sz w:val="20"/>
              </w:rPr>
              <w:t>отчётных</w:t>
            </w:r>
            <w:r>
              <w:rPr>
                <w:rFonts w:cs="Arial"/>
                <w:sz w:val="20"/>
              </w:rPr>
              <w:t xml:space="preserve"> форм по направлению ТОиР</w:t>
            </w:r>
          </w:p>
        </w:tc>
        <w:tc>
          <w:tcPr>
            <w:tcW w:w="1549" w:type="pct"/>
          </w:tcPr>
          <w:p w14:paraId="79D191D4" w14:textId="77777777" w:rsidR="00297960" w:rsidRPr="0086487D" w:rsidRDefault="00297960" w:rsidP="00297960">
            <w:pPr>
              <w:ind w:firstLine="0"/>
              <w:jc w:val="left"/>
              <w:rPr>
                <w:rFonts w:cs="Arial"/>
                <w:sz w:val="20"/>
              </w:rPr>
            </w:pPr>
          </w:p>
        </w:tc>
        <w:tc>
          <w:tcPr>
            <w:tcW w:w="877" w:type="pct"/>
          </w:tcPr>
          <w:p w14:paraId="77D4603B" w14:textId="77777777" w:rsidR="00297960" w:rsidRPr="0086487D" w:rsidRDefault="00297960" w:rsidP="00297960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297960" w:rsidRPr="0086487D" w14:paraId="550940E0" w14:textId="77777777" w:rsidTr="00AB1D9F">
        <w:trPr>
          <w:cantSplit/>
        </w:trPr>
        <w:tc>
          <w:tcPr>
            <w:tcW w:w="2574" w:type="pct"/>
          </w:tcPr>
          <w:p w14:paraId="31BD2D08" w14:textId="3CB33060" w:rsidR="00297960" w:rsidRPr="0086487D" w:rsidRDefault="00297960" w:rsidP="00297960">
            <w:pPr>
              <w:ind w:firstLine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Приложение 2. Роли и полномочия</w:t>
            </w:r>
          </w:p>
        </w:tc>
        <w:tc>
          <w:tcPr>
            <w:tcW w:w="1549" w:type="pct"/>
          </w:tcPr>
          <w:p w14:paraId="41754FCB" w14:textId="77777777" w:rsidR="00297960" w:rsidRPr="0086487D" w:rsidRDefault="00297960" w:rsidP="00297960">
            <w:pPr>
              <w:ind w:firstLine="0"/>
              <w:jc w:val="left"/>
              <w:rPr>
                <w:rFonts w:cs="Arial"/>
                <w:sz w:val="20"/>
              </w:rPr>
            </w:pPr>
          </w:p>
        </w:tc>
        <w:tc>
          <w:tcPr>
            <w:tcW w:w="877" w:type="pct"/>
          </w:tcPr>
          <w:p w14:paraId="4C82E7F3" w14:textId="77777777" w:rsidR="00297960" w:rsidRPr="0086487D" w:rsidRDefault="00297960" w:rsidP="00297960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297960" w:rsidRPr="0086487D" w14:paraId="24703AA5" w14:textId="77777777" w:rsidTr="00AB1D9F">
        <w:trPr>
          <w:cantSplit/>
        </w:trPr>
        <w:tc>
          <w:tcPr>
            <w:tcW w:w="2574" w:type="pct"/>
          </w:tcPr>
          <w:p w14:paraId="5F0AA4EB" w14:textId="06F630C0" w:rsidR="00297960" w:rsidRPr="0086487D" w:rsidRDefault="00297960" w:rsidP="00297960">
            <w:pPr>
              <w:ind w:firstLine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Приложение 3. Перечень разработок</w:t>
            </w:r>
          </w:p>
        </w:tc>
        <w:tc>
          <w:tcPr>
            <w:tcW w:w="1549" w:type="pct"/>
          </w:tcPr>
          <w:p w14:paraId="3665B984" w14:textId="77777777" w:rsidR="00297960" w:rsidRPr="0086487D" w:rsidRDefault="00297960" w:rsidP="00297960">
            <w:pPr>
              <w:ind w:firstLine="0"/>
              <w:jc w:val="left"/>
              <w:rPr>
                <w:rFonts w:cs="Arial"/>
                <w:sz w:val="20"/>
              </w:rPr>
            </w:pPr>
          </w:p>
        </w:tc>
        <w:tc>
          <w:tcPr>
            <w:tcW w:w="877" w:type="pct"/>
          </w:tcPr>
          <w:p w14:paraId="778AD73D" w14:textId="77777777" w:rsidR="00297960" w:rsidRPr="0086487D" w:rsidRDefault="00297960" w:rsidP="00297960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</w:tbl>
    <w:p w14:paraId="00868C9C" w14:textId="77777777" w:rsidR="001A172C" w:rsidRDefault="001A172C" w:rsidP="00AB1D9F"/>
    <w:p w14:paraId="44CCE6C8" w14:textId="77777777" w:rsidR="001A172C" w:rsidRPr="0086487D" w:rsidRDefault="001A172C" w:rsidP="001A172C">
      <w:pPr>
        <w:spacing w:after="200" w:line="276" w:lineRule="auto"/>
        <w:jc w:val="left"/>
        <w:rPr>
          <w:rFonts w:eastAsia="Calibri" w:cs="Arial"/>
          <w:szCs w:val="24"/>
          <w:lang w:eastAsia="ru-RU"/>
        </w:rPr>
      </w:pPr>
      <w:r w:rsidRPr="0086487D">
        <w:rPr>
          <w:rFonts w:cs="Arial"/>
        </w:rPr>
        <w:br w:type="page"/>
      </w:r>
    </w:p>
    <w:p w14:paraId="03BE63A6" w14:textId="1C465D28" w:rsidR="001A172C" w:rsidRPr="00D64890" w:rsidRDefault="001A172C" w:rsidP="001A172C">
      <w:pPr>
        <w:pStyle w:val="ae"/>
        <w:keepNext/>
        <w:spacing w:after="0" w:afterAutospacing="0"/>
        <w:jc w:val="right"/>
        <w:rPr>
          <w:rFonts w:cs="Arial"/>
          <w:b/>
          <w:sz w:val="22"/>
        </w:rPr>
      </w:pPr>
      <w:r w:rsidRPr="00D64890">
        <w:rPr>
          <w:rFonts w:cs="Arial"/>
          <w:b/>
          <w:sz w:val="22"/>
        </w:rPr>
        <w:lastRenderedPageBreak/>
        <w:t xml:space="preserve">Таблица </w:t>
      </w:r>
      <w:r w:rsidRPr="00D64890">
        <w:rPr>
          <w:rFonts w:cs="Arial"/>
          <w:b/>
          <w:sz w:val="22"/>
        </w:rPr>
        <w:fldChar w:fldCharType="begin"/>
      </w:r>
      <w:r w:rsidRPr="00D64890">
        <w:rPr>
          <w:rFonts w:cs="Arial"/>
          <w:b/>
          <w:sz w:val="22"/>
        </w:rPr>
        <w:instrText xml:space="preserve"> SEQ Таблица \* ARABIC </w:instrText>
      </w:r>
      <w:r w:rsidRPr="00D64890">
        <w:rPr>
          <w:rFonts w:cs="Arial"/>
          <w:b/>
          <w:sz w:val="22"/>
        </w:rPr>
        <w:fldChar w:fldCharType="separate"/>
      </w:r>
      <w:r w:rsidR="00DD63DA">
        <w:rPr>
          <w:rFonts w:cs="Arial"/>
          <w:b/>
          <w:noProof/>
          <w:sz w:val="22"/>
        </w:rPr>
        <w:t>4</w:t>
      </w:r>
      <w:r w:rsidRPr="00D64890">
        <w:rPr>
          <w:rFonts w:cs="Arial"/>
          <w:b/>
          <w:sz w:val="22"/>
        </w:rPr>
        <w:fldChar w:fldCharType="end"/>
      </w:r>
      <w:r w:rsidRPr="00D64890">
        <w:rPr>
          <w:rFonts w:cs="Arial"/>
          <w:b/>
          <w:sz w:val="22"/>
        </w:rPr>
        <w:t xml:space="preserve">. Документ </w:t>
      </w:r>
      <w:r w:rsidR="007947AD" w:rsidRPr="00D64890">
        <w:rPr>
          <w:rFonts w:cs="Arial"/>
          <w:b/>
          <w:sz w:val="22"/>
        </w:rPr>
        <w:t>утверждён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96"/>
        <w:gridCol w:w="2533"/>
        <w:gridCol w:w="1395"/>
        <w:gridCol w:w="1554"/>
      </w:tblGrid>
      <w:tr w:rsidR="001A172C" w:rsidRPr="0086487D" w14:paraId="4FB2401B" w14:textId="77777777" w:rsidTr="004A2F87">
        <w:trPr>
          <w:cantSplit/>
          <w:trHeight w:val="397"/>
        </w:trPr>
        <w:tc>
          <w:tcPr>
            <w:tcW w:w="4096" w:type="dxa"/>
            <w:shd w:val="clear" w:color="auto" w:fill="FFC000"/>
            <w:vAlign w:val="center"/>
          </w:tcPr>
          <w:p w14:paraId="3A017FD7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Кто утвердил</w:t>
            </w:r>
          </w:p>
        </w:tc>
        <w:tc>
          <w:tcPr>
            <w:tcW w:w="2533" w:type="dxa"/>
            <w:shd w:val="clear" w:color="auto" w:fill="FFC000"/>
            <w:vAlign w:val="center"/>
          </w:tcPr>
          <w:p w14:paraId="66923F35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138FC7DF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Дата</w:t>
            </w:r>
          </w:p>
        </w:tc>
        <w:tc>
          <w:tcPr>
            <w:tcW w:w="1554" w:type="dxa"/>
            <w:shd w:val="clear" w:color="auto" w:fill="FFC000"/>
            <w:vAlign w:val="center"/>
          </w:tcPr>
          <w:p w14:paraId="0DF373E8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Подпись</w:t>
            </w:r>
          </w:p>
        </w:tc>
      </w:tr>
      <w:tr w:rsidR="001A172C" w:rsidRPr="0086487D" w14:paraId="0C833AED" w14:textId="77777777" w:rsidTr="004A2F87">
        <w:trPr>
          <w:cantSplit/>
        </w:trPr>
        <w:tc>
          <w:tcPr>
            <w:tcW w:w="4096" w:type="dxa"/>
          </w:tcPr>
          <w:p w14:paraId="045227D3" w14:textId="0B240D61" w:rsidR="001A172C" w:rsidRPr="00A66837" w:rsidRDefault="00A66837" w:rsidP="00AB1D9F">
            <w:pPr>
              <w:ind w:firstLine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Спонсор проекта</w:t>
            </w:r>
          </w:p>
        </w:tc>
        <w:tc>
          <w:tcPr>
            <w:tcW w:w="2533" w:type="dxa"/>
          </w:tcPr>
          <w:p w14:paraId="5ECE7F39" w14:textId="77777777" w:rsidR="001A172C" w:rsidRPr="0086487D" w:rsidRDefault="001A172C" w:rsidP="00AB1D9F">
            <w:pPr>
              <w:ind w:firstLine="0"/>
              <w:jc w:val="left"/>
              <w:rPr>
                <w:rFonts w:cs="Arial"/>
                <w:sz w:val="20"/>
              </w:rPr>
            </w:pPr>
          </w:p>
        </w:tc>
        <w:tc>
          <w:tcPr>
            <w:tcW w:w="1395" w:type="dxa"/>
          </w:tcPr>
          <w:p w14:paraId="32F3A90A" w14:textId="77777777" w:rsidR="001A172C" w:rsidRPr="0086487D" w:rsidRDefault="001A172C" w:rsidP="00AB1D9F">
            <w:pPr>
              <w:ind w:firstLine="0"/>
              <w:jc w:val="left"/>
              <w:rPr>
                <w:rFonts w:cs="Arial"/>
                <w:sz w:val="20"/>
              </w:rPr>
            </w:pPr>
          </w:p>
        </w:tc>
        <w:tc>
          <w:tcPr>
            <w:tcW w:w="1554" w:type="dxa"/>
          </w:tcPr>
          <w:p w14:paraId="48A8BDB9" w14:textId="77777777" w:rsidR="001A172C" w:rsidRPr="0086487D" w:rsidRDefault="001A172C" w:rsidP="00AB1D9F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tr w:rsidR="001A172C" w:rsidRPr="0086487D" w14:paraId="711D7084" w14:textId="77777777" w:rsidTr="004A2F87">
        <w:trPr>
          <w:cantSplit/>
          <w:trHeight w:val="51"/>
        </w:trPr>
        <w:tc>
          <w:tcPr>
            <w:tcW w:w="4096" w:type="dxa"/>
          </w:tcPr>
          <w:p w14:paraId="21784BF9" w14:textId="77777777" w:rsidR="001A172C" w:rsidRPr="0086487D" w:rsidRDefault="001A172C" w:rsidP="00AB1D9F">
            <w:pPr>
              <w:ind w:firstLine="0"/>
              <w:jc w:val="left"/>
              <w:rPr>
                <w:rFonts w:cs="Arial"/>
                <w:sz w:val="20"/>
              </w:rPr>
            </w:pPr>
            <w:r w:rsidRPr="0086487D">
              <w:rPr>
                <w:rFonts w:cs="Arial"/>
                <w:sz w:val="20"/>
              </w:rPr>
              <w:t>Вице-президент по трансформации бизнеса</w:t>
            </w:r>
          </w:p>
        </w:tc>
        <w:tc>
          <w:tcPr>
            <w:tcW w:w="2533" w:type="dxa"/>
          </w:tcPr>
          <w:p w14:paraId="1F0759F0" w14:textId="77777777" w:rsidR="001A172C" w:rsidRPr="0086487D" w:rsidRDefault="001A172C" w:rsidP="00AB1D9F">
            <w:pPr>
              <w:ind w:firstLine="0"/>
              <w:jc w:val="left"/>
              <w:rPr>
                <w:rFonts w:cs="Arial"/>
                <w:sz w:val="20"/>
              </w:rPr>
            </w:pPr>
            <w:r w:rsidRPr="0086487D">
              <w:rPr>
                <w:rFonts w:cs="Arial"/>
                <w:sz w:val="20"/>
              </w:rPr>
              <w:t>Л.Г. Бондаренко</w:t>
            </w:r>
          </w:p>
        </w:tc>
        <w:tc>
          <w:tcPr>
            <w:tcW w:w="1395" w:type="dxa"/>
          </w:tcPr>
          <w:p w14:paraId="781214CA" w14:textId="77777777" w:rsidR="001A172C" w:rsidRPr="0086487D" w:rsidRDefault="001A172C" w:rsidP="00AB1D9F">
            <w:pPr>
              <w:ind w:firstLine="0"/>
              <w:jc w:val="left"/>
              <w:rPr>
                <w:rFonts w:cs="Arial"/>
                <w:sz w:val="20"/>
              </w:rPr>
            </w:pPr>
          </w:p>
        </w:tc>
        <w:tc>
          <w:tcPr>
            <w:tcW w:w="1554" w:type="dxa"/>
          </w:tcPr>
          <w:p w14:paraId="68B489F5" w14:textId="77777777" w:rsidR="001A172C" w:rsidRPr="0086487D" w:rsidRDefault="001A172C" w:rsidP="00AB1D9F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</w:tbl>
    <w:p w14:paraId="1172631B" w14:textId="451AE9C1" w:rsidR="001A172C" w:rsidRPr="00D64890" w:rsidRDefault="001A172C" w:rsidP="001A172C">
      <w:pPr>
        <w:pStyle w:val="ae"/>
        <w:keepNext/>
        <w:spacing w:after="0" w:afterAutospacing="0"/>
        <w:jc w:val="right"/>
        <w:rPr>
          <w:rFonts w:cs="Arial"/>
          <w:b/>
          <w:sz w:val="22"/>
        </w:rPr>
      </w:pPr>
      <w:r w:rsidRPr="00D64890">
        <w:rPr>
          <w:rFonts w:cs="Arial"/>
          <w:b/>
          <w:sz w:val="22"/>
        </w:rPr>
        <w:t xml:space="preserve">Таблица </w:t>
      </w:r>
      <w:r w:rsidRPr="00D64890">
        <w:rPr>
          <w:rFonts w:cs="Arial"/>
          <w:b/>
          <w:sz w:val="22"/>
        </w:rPr>
        <w:fldChar w:fldCharType="begin"/>
      </w:r>
      <w:r w:rsidRPr="00D64890">
        <w:rPr>
          <w:rFonts w:cs="Arial"/>
          <w:b/>
          <w:sz w:val="22"/>
        </w:rPr>
        <w:instrText xml:space="preserve"> SEQ Таблица \* ARABIC </w:instrText>
      </w:r>
      <w:r w:rsidRPr="00D64890">
        <w:rPr>
          <w:rFonts w:cs="Arial"/>
          <w:b/>
          <w:sz w:val="22"/>
        </w:rPr>
        <w:fldChar w:fldCharType="separate"/>
      </w:r>
      <w:r w:rsidR="00DD63DA">
        <w:rPr>
          <w:rFonts w:cs="Arial"/>
          <w:b/>
          <w:noProof/>
          <w:sz w:val="22"/>
        </w:rPr>
        <w:t>5</w:t>
      </w:r>
      <w:r w:rsidRPr="00D64890">
        <w:rPr>
          <w:rFonts w:cs="Arial"/>
          <w:b/>
          <w:sz w:val="22"/>
        </w:rPr>
        <w:fldChar w:fldCharType="end"/>
      </w:r>
      <w:r w:rsidRPr="00D64890">
        <w:rPr>
          <w:rFonts w:cs="Arial"/>
          <w:b/>
          <w:sz w:val="22"/>
        </w:rPr>
        <w:t>. Документ согласован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2552"/>
        <w:gridCol w:w="1395"/>
        <w:gridCol w:w="1554"/>
      </w:tblGrid>
      <w:tr w:rsidR="001A172C" w:rsidRPr="0086487D" w14:paraId="595483B7" w14:textId="77777777" w:rsidTr="00C66E44">
        <w:trPr>
          <w:cantSplit/>
          <w:trHeight w:val="397"/>
        </w:trPr>
        <w:tc>
          <w:tcPr>
            <w:tcW w:w="4077" w:type="dxa"/>
            <w:shd w:val="clear" w:color="auto" w:fill="FFC000"/>
            <w:vAlign w:val="center"/>
          </w:tcPr>
          <w:p w14:paraId="6C50ACB1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Дополнительные визы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6DFDF0BE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42099F56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Дата</w:t>
            </w:r>
          </w:p>
        </w:tc>
        <w:tc>
          <w:tcPr>
            <w:tcW w:w="1554" w:type="dxa"/>
            <w:shd w:val="clear" w:color="auto" w:fill="FFC000"/>
            <w:vAlign w:val="center"/>
          </w:tcPr>
          <w:p w14:paraId="063278E4" w14:textId="77777777" w:rsidR="001A172C" w:rsidRPr="0086487D" w:rsidRDefault="001A172C" w:rsidP="00AB1D9F">
            <w:pPr>
              <w:ind w:firstLine="0"/>
              <w:rPr>
                <w:rFonts w:cs="Arial"/>
                <w:b/>
                <w:sz w:val="20"/>
              </w:rPr>
            </w:pPr>
            <w:r w:rsidRPr="0086487D">
              <w:rPr>
                <w:rFonts w:cs="Arial"/>
                <w:b/>
                <w:sz w:val="20"/>
              </w:rPr>
              <w:t>Подпись</w:t>
            </w:r>
          </w:p>
        </w:tc>
      </w:tr>
      <w:tr w:rsidR="007D59D2" w:rsidRPr="0086487D" w14:paraId="6DF38B77" w14:textId="77777777" w:rsidTr="00C66E44">
        <w:trPr>
          <w:cantSplit/>
        </w:trPr>
        <w:tc>
          <w:tcPr>
            <w:tcW w:w="4077" w:type="dxa"/>
          </w:tcPr>
          <w:p w14:paraId="1A4DE8DC" w14:textId="1B15F29B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Ответственный за проект</w:t>
            </w:r>
          </w:p>
        </w:tc>
        <w:tc>
          <w:tcPr>
            <w:tcW w:w="2552" w:type="dxa"/>
          </w:tcPr>
          <w:p w14:paraId="39EB108C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  <w:tc>
          <w:tcPr>
            <w:tcW w:w="1395" w:type="dxa"/>
          </w:tcPr>
          <w:p w14:paraId="09E68F6C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  <w:tc>
          <w:tcPr>
            <w:tcW w:w="1554" w:type="dxa"/>
          </w:tcPr>
          <w:p w14:paraId="6D18DD6D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</w:tr>
      <w:tr w:rsidR="007D59D2" w:rsidRPr="0086487D" w14:paraId="1FB83E81" w14:textId="77777777" w:rsidTr="00C66E44">
        <w:trPr>
          <w:cantSplit/>
        </w:trPr>
        <w:tc>
          <w:tcPr>
            <w:tcW w:w="4077" w:type="dxa"/>
          </w:tcPr>
          <w:p w14:paraId="333A5196" w14:textId="3408E246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Куратор проекта от Блока трансформации (Директор департамента по направлению)</w:t>
            </w:r>
          </w:p>
        </w:tc>
        <w:tc>
          <w:tcPr>
            <w:tcW w:w="2552" w:type="dxa"/>
          </w:tcPr>
          <w:p w14:paraId="5F58BCFC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  <w:tc>
          <w:tcPr>
            <w:tcW w:w="1395" w:type="dxa"/>
          </w:tcPr>
          <w:p w14:paraId="6A56F30D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  <w:tc>
          <w:tcPr>
            <w:tcW w:w="1554" w:type="dxa"/>
          </w:tcPr>
          <w:p w14:paraId="24B71BF5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</w:tr>
      <w:tr w:rsidR="007D59D2" w:rsidRPr="0086487D" w14:paraId="75EC92D9" w14:textId="77777777" w:rsidTr="00C66E44">
        <w:trPr>
          <w:cantSplit/>
        </w:trPr>
        <w:tc>
          <w:tcPr>
            <w:tcW w:w="4077" w:type="dxa"/>
          </w:tcPr>
          <w:p w14:paraId="62A2ED34" w14:textId="53DD7996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Директор Департамента ИТ (для проектов с ИТ-составляющей)</w:t>
            </w:r>
          </w:p>
        </w:tc>
        <w:tc>
          <w:tcPr>
            <w:tcW w:w="2552" w:type="dxa"/>
          </w:tcPr>
          <w:p w14:paraId="1F72D363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  <w:tc>
          <w:tcPr>
            <w:tcW w:w="1395" w:type="dxa"/>
          </w:tcPr>
          <w:p w14:paraId="13243B3C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  <w:tc>
          <w:tcPr>
            <w:tcW w:w="1554" w:type="dxa"/>
          </w:tcPr>
          <w:p w14:paraId="70011E19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</w:tr>
      <w:tr w:rsidR="007D59D2" w:rsidRPr="0086487D" w14:paraId="4EA96576" w14:textId="77777777" w:rsidTr="00C66E44">
        <w:trPr>
          <w:cantSplit/>
        </w:trPr>
        <w:tc>
          <w:tcPr>
            <w:tcW w:w="4077" w:type="dxa"/>
          </w:tcPr>
          <w:p w14:paraId="62DDA98D" w14:textId="728E4761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Директор департамента регламентации бизнес-процессов и проектов трансформации бизнеса</w:t>
            </w:r>
          </w:p>
        </w:tc>
        <w:tc>
          <w:tcPr>
            <w:tcW w:w="2552" w:type="dxa"/>
          </w:tcPr>
          <w:p w14:paraId="6CBE7B55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  <w:tc>
          <w:tcPr>
            <w:tcW w:w="1395" w:type="dxa"/>
          </w:tcPr>
          <w:p w14:paraId="628E6868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  <w:tc>
          <w:tcPr>
            <w:tcW w:w="1554" w:type="dxa"/>
          </w:tcPr>
          <w:p w14:paraId="0C4859CB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</w:tr>
      <w:tr w:rsidR="007D59D2" w:rsidRPr="0086487D" w14:paraId="6AE772D6" w14:textId="77777777" w:rsidTr="00C66E44">
        <w:trPr>
          <w:cantSplit/>
        </w:trPr>
        <w:tc>
          <w:tcPr>
            <w:tcW w:w="4077" w:type="dxa"/>
          </w:tcPr>
          <w:p w14:paraId="3B0B0633" w14:textId="575556EA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Начальник управления по информационной безопасности ООО «УК Полюс»</w:t>
            </w:r>
          </w:p>
        </w:tc>
        <w:tc>
          <w:tcPr>
            <w:tcW w:w="2552" w:type="dxa"/>
          </w:tcPr>
          <w:p w14:paraId="30F9AFD0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  <w:tc>
          <w:tcPr>
            <w:tcW w:w="1395" w:type="dxa"/>
          </w:tcPr>
          <w:p w14:paraId="75DA9DDE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  <w:tc>
          <w:tcPr>
            <w:tcW w:w="1554" w:type="dxa"/>
          </w:tcPr>
          <w:p w14:paraId="5EE74FA6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</w:tr>
      <w:tr w:rsidR="007D59D2" w:rsidRPr="0086487D" w14:paraId="535E48C2" w14:textId="77777777" w:rsidTr="00C66E44">
        <w:trPr>
          <w:cantSplit/>
        </w:trPr>
        <w:tc>
          <w:tcPr>
            <w:tcW w:w="4077" w:type="dxa"/>
          </w:tcPr>
          <w:p w14:paraId="76529674" w14:textId="7FF42074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  <w:r w:rsidRPr="007E4830">
              <w:rPr>
                <w:rFonts w:cs="Arial"/>
                <w:sz w:val="20"/>
              </w:rPr>
              <w:t>Начальник управления судебной защиты ООО «УК Полюс»</w:t>
            </w:r>
          </w:p>
        </w:tc>
        <w:tc>
          <w:tcPr>
            <w:tcW w:w="2552" w:type="dxa"/>
          </w:tcPr>
          <w:p w14:paraId="5962C944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  <w:tc>
          <w:tcPr>
            <w:tcW w:w="1395" w:type="dxa"/>
          </w:tcPr>
          <w:p w14:paraId="3DD0098C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  <w:tc>
          <w:tcPr>
            <w:tcW w:w="1554" w:type="dxa"/>
          </w:tcPr>
          <w:p w14:paraId="710B2383" w14:textId="77777777" w:rsidR="007D59D2" w:rsidRPr="0086487D" w:rsidRDefault="007D59D2" w:rsidP="007D59D2">
            <w:pPr>
              <w:ind w:firstLine="0"/>
              <w:rPr>
                <w:rFonts w:cs="Arial"/>
                <w:sz w:val="20"/>
              </w:rPr>
            </w:pPr>
          </w:p>
        </w:tc>
      </w:tr>
    </w:tbl>
    <w:p w14:paraId="0AD9DF9C" w14:textId="77777777" w:rsidR="001A172C" w:rsidRPr="0086487D" w:rsidRDefault="001A172C" w:rsidP="001A172C">
      <w:pPr>
        <w:ind w:firstLine="426"/>
        <w:rPr>
          <w:rFonts w:cs="Arial"/>
          <w:i/>
        </w:rPr>
      </w:pPr>
    </w:p>
    <w:p w14:paraId="4CF2ECEE" w14:textId="77777777" w:rsidR="001A172C" w:rsidRPr="0086487D" w:rsidRDefault="001A172C" w:rsidP="001A172C">
      <w:pPr>
        <w:jc w:val="center"/>
        <w:rPr>
          <w:rFonts w:cs="Arial"/>
          <w:b/>
          <w:sz w:val="20"/>
        </w:rPr>
      </w:pPr>
    </w:p>
    <w:p w14:paraId="1E7833A4" w14:textId="77777777" w:rsidR="001A172C" w:rsidRPr="00820AEA" w:rsidRDefault="001A172C" w:rsidP="001A172C">
      <w:pPr>
        <w:pStyle w:val="S0"/>
        <w:rPr>
          <w:rFonts w:cs="Arial"/>
        </w:rPr>
        <w:sectPr w:rsidR="001A172C" w:rsidRPr="00820AEA" w:rsidSect="00175B15">
          <w:headerReference w:type="default" r:id="rId11"/>
          <w:headerReference w:type="first" r:id="rId12"/>
          <w:pgSz w:w="11907" w:h="16840" w:code="9"/>
          <w:pgMar w:top="510" w:right="1021" w:bottom="567" w:left="1247" w:header="737" w:footer="680" w:gutter="0"/>
          <w:cols w:space="708"/>
          <w:titlePg/>
          <w:docGrid w:linePitch="360"/>
        </w:sectPr>
      </w:pPr>
    </w:p>
    <w:sdt>
      <w:sdtPr>
        <w:rPr>
          <w:rFonts w:ascii="Times New Roman" w:hAnsi="Times New Roman"/>
          <w:b/>
          <w:bCs/>
          <w:caps/>
        </w:rPr>
        <w:id w:val="513270047"/>
        <w:docPartObj>
          <w:docPartGallery w:val="Table of Contents"/>
          <w:docPartUnique/>
        </w:docPartObj>
      </w:sdtPr>
      <w:sdtEndPr>
        <w:rPr>
          <w:rFonts w:ascii="Arial" w:hAnsi="Arial"/>
          <w:b w:val="0"/>
          <w:bCs w:val="0"/>
          <w:caps w:val="0"/>
        </w:rPr>
      </w:sdtEndPr>
      <w:sdtContent>
        <w:p w14:paraId="0461D181" w14:textId="297A87A8" w:rsidR="001A172C" w:rsidRDefault="001A172C" w:rsidP="00ED1272">
          <w:pPr>
            <w:spacing w:after="160"/>
            <w:ind w:firstLine="0"/>
          </w:pPr>
          <w:r w:rsidRPr="00AB1D9F">
            <w:rPr>
              <w:b/>
              <w:sz w:val="32"/>
              <w:szCs w:val="32"/>
            </w:rPr>
            <w:t>О</w:t>
          </w:r>
          <w:r w:rsidR="00957762" w:rsidRPr="00AB1D9F">
            <w:rPr>
              <w:b/>
              <w:sz w:val="32"/>
              <w:szCs w:val="32"/>
            </w:rPr>
            <w:t>ГЛАВЛЕНИЕ</w:t>
          </w:r>
        </w:p>
        <w:p w14:paraId="35F5F9D5" w14:textId="00F1BA9B" w:rsidR="002209DD" w:rsidRDefault="001A172C">
          <w:pPr>
            <w:pStyle w:val="13"/>
            <w:rPr>
              <w:ins w:id="235" w:author="Владимир Лаут" w:date="2021-04-13T16:5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86487D">
            <w:fldChar w:fldCharType="begin"/>
          </w:r>
          <w:r w:rsidRPr="0086487D">
            <w:instrText xml:space="preserve"> TOC \o "1-3" \h \z \u </w:instrText>
          </w:r>
          <w:r w:rsidRPr="0086487D">
            <w:fldChar w:fldCharType="separate"/>
          </w:r>
          <w:ins w:id="236" w:author="Владимир Лаут" w:date="2021-04-13T16:58:00Z">
            <w:r w:rsidR="002209DD" w:rsidRPr="0069077A">
              <w:rPr>
                <w:rStyle w:val="af"/>
              </w:rPr>
              <w:fldChar w:fldCharType="begin"/>
            </w:r>
            <w:r w:rsidR="002209DD" w:rsidRPr="0069077A">
              <w:rPr>
                <w:rStyle w:val="af"/>
              </w:rPr>
              <w:instrText xml:space="preserve"> </w:instrText>
            </w:r>
            <w:r w:rsidR="002209DD">
              <w:instrText>HYPERLINK \l "_Toc69225516"</w:instrText>
            </w:r>
            <w:r w:rsidR="002209DD" w:rsidRPr="0069077A">
              <w:rPr>
                <w:rStyle w:val="af"/>
              </w:rPr>
              <w:instrText xml:space="preserve"> </w:instrText>
            </w:r>
            <w:r w:rsidR="002209DD" w:rsidRPr="0069077A">
              <w:rPr>
                <w:rStyle w:val="af"/>
              </w:rPr>
              <w:fldChar w:fldCharType="separate"/>
            </w:r>
            <w:r w:rsidR="002209DD" w:rsidRPr="0069077A">
              <w:rPr>
                <w:rStyle w:val="af"/>
              </w:rPr>
              <w:t>1</w:t>
            </w:r>
            <w:r w:rsidR="002209DD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2209DD" w:rsidRPr="0069077A">
              <w:rPr>
                <w:rStyle w:val="af"/>
              </w:rPr>
              <w:t>Глоссарий</w:t>
            </w:r>
            <w:r w:rsidR="002209DD">
              <w:rPr>
                <w:webHidden/>
              </w:rPr>
              <w:tab/>
            </w:r>
            <w:r w:rsidR="002209DD">
              <w:rPr>
                <w:webHidden/>
              </w:rPr>
              <w:fldChar w:fldCharType="begin"/>
            </w:r>
            <w:r w:rsidR="002209DD">
              <w:rPr>
                <w:webHidden/>
              </w:rPr>
              <w:instrText xml:space="preserve"> PAGEREF _Toc69225516 \h </w:instrText>
            </w:r>
          </w:ins>
          <w:r w:rsidR="002209DD">
            <w:rPr>
              <w:webHidden/>
            </w:rPr>
          </w:r>
          <w:r w:rsidR="002209DD">
            <w:rPr>
              <w:webHidden/>
            </w:rPr>
            <w:fldChar w:fldCharType="separate"/>
          </w:r>
          <w:ins w:id="237" w:author="Владимир Лаут" w:date="2021-04-13T16:58:00Z">
            <w:r w:rsidR="002209DD">
              <w:rPr>
                <w:webHidden/>
              </w:rPr>
              <w:t>8</w:t>
            </w:r>
            <w:r w:rsidR="002209DD">
              <w:rPr>
                <w:webHidden/>
              </w:rPr>
              <w:fldChar w:fldCharType="end"/>
            </w:r>
            <w:r w:rsidR="002209DD" w:rsidRPr="0069077A">
              <w:rPr>
                <w:rStyle w:val="af"/>
              </w:rPr>
              <w:fldChar w:fldCharType="end"/>
            </w:r>
          </w:ins>
        </w:p>
        <w:p w14:paraId="387E2E9B" w14:textId="40D91815" w:rsidR="002209DD" w:rsidRDefault="002209DD">
          <w:pPr>
            <w:pStyle w:val="13"/>
            <w:rPr>
              <w:ins w:id="238" w:author="Владимир Лаут" w:date="2021-04-13T16:5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39" w:author="Владимир Лаут" w:date="2021-04-13T16:58:00Z">
            <w:r w:rsidRPr="0069077A">
              <w:rPr>
                <w:rStyle w:val="af"/>
              </w:rPr>
              <w:fldChar w:fldCharType="begin"/>
            </w:r>
            <w:r w:rsidRPr="0069077A">
              <w:rPr>
                <w:rStyle w:val="af"/>
              </w:rPr>
              <w:instrText xml:space="preserve"> </w:instrText>
            </w:r>
            <w:r>
              <w:instrText>HYPERLINK \l "_Toc69225517"</w:instrText>
            </w:r>
            <w:r w:rsidRPr="0069077A">
              <w:rPr>
                <w:rStyle w:val="af"/>
              </w:rPr>
              <w:instrText xml:space="preserve"> </w:instrText>
            </w:r>
            <w:r w:rsidRPr="0069077A">
              <w:rPr>
                <w:rStyle w:val="af"/>
              </w:rPr>
              <w:fldChar w:fldCharType="separate"/>
            </w:r>
            <w:r w:rsidRPr="0069077A">
              <w:rPr>
                <w:rStyle w:val="af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9077A">
              <w:rPr>
                <w:rStyle w:val="af"/>
              </w:rPr>
              <w:t>Общие положения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_Toc69225517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240" w:author="Владимир Лаут" w:date="2021-04-13T16:58:00Z"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  <w:r w:rsidRPr="0069077A">
              <w:rPr>
                <w:rStyle w:val="af"/>
              </w:rPr>
              <w:fldChar w:fldCharType="end"/>
            </w:r>
          </w:ins>
        </w:p>
        <w:p w14:paraId="5BCEBC0F" w14:textId="112BF4FE" w:rsidR="002209DD" w:rsidRDefault="002209DD">
          <w:pPr>
            <w:pStyle w:val="23"/>
            <w:tabs>
              <w:tab w:val="left" w:pos="1200"/>
            </w:tabs>
            <w:rPr>
              <w:ins w:id="241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242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"_Toc69225518"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2.1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Назначение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_Toc69225518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43" w:author="Владимир Лаут" w:date="2021-04-13T16:58:00Z"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5117DCB" w14:textId="6F45D415" w:rsidR="002209DD" w:rsidRDefault="002209DD">
          <w:pPr>
            <w:pStyle w:val="13"/>
            <w:rPr>
              <w:ins w:id="244" w:author="Владимир Лаут" w:date="2021-04-13T16:5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45" w:author="Владимир Лаут" w:date="2021-04-13T16:58:00Z">
            <w:r w:rsidRPr="0069077A">
              <w:rPr>
                <w:rStyle w:val="af"/>
              </w:rPr>
              <w:fldChar w:fldCharType="begin"/>
            </w:r>
            <w:r w:rsidRPr="0069077A">
              <w:rPr>
                <w:rStyle w:val="af"/>
              </w:rPr>
              <w:instrText xml:space="preserve"> </w:instrText>
            </w:r>
            <w:r>
              <w:instrText>HYPERLINK \l "_Toc69225519"</w:instrText>
            </w:r>
            <w:r w:rsidRPr="0069077A">
              <w:rPr>
                <w:rStyle w:val="af"/>
              </w:rPr>
              <w:instrText xml:space="preserve"> </w:instrText>
            </w:r>
            <w:r w:rsidRPr="0069077A">
              <w:rPr>
                <w:rStyle w:val="af"/>
              </w:rPr>
              <w:fldChar w:fldCharType="separate"/>
            </w:r>
            <w:r w:rsidRPr="0069077A">
              <w:rPr>
                <w:rStyle w:val="af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9077A">
              <w:rPr>
                <w:rStyle w:val="af"/>
              </w:rPr>
              <w:t>Гибкие отчёты</w:t>
            </w:r>
            <w:r w:rsidRPr="0069077A">
              <w:rPr>
                <w:rStyle w:val="af"/>
                <w:lang w:val="en-US"/>
              </w:rPr>
              <w:t xml:space="preserve"> (</w:t>
            </w:r>
            <w:r w:rsidRPr="0069077A">
              <w:rPr>
                <w:rStyle w:val="af"/>
              </w:rPr>
              <w:t>матрицы)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_Toc69225519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246" w:author="Владимир Лаут" w:date="2021-04-13T16:58:00Z"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  <w:r w:rsidRPr="0069077A">
              <w:rPr>
                <w:rStyle w:val="af"/>
              </w:rPr>
              <w:fldChar w:fldCharType="end"/>
            </w:r>
          </w:ins>
        </w:p>
        <w:p w14:paraId="2B138F44" w14:textId="1AA61A56" w:rsidR="002209DD" w:rsidRDefault="002209DD">
          <w:pPr>
            <w:pStyle w:val="23"/>
            <w:tabs>
              <w:tab w:val="left" w:pos="1200"/>
            </w:tabs>
            <w:rPr>
              <w:ins w:id="247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248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"_Toc69225520"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Гибкий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M</w:t>
            </w:r>
            <w:r w:rsidRPr="0069077A">
              <w:rPr>
                <w:rStyle w:val="af"/>
                <w:noProof/>
              </w:rPr>
              <w:t>01 Планирование и исполнение воздействий на производственные активы»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_Toc69225520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49" w:author="Владимир Лаут" w:date="2021-04-13T16:58:00Z"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86BF839" w14:textId="4D5B798E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50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51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"_Toc69225521"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_Toc69225521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52" w:author="Владимир Лаут" w:date="2021-04-13T16:58:00Z"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11E7859" w14:textId="128B5BC7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53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54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"_Toc69225522"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_Toc69225522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55" w:author="Владимир Лаут" w:date="2021-04-13T16:58:00Z"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8FBDFC7" w14:textId="3343F353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56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57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"_Toc69225523"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_Toc69225523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58" w:author="Владимир Лаут" w:date="2021-04-13T16:58:00Z"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1C488EC" w14:textId="53E5C7E2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59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60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"_Toc69225524"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Исходные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_Toc69225524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61" w:author="Владимир Лаут" w:date="2021-04-13T16:58:00Z"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BC57EFB" w14:textId="1B21ACF3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62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63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"_Toc69225525"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_Toc69225525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64" w:author="Владимир Лаут" w:date="2021-04-13T16:58:00Z"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2A53455" w14:textId="77D8EA24" w:rsidR="002209DD" w:rsidRDefault="002209DD">
          <w:pPr>
            <w:pStyle w:val="23"/>
            <w:tabs>
              <w:tab w:val="left" w:pos="1200"/>
            </w:tabs>
            <w:rPr>
              <w:ins w:id="265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266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"_Toc69225533"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Гибкий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M</w:t>
            </w:r>
            <w:r w:rsidRPr="0069077A">
              <w:rPr>
                <w:rStyle w:val="af"/>
                <w:noProof/>
              </w:rPr>
              <w:t>02 Заголовки, операции, материалы централизованных и локальных технологических карт»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_Toc69225533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67" w:author="Владимир Лаут" w:date="2021-04-13T16:58:00Z"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6D56FDB" w14:textId="08A83F8D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68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69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"_Toc69225534"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3.2.1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_Toc69225534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70" w:author="Владимир Лаут" w:date="2021-04-13T16:58:00Z"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530E945" w14:textId="16B2449A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71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72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"_Toc69225535"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3.2.2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_Toc69225535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73" w:author="Владимир Лаут" w:date="2021-04-13T16:58:00Z"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071C533" w14:textId="18765EC0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74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75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"_Toc69225536"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3.2.3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_Toc69225536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76" w:author="Владимир Лаут" w:date="2021-04-13T16:58:00Z"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7A6F3CC" w14:textId="5B5F1A6F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77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78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"_Toc69225537"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3.2.4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Исходные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_Toc69225537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79" w:author="Владимир Лаут" w:date="2021-04-13T16:58:00Z"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AE38A69" w14:textId="73487D96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80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81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"_Toc69225538"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3.2.5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_Toc69225538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82" w:author="Владимир Лаут" w:date="2021-04-13T16:58:00Z"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641CBEB" w14:textId="362395D2" w:rsidR="002209DD" w:rsidRDefault="002209DD">
          <w:pPr>
            <w:pStyle w:val="23"/>
            <w:tabs>
              <w:tab w:val="left" w:pos="1200"/>
            </w:tabs>
            <w:rPr>
              <w:ins w:id="283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284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"_Toc69225539"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Гибкий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M</w:t>
            </w:r>
            <w:r w:rsidRPr="0069077A">
              <w:rPr>
                <w:rStyle w:val="af"/>
                <w:noProof/>
              </w:rPr>
              <w:t>03 Спецификации ТОРО»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_Toc69225539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85" w:author="Владимир Лаут" w:date="2021-04-13T16:58:00Z"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538ADE5" w14:textId="1EECECAA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86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87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"_Toc69225540"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3.3.1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_Toc69225540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88" w:author="Владимир Лаут" w:date="2021-04-13T16:58:00Z"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A73F486" w14:textId="496600F6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89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90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"_Toc69225541"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3.3.2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_Toc69225541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91" w:author="Владимир Лаут" w:date="2021-04-13T16:58:00Z"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D78735A" w14:textId="32C1A648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92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93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"_Toc69225542"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3.3.3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_Toc69225542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94" w:author="Владимир Лаут" w:date="2021-04-13T16:58:00Z"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0EDFFCA" w14:textId="4C9AE554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95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96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"_Toc69225543"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3.3.4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Исходные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_Toc69225543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97" w:author="Владимир Лаут" w:date="2021-04-13T16:58:00Z"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57AB5C9" w14:textId="0254860D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298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299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"_Toc69225544"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3.3.5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_Toc69225544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00" w:author="Владимир Лаут" w:date="2021-04-13T16:58:00Z"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F9CABD9" w14:textId="1847A139" w:rsidR="002209DD" w:rsidRDefault="002209DD">
          <w:pPr>
            <w:pStyle w:val="23"/>
            <w:tabs>
              <w:tab w:val="left" w:pos="1200"/>
            </w:tabs>
            <w:rPr>
              <w:ins w:id="301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302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"_Toc69225545"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Гибкий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M</w:t>
            </w:r>
            <w:r w:rsidRPr="0069077A">
              <w:rPr>
                <w:rStyle w:val="af"/>
                <w:noProof/>
              </w:rPr>
              <w:t>05 Бюджет воздействий»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_Toc69225545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03" w:author="Владимир Лаут" w:date="2021-04-13T16:58:00Z"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87976C6" w14:textId="7FD2C227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04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05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"_Toc69225546"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3.4.1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_Toc69225546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06" w:author="Владимир Лаут" w:date="2021-04-13T16:58:00Z"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66CE8D0D" w14:textId="4F71C4F3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07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08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"_Toc69225547"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3.4.2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_Toc69225547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09" w:author="Владимир Лаут" w:date="2021-04-13T16:58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D062722" w14:textId="711DF471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10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11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"_Toc69225548"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3.4.3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_Toc69225548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12" w:author="Владимир Лаут" w:date="2021-04-13T16:58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017FD0D" w14:textId="52C3CBCE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13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14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"_Toc69225549"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3.4.4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Исходные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_Toc69225549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15" w:author="Владимир Лаут" w:date="2021-04-13T16:58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35389F5" w14:textId="5FFC9A78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16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17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"_Toc69225550"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3.4.5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_Toc69225550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18" w:author="Владимир Лаут" w:date="2021-04-13T16:58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6E03241" w14:textId="6202CAB5" w:rsidR="002209DD" w:rsidRDefault="002209DD">
          <w:pPr>
            <w:pStyle w:val="23"/>
            <w:tabs>
              <w:tab w:val="left" w:pos="1200"/>
            </w:tabs>
            <w:rPr>
              <w:ins w:id="319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320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"_Toc69225551"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Гибкий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M</w:t>
            </w:r>
            <w:r w:rsidRPr="0069077A">
              <w:rPr>
                <w:rStyle w:val="af"/>
                <w:noProof/>
              </w:rPr>
              <w:t>06 Планирование и исполнение воздействий на производственные активы»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_Toc69225551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21" w:author="Владимир Лаут" w:date="2021-04-13T16:58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1F4AE92" w14:textId="5B054604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22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23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"_Toc69225552"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3.5.1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_Toc69225552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24" w:author="Владимир Лаут" w:date="2021-04-13T16:58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2DA0868" w14:textId="16441990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25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26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"_Toc69225553"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3.5.2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_Toc69225553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27" w:author="Владимир Лаут" w:date="2021-04-13T16:58:00Z"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18150CD" w14:textId="23B632BB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28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29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"_Toc69225554"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3.5.3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_Toc69225554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30" w:author="Владимир Лаут" w:date="2021-04-13T16:58:00Z"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905AC35" w14:textId="112C1A41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31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32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"_Toc69225555"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3.5.4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Исходные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_Toc69225555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33" w:author="Владимир Лаут" w:date="2021-04-13T16:58:00Z"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9AC17BD" w14:textId="353F8AA2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34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35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"_Toc69225556"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3.5.5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_Toc69225556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36" w:author="Владимир Лаут" w:date="2021-04-13T16:58:00Z"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A178721" w14:textId="2D571773" w:rsidR="002209DD" w:rsidRDefault="002209DD">
          <w:pPr>
            <w:pStyle w:val="23"/>
            <w:tabs>
              <w:tab w:val="left" w:pos="1200"/>
            </w:tabs>
            <w:rPr>
              <w:ins w:id="337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338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"_Toc69225557"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Гибкий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M</w:t>
            </w:r>
            <w:r w:rsidRPr="0069077A">
              <w:rPr>
                <w:rStyle w:val="af"/>
                <w:noProof/>
              </w:rPr>
              <w:t xml:space="preserve">07 Бюджет воздействий (зеркальный отчет </w:t>
            </w:r>
            <w:r w:rsidRPr="0069077A">
              <w:rPr>
                <w:rStyle w:val="af"/>
                <w:noProof/>
                <w:lang w:val="en-US"/>
              </w:rPr>
              <w:t>BW</w:t>
            </w:r>
            <w:r w:rsidRPr="0069077A">
              <w:rPr>
                <w:rStyle w:val="af"/>
                <w:noProof/>
              </w:rPr>
              <w:t>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_Toc69225557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39" w:author="Владимир Лаут" w:date="2021-04-13T16:58:00Z"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3A7ABD2" w14:textId="61F19C18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40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41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"_Toc69225558"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3.6.1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_Toc69225558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42" w:author="Владимир Лаут" w:date="2021-04-13T16:58:00Z"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2775EEC" w14:textId="714AAB84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43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44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"_Toc69225559"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3.6.2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_Toc69225559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45" w:author="Владимир Лаут" w:date="2021-04-13T16:58:00Z"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8815016" w14:textId="183A38CA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46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47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"_Toc69225560"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3.6.3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_Toc69225560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48" w:author="Владимир Лаут" w:date="2021-04-13T16:58:00Z"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3EA395A" w14:textId="7882EFF7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49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50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"_Toc69225561"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3.6.4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Исходные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_Toc69225561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51" w:author="Владимир Лаут" w:date="2021-04-13T16:58:00Z"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BA717F8" w14:textId="0C6806C4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52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53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"_Toc69225562"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3.6.5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_Toc69225562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54" w:author="Владимир Лаут" w:date="2021-04-13T16:58:00Z"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44F830C" w14:textId="4EACEA67" w:rsidR="002209DD" w:rsidRDefault="002209DD">
          <w:pPr>
            <w:pStyle w:val="23"/>
            <w:tabs>
              <w:tab w:val="left" w:pos="1200"/>
            </w:tabs>
            <w:rPr>
              <w:ins w:id="355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356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"_Toc69225563"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Гибкий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M</w:t>
            </w:r>
            <w:r w:rsidRPr="0069077A">
              <w:rPr>
                <w:rStyle w:val="af"/>
                <w:noProof/>
              </w:rPr>
              <w:t>08 Статус Контроль ТОРО»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_Toc69225563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57" w:author="Владимир Лаут" w:date="2021-04-13T16:58:00Z"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9634A3D" w14:textId="51FADF29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58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59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"_Toc69225564"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3.7.1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_Toc69225564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60" w:author="Владимир Лаут" w:date="2021-04-13T16:58:00Z"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123C8B2" w14:textId="20417E68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61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62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"_Toc69225565"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3.7.2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_Toc69225565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63" w:author="Владимир Лаут" w:date="2021-04-13T16:58:00Z"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4D739E5" w14:textId="4FA441F2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64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65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"_Toc69225566"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3.7.3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_Toc69225566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66" w:author="Владимир Лаут" w:date="2021-04-13T16:58:00Z"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FD4C8E1" w14:textId="643EAAC8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67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68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"_Toc69225567"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3.7.4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Исходные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_Toc69225567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69" w:author="Владимир Лаут" w:date="2021-04-13T16:58:00Z"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12B2C8A" w14:textId="4734155F" w:rsidR="002209DD" w:rsidRDefault="002209DD">
          <w:pPr>
            <w:pStyle w:val="23"/>
            <w:tabs>
              <w:tab w:val="left" w:pos="1200"/>
            </w:tabs>
            <w:rPr>
              <w:ins w:id="370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371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"_Toc69225568"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3.8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Гибкий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 xml:space="preserve"> Календарь оборудования»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_Toc69225568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72" w:author="Владимир Лаут" w:date="2021-04-13T16:58:00Z"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0588AF1" w14:textId="493C763C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73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74" w:author="Владимир Лаут" w:date="2021-04-13T16:58:00Z">
            <w:r w:rsidRPr="0069077A">
              <w:rPr>
                <w:rStyle w:val="af"/>
                <w:noProof/>
              </w:rPr>
              <w:lastRenderedPageBreak/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"_Toc69225569"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3.8.1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_Toc69225569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75" w:author="Владимир Лаут" w:date="2021-04-13T16:58:00Z"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FD70D1A" w14:textId="69B914D9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76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77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"_Toc69225570"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3.8.2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_Toc69225570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78" w:author="Владимир Лаут" w:date="2021-04-13T16:58:00Z"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81E7837" w14:textId="40AAFD8D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79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80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"_Toc69225571"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3.8.3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_Toc69225571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81" w:author="Владимир Лаут" w:date="2021-04-13T16:58:00Z"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3F67A53" w14:textId="6318AE68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82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83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"_Toc69225572"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3.8.4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Исходные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_Toc69225572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84" w:author="Владимир Лаут" w:date="2021-04-13T16:58:00Z"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1BF794C" w14:textId="00997388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85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86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"_Toc69225573"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3.8.5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_Toc69225573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87" w:author="Владимир Лаут" w:date="2021-04-13T16:58:00Z"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99D4CD2" w14:textId="0130383E" w:rsidR="002209DD" w:rsidRDefault="002209DD">
          <w:pPr>
            <w:pStyle w:val="23"/>
            <w:tabs>
              <w:tab w:val="left" w:pos="1200"/>
            </w:tabs>
            <w:rPr>
              <w:ins w:id="388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389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"_Toc69225574"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3.9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Гибкий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M</w:t>
            </w:r>
            <w:r w:rsidRPr="0069077A">
              <w:rPr>
                <w:rStyle w:val="af"/>
                <w:noProof/>
              </w:rPr>
              <w:t>10 BW-05 Аддитивная история изменений заказов ТОРО»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_Toc69225574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90" w:author="Владимир Лаут" w:date="2021-04-13T16:58:00Z"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2990A01" w14:textId="337A8058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91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92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"_Toc69225575"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3.9.1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_Toc69225575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93" w:author="Владимир Лаут" w:date="2021-04-13T16:58:00Z"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421898D" w14:textId="7BE7D75A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94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95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"_Toc69225576"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3.9.2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_Toc69225576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96" w:author="Владимир Лаут" w:date="2021-04-13T16:58:00Z"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5A6C11D" w14:textId="0A0781FD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397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398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"_Toc69225577"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3.9.3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_Toc69225577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99" w:author="Владимир Лаут" w:date="2021-04-13T16:58:00Z"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94B4CAC" w14:textId="3704B10C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00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01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"_Toc69225578"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3.9.4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Исходные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_Toc69225578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02" w:author="Владимир Лаут" w:date="2021-04-13T16:58:00Z"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8C96C34" w14:textId="20E0AD1E" w:rsidR="002209DD" w:rsidRDefault="002209DD">
          <w:pPr>
            <w:pStyle w:val="23"/>
            <w:tabs>
              <w:tab w:val="left" w:pos="1680"/>
            </w:tabs>
            <w:rPr>
              <w:ins w:id="403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404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"_Toc69225579"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3.10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Гибкий отчет «PM-M11 Форматы планирования годового плана и бюджета воздействий на ПА»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_Toc69225579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05" w:author="Владимир Лаут" w:date="2021-04-13T16:58:00Z"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248DB56" w14:textId="14BE4CE9" w:rsidR="002209DD" w:rsidRDefault="002209DD">
          <w:pPr>
            <w:pStyle w:val="32"/>
            <w:tabs>
              <w:tab w:val="left" w:pos="1682"/>
              <w:tab w:val="right" w:leader="dot" w:pos="9629"/>
            </w:tabs>
            <w:rPr>
              <w:ins w:id="406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07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"_Toc69225580"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3.10.1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_Toc69225580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08" w:author="Владимир Лаут" w:date="2021-04-13T16:58:00Z"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01340EC" w14:textId="216C7D21" w:rsidR="002209DD" w:rsidRDefault="002209DD">
          <w:pPr>
            <w:pStyle w:val="32"/>
            <w:tabs>
              <w:tab w:val="left" w:pos="1682"/>
              <w:tab w:val="right" w:leader="dot" w:pos="9629"/>
            </w:tabs>
            <w:rPr>
              <w:ins w:id="409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10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"_Toc69225581"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3.10.2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_Toc69225581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11" w:author="Владимир Лаут" w:date="2021-04-13T16:58:00Z"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DAE4691" w14:textId="673C71D3" w:rsidR="002209DD" w:rsidRDefault="002209DD">
          <w:pPr>
            <w:pStyle w:val="32"/>
            <w:tabs>
              <w:tab w:val="left" w:pos="1682"/>
              <w:tab w:val="right" w:leader="dot" w:pos="9629"/>
            </w:tabs>
            <w:rPr>
              <w:ins w:id="412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13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"_Toc69225582"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3.10.3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_Toc69225582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14" w:author="Владимир Лаут" w:date="2021-04-13T16:58:00Z"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1D628A8" w14:textId="784E8C34" w:rsidR="002209DD" w:rsidRDefault="002209DD">
          <w:pPr>
            <w:pStyle w:val="32"/>
            <w:tabs>
              <w:tab w:val="left" w:pos="1682"/>
              <w:tab w:val="right" w:leader="dot" w:pos="9629"/>
            </w:tabs>
            <w:rPr>
              <w:ins w:id="415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16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"_Toc69225583"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3.10.4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Исходные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_Toc69225583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17" w:author="Владимир Лаут" w:date="2021-04-13T16:58:00Z"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FE27F96" w14:textId="0F72FE95" w:rsidR="002209DD" w:rsidRDefault="002209DD">
          <w:pPr>
            <w:pStyle w:val="23"/>
            <w:tabs>
              <w:tab w:val="left" w:pos="1680"/>
            </w:tabs>
            <w:rPr>
              <w:ins w:id="418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419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"_Toc69225584"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Гибкий отчет «PM-M12 Форматы планирования среднесрочного плана и бюджета воздействий на ПА»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_Toc69225584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20" w:author="Владимир Лаут" w:date="2021-04-13T16:58:00Z"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F456D11" w14:textId="2F509E4B" w:rsidR="002209DD" w:rsidRDefault="002209DD">
          <w:pPr>
            <w:pStyle w:val="32"/>
            <w:tabs>
              <w:tab w:val="left" w:pos="1682"/>
              <w:tab w:val="right" w:leader="dot" w:pos="9629"/>
            </w:tabs>
            <w:rPr>
              <w:ins w:id="421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22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"_Toc69225585"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3.11.1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_Toc69225585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23" w:author="Владимир Лаут" w:date="2021-04-13T16:58:00Z"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575FB45" w14:textId="259A3A76" w:rsidR="002209DD" w:rsidRDefault="002209DD">
          <w:pPr>
            <w:pStyle w:val="32"/>
            <w:tabs>
              <w:tab w:val="left" w:pos="1682"/>
              <w:tab w:val="right" w:leader="dot" w:pos="9629"/>
            </w:tabs>
            <w:rPr>
              <w:ins w:id="424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25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"_Toc69225586"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3.11.2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_Toc69225586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26" w:author="Владимир Лаут" w:date="2021-04-13T16:58:00Z"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A355497" w14:textId="058F65C4" w:rsidR="002209DD" w:rsidRDefault="002209DD">
          <w:pPr>
            <w:pStyle w:val="32"/>
            <w:tabs>
              <w:tab w:val="left" w:pos="1682"/>
              <w:tab w:val="right" w:leader="dot" w:pos="9629"/>
            </w:tabs>
            <w:rPr>
              <w:ins w:id="427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28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"_Toc69225587"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3.11.3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_Toc69225587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29" w:author="Владимир Лаут" w:date="2021-04-13T16:58:00Z"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AFB0C7B" w14:textId="10067378" w:rsidR="002209DD" w:rsidRDefault="002209DD">
          <w:pPr>
            <w:pStyle w:val="32"/>
            <w:tabs>
              <w:tab w:val="left" w:pos="1682"/>
              <w:tab w:val="right" w:leader="dot" w:pos="9629"/>
            </w:tabs>
            <w:rPr>
              <w:ins w:id="430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31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"_Toc69225588"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3.11.4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Исходные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_Toc69225588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32" w:author="Владимир Лаут" w:date="2021-04-13T16:58:00Z"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C1AAC8B" w14:textId="10A08789" w:rsidR="002209DD" w:rsidRDefault="002209DD">
          <w:pPr>
            <w:pStyle w:val="23"/>
            <w:tabs>
              <w:tab w:val="left" w:pos="1680"/>
            </w:tabs>
            <w:rPr>
              <w:ins w:id="433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434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"_Toc69225589"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Гибкий отчет «PM-M13 Форматы планирования долгосрочного плана и бюджета воздействий на ПА»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_Toc69225589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35" w:author="Владимир Лаут" w:date="2021-04-13T16:58:00Z"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65A0C83" w14:textId="7020098E" w:rsidR="002209DD" w:rsidRDefault="002209DD">
          <w:pPr>
            <w:pStyle w:val="32"/>
            <w:tabs>
              <w:tab w:val="left" w:pos="1682"/>
              <w:tab w:val="right" w:leader="dot" w:pos="9629"/>
            </w:tabs>
            <w:rPr>
              <w:ins w:id="436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37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"_Toc69225590"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3.12.1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_Toc69225590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38" w:author="Владимир Лаут" w:date="2021-04-13T16:58:00Z"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79EEA64" w14:textId="700611A3" w:rsidR="002209DD" w:rsidRDefault="002209DD">
          <w:pPr>
            <w:pStyle w:val="32"/>
            <w:tabs>
              <w:tab w:val="left" w:pos="1682"/>
              <w:tab w:val="right" w:leader="dot" w:pos="9629"/>
            </w:tabs>
            <w:rPr>
              <w:ins w:id="439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40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"_Toc69225591"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3.12.2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_Toc69225591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41" w:author="Владимир Лаут" w:date="2021-04-13T16:58:00Z"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692A7E9" w14:textId="424D8E1A" w:rsidR="002209DD" w:rsidRDefault="002209DD">
          <w:pPr>
            <w:pStyle w:val="32"/>
            <w:tabs>
              <w:tab w:val="left" w:pos="1682"/>
              <w:tab w:val="right" w:leader="dot" w:pos="9629"/>
            </w:tabs>
            <w:rPr>
              <w:ins w:id="442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43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"_Toc69225592"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3.12.3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_Toc69225592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44" w:author="Владимир Лаут" w:date="2021-04-13T16:58:00Z"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3408E93" w14:textId="1FB8C434" w:rsidR="002209DD" w:rsidRDefault="002209DD">
          <w:pPr>
            <w:pStyle w:val="32"/>
            <w:tabs>
              <w:tab w:val="left" w:pos="1682"/>
              <w:tab w:val="right" w:leader="dot" w:pos="9629"/>
            </w:tabs>
            <w:rPr>
              <w:ins w:id="445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46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"_Toc69225593"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3.12.4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Исходные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_Toc69225593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47" w:author="Владимир Лаут" w:date="2021-04-13T16:58:00Z"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EAAA434" w14:textId="241818EE" w:rsidR="002209DD" w:rsidRDefault="002209DD">
          <w:pPr>
            <w:pStyle w:val="13"/>
            <w:rPr>
              <w:ins w:id="448" w:author="Владимир Лаут" w:date="2021-04-13T16:5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449" w:author="Владимир Лаут" w:date="2021-04-13T16:58:00Z">
            <w:r w:rsidRPr="0069077A">
              <w:rPr>
                <w:rStyle w:val="af"/>
              </w:rPr>
              <w:fldChar w:fldCharType="begin"/>
            </w:r>
            <w:r w:rsidRPr="0069077A">
              <w:rPr>
                <w:rStyle w:val="af"/>
              </w:rPr>
              <w:instrText xml:space="preserve"> </w:instrText>
            </w:r>
            <w:r>
              <w:instrText>HYPERLINK \l "_Toc69225594"</w:instrText>
            </w:r>
            <w:r w:rsidRPr="0069077A">
              <w:rPr>
                <w:rStyle w:val="af"/>
              </w:rPr>
              <w:instrText xml:space="preserve"> </w:instrText>
            </w:r>
            <w:r w:rsidRPr="0069077A">
              <w:rPr>
                <w:rStyle w:val="af"/>
              </w:rPr>
              <w:fldChar w:fldCharType="separate"/>
            </w:r>
            <w:r w:rsidRPr="0069077A">
              <w:rPr>
                <w:rStyle w:val="af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9077A">
              <w:rPr>
                <w:rStyle w:val="af"/>
              </w:rPr>
              <w:t>Фиксированные отчёты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_Toc69225594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450" w:author="Владимир Лаут" w:date="2021-04-13T16:58:00Z"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  <w:r w:rsidRPr="0069077A">
              <w:rPr>
                <w:rStyle w:val="af"/>
              </w:rPr>
              <w:fldChar w:fldCharType="end"/>
            </w:r>
          </w:ins>
        </w:p>
        <w:p w14:paraId="436A09AD" w14:textId="3F874A3F" w:rsidR="002209DD" w:rsidRDefault="002209DD">
          <w:pPr>
            <w:pStyle w:val="23"/>
            <w:tabs>
              <w:tab w:val="left" w:pos="1200"/>
            </w:tabs>
            <w:rPr>
              <w:ins w:id="451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452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"_Toc69225595"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Фиксированный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R</w:t>
            </w:r>
            <w:r w:rsidRPr="0069077A">
              <w:rPr>
                <w:rStyle w:val="af"/>
                <w:noProof/>
              </w:rPr>
              <w:t>01 Дефектная ведомость»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_Toc69225595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53" w:author="Владимир Лаут" w:date="2021-04-13T16:58:00Z"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60200D2" w14:textId="418EC139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54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55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"_Toc69225596"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4.1.1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_Toc69225596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56" w:author="Владимир Лаут" w:date="2021-04-13T16:58:00Z"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5E6635D" w14:textId="3B006319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57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58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"_Toc69225597"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4.1.2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_Toc69225597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59" w:author="Владимир Лаут" w:date="2021-04-13T16:58:00Z"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27EAFEB" w14:textId="4766EEFD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60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61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"_Toc69225598"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4.1.3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Обоснование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_Toc69225598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62" w:author="Владимир Лаут" w:date="2021-04-13T16:58:00Z"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12F88A4" w14:textId="1B1EC17B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63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64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"_Toc69225599"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4.1.4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_Toc69225599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65" w:author="Владимир Лаут" w:date="2021-04-13T16:58:00Z"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799ACE2" w14:textId="79568B09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66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67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"_Toc69225600"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4.1.5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_Toc69225600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68" w:author="Владимир Лаут" w:date="2021-04-13T16:58:00Z"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D8A2183" w14:textId="1F6C9AD3" w:rsidR="002209DD" w:rsidRDefault="002209DD">
          <w:pPr>
            <w:pStyle w:val="23"/>
            <w:tabs>
              <w:tab w:val="left" w:pos="1200"/>
            </w:tabs>
            <w:rPr>
              <w:ins w:id="469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470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"_Toc69225601"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Фиксированный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R</w:t>
            </w:r>
            <w:r w:rsidRPr="0069077A">
              <w:rPr>
                <w:rStyle w:val="af"/>
                <w:noProof/>
              </w:rPr>
              <w:t>02 График ремонтов»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_Toc69225601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71" w:author="Владимир Лаут" w:date="2021-04-13T16:58:00Z"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7345609" w14:textId="4EF7F792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72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73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"_Toc69225602"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4.2.1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_Toc69225602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74" w:author="Владимир Лаут" w:date="2021-04-13T16:58:00Z"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DD580FF" w14:textId="794BF1C3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75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76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"_Toc69225603"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4.2.2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_Toc69225603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77" w:author="Владимир Лаут" w:date="2021-04-13T16:58:00Z"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2C2756D" w14:textId="081651E4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78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79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"_Toc69225604"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4.2.3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Обоснование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_Toc69225604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80" w:author="Владимир Лаут" w:date="2021-04-13T16:58:00Z"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91FB8AF" w14:textId="5CABCD29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81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82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"_Toc69225605"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4.2.4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_Toc69225605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83" w:author="Владимир Лаут" w:date="2021-04-13T16:58:00Z"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0FCBC23" w14:textId="7D2E4201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84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85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"_Toc69225606"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4.2.5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_Toc69225606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86" w:author="Владимир Лаут" w:date="2021-04-13T16:58:00Z"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ACA44C9" w14:textId="5745D693" w:rsidR="002209DD" w:rsidRDefault="002209DD">
          <w:pPr>
            <w:pStyle w:val="23"/>
            <w:tabs>
              <w:tab w:val="left" w:pos="1200"/>
            </w:tabs>
            <w:rPr>
              <w:ins w:id="487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488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"_Toc69225607"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Фиксированный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R</w:t>
            </w:r>
            <w:r w:rsidRPr="0069077A">
              <w:rPr>
                <w:rStyle w:val="af"/>
                <w:noProof/>
              </w:rPr>
              <w:t>03 График остановочных ремонтов»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_Toc69225607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89" w:author="Владимир Лаут" w:date="2021-04-13T16:58:00Z"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CBDA417" w14:textId="559DD9DC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90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91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"_Toc69225608"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4.3.1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_Toc69225608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92" w:author="Владимир Лаут" w:date="2021-04-13T16:58:00Z"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24CF4B9" w14:textId="6CB562D1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93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94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"_Toc69225609"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4.3.2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_Toc69225609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95" w:author="Владимир Лаут" w:date="2021-04-13T16:58:00Z"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D554C67" w14:textId="4ECCDE40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96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497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"_Toc69225610"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4.3.3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Обоснование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_Toc69225610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98" w:author="Владимир Лаут" w:date="2021-04-13T16:58:00Z"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C60D42D" w14:textId="51984195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499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00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"_Toc69225611"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4.3.4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_Toc69225611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01" w:author="Владимир Лаут" w:date="2021-04-13T16:58:00Z"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9B88422" w14:textId="3D59053C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02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03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"_Toc69225612"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4.3.5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_Toc69225612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04" w:author="Владимир Лаут" w:date="2021-04-13T16:58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6B1F89F" w14:textId="3BD41ADE" w:rsidR="002209DD" w:rsidRDefault="002209DD">
          <w:pPr>
            <w:pStyle w:val="23"/>
            <w:tabs>
              <w:tab w:val="left" w:pos="1200"/>
            </w:tabs>
            <w:rPr>
              <w:ins w:id="505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506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"_Toc69225635"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Фиксированный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R</w:t>
            </w:r>
            <w:r w:rsidRPr="0069077A">
              <w:rPr>
                <w:rStyle w:val="af"/>
                <w:noProof/>
              </w:rPr>
              <w:t>06 Сводный план-факт освоения»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_Toc69225635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07" w:author="Владимир Лаут" w:date="2021-04-13T16:58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49BD7A9" w14:textId="0C97ACBD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08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09" w:author="Владимир Лаут" w:date="2021-04-13T16:58:00Z">
            <w:r w:rsidRPr="0069077A">
              <w:rPr>
                <w:rStyle w:val="af"/>
                <w:noProof/>
              </w:rPr>
              <w:lastRenderedPageBreak/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"_Toc69225636"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4.4.1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_Toc69225636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10" w:author="Владимир Лаут" w:date="2021-04-13T16:58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9AD3773" w14:textId="1A1B6932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11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12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"_Toc69225637"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4.4.2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_Toc69225637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13" w:author="Владимир Лаут" w:date="2021-04-13T16:58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65351470" w14:textId="5AF38478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14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15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"_Toc69225638"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4.4.3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Обоснование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_Toc69225638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16" w:author="Владимир Лаут" w:date="2021-04-13T16:58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05DE87A" w14:textId="492647D0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17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18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"_Toc69225639"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4.4.4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_Toc69225639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19" w:author="Владимир Лаут" w:date="2021-04-13T16:58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6DAC575A" w14:textId="5CCE04EF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20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21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"_Toc69225640"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4.4.5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_Toc69225640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22" w:author="Владимир Лаут" w:date="2021-04-13T16:58:00Z"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79FF908" w14:textId="208A7077" w:rsidR="002209DD" w:rsidRDefault="002209DD">
          <w:pPr>
            <w:pStyle w:val="23"/>
            <w:tabs>
              <w:tab w:val="left" w:pos="1200"/>
            </w:tabs>
            <w:rPr>
              <w:ins w:id="523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524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"_Toc69225641"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Фиксированный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R</w:t>
            </w:r>
            <w:r w:rsidRPr="0069077A">
              <w:rPr>
                <w:rStyle w:val="af"/>
                <w:noProof/>
              </w:rPr>
              <w:t>07 Детальный план-факт ППА»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_Toc69225641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25" w:author="Владимир Лаут" w:date="2021-04-13T16:58:00Z"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F215996" w14:textId="67156571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26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27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"_Toc69225642"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4.5.1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_Toc69225642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28" w:author="Владимир Лаут" w:date="2021-04-13T16:58:00Z"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D769360" w14:textId="66D9F514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29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30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"_Toc69225643"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4.5.2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_Toc69225643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31" w:author="Владимир Лаут" w:date="2021-04-13T16:58:00Z"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900B972" w14:textId="4429A255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32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33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"_Toc69225644"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4.5.3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Обоснование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_Toc69225644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34" w:author="Владимир Лаут" w:date="2021-04-13T16:58:00Z"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BD70FA6" w14:textId="1E198150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35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36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"_Toc69225645"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4.5.4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_Toc69225645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37" w:author="Владимир Лаут" w:date="2021-04-13T16:58:00Z"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48026DA" w14:textId="7338AD46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38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39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"_Toc69225646"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4.5.5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_Toc69225646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40" w:author="Владимир Лаут" w:date="2021-04-13T16:58:00Z"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635F40FA" w14:textId="0783BB44" w:rsidR="002209DD" w:rsidRDefault="002209DD">
          <w:pPr>
            <w:pStyle w:val="23"/>
            <w:tabs>
              <w:tab w:val="left" w:pos="1200"/>
            </w:tabs>
            <w:rPr>
              <w:ins w:id="541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542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"_Toc69225647"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Фиксированный отчет «</w:t>
            </w:r>
            <w:r w:rsidRPr="0069077A">
              <w:rPr>
                <w:rStyle w:val="af"/>
                <w:noProof/>
                <w:lang w:val="en-US"/>
              </w:rPr>
              <w:t>PM</w:t>
            </w:r>
            <w:r w:rsidRPr="0069077A">
              <w:rPr>
                <w:rStyle w:val="af"/>
                <w:noProof/>
              </w:rPr>
              <w:t>-</w:t>
            </w:r>
            <w:r w:rsidRPr="0069077A">
              <w:rPr>
                <w:rStyle w:val="af"/>
                <w:noProof/>
                <w:lang w:val="en-US"/>
              </w:rPr>
              <w:t>R</w:t>
            </w:r>
            <w:r w:rsidRPr="0069077A">
              <w:rPr>
                <w:rStyle w:val="af"/>
                <w:noProof/>
              </w:rPr>
              <w:t>08 Корректировки бюджета ППА»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_Toc69225647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43" w:author="Владимир Лаут" w:date="2021-04-13T16:58:00Z"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84C911C" w14:textId="257CC01A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44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45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"_Toc69225648"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4.6.1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_Toc69225648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46" w:author="Владимир Лаут" w:date="2021-04-13T16:58:00Z"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C67B44B" w14:textId="4143F4C9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47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48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"_Toc69225649"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4.6.2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_Toc69225649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49" w:author="Владимир Лаут" w:date="2021-04-13T16:58:00Z"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017C61EA" w14:textId="543EBD7E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50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51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"_Toc69225650"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4.6.3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Обоснование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_Toc69225650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52" w:author="Владимир Лаут" w:date="2021-04-13T16:58:00Z"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1BC4F81F" w14:textId="6446F3DD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53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54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"_Toc69225651"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4.6.4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_Toc69225651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55" w:author="Владимир Лаут" w:date="2021-04-13T16:58:00Z"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6E6F73E2" w14:textId="6082B492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56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57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"_Toc69225652"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4.6.5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Ключевые алгоритмы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_Toc69225652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58" w:author="Владимир Лаут" w:date="2021-04-13T16:58:00Z"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4BD9A67" w14:textId="049C4A31" w:rsidR="002209DD" w:rsidRDefault="002209DD">
          <w:pPr>
            <w:pStyle w:val="13"/>
            <w:rPr>
              <w:ins w:id="559" w:author="Владимир Лаут" w:date="2021-04-13T16:5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60" w:author="Владимир Лаут" w:date="2021-04-13T16:58:00Z">
            <w:r w:rsidRPr="0069077A">
              <w:rPr>
                <w:rStyle w:val="af"/>
              </w:rPr>
              <w:fldChar w:fldCharType="begin"/>
            </w:r>
            <w:r w:rsidRPr="0069077A">
              <w:rPr>
                <w:rStyle w:val="af"/>
              </w:rPr>
              <w:instrText xml:space="preserve"> </w:instrText>
            </w:r>
            <w:r>
              <w:instrText>HYPERLINK \l "_Toc69225707"</w:instrText>
            </w:r>
            <w:r w:rsidRPr="0069077A">
              <w:rPr>
                <w:rStyle w:val="af"/>
              </w:rPr>
              <w:instrText xml:space="preserve"> </w:instrText>
            </w:r>
            <w:r w:rsidRPr="0069077A">
              <w:rPr>
                <w:rStyle w:val="af"/>
              </w:rPr>
              <w:fldChar w:fldCharType="separate"/>
            </w:r>
            <w:r w:rsidRPr="0069077A">
              <w:rPr>
                <w:rStyle w:val="af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9077A">
              <w:rPr>
                <w:rStyle w:val="af"/>
              </w:rPr>
              <w:t>Дашборды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_Toc69225707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561" w:author="Владимир Лаут" w:date="2021-04-13T16:58:00Z"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  <w:r w:rsidRPr="0069077A">
              <w:rPr>
                <w:rStyle w:val="af"/>
              </w:rPr>
              <w:fldChar w:fldCharType="end"/>
            </w:r>
          </w:ins>
        </w:p>
        <w:p w14:paraId="38D935DD" w14:textId="5651349B" w:rsidR="002209DD" w:rsidRDefault="002209DD">
          <w:pPr>
            <w:pStyle w:val="23"/>
            <w:tabs>
              <w:tab w:val="left" w:pos="1200"/>
            </w:tabs>
            <w:rPr>
              <w:ins w:id="562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563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"_Toc69225708"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5.1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Дашборд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_Toc69225708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64" w:author="Владимир Лаут" w:date="2021-04-13T16:58:00Z"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FF42DF5" w14:textId="6DA6E36F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65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66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"_Toc69225709"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5.1.1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Состав данных и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_Toc69225709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67" w:author="Владимир Лаут" w:date="2021-04-13T16:58:00Z"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55940591" w14:textId="14902A29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68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69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"_Toc69225710"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5.1.2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Организационный охват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_Toc69225710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70" w:author="Владимир Лаут" w:date="2021-04-13T16:58:00Z"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AA6655E" w14:textId="52D3E75D" w:rsidR="002209DD" w:rsidRDefault="002209DD">
          <w:pPr>
            <w:pStyle w:val="32"/>
            <w:tabs>
              <w:tab w:val="left" w:pos="1680"/>
              <w:tab w:val="right" w:leader="dot" w:pos="9629"/>
            </w:tabs>
            <w:rPr>
              <w:ins w:id="571" w:author="Владимир Лаут" w:date="2021-04-13T16:58:00Z"/>
              <w:rFonts w:eastAsiaTheme="minorEastAsia" w:cstheme="minorBidi"/>
              <w:noProof/>
              <w:lang w:eastAsia="ru-RU"/>
            </w:rPr>
          </w:pPr>
          <w:ins w:id="572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"_Toc69225711"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5.1.3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Обоснование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_Toc69225711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73" w:author="Владимир Лаут" w:date="2021-04-13T16:58:00Z"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C8B8AE2" w14:textId="25405F64" w:rsidR="002209DD" w:rsidRDefault="002209DD">
          <w:pPr>
            <w:pStyle w:val="13"/>
            <w:rPr>
              <w:ins w:id="574" w:author="Владимир Лаут" w:date="2021-04-13T16:5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75" w:author="Владимир Лаут" w:date="2021-04-13T16:58:00Z">
            <w:r w:rsidRPr="0069077A">
              <w:rPr>
                <w:rStyle w:val="af"/>
              </w:rPr>
              <w:fldChar w:fldCharType="begin"/>
            </w:r>
            <w:r w:rsidRPr="0069077A">
              <w:rPr>
                <w:rStyle w:val="af"/>
              </w:rPr>
              <w:instrText xml:space="preserve"> </w:instrText>
            </w:r>
            <w:r>
              <w:instrText>HYPERLINK \l "_Toc69225712"</w:instrText>
            </w:r>
            <w:r w:rsidRPr="0069077A">
              <w:rPr>
                <w:rStyle w:val="af"/>
              </w:rPr>
              <w:instrText xml:space="preserve"> </w:instrText>
            </w:r>
            <w:r w:rsidRPr="0069077A">
              <w:rPr>
                <w:rStyle w:val="af"/>
              </w:rPr>
              <w:fldChar w:fldCharType="separate"/>
            </w:r>
            <w:r w:rsidRPr="0069077A">
              <w:rPr>
                <w:rStyle w:val="af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9077A">
              <w:rPr>
                <w:rStyle w:val="af"/>
              </w:rPr>
              <w:t>Разделение полномочий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_Toc69225712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576" w:author="Владимир Лаут" w:date="2021-04-13T16:58:00Z"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  <w:r w:rsidRPr="0069077A">
              <w:rPr>
                <w:rStyle w:val="af"/>
              </w:rPr>
              <w:fldChar w:fldCharType="end"/>
            </w:r>
          </w:ins>
        </w:p>
        <w:p w14:paraId="205BE1BC" w14:textId="4267F1E6" w:rsidR="002209DD" w:rsidRDefault="002209DD">
          <w:pPr>
            <w:pStyle w:val="23"/>
            <w:tabs>
              <w:tab w:val="left" w:pos="1200"/>
            </w:tabs>
            <w:rPr>
              <w:ins w:id="577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578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"_Toc69225713"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6.1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Подход к разделению ролей и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_Toc69225713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79" w:author="Владимир Лаут" w:date="2021-04-13T16:58:00Z"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FEFB6C5" w14:textId="64CF9F10" w:rsidR="002209DD" w:rsidRDefault="002209DD">
          <w:pPr>
            <w:pStyle w:val="23"/>
            <w:tabs>
              <w:tab w:val="left" w:pos="1200"/>
            </w:tabs>
            <w:rPr>
              <w:ins w:id="580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581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"_Toc69225714"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6.2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Детальный состав Ролей и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_Toc69225714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82" w:author="Владимир Лаут" w:date="2021-04-13T16:58:00Z"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2A439CBA" w14:textId="3E34F091" w:rsidR="002209DD" w:rsidRDefault="002209DD">
          <w:pPr>
            <w:pStyle w:val="13"/>
            <w:rPr>
              <w:ins w:id="583" w:author="Владимир Лаут" w:date="2021-04-13T16:5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84" w:author="Владимир Лаут" w:date="2021-04-13T16:58:00Z">
            <w:r w:rsidRPr="0069077A">
              <w:rPr>
                <w:rStyle w:val="af"/>
              </w:rPr>
              <w:fldChar w:fldCharType="begin"/>
            </w:r>
            <w:r w:rsidRPr="0069077A">
              <w:rPr>
                <w:rStyle w:val="af"/>
              </w:rPr>
              <w:instrText xml:space="preserve"> </w:instrText>
            </w:r>
            <w:r>
              <w:instrText>HYPERLINK \l "_Toc69225715"</w:instrText>
            </w:r>
            <w:r w:rsidRPr="0069077A">
              <w:rPr>
                <w:rStyle w:val="af"/>
              </w:rPr>
              <w:instrText xml:space="preserve"> </w:instrText>
            </w:r>
            <w:r w:rsidRPr="0069077A">
              <w:rPr>
                <w:rStyle w:val="af"/>
              </w:rPr>
              <w:fldChar w:fldCharType="separate"/>
            </w:r>
            <w:r w:rsidRPr="0069077A">
              <w:rPr>
                <w:rStyle w:val="af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9077A">
              <w:rPr>
                <w:rStyle w:val="af"/>
              </w:rPr>
              <w:t>Информационная безопасность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_Toc69225715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585" w:author="Владимир Лаут" w:date="2021-04-13T16:58:00Z"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  <w:r w:rsidRPr="0069077A">
              <w:rPr>
                <w:rStyle w:val="af"/>
              </w:rPr>
              <w:fldChar w:fldCharType="end"/>
            </w:r>
          </w:ins>
        </w:p>
        <w:p w14:paraId="7EE05A77" w14:textId="438B501F" w:rsidR="002209DD" w:rsidRDefault="002209DD">
          <w:pPr>
            <w:pStyle w:val="13"/>
            <w:rPr>
              <w:ins w:id="586" w:author="Владимир Лаут" w:date="2021-04-13T16:5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87" w:author="Владимир Лаут" w:date="2021-04-13T16:58:00Z">
            <w:r w:rsidRPr="0069077A">
              <w:rPr>
                <w:rStyle w:val="af"/>
              </w:rPr>
              <w:fldChar w:fldCharType="begin"/>
            </w:r>
            <w:r w:rsidRPr="0069077A">
              <w:rPr>
                <w:rStyle w:val="af"/>
              </w:rPr>
              <w:instrText xml:space="preserve"> </w:instrText>
            </w:r>
            <w:r>
              <w:instrText>HYPERLINK \l "_Toc69225716"</w:instrText>
            </w:r>
            <w:r w:rsidRPr="0069077A">
              <w:rPr>
                <w:rStyle w:val="af"/>
              </w:rPr>
              <w:instrText xml:space="preserve"> </w:instrText>
            </w:r>
            <w:r w:rsidRPr="0069077A">
              <w:rPr>
                <w:rStyle w:val="af"/>
              </w:rPr>
              <w:fldChar w:fldCharType="separate"/>
            </w:r>
            <w:r w:rsidRPr="0069077A">
              <w:rPr>
                <w:rStyle w:val="af"/>
                <w:rFonts w:eastAsia="Calibri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9077A">
              <w:rPr>
                <w:rStyle w:val="af"/>
                <w:rFonts w:eastAsia="Calibri"/>
              </w:rPr>
              <w:t>Открытые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_Toc69225716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588" w:author="Владимир Лаут" w:date="2021-04-13T16:58:00Z"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  <w:r w:rsidRPr="0069077A">
              <w:rPr>
                <w:rStyle w:val="af"/>
              </w:rPr>
              <w:fldChar w:fldCharType="end"/>
            </w:r>
          </w:ins>
        </w:p>
        <w:p w14:paraId="7FFB91B2" w14:textId="4D071EC9" w:rsidR="002209DD" w:rsidRDefault="002209DD">
          <w:pPr>
            <w:pStyle w:val="13"/>
            <w:rPr>
              <w:ins w:id="589" w:author="Владимир Лаут" w:date="2021-04-13T16:5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90" w:author="Владимир Лаут" w:date="2021-04-13T16:58:00Z">
            <w:r w:rsidRPr="0069077A">
              <w:rPr>
                <w:rStyle w:val="af"/>
              </w:rPr>
              <w:fldChar w:fldCharType="begin"/>
            </w:r>
            <w:r w:rsidRPr="0069077A">
              <w:rPr>
                <w:rStyle w:val="af"/>
              </w:rPr>
              <w:instrText xml:space="preserve"> </w:instrText>
            </w:r>
            <w:r>
              <w:instrText>HYPERLINK \l "_Toc69225717"</w:instrText>
            </w:r>
            <w:r w:rsidRPr="0069077A">
              <w:rPr>
                <w:rStyle w:val="af"/>
              </w:rPr>
              <w:instrText xml:space="preserve"> </w:instrText>
            </w:r>
            <w:r w:rsidRPr="0069077A">
              <w:rPr>
                <w:rStyle w:val="af"/>
              </w:rPr>
              <w:fldChar w:fldCharType="separate"/>
            </w:r>
            <w:r w:rsidRPr="0069077A">
              <w:rPr>
                <w:rStyle w:val="af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9077A">
              <w:rPr>
                <w:rStyle w:val="af"/>
              </w:rPr>
              <w:t>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_Toc69225717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591" w:author="Владимир Лаут" w:date="2021-04-13T16:58:00Z"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  <w:r w:rsidRPr="0069077A">
              <w:rPr>
                <w:rStyle w:val="af"/>
              </w:rPr>
              <w:fldChar w:fldCharType="end"/>
            </w:r>
          </w:ins>
        </w:p>
        <w:p w14:paraId="71114D47" w14:textId="6CF26F15" w:rsidR="002209DD" w:rsidRDefault="002209DD">
          <w:pPr>
            <w:pStyle w:val="23"/>
            <w:tabs>
              <w:tab w:val="left" w:pos="1200"/>
            </w:tabs>
            <w:rPr>
              <w:ins w:id="592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593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"_Toc69225718"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9.1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Приложение 1: Альбом отчётных форм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_Toc69225718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94" w:author="Владимир Лаут" w:date="2021-04-13T16:58:00Z"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3FCE811F" w14:textId="69B48633" w:rsidR="002209DD" w:rsidRDefault="002209DD">
          <w:pPr>
            <w:pStyle w:val="23"/>
            <w:tabs>
              <w:tab w:val="left" w:pos="1200"/>
            </w:tabs>
            <w:rPr>
              <w:ins w:id="595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596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"_Toc69225721"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9.2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Приложение 2: Перечень 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_Toc69225721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97" w:author="Владимир Лаут" w:date="2021-04-13T16:58:00Z"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703C647D" w14:textId="6BF852C5" w:rsidR="002209DD" w:rsidRDefault="002209DD">
          <w:pPr>
            <w:pStyle w:val="23"/>
            <w:tabs>
              <w:tab w:val="left" w:pos="1200"/>
            </w:tabs>
            <w:rPr>
              <w:ins w:id="598" w:author="Владимир Лаут" w:date="2021-04-13T16:58:00Z"/>
              <w:rFonts w:eastAsiaTheme="minorEastAsia" w:cstheme="minorBidi"/>
              <w:b w:val="0"/>
              <w:noProof/>
              <w:lang w:eastAsia="ru-RU"/>
            </w:rPr>
          </w:pPr>
          <w:ins w:id="599" w:author="Владимир Лаут" w:date="2021-04-13T16:58:00Z">
            <w:r w:rsidRPr="0069077A">
              <w:rPr>
                <w:rStyle w:val="af"/>
                <w:noProof/>
              </w:rPr>
              <w:fldChar w:fldCharType="begin"/>
            </w:r>
            <w:r w:rsidRPr="0069077A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"_Toc69225722"</w:instrText>
            </w:r>
            <w:r w:rsidRPr="0069077A">
              <w:rPr>
                <w:rStyle w:val="af"/>
                <w:noProof/>
              </w:rPr>
              <w:instrText xml:space="preserve"> </w:instrText>
            </w:r>
            <w:r w:rsidRPr="0069077A">
              <w:rPr>
                <w:rStyle w:val="af"/>
                <w:noProof/>
              </w:rPr>
              <w:fldChar w:fldCharType="separate"/>
            </w:r>
            <w:r w:rsidRPr="0069077A">
              <w:rPr>
                <w:rStyle w:val="af"/>
                <w:noProof/>
              </w:rPr>
              <w:t>9.3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9077A">
              <w:rPr>
                <w:rStyle w:val="af"/>
                <w:noProof/>
              </w:rPr>
              <w:t>Приложение 3: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_Toc69225722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600" w:author="Владимир Лаут" w:date="2021-04-13T16:58:00Z"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  <w:r w:rsidRPr="0069077A">
              <w:rPr>
                <w:rStyle w:val="af"/>
                <w:noProof/>
              </w:rPr>
              <w:fldChar w:fldCharType="end"/>
            </w:r>
          </w:ins>
        </w:p>
        <w:p w14:paraId="40EA6E42" w14:textId="57E814A2" w:rsidR="00CC5041" w:rsidDel="00DD63DA" w:rsidRDefault="00CC5041">
          <w:pPr>
            <w:pStyle w:val="13"/>
            <w:rPr>
              <w:del w:id="601" w:author="Владимир Лаут" w:date="2020-04-10T21:4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602" w:author="Владимир Лаут" w:date="2020-04-10T21:40:00Z">
            <w:r w:rsidRPr="00DD63DA" w:rsidDel="00DD63DA">
              <w:rPr>
                <w:rPrChange w:id="603" w:author="Владимир Лаут" w:date="2020-04-10T21:40:00Z">
                  <w:rPr>
                    <w:rStyle w:val="af"/>
                  </w:rPr>
                </w:rPrChange>
              </w:rPr>
              <w:delText>1</w:delText>
            </w:r>
            <w:r w:rsidDel="00DD63DA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63DA" w:rsidDel="00DD63DA">
              <w:rPr>
                <w:rPrChange w:id="604" w:author="Владимир Лаут" w:date="2020-04-10T21:40:00Z">
                  <w:rPr>
                    <w:rStyle w:val="af"/>
                  </w:rPr>
                </w:rPrChange>
              </w:rPr>
              <w:delText>Глоссарий</w:delText>
            </w:r>
            <w:r w:rsidDel="00DD63DA">
              <w:rPr>
                <w:webHidden/>
              </w:rPr>
              <w:tab/>
            </w:r>
            <w:r w:rsidR="008467A5" w:rsidDel="00DD63DA">
              <w:rPr>
                <w:webHidden/>
              </w:rPr>
              <w:delText>7</w:delText>
            </w:r>
          </w:del>
        </w:p>
        <w:p w14:paraId="7C94B2D7" w14:textId="44968D32" w:rsidR="00CC5041" w:rsidDel="00DD63DA" w:rsidRDefault="00CC5041">
          <w:pPr>
            <w:pStyle w:val="13"/>
            <w:rPr>
              <w:del w:id="605" w:author="Владимир Лаут" w:date="2020-04-10T21:4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606" w:author="Владимир Лаут" w:date="2020-04-10T21:40:00Z">
            <w:r w:rsidRPr="00DD63DA" w:rsidDel="00DD63DA">
              <w:rPr>
                <w:rPrChange w:id="607" w:author="Владимир Лаут" w:date="2020-04-10T21:40:00Z">
                  <w:rPr>
                    <w:rStyle w:val="af"/>
                  </w:rPr>
                </w:rPrChange>
              </w:rPr>
              <w:delText>2</w:delText>
            </w:r>
            <w:r w:rsidDel="00DD63DA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63DA" w:rsidDel="00DD63DA">
              <w:rPr>
                <w:rPrChange w:id="608" w:author="Владимир Лаут" w:date="2020-04-10T21:40:00Z">
                  <w:rPr>
                    <w:rStyle w:val="af"/>
                  </w:rPr>
                </w:rPrChange>
              </w:rPr>
              <w:delText>Общие положения</w:delText>
            </w:r>
            <w:r w:rsidDel="00DD63DA">
              <w:rPr>
                <w:webHidden/>
              </w:rPr>
              <w:tab/>
            </w:r>
            <w:r w:rsidR="008467A5" w:rsidDel="00DD63DA">
              <w:rPr>
                <w:webHidden/>
              </w:rPr>
              <w:delText>7</w:delText>
            </w:r>
          </w:del>
        </w:p>
        <w:p w14:paraId="6F9DCC47" w14:textId="1A1292C7" w:rsidR="00CC5041" w:rsidDel="00DD63DA" w:rsidRDefault="00CC5041">
          <w:pPr>
            <w:pStyle w:val="23"/>
            <w:tabs>
              <w:tab w:val="left" w:pos="1200"/>
            </w:tabs>
            <w:rPr>
              <w:del w:id="609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610" w:author="Владимир Лаут" w:date="2020-04-10T21:40:00Z">
            <w:r w:rsidRPr="00DD63DA" w:rsidDel="00DD63DA">
              <w:rPr>
                <w:rPrChange w:id="611" w:author="Владимир Лаут" w:date="2020-04-10T21:40:00Z">
                  <w:rPr>
                    <w:rStyle w:val="af"/>
                    <w:noProof/>
                  </w:rPr>
                </w:rPrChange>
              </w:rPr>
              <w:delText>2.1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612" w:author="Владимир Лаут" w:date="2020-04-10T21:40:00Z">
                  <w:rPr>
                    <w:rStyle w:val="af"/>
                    <w:noProof/>
                  </w:rPr>
                </w:rPrChange>
              </w:rPr>
              <w:delText>Назначение документа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7</w:delText>
            </w:r>
          </w:del>
        </w:p>
        <w:p w14:paraId="13B2A879" w14:textId="0255CFB5" w:rsidR="00CC5041" w:rsidDel="00DD63DA" w:rsidRDefault="00CC5041">
          <w:pPr>
            <w:pStyle w:val="13"/>
            <w:rPr>
              <w:del w:id="613" w:author="Владимир Лаут" w:date="2020-04-10T21:4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614" w:author="Владимир Лаут" w:date="2020-04-10T21:40:00Z">
            <w:r w:rsidRPr="00DD63DA" w:rsidDel="00DD63DA">
              <w:rPr>
                <w:rPrChange w:id="615" w:author="Владимир Лаут" w:date="2020-04-10T21:40:00Z">
                  <w:rPr>
                    <w:rStyle w:val="af"/>
                  </w:rPr>
                </w:rPrChange>
              </w:rPr>
              <w:delText>3</w:delText>
            </w:r>
            <w:r w:rsidDel="00DD63DA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63DA" w:rsidDel="00DD63DA">
              <w:rPr>
                <w:rPrChange w:id="616" w:author="Владимир Лаут" w:date="2020-04-10T21:40:00Z">
                  <w:rPr>
                    <w:rStyle w:val="af"/>
                  </w:rPr>
                </w:rPrChange>
              </w:rPr>
              <w:delText>Гибкие отчёты (матрицы)</w:delText>
            </w:r>
            <w:r w:rsidDel="00DD63DA">
              <w:rPr>
                <w:webHidden/>
              </w:rPr>
              <w:tab/>
            </w:r>
            <w:r w:rsidR="008467A5" w:rsidDel="00DD63DA">
              <w:rPr>
                <w:webHidden/>
              </w:rPr>
              <w:delText>8</w:delText>
            </w:r>
          </w:del>
        </w:p>
        <w:p w14:paraId="47F5D3FE" w14:textId="5328CA16" w:rsidR="00CC5041" w:rsidDel="00DD63DA" w:rsidRDefault="00CC5041">
          <w:pPr>
            <w:pStyle w:val="23"/>
            <w:tabs>
              <w:tab w:val="left" w:pos="1200"/>
            </w:tabs>
            <w:rPr>
              <w:del w:id="617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618" w:author="Владимир Лаут" w:date="2020-04-10T21:40:00Z">
            <w:r w:rsidRPr="00DD63DA" w:rsidDel="00DD63DA">
              <w:rPr>
                <w:rPrChange w:id="619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3.1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620" w:author="Владимир Лаут" w:date="2020-04-10T21:40:00Z">
                  <w:rPr>
                    <w:rStyle w:val="af"/>
                    <w:noProof/>
                  </w:rPr>
                </w:rPrChange>
              </w:rPr>
              <w:delText>Гибкий отчет «PM-M01 Планирование и исполнение воздействий на производственные активы»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8</w:delText>
            </w:r>
          </w:del>
        </w:p>
        <w:p w14:paraId="3CD28D4B" w14:textId="5FC8CB97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2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22" w:author="Владимир Лаут" w:date="2020-04-10T21:40:00Z">
            <w:r w:rsidRPr="00DD63DA" w:rsidDel="00DD63DA">
              <w:rPr>
                <w:rPrChange w:id="623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3.1.1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24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8</w:delText>
            </w:r>
          </w:del>
        </w:p>
        <w:p w14:paraId="74833DCD" w14:textId="6641267B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2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26" w:author="Владимир Лаут" w:date="2020-04-10T21:40:00Z">
            <w:r w:rsidRPr="00DD63DA" w:rsidDel="00DD63DA">
              <w:rPr>
                <w:rPrChange w:id="627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3.1.2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28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8</w:delText>
            </w:r>
          </w:del>
        </w:p>
        <w:p w14:paraId="69E6CD38" w14:textId="38A72B82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2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30" w:author="Владимир Лаут" w:date="2020-04-10T21:40:00Z">
            <w:r w:rsidRPr="00DD63DA" w:rsidDel="00DD63DA">
              <w:rPr>
                <w:rPrChange w:id="631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3.1.3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32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9</w:delText>
            </w:r>
          </w:del>
        </w:p>
        <w:p w14:paraId="565BBEF9" w14:textId="2334F110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3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34" w:author="Владимир Лаут" w:date="2020-04-10T21:40:00Z">
            <w:r w:rsidRPr="00DD63DA" w:rsidDel="00DD63DA">
              <w:rPr>
                <w:rPrChange w:id="635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3.1.4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36" w:author="Владимир Лаут" w:date="2020-04-10T21:40:00Z">
                  <w:rPr>
                    <w:rStyle w:val="af"/>
                    <w:noProof/>
                  </w:rPr>
                </w:rPrChange>
              </w:rPr>
              <w:delText>Исходные наборы данных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9</w:delText>
            </w:r>
          </w:del>
        </w:p>
        <w:p w14:paraId="18BA4A4D" w14:textId="1848EED9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3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38" w:author="Владимир Лаут" w:date="2020-04-10T21:40:00Z">
            <w:r w:rsidRPr="00DD63DA" w:rsidDel="00DD63DA">
              <w:rPr>
                <w:rPrChange w:id="639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3.1.5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40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10</w:delText>
            </w:r>
          </w:del>
        </w:p>
        <w:p w14:paraId="3DC11868" w14:textId="0CA9C513" w:rsidR="00CC5041" w:rsidDel="00DD63DA" w:rsidRDefault="00CC5041">
          <w:pPr>
            <w:pStyle w:val="23"/>
            <w:tabs>
              <w:tab w:val="left" w:pos="1200"/>
            </w:tabs>
            <w:rPr>
              <w:del w:id="641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642" w:author="Владимир Лаут" w:date="2020-04-10T21:40:00Z">
            <w:r w:rsidRPr="00DD63DA" w:rsidDel="00DD63DA">
              <w:rPr>
                <w:rPrChange w:id="643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3.2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644" w:author="Владимир Лаут" w:date="2020-04-10T21:40:00Z">
                  <w:rPr>
                    <w:rStyle w:val="af"/>
                    <w:noProof/>
                  </w:rPr>
                </w:rPrChange>
              </w:rPr>
              <w:delText>Гибкий отчет «PM-M02 Заголовки, операции, материалы централизованных и локальных технологических карт»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12</w:delText>
            </w:r>
          </w:del>
        </w:p>
        <w:p w14:paraId="33D21C9B" w14:textId="49AF3413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4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46" w:author="Владимир Лаут" w:date="2020-04-10T21:40:00Z">
            <w:r w:rsidRPr="00DD63DA" w:rsidDel="00DD63DA">
              <w:rPr>
                <w:rPrChange w:id="647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3.2.1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48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12</w:delText>
            </w:r>
          </w:del>
        </w:p>
        <w:p w14:paraId="1EA04372" w14:textId="34024252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4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50" w:author="Владимир Лаут" w:date="2020-04-10T21:40:00Z">
            <w:r w:rsidRPr="00DD63DA" w:rsidDel="00DD63DA">
              <w:rPr>
                <w:rPrChange w:id="651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3.2.2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52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12</w:delText>
            </w:r>
          </w:del>
        </w:p>
        <w:p w14:paraId="05483DCA" w14:textId="146A8264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5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54" w:author="Владимир Лаут" w:date="2020-04-10T21:40:00Z">
            <w:r w:rsidRPr="00DD63DA" w:rsidDel="00DD63DA">
              <w:rPr>
                <w:rPrChange w:id="655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3.2.3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56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13</w:delText>
            </w:r>
          </w:del>
        </w:p>
        <w:p w14:paraId="3F772BE6" w14:textId="4C3E78FE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5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58" w:author="Владимир Лаут" w:date="2020-04-10T21:40:00Z">
            <w:r w:rsidRPr="00DD63DA" w:rsidDel="00DD63DA">
              <w:rPr>
                <w:rPrChange w:id="659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3.2.4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60" w:author="Владимир Лаут" w:date="2020-04-10T21:40:00Z">
                  <w:rPr>
                    <w:rStyle w:val="af"/>
                    <w:noProof/>
                  </w:rPr>
                </w:rPrChange>
              </w:rPr>
              <w:delText>Исходные наборы данных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13</w:delText>
            </w:r>
          </w:del>
        </w:p>
        <w:p w14:paraId="59DBF543" w14:textId="212D22F8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6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62" w:author="Владимир Лаут" w:date="2020-04-10T21:40:00Z">
            <w:r w:rsidRPr="00DD63DA" w:rsidDel="00DD63DA">
              <w:rPr>
                <w:rPrChange w:id="663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3.2.5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64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13</w:delText>
            </w:r>
          </w:del>
        </w:p>
        <w:p w14:paraId="665CFBF4" w14:textId="75306892" w:rsidR="00CC5041" w:rsidDel="00DD63DA" w:rsidRDefault="00CC5041">
          <w:pPr>
            <w:pStyle w:val="23"/>
            <w:tabs>
              <w:tab w:val="left" w:pos="1200"/>
            </w:tabs>
            <w:rPr>
              <w:del w:id="665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666" w:author="Владимир Лаут" w:date="2020-04-10T21:40:00Z">
            <w:r w:rsidRPr="00DD63DA" w:rsidDel="00DD63DA">
              <w:rPr>
                <w:rPrChange w:id="667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3.3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668" w:author="Владимир Лаут" w:date="2020-04-10T21:40:00Z">
                  <w:rPr>
                    <w:rStyle w:val="af"/>
                    <w:noProof/>
                  </w:rPr>
                </w:rPrChange>
              </w:rPr>
              <w:delText>Гибкий отчет «PM-M03 Спецификации ТОРО»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13</w:delText>
            </w:r>
          </w:del>
        </w:p>
        <w:p w14:paraId="183AC012" w14:textId="582C73F7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6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70" w:author="Владимир Лаут" w:date="2020-04-10T21:40:00Z">
            <w:r w:rsidRPr="00DD63DA" w:rsidDel="00DD63DA">
              <w:rPr>
                <w:rPrChange w:id="671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3.3.1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72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13</w:delText>
            </w:r>
          </w:del>
        </w:p>
        <w:p w14:paraId="20E732C1" w14:textId="5F3290AA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7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74" w:author="Владимир Лаут" w:date="2020-04-10T21:40:00Z">
            <w:r w:rsidRPr="00DD63DA" w:rsidDel="00DD63DA">
              <w:rPr>
                <w:rPrChange w:id="675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3.3.2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76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14</w:delText>
            </w:r>
          </w:del>
        </w:p>
        <w:p w14:paraId="6092E323" w14:textId="13604E9B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7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78" w:author="Владимир Лаут" w:date="2020-04-10T21:40:00Z">
            <w:r w:rsidRPr="00DD63DA" w:rsidDel="00DD63DA">
              <w:rPr>
                <w:rPrChange w:id="679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3.3.3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80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14</w:delText>
            </w:r>
          </w:del>
        </w:p>
        <w:p w14:paraId="7E20AB6C" w14:textId="3168A2B9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8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82" w:author="Владимир Лаут" w:date="2020-04-10T21:40:00Z">
            <w:r w:rsidRPr="00DD63DA" w:rsidDel="00DD63DA">
              <w:rPr>
                <w:rPrChange w:id="683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3.3.4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84" w:author="Владимир Лаут" w:date="2020-04-10T21:40:00Z">
                  <w:rPr>
                    <w:rStyle w:val="af"/>
                    <w:noProof/>
                  </w:rPr>
                </w:rPrChange>
              </w:rPr>
              <w:delText>Исходные наборы данных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14</w:delText>
            </w:r>
          </w:del>
        </w:p>
        <w:p w14:paraId="465D5C26" w14:textId="6C4BC13C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8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86" w:author="Владимир Лаут" w:date="2020-04-10T21:40:00Z">
            <w:r w:rsidRPr="00DD63DA" w:rsidDel="00DD63DA">
              <w:rPr>
                <w:rPrChange w:id="687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3.3.5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88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14</w:delText>
            </w:r>
          </w:del>
        </w:p>
        <w:p w14:paraId="06A4F8D9" w14:textId="50ADF395" w:rsidR="00CC5041" w:rsidDel="00DD63DA" w:rsidRDefault="00CC5041">
          <w:pPr>
            <w:pStyle w:val="23"/>
            <w:tabs>
              <w:tab w:val="left" w:pos="1200"/>
            </w:tabs>
            <w:rPr>
              <w:del w:id="689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690" w:author="Владимир Лаут" w:date="2020-04-10T21:40:00Z">
            <w:r w:rsidRPr="00DD63DA" w:rsidDel="00DD63DA">
              <w:rPr>
                <w:rPrChange w:id="691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3.4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692" w:author="Владимир Лаут" w:date="2020-04-10T21:40:00Z">
                  <w:rPr>
                    <w:rStyle w:val="af"/>
                    <w:noProof/>
                  </w:rPr>
                </w:rPrChange>
              </w:rPr>
              <w:delText>Гибкий отчет «PM-M05 Бюджет воздействий»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14</w:delText>
            </w:r>
          </w:del>
        </w:p>
        <w:p w14:paraId="01EB448C" w14:textId="77753D04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9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94" w:author="Владимир Лаут" w:date="2020-04-10T21:40:00Z">
            <w:r w:rsidRPr="00DD63DA" w:rsidDel="00DD63DA">
              <w:rPr>
                <w:rPrChange w:id="695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3.4.1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696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14</w:delText>
            </w:r>
          </w:del>
        </w:p>
        <w:p w14:paraId="39B16CAD" w14:textId="508B492A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69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698" w:author="Владимир Лаут" w:date="2020-04-10T21:40:00Z">
            <w:r w:rsidRPr="00DD63DA" w:rsidDel="00DD63DA">
              <w:rPr>
                <w:rPrChange w:id="699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3.4.2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00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15</w:delText>
            </w:r>
          </w:del>
        </w:p>
        <w:p w14:paraId="66A2FD11" w14:textId="3705FB99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0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02" w:author="Владимир Лаут" w:date="2020-04-10T21:40:00Z">
            <w:r w:rsidRPr="00DD63DA" w:rsidDel="00DD63DA">
              <w:rPr>
                <w:rPrChange w:id="703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3.4.3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04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15</w:delText>
            </w:r>
          </w:del>
        </w:p>
        <w:p w14:paraId="15D36C51" w14:textId="4F0C3E37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0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06" w:author="Владимир Лаут" w:date="2020-04-10T21:40:00Z">
            <w:r w:rsidRPr="00DD63DA" w:rsidDel="00DD63DA">
              <w:rPr>
                <w:rPrChange w:id="707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3.4.4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08" w:author="Владимир Лаут" w:date="2020-04-10T21:40:00Z">
                  <w:rPr>
                    <w:rStyle w:val="af"/>
                    <w:noProof/>
                  </w:rPr>
                </w:rPrChange>
              </w:rPr>
              <w:delText>Исходные наборы данных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15</w:delText>
            </w:r>
          </w:del>
        </w:p>
        <w:p w14:paraId="6AEF0B8E" w14:textId="56022701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0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10" w:author="Владимир Лаут" w:date="2020-04-10T21:40:00Z">
            <w:r w:rsidRPr="00DD63DA" w:rsidDel="00DD63DA">
              <w:rPr>
                <w:rPrChange w:id="711" w:author="Владимир Лаут" w:date="2020-04-10T21:40:00Z">
                  <w:rPr>
                    <w:rStyle w:val="af"/>
                    <w:noProof/>
                  </w:rPr>
                </w:rPrChange>
              </w:rPr>
              <w:delText>3.4.5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12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16</w:delText>
            </w:r>
          </w:del>
        </w:p>
        <w:p w14:paraId="6F9B4643" w14:textId="04912719" w:rsidR="00CC5041" w:rsidDel="00DD63DA" w:rsidRDefault="00CC5041">
          <w:pPr>
            <w:pStyle w:val="13"/>
            <w:rPr>
              <w:del w:id="713" w:author="Владимир Лаут" w:date="2020-04-10T21:4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714" w:author="Владимир Лаут" w:date="2020-04-10T21:40:00Z">
            <w:r w:rsidRPr="00DD63DA" w:rsidDel="00DD63DA">
              <w:rPr>
                <w:rPrChange w:id="715" w:author="Владимир Лаут" w:date="2020-04-10T21:40:00Z">
                  <w:rPr>
                    <w:rStyle w:val="af"/>
                  </w:rPr>
                </w:rPrChange>
              </w:rPr>
              <w:delText>4</w:delText>
            </w:r>
            <w:r w:rsidDel="00DD63DA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63DA" w:rsidDel="00DD63DA">
              <w:rPr>
                <w:rPrChange w:id="716" w:author="Владимир Лаут" w:date="2020-04-10T21:40:00Z">
                  <w:rPr>
                    <w:rStyle w:val="af"/>
                  </w:rPr>
                </w:rPrChange>
              </w:rPr>
              <w:delText>Фиксированные отчёты</w:delText>
            </w:r>
            <w:r w:rsidDel="00DD63DA">
              <w:rPr>
                <w:webHidden/>
              </w:rPr>
              <w:tab/>
            </w:r>
            <w:r w:rsidR="008467A5" w:rsidDel="00DD63DA">
              <w:rPr>
                <w:webHidden/>
              </w:rPr>
              <w:delText>16</w:delText>
            </w:r>
          </w:del>
        </w:p>
        <w:p w14:paraId="32E365F6" w14:textId="69D112E0" w:rsidR="00CC5041" w:rsidDel="00DD63DA" w:rsidRDefault="00CC5041">
          <w:pPr>
            <w:pStyle w:val="23"/>
            <w:tabs>
              <w:tab w:val="left" w:pos="1200"/>
            </w:tabs>
            <w:rPr>
              <w:del w:id="717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718" w:author="Владимир Лаут" w:date="2020-04-10T21:40:00Z">
            <w:r w:rsidRPr="00DD63DA" w:rsidDel="00DD63DA">
              <w:rPr>
                <w:rPrChange w:id="719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4.1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720" w:author="Владимир Лаут" w:date="2020-04-10T21:40:00Z">
                  <w:rPr>
                    <w:rStyle w:val="af"/>
                    <w:noProof/>
                  </w:rPr>
                </w:rPrChange>
              </w:rPr>
              <w:delText>Фиксированный отчет «PM-R01 Дефектная ведомость»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16</w:delText>
            </w:r>
          </w:del>
        </w:p>
        <w:p w14:paraId="58CB5E51" w14:textId="58C9B6FF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2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22" w:author="Владимир Лаут" w:date="2020-04-10T21:40:00Z">
            <w:r w:rsidRPr="00DD63DA" w:rsidDel="00DD63DA">
              <w:rPr>
                <w:rPrChange w:id="723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4.1.1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24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16</w:delText>
            </w:r>
          </w:del>
        </w:p>
        <w:p w14:paraId="0CEE1C00" w14:textId="4E87B17C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2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26" w:author="Владимир Лаут" w:date="2020-04-10T21:40:00Z">
            <w:r w:rsidRPr="00DD63DA" w:rsidDel="00DD63DA">
              <w:rPr>
                <w:rPrChange w:id="727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4.1.2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28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16</w:delText>
            </w:r>
          </w:del>
        </w:p>
        <w:p w14:paraId="25B4E5EC" w14:textId="15DAFAC3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2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30" w:author="Владимир Лаут" w:date="2020-04-10T21:40:00Z">
            <w:r w:rsidRPr="00DD63DA" w:rsidDel="00DD63DA">
              <w:rPr>
                <w:rPrChange w:id="731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4.1.3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32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Обоснование реализации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17</w:delText>
            </w:r>
          </w:del>
        </w:p>
        <w:p w14:paraId="27E551DF" w14:textId="367A1727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3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34" w:author="Владимир Лаут" w:date="2020-04-10T21:40:00Z">
            <w:r w:rsidRPr="00DD63DA" w:rsidDel="00DD63DA">
              <w:rPr>
                <w:rPrChange w:id="735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4.1.4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36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17</w:delText>
            </w:r>
          </w:del>
        </w:p>
        <w:p w14:paraId="2382A843" w14:textId="5194E761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3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38" w:author="Владимир Лаут" w:date="2020-04-10T21:40:00Z">
            <w:r w:rsidRPr="00DD63DA" w:rsidDel="00DD63DA">
              <w:rPr>
                <w:rPrChange w:id="739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4.1.5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40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17</w:delText>
            </w:r>
          </w:del>
        </w:p>
        <w:p w14:paraId="667DDA6B" w14:textId="4F6BB364" w:rsidR="00CC5041" w:rsidDel="00DD63DA" w:rsidRDefault="00CC5041">
          <w:pPr>
            <w:pStyle w:val="23"/>
            <w:tabs>
              <w:tab w:val="left" w:pos="1200"/>
            </w:tabs>
            <w:rPr>
              <w:del w:id="741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742" w:author="Владимир Лаут" w:date="2020-04-10T21:40:00Z">
            <w:r w:rsidRPr="00DD63DA" w:rsidDel="00DD63DA">
              <w:rPr>
                <w:rPrChange w:id="743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4.2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744" w:author="Владимир Лаут" w:date="2020-04-10T21:40:00Z">
                  <w:rPr>
                    <w:rStyle w:val="af"/>
                    <w:noProof/>
                  </w:rPr>
                </w:rPrChange>
              </w:rPr>
              <w:delText>Фиксированный отчет «PM-R02 График ремонтов»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17</w:delText>
            </w:r>
          </w:del>
        </w:p>
        <w:p w14:paraId="05313109" w14:textId="1088ADB7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4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46" w:author="Владимир Лаут" w:date="2020-04-10T21:40:00Z">
            <w:r w:rsidRPr="00DD63DA" w:rsidDel="00DD63DA">
              <w:rPr>
                <w:rPrChange w:id="747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4.2.1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48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17</w:delText>
            </w:r>
          </w:del>
        </w:p>
        <w:p w14:paraId="4B32EAE7" w14:textId="7934683B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4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50" w:author="Владимир Лаут" w:date="2020-04-10T21:40:00Z">
            <w:r w:rsidRPr="00DD63DA" w:rsidDel="00DD63DA">
              <w:rPr>
                <w:rPrChange w:id="751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4.2.2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52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17</w:delText>
            </w:r>
          </w:del>
        </w:p>
        <w:p w14:paraId="7B6A8871" w14:textId="33BFCADC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5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54" w:author="Владимир Лаут" w:date="2020-04-10T21:40:00Z">
            <w:r w:rsidRPr="00DD63DA" w:rsidDel="00DD63DA">
              <w:rPr>
                <w:rPrChange w:id="755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4.2.3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56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Обоснование реализации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17</w:delText>
            </w:r>
          </w:del>
        </w:p>
        <w:p w14:paraId="41013FCD" w14:textId="12CADDBB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5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58" w:author="Владимир Лаут" w:date="2020-04-10T21:40:00Z">
            <w:r w:rsidRPr="00DD63DA" w:rsidDel="00DD63DA">
              <w:rPr>
                <w:rPrChange w:id="759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4.2.4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60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18</w:delText>
            </w:r>
          </w:del>
        </w:p>
        <w:p w14:paraId="67F972E9" w14:textId="5CD9225E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6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62" w:author="Владимир Лаут" w:date="2020-04-10T21:40:00Z">
            <w:r w:rsidRPr="00DD63DA" w:rsidDel="00DD63DA">
              <w:rPr>
                <w:rPrChange w:id="763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4.2.5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64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18</w:delText>
            </w:r>
          </w:del>
        </w:p>
        <w:p w14:paraId="67BA53DF" w14:textId="796A1E4E" w:rsidR="00CC5041" w:rsidDel="00DD63DA" w:rsidRDefault="00CC5041">
          <w:pPr>
            <w:pStyle w:val="23"/>
            <w:tabs>
              <w:tab w:val="left" w:pos="1200"/>
            </w:tabs>
            <w:rPr>
              <w:del w:id="765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766" w:author="Владимир Лаут" w:date="2020-04-10T21:40:00Z">
            <w:r w:rsidRPr="00DD63DA" w:rsidDel="00DD63DA">
              <w:rPr>
                <w:rPrChange w:id="767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4.3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768" w:author="Владимир Лаут" w:date="2020-04-10T21:40:00Z">
                  <w:rPr>
                    <w:rStyle w:val="af"/>
                    <w:noProof/>
                  </w:rPr>
                </w:rPrChange>
              </w:rPr>
              <w:delText>Фиксированный отчет «PM-R03 График остановочных ремонтов»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18</w:delText>
            </w:r>
          </w:del>
        </w:p>
        <w:p w14:paraId="72307C2F" w14:textId="4F35A7C9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6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70" w:author="Владимир Лаут" w:date="2020-04-10T21:40:00Z">
            <w:r w:rsidRPr="00DD63DA" w:rsidDel="00DD63DA">
              <w:rPr>
                <w:rPrChange w:id="771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4.3.1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72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18</w:delText>
            </w:r>
          </w:del>
        </w:p>
        <w:p w14:paraId="4918FFAD" w14:textId="0698341A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7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74" w:author="Владимир Лаут" w:date="2020-04-10T21:40:00Z">
            <w:r w:rsidRPr="00DD63DA" w:rsidDel="00DD63DA">
              <w:rPr>
                <w:rPrChange w:id="775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4.3.2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76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18</w:delText>
            </w:r>
          </w:del>
        </w:p>
        <w:p w14:paraId="5F155933" w14:textId="45684144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7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78" w:author="Владимир Лаут" w:date="2020-04-10T21:40:00Z">
            <w:r w:rsidRPr="00DD63DA" w:rsidDel="00DD63DA">
              <w:rPr>
                <w:rPrChange w:id="779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4.3.3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80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Обоснование реализации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18</w:delText>
            </w:r>
          </w:del>
        </w:p>
        <w:p w14:paraId="510BF30F" w14:textId="280CDF8D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8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82" w:author="Владимир Лаут" w:date="2020-04-10T21:40:00Z">
            <w:r w:rsidRPr="00DD63DA" w:rsidDel="00DD63DA">
              <w:rPr>
                <w:rPrChange w:id="783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4.3.4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84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18</w:delText>
            </w:r>
          </w:del>
        </w:p>
        <w:p w14:paraId="5278781D" w14:textId="7598EA98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8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86" w:author="Владимир Лаут" w:date="2020-04-10T21:40:00Z">
            <w:r w:rsidRPr="00DD63DA" w:rsidDel="00DD63DA">
              <w:rPr>
                <w:rPrChange w:id="787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4.3.5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88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19</w:delText>
            </w:r>
          </w:del>
        </w:p>
        <w:p w14:paraId="72A4DF6D" w14:textId="5C598E7F" w:rsidR="00CC5041" w:rsidDel="00DD63DA" w:rsidRDefault="00CC5041">
          <w:pPr>
            <w:pStyle w:val="23"/>
            <w:tabs>
              <w:tab w:val="left" w:pos="1200"/>
            </w:tabs>
            <w:rPr>
              <w:del w:id="789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790" w:author="Владимир Лаут" w:date="2020-04-10T21:40:00Z">
            <w:r w:rsidRPr="00DD63DA" w:rsidDel="00DD63DA">
              <w:rPr>
                <w:rPrChange w:id="791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4.4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792" w:author="Владимир Лаут" w:date="2020-04-10T21:40:00Z">
                  <w:rPr>
                    <w:rStyle w:val="af"/>
                    <w:noProof/>
                  </w:rPr>
                </w:rPrChange>
              </w:rPr>
              <w:delText>Фиксированный отчет «PM-R05 Отчёт о состоянии подменного фонда»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19</w:delText>
            </w:r>
          </w:del>
        </w:p>
        <w:p w14:paraId="3A1C5235" w14:textId="2D093F85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9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94" w:author="Владимир Лаут" w:date="2020-04-10T21:40:00Z">
            <w:r w:rsidRPr="00DD63DA" w:rsidDel="00DD63DA">
              <w:rPr>
                <w:rPrChange w:id="795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4.4.1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796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19</w:delText>
            </w:r>
          </w:del>
        </w:p>
        <w:p w14:paraId="6B8A8D99" w14:textId="714A2143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79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798" w:author="Владимир Лаут" w:date="2020-04-10T21:40:00Z">
            <w:r w:rsidRPr="00DD63DA" w:rsidDel="00DD63DA">
              <w:rPr>
                <w:rPrChange w:id="799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4.4.2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00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19</w:delText>
            </w:r>
          </w:del>
        </w:p>
        <w:p w14:paraId="3D671853" w14:textId="1FE4BDAF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0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02" w:author="Владимир Лаут" w:date="2020-04-10T21:40:00Z">
            <w:r w:rsidRPr="00DD63DA" w:rsidDel="00DD63DA">
              <w:rPr>
                <w:rPrChange w:id="803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4.4.3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04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Обоснование реализации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19</w:delText>
            </w:r>
          </w:del>
        </w:p>
        <w:p w14:paraId="371CF7CD" w14:textId="04B7D9EF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0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06" w:author="Владимир Лаут" w:date="2020-04-10T21:40:00Z">
            <w:r w:rsidRPr="00DD63DA" w:rsidDel="00DD63DA">
              <w:rPr>
                <w:rPrChange w:id="807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4.4.4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08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19</w:delText>
            </w:r>
          </w:del>
        </w:p>
        <w:p w14:paraId="6D5B5088" w14:textId="1FEEE5B3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0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10" w:author="Владимир Лаут" w:date="2020-04-10T21:40:00Z">
            <w:r w:rsidRPr="00DD63DA" w:rsidDel="00DD63DA">
              <w:rPr>
                <w:rPrChange w:id="811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4.4.5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12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20</w:delText>
            </w:r>
          </w:del>
        </w:p>
        <w:p w14:paraId="632D622C" w14:textId="79ACD0E1" w:rsidR="00CC5041" w:rsidDel="00DD63DA" w:rsidRDefault="00CC5041">
          <w:pPr>
            <w:pStyle w:val="23"/>
            <w:tabs>
              <w:tab w:val="left" w:pos="1200"/>
            </w:tabs>
            <w:rPr>
              <w:del w:id="813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814" w:author="Владимир Лаут" w:date="2020-04-10T21:40:00Z">
            <w:r w:rsidRPr="00DD63DA" w:rsidDel="00DD63DA">
              <w:rPr>
                <w:rPrChange w:id="815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4.5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816" w:author="Владимир Лаут" w:date="2020-04-10T21:40:00Z">
                  <w:rPr>
                    <w:rStyle w:val="af"/>
                    <w:noProof/>
                  </w:rPr>
                </w:rPrChange>
              </w:rPr>
              <w:delText>Фиксированный отчет «PM-R06 Сводный план-факт ППА»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20</w:delText>
            </w:r>
          </w:del>
        </w:p>
        <w:p w14:paraId="5F1C1A0F" w14:textId="0E35832E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1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18" w:author="Владимир Лаут" w:date="2020-04-10T21:40:00Z">
            <w:r w:rsidRPr="00DD63DA" w:rsidDel="00DD63DA">
              <w:rPr>
                <w:rPrChange w:id="819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4.5.1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20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20</w:delText>
            </w:r>
          </w:del>
        </w:p>
        <w:p w14:paraId="542096C0" w14:textId="46D286A0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2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22" w:author="Владимир Лаут" w:date="2020-04-10T21:40:00Z">
            <w:r w:rsidRPr="00DD63DA" w:rsidDel="00DD63DA">
              <w:rPr>
                <w:rPrChange w:id="823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4.5.2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24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20</w:delText>
            </w:r>
          </w:del>
        </w:p>
        <w:p w14:paraId="014433C6" w14:textId="298D92A4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2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26" w:author="Владимир Лаут" w:date="2020-04-10T21:40:00Z">
            <w:r w:rsidRPr="00DD63DA" w:rsidDel="00DD63DA">
              <w:rPr>
                <w:rPrChange w:id="827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4.5.3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28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Обоснование реализации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21</w:delText>
            </w:r>
          </w:del>
        </w:p>
        <w:p w14:paraId="3082D540" w14:textId="53D0DE53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2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30" w:author="Владимир Лаут" w:date="2020-04-10T21:40:00Z">
            <w:r w:rsidRPr="00DD63DA" w:rsidDel="00DD63DA">
              <w:rPr>
                <w:rPrChange w:id="831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4.5.4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32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21</w:delText>
            </w:r>
          </w:del>
        </w:p>
        <w:p w14:paraId="263BB312" w14:textId="55F0877C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3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34" w:author="Владимир Лаут" w:date="2020-04-10T21:40:00Z">
            <w:r w:rsidRPr="00DD63DA" w:rsidDel="00DD63DA">
              <w:rPr>
                <w:rPrChange w:id="835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4.5.5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36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21</w:delText>
            </w:r>
          </w:del>
        </w:p>
        <w:p w14:paraId="5B518F12" w14:textId="285DEEE4" w:rsidR="00CC5041" w:rsidDel="00DD63DA" w:rsidRDefault="00CC5041">
          <w:pPr>
            <w:pStyle w:val="23"/>
            <w:tabs>
              <w:tab w:val="left" w:pos="1200"/>
            </w:tabs>
            <w:rPr>
              <w:del w:id="837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838" w:author="Владимир Лаут" w:date="2020-04-10T21:40:00Z">
            <w:r w:rsidRPr="00DD63DA" w:rsidDel="00DD63DA">
              <w:rPr>
                <w:rPrChange w:id="839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4.6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840" w:author="Владимир Лаут" w:date="2020-04-10T21:40:00Z">
                  <w:rPr>
                    <w:rStyle w:val="af"/>
                    <w:noProof/>
                  </w:rPr>
                </w:rPrChange>
              </w:rPr>
              <w:delText>Фиксированный отчет «PM-R07 Детальный план-факт ППА»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21</w:delText>
            </w:r>
          </w:del>
        </w:p>
        <w:p w14:paraId="62EA7958" w14:textId="7DFA5A9D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4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42" w:author="Владимир Лаут" w:date="2020-04-10T21:40:00Z">
            <w:r w:rsidRPr="00DD63DA" w:rsidDel="00DD63DA">
              <w:rPr>
                <w:rPrChange w:id="843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4.6.1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44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21</w:delText>
            </w:r>
          </w:del>
        </w:p>
        <w:p w14:paraId="583E185B" w14:textId="3EE46A4D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4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46" w:author="Владимир Лаут" w:date="2020-04-10T21:40:00Z">
            <w:r w:rsidRPr="00DD63DA" w:rsidDel="00DD63DA">
              <w:rPr>
                <w:rPrChange w:id="847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4.6.2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48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21</w:delText>
            </w:r>
          </w:del>
        </w:p>
        <w:p w14:paraId="613950C5" w14:textId="1661B9CA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4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50" w:author="Владимир Лаут" w:date="2020-04-10T21:40:00Z">
            <w:r w:rsidRPr="00DD63DA" w:rsidDel="00DD63DA">
              <w:rPr>
                <w:rPrChange w:id="851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4.6.3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52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Обоснование реализации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22</w:delText>
            </w:r>
          </w:del>
        </w:p>
        <w:p w14:paraId="6EDC7D1D" w14:textId="6CE6F2FD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5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54" w:author="Владимир Лаут" w:date="2020-04-10T21:40:00Z">
            <w:r w:rsidRPr="00DD63DA" w:rsidDel="00DD63DA">
              <w:rPr>
                <w:rPrChange w:id="855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4.6.4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56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22</w:delText>
            </w:r>
          </w:del>
        </w:p>
        <w:p w14:paraId="1BB8C2CA" w14:textId="6D867213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5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58" w:author="Владимир Лаут" w:date="2020-04-10T21:40:00Z">
            <w:r w:rsidRPr="00DD63DA" w:rsidDel="00DD63DA">
              <w:rPr>
                <w:rPrChange w:id="859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4.6.5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60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22</w:delText>
            </w:r>
          </w:del>
        </w:p>
        <w:p w14:paraId="1A157F99" w14:textId="28EA48FF" w:rsidR="00CC5041" w:rsidDel="00DD63DA" w:rsidRDefault="00CC5041">
          <w:pPr>
            <w:pStyle w:val="23"/>
            <w:tabs>
              <w:tab w:val="left" w:pos="1200"/>
            </w:tabs>
            <w:rPr>
              <w:del w:id="861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862" w:author="Владимир Лаут" w:date="2020-04-10T21:40:00Z">
            <w:r w:rsidRPr="00DD63DA" w:rsidDel="00DD63DA">
              <w:rPr>
                <w:rPrChange w:id="863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4.7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864" w:author="Владимир Лаут" w:date="2020-04-10T21:40:00Z">
                  <w:rPr>
                    <w:rStyle w:val="af"/>
                    <w:noProof/>
                  </w:rPr>
                </w:rPrChange>
              </w:rPr>
              <w:delText>Фиксированный отчет «PM-R08 Корректировка ППА»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22</w:delText>
            </w:r>
          </w:del>
        </w:p>
        <w:p w14:paraId="45CCDD9C" w14:textId="3C26FECA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6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66" w:author="Владимир Лаут" w:date="2020-04-10T21:40:00Z">
            <w:r w:rsidRPr="00DD63DA" w:rsidDel="00DD63DA">
              <w:rPr>
                <w:rPrChange w:id="867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4.7.1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68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22</w:delText>
            </w:r>
          </w:del>
        </w:p>
        <w:p w14:paraId="5F5E7905" w14:textId="02E3CCC2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6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70" w:author="Владимир Лаут" w:date="2020-04-10T21:40:00Z">
            <w:r w:rsidRPr="00DD63DA" w:rsidDel="00DD63DA">
              <w:rPr>
                <w:rPrChange w:id="871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4.7.2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72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23</w:delText>
            </w:r>
          </w:del>
        </w:p>
        <w:p w14:paraId="46559C5E" w14:textId="37B45186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7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74" w:author="Владимир Лаут" w:date="2020-04-10T21:40:00Z">
            <w:r w:rsidRPr="00DD63DA" w:rsidDel="00DD63DA">
              <w:rPr>
                <w:rPrChange w:id="875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4.7.3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76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Обоснование реализации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23</w:delText>
            </w:r>
          </w:del>
        </w:p>
        <w:p w14:paraId="5D5C9D09" w14:textId="4E4AF6DA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7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78" w:author="Владимир Лаут" w:date="2020-04-10T21:40:00Z">
            <w:r w:rsidRPr="00DD63DA" w:rsidDel="00DD63DA">
              <w:rPr>
                <w:rPrChange w:id="879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4.7.4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80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23</w:delText>
            </w:r>
          </w:del>
        </w:p>
        <w:p w14:paraId="450148C5" w14:textId="750D65DD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8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82" w:author="Владимир Лаут" w:date="2020-04-10T21:40:00Z">
            <w:r w:rsidRPr="00DD63DA" w:rsidDel="00DD63DA">
              <w:rPr>
                <w:rPrChange w:id="883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4.7.5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84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23</w:delText>
            </w:r>
          </w:del>
        </w:p>
        <w:p w14:paraId="5D5199FC" w14:textId="0598C799" w:rsidR="00CC5041" w:rsidDel="00DD63DA" w:rsidRDefault="00CC5041">
          <w:pPr>
            <w:pStyle w:val="23"/>
            <w:tabs>
              <w:tab w:val="left" w:pos="1200"/>
            </w:tabs>
            <w:rPr>
              <w:del w:id="885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886" w:author="Владимир Лаут" w:date="2020-04-10T21:40:00Z">
            <w:r w:rsidRPr="00DD63DA" w:rsidDel="00DD63DA">
              <w:rPr>
                <w:rPrChange w:id="887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4.8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888" w:author="Владимир Лаут" w:date="2020-04-10T21:40:00Z">
                  <w:rPr>
                    <w:rStyle w:val="af"/>
                    <w:noProof/>
                  </w:rPr>
                </w:rPrChange>
              </w:rPr>
              <w:delText>Фиксированный отчет «PM-T06 Отчет по корректности типовой структуры ЕО»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25</w:delText>
            </w:r>
          </w:del>
        </w:p>
        <w:p w14:paraId="1E8D5262" w14:textId="0B1EFECC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8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90" w:author="Владимир Лаут" w:date="2020-04-10T21:40:00Z">
            <w:r w:rsidRPr="00DD63DA" w:rsidDel="00DD63DA">
              <w:rPr>
                <w:rPrChange w:id="891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4.8.1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92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25</w:delText>
            </w:r>
          </w:del>
        </w:p>
        <w:p w14:paraId="2E9E3A6A" w14:textId="57FE1612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9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94" w:author="Владимир Лаут" w:date="2020-04-10T21:40:00Z">
            <w:r w:rsidRPr="00DD63DA" w:rsidDel="00DD63DA">
              <w:rPr>
                <w:rPrChange w:id="895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4.8.2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896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25</w:delText>
            </w:r>
          </w:del>
        </w:p>
        <w:p w14:paraId="0733D2EC" w14:textId="3FA126BB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89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898" w:author="Владимир Лаут" w:date="2020-04-10T21:40:00Z">
            <w:r w:rsidRPr="00DD63DA" w:rsidDel="00DD63DA">
              <w:rPr>
                <w:rPrChange w:id="899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4.8.3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900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Обоснование реализации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25</w:delText>
            </w:r>
          </w:del>
        </w:p>
        <w:p w14:paraId="6A2F561D" w14:textId="7AE6384C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90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902" w:author="Владимир Лаут" w:date="2020-04-10T21:40:00Z">
            <w:r w:rsidRPr="00DD63DA" w:rsidDel="00DD63DA">
              <w:rPr>
                <w:rPrChange w:id="903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4.8.4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904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25</w:delText>
            </w:r>
          </w:del>
        </w:p>
        <w:p w14:paraId="35078116" w14:textId="5FBAD9C1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90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906" w:author="Владимир Лаут" w:date="2020-04-10T21:40:00Z">
            <w:r w:rsidRPr="00DD63DA" w:rsidDel="00DD63DA">
              <w:rPr>
                <w:rPrChange w:id="907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4.8.5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908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25</w:delText>
            </w:r>
          </w:del>
        </w:p>
        <w:p w14:paraId="7BEFE7B4" w14:textId="6A2E77B2" w:rsidR="00CC5041" w:rsidDel="00DD63DA" w:rsidRDefault="00CC5041">
          <w:pPr>
            <w:pStyle w:val="23"/>
            <w:tabs>
              <w:tab w:val="left" w:pos="1200"/>
            </w:tabs>
            <w:rPr>
              <w:del w:id="909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910" w:author="Владимир Лаут" w:date="2020-04-10T21:40:00Z">
            <w:r w:rsidRPr="00DD63DA" w:rsidDel="00DD63DA">
              <w:rPr>
                <w:rPrChange w:id="911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4.9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912" w:author="Владимир Лаут" w:date="2020-04-10T21:40:00Z">
                  <w:rPr>
                    <w:rStyle w:val="af"/>
                    <w:noProof/>
                  </w:rPr>
                </w:rPrChange>
              </w:rPr>
              <w:delText>Фиксированный отчет «PM-T07 Отчет по Актуализации нормативов ТОРО»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26</w:delText>
            </w:r>
          </w:del>
        </w:p>
        <w:p w14:paraId="3D98E5DE" w14:textId="0809B81F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913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914" w:author="Владимир Лаут" w:date="2020-04-10T21:40:00Z">
            <w:r w:rsidRPr="00DD63DA" w:rsidDel="00DD63DA">
              <w:rPr>
                <w:rPrChange w:id="915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4.9.1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916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Состав данных и общее описание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26</w:delText>
            </w:r>
          </w:del>
        </w:p>
        <w:p w14:paraId="2DB74AB2" w14:textId="24A24F22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917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918" w:author="Владимир Лаут" w:date="2020-04-10T21:40:00Z">
            <w:r w:rsidRPr="00DD63DA" w:rsidDel="00DD63DA">
              <w:rPr>
                <w:rPrChange w:id="919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4.9.2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920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Организационный охват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26</w:delText>
            </w:r>
          </w:del>
        </w:p>
        <w:p w14:paraId="6BB9485B" w14:textId="6DD304DD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921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922" w:author="Владимир Лаут" w:date="2020-04-10T21:40:00Z">
            <w:r w:rsidRPr="00DD63DA" w:rsidDel="00DD63DA">
              <w:rPr>
                <w:rPrChange w:id="923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4.9.3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924" w:author="Владимир Лаут" w:date="2020-04-10T21:40:00Z">
                  <w:rPr>
                    <w:rStyle w:val="af"/>
                    <w:noProof/>
                  </w:rPr>
                </w:rPrChange>
              </w:rPr>
              <w:delText>Обоснование реализации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26</w:delText>
            </w:r>
          </w:del>
        </w:p>
        <w:p w14:paraId="3E19C604" w14:textId="08E93029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925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926" w:author="Владимир Лаут" w:date="2020-04-10T21:40:00Z">
            <w:r w:rsidRPr="00DD63DA" w:rsidDel="00DD63DA">
              <w:rPr>
                <w:rPrChange w:id="927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4.9.4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928" w:author="Владимир Лаут" w:date="2020-04-10T21:40:00Z">
                  <w:rPr>
                    <w:rStyle w:val="af"/>
                    <w:noProof/>
                  </w:rPr>
                </w:rPrChange>
              </w:rPr>
              <w:delText>Сценарии использования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26</w:delText>
            </w:r>
          </w:del>
        </w:p>
        <w:p w14:paraId="7DCE6423" w14:textId="2D718ABE" w:rsidR="00CC5041" w:rsidDel="00DD63DA" w:rsidRDefault="00CC5041">
          <w:pPr>
            <w:pStyle w:val="32"/>
            <w:tabs>
              <w:tab w:val="left" w:pos="1680"/>
              <w:tab w:val="right" w:leader="dot" w:pos="9629"/>
            </w:tabs>
            <w:rPr>
              <w:del w:id="929" w:author="Владимир Лаут" w:date="2020-04-10T21:40:00Z"/>
              <w:rFonts w:eastAsiaTheme="minorEastAsia" w:cstheme="minorBidi"/>
              <w:noProof/>
              <w:lang w:eastAsia="ru-RU"/>
            </w:rPr>
          </w:pPr>
          <w:del w:id="930" w:author="Владимир Лаут" w:date="2020-04-10T21:40:00Z">
            <w:r w:rsidRPr="00DD63DA" w:rsidDel="00DD63DA">
              <w:rPr>
                <w:rPrChange w:id="931" w:author="Владимир Лаут" w:date="2020-04-10T21:40:00Z">
                  <w:rPr>
                    <w:rStyle w:val="af"/>
                    <w:noProof/>
                  </w:rPr>
                </w:rPrChange>
              </w:rPr>
              <w:delText>4.9.5</w:delText>
            </w:r>
            <w:r w:rsidDel="00DD63DA">
              <w:rPr>
                <w:rFonts w:eastAsiaTheme="minorEastAsia" w:cstheme="minorBidi"/>
                <w:noProof/>
                <w:lang w:eastAsia="ru-RU"/>
              </w:rPr>
              <w:tab/>
            </w:r>
            <w:r w:rsidRPr="00DD63DA" w:rsidDel="00DD63DA">
              <w:rPr>
                <w:rPrChange w:id="932" w:author="Владимир Лаут" w:date="2020-04-10T21:40:00Z">
                  <w:rPr>
                    <w:rStyle w:val="af"/>
                    <w:noProof/>
                  </w:rPr>
                </w:rPrChange>
              </w:rPr>
              <w:delText>Ключевые алгоритмы и расчёты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26</w:delText>
            </w:r>
          </w:del>
        </w:p>
        <w:p w14:paraId="71E48700" w14:textId="5359C14B" w:rsidR="00CC5041" w:rsidDel="00DD63DA" w:rsidRDefault="00CC5041">
          <w:pPr>
            <w:pStyle w:val="13"/>
            <w:rPr>
              <w:del w:id="933" w:author="Владимир Лаут" w:date="2020-04-10T21:4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934" w:author="Владимир Лаут" w:date="2020-04-10T21:40:00Z">
            <w:r w:rsidRPr="00DD63DA" w:rsidDel="00DD63DA">
              <w:rPr>
                <w:rPrChange w:id="935" w:author="Владимир Лаут" w:date="2020-04-10T21:40:00Z">
                  <w:rPr>
                    <w:rStyle w:val="af"/>
                  </w:rPr>
                </w:rPrChange>
              </w:rPr>
              <w:delText>5</w:delText>
            </w:r>
            <w:r w:rsidDel="00DD63DA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63DA" w:rsidDel="00DD63DA">
              <w:rPr>
                <w:rPrChange w:id="936" w:author="Владимир Лаут" w:date="2020-04-10T21:40:00Z">
                  <w:rPr>
                    <w:rStyle w:val="af"/>
                  </w:rPr>
                </w:rPrChange>
              </w:rPr>
              <w:delText>Разделение полномочий</w:delText>
            </w:r>
            <w:r w:rsidDel="00DD63DA">
              <w:rPr>
                <w:webHidden/>
              </w:rPr>
              <w:tab/>
            </w:r>
            <w:r w:rsidR="008467A5" w:rsidDel="00DD63DA">
              <w:rPr>
                <w:webHidden/>
              </w:rPr>
              <w:delText>27</w:delText>
            </w:r>
          </w:del>
        </w:p>
        <w:p w14:paraId="671C079B" w14:textId="553D8BC7" w:rsidR="00CC5041" w:rsidDel="00DD63DA" w:rsidRDefault="00CC5041">
          <w:pPr>
            <w:pStyle w:val="23"/>
            <w:tabs>
              <w:tab w:val="left" w:pos="1200"/>
            </w:tabs>
            <w:rPr>
              <w:del w:id="937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938" w:author="Владимир Лаут" w:date="2020-04-10T21:40:00Z">
            <w:r w:rsidRPr="00DD63DA" w:rsidDel="00DD63DA">
              <w:rPr>
                <w:rPrChange w:id="939" w:author="Владимир Лаут" w:date="2020-04-10T21:40:00Z">
                  <w:rPr>
                    <w:rStyle w:val="af"/>
                    <w:noProof/>
                  </w:rPr>
                </w:rPrChange>
              </w:rPr>
              <w:delText>5.1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940" w:author="Владимир Лаут" w:date="2020-04-10T21:40:00Z">
                  <w:rPr>
                    <w:rStyle w:val="af"/>
                    <w:noProof/>
                  </w:rPr>
                </w:rPrChange>
              </w:rPr>
              <w:delText>Подход к разделению ролей и полномочий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27</w:delText>
            </w:r>
          </w:del>
        </w:p>
        <w:p w14:paraId="395CA1D9" w14:textId="5704B029" w:rsidR="00CC5041" w:rsidDel="00DD63DA" w:rsidRDefault="00CC5041">
          <w:pPr>
            <w:pStyle w:val="23"/>
            <w:tabs>
              <w:tab w:val="left" w:pos="1200"/>
            </w:tabs>
            <w:rPr>
              <w:del w:id="941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942" w:author="Владимир Лаут" w:date="2020-04-10T21:40:00Z">
            <w:r w:rsidRPr="00DD63DA" w:rsidDel="00DD63DA">
              <w:rPr>
                <w:rPrChange w:id="943" w:author="Владимир Лаут" w:date="2020-04-10T21:40:00Z">
                  <w:rPr>
                    <w:rStyle w:val="af"/>
                    <w:noProof/>
                  </w:rPr>
                </w:rPrChange>
              </w:rPr>
              <w:delText>5.2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944" w:author="Владимир Лаут" w:date="2020-04-10T21:40:00Z">
                  <w:rPr>
                    <w:rStyle w:val="af"/>
                    <w:noProof/>
                  </w:rPr>
                </w:rPrChange>
              </w:rPr>
              <w:delText>Детальный состав Ролей и полномочий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27</w:delText>
            </w:r>
          </w:del>
        </w:p>
        <w:p w14:paraId="31B9C1D2" w14:textId="3F3F3A2E" w:rsidR="00CC5041" w:rsidDel="00DD63DA" w:rsidRDefault="00CC5041">
          <w:pPr>
            <w:pStyle w:val="13"/>
            <w:rPr>
              <w:del w:id="945" w:author="Владимир Лаут" w:date="2020-04-10T21:4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946" w:author="Владимир Лаут" w:date="2020-04-10T21:40:00Z">
            <w:r w:rsidRPr="00DD63DA" w:rsidDel="00DD63DA">
              <w:rPr>
                <w:rPrChange w:id="947" w:author="Владимир Лаут" w:date="2020-04-10T21:40:00Z">
                  <w:rPr>
                    <w:rStyle w:val="af"/>
                  </w:rPr>
                </w:rPrChange>
              </w:rPr>
              <w:delText>6</w:delText>
            </w:r>
            <w:r w:rsidDel="00DD63DA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63DA" w:rsidDel="00DD63DA">
              <w:rPr>
                <w:rPrChange w:id="948" w:author="Владимир Лаут" w:date="2020-04-10T21:40:00Z">
                  <w:rPr>
                    <w:rStyle w:val="af"/>
                  </w:rPr>
                </w:rPrChange>
              </w:rPr>
              <w:delText>Информационная безопасность</w:delText>
            </w:r>
            <w:r w:rsidDel="00DD63DA">
              <w:rPr>
                <w:webHidden/>
              </w:rPr>
              <w:tab/>
            </w:r>
            <w:r w:rsidR="008467A5" w:rsidDel="00DD63DA">
              <w:rPr>
                <w:webHidden/>
              </w:rPr>
              <w:delText>27</w:delText>
            </w:r>
          </w:del>
        </w:p>
        <w:p w14:paraId="3E4D73C6" w14:textId="756C93AB" w:rsidR="00CC5041" w:rsidDel="00DD63DA" w:rsidRDefault="00CC5041">
          <w:pPr>
            <w:pStyle w:val="13"/>
            <w:rPr>
              <w:del w:id="949" w:author="Владимир Лаут" w:date="2020-04-10T21:4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950" w:author="Владимир Лаут" w:date="2020-04-10T21:40:00Z">
            <w:r w:rsidRPr="00DD63DA" w:rsidDel="00DD63DA">
              <w:rPr>
                <w:rFonts w:eastAsia="Calibri"/>
                <w:rPrChange w:id="951" w:author="Владимир Лаут" w:date="2020-04-10T21:40:00Z">
                  <w:rPr>
                    <w:rStyle w:val="af"/>
                    <w:rFonts w:eastAsia="Calibri"/>
                  </w:rPr>
                </w:rPrChange>
              </w:rPr>
              <w:delText>7</w:delText>
            </w:r>
            <w:r w:rsidDel="00DD63DA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63DA" w:rsidDel="00DD63DA">
              <w:rPr>
                <w:rFonts w:eastAsia="Calibri"/>
                <w:rPrChange w:id="952" w:author="Владимир Лаут" w:date="2020-04-10T21:40:00Z">
                  <w:rPr>
                    <w:rStyle w:val="af"/>
                    <w:rFonts w:eastAsia="Calibri"/>
                  </w:rPr>
                </w:rPrChange>
              </w:rPr>
              <w:delText>Открытые вопросы</w:delText>
            </w:r>
            <w:r w:rsidDel="00DD63DA">
              <w:rPr>
                <w:webHidden/>
              </w:rPr>
              <w:tab/>
            </w:r>
            <w:r w:rsidR="008467A5" w:rsidDel="00DD63DA">
              <w:rPr>
                <w:webHidden/>
              </w:rPr>
              <w:delText>27</w:delText>
            </w:r>
          </w:del>
        </w:p>
        <w:p w14:paraId="3C5F4EA4" w14:textId="39A0A363" w:rsidR="00CC5041" w:rsidDel="00DD63DA" w:rsidRDefault="00CC5041">
          <w:pPr>
            <w:pStyle w:val="13"/>
            <w:rPr>
              <w:del w:id="953" w:author="Владимир Лаут" w:date="2020-04-10T21:4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954" w:author="Владимир Лаут" w:date="2020-04-10T21:40:00Z">
            <w:r w:rsidRPr="00DD63DA" w:rsidDel="00DD63DA">
              <w:rPr>
                <w:rPrChange w:id="955" w:author="Владимир Лаут" w:date="2020-04-10T21:40:00Z">
                  <w:rPr>
                    <w:rStyle w:val="af"/>
                  </w:rPr>
                </w:rPrChange>
              </w:rPr>
              <w:delText>8</w:delText>
            </w:r>
            <w:r w:rsidDel="00DD63DA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63DA" w:rsidDel="00DD63DA">
              <w:rPr>
                <w:rPrChange w:id="956" w:author="Владимир Лаут" w:date="2020-04-10T21:40:00Z">
                  <w:rPr>
                    <w:rStyle w:val="af"/>
                  </w:rPr>
                </w:rPrChange>
              </w:rPr>
              <w:delText>Приложения</w:delText>
            </w:r>
            <w:r w:rsidDel="00DD63DA">
              <w:rPr>
                <w:webHidden/>
              </w:rPr>
              <w:tab/>
            </w:r>
            <w:r w:rsidR="008467A5" w:rsidDel="00DD63DA">
              <w:rPr>
                <w:webHidden/>
              </w:rPr>
              <w:delText>27</w:delText>
            </w:r>
          </w:del>
        </w:p>
        <w:p w14:paraId="2F58D002" w14:textId="63B03372" w:rsidR="00CC5041" w:rsidDel="00DD63DA" w:rsidRDefault="00CC5041">
          <w:pPr>
            <w:pStyle w:val="23"/>
            <w:tabs>
              <w:tab w:val="left" w:pos="1200"/>
            </w:tabs>
            <w:rPr>
              <w:del w:id="957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958" w:author="Владимир Лаут" w:date="2020-04-10T21:40:00Z">
            <w:r w:rsidRPr="00DD63DA" w:rsidDel="00DD63DA">
              <w:rPr>
                <w:rPrChange w:id="959" w:author="Владимир Лаут" w:date="2020-04-10T21:40:00Z">
                  <w:rPr>
                    <w:rStyle w:val="af"/>
                    <w:noProof/>
                  </w:rPr>
                </w:rPrChange>
              </w:rPr>
              <w:delText>8.1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960" w:author="Владимир Лаут" w:date="2020-04-10T21:40:00Z">
                  <w:rPr>
                    <w:rStyle w:val="af"/>
                    <w:noProof/>
                  </w:rPr>
                </w:rPrChange>
              </w:rPr>
              <w:delText>Приложение 1: Альбом отчётных форм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27</w:delText>
            </w:r>
          </w:del>
        </w:p>
        <w:p w14:paraId="7D309BD0" w14:textId="0CF5548B" w:rsidR="00CC5041" w:rsidDel="00DD63DA" w:rsidRDefault="00CC5041">
          <w:pPr>
            <w:pStyle w:val="23"/>
            <w:tabs>
              <w:tab w:val="left" w:pos="1200"/>
            </w:tabs>
            <w:rPr>
              <w:del w:id="961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962" w:author="Владимир Лаут" w:date="2020-04-10T21:40:00Z">
            <w:r w:rsidRPr="00DD63DA" w:rsidDel="00DD63DA">
              <w:rPr>
                <w:rPrChange w:id="963" w:author="Владимир Лаут" w:date="2020-04-10T21:40:00Z">
                  <w:rPr>
                    <w:rStyle w:val="af"/>
                    <w:noProof/>
                  </w:rPr>
                </w:rPrChange>
              </w:rPr>
              <w:delText>8.2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964" w:author="Владимир Лаут" w:date="2020-04-10T21:40:00Z">
                  <w:rPr>
                    <w:rStyle w:val="af"/>
                    <w:noProof/>
                  </w:rPr>
                </w:rPrChange>
              </w:rPr>
              <w:delText>Приложение 2: Перечень ролей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28</w:delText>
            </w:r>
          </w:del>
        </w:p>
        <w:p w14:paraId="4CD67884" w14:textId="0F8F8096" w:rsidR="00CC5041" w:rsidDel="00DD63DA" w:rsidRDefault="00CC5041">
          <w:pPr>
            <w:pStyle w:val="23"/>
            <w:tabs>
              <w:tab w:val="left" w:pos="1200"/>
            </w:tabs>
            <w:rPr>
              <w:del w:id="965" w:author="Владимир Лаут" w:date="2020-04-10T21:40:00Z"/>
              <w:rFonts w:eastAsiaTheme="minorEastAsia" w:cstheme="minorBidi"/>
              <w:b w:val="0"/>
              <w:noProof/>
              <w:lang w:eastAsia="ru-RU"/>
            </w:rPr>
          </w:pPr>
          <w:del w:id="966" w:author="Владимир Лаут" w:date="2020-04-10T21:40:00Z">
            <w:r w:rsidRPr="00DD63DA" w:rsidDel="00DD63DA">
              <w:rPr>
                <w:rPrChange w:id="967" w:author="Владимир Лаут" w:date="2020-04-10T21:40:00Z">
                  <w:rPr>
                    <w:rStyle w:val="af"/>
                    <w:noProof/>
                  </w:rPr>
                </w:rPrChange>
              </w:rPr>
              <w:delText>8.3</w:delText>
            </w:r>
            <w:r w:rsidDel="00DD63DA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63DA" w:rsidDel="00DD63DA">
              <w:rPr>
                <w:rPrChange w:id="968" w:author="Владимир Лаут" w:date="2020-04-10T21:40:00Z">
                  <w:rPr>
                    <w:rStyle w:val="af"/>
                    <w:noProof/>
                  </w:rPr>
                </w:rPrChange>
              </w:rPr>
              <w:delText>Приложение 3: Разработки</w:delText>
            </w:r>
            <w:r w:rsidDel="00DD63DA">
              <w:rPr>
                <w:noProof/>
                <w:webHidden/>
              </w:rPr>
              <w:tab/>
            </w:r>
            <w:r w:rsidR="008467A5" w:rsidDel="00DD63DA">
              <w:rPr>
                <w:noProof/>
                <w:webHidden/>
              </w:rPr>
              <w:delText>28</w:delText>
            </w:r>
          </w:del>
        </w:p>
        <w:p w14:paraId="494F4AE3" w14:textId="58F4C305" w:rsidR="003A65E5" w:rsidRDefault="001A172C" w:rsidP="00261A3A">
          <w:pPr>
            <w:ind w:firstLine="0"/>
            <w:rPr>
              <w:rFonts w:cs="Arial"/>
              <w:b/>
              <w:bCs/>
            </w:rPr>
          </w:pPr>
          <w:r w:rsidRPr="0086487D">
            <w:rPr>
              <w:rFonts w:cs="Arial"/>
              <w:b/>
              <w:bCs/>
            </w:rPr>
            <w:fldChar w:fldCharType="end"/>
          </w:r>
        </w:p>
        <w:p w14:paraId="3F5250FC" w14:textId="30BB8349" w:rsidR="001A172C" w:rsidRPr="003A65E5" w:rsidRDefault="003A65E5" w:rsidP="003A65E5">
          <w:pPr>
            <w:spacing w:after="200" w:line="276" w:lineRule="auto"/>
            <w:ind w:firstLine="0"/>
            <w:jc w:val="left"/>
            <w:rPr>
              <w:rFonts w:cs="Arial"/>
              <w:b/>
              <w:bCs/>
            </w:rPr>
          </w:pPr>
          <w:r>
            <w:rPr>
              <w:rFonts w:cs="Arial"/>
              <w:b/>
              <w:bCs/>
            </w:rPr>
            <w:br w:type="page"/>
          </w:r>
        </w:p>
      </w:sdtContent>
    </w:sdt>
    <w:p w14:paraId="6EDEBE4C" w14:textId="3ACE2B7B" w:rsidR="00E7170A" w:rsidRPr="00ED5386" w:rsidRDefault="00993641" w:rsidP="00A760F1">
      <w:pPr>
        <w:pStyle w:val="10"/>
      </w:pPr>
      <w:bookmarkStart w:id="969" w:name="_Toc69225516"/>
      <w:r w:rsidRPr="00ED5386">
        <w:lastRenderedPageBreak/>
        <w:t>Глоссарий</w:t>
      </w:r>
      <w:bookmarkEnd w:id="969"/>
    </w:p>
    <w:p w14:paraId="67AB741F" w14:textId="70B14990" w:rsidR="00F6402D" w:rsidRPr="00916FAB" w:rsidRDefault="00F6402D" w:rsidP="00076361">
      <w:pPr>
        <w:spacing w:after="240" w:line="276" w:lineRule="auto"/>
        <w:ind w:firstLine="567"/>
        <w:rPr>
          <w:rFonts w:cs="Arial"/>
          <w:b/>
          <w:sz w:val="22"/>
        </w:rPr>
      </w:pPr>
      <w:r w:rsidRPr="008305CC">
        <w:rPr>
          <w:rFonts w:cs="Arial"/>
        </w:rPr>
        <w:t xml:space="preserve">Глоссарий </w:t>
      </w:r>
      <w:r w:rsidR="007947AD" w:rsidRPr="008305CC">
        <w:rPr>
          <w:rFonts w:cs="Arial"/>
        </w:rPr>
        <w:t>ведётся</w:t>
      </w:r>
      <w:r w:rsidRPr="008305CC">
        <w:rPr>
          <w:rFonts w:cs="Arial"/>
        </w:rPr>
        <w:t xml:space="preserve"> централизованно на Портале Проекта и доступен по ссылке: </w:t>
      </w:r>
      <w:r w:rsidRPr="008305CC">
        <w:rPr>
          <w:rFonts w:cs="Arial"/>
          <w:i/>
        </w:rPr>
        <w:t>http://portal.polyus.com/ERP/ERPDocuments/00_Управление проектом/02_Реестры и списки/04_Глоссарий</w:t>
      </w:r>
    </w:p>
    <w:p w14:paraId="293C3181" w14:textId="1AC30996" w:rsidR="007A70A8" w:rsidRDefault="007A70A8" w:rsidP="00A760F1">
      <w:pPr>
        <w:pStyle w:val="10"/>
      </w:pPr>
      <w:bookmarkStart w:id="970" w:name="_Toc522536529"/>
      <w:bookmarkStart w:id="971" w:name="_Toc522536530"/>
      <w:bookmarkStart w:id="972" w:name="_Toc522536531"/>
      <w:bookmarkStart w:id="973" w:name="_Toc522536532"/>
      <w:bookmarkStart w:id="974" w:name="_Toc522536533"/>
      <w:bookmarkStart w:id="975" w:name="_Toc522536534"/>
      <w:bookmarkStart w:id="976" w:name="_Toc522536535"/>
      <w:bookmarkStart w:id="977" w:name="_Toc522536536"/>
      <w:bookmarkStart w:id="978" w:name="_Toc522536537"/>
      <w:bookmarkStart w:id="979" w:name="_Toc522536538"/>
      <w:bookmarkStart w:id="980" w:name="_Toc69225517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r>
        <w:t>Общие положения</w:t>
      </w:r>
      <w:bookmarkEnd w:id="980"/>
    </w:p>
    <w:p w14:paraId="0543F2B7" w14:textId="66BC2DC8" w:rsidR="007A70A8" w:rsidRPr="00B731DA" w:rsidRDefault="007A70A8" w:rsidP="00F431C4">
      <w:pPr>
        <w:pStyle w:val="21"/>
      </w:pPr>
      <w:bookmarkStart w:id="981" w:name="_Toc69225518"/>
      <w:r w:rsidRPr="00B731DA">
        <w:t>Назначение документа</w:t>
      </w:r>
      <w:bookmarkEnd w:id="981"/>
    </w:p>
    <w:p w14:paraId="4D4AA4F5" w14:textId="751318CF" w:rsidR="00B63E27" w:rsidRDefault="00297960" w:rsidP="004A2F87">
      <w:pPr>
        <w:spacing w:line="276" w:lineRule="auto"/>
        <w:ind w:firstLine="567"/>
      </w:pPr>
      <w:r>
        <w:t xml:space="preserve">Документ описывает </w:t>
      </w:r>
      <w:r w:rsidR="00A66837">
        <w:t>гибкие и фиксированные отчёты</w:t>
      </w:r>
      <w:r>
        <w:t xml:space="preserve"> </w:t>
      </w:r>
      <w:r w:rsidR="00A66837">
        <w:t>в сфере</w:t>
      </w:r>
      <w:r w:rsidDel="00297960">
        <w:t xml:space="preserve"> </w:t>
      </w:r>
      <w:r>
        <w:t xml:space="preserve">технического обслуживания и ремонтов оборудования. </w:t>
      </w:r>
    </w:p>
    <w:p w14:paraId="0167DFAD" w14:textId="77777777" w:rsidR="00B63E27" w:rsidRDefault="00B63E27">
      <w:pPr>
        <w:spacing w:after="200" w:line="276" w:lineRule="auto"/>
        <w:ind w:firstLine="0"/>
        <w:jc w:val="left"/>
      </w:pPr>
      <w:r>
        <w:br w:type="page"/>
      </w:r>
    </w:p>
    <w:p w14:paraId="49E6B283" w14:textId="0C53CB89" w:rsidR="006B1D05" w:rsidRDefault="00957762" w:rsidP="00A760F1">
      <w:pPr>
        <w:pStyle w:val="10"/>
      </w:pPr>
      <w:bookmarkStart w:id="982" w:name="_Toc522536541"/>
      <w:bookmarkStart w:id="983" w:name="_Toc522536542"/>
      <w:bookmarkStart w:id="984" w:name="_Toc522536543"/>
      <w:bookmarkStart w:id="985" w:name="_Toc522536544"/>
      <w:bookmarkStart w:id="986" w:name="_Toc522536545"/>
      <w:bookmarkStart w:id="987" w:name="_Toc522536546"/>
      <w:bookmarkStart w:id="988" w:name="_Toc522536547"/>
      <w:bookmarkStart w:id="989" w:name="_Toc522536548"/>
      <w:bookmarkStart w:id="990" w:name="_Toc522536549"/>
      <w:bookmarkStart w:id="991" w:name="_Toc522536550"/>
      <w:bookmarkStart w:id="992" w:name="_Toc522536551"/>
      <w:bookmarkStart w:id="993" w:name="_Toc522536552"/>
      <w:bookmarkStart w:id="994" w:name="_Toc522536553"/>
      <w:bookmarkStart w:id="995" w:name="_Toc522536554"/>
      <w:bookmarkStart w:id="996" w:name="_Toc522536555"/>
      <w:bookmarkStart w:id="997" w:name="_Toc69225519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r>
        <w:lastRenderedPageBreak/>
        <w:t>Гибкие о</w:t>
      </w:r>
      <w:r w:rsidR="00684016">
        <w:t>тчёты</w:t>
      </w:r>
      <w:r w:rsidR="00B1129B">
        <w:rPr>
          <w:lang w:val="en-US"/>
        </w:rPr>
        <w:t xml:space="preserve"> (</w:t>
      </w:r>
      <w:r w:rsidR="00B1129B">
        <w:t>матрицы)</w:t>
      </w:r>
      <w:bookmarkEnd w:id="997"/>
    </w:p>
    <w:p w14:paraId="12AB8F3F" w14:textId="5649586D" w:rsidR="00FC189E" w:rsidRDefault="00FC189E" w:rsidP="006D04D4">
      <w:pPr>
        <w:ind w:firstLine="567"/>
        <w:rPr>
          <w:rFonts w:cs="Arial"/>
          <w:szCs w:val="24"/>
        </w:rPr>
      </w:pPr>
      <w:r>
        <w:t xml:space="preserve">Концепция гибких </w:t>
      </w:r>
      <w:r w:rsidR="00571351">
        <w:t>отчётов</w:t>
      </w:r>
      <w:r>
        <w:t xml:space="preserve"> состоит в том, чтобы подготовить для бизнес-пользователей готовые наборы признаков и показателей, которые далее можно использовать для самостоятельного создания </w:t>
      </w:r>
      <w:r w:rsidR="00571351">
        <w:t>отчётов</w:t>
      </w:r>
      <w:r>
        <w:t xml:space="preserve"> / пользовательских ракурсов </w:t>
      </w:r>
      <w:r w:rsidR="00571351">
        <w:t>путём</w:t>
      </w:r>
      <w:r>
        <w:t xml:space="preserve"> добавления, группировки, изменения порядка полей в </w:t>
      </w:r>
      <w:r w:rsidR="00571351">
        <w:t>отчёте</w:t>
      </w:r>
      <w:r>
        <w:t>, фильтрации, добавления формул.</w:t>
      </w:r>
    </w:p>
    <w:p w14:paraId="5AA33243" w14:textId="109B6AED" w:rsidR="00FC189E" w:rsidRDefault="00FC189E" w:rsidP="006D04D4">
      <w:pPr>
        <w:ind w:firstLine="567"/>
      </w:pPr>
      <w:r>
        <w:t xml:space="preserve">Гибкий </w:t>
      </w:r>
      <w:r w:rsidR="00571351">
        <w:t>отчёт</w:t>
      </w:r>
      <w:r>
        <w:t xml:space="preserve"> (гибкая матрица), как правило, представляет собой избыточный набор признаков и показателей и покрывает потребности нескольких бизнес-пользователей.</w:t>
      </w:r>
    </w:p>
    <w:p w14:paraId="5FE39934" w14:textId="6705D556" w:rsidR="00571351" w:rsidRPr="00571351" w:rsidRDefault="00571351" w:rsidP="006D04D4">
      <w:pPr>
        <w:ind w:firstLine="567"/>
        <w:rPr>
          <w:rFonts w:ascii="Calibri" w:hAnsi="Calibri"/>
          <w:sz w:val="22"/>
        </w:rPr>
      </w:pPr>
      <w:bookmarkStart w:id="998" w:name="_Hlk526150641"/>
      <w:r>
        <w:t>Фиксированные отчёты строятся на основании данных из гибких матриц. Состав гибких матриц</w:t>
      </w:r>
      <w:r w:rsidR="0046461D">
        <w:t>, источники данных могут</w:t>
      </w:r>
      <w:r>
        <w:t xml:space="preserve"> быт</w:t>
      </w:r>
      <w:r w:rsidR="0046461D">
        <w:t>ь уточне</w:t>
      </w:r>
      <w:r>
        <w:t>н</w:t>
      </w:r>
      <w:r w:rsidR="0046461D">
        <w:t>ы</w:t>
      </w:r>
      <w:r>
        <w:t xml:space="preserve"> на этапе реализации для полного покрытия фиксированных отчётов данными из системы </w:t>
      </w:r>
      <w:r>
        <w:rPr>
          <w:lang w:val="en-US"/>
        </w:rPr>
        <w:t>ERP</w:t>
      </w:r>
      <w:r>
        <w:t>.</w:t>
      </w:r>
    </w:p>
    <w:p w14:paraId="4AB261EE" w14:textId="6C8E6CBA" w:rsidR="00684016" w:rsidRDefault="00684016" w:rsidP="00F431C4">
      <w:pPr>
        <w:pStyle w:val="21"/>
      </w:pPr>
      <w:bookmarkStart w:id="999" w:name="_Ref503349371"/>
      <w:bookmarkStart w:id="1000" w:name="_Toc69225520"/>
      <w:bookmarkEnd w:id="998"/>
      <w:r>
        <w:t>Гибкий отчет «</w:t>
      </w:r>
      <w:r w:rsidR="00037606">
        <w:rPr>
          <w:lang w:val="en-US"/>
        </w:rPr>
        <w:t>PM</w:t>
      </w:r>
      <w:r w:rsidR="00037606" w:rsidRPr="004A2F87">
        <w:t>-</w:t>
      </w:r>
      <w:r w:rsidR="00037606">
        <w:rPr>
          <w:lang w:val="en-US"/>
        </w:rPr>
        <w:t>M</w:t>
      </w:r>
      <w:r w:rsidR="00037606" w:rsidRPr="004A2F87">
        <w:t xml:space="preserve">01 </w:t>
      </w:r>
      <w:r w:rsidR="00624FC1" w:rsidRPr="00624FC1">
        <w:t>Планирование и исполнение воздействий на производственные активы</w:t>
      </w:r>
      <w:r>
        <w:t>»</w:t>
      </w:r>
      <w:bookmarkEnd w:id="999"/>
      <w:bookmarkEnd w:id="1000"/>
    </w:p>
    <w:p w14:paraId="29B76C06" w14:textId="03B04875" w:rsidR="00957762" w:rsidRPr="00B731DA" w:rsidRDefault="00C15E08" w:rsidP="009B6B04">
      <w:pPr>
        <w:pStyle w:val="30"/>
      </w:pPr>
      <w:bookmarkStart w:id="1001" w:name="_Toc69225521"/>
      <w:r w:rsidRPr="00B731DA">
        <w:t>Состав данных</w:t>
      </w:r>
      <w:r w:rsidR="00943735" w:rsidRPr="00B731DA">
        <w:t xml:space="preserve"> и общее описание</w:t>
      </w:r>
      <w:bookmarkEnd w:id="1001"/>
    </w:p>
    <w:p w14:paraId="4AA5992C" w14:textId="1FDD62D4" w:rsidR="000240CA" w:rsidRPr="004A2F87" w:rsidRDefault="00E06AA9" w:rsidP="004A2F87">
      <w:pPr>
        <w:spacing w:before="60" w:line="276" w:lineRule="auto"/>
        <w:ind w:firstLine="567"/>
        <w:rPr>
          <w:lang w:val="en-US"/>
        </w:rPr>
      </w:pPr>
      <w:r>
        <w:t>Гибкий отчё</w:t>
      </w:r>
      <w:r w:rsidR="000240CA">
        <w:t>т</w:t>
      </w:r>
      <w:r>
        <w:t xml:space="preserve"> (матрица)</w:t>
      </w:r>
      <w:r w:rsidR="000240CA">
        <w:t xml:space="preserve"> содержит:</w:t>
      </w:r>
    </w:p>
    <w:p w14:paraId="3C4DD2BC" w14:textId="60203C26" w:rsidR="007947AD" w:rsidRDefault="007947AD" w:rsidP="004A2F87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Данные для анализа в разрезе организационных уровней</w:t>
      </w:r>
      <w:r w:rsidR="00B5082B" w:rsidRPr="004A2F87">
        <w:t xml:space="preserve"> (</w:t>
      </w:r>
      <w:r w:rsidR="008B67F9">
        <w:t>балансовым единицам</w:t>
      </w:r>
      <w:r w:rsidR="0010776F">
        <w:t>, заводы, ответственные рабочие места и т.д.)</w:t>
      </w:r>
      <w:r>
        <w:t>.</w:t>
      </w:r>
    </w:p>
    <w:p w14:paraId="56D1D748" w14:textId="2AC40057" w:rsidR="000240CA" w:rsidRPr="00076361" w:rsidRDefault="00E22920" w:rsidP="004A2F87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П</w:t>
      </w:r>
      <w:r w:rsidR="000240CA">
        <w:t xml:space="preserve">лановые и фактические данные по </w:t>
      </w:r>
      <w:r w:rsidR="00B5554D">
        <w:t xml:space="preserve">причинам, видам и продолжительности </w:t>
      </w:r>
      <w:r w:rsidR="000240CA">
        <w:t>просто</w:t>
      </w:r>
      <w:r w:rsidR="00B5554D">
        <w:t>я</w:t>
      </w:r>
      <w:r w:rsidR="000240CA">
        <w:t xml:space="preserve"> </w:t>
      </w:r>
      <w:r w:rsidR="000053FA">
        <w:t xml:space="preserve">и остановов </w:t>
      </w:r>
      <w:r w:rsidR="000240CA">
        <w:t>оборудования</w:t>
      </w:r>
      <w:r w:rsidR="003F5F8B" w:rsidRPr="004A2F87">
        <w:t>.</w:t>
      </w:r>
    </w:p>
    <w:p w14:paraId="4B3CDAA5" w14:textId="7DAAD5A5" w:rsidR="000240CA" w:rsidRPr="00076361" w:rsidRDefault="009749A2" w:rsidP="004A2F87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П</w:t>
      </w:r>
      <w:r w:rsidR="00522AED">
        <w:t>лановы</w:t>
      </w:r>
      <w:r w:rsidR="000240CA">
        <w:t>е и фактическ</w:t>
      </w:r>
      <w:r w:rsidR="00522AED">
        <w:t>и</w:t>
      </w:r>
      <w:r w:rsidR="000240CA">
        <w:t xml:space="preserve">е </w:t>
      </w:r>
      <w:r w:rsidR="00522AED">
        <w:t>показатели</w:t>
      </w:r>
      <w:r w:rsidR="000053FA">
        <w:t xml:space="preserve"> исполнения воздействий на ПА</w:t>
      </w:r>
      <w:r w:rsidR="003F5F8B" w:rsidRPr="004A2F87">
        <w:t>.</w:t>
      </w:r>
    </w:p>
    <w:p w14:paraId="1E4C8E64" w14:textId="4FB07218" w:rsidR="000240CA" w:rsidRDefault="009749A2" w:rsidP="004A2F87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Н</w:t>
      </w:r>
      <w:r w:rsidR="000240CA">
        <w:t>еобходимые признаки объектов, заказов ТОРО</w:t>
      </w:r>
      <w:r w:rsidR="006C44DC">
        <w:t xml:space="preserve"> и сетевых графиков</w:t>
      </w:r>
      <w:r w:rsidR="003F5F8B" w:rsidRPr="004A2F87">
        <w:t>.</w:t>
      </w:r>
    </w:p>
    <w:p w14:paraId="7A863192" w14:textId="0167FC69" w:rsidR="000053FA" w:rsidRPr="00076361" w:rsidRDefault="00B07A26" w:rsidP="004A2F87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Сведения о планово-предупредительных ремонтах оборудования</w:t>
      </w:r>
      <w:r w:rsidR="003F5F8B" w:rsidRPr="004A2F87">
        <w:t>.</w:t>
      </w:r>
    </w:p>
    <w:p w14:paraId="789CBE96" w14:textId="57429D41" w:rsidR="000240CA" w:rsidRDefault="009749A2" w:rsidP="004A2F87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П</w:t>
      </w:r>
      <w:r w:rsidR="00B5554D">
        <w:t xml:space="preserve">лановые и фактические </w:t>
      </w:r>
      <w:r w:rsidR="00B07A26">
        <w:t xml:space="preserve">данные о используемых материалах, работах, </w:t>
      </w:r>
      <w:r w:rsidR="00B5554D">
        <w:t>стоимости</w:t>
      </w:r>
      <w:r w:rsidR="000240CA">
        <w:t xml:space="preserve"> </w:t>
      </w:r>
      <w:r w:rsidR="00B5554D">
        <w:t>ремонтов</w:t>
      </w:r>
      <w:r w:rsidRPr="004A2F87">
        <w:t>.</w:t>
      </w:r>
      <w:r w:rsidR="00B5554D">
        <w:t xml:space="preserve"> </w:t>
      </w:r>
    </w:p>
    <w:p w14:paraId="365123A0" w14:textId="40F83746" w:rsidR="00430729" w:rsidRPr="00080AE6" w:rsidRDefault="00430729" w:rsidP="00430729">
      <w:pPr>
        <w:spacing w:line="276" w:lineRule="auto"/>
        <w:ind w:firstLine="567"/>
        <w:rPr>
          <w:color w:val="7F7F7F" w:themeColor="text1" w:themeTint="80"/>
        </w:rPr>
      </w:pPr>
      <w:r>
        <w:t xml:space="preserve">Полный перечень признаков и показателей матрицы зафиксирован в </w:t>
      </w:r>
      <w:del w:id="1002" w:author="Владимир Лаут" w:date="2021-03-24T09:57:00Z">
        <w:r w:rsidRPr="004E2A2F" w:rsidDel="00CE1C18">
          <w:delText>ERP.5.1</w:delText>
        </w:r>
      </w:del>
      <w:ins w:id="1003" w:author="Владимир Лаут" w:date="2021-03-24T09:57:00Z">
        <w:r w:rsidR="00CE1C18">
          <w:t>ERP.13.9.2</w:t>
        </w:r>
      </w:ins>
      <w:r w:rsidRPr="004E2A2F">
        <w:t xml:space="preserve">_66_Альбом форм по направлению ТОиР </w:t>
      </w:r>
      <w:r>
        <w:t xml:space="preserve">закладка </w:t>
      </w:r>
      <w:r w:rsidRPr="0010776F">
        <w:t>PM-M01</w:t>
      </w:r>
      <w:r>
        <w:t>.</w:t>
      </w:r>
      <w:r w:rsidR="00080AE6">
        <w:t xml:space="preserve"> Для формирования отчетов на основе данной матрицы будет использован </w:t>
      </w:r>
      <w:ins w:id="1004" w:author="Владимир Лаут" w:date="2021-03-24T10:27:00Z">
        <w:r w:rsidR="00A8639E" w:rsidRPr="00A8639E">
          <w:t>SAP Analysis for Microsoft Office</w:t>
        </w:r>
        <w:r w:rsidR="00A8639E" w:rsidRPr="00A8639E" w:rsidDel="00A8639E">
          <w:t xml:space="preserve"> </w:t>
        </w:r>
      </w:ins>
      <w:del w:id="1005" w:author="Владимир Лаут" w:date="2021-03-24T10:27:00Z">
        <w:r w:rsidR="00080AE6" w:rsidDel="00A8639E">
          <w:delText>функционал</w:delText>
        </w:r>
      </w:del>
      <w:del w:id="1006" w:author="Владимир Лаут" w:date="2021-03-24T09:57:00Z">
        <w:r w:rsidR="00080AE6" w:rsidDel="00CE1C18">
          <w:delText xml:space="preserve"> </w:delText>
        </w:r>
        <w:r w:rsidR="00080AE6" w:rsidDel="00CE1C18">
          <w:rPr>
            <w:lang w:val="en-US"/>
          </w:rPr>
          <w:delText>BI</w:delText>
        </w:r>
      </w:del>
      <w:r w:rsidR="00080AE6" w:rsidRPr="00080AE6">
        <w:t>.</w:t>
      </w:r>
    </w:p>
    <w:p w14:paraId="492740B1" w14:textId="77777777" w:rsidR="00943735" w:rsidRPr="00557467" w:rsidRDefault="00943735" w:rsidP="009B6B04">
      <w:pPr>
        <w:pStyle w:val="30"/>
      </w:pPr>
      <w:bookmarkStart w:id="1007" w:name="_Ref526856807"/>
      <w:bookmarkStart w:id="1008" w:name="_Toc69225522"/>
      <w:r w:rsidRPr="00557467">
        <w:t>Организационный охват</w:t>
      </w:r>
      <w:bookmarkEnd w:id="1007"/>
      <w:bookmarkEnd w:id="1008"/>
    </w:p>
    <w:p w14:paraId="437D10B2" w14:textId="30F46B33" w:rsidR="00E87FF9" w:rsidRDefault="007947AD" w:rsidP="004A2F87">
      <w:pPr>
        <w:ind w:firstLine="567"/>
      </w:pPr>
      <w:r w:rsidRPr="00220840">
        <w:t>Отчёт</w:t>
      </w:r>
      <w:r w:rsidR="0095459A" w:rsidRPr="00220840">
        <w:t xml:space="preserve"> </w:t>
      </w:r>
      <w:r w:rsidR="00E87FF9">
        <w:t xml:space="preserve">спроектирован для следующих </w:t>
      </w:r>
      <w:r w:rsidR="00E35469">
        <w:t>балансовых единиц</w:t>
      </w:r>
      <w:r w:rsidR="00E87FF9">
        <w:t xml:space="preserve">: </w:t>
      </w:r>
    </w:p>
    <w:p w14:paraId="1B776826" w14:textId="77777777" w:rsidR="00E87FF9" w:rsidRPr="00D9713B" w:rsidRDefault="00E87FF9" w:rsidP="00D9713B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Управляющая компания ООО «УК Полюс»;</w:t>
      </w:r>
    </w:p>
    <w:p w14:paraId="4EE345EE" w14:textId="77777777" w:rsidR="00E87FF9" w:rsidRPr="00D9713B" w:rsidRDefault="00E87FF9" w:rsidP="00D9713B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Рудные золотодобывающие предприятия: АО «</w:t>
      </w:r>
      <w:r w:rsidRPr="002D1BE9">
        <w:rPr>
          <w:u w:val="single"/>
        </w:rPr>
        <w:t>Полюс Кра</w:t>
      </w:r>
      <w:r>
        <w:t>сноярск», АО «Полюс Вернинское», АО «РиМ», АО «Алданзолото ГРК»;</w:t>
      </w:r>
    </w:p>
    <w:p w14:paraId="7FFEAA47" w14:textId="2494359D" w:rsidR="00E87FF9" w:rsidRDefault="00E87FF9" w:rsidP="00D9713B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Геологоразведочные предприятия: АО «То</w:t>
      </w:r>
      <w:r w:rsidR="00990268">
        <w:t>нод</w:t>
      </w:r>
      <w:r>
        <w:t>а», ООО «Первое ГРП», ООО «Амурское ГРП», ООО «Магаданское ГРП»;</w:t>
      </w:r>
    </w:p>
    <w:p w14:paraId="67D7586E" w14:textId="77777777" w:rsidR="00E87FF9" w:rsidRDefault="00E87FF9" w:rsidP="00D9713B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lastRenderedPageBreak/>
        <w:t>Сервисные компании: АО «Полюс Логистика», ООО «МФЦ Полюс», ООО «Полюс Строй», ООО «Полюс Проект».</w:t>
      </w:r>
    </w:p>
    <w:p w14:paraId="12D51CD6" w14:textId="050067AE" w:rsidR="009749A2" w:rsidRDefault="009749A2" w:rsidP="00E87FF9">
      <w:pPr>
        <w:ind w:firstLine="567"/>
      </w:pPr>
    </w:p>
    <w:p w14:paraId="00E7B25C" w14:textId="269B68C2" w:rsidR="00EE379F" w:rsidRPr="003E720F" w:rsidRDefault="00EE379F" w:rsidP="009B6B04">
      <w:pPr>
        <w:pStyle w:val="30"/>
      </w:pPr>
      <w:bookmarkStart w:id="1009" w:name="_Toc69225523"/>
      <w:r w:rsidRPr="008632D8">
        <w:t>Сценарии использования</w:t>
      </w:r>
      <w:bookmarkEnd w:id="1009"/>
    </w:p>
    <w:p w14:paraId="72B1691A" w14:textId="1735AF28" w:rsidR="00760898" w:rsidRPr="00417BD9" w:rsidRDefault="00ED5386" w:rsidP="00ED5386">
      <w:pPr>
        <w:pStyle w:val="ae"/>
        <w:ind w:right="141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</w:t>
      </w:r>
      <w:r w:rsidR="00417BD9" w:rsidRPr="00417BD9">
        <w:rPr>
          <w:b/>
          <w:sz w:val="22"/>
          <w:szCs w:val="22"/>
        </w:rPr>
        <w:t xml:space="preserve">Таблица </w:t>
      </w:r>
      <w:r w:rsidR="00417BD9" w:rsidRPr="00417BD9">
        <w:rPr>
          <w:b/>
          <w:sz w:val="22"/>
          <w:szCs w:val="22"/>
        </w:rPr>
        <w:fldChar w:fldCharType="begin"/>
      </w:r>
      <w:r w:rsidR="00417BD9" w:rsidRPr="00417BD9">
        <w:rPr>
          <w:b/>
          <w:sz w:val="22"/>
          <w:szCs w:val="22"/>
        </w:rPr>
        <w:instrText xml:space="preserve"> SEQ Таблица \* ARABIC </w:instrText>
      </w:r>
      <w:r w:rsidR="00417BD9" w:rsidRPr="00417BD9">
        <w:rPr>
          <w:b/>
          <w:sz w:val="22"/>
          <w:szCs w:val="22"/>
        </w:rPr>
        <w:fldChar w:fldCharType="separate"/>
      </w:r>
      <w:r w:rsidR="00DD63DA">
        <w:rPr>
          <w:b/>
          <w:noProof/>
          <w:sz w:val="22"/>
          <w:szCs w:val="22"/>
        </w:rPr>
        <w:t>6</w:t>
      </w:r>
      <w:r w:rsidR="00417BD9" w:rsidRPr="00417BD9">
        <w:rPr>
          <w:b/>
          <w:sz w:val="22"/>
          <w:szCs w:val="22"/>
        </w:rPr>
        <w:fldChar w:fldCharType="end"/>
      </w:r>
      <w:r w:rsidR="00417BD9" w:rsidRPr="00417BD9">
        <w:rPr>
          <w:b/>
          <w:sz w:val="22"/>
          <w:szCs w:val="22"/>
        </w:rPr>
        <w:t>. Сценарии использования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2"/>
        <w:gridCol w:w="5377"/>
      </w:tblGrid>
      <w:tr w:rsidR="00876BA0" w:rsidRPr="006F5656" w14:paraId="367B20DF" w14:textId="77777777" w:rsidTr="004A2F87">
        <w:trPr>
          <w:cantSplit/>
          <w:trHeight w:val="20"/>
          <w:tblHeader/>
        </w:trPr>
        <w:tc>
          <w:tcPr>
            <w:tcW w:w="2202" w:type="pct"/>
            <w:shd w:val="clear" w:color="auto" w:fill="FFC000"/>
            <w:vAlign w:val="center"/>
          </w:tcPr>
          <w:p w14:paraId="071EE46A" w14:textId="5C4651C7" w:rsidR="00876BA0" w:rsidRPr="00876BA0" w:rsidRDefault="00876BA0" w:rsidP="00876BA0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rFonts w:cs="Arial"/>
                <w:b/>
                <w:sz w:val="20"/>
                <w:szCs w:val="20"/>
              </w:rPr>
              <w:t>Сценарий</w:t>
            </w:r>
          </w:p>
        </w:tc>
        <w:tc>
          <w:tcPr>
            <w:tcW w:w="2798" w:type="pct"/>
            <w:shd w:val="clear" w:color="auto" w:fill="FFC000"/>
            <w:vAlign w:val="center"/>
          </w:tcPr>
          <w:p w14:paraId="472D78AB" w14:textId="7F5D545A" w:rsidR="00876BA0" w:rsidRPr="00876BA0" w:rsidRDefault="00580ED7" w:rsidP="00876BA0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Кто использует, как часто</w:t>
            </w:r>
          </w:p>
        </w:tc>
      </w:tr>
      <w:tr w:rsidR="00876BA0" w:rsidRPr="006F5656" w14:paraId="0FCF5CF8" w14:textId="77777777" w:rsidTr="004A2F87">
        <w:trPr>
          <w:cantSplit/>
          <w:trHeight w:val="1114"/>
        </w:trPr>
        <w:tc>
          <w:tcPr>
            <w:tcW w:w="2202" w:type="pct"/>
            <w:shd w:val="clear" w:color="auto" w:fill="auto"/>
            <w:vAlign w:val="center"/>
          </w:tcPr>
          <w:p w14:paraId="462F4762" w14:textId="3A7A03D2" w:rsidR="00285DA6" w:rsidRPr="00285DA6" w:rsidRDefault="009D713B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Составление и а</w:t>
            </w:r>
            <w:r w:rsidR="000733C3">
              <w:rPr>
                <w:rFonts w:cs="Arial"/>
                <w:sz w:val="20"/>
                <w:szCs w:val="20"/>
              </w:rPr>
              <w:t>нализ выполнения</w:t>
            </w:r>
            <w:r w:rsidR="000733C3" w:rsidRPr="000733C3">
              <w:rPr>
                <w:rFonts w:cs="Arial"/>
                <w:sz w:val="20"/>
                <w:szCs w:val="20"/>
              </w:rPr>
              <w:t xml:space="preserve"> графика планово-предупредительных ремонтов оборудования</w:t>
            </w:r>
          </w:p>
          <w:p w14:paraId="42C91304" w14:textId="5314207D" w:rsidR="00876BA0" w:rsidRPr="00285DA6" w:rsidRDefault="00876BA0" w:rsidP="004A2F8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798" w:type="pct"/>
            <w:shd w:val="clear" w:color="auto" w:fill="auto"/>
            <w:vAlign w:val="center"/>
          </w:tcPr>
          <w:p w14:paraId="72B11DC1" w14:textId="7AC8360B" w:rsidR="00876BA0" w:rsidRPr="006F5656" w:rsidRDefault="00C10BC2" w:rsidP="004A2F87">
            <w:pPr>
              <w:ind w:firstLine="0"/>
              <w:rPr>
                <w:rFonts w:cs="Arial"/>
                <w:sz w:val="20"/>
                <w:szCs w:val="20"/>
              </w:rPr>
            </w:pPr>
            <w:r w:rsidRPr="00BC34C6">
              <w:rPr>
                <w:rFonts w:cs="Arial"/>
                <w:sz w:val="20"/>
                <w:szCs w:val="20"/>
              </w:rPr>
              <w:t>БЕ</w:t>
            </w:r>
            <w:r w:rsidR="00C82090">
              <w:rPr>
                <w:rFonts w:cs="Arial"/>
                <w:sz w:val="20"/>
                <w:szCs w:val="20"/>
              </w:rPr>
              <w:t xml:space="preserve">, </w:t>
            </w:r>
            <w:r w:rsidRPr="00BC34C6">
              <w:rPr>
                <w:rFonts w:cs="Arial"/>
                <w:sz w:val="20"/>
                <w:szCs w:val="20"/>
              </w:rPr>
              <w:t>КЦ</w:t>
            </w:r>
            <w:r w:rsidR="00C82090">
              <w:rPr>
                <w:rFonts w:cs="Arial"/>
                <w:sz w:val="20"/>
                <w:szCs w:val="20"/>
              </w:rPr>
              <w:t xml:space="preserve">, </w:t>
            </w:r>
            <w:r w:rsidRPr="004A2F87">
              <w:rPr>
                <w:rFonts w:cs="Arial"/>
                <w:sz w:val="20"/>
                <w:szCs w:val="20"/>
              </w:rPr>
              <w:t>е</w:t>
            </w:r>
            <w:r w:rsidR="00952C12" w:rsidRPr="00076361">
              <w:rPr>
                <w:rFonts w:cs="Arial"/>
                <w:sz w:val="20"/>
                <w:szCs w:val="20"/>
              </w:rPr>
              <w:t>жесуточно,</w:t>
            </w:r>
            <w:r w:rsidRPr="004A2F87">
              <w:rPr>
                <w:rFonts w:cs="Arial"/>
                <w:sz w:val="20"/>
                <w:szCs w:val="20"/>
              </w:rPr>
              <w:t xml:space="preserve"> ежемесячно, ежеквартально.</w:t>
            </w:r>
          </w:p>
        </w:tc>
      </w:tr>
      <w:tr w:rsidR="009D713B" w:rsidRPr="006F5656" w14:paraId="0AB354A4" w14:textId="77777777" w:rsidTr="004A2F87">
        <w:trPr>
          <w:cantSplit/>
          <w:trHeight w:val="20"/>
        </w:trPr>
        <w:tc>
          <w:tcPr>
            <w:tcW w:w="2202" w:type="pct"/>
            <w:shd w:val="clear" w:color="auto" w:fill="auto"/>
          </w:tcPr>
          <w:p w14:paraId="26892EED" w14:textId="2A7A796E" w:rsidR="009D713B" w:rsidRPr="00285DA6" w:rsidRDefault="009D713B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П</w:t>
            </w:r>
            <w:r w:rsidRPr="000733C3">
              <w:rPr>
                <w:rFonts w:cs="Arial"/>
                <w:sz w:val="20"/>
                <w:szCs w:val="20"/>
              </w:rPr>
              <w:t>лан/факт анализ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676A0D">
              <w:rPr>
                <w:rFonts w:cs="Arial"/>
                <w:sz w:val="20"/>
                <w:szCs w:val="20"/>
              </w:rPr>
              <w:t>показателей ремонтных</w:t>
            </w:r>
            <w:r w:rsidR="00556E7A">
              <w:rPr>
                <w:rFonts w:cs="Arial"/>
                <w:sz w:val="20"/>
                <w:szCs w:val="20"/>
              </w:rPr>
              <w:t xml:space="preserve"> </w:t>
            </w:r>
            <w:r w:rsidRPr="000733C3">
              <w:rPr>
                <w:rFonts w:cs="Arial"/>
                <w:sz w:val="20"/>
                <w:szCs w:val="20"/>
              </w:rPr>
              <w:t>воздействий на ПА</w:t>
            </w:r>
            <w:r>
              <w:rPr>
                <w:rFonts w:cs="Arial"/>
                <w:sz w:val="20"/>
                <w:szCs w:val="20"/>
              </w:rPr>
              <w:t xml:space="preserve"> в различных разрезах (по цехам, </w:t>
            </w:r>
            <w:r w:rsidR="00705116">
              <w:rPr>
                <w:rFonts w:cs="Arial"/>
                <w:sz w:val="20"/>
                <w:szCs w:val="20"/>
              </w:rPr>
              <w:t xml:space="preserve">группам планирования, </w:t>
            </w:r>
            <w:r w:rsidR="008B0463">
              <w:rPr>
                <w:rFonts w:cs="Arial"/>
                <w:sz w:val="20"/>
                <w:szCs w:val="20"/>
              </w:rPr>
              <w:t xml:space="preserve">единицам оборудования </w:t>
            </w:r>
            <w:r w:rsidR="00705116">
              <w:rPr>
                <w:rFonts w:cs="Arial"/>
                <w:sz w:val="20"/>
                <w:szCs w:val="20"/>
              </w:rPr>
              <w:t>и т.д.)</w:t>
            </w:r>
            <w:r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2798" w:type="pct"/>
            <w:shd w:val="clear" w:color="auto" w:fill="auto"/>
          </w:tcPr>
          <w:p w14:paraId="672828D5" w14:textId="6A569D3D" w:rsidR="009D713B" w:rsidRPr="00BC34C6" w:rsidRDefault="00C82090" w:rsidP="009D713B">
            <w:pPr>
              <w:ind w:firstLine="0"/>
              <w:rPr>
                <w:rFonts w:cs="Arial"/>
                <w:sz w:val="20"/>
                <w:szCs w:val="20"/>
              </w:rPr>
            </w:pPr>
            <w:r w:rsidRPr="00BC34C6">
              <w:rPr>
                <w:rFonts w:cs="Arial"/>
                <w:sz w:val="20"/>
                <w:szCs w:val="20"/>
              </w:rPr>
              <w:t>БЕ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BC34C6">
              <w:rPr>
                <w:rFonts w:cs="Arial"/>
                <w:sz w:val="20"/>
                <w:szCs w:val="20"/>
              </w:rPr>
              <w:t>КЦ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4A2F87">
              <w:rPr>
                <w:rFonts w:cs="Arial"/>
                <w:sz w:val="20"/>
                <w:szCs w:val="20"/>
              </w:rPr>
              <w:t>е</w:t>
            </w:r>
            <w:r w:rsidRPr="00076361">
              <w:rPr>
                <w:rFonts w:cs="Arial"/>
                <w:sz w:val="20"/>
                <w:szCs w:val="20"/>
              </w:rPr>
              <w:t>жесуточно,</w:t>
            </w:r>
            <w:r w:rsidRPr="004A2F87">
              <w:rPr>
                <w:rFonts w:cs="Arial"/>
                <w:sz w:val="20"/>
                <w:szCs w:val="20"/>
              </w:rPr>
              <w:t xml:space="preserve"> ежемесячно, ежеквартально.</w:t>
            </w:r>
          </w:p>
        </w:tc>
      </w:tr>
      <w:tr w:rsidR="009D713B" w:rsidRPr="006F5656" w14:paraId="29AB17C7" w14:textId="77777777" w:rsidTr="004A2F87">
        <w:trPr>
          <w:cantSplit/>
          <w:trHeight w:val="20"/>
        </w:trPr>
        <w:tc>
          <w:tcPr>
            <w:tcW w:w="2202" w:type="pct"/>
            <w:shd w:val="clear" w:color="auto" w:fill="auto"/>
          </w:tcPr>
          <w:p w14:paraId="5FF7A4F8" w14:textId="64D98147" w:rsidR="009D713B" w:rsidRPr="00031845" w:rsidRDefault="005021DC" w:rsidP="002D1BE9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Получение потребности материалов для ТОиР</w:t>
            </w:r>
          </w:p>
        </w:tc>
        <w:tc>
          <w:tcPr>
            <w:tcW w:w="2798" w:type="pct"/>
            <w:shd w:val="clear" w:color="auto" w:fill="auto"/>
          </w:tcPr>
          <w:p w14:paraId="2AC02DD5" w14:textId="723FA650" w:rsidR="009D713B" w:rsidRPr="00BC34C6" w:rsidRDefault="00C82090" w:rsidP="009D713B">
            <w:pPr>
              <w:ind w:firstLine="0"/>
              <w:rPr>
                <w:rFonts w:cs="Arial"/>
                <w:sz w:val="20"/>
                <w:szCs w:val="20"/>
              </w:rPr>
            </w:pPr>
            <w:r w:rsidRPr="00BC34C6">
              <w:rPr>
                <w:rFonts w:cs="Arial"/>
                <w:sz w:val="20"/>
                <w:szCs w:val="20"/>
              </w:rPr>
              <w:t>БЕ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BC34C6">
              <w:rPr>
                <w:rFonts w:cs="Arial"/>
                <w:sz w:val="20"/>
                <w:szCs w:val="20"/>
              </w:rPr>
              <w:t>К</w:t>
            </w:r>
            <w:r w:rsidR="005021DC">
              <w:rPr>
                <w:rFonts w:cs="Arial"/>
                <w:sz w:val="20"/>
                <w:szCs w:val="20"/>
              </w:rPr>
              <w:t>Ц, ежемесячно, ежеквартально, ежегодно</w:t>
            </w:r>
          </w:p>
        </w:tc>
      </w:tr>
      <w:tr w:rsidR="003B20C9" w:rsidRPr="006F5656" w14:paraId="23B9A7E3" w14:textId="77777777" w:rsidTr="004A2F87">
        <w:trPr>
          <w:cantSplit/>
          <w:trHeight w:val="20"/>
        </w:trPr>
        <w:tc>
          <w:tcPr>
            <w:tcW w:w="2202" w:type="pct"/>
            <w:shd w:val="clear" w:color="auto" w:fill="auto"/>
          </w:tcPr>
          <w:p w14:paraId="26136D3F" w14:textId="25D81CC6" w:rsidR="003B20C9" w:rsidRPr="001B4655" w:rsidRDefault="003B20C9" w:rsidP="00261A3A">
            <w:pPr>
              <w:ind w:firstLine="0"/>
              <w:rPr>
                <w:rFonts w:cs="Arial"/>
                <w:sz w:val="20"/>
                <w:szCs w:val="20"/>
              </w:rPr>
            </w:pPr>
            <w:r w:rsidRPr="00936342">
              <w:rPr>
                <w:sz w:val="20"/>
              </w:rPr>
              <w:t>Планирование закупа</w:t>
            </w:r>
            <w:r w:rsidR="00771446" w:rsidRPr="00936342">
              <w:rPr>
                <w:sz w:val="20"/>
              </w:rPr>
              <w:t>/производства</w:t>
            </w:r>
            <w:r w:rsidRPr="00031845">
              <w:rPr>
                <w:sz w:val="20"/>
              </w:rPr>
              <w:t xml:space="preserve"> материалов для ТОиР </w:t>
            </w:r>
          </w:p>
        </w:tc>
        <w:tc>
          <w:tcPr>
            <w:tcW w:w="2798" w:type="pct"/>
            <w:shd w:val="clear" w:color="auto" w:fill="auto"/>
          </w:tcPr>
          <w:p w14:paraId="01909BE7" w14:textId="1722939A" w:rsidR="003B20C9" w:rsidRPr="00BC34C6" w:rsidRDefault="00C82090" w:rsidP="009D713B">
            <w:pPr>
              <w:ind w:firstLine="0"/>
              <w:rPr>
                <w:rFonts w:cs="Arial"/>
                <w:sz w:val="20"/>
                <w:szCs w:val="20"/>
              </w:rPr>
            </w:pPr>
            <w:r w:rsidRPr="00BC34C6">
              <w:rPr>
                <w:rFonts w:cs="Arial"/>
                <w:sz w:val="20"/>
                <w:szCs w:val="20"/>
              </w:rPr>
              <w:t>БЕ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BC34C6">
              <w:rPr>
                <w:rFonts w:cs="Arial"/>
                <w:sz w:val="20"/>
                <w:szCs w:val="20"/>
              </w:rPr>
              <w:t>КЦ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4A2F87">
              <w:rPr>
                <w:rFonts w:cs="Arial"/>
                <w:sz w:val="20"/>
                <w:szCs w:val="20"/>
              </w:rPr>
              <w:t>е</w:t>
            </w:r>
            <w:r w:rsidRPr="00076361">
              <w:rPr>
                <w:rFonts w:cs="Arial"/>
                <w:sz w:val="20"/>
                <w:szCs w:val="20"/>
              </w:rPr>
              <w:t>жесуточно,</w:t>
            </w:r>
            <w:r w:rsidRPr="004A2F87">
              <w:rPr>
                <w:rFonts w:cs="Arial"/>
                <w:sz w:val="20"/>
                <w:szCs w:val="20"/>
              </w:rPr>
              <w:t xml:space="preserve"> ежемесячно, ежеквартально.</w:t>
            </w:r>
          </w:p>
        </w:tc>
      </w:tr>
      <w:tr w:rsidR="009D713B" w:rsidRPr="006F5656" w14:paraId="76A02C60" w14:textId="77777777" w:rsidTr="004A2F87">
        <w:trPr>
          <w:cantSplit/>
          <w:trHeight w:val="20"/>
        </w:trPr>
        <w:tc>
          <w:tcPr>
            <w:tcW w:w="2202" w:type="pct"/>
            <w:shd w:val="clear" w:color="auto" w:fill="auto"/>
          </w:tcPr>
          <w:p w14:paraId="67B8D77D" w14:textId="6DAF2266" w:rsidR="009D713B" w:rsidRDefault="009D713B" w:rsidP="009D713B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Анализ</w:t>
            </w:r>
            <w:r w:rsidRPr="00580ED7">
              <w:rPr>
                <w:rFonts w:cs="Arial"/>
                <w:sz w:val="20"/>
                <w:szCs w:val="20"/>
              </w:rPr>
              <w:t xml:space="preserve"> показателей </w:t>
            </w:r>
            <w:r w:rsidR="00556E7A">
              <w:rPr>
                <w:rFonts w:cs="Arial"/>
                <w:sz w:val="20"/>
                <w:szCs w:val="20"/>
              </w:rPr>
              <w:t>фактической наработки оборудования</w:t>
            </w:r>
          </w:p>
        </w:tc>
        <w:tc>
          <w:tcPr>
            <w:tcW w:w="2798" w:type="pct"/>
            <w:shd w:val="clear" w:color="auto" w:fill="auto"/>
          </w:tcPr>
          <w:p w14:paraId="392FB785" w14:textId="2B50A6A7" w:rsidR="009D713B" w:rsidRPr="00BC34C6" w:rsidRDefault="00C82090" w:rsidP="009D713B">
            <w:pPr>
              <w:ind w:firstLine="0"/>
              <w:rPr>
                <w:rFonts w:cs="Arial"/>
                <w:sz w:val="20"/>
                <w:szCs w:val="20"/>
              </w:rPr>
            </w:pPr>
            <w:r w:rsidRPr="00BC34C6">
              <w:rPr>
                <w:rFonts w:cs="Arial"/>
                <w:sz w:val="20"/>
                <w:szCs w:val="20"/>
              </w:rPr>
              <w:t>БЕ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BC34C6">
              <w:rPr>
                <w:rFonts w:cs="Arial"/>
                <w:sz w:val="20"/>
                <w:szCs w:val="20"/>
              </w:rPr>
              <w:t>КЦ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4A2F87">
              <w:rPr>
                <w:rFonts w:cs="Arial"/>
                <w:sz w:val="20"/>
                <w:szCs w:val="20"/>
              </w:rPr>
              <w:t>е</w:t>
            </w:r>
            <w:r w:rsidRPr="00076361">
              <w:rPr>
                <w:rFonts w:cs="Arial"/>
                <w:sz w:val="20"/>
                <w:szCs w:val="20"/>
              </w:rPr>
              <w:t>жесуточно,</w:t>
            </w:r>
            <w:r w:rsidRPr="004A2F87">
              <w:rPr>
                <w:rFonts w:cs="Arial"/>
                <w:sz w:val="20"/>
                <w:szCs w:val="20"/>
              </w:rPr>
              <w:t xml:space="preserve"> ежемесячно, ежеквартально.</w:t>
            </w:r>
          </w:p>
        </w:tc>
      </w:tr>
      <w:tr w:rsidR="00F111CD" w:rsidRPr="006F5656" w14:paraId="07571BA5" w14:textId="77777777" w:rsidTr="00F111CD">
        <w:trPr>
          <w:cantSplit/>
          <w:trHeight w:val="20"/>
        </w:trPr>
        <w:tc>
          <w:tcPr>
            <w:tcW w:w="2202" w:type="pct"/>
            <w:shd w:val="clear" w:color="auto" w:fill="auto"/>
          </w:tcPr>
          <w:p w14:paraId="4D6F5739" w14:textId="7299498F" w:rsidR="00F111CD" w:rsidRPr="00F111CD" w:rsidRDefault="00F111CD" w:rsidP="009D713B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Анализ и сбор сведений</w:t>
            </w:r>
            <w:r w:rsidRPr="00F111CD">
              <w:rPr>
                <w:rFonts w:cs="Arial"/>
                <w:sz w:val="20"/>
                <w:szCs w:val="20"/>
              </w:rPr>
              <w:t xml:space="preserve"> об отказах и простоях техники и оборудования</w:t>
            </w:r>
            <w:r w:rsidR="005021DC">
              <w:rPr>
                <w:rFonts w:cs="Arial"/>
                <w:sz w:val="20"/>
                <w:szCs w:val="20"/>
              </w:rPr>
              <w:t>, их причинах</w:t>
            </w:r>
            <w:r w:rsidR="006F54BC">
              <w:rPr>
                <w:rFonts w:cs="Arial"/>
                <w:sz w:val="20"/>
                <w:szCs w:val="20"/>
              </w:rPr>
              <w:t xml:space="preserve"> и продолжительности</w:t>
            </w:r>
            <w:r w:rsidRPr="00F111CD">
              <w:rPr>
                <w:rFonts w:cs="Arial"/>
                <w:sz w:val="20"/>
                <w:szCs w:val="20"/>
              </w:rPr>
              <w:t xml:space="preserve"> на производственных объектах Бизнес единицы</w:t>
            </w:r>
          </w:p>
        </w:tc>
        <w:tc>
          <w:tcPr>
            <w:tcW w:w="2798" w:type="pct"/>
            <w:shd w:val="clear" w:color="auto" w:fill="auto"/>
          </w:tcPr>
          <w:p w14:paraId="4371FF2C" w14:textId="5322FF70" w:rsidR="00F111CD" w:rsidRDefault="00C82090" w:rsidP="009D713B">
            <w:pPr>
              <w:ind w:firstLine="0"/>
              <w:rPr>
                <w:rFonts w:cs="Arial"/>
                <w:sz w:val="20"/>
                <w:szCs w:val="20"/>
              </w:rPr>
            </w:pPr>
            <w:r w:rsidRPr="00BC34C6">
              <w:rPr>
                <w:rFonts w:cs="Arial"/>
                <w:sz w:val="20"/>
                <w:szCs w:val="20"/>
              </w:rPr>
              <w:t>БЕ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BC34C6">
              <w:rPr>
                <w:rFonts w:cs="Arial"/>
                <w:sz w:val="20"/>
                <w:szCs w:val="20"/>
              </w:rPr>
              <w:t>КЦ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4A2F87">
              <w:rPr>
                <w:rFonts w:cs="Arial"/>
                <w:sz w:val="20"/>
                <w:szCs w:val="20"/>
              </w:rPr>
              <w:t>е</w:t>
            </w:r>
            <w:r w:rsidRPr="00076361">
              <w:rPr>
                <w:rFonts w:cs="Arial"/>
                <w:sz w:val="20"/>
                <w:szCs w:val="20"/>
              </w:rPr>
              <w:t>жесуточно,</w:t>
            </w:r>
            <w:r w:rsidRPr="004A2F87">
              <w:rPr>
                <w:rFonts w:cs="Arial"/>
                <w:sz w:val="20"/>
                <w:szCs w:val="20"/>
              </w:rPr>
              <w:t xml:space="preserve"> ежемесячно, ежеквартально.</w:t>
            </w:r>
          </w:p>
        </w:tc>
      </w:tr>
      <w:tr w:rsidR="00F111CD" w:rsidRPr="006F5656" w14:paraId="49AE5C2A" w14:textId="77777777" w:rsidTr="00F111CD">
        <w:trPr>
          <w:cantSplit/>
          <w:trHeight w:val="20"/>
        </w:trPr>
        <w:tc>
          <w:tcPr>
            <w:tcW w:w="2202" w:type="pct"/>
            <w:shd w:val="clear" w:color="auto" w:fill="auto"/>
          </w:tcPr>
          <w:p w14:paraId="40806C6C" w14:textId="6B933D8D" w:rsidR="00F111CD" w:rsidRDefault="00F111CD" w:rsidP="009D713B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Анализ и сбор сведений</w:t>
            </w:r>
            <w:r w:rsidRPr="00F111CD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т</w:t>
            </w:r>
            <w:r w:rsidRPr="00F111CD">
              <w:rPr>
                <w:rFonts w:cs="Arial"/>
                <w:sz w:val="20"/>
                <w:szCs w:val="20"/>
              </w:rPr>
              <w:t>ехническо</w:t>
            </w:r>
            <w:r>
              <w:rPr>
                <w:rFonts w:cs="Arial"/>
                <w:sz w:val="20"/>
                <w:szCs w:val="20"/>
              </w:rPr>
              <w:t>го состояния</w:t>
            </w:r>
            <w:r w:rsidRPr="00F111CD">
              <w:rPr>
                <w:rFonts w:cs="Arial"/>
                <w:sz w:val="20"/>
                <w:szCs w:val="20"/>
              </w:rPr>
              <w:t xml:space="preserve"> </w:t>
            </w:r>
            <w:r w:rsidR="00556E7A">
              <w:rPr>
                <w:rFonts w:cs="Arial"/>
                <w:sz w:val="20"/>
                <w:szCs w:val="20"/>
              </w:rPr>
              <w:t>технических объектов</w:t>
            </w:r>
            <w:r w:rsidR="00676A0D">
              <w:rPr>
                <w:rFonts w:cs="Arial"/>
                <w:sz w:val="20"/>
                <w:szCs w:val="20"/>
              </w:rPr>
              <w:t xml:space="preserve"> </w:t>
            </w:r>
            <w:r w:rsidRPr="00F111CD">
              <w:rPr>
                <w:rFonts w:cs="Arial"/>
                <w:sz w:val="20"/>
                <w:szCs w:val="20"/>
              </w:rPr>
              <w:t>за сутки</w:t>
            </w:r>
          </w:p>
        </w:tc>
        <w:tc>
          <w:tcPr>
            <w:tcW w:w="2798" w:type="pct"/>
            <w:shd w:val="clear" w:color="auto" w:fill="auto"/>
          </w:tcPr>
          <w:p w14:paraId="19CC3232" w14:textId="4506E474" w:rsidR="00F111CD" w:rsidRDefault="00C82090" w:rsidP="009D713B">
            <w:pPr>
              <w:ind w:firstLine="0"/>
              <w:rPr>
                <w:rFonts w:cs="Arial"/>
                <w:sz w:val="20"/>
                <w:szCs w:val="20"/>
              </w:rPr>
            </w:pPr>
            <w:r w:rsidRPr="00BC34C6">
              <w:rPr>
                <w:rFonts w:cs="Arial"/>
                <w:sz w:val="20"/>
                <w:szCs w:val="20"/>
              </w:rPr>
              <w:t>БЕ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BC34C6">
              <w:rPr>
                <w:rFonts w:cs="Arial"/>
                <w:sz w:val="20"/>
                <w:szCs w:val="20"/>
              </w:rPr>
              <w:t>КЦ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4A2F87">
              <w:rPr>
                <w:rFonts w:cs="Arial"/>
                <w:sz w:val="20"/>
                <w:szCs w:val="20"/>
              </w:rPr>
              <w:t>е</w:t>
            </w:r>
            <w:r w:rsidRPr="00076361">
              <w:rPr>
                <w:rFonts w:cs="Arial"/>
                <w:sz w:val="20"/>
                <w:szCs w:val="20"/>
              </w:rPr>
              <w:t>жесуточно,</w:t>
            </w:r>
            <w:r w:rsidRPr="004A2F87">
              <w:rPr>
                <w:rFonts w:cs="Arial"/>
                <w:sz w:val="20"/>
                <w:szCs w:val="20"/>
              </w:rPr>
              <w:t xml:space="preserve"> ежемесячно, ежеквартально.</w:t>
            </w:r>
          </w:p>
        </w:tc>
      </w:tr>
      <w:tr w:rsidR="00F111CD" w:rsidRPr="006F5656" w14:paraId="7E4D0848" w14:textId="77777777" w:rsidTr="00F111CD">
        <w:trPr>
          <w:cantSplit/>
          <w:trHeight w:val="20"/>
        </w:trPr>
        <w:tc>
          <w:tcPr>
            <w:tcW w:w="2202" w:type="pct"/>
            <w:shd w:val="clear" w:color="auto" w:fill="auto"/>
          </w:tcPr>
          <w:p w14:paraId="046F9412" w14:textId="347706FD" w:rsidR="00F111CD" w:rsidRDefault="00F111CD" w:rsidP="009D713B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Анализ и </w:t>
            </w:r>
            <w:r w:rsidR="00E03AD2">
              <w:rPr>
                <w:rFonts w:cs="Arial"/>
                <w:sz w:val="20"/>
                <w:szCs w:val="20"/>
              </w:rPr>
              <w:t>р</w:t>
            </w:r>
            <w:r w:rsidR="00E03AD2" w:rsidRPr="00F111CD">
              <w:rPr>
                <w:rFonts w:cs="Arial"/>
                <w:sz w:val="20"/>
                <w:szCs w:val="20"/>
              </w:rPr>
              <w:t>асчёт</w:t>
            </w:r>
            <w:r w:rsidRPr="00F111CD">
              <w:rPr>
                <w:rFonts w:cs="Arial"/>
                <w:sz w:val="20"/>
                <w:szCs w:val="20"/>
              </w:rPr>
              <w:t xml:space="preserve"> КТГ, КИ</w:t>
            </w:r>
            <w:r w:rsidR="00674636">
              <w:rPr>
                <w:rFonts w:cs="Arial"/>
                <w:sz w:val="20"/>
                <w:szCs w:val="20"/>
              </w:rPr>
              <w:t>О</w:t>
            </w:r>
            <w:r>
              <w:rPr>
                <w:rFonts w:cs="Arial"/>
                <w:sz w:val="20"/>
                <w:szCs w:val="20"/>
              </w:rPr>
              <w:t>, пояснения к ним</w:t>
            </w:r>
          </w:p>
        </w:tc>
        <w:tc>
          <w:tcPr>
            <w:tcW w:w="2798" w:type="pct"/>
            <w:shd w:val="clear" w:color="auto" w:fill="auto"/>
          </w:tcPr>
          <w:p w14:paraId="47901A48" w14:textId="46716356" w:rsidR="00F111CD" w:rsidRDefault="00C82090" w:rsidP="009D713B">
            <w:pPr>
              <w:ind w:firstLine="0"/>
              <w:rPr>
                <w:rFonts w:cs="Arial"/>
                <w:sz w:val="20"/>
                <w:szCs w:val="20"/>
              </w:rPr>
            </w:pPr>
            <w:r w:rsidRPr="00BC34C6">
              <w:rPr>
                <w:rFonts w:cs="Arial"/>
                <w:sz w:val="20"/>
                <w:szCs w:val="20"/>
              </w:rPr>
              <w:t>БЕ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BC34C6">
              <w:rPr>
                <w:rFonts w:cs="Arial"/>
                <w:sz w:val="20"/>
                <w:szCs w:val="20"/>
              </w:rPr>
              <w:t>КЦ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4A2F87">
              <w:rPr>
                <w:rFonts w:cs="Arial"/>
                <w:sz w:val="20"/>
                <w:szCs w:val="20"/>
              </w:rPr>
              <w:t>е</w:t>
            </w:r>
            <w:r w:rsidRPr="00076361">
              <w:rPr>
                <w:rFonts w:cs="Arial"/>
                <w:sz w:val="20"/>
                <w:szCs w:val="20"/>
              </w:rPr>
              <w:t>жесуточно,</w:t>
            </w:r>
            <w:r w:rsidRPr="004A2F87">
              <w:rPr>
                <w:rFonts w:cs="Arial"/>
                <w:sz w:val="20"/>
                <w:szCs w:val="20"/>
              </w:rPr>
              <w:t xml:space="preserve"> ежемесячно, ежеквартально.</w:t>
            </w:r>
          </w:p>
        </w:tc>
      </w:tr>
      <w:tr w:rsidR="00F111CD" w:rsidRPr="006F5656" w14:paraId="78483DF7" w14:textId="77777777" w:rsidTr="00F111CD">
        <w:trPr>
          <w:cantSplit/>
          <w:trHeight w:val="20"/>
        </w:trPr>
        <w:tc>
          <w:tcPr>
            <w:tcW w:w="2202" w:type="pct"/>
            <w:shd w:val="clear" w:color="auto" w:fill="auto"/>
          </w:tcPr>
          <w:p w14:paraId="64EE8F03" w14:textId="39CE6443" w:rsidR="00F111CD" w:rsidRDefault="00F111CD" w:rsidP="009D713B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Сбор и анализ сведений</w:t>
            </w:r>
            <w:r w:rsidRPr="00F111CD">
              <w:rPr>
                <w:rFonts w:cs="Arial"/>
                <w:sz w:val="20"/>
                <w:szCs w:val="20"/>
              </w:rPr>
              <w:t xml:space="preserve"> о наличии и техническом состоянии </w:t>
            </w:r>
            <w:r w:rsidR="00805691">
              <w:rPr>
                <w:rFonts w:cs="Arial"/>
                <w:sz w:val="20"/>
                <w:szCs w:val="20"/>
              </w:rPr>
              <w:t>авто</w:t>
            </w:r>
            <w:r w:rsidRPr="00F111CD">
              <w:rPr>
                <w:rFonts w:cs="Arial"/>
                <w:sz w:val="20"/>
                <w:szCs w:val="20"/>
              </w:rPr>
              <w:t>техники</w:t>
            </w:r>
          </w:p>
        </w:tc>
        <w:tc>
          <w:tcPr>
            <w:tcW w:w="2798" w:type="pct"/>
            <w:shd w:val="clear" w:color="auto" w:fill="auto"/>
          </w:tcPr>
          <w:p w14:paraId="2EF1409B" w14:textId="6A1EE18A" w:rsidR="00F111CD" w:rsidRDefault="00C82090" w:rsidP="009D713B">
            <w:pPr>
              <w:ind w:firstLine="0"/>
              <w:rPr>
                <w:rFonts w:cs="Arial"/>
                <w:sz w:val="20"/>
                <w:szCs w:val="20"/>
              </w:rPr>
            </w:pPr>
            <w:r w:rsidRPr="00BC34C6">
              <w:rPr>
                <w:rFonts w:cs="Arial"/>
                <w:sz w:val="20"/>
                <w:szCs w:val="20"/>
              </w:rPr>
              <w:t>БЕ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BC34C6">
              <w:rPr>
                <w:rFonts w:cs="Arial"/>
                <w:sz w:val="20"/>
                <w:szCs w:val="20"/>
              </w:rPr>
              <w:t>КЦ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4A2F87">
              <w:rPr>
                <w:rFonts w:cs="Arial"/>
                <w:sz w:val="20"/>
                <w:szCs w:val="20"/>
              </w:rPr>
              <w:t>е</w:t>
            </w:r>
            <w:r w:rsidRPr="00076361">
              <w:rPr>
                <w:rFonts w:cs="Arial"/>
                <w:sz w:val="20"/>
                <w:szCs w:val="20"/>
              </w:rPr>
              <w:t>жесуточно,</w:t>
            </w:r>
            <w:r w:rsidRPr="004A2F87">
              <w:rPr>
                <w:rFonts w:cs="Arial"/>
                <w:sz w:val="20"/>
                <w:szCs w:val="20"/>
              </w:rPr>
              <w:t xml:space="preserve"> ежемесячно, ежеквартально.</w:t>
            </w:r>
          </w:p>
        </w:tc>
      </w:tr>
      <w:tr w:rsidR="00F111CD" w:rsidRPr="006F5656" w14:paraId="147E6E6A" w14:textId="77777777" w:rsidTr="00F111CD">
        <w:trPr>
          <w:cantSplit/>
          <w:trHeight w:val="20"/>
        </w:trPr>
        <w:tc>
          <w:tcPr>
            <w:tcW w:w="2202" w:type="pct"/>
            <w:shd w:val="clear" w:color="auto" w:fill="auto"/>
          </w:tcPr>
          <w:p w14:paraId="7D74E467" w14:textId="480842A1" w:rsidR="00F111CD" w:rsidRDefault="00F111CD" w:rsidP="009D713B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Расчёт плановой</w:t>
            </w:r>
            <w:r w:rsidRPr="00F111CD">
              <w:rPr>
                <w:rFonts w:cs="Arial"/>
                <w:sz w:val="20"/>
                <w:szCs w:val="20"/>
              </w:rPr>
              <w:t xml:space="preserve"> наработки</w:t>
            </w:r>
          </w:p>
        </w:tc>
        <w:tc>
          <w:tcPr>
            <w:tcW w:w="2798" w:type="pct"/>
            <w:shd w:val="clear" w:color="auto" w:fill="auto"/>
          </w:tcPr>
          <w:p w14:paraId="086B3935" w14:textId="1964C74D" w:rsidR="00F111CD" w:rsidRDefault="00C82090" w:rsidP="009D713B">
            <w:pPr>
              <w:ind w:firstLine="0"/>
              <w:rPr>
                <w:rFonts w:cs="Arial"/>
                <w:sz w:val="20"/>
                <w:szCs w:val="20"/>
              </w:rPr>
            </w:pPr>
            <w:r w:rsidRPr="00BC34C6">
              <w:rPr>
                <w:rFonts w:cs="Arial"/>
                <w:sz w:val="20"/>
                <w:szCs w:val="20"/>
              </w:rPr>
              <w:t>БЕ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BC34C6">
              <w:rPr>
                <w:rFonts w:cs="Arial"/>
                <w:sz w:val="20"/>
                <w:szCs w:val="20"/>
              </w:rPr>
              <w:t>КЦ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4A2F87">
              <w:rPr>
                <w:rFonts w:cs="Arial"/>
                <w:sz w:val="20"/>
                <w:szCs w:val="20"/>
              </w:rPr>
              <w:t>е</w:t>
            </w:r>
            <w:r w:rsidRPr="00076361">
              <w:rPr>
                <w:rFonts w:cs="Arial"/>
                <w:sz w:val="20"/>
                <w:szCs w:val="20"/>
              </w:rPr>
              <w:t>жесуточно,</w:t>
            </w:r>
            <w:r w:rsidRPr="004A2F87">
              <w:rPr>
                <w:rFonts w:cs="Arial"/>
                <w:sz w:val="20"/>
                <w:szCs w:val="20"/>
              </w:rPr>
              <w:t xml:space="preserve"> ежемесячно, ежеквартально.</w:t>
            </w:r>
          </w:p>
        </w:tc>
      </w:tr>
    </w:tbl>
    <w:p w14:paraId="6ACD4807" w14:textId="289DA008" w:rsidR="00E8790D" w:rsidRDefault="00E8790D" w:rsidP="005E1638">
      <w:pPr>
        <w:ind w:firstLine="567"/>
      </w:pPr>
    </w:p>
    <w:p w14:paraId="4E8392A5" w14:textId="77777777" w:rsidR="00544393" w:rsidRDefault="00544393" w:rsidP="005E1638">
      <w:pPr>
        <w:ind w:firstLine="567"/>
      </w:pPr>
    </w:p>
    <w:p w14:paraId="3ACB8B22" w14:textId="0148B73E" w:rsidR="00571BAC" w:rsidRPr="003E720F" w:rsidRDefault="00256517" w:rsidP="009B6B04">
      <w:pPr>
        <w:pStyle w:val="30"/>
      </w:pPr>
      <w:bookmarkStart w:id="1010" w:name="_Ref526856971"/>
      <w:bookmarkStart w:id="1011" w:name="_Toc69225524"/>
      <w:r>
        <w:t>Исходные н</w:t>
      </w:r>
      <w:r w:rsidR="00723B82" w:rsidRPr="008632D8">
        <w:t xml:space="preserve">аборы </w:t>
      </w:r>
      <w:r w:rsidR="001E137F" w:rsidRPr="008632D8">
        <w:t>данных</w:t>
      </w:r>
      <w:bookmarkEnd w:id="1010"/>
      <w:bookmarkEnd w:id="1011"/>
    </w:p>
    <w:p w14:paraId="394C8070" w14:textId="1564B5D7" w:rsidR="00ED5386" w:rsidRPr="00ED5386" w:rsidRDefault="00E948A9" w:rsidP="00ED5386">
      <w:pPr>
        <w:pStyle w:val="ae"/>
        <w:jc w:val="right"/>
        <w:rPr>
          <w:b/>
          <w:color w:val="7F7F7F" w:themeColor="text1" w:themeTint="80"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 w:rsidR="00ED5386" w:rsidRPr="00ED5386">
        <w:rPr>
          <w:b/>
          <w:sz w:val="22"/>
          <w:szCs w:val="22"/>
        </w:rPr>
        <w:t xml:space="preserve">Таблица </w:t>
      </w:r>
      <w:r w:rsidR="00ED5386" w:rsidRPr="00ED5386">
        <w:rPr>
          <w:b/>
          <w:sz w:val="22"/>
          <w:szCs w:val="22"/>
        </w:rPr>
        <w:fldChar w:fldCharType="begin"/>
      </w:r>
      <w:r w:rsidR="00ED5386" w:rsidRPr="00ED5386">
        <w:rPr>
          <w:b/>
          <w:sz w:val="22"/>
          <w:szCs w:val="22"/>
        </w:rPr>
        <w:instrText xml:space="preserve"> SEQ Таблица \* ARABIC </w:instrText>
      </w:r>
      <w:r w:rsidR="00ED5386" w:rsidRPr="00ED5386">
        <w:rPr>
          <w:b/>
          <w:sz w:val="22"/>
          <w:szCs w:val="22"/>
        </w:rPr>
        <w:fldChar w:fldCharType="separate"/>
      </w:r>
      <w:r w:rsidR="00DD63DA">
        <w:rPr>
          <w:b/>
          <w:noProof/>
          <w:sz w:val="22"/>
          <w:szCs w:val="22"/>
        </w:rPr>
        <w:t>7</w:t>
      </w:r>
      <w:r w:rsidR="00ED5386" w:rsidRPr="00ED5386">
        <w:rPr>
          <w:b/>
          <w:sz w:val="22"/>
          <w:szCs w:val="22"/>
        </w:rPr>
        <w:fldChar w:fldCharType="end"/>
      </w:r>
      <w:r w:rsidR="00ED5386" w:rsidRPr="00ED5386">
        <w:rPr>
          <w:b/>
          <w:sz w:val="22"/>
          <w:szCs w:val="22"/>
        </w:rPr>
        <w:t xml:space="preserve">. Исходные наборы данных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9"/>
        <w:gridCol w:w="1983"/>
        <w:gridCol w:w="1559"/>
        <w:gridCol w:w="1828"/>
        <w:tblGridChange w:id="1012">
          <w:tblGrid>
            <w:gridCol w:w="4239"/>
            <w:gridCol w:w="1983"/>
            <w:gridCol w:w="1559"/>
            <w:gridCol w:w="1828"/>
          </w:tblGrid>
        </w:tblGridChange>
      </w:tblGrid>
      <w:tr w:rsidR="00876BA0" w:rsidRPr="006F5656" w14:paraId="35AEDE38" w14:textId="77777777" w:rsidTr="004A2F87">
        <w:trPr>
          <w:trHeight w:val="397"/>
          <w:tblHeader/>
        </w:trPr>
        <w:tc>
          <w:tcPr>
            <w:tcW w:w="2206" w:type="pct"/>
            <w:shd w:val="clear" w:color="auto" w:fill="FFC000"/>
          </w:tcPr>
          <w:p w14:paraId="23E49FD5" w14:textId="52C5AE5C" w:rsidR="00876BA0" w:rsidRPr="00876BA0" w:rsidRDefault="00876BA0" w:rsidP="0010180A">
            <w:pPr>
              <w:ind w:firstLine="22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rFonts w:cs="Arial"/>
                <w:b/>
                <w:sz w:val="20"/>
                <w:szCs w:val="20"/>
              </w:rPr>
              <w:t>Набор данных</w:t>
            </w:r>
          </w:p>
        </w:tc>
        <w:tc>
          <w:tcPr>
            <w:tcW w:w="1032" w:type="pct"/>
            <w:shd w:val="clear" w:color="auto" w:fill="FFC000"/>
          </w:tcPr>
          <w:p w14:paraId="51575C96" w14:textId="44818231" w:rsidR="00876BA0" w:rsidRPr="00876BA0" w:rsidRDefault="00876BA0" w:rsidP="0010180A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b/>
                <w:sz w:val="20"/>
                <w:szCs w:val="20"/>
              </w:rPr>
              <w:t>Орг. охват</w:t>
            </w:r>
          </w:p>
        </w:tc>
        <w:tc>
          <w:tcPr>
            <w:tcW w:w="811" w:type="pct"/>
            <w:shd w:val="clear" w:color="auto" w:fill="FFC000"/>
          </w:tcPr>
          <w:p w14:paraId="63170A31" w14:textId="40521974" w:rsidR="00876BA0" w:rsidRPr="00876BA0" w:rsidRDefault="00876BA0" w:rsidP="00876BA0">
            <w:pPr>
              <w:spacing w:after="240"/>
              <w:ind w:firstLine="0"/>
              <w:jc w:val="center"/>
              <w:rPr>
                <w:b/>
                <w:sz w:val="20"/>
                <w:szCs w:val="20"/>
              </w:rPr>
            </w:pPr>
            <w:r w:rsidRPr="00876BA0">
              <w:rPr>
                <w:b/>
                <w:sz w:val="20"/>
                <w:szCs w:val="20"/>
              </w:rPr>
              <w:t>Система-источник</w:t>
            </w:r>
          </w:p>
        </w:tc>
        <w:tc>
          <w:tcPr>
            <w:tcW w:w="951" w:type="pct"/>
            <w:shd w:val="clear" w:color="auto" w:fill="FFC000"/>
          </w:tcPr>
          <w:p w14:paraId="14D47590" w14:textId="627C9300" w:rsidR="00876BA0" w:rsidRPr="00876BA0" w:rsidRDefault="00876BA0" w:rsidP="004A2F87">
            <w:pPr>
              <w:ind w:firstLine="0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b/>
                <w:sz w:val="20"/>
                <w:szCs w:val="20"/>
              </w:rPr>
              <w:t>Ссылка на СОИ</w:t>
            </w:r>
          </w:p>
        </w:tc>
      </w:tr>
      <w:tr w:rsidR="00E86C50" w:rsidRPr="006F5656" w14:paraId="1534918A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108FDA12" w14:textId="0F039A45" w:rsidR="00E86C50" w:rsidRPr="006F5656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Единица оборудования</w:t>
            </w:r>
          </w:p>
        </w:tc>
        <w:tc>
          <w:tcPr>
            <w:tcW w:w="1032" w:type="pct"/>
          </w:tcPr>
          <w:p w14:paraId="36CA8477" w14:textId="3871086B" w:rsidR="00E86C50" w:rsidRPr="00F75DEC" w:rsidRDefault="00E64FD1" w:rsidP="00E86C50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39BAE3E7" w14:textId="71A6E18F" w:rsidR="00E86C50" w:rsidRPr="006F5656" w:rsidRDefault="00E86C50" w:rsidP="00E86C50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79ADA234" w14:textId="05EEEB05" w:rsidR="00E86C50" w:rsidRPr="006F5656" w:rsidRDefault="00E86C50" w:rsidP="00E86C5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86C50" w:rsidRPr="006F5656" w14:paraId="13B643EE" w14:textId="77777777" w:rsidTr="00212DE1">
        <w:tblPrEx>
          <w:tblW w:w="5000" w:type="pc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  <w:tblPrExChange w:id="1013" w:author="Владимир Лаут" w:date="2021-03-24T14:47:00Z">
            <w:tblPrEx>
              <w:tblW w:w="5000" w:type="pct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000" w:firstRow="0" w:lastRow="0" w:firstColumn="0" w:lastColumn="0" w:noHBand="0" w:noVBand="0"/>
            </w:tblPrEx>
          </w:tblPrExChange>
        </w:tblPrEx>
        <w:trPr>
          <w:cantSplit/>
          <w:trHeight w:val="164"/>
          <w:trPrChange w:id="1014" w:author="Владимир Лаут" w:date="2021-03-24T14:47:00Z">
            <w:trPr>
              <w:cantSplit/>
              <w:trHeight w:val="559"/>
            </w:trPr>
          </w:trPrChange>
        </w:trPr>
        <w:tc>
          <w:tcPr>
            <w:tcW w:w="2206" w:type="pct"/>
            <w:shd w:val="clear" w:color="auto" w:fill="auto"/>
            <w:vAlign w:val="bottom"/>
            <w:tcPrChange w:id="1015" w:author="Владимир Лаут" w:date="2021-03-24T14:47:00Z">
              <w:tcPr>
                <w:tcW w:w="2206" w:type="pct"/>
                <w:shd w:val="clear" w:color="auto" w:fill="auto"/>
                <w:vAlign w:val="bottom"/>
              </w:tcPr>
            </w:tcPrChange>
          </w:tcPr>
          <w:p w14:paraId="1CC01D4C" w14:textId="0C3441C5" w:rsidR="00E86C50" w:rsidRPr="006F5656" w:rsidRDefault="00E86C50" w:rsidP="00E86C50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Заказ ТОРО</w:t>
            </w:r>
          </w:p>
        </w:tc>
        <w:tc>
          <w:tcPr>
            <w:tcW w:w="1032" w:type="pct"/>
            <w:tcPrChange w:id="1016" w:author="Владимир Лаут" w:date="2021-03-24T14:47:00Z">
              <w:tcPr>
                <w:tcW w:w="1032" w:type="pct"/>
              </w:tcPr>
            </w:tcPrChange>
          </w:tcPr>
          <w:p w14:paraId="0565D514" w14:textId="75E236AD" w:rsidR="00E86C50" w:rsidRPr="006F5656" w:rsidRDefault="00E64FD1" w:rsidP="00E86C50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  <w:tcPrChange w:id="1017" w:author="Владимир Лаут" w:date="2021-03-24T14:47:00Z">
              <w:tcPr>
                <w:tcW w:w="811" w:type="pct"/>
                <w:vAlign w:val="center"/>
              </w:tcPr>
            </w:tcPrChange>
          </w:tcPr>
          <w:p w14:paraId="2E5D3D11" w14:textId="20CBADA9" w:rsidR="00E86C50" w:rsidRPr="006F5656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  <w:tcPrChange w:id="1018" w:author="Владимир Лаут" w:date="2021-03-24T14:47:00Z">
              <w:tcPr>
                <w:tcW w:w="951" w:type="pct"/>
                <w:shd w:val="clear" w:color="auto" w:fill="auto"/>
              </w:tcPr>
            </w:tcPrChange>
          </w:tcPr>
          <w:p w14:paraId="1130AF00" w14:textId="51C5DA87" w:rsidR="00E86C50" w:rsidRPr="006F5656" w:rsidRDefault="00E86C50" w:rsidP="00E86C5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86C50" w:rsidRPr="006F5656" w14:paraId="2620C1C5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7D0CF9CA" w14:textId="7FB0D538" w:rsidR="00E86C50" w:rsidRPr="006F5656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Сообщение ТОРО</w:t>
            </w:r>
          </w:p>
        </w:tc>
        <w:tc>
          <w:tcPr>
            <w:tcW w:w="1032" w:type="pct"/>
          </w:tcPr>
          <w:p w14:paraId="75D7A7ED" w14:textId="18B050EC" w:rsidR="00E86C50" w:rsidRPr="006F5656" w:rsidRDefault="00E64FD1" w:rsidP="00E86C50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6D521E83" w14:textId="57FEA6B0" w:rsidR="00E86C50" w:rsidRPr="006F5656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02698BB1" w14:textId="77777777" w:rsidR="00E86C50" w:rsidRPr="006F5656" w:rsidRDefault="00E86C50" w:rsidP="00E86C5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86C50" w:rsidRPr="006F5656" w14:paraId="41E1A973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215C1868" w14:textId="4CCBE4BB" w:rsidR="00E86C50" w:rsidRDefault="00E86C50" w:rsidP="00E86C50">
            <w:pPr>
              <w:ind w:firstLine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Документ измерений</w:t>
            </w:r>
          </w:p>
        </w:tc>
        <w:tc>
          <w:tcPr>
            <w:tcW w:w="1032" w:type="pct"/>
          </w:tcPr>
          <w:p w14:paraId="652115C9" w14:textId="5D8706A9" w:rsidR="00E86C50" w:rsidRDefault="00E64FD1" w:rsidP="00E86C50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414DAF37" w14:textId="780BA92D" w:rsidR="00E86C50" w:rsidRDefault="00E86C50" w:rsidP="00E86C50">
            <w:pPr>
              <w:ind w:firstLine="0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5C4799BC" w14:textId="77777777" w:rsidR="00E86C50" w:rsidRPr="006F5656" w:rsidRDefault="00E86C50" w:rsidP="00E86C5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86C50" w:rsidRPr="006F5656" w14:paraId="76C85097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1192BE38" w14:textId="62C1D28F" w:rsidR="00E86C50" w:rsidRDefault="00E86C50" w:rsidP="00E86C50">
            <w:pPr>
              <w:ind w:firstLine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Точка измерений</w:t>
            </w:r>
          </w:p>
        </w:tc>
        <w:tc>
          <w:tcPr>
            <w:tcW w:w="1032" w:type="pct"/>
          </w:tcPr>
          <w:p w14:paraId="459823AA" w14:textId="3ACEE193" w:rsidR="00E86C50" w:rsidRDefault="00E64FD1" w:rsidP="00E86C50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789D08DF" w14:textId="27033E49" w:rsidR="00E86C50" w:rsidRDefault="00E86C50" w:rsidP="00E86C50">
            <w:pPr>
              <w:ind w:firstLine="0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3B6A443B" w14:textId="77777777" w:rsidR="00E86C50" w:rsidRPr="006F5656" w:rsidRDefault="00E86C50" w:rsidP="00E86C5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86C50" w:rsidRPr="006F5656" w14:paraId="7685CADD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693530CA" w14:textId="365B8D5F" w:rsidR="00E86C50" w:rsidRPr="00076361" w:rsidDel="00EC63F9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Техническое место</w:t>
            </w:r>
          </w:p>
        </w:tc>
        <w:tc>
          <w:tcPr>
            <w:tcW w:w="1032" w:type="pct"/>
          </w:tcPr>
          <w:p w14:paraId="389D9358" w14:textId="69355EE7" w:rsidR="00E86C50" w:rsidRDefault="00E64FD1" w:rsidP="00E86C50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102A6845" w14:textId="185CB0D2" w:rsidR="00E86C50" w:rsidRPr="00580ED7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45EED59D" w14:textId="77777777" w:rsidR="00E86C50" w:rsidRPr="006F5656" w:rsidRDefault="00E86C50" w:rsidP="00E86C5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86C50" w:rsidRPr="006F5656" w14:paraId="6A03013B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28BB0776" w14:textId="58112F53" w:rsidR="00E86C50" w:rsidRPr="00076361" w:rsidDel="00EC63F9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Основная запись материала</w:t>
            </w:r>
          </w:p>
        </w:tc>
        <w:tc>
          <w:tcPr>
            <w:tcW w:w="1032" w:type="pct"/>
          </w:tcPr>
          <w:p w14:paraId="2A1A0612" w14:textId="2F2D35CC" w:rsidR="00E86C50" w:rsidRDefault="00E64FD1" w:rsidP="00E86C50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4367AFF7" w14:textId="673F5E51" w:rsidR="00E86C50" w:rsidRPr="00580ED7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7BD65EE2" w14:textId="77777777" w:rsidR="00E86C50" w:rsidRPr="006F5656" w:rsidRDefault="00E86C50" w:rsidP="00E86C5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86C50" w:rsidRPr="006F5656" w14:paraId="3BEEB02D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58AC55AB" w14:textId="42B75F04" w:rsidR="00E86C50" w:rsidRPr="00076361" w:rsidDel="00EC63F9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lastRenderedPageBreak/>
              <w:t>План ТОРО</w:t>
            </w:r>
          </w:p>
        </w:tc>
        <w:tc>
          <w:tcPr>
            <w:tcW w:w="1032" w:type="pct"/>
          </w:tcPr>
          <w:p w14:paraId="665F6BD1" w14:textId="6189F72C" w:rsidR="00E86C50" w:rsidRDefault="00E64FD1" w:rsidP="00E86C50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75B823F0" w14:textId="272F4B7A" w:rsidR="00E86C50" w:rsidRPr="00580ED7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3447A76C" w14:textId="77777777" w:rsidR="00E86C50" w:rsidRPr="006F5656" w:rsidRDefault="00E86C50" w:rsidP="00E86C5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86C50" w:rsidRPr="006F5656" w14:paraId="3E0C37CC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577F7B62" w14:textId="6A16FECE" w:rsidR="00E86C50" w:rsidRPr="00076361" w:rsidDel="00EC63F9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СПП элемент</w:t>
            </w:r>
          </w:p>
        </w:tc>
        <w:tc>
          <w:tcPr>
            <w:tcW w:w="1032" w:type="pct"/>
          </w:tcPr>
          <w:p w14:paraId="50AD4DDF" w14:textId="0FAA5591" w:rsidR="00E86C50" w:rsidRDefault="00E64FD1" w:rsidP="00E86C50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239133BD" w14:textId="10A24D69" w:rsidR="00E86C50" w:rsidRPr="00580ED7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147A9754" w14:textId="77777777" w:rsidR="00E86C50" w:rsidRPr="006F5656" w:rsidRDefault="00E86C50" w:rsidP="00E86C5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51A0" w:rsidRPr="006F5656" w14:paraId="059C57B0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3060C7BE" w14:textId="0336C81C" w:rsidR="001351A0" w:rsidRPr="00CD1FC5" w:rsidDel="00B4350E" w:rsidRDefault="001351A0" w:rsidP="001351A0">
            <w:pPr>
              <w:ind w:firstLine="0"/>
              <w:rPr>
                <w:rFonts w:ascii="Calibri" w:hAnsi="Calibri" w:cs="Calibri"/>
                <w:color w:val="000000"/>
                <w:sz w:val="22"/>
              </w:rPr>
            </w:pPr>
            <w:r w:rsidRPr="00CD1FC5">
              <w:rPr>
                <w:rFonts w:ascii="Calibri" w:hAnsi="Calibri" w:cs="Calibri"/>
                <w:color w:val="000000"/>
                <w:sz w:val="22"/>
              </w:rPr>
              <w:t>Документ движения материалов</w:t>
            </w:r>
          </w:p>
        </w:tc>
        <w:tc>
          <w:tcPr>
            <w:tcW w:w="1032" w:type="pct"/>
          </w:tcPr>
          <w:p w14:paraId="0BDB977F" w14:textId="5ED467E0" w:rsidR="001351A0" w:rsidRPr="00F86B94" w:rsidRDefault="00E64FD1" w:rsidP="001351A0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024FA3F4" w14:textId="1B85B690" w:rsidR="001351A0" w:rsidRPr="00F86B94" w:rsidRDefault="001351A0" w:rsidP="001351A0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F86B94"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44517FB0" w14:textId="77777777" w:rsidR="001351A0" w:rsidRPr="006F5656" w:rsidRDefault="001351A0" w:rsidP="00135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6B94" w:rsidRPr="006F5656" w14:paraId="60F78534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35D7023F" w14:textId="05DDBEA9" w:rsidR="00F86B94" w:rsidRPr="00A760F1" w:rsidRDefault="00F86B94" w:rsidP="00F86B94">
            <w:pPr>
              <w:ind w:firstLine="0"/>
              <w:rPr>
                <w:rFonts w:ascii="Calibri" w:hAnsi="Calibri" w:cs="Calibri"/>
                <w:color w:val="000000"/>
                <w:sz w:val="22"/>
              </w:rPr>
            </w:pPr>
            <w:r w:rsidRPr="00A760F1">
              <w:rPr>
                <w:rFonts w:ascii="Calibri" w:hAnsi="Calibri" w:cs="Calibri"/>
                <w:color w:val="000000"/>
                <w:sz w:val="22"/>
              </w:rPr>
              <w:t>Классы единиц оборудования</w:t>
            </w:r>
          </w:p>
        </w:tc>
        <w:tc>
          <w:tcPr>
            <w:tcW w:w="1032" w:type="pct"/>
          </w:tcPr>
          <w:p w14:paraId="147DF3B8" w14:textId="011BDA2F" w:rsidR="00F86B94" w:rsidRPr="00CD1FC5" w:rsidRDefault="00E64FD1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3EFBA299" w14:textId="56AAD324" w:rsidR="00F86B94" w:rsidRPr="00F86B94" w:rsidRDefault="00F86B94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F86B94"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5699AFBB" w14:textId="77777777" w:rsidR="00F86B94" w:rsidRPr="006F5656" w:rsidRDefault="00F86B94" w:rsidP="00F86B94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6B94" w:rsidRPr="006F5656" w14:paraId="0DFACE58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2D42E6FD" w14:textId="1E0536F1" w:rsidR="00F86B94" w:rsidRPr="00A760F1" w:rsidRDefault="00F86B94" w:rsidP="00F86B94">
            <w:pPr>
              <w:ind w:firstLine="0"/>
              <w:rPr>
                <w:rFonts w:ascii="Calibri" w:hAnsi="Calibri" w:cs="Calibri"/>
                <w:color w:val="000000"/>
                <w:sz w:val="22"/>
              </w:rPr>
            </w:pPr>
            <w:r w:rsidRPr="00A760F1">
              <w:rPr>
                <w:rFonts w:ascii="Calibri" w:hAnsi="Calibri" w:cs="Calibri"/>
                <w:color w:val="000000"/>
                <w:sz w:val="22"/>
              </w:rPr>
              <w:t>Признаки единиц оборудования</w:t>
            </w:r>
          </w:p>
        </w:tc>
        <w:tc>
          <w:tcPr>
            <w:tcW w:w="1032" w:type="pct"/>
          </w:tcPr>
          <w:p w14:paraId="7AA437F8" w14:textId="75AB1360" w:rsidR="00F86B94" w:rsidRPr="00CD1FC5" w:rsidRDefault="00E64FD1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090430EA" w14:textId="4F22688F" w:rsidR="00F86B94" w:rsidRPr="00F86B94" w:rsidRDefault="00F86B94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F86B94"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00D53264" w14:textId="77777777" w:rsidR="00F86B94" w:rsidRPr="006F5656" w:rsidRDefault="00F86B94" w:rsidP="00F86B94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6B94" w:rsidRPr="007A60E1" w14:paraId="1990C75F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6A7274EA" w14:textId="0CD12197" w:rsidR="00F86B94" w:rsidRPr="00A760F1" w:rsidRDefault="00F86B94" w:rsidP="00F86B94">
            <w:pPr>
              <w:ind w:firstLine="0"/>
              <w:rPr>
                <w:rFonts w:ascii="Calibri" w:hAnsi="Calibri" w:cs="Calibri"/>
                <w:color w:val="000000"/>
                <w:sz w:val="22"/>
              </w:rPr>
            </w:pPr>
            <w:r w:rsidRPr="00A760F1">
              <w:rPr>
                <w:rFonts w:ascii="Calibri" w:hAnsi="Calibri" w:cs="Calibri"/>
                <w:color w:val="000000"/>
                <w:sz w:val="22"/>
              </w:rPr>
              <w:t>Сетевой график</w:t>
            </w:r>
          </w:p>
        </w:tc>
        <w:tc>
          <w:tcPr>
            <w:tcW w:w="1032" w:type="pct"/>
          </w:tcPr>
          <w:p w14:paraId="43FC125E" w14:textId="5E96EAF2" w:rsidR="00F86B94" w:rsidRPr="00CD1FC5" w:rsidRDefault="00E64FD1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3859866D" w14:textId="4BCB8678" w:rsidR="00F86B94" w:rsidRPr="00CD1FC5" w:rsidRDefault="00F86B94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A760F1"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5D86DB1D" w14:textId="77777777" w:rsidR="00F86B94" w:rsidRPr="006F5656" w:rsidRDefault="00F86B94" w:rsidP="00F86B94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86B94" w:rsidRPr="006F5656" w14:paraId="53B55807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0A143AC0" w14:textId="5CDD0BC0" w:rsidR="00F86B94" w:rsidRPr="00CD1FC5" w:rsidRDefault="00F86B94" w:rsidP="00F86B94">
            <w:pPr>
              <w:ind w:firstLine="0"/>
              <w:rPr>
                <w:rFonts w:ascii="Calibri" w:hAnsi="Calibri" w:cs="Calibri"/>
                <w:color w:val="000000"/>
                <w:sz w:val="22"/>
              </w:rPr>
            </w:pPr>
            <w:r w:rsidRPr="00A760F1">
              <w:rPr>
                <w:rFonts w:ascii="Calibri" w:hAnsi="Calibri" w:cs="Calibri"/>
                <w:color w:val="000000"/>
                <w:sz w:val="22"/>
              </w:rPr>
              <w:t>План ТОРО</w:t>
            </w:r>
          </w:p>
        </w:tc>
        <w:tc>
          <w:tcPr>
            <w:tcW w:w="1032" w:type="pct"/>
          </w:tcPr>
          <w:p w14:paraId="451E98A3" w14:textId="0DDC4647" w:rsidR="00F86B94" w:rsidRPr="00CD1FC5" w:rsidRDefault="00E64FD1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41D28A98" w14:textId="67471242" w:rsidR="00F86B94" w:rsidRPr="00CD1FC5" w:rsidRDefault="00F86B94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DD5114"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451BB9D7" w14:textId="77777777" w:rsidR="00F86B94" w:rsidRPr="00A760F1" w:rsidRDefault="00F86B94" w:rsidP="00F86B94">
            <w:pPr>
              <w:jc w:val="center"/>
              <w:rPr>
                <w:rFonts w:cs="Arial"/>
                <w:sz w:val="20"/>
                <w:szCs w:val="20"/>
                <w:highlight w:val="cyan"/>
              </w:rPr>
            </w:pPr>
          </w:p>
        </w:tc>
      </w:tr>
      <w:tr w:rsidR="00F86B94" w:rsidRPr="006F5656" w14:paraId="372A5E80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1BA093EB" w14:textId="487506E4" w:rsidR="00F86B94" w:rsidRPr="00CD1FC5" w:rsidRDefault="00F86B94" w:rsidP="00F86B94">
            <w:pPr>
              <w:ind w:firstLine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Стратегия ТОРО</w:t>
            </w:r>
          </w:p>
        </w:tc>
        <w:tc>
          <w:tcPr>
            <w:tcW w:w="1032" w:type="pct"/>
          </w:tcPr>
          <w:p w14:paraId="7A575E48" w14:textId="24EBDBF0" w:rsidR="00F86B94" w:rsidRPr="00DD5114" w:rsidRDefault="00E64FD1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04C8EE0A" w14:textId="338BEAF2" w:rsidR="00F86B94" w:rsidRPr="00DD5114" w:rsidRDefault="00F86B94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DD5114"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2B60AF1B" w14:textId="77777777" w:rsidR="00F86B94" w:rsidRPr="00CD1FC5" w:rsidRDefault="00F86B94" w:rsidP="00F86B94">
            <w:pPr>
              <w:jc w:val="center"/>
              <w:rPr>
                <w:rFonts w:cs="Arial"/>
                <w:sz w:val="20"/>
                <w:szCs w:val="20"/>
                <w:highlight w:val="cyan"/>
              </w:rPr>
            </w:pPr>
          </w:p>
        </w:tc>
      </w:tr>
      <w:tr w:rsidR="00F86B94" w:rsidRPr="006F5656" w14:paraId="6956C671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280DB46A" w14:textId="3BC3DE57" w:rsidR="00F86B94" w:rsidRDefault="00F86B94" w:rsidP="00F86B94">
            <w:pPr>
              <w:ind w:firstLine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ОЗМ (основная запись материала)</w:t>
            </w:r>
          </w:p>
        </w:tc>
        <w:tc>
          <w:tcPr>
            <w:tcW w:w="1032" w:type="pct"/>
          </w:tcPr>
          <w:p w14:paraId="30CEFD48" w14:textId="3C9CAA80" w:rsidR="00F86B94" w:rsidRPr="00DD5114" w:rsidRDefault="00E64FD1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0FD78488" w14:textId="5AB3B461" w:rsidR="00F86B94" w:rsidRPr="00DD5114" w:rsidRDefault="00F86B94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DD5114"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5A0412EC" w14:textId="77777777" w:rsidR="00F86B94" w:rsidRPr="00CD1FC5" w:rsidRDefault="00F86B94" w:rsidP="00F86B94">
            <w:pPr>
              <w:jc w:val="center"/>
              <w:rPr>
                <w:rFonts w:cs="Arial"/>
                <w:sz w:val="20"/>
                <w:szCs w:val="20"/>
                <w:highlight w:val="cyan"/>
              </w:rPr>
            </w:pPr>
          </w:p>
        </w:tc>
      </w:tr>
      <w:tr w:rsidR="00F86B94" w:rsidRPr="006F5656" w14:paraId="66C295E4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59AED30E" w14:textId="3E8CCBB5" w:rsidR="00F86B94" w:rsidRDefault="00F86B94" w:rsidP="00F86B94">
            <w:pPr>
              <w:ind w:firstLine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Справочник тарифов ТОРО</w:t>
            </w:r>
          </w:p>
        </w:tc>
        <w:tc>
          <w:tcPr>
            <w:tcW w:w="1032" w:type="pct"/>
          </w:tcPr>
          <w:p w14:paraId="22E3ABE9" w14:textId="4E8CD079" w:rsidR="00F86B94" w:rsidRPr="00DD5114" w:rsidRDefault="00E64FD1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1346CBBC" w14:textId="3C0D895E" w:rsidR="00F86B94" w:rsidRPr="00DD5114" w:rsidRDefault="00F86B94" w:rsidP="00F86B94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DD5114"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1E02A6B8" w14:textId="77777777" w:rsidR="00F86B94" w:rsidRPr="00CD1FC5" w:rsidRDefault="00F86B94" w:rsidP="00F86B94">
            <w:pPr>
              <w:jc w:val="center"/>
              <w:rPr>
                <w:rFonts w:cs="Arial"/>
                <w:sz w:val="20"/>
                <w:szCs w:val="20"/>
                <w:highlight w:val="cyan"/>
              </w:rPr>
            </w:pPr>
          </w:p>
        </w:tc>
      </w:tr>
    </w:tbl>
    <w:p w14:paraId="4C5413C1" w14:textId="2BC50B04" w:rsidR="002353D9" w:rsidRPr="00A760F1" w:rsidRDefault="002353D9" w:rsidP="00A760F1">
      <w:pPr>
        <w:spacing w:after="240"/>
        <w:ind w:right="-142" w:firstLine="0"/>
      </w:pPr>
    </w:p>
    <w:p w14:paraId="27FB0DFA" w14:textId="5EB5DB34" w:rsidR="00943735" w:rsidRDefault="00943735" w:rsidP="009B6B04">
      <w:pPr>
        <w:pStyle w:val="30"/>
      </w:pPr>
      <w:bookmarkStart w:id="1019" w:name="_Toc69225525"/>
      <w:r w:rsidRPr="00557467">
        <w:t xml:space="preserve">Ключевые алгоритмы и </w:t>
      </w:r>
      <w:r w:rsidR="007947AD" w:rsidRPr="00557467">
        <w:t>расчёты</w:t>
      </w:r>
      <w:bookmarkEnd w:id="1019"/>
    </w:p>
    <w:p w14:paraId="7173229E" w14:textId="7282F76E" w:rsidR="004A4AFA" w:rsidRPr="004A2F87" w:rsidDel="00C453F3" w:rsidRDefault="004A4AFA" w:rsidP="004A4AFA">
      <w:pPr>
        <w:spacing w:before="60" w:line="276" w:lineRule="auto"/>
        <w:ind w:firstLine="567"/>
        <w:rPr>
          <w:del w:id="1020" w:author="Владимир Лаут" w:date="2021-04-13T16:26:00Z"/>
        </w:rPr>
      </w:pPr>
      <w:del w:id="1021" w:author="Владимир Лаут" w:date="2021-04-13T16:26:00Z">
        <w:r w:rsidDel="00C453F3">
          <w:delText xml:space="preserve">Формула </w:delText>
        </w:r>
        <w:r w:rsidR="00F86B94" w:rsidDel="00C453F3">
          <w:delText>расчёта</w:delText>
        </w:r>
        <w:r w:rsidDel="00C453F3">
          <w:delText xml:space="preserve"> и определения КТГ, КИО, времени простоя определяются в «Методических указаниях по выбору, расчету и представлению показателей эффективности деятельности ТОиР (в том числе КТГ, КИО, ОЭО)», разрабатываемой в рамках проекта </w:delText>
        </w:r>
        <w:r w:rsidR="00676A0D" w:rsidRPr="00676A0D" w:rsidDel="00C453F3">
          <w:delText>«Политика управления физическими активами»</w:delText>
        </w:r>
        <w:r w:rsidR="00676A0D" w:rsidDel="00C453F3">
          <w:delText xml:space="preserve">. </w:delText>
        </w:r>
        <w:r w:rsidR="004365C6" w:rsidDel="00C453F3">
          <w:delText>Приводимые ниже формулы расчета являются ориентировочными до вступления в силу указанного документа.</w:delText>
        </w:r>
      </w:del>
    </w:p>
    <w:p w14:paraId="01A7305D" w14:textId="77777777" w:rsidR="004A4AFA" w:rsidRPr="004A4AFA" w:rsidRDefault="004A4AFA" w:rsidP="004A4AFA"/>
    <w:p w14:paraId="5ADE2030" w14:textId="676A5434" w:rsidR="0010180A" w:rsidRDefault="002658F5" w:rsidP="004A2F87">
      <w:pPr>
        <w:pStyle w:val="42"/>
        <w:rPr>
          <w:b/>
          <w:i w:val="0"/>
        </w:rPr>
      </w:pPr>
      <w:r w:rsidRPr="004A2F87">
        <w:rPr>
          <w:b/>
          <w:i w:val="0"/>
        </w:rPr>
        <w:t>Коэфициент технической готовности</w:t>
      </w:r>
    </w:p>
    <w:p w14:paraId="73C0A6FC" w14:textId="77777777" w:rsidR="003A3D52" w:rsidRDefault="002658F5" w:rsidP="00A760F1">
      <w:pPr>
        <w:spacing w:before="60" w:line="276" w:lineRule="auto"/>
        <w:ind w:firstLine="567"/>
      </w:pPr>
      <w:r w:rsidRPr="004A2F87">
        <w:t>Информаци</w:t>
      </w:r>
      <w:r w:rsidR="00B304A5" w:rsidRPr="004A2F87">
        <w:t>я</w:t>
      </w:r>
      <w:r w:rsidRPr="004A2F87">
        <w:t xml:space="preserve"> о </w:t>
      </w:r>
      <w:r w:rsidR="00C057FC" w:rsidRPr="004A2F87">
        <w:t xml:space="preserve">коэффициенте </w:t>
      </w:r>
      <w:r w:rsidRPr="004A2F87">
        <w:t>технической готовности</w:t>
      </w:r>
      <w:r w:rsidR="00C057FC" w:rsidRPr="004A2F87">
        <w:t xml:space="preserve"> (КТГ)</w:t>
      </w:r>
      <w:r w:rsidRPr="004A2F87">
        <w:t xml:space="preserve"> оборудования </w:t>
      </w:r>
      <w:r w:rsidR="00C057FC" w:rsidRPr="004A2F87">
        <w:t>на определённую дату представлена</w:t>
      </w:r>
      <w:r w:rsidR="00B304A5" w:rsidRPr="004A2F87">
        <w:t xml:space="preserve"> в</w:t>
      </w:r>
      <w:r w:rsidR="00C057FC" w:rsidRPr="004A2F87">
        <w:t xml:space="preserve"> гибкой</w:t>
      </w:r>
      <w:r w:rsidR="00B304A5" w:rsidRPr="004A2F87">
        <w:t xml:space="preserve"> матрице </w:t>
      </w:r>
      <w:r w:rsidR="00C057FC" w:rsidRPr="004A2F87">
        <w:t xml:space="preserve">PM-M01. </w:t>
      </w:r>
    </w:p>
    <w:p w14:paraId="06F117CE" w14:textId="554B0B88" w:rsidR="00167C67" w:rsidRPr="001B7EB3" w:rsidRDefault="0030161A">
      <w:pPr>
        <w:spacing w:before="60" w:line="276" w:lineRule="auto"/>
        <w:ind w:firstLine="567"/>
        <w:rPr>
          <w:ins w:id="1022" w:author="Владимир Лаут" w:date="2021-04-13T16:19:00Z"/>
          <w:rFonts w:cs="Arial"/>
        </w:rPr>
        <w:pPrChange w:id="1023" w:author="Владимир Лаут" w:date="2021-04-13T16:23:00Z">
          <w:pPr/>
        </w:pPrChange>
      </w:pPr>
      <w:del w:id="1024" w:author="Владимир Лаут" w:date="2021-04-13T16:23:00Z">
        <w:r w:rsidRPr="002D1BE9" w:rsidDel="00167C67">
          <w:delText>Коэффициент технической готовности определяется как отношение разности между режимным фондом времени и временем, в течение которого оборудование неисправно, к режимному фонду времени парка оборудования. В общем виде формула расчета коэффициента технической готовности оборудования имеет вид:</w:delText>
        </w:r>
      </w:del>
      <w:ins w:id="1025" w:author="Владимир Лаут" w:date="2021-04-13T16:19:00Z">
        <w:r w:rsidR="00167C67" w:rsidRPr="001B7EB3">
          <w:rPr>
            <w:rFonts w:cs="Arial"/>
          </w:rPr>
          <w:t xml:space="preserve">Расчет КТГ основан на документе </w:t>
        </w:r>
      </w:ins>
      <w:ins w:id="1026" w:author="Владимир Лаут" w:date="2021-04-13T16:23:00Z">
        <w:r w:rsidR="00167C67">
          <w:rPr>
            <w:rFonts w:cs="Arial"/>
          </w:rPr>
          <w:t>М</w:t>
        </w:r>
        <w:r w:rsidR="00167C67" w:rsidRPr="00015A7F">
          <w:t>етодически</w:t>
        </w:r>
        <w:r w:rsidR="00167C67">
          <w:t>е</w:t>
        </w:r>
        <w:r w:rsidR="00167C67" w:rsidRPr="00015A7F">
          <w:t xml:space="preserve"> указания «Единый расчет производственно</w:t>
        </w:r>
        <w:r w:rsidR="00167C67">
          <w:t>-</w:t>
        </w:r>
        <w:r w:rsidR="00167C67" w:rsidRPr="00015A7F">
          <w:t>технических показателей оборудования»</w:t>
        </w:r>
      </w:ins>
      <w:ins w:id="1027" w:author="Владимир Лаут" w:date="2021-04-13T16:19:00Z">
        <w:r w:rsidR="00167C67" w:rsidRPr="001B7EB3">
          <w:rPr>
            <w:rFonts w:cs="Arial"/>
          </w:rPr>
          <w:t>, где в качестве правила расчета приводятся следующие формулы:</w:t>
        </w:r>
      </w:ins>
    </w:p>
    <w:p w14:paraId="6A2AF52D" w14:textId="77777777" w:rsidR="00167C67" w:rsidRPr="001B7EB3" w:rsidRDefault="00167C67" w:rsidP="00167C67">
      <w:pPr>
        <w:rPr>
          <w:ins w:id="1028" w:author="Владимир Лаут" w:date="2021-04-13T16:19:00Z"/>
          <w:rFonts w:cs="Arial"/>
        </w:rPr>
      </w:pPr>
    </w:p>
    <w:p w14:paraId="0D0CBA29" w14:textId="77777777" w:rsidR="00167C67" w:rsidRPr="001B7EB3" w:rsidRDefault="00167C67" w:rsidP="00167C67">
      <w:pPr>
        <w:rPr>
          <w:ins w:id="1029" w:author="Владимир Лаут" w:date="2021-04-13T16:19:00Z"/>
          <w:rFonts w:cs="Arial"/>
          <w:b/>
          <w:sz w:val="20"/>
          <w:szCs w:val="20"/>
        </w:rPr>
      </w:pPr>
    </w:p>
    <w:p w14:paraId="3C4E5F35" w14:textId="77777777" w:rsidR="00167C67" w:rsidRPr="001B7EB3" w:rsidRDefault="00167C67">
      <w:pPr>
        <w:pStyle w:val="aff0"/>
        <w:widowControl w:val="0"/>
        <w:tabs>
          <w:tab w:val="left" w:pos="567"/>
        </w:tabs>
        <w:ind w:left="0" w:firstLine="0"/>
        <w:jc w:val="left"/>
        <w:rPr>
          <w:ins w:id="1030" w:author="Владимир Лаут" w:date="2021-04-13T16:19:00Z"/>
          <w:rFonts w:cs="Arial"/>
          <w:b/>
          <w:caps/>
          <w:lang w:eastAsia="ru-RU"/>
        </w:rPr>
        <w:pPrChange w:id="1031" w:author="Владимир Лаут" w:date="2021-04-13T16:43:00Z">
          <w:pPr>
            <w:pStyle w:val="aff0"/>
            <w:widowControl w:val="0"/>
            <w:numPr>
              <w:numId w:val="40"/>
            </w:numPr>
            <w:tabs>
              <w:tab w:val="left" w:pos="567"/>
            </w:tabs>
            <w:ind w:left="0" w:firstLine="0"/>
          </w:pPr>
        </w:pPrChange>
      </w:pPr>
      <w:ins w:id="1032" w:author="Владимир Лаут" w:date="2021-04-13T16:19:00Z">
        <w:r w:rsidRPr="001B7EB3">
          <w:rPr>
            <w:rFonts w:cs="Arial"/>
            <w:b/>
            <w:lang w:eastAsia="ru-RU"/>
          </w:rPr>
          <w:t>Календарный фонд явочного времени (КФВ</w:t>
        </w:r>
        <w:r w:rsidRPr="001B7EB3">
          <w:rPr>
            <w:rFonts w:cs="Arial"/>
            <w:b/>
            <w:vertAlign w:val="subscript"/>
            <w:lang w:eastAsia="ru-RU"/>
          </w:rPr>
          <w:t>я</w:t>
        </w:r>
        <w:r w:rsidRPr="001B7EB3">
          <w:rPr>
            <w:rFonts w:cs="Arial"/>
            <w:b/>
            <w:lang w:eastAsia="ru-RU"/>
          </w:rPr>
          <w:t>) –</w:t>
        </w:r>
        <w:r w:rsidRPr="001B7EB3">
          <w:rPr>
            <w:rFonts w:cs="Arial"/>
            <w:lang w:eastAsia="ru-RU"/>
          </w:rPr>
          <w:t xml:space="preserve"> считается по формуле:</w:t>
        </w:r>
        <w:r w:rsidRPr="001B7EB3">
          <w:rPr>
            <w:rFonts w:cs="Arial"/>
            <w:lang w:eastAsia="ru-RU"/>
          </w:rPr>
          <w:tab/>
        </w:r>
        <w:r w:rsidRPr="001B7EB3">
          <w:rPr>
            <w:rFonts w:cs="Arial"/>
            <w:lang w:eastAsia="ru-RU"/>
          </w:rPr>
          <w:tab/>
        </w:r>
      </w:ins>
    </w:p>
    <w:p w14:paraId="25A74374" w14:textId="77777777" w:rsidR="00167C67" w:rsidRPr="001B7EB3" w:rsidRDefault="00167C67" w:rsidP="00167C67">
      <w:pPr>
        <w:widowControl w:val="0"/>
        <w:tabs>
          <w:tab w:val="left" w:pos="567"/>
        </w:tabs>
        <w:rPr>
          <w:ins w:id="1033" w:author="Владимир Лаут" w:date="2021-04-13T16:19:00Z"/>
          <w:rFonts w:cs="Arial"/>
          <w:szCs w:val="24"/>
          <w:lang w:eastAsia="ru-RU"/>
        </w:rPr>
      </w:pPr>
    </w:p>
    <w:p w14:paraId="1CD392C2" w14:textId="736BACB8" w:rsidR="00167C67" w:rsidRPr="005800C2" w:rsidRDefault="00C453F3">
      <w:pPr>
        <w:widowControl w:val="0"/>
        <w:tabs>
          <w:tab w:val="left" w:pos="567"/>
        </w:tabs>
        <w:jc w:val="center"/>
        <w:rPr>
          <w:ins w:id="1034" w:author="Владимир Лаут" w:date="2021-04-13T16:19:00Z"/>
          <w:rFonts w:cs="Arial"/>
          <w:sz w:val="28"/>
          <w:szCs w:val="24"/>
          <w:lang w:eastAsia="ru-RU"/>
        </w:rPr>
      </w:pPr>
      <m:oMathPara>
        <m:oMath>
          <m:r>
            <w:ins w:id="1035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КФ</m:t>
            </w:ins>
          </m:r>
          <m:sSub>
            <m:sSubPr>
              <m:ctrlPr>
                <w:ins w:id="1036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037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В</m:t>
                </w:ins>
              </m:r>
            </m:e>
            <m:sub>
              <m:r>
                <w:ins w:id="1038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я</m:t>
                </w:ins>
              </m:r>
            </m:sub>
          </m:sSub>
          <m:r>
            <w:ins w:id="1039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=</m:t>
            </w:ins>
          </m:r>
          <m:r>
            <w:ins w:id="1040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КФ</m:t>
            </w:ins>
          </m:r>
          <m:sSub>
            <m:sSubPr>
              <m:ctrlPr>
                <w:ins w:id="1041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042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В</m:t>
                </w:ins>
              </m:r>
            </m:e>
            <m:sub>
              <m:r>
                <w:ins w:id="1043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с</m:t>
                </w:ins>
              </m:r>
            </m:sub>
          </m:sSub>
          <m:r>
            <w:ins w:id="1044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-Время</m:t>
            </w:ins>
          </m:r>
          <m:r>
            <w:ins w:id="1045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_</m:t>
            </w:ins>
          </m:r>
          <m:r>
            <w:ins w:id="1046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в</m:t>
            </w:ins>
          </m:r>
          <m:r>
            <w:ins w:id="1047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_</m:t>
            </w:ins>
          </m:r>
          <m:r>
            <w:ins w:id="1048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консерваци</m:t>
            </w:ins>
          </m:r>
          <m:sSub>
            <m:sSubPr>
              <m:ctrlPr>
                <w:ins w:id="1049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050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и</m:t>
                </w:ins>
              </m:r>
            </m:e>
            <m:sub/>
          </m:sSub>
        </m:oMath>
      </m:oMathPara>
    </w:p>
    <w:p w14:paraId="70E80546" w14:textId="121E9E72" w:rsidR="00167C67" w:rsidRDefault="00167C67" w:rsidP="00167C67">
      <w:pPr>
        <w:widowControl w:val="0"/>
        <w:tabs>
          <w:tab w:val="left" w:pos="567"/>
        </w:tabs>
        <w:rPr>
          <w:ins w:id="1051" w:author="Владимир Лаут" w:date="2021-04-13T16:35:00Z"/>
          <w:rFonts w:cs="Arial"/>
          <w:szCs w:val="24"/>
          <w:lang w:eastAsia="ru-RU"/>
        </w:rPr>
      </w:pPr>
    </w:p>
    <w:p w14:paraId="3BB1406C" w14:textId="77777777" w:rsidR="0038418F" w:rsidRPr="001B7EB3" w:rsidRDefault="0038418F" w:rsidP="00167C67">
      <w:pPr>
        <w:widowControl w:val="0"/>
        <w:tabs>
          <w:tab w:val="left" w:pos="567"/>
        </w:tabs>
        <w:rPr>
          <w:ins w:id="1052" w:author="Владимир Лаут" w:date="2021-04-13T16:19:00Z"/>
          <w:rFonts w:cs="Arial"/>
          <w:szCs w:val="24"/>
          <w:lang w:eastAsia="ru-RU"/>
        </w:rPr>
      </w:pPr>
    </w:p>
    <w:p w14:paraId="2D5DF5F9" w14:textId="77777777" w:rsidR="00167C67" w:rsidRPr="00167C67" w:rsidRDefault="00167C67" w:rsidP="00167C67">
      <w:pPr>
        <w:spacing w:after="27" w:line="265" w:lineRule="auto"/>
        <w:ind w:left="2" w:hanging="10"/>
        <w:rPr>
          <w:ins w:id="1053" w:author="Владимир Лаут" w:date="2021-04-13T16:21:00Z"/>
          <w:rFonts w:cs="Arial"/>
          <w:color w:val="000000"/>
          <w:lang w:eastAsia="ru-RU"/>
        </w:rPr>
      </w:pPr>
      <w:ins w:id="1054" w:author="Владимир Лаут" w:date="2021-04-13T16:21:00Z">
        <w:r w:rsidRPr="00167C67">
          <w:rPr>
            <w:rFonts w:cs="Arial"/>
            <w:color w:val="000000"/>
            <w:lang w:eastAsia="ru-RU"/>
          </w:rPr>
          <w:t>где – КФВ</w:t>
        </w:r>
        <w:r w:rsidRPr="00167C67">
          <w:rPr>
            <w:rFonts w:cs="Arial"/>
            <w:color w:val="000000"/>
            <w:vertAlign w:val="subscript"/>
            <w:lang w:eastAsia="ru-RU"/>
          </w:rPr>
          <w:t xml:space="preserve">я </w:t>
        </w:r>
        <w:r w:rsidRPr="00167C67">
          <w:rPr>
            <w:rFonts w:cs="Arial"/>
            <w:color w:val="000000"/>
            <w:lang w:eastAsia="ru-RU"/>
          </w:rPr>
          <w:t>(Календарный фонд времени явочный) рассчитывается как разница между КФВ</w:t>
        </w:r>
        <w:r w:rsidRPr="00167C67">
          <w:rPr>
            <w:rFonts w:cs="Arial"/>
            <w:color w:val="000000"/>
            <w:vertAlign w:val="subscript"/>
            <w:lang w:eastAsia="ru-RU"/>
          </w:rPr>
          <w:t xml:space="preserve">с </w:t>
        </w:r>
        <w:r w:rsidRPr="00167C67">
          <w:rPr>
            <w:rFonts w:cs="Arial"/>
            <w:color w:val="000000"/>
            <w:lang w:eastAsia="ru-RU"/>
          </w:rPr>
          <w:t xml:space="preserve">(Календарный фонд времени списочный) и временем консервации и состоит из 2-х основных составляющих: </w:t>
        </w:r>
      </w:ins>
    </w:p>
    <w:p w14:paraId="08B22D8C" w14:textId="77777777" w:rsidR="00167C67" w:rsidRPr="00167C67" w:rsidRDefault="00167C67" w:rsidP="00167C67">
      <w:pPr>
        <w:numPr>
          <w:ilvl w:val="0"/>
          <w:numId w:val="42"/>
        </w:numPr>
        <w:spacing w:after="5" w:line="265" w:lineRule="auto"/>
        <w:ind w:hanging="283"/>
        <w:rPr>
          <w:ins w:id="1055" w:author="Владимир Лаут" w:date="2021-04-13T16:21:00Z"/>
          <w:rFonts w:cs="Arial"/>
          <w:color w:val="000000"/>
          <w:lang w:eastAsia="ru-RU"/>
        </w:rPr>
      </w:pPr>
      <w:ins w:id="1056" w:author="Владимир Лаут" w:date="2021-04-13T16:21:00Z">
        <w:r w:rsidRPr="00167C67">
          <w:rPr>
            <w:rFonts w:cs="Arial"/>
            <w:color w:val="000000"/>
            <w:lang w:eastAsia="ru-RU"/>
          </w:rPr>
          <w:t xml:space="preserve">Доступное время </w:t>
        </w:r>
      </w:ins>
    </w:p>
    <w:p w14:paraId="368A1067" w14:textId="77777777" w:rsidR="00167C67" w:rsidRPr="00167C67" w:rsidRDefault="00167C67" w:rsidP="00167C67">
      <w:pPr>
        <w:numPr>
          <w:ilvl w:val="0"/>
          <w:numId w:val="42"/>
        </w:numPr>
        <w:spacing w:after="5" w:line="265" w:lineRule="auto"/>
        <w:ind w:hanging="283"/>
        <w:rPr>
          <w:ins w:id="1057" w:author="Владимир Лаут" w:date="2021-04-13T16:21:00Z"/>
          <w:rFonts w:cs="Arial"/>
          <w:color w:val="000000"/>
          <w:lang w:eastAsia="ru-RU"/>
        </w:rPr>
      </w:pPr>
      <w:ins w:id="1058" w:author="Владимир Лаут" w:date="2021-04-13T16:21:00Z">
        <w:r w:rsidRPr="00167C67">
          <w:rPr>
            <w:rFonts w:cs="Arial"/>
            <w:color w:val="000000"/>
            <w:lang w:eastAsia="ru-RU"/>
          </w:rPr>
          <w:t xml:space="preserve">Время ремонтного простоя </w:t>
        </w:r>
      </w:ins>
    </w:p>
    <w:p w14:paraId="47F01C97" w14:textId="77777777" w:rsidR="00167C67" w:rsidRPr="001B7EB3" w:rsidRDefault="00167C67" w:rsidP="00167C67">
      <w:pPr>
        <w:rPr>
          <w:ins w:id="1059" w:author="Владимир Лаут" w:date="2021-04-13T16:19:00Z"/>
        </w:rPr>
      </w:pPr>
    </w:p>
    <w:p w14:paraId="6185A92A" w14:textId="77777777" w:rsidR="00167C67" w:rsidRPr="001B7EB3" w:rsidRDefault="00167C67" w:rsidP="00167C67">
      <w:pPr>
        <w:rPr>
          <w:ins w:id="1060" w:author="Владимир Лаут" w:date="2021-04-13T16:19:00Z"/>
          <w:rFonts w:cs="Arial"/>
        </w:rPr>
      </w:pPr>
    </w:p>
    <w:p w14:paraId="5FB7A811" w14:textId="77777777" w:rsidR="00167C67" w:rsidRPr="00C453F3" w:rsidRDefault="00167C67">
      <w:pPr>
        <w:widowControl w:val="0"/>
        <w:tabs>
          <w:tab w:val="left" w:pos="567"/>
        </w:tabs>
        <w:ind w:firstLine="0"/>
        <w:rPr>
          <w:ins w:id="1061" w:author="Владимир Лаут" w:date="2021-04-13T16:19:00Z"/>
          <w:rFonts w:cs="Arial"/>
          <w:lang w:eastAsia="ru-RU"/>
          <w:rPrChange w:id="1062" w:author="Владимир Лаут" w:date="2021-04-13T16:26:00Z">
            <w:rPr>
              <w:ins w:id="1063" w:author="Владимир Лаут" w:date="2021-04-13T16:19:00Z"/>
              <w:lang w:eastAsia="ru-RU"/>
            </w:rPr>
          </w:rPrChange>
        </w:rPr>
        <w:pPrChange w:id="1064" w:author="Владимир Лаут" w:date="2021-04-13T16:43:00Z">
          <w:pPr>
            <w:pStyle w:val="aff0"/>
            <w:widowControl w:val="0"/>
            <w:numPr>
              <w:ilvl w:val="1"/>
              <w:numId w:val="38"/>
            </w:numPr>
            <w:tabs>
              <w:tab w:val="left" w:pos="567"/>
            </w:tabs>
            <w:ind w:left="567" w:hanging="567"/>
            <w:jc w:val="left"/>
          </w:pPr>
        </w:pPrChange>
      </w:pPr>
      <w:ins w:id="1065" w:author="Владимир Лаут" w:date="2021-04-13T16:19:00Z">
        <w:r w:rsidRPr="00C453F3">
          <w:rPr>
            <w:rFonts w:cs="Arial"/>
            <w:b/>
            <w:lang w:eastAsia="ru-RU"/>
            <w:rPrChange w:id="1066" w:author="Владимир Лаут" w:date="2021-04-13T16:26:00Z">
              <w:rPr>
                <w:lang w:eastAsia="ru-RU"/>
              </w:rPr>
            </w:rPrChange>
          </w:rPr>
          <w:t>Плановый коэффициент технической готовности</w:t>
        </w:r>
        <w:r w:rsidRPr="00C453F3">
          <w:rPr>
            <w:rFonts w:cs="Arial"/>
            <w:lang w:eastAsia="ru-RU"/>
            <w:rPrChange w:id="1067" w:author="Владимир Лаут" w:date="2021-04-13T16:26:00Z">
              <w:rPr>
                <w:lang w:eastAsia="ru-RU"/>
              </w:rPr>
            </w:rPrChange>
          </w:rPr>
          <w:t xml:space="preserve"> – считается по формуле:</w:t>
        </w:r>
      </w:ins>
    </w:p>
    <w:p w14:paraId="23B77F07" w14:textId="77777777" w:rsidR="00167C67" w:rsidRPr="001B7EB3" w:rsidRDefault="00167C67" w:rsidP="00167C67">
      <w:pPr>
        <w:pStyle w:val="aff0"/>
        <w:widowControl w:val="0"/>
        <w:tabs>
          <w:tab w:val="left" w:pos="567"/>
        </w:tabs>
        <w:rPr>
          <w:ins w:id="1068" w:author="Владимир Лаут" w:date="2021-04-13T16:19:00Z"/>
          <w:rFonts w:cs="Arial"/>
          <w:lang w:eastAsia="ru-RU"/>
        </w:rPr>
      </w:pPr>
    </w:p>
    <w:p w14:paraId="5190E3C4" w14:textId="161E6DF9" w:rsidR="00167C67" w:rsidRPr="001B7EB3" w:rsidRDefault="00C453F3">
      <w:pPr>
        <w:widowControl w:val="0"/>
        <w:tabs>
          <w:tab w:val="left" w:pos="1701"/>
        </w:tabs>
        <w:jc w:val="center"/>
        <w:rPr>
          <w:ins w:id="1069" w:author="Владимир Лаут" w:date="2021-04-13T16:19:00Z"/>
          <w:rFonts w:cs="Arial"/>
          <w:szCs w:val="24"/>
          <w:lang w:eastAsia="ru-RU"/>
        </w:rPr>
      </w:pPr>
      <m:oMathPara>
        <m:oMath>
          <m:r>
            <w:ins w:id="1070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КТ</m:t>
            </w:ins>
          </m:r>
          <m:sSub>
            <m:sSubPr>
              <m:ctrlPr>
                <w:ins w:id="1071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072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Г</m:t>
                </w:ins>
              </m:r>
            </m:e>
            <m:sub>
              <m:r>
                <w:ins w:id="1073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пл</m:t>
                </w:ins>
              </m:r>
            </m:sub>
          </m:sSub>
          <m:r>
            <w:ins w:id="1074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=</m:t>
            </w:ins>
          </m:r>
          <m:f>
            <m:fPr>
              <m:ctrlPr>
                <w:ins w:id="1075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fPr>
            <m:num>
              <m:r>
                <w:ins w:id="1076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КФ</m:t>
                </w:ins>
              </m:r>
              <m:sSub>
                <m:sSubPr>
                  <m:ctrlPr>
                    <w:ins w:id="1077" w:author="Владимир Лаут" w:date="2021-04-13T16:33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078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В</m:t>
                    </w:ins>
                  </m:r>
                </m:e>
                <m:sub>
                  <m:r>
                    <w:ins w:id="1079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я</m:t>
                    </w:ins>
                  </m:r>
                </m:sub>
              </m:sSub>
              <m:r>
                <w:ins w:id="1080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-</m:t>
                </w:ins>
              </m:r>
              <m:sSub>
                <m:sSubPr>
                  <m:ctrlPr>
                    <w:ins w:id="1081" w:author="Владимир Лаут" w:date="2021-04-13T16:33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082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t</m:t>
                    </w:ins>
                  </m:r>
                </m:e>
                <m:sub>
                  <m:r>
                    <w:ins w:id="1083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план</m:t>
                    </w:ins>
                  </m:r>
                  <m:r>
                    <w:ins w:id="1084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_</m:t>
                    </w:ins>
                  </m:r>
                  <m:r>
                    <w:ins w:id="1085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ремонт</m:t>
                    </w:ins>
                  </m:r>
                </m:sub>
              </m:sSub>
            </m:num>
            <m:den>
              <m:r>
                <w:ins w:id="1086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КФ</m:t>
                </w:ins>
              </m:r>
              <m:sSub>
                <m:sSubPr>
                  <m:ctrlPr>
                    <w:ins w:id="1087" w:author="Владимир Лаут" w:date="2021-04-13T16:33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sSub>
                    <m:sSubPr>
                      <m:ctrlPr>
                        <w:ins w:id="1088" w:author="Владимир Лаут" w:date="2021-04-13T16:33:00Z">
                          <w:rPr>
                            <w:rFonts w:ascii="Cambria Math" w:hAnsi="Cambria Math" w:cs="Arial"/>
                            <w:i/>
                            <w:szCs w:val="24"/>
                            <w:lang w:eastAsia="ru-RU"/>
                          </w:rPr>
                        </w:ins>
                      </m:ctrlPr>
                    </m:sSubPr>
                    <m:e>
                      <m:r>
                        <w:ins w:id="1089" w:author="Владимир Лаут" w:date="2021-04-13T16:33:00Z">
                          <w:rPr>
                            <w:rFonts w:ascii="Cambria Math" w:cs="Arial"/>
                            <w:szCs w:val="24"/>
                            <w:lang w:eastAsia="ru-RU"/>
                          </w:rPr>
                          <m:t>В</m:t>
                        </w:ins>
                      </m:r>
                    </m:e>
                    <m:sub>
                      <m:r>
                        <w:ins w:id="1090" w:author="Владимир Лаут" w:date="2021-04-13T16:33:00Z">
                          <w:rPr>
                            <w:rFonts w:ascii="Cambria Math" w:cs="Arial"/>
                            <w:szCs w:val="24"/>
                            <w:lang w:eastAsia="ru-RU"/>
                          </w:rPr>
                          <m:t>Я</m:t>
                        </w:ins>
                      </m:r>
                    </m:sub>
                  </m:sSub>
                </m:e>
                <m:sub/>
              </m:sSub>
            </m:den>
          </m:f>
        </m:oMath>
      </m:oMathPara>
    </w:p>
    <w:p w14:paraId="3E7EC732" w14:textId="3DD060BD" w:rsidR="00167C67" w:rsidRPr="001B7EB3" w:rsidRDefault="00167C67" w:rsidP="00167C67">
      <w:pPr>
        <w:widowControl w:val="0"/>
        <w:tabs>
          <w:tab w:val="left" w:pos="0"/>
        </w:tabs>
        <w:jc w:val="right"/>
        <w:rPr>
          <w:ins w:id="1091" w:author="Владимир Лаут" w:date="2021-04-13T16:19:00Z"/>
          <w:rFonts w:cs="Arial"/>
          <w:szCs w:val="24"/>
          <w:lang w:eastAsia="ru-RU"/>
        </w:rPr>
      </w:pPr>
      <w:ins w:id="1092" w:author="Владимир Лаут" w:date="2021-04-13T16:19:00Z">
        <w:r w:rsidRPr="001B7EB3">
          <w:rPr>
            <w:rFonts w:cs="Arial"/>
            <w:szCs w:val="24"/>
            <w:lang w:eastAsia="ru-RU"/>
          </w:rPr>
          <w:tab/>
        </w:r>
        <w:r w:rsidRPr="001B7EB3">
          <w:rPr>
            <w:rFonts w:cs="Arial"/>
            <w:szCs w:val="24"/>
            <w:lang w:eastAsia="ru-RU"/>
          </w:rPr>
          <w:tab/>
        </w:r>
        <w:r w:rsidRPr="001B7EB3">
          <w:rPr>
            <w:rFonts w:cs="Arial"/>
            <w:szCs w:val="24"/>
            <w:lang w:eastAsia="ru-RU"/>
          </w:rPr>
          <w:tab/>
        </w:r>
        <w:r w:rsidRPr="001B7EB3">
          <w:rPr>
            <w:rFonts w:cs="Arial"/>
            <w:szCs w:val="24"/>
            <w:lang w:eastAsia="ru-RU"/>
          </w:rPr>
          <w:tab/>
        </w:r>
        <w:r w:rsidRPr="001B7EB3">
          <w:rPr>
            <w:rFonts w:cs="Arial"/>
            <w:szCs w:val="24"/>
            <w:lang w:eastAsia="ru-RU"/>
          </w:rPr>
          <w:tab/>
        </w:r>
        <w:r w:rsidRPr="001B7EB3">
          <w:rPr>
            <w:rFonts w:cs="Arial"/>
            <w:szCs w:val="24"/>
            <w:lang w:eastAsia="ru-RU"/>
          </w:rPr>
          <w:tab/>
        </w:r>
        <w:r w:rsidRPr="001B7EB3">
          <w:rPr>
            <w:rFonts w:cs="Arial"/>
            <w:szCs w:val="24"/>
            <w:lang w:eastAsia="ru-RU"/>
          </w:rPr>
          <w:tab/>
        </w:r>
      </w:ins>
    </w:p>
    <w:p w14:paraId="20AC9FB5" w14:textId="77777777" w:rsidR="00167C67" w:rsidRPr="00C453F3" w:rsidRDefault="00167C67">
      <w:pPr>
        <w:pStyle w:val="aff0"/>
        <w:widowControl w:val="0"/>
        <w:tabs>
          <w:tab w:val="left" w:pos="567"/>
        </w:tabs>
        <w:ind w:left="567" w:firstLine="0"/>
        <w:jc w:val="left"/>
        <w:rPr>
          <w:ins w:id="1093" w:author="Владимир Лаут" w:date="2021-04-13T16:19:00Z"/>
          <w:rFonts w:cs="Arial"/>
          <w:b/>
          <w:lang w:eastAsia="ru-RU"/>
          <w:rPrChange w:id="1094" w:author="Владимир Лаут" w:date="2021-04-13T16:25:00Z">
            <w:rPr>
              <w:ins w:id="1095" w:author="Владимир Лаут" w:date="2021-04-13T16:19:00Z"/>
              <w:rFonts w:cs="Arial"/>
              <w:szCs w:val="24"/>
              <w:lang w:eastAsia="ru-RU"/>
            </w:rPr>
          </w:rPrChange>
        </w:rPr>
        <w:pPrChange w:id="1096" w:author="Владимир Лаут" w:date="2021-04-13T16:25:00Z">
          <w:pPr>
            <w:widowControl w:val="0"/>
            <w:tabs>
              <w:tab w:val="left" w:pos="1701"/>
            </w:tabs>
            <w:ind w:hanging="426"/>
          </w:pPr>
        </w:pPrChange>
      </w:pPr>
    </w:p>
    <w:p w14:paraId="1977B4BA" w14:textId="77777777" w:rsidR="00167C67" w:rsidRPr="00C453F3" w:rsidRDefault="00167C67">
      <w:pPr>
        <w:widowControl w:val="0"/>
        <w:tabs>
          <w:tab w:val="left" w:pos="567"/>
        </w:tabs>
        <w:ind w:firstLine="0"/>
        <w:rPr>
          <w:ins w:id="1097" w:author="Владимир Лаут" w:date="2021-04-13T16:19:00Z"/>
          <w:rFonts w:cs="Arial"/>
          <w:lang w:eastAsia="ru-RU"/>
          <w:rPrChange w:id="1098" w:author="Владимир Лаут" w:date="2021-04-13T16:26:00Z">
            <w:rPr>
              <w:ins w:id="1099" w:author="Владимир Лаут" w:date="2021-04-13T16:19:00Z"/>
              <w:lang w:eastAsia="ru-RU"/>
            </w:rPr>
          </w:rPrChange>
        </w:rPr>
        <w:pPrChange w:id="1100" w:author="Владимир Лаут" w:date="2021-04-13T16:43:00Z">
          <w:pPr>
            <w:pStyle w:val="aff0"/>
            <w:widowControl w:val="0"/>
            <w:numPr>
              <w:ilvl w:val="1"/>
              <w:numId w:val="38"/>
            </w:numPr>
            <w:tabs>
              <w:tab w:val="left" w:pos="567"/>
            </w:tabs>
            <w:ind w:left="720" w:hanging="720"/>
            <w:jc w:val="left"/>
          </w:pPr>
        </w:pPrChange>
      </w:pPr>
      <w:ins w:id="1101" w:author="Владимир Лаут" w:date="2021-04-13T16:19:00Z">
        <w:r w:rsidRPr="00C453F3">
          <w:rPr>
            <w:rFonts w:cs="Arial"/>
            <w:b/>
            <w:lang w:eastAsia="ru-RU"/>
            <w:rPrChange w:id="1102" w:author="Владимир Лаут" w:date="2021-04-13T16:26:00Z">
              <w:rPr>
                <w:lang w:eastAsia="ru-RU"/>
              </w:rPr>
            </w:rPrChange>
          </w:rPr>
          <w:t>Фактический коэффициент технической готовности</w:t>
        </w:r>
        <w:r w:rsidRPr="00C453F3">
          <w:rPr>
            <w:rFonts w:cs="Arial"/>
            <w:lang w:eastAsia="ru-RU"/>
            <w:rPrChange w:id="1103" w:author="Владимир Лаут" w:date="2021-04-13T16:26:00Z">
              <w:rPr>
                <w:lang w:eastAsia="ru-RU"/>
              </w:rPr>
            </w:rPrChange>
          </w:rPr>
          <w:t xml:space="preserve"> – считается по формуле:</w:t>
        </w:r>
      </w:ins>
    </w:p>
    <w:p w14:paraId="205D1279" w14:textId="77777777" w:rsidR="00167C67" w:rsidRPr="001B7EB3" w:rsidRDefault="00167C67" w:rsidP="00167C67">
      <w:pPr>
        <w:widowControl w:val="0"/>
        <w:tabs>
          <w:tab w:val="left" w:pos="1701"/>
        </w:tabs>
        <w:ind w:hanging="426"/>
        <w:rPr>
          <w:ins w:id="1104" w:author="Владимир Лаут" w:date="2021-04-13T16:19:00Z"/>
          <w:rFonts w:cs="Arial"/>
          <w:szCs w:val="24"/>
          <w:lang w:eastAsia="ru-RU"/>
        </w:rPr>
      </w:pPr>
    </w:p>
    <w:p w14:paraId="2D9A69B3" w14:textId="7D8BF175" w:rsidR="00167C67" w:rsidRPr="001B7EB3" w:rsidRDefault="00C453F3">
      <w:pPr>
        <w:widowControl w:val="0"/>
        <w:tabs>
          <w:tab w:val="left" w:pos="1701"/>
        </w:tabs>
        <w:jc w:val="center"/>
        <w:rPr>
          <w:ins w:id="1105" w:author="Владимир Лаут" w:date="2021-04-13T16:19:00Z"/>
          <w:rFonts w:cs="Arial"/>
          <w:szCs w:val="24"/>
          <w:lang w:eastAsia="ru-RU"/>
        </w:rPr>
      </w:pPr>
      <m:oMathPara>
        <m:oMath>
          <m:r>
            <w:ins w:id="1106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КТ</m:t>
            </w:ins>
          </m:r>
          <m:sSub>
            <m:sSubPr>
              <m:ctrlPr>
                <w:ins w:id="1107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108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Г</m:t>
                </w:ins>
              </m:r>
            </m:e>
            <m:sub>
              <m:r>
                <w:ins w:id="1109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факт</m:t>
                </w:ins>
              </m:r>
            </m:sub>
          </m:sSub>
          <m:r>
            <w:ins w:id="1110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=</m:t>
            </w:ins>
          </m:r>
          <m:f>
            <m:fPr>
              <m:ctrlPr>
                <w:ins w:id="1111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fPr>
            <m:num>
              <m:r>
                <w:ins w:id="1112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КФ</m:t>
                </w:ins>
              </m:r>
              <m:sSub>
                <m:sSubPr>
                  <m:ctrlPr>
                    <w:ins w:id="1113" w:author="Владимир Лаут" w:date="2021-04-13T16:33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114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В</m:t>
                    </w:ins>
                  </m:r>
                </m:e>
                <m:sub>
                  <m:r>
                    <w:ins w:id="1115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я</m:t>
                    </w:ins>
                  </m:r>
                </m:sub>
              </m:sSub>
              <m:r>
                <w:ins w:id="1116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-</m:t>
                </w:ins>
              </m:r>
              <m:r>
                <w:ins w:id="1117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(</m:t>
                </w:ins>
              </m:r>
              <m:sSub>
                <m:sSubPr>
                  <m:ctrlPr>
                    <w:ins w:id="1118" w:author="Владимир Лаут" w:date="2021-04-13T16:33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119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t</m:t>
                    </w:ins>
                  </m:r>
                </m:e>
                <m:sub>
                  <m:r>
                    <w:ins w:id="1120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план</m:t>
                    </w:ins>
                  </m:r>
                  <m:r>
                    <w:ins w:id="1121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_</m:t>
                    </w:ins>
                  </m:r>
                  <m:r>
                    <w:ins w:id="1122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ремонт</m:t>
                    </w:ins>
                  </m:r>
                </m:sub>
              </m:sSub>
              <m:r>
                <w:ins w:id="1123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+</m:t>
                </w:ins>
              </m:r>
              <m:sSub>
                <m:sSubPr>
                  <m:ctrlPr>
                    <w:ins w:id="1124" w:author="Владимир Лаут" w:date="2021-04-13T16:33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125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t</m:t>
                    </w:ins>
                  </m:r>
                </m:e>
                <m:sub>
                  <m:r>
                    <w:ins w:id="1126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не</m:t>
                    </w:ins>
                  </m:r>
                  <m:r>
                    <w:ins w:id="1127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_</m:t>
                    </w:ins>
                  </m:r>
                  <m:r>
                    <w:ins w:id="1128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план</m:t>
                    </w:ins>
                  </m:r>
                  <m:r>
                    <w:ins w:id="1129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_</m:t>
                    </w:ins>
                  </m:r>
                  <m:r>
                    <w:ins w:id="1130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ремонт</m:t>
                    </w:ins>
                  </m:r>
                </m:sub>
              </m:sSub>
              <m:r>
                <w:ins w:id="1131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)</m:t>
                </w:ins>
              </m:r>
            </m:num>
            <m:den>
              <m:r>
                <w:ins w:id="1132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КФ</m:t>
                </w:ins>
              </m:r>
              <m:sSub>
                <m:sSubPr>
                  <m:ctrlPr>
                    <w:ins w:id="1133" w:author="Владимир Лаут" w:date="2021-04-13T16:33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sSub>
                    <m:sSubPr>
                      <m:ctrlPr>
                        <w:ins w:id="1134" w:author="Владимир Лаут" w:date="2021-04-13T16:33:00Z">
                          <w:rPr>
                            <w:rFonts w:ascii="Cambria Math" w:hAnsi="Cambria Math" w:cs="Arial"/>
                            <w:i/>
                            <w:szCs w:val="24"/>
                            <w:lang w:eastAsia="ru-RU"/>
                          </w:rPr>
                        </w:ins>
                      </m:ctrlPr>
                    </m:sSubPr>
                    <m:e>
                      <m:r>
                        <w:ins w:id="1135" w:author="Владимир Лаут" w:date="2021-04-13T16:33:00Z">
                          <w:rPr>
                            <w:rFonts w:ascii="Cambria Math" w:cs="Arial"/>
                            <w:szCs w:val="24"/>
                            <w:lang w:eastAsia="ru-RU"/>
                          </w:rPr>
                          <m:t>В</m:t>
                        </w:ins>
                      </m:r>
                    </m:e>
                    <m:sub>
                      <m:r>
                        <w:ins w:id="1136" w:author="Владимир Лаут" w:date="2021-04-13T16:33:00Z">
                          <w:rPr>
                            <w:rFonts w:ascii="Cambria Math" w:cs="Arial"/>
                            <w:szCs w:val="24"/>
                            <w:lang w:eastAsia="ru-RU"/>
                          </w:rPr>
                          <m:t>Я</m:t>
                        </w:ins>
                      </m:r>
                    </m:sub>
                  </m:sSub>
                </m:e>
                <m:sub/>
              </m:sSub>
            </m:den>
          </m:f>
        </m:oMath>
      </m:oMathPara>
    </w:p>
    <w:p w14:paraId="17D5C548" w14:textId="6EF31777" w:rsidR="00167C67" w:rsidRPr="001B7EB3" w:rsidRDefault="00167C67" w:rsidP="00167C67">
      <w:pPr>
        <w:widowControl w:val="0"/>
        <w:tabs>
          <w:tab w:val="left" w:pos="0"/>
        </w:tabs>
        <w:jc w:val="right"/>
        <w:rPr>
          <w:ins w:id="1137" w:author="Владимир Лаут" w:date="2021-04-13T16:19:00Z"/>
          <w:rFonts w:cs="Arial"/>
          <w:szCs w:val="24"/>
          <w:lang w:eastAsia="ru-RU"/>
        </w:rPr>
      </w:pPr>
      <w:ins w:id="1138" w:author="Владимир Лаут" w:date="2021-04-13T16:19:00Z">
        <w:r w:rsidRPr="001B7EB3">
          <w:rPr>
            <w:rFonts w:cs="Arial"/>
            <w:szCs w:val="24"/>
            <w:lang w:eastAsia="ru-RU"/>
          </w:rPr>
          <w:tab/>
        </w:r>
        <w:r w:rsidRPr="001B7EB3">
          <w:rPr>
            <w:rFonts w:cs="Arial"/>
            <w:szCs w:val="24"/>
            <w:lang w:eastAsia="ru-RU"/>
          </w:rPr>
          <w:tab/>
        </w:r>
        <w:r w:rsidRPr="001B7EB3">
          <w:rPr>
            <w:rFonts w:cs="Arial"/>
            <w:szCs w:val="24"/>
            <w:lang w:eastAsia="ru-RU"/>
          </w:rPr>
          <w:tab/>
        </w:r>
        <w:r w:rsidRPr="001B7EB3">
          <w:rPr>
            <w:rFonts w:cs="Arial"/>
            <w:szCs w:val="24"/>
            <w:lang w:eastAsia="ru-RU"/>
          </w:rPr>
          <w:tab/>
        </w:r>
        <w:r w:rsidRPr="001B7EB3">
          <w:rPr>
            <w:rFonts w:cs="Arial"/>
            <w:szCs w:val="24"/>
            <w:lang w:eastAsia="ru-RU"/>
          </w:rPr>
          <w:tab/>
        </w:r>
        <w:r w:rsidRPr="001B7EB3">
          <w:rPr>
            <w:rFonts w:cs="Arial"/>
            <w:szCs w:val="24"/>
            <w:lang w:eastAsia="ru-RU"/>
          </w:rPr>
          <w:tab/>
        </w:r>
        <w:r w:rsidRPr="001B7EB3">
          <w:rPr>
            <w:rFonts w:cs="Arial"/>
            <w:szCs w:val="24"/>
            <w:lang w:eastAsia="ru-RU"/>
          </w:rPr>
          <w:tab/>
        </w:r>
      </w:ins>
    </w:p>
    <w:p w14:paraId="7EFE190B" w14:textId="77777777" w:rsidR="00167C67" w:rsidRPr="001B7EB3" w:rsidRDefault="00167C67" w:rsidP="00167C67">
      <w:pPr>
        <w:widowControl w:val="0"/>
        <w:rPr>
          <w:ins w:id="1139" w:author="Владимир Лаут" w:date="2021-04-13T16:19:00Z"/>
          <w:rFonts w:cs="Arial"/>
          <w:szCs w:val="24"/>
          <w:lang w:eastAsia="ru-RU"/>
        </w:rPr>
      </w:pPr>
    </w:p>
    <w:p w14:paraId="7513BC8B" w14:textId="77777777" w:rsidR="00167C67" w:rsidRPr="001B7EB3" w:rsidRDefault="00167C67">
      <w:pPr>
        <w:pStyle w:val="aff0"/>
        <w:widowControl w:val="0"/>
        <w:tabs>
          <w:tab w:val="left" w:pos="567"/>
        </w:tabs>
        <w:ind w:left="0" w:firstLine="0"/>
        <w:rPr>
          <w:ins w:id="1140" w:author="Владимир Лаут" w:date="2021-04-13T16:19:00Z"/>
          <w:rFonts w:cs="Arial"/>
          <w:b/>
          <w:caps/>
          <w:lang w:eastAsia="ru-RU"/>
        </w:rPr>
        <w:pPrChange w:id="1141" w:author="Владимир Лаут" w:date="2021-04-13T16:25:00Z">
          <w:pPr>
            <w:pStyle w:val="aff0"/>
            <w:widowControl w:val="0"/>
            <w:numPr>
              <w:ilvl w:val="2"/>
              <w:numId w:val="39"/>
            </w:numPr>
            <w:tabs>
              <w:tab w:val="left" w:pos="567"/>
            </w:tabs>
            <w:ind w:left="0" w:firstLine="0"/>
          </w:pPr>
        </w:pPrChange>
      </w:pPr>
      <w:ins w:id="1142" w:author="Владимир Лаут" w:date="2021-04-13T16:19:00Z">
        <w:r w:rsidRPr="001B7EB3">
          <w:rPr>
            <w:rFonts w:cs="Arial"/>
            <w:b/>
            <w:lang w:eastAsia="ru-RU"/>
          </w:rPr>
          <w:t xml:space="preserve">Планируемые потери во время ремонтного простоя (T </w:t>
        </w:r>
        <w:r w:rsidRPr="001B7EB3">
          <w:rPr>
            <w:rFonts w:cs="Arial"/>
            <w:b/>
            <w:vertAlign w:val="subscript"/>
            <w:lang w:eastAsia="ru-RU"/>
          </w:rPr>
          <w:t>план_ремонтов</w:t>
        </w:r>
        <w:r w:rsidRPr="001B7EB3">
          <w:rPr>
            <w:rFonts w:cs="Arial"/>
            <w:b/>
            <w:lang w:eastAsia="ru-RU"/>
          </w:rPr>
          <w:t xml:space="preserve">) – </w:t>
        </w:r>
        <w:r w:rsidRPr="001B7EB3">
          <w:rPr>
            <w:rFonts w:cs="Arial"/>
            <w:lang w:eastAsia="ru-RU"/>
          </w:rPr>
          <w:t>считается по формуле:</w:t>
        </w:r>
      </w:ins>
    </w:p>
    <w:p w14:paraId="113522F3" w14:textId="77777777" w:rsidR="00167C67" w:rsidRPr="001B7EB3" w:rsidRDefault="00167C67" w:rsidP="00167C67">
      <w:pPr>
        <w:widowControl w:val="0"/>
        <w:rPr>
          <w:ins w:id="1143" w:author="Владимир Лаут" w:date="2021-04-13T16:19:00Z"/>
          <w:rFonts w:cs="Arial"/>
          <w:szCs w:val="24"/>
          <w:lang w:eastAsia="ru-RU"/>
        </w:rPr>
      </w:pPr>
    </w:p>
    <w:p w14:paraId="3E8A80E5" w14:textId="434243CE" w:rsidR="00167C67" w:rsidRPr="001B7EB3" w:rsidRDefault="00657B44">
      <w:pPr>
        <w:widowControl w:val="0"/>
        <w:jc w:val="center"/>
        <w:rPr>
          <w:ins w:id="1144" w:author="Владимир Лаут" w:date="2021-04-13T16:19:00Z"/>
          <w:rFonts w:cs="Arial"/>
          <w:szCs w:val="24"/>
          <w:lang w:eastAsia="ru-RU"/>
        </w:rPr>
      </w:pPr>
      <m:oMathPara>
        <m:oMath>
          <m:sSub>
            <m:sSubPr>
              <m:ctrlPr>
                <w:ins w:id="1145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146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Т</m:t>
                </w:ins>
              </m:r>
            </m:e>
            <m:sub>
              <m:r>
                <w:ins w:id="1147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план</m:t>
                </w:ins>
              </m:r>
              <m:r>
                <w:ins w:id="1148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_</m:t>
                </w:ins>
              </m:r>
              <m:r>
                <w:ins w:id="1149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ремонт</m:t>
                </w:ins>
              </m:r>
            </m:sub>
          </m:sSub>
          <m:r>
            <w:ins w:id="1150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=</m:t>
            </w:ins>
          </m:r>
          <m:sSub>
            <m:sSubPr>
              <m:ctrlPr>
                <w:ins w:id="1151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152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t</m:t>
                </w:ins>
              </m:r>
            </m:e>
            <m:sub>
              <m:r>
                <w:ins w:id="1153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кап</m:t>
                </w:ins>
              </m:r>
              <m:r>
                <w:ins w:id="1154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_</m:t>
                </w:ins>
              </m:r>
              <m:r>
                <w:ins w:id="1155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ремонт</m:t>
                </w:ins>
              </m:r>
            </m:sub>
          </m:sSub>
          <m:r>
            <w:ins w:id="1156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+</m:t>
            </w:ins>
          </m:r>
          <m:sSub>
            <m:sSubPr>
              <m:ctrlPr>
                <w:ins w:id="1157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158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t</m:t>
                </w:ins>
              </m:r>
            </m:e>
            <m:sub>
              <m:r>
                <w:ins w:id="1159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ЕТО</m:t>
                </w:ins>
              </m:r>
            </m:sub>
          </m:sSub>
          <m:r>
            <w:ins w:id="1160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+</m:t>
            </w:ins>
          </m:r>
          <m:sSub>
            <m:sSubPr>
              <m:ctrlPr>
                <w:ins w:id="1161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162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t</m:t>
                </w:ins>
              </m:r>
            </m:e>
            <m:sub>
              <m:r>
                <w:ins w:id="1163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ТО</m:t>
                </w:ins>
              </m:r>
            </m:sub>
          </m:sSub>
          <m:r>
            <w:ins w:id="1164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+</m:t>
            </w:ins>
          </m:r>
          <m:sSub>
            <m:sSubPr>
              <m:ctrlPr>
                <w:ins w:id="1165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166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t</m:t>
                </w:ins>
              </m:r>
            </m:e>
            <m:sub>
              <m:r>
                <w:ins w:id="1167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CO</m:t>
                </w:ins>
              </m:r>
            </m:sub>
          </m:sSub>
          <m:r>
            <w:ins w:id="1168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+</m:t>
            </w:ins>
          </m:r>
          <m:sSub>
            <m:sSubPr>
              <m:ctrlPr>
                <w:ins w:id="1169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170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t</m:t>
                </w:ins>
              </m:r>
            </m:e>
            <m:sub>
              <m:r>
                <w:ins w:id="1171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ТР</m:t>
                </w:ins>
              </m:r>
            </m:sub>
          </m:sSub>
        </m:oMath>
      </m:oMathPara>
    </w:p>
    <w:p w14:paraId="56838712" w14:textId="77777777" w:rsidR="00167C67" w:rsidRPr="001B7EB3" w:rsidRDefault="00167C67" w:rsidP="00167C67">
      <w:pPr>
        <w:widowControl w:val="0"/>
        <w:rPr>
          <w:ins w:id="1172" w:author="Владимир Лаут" w:date="2021-04-13T16:19:00Z"/>
          <w:rFonts w:cs="Arial"/>
          <w:szCs w:val="24"/>
          <w:lang w:eastAsia="ru-RU"/>
        </w:rPr>
      </w:pPr>
    </w:p>
    <w:p w14:paraId="0EE1931C" w14:textId="77777777" w:rsidR="00167C67" w:rsidRPr="001B7EB3" w:rsidRDefault="00167C67">
      <w:pPr>
        <w:pStyle w:val="aff0"/>
        <w:widowControl w:val="0"/>
        <w:tabs>
          <w:tab w:val="left" w:pos="142"/>
        </w:tabs>
        <w:ind w:left="0" w:firstLine="0"/>
        <w:rPr>
          <w:ins w:id="1173" w:author="Владимир Лаут" w:date="2021-04-13T16:19:00Z"/>
          <w:rFonts w:cs="Arial"/>
          <w:lang w:eastAsia="ru-RU"/>
        </w:rPr>
        <w:pPrChange w:id="1174" w:author="Владимир Лаут" w:date="2021-04-13T16:25:00Z">
          <w:pPr>
            <w:pStyle w:val="aff0"/>
            <w:widowControl w:val="0"/>
            <w:numPr>
              <w:ilvl w:val="2"/>
              <w:numId w:val="39"/>
            </w:numPr>
            <w:tabs>
              <w:tab w:val="left" w:pos="142"/>
            </w:tabs>
            <w:ind w:left="0" w:firstLine="0"/>
          </w:pPr>
        </w:pPrChange>
      </w:pPr>
      <w:ins w:id="1175" w:author="Владимир Лаут" w:date="2021-04-13T16:19:00Z">
        <w:r w:rsidRPr="001B7EB3">
          <w:rPr>
            <w:rFonts w:cs="Arial"/>
            <w:b/>
            <w:lang w:eastAsia="ru-RU"/>
          </w:rPr>
          <w:t>Не планируемые потери во время ремонтного простоя (T</w:t>
        </w:r>
        <w:r w:rsidRPr="001B7EB3">
          <w:rPr>
            <w:rFonts w:cs="Arial"/>
            <w:b/>
            <w:vertAlign w:val="subscript"/>
            <w:lang w:eastAsia="ru-RU"/>
          </w:rPr>
          <w:t>не_план_ремонтов</w:t>
        </w:r>
        <w:r w:rsidRPr="001B7EB3">
          <w:rPr>
            <w:rFonts w:cs="Arial"/>
            <w:b/>
            <w:lang w:eastAsia="ru-RU"/>
          </w:rPr>
          <w:t xml:space="preserve">) – </w:t>
        </w:r>
        <w:r w:rsidRPr="001B7EB3">
          <w:rPr>
            <w:rFonts w:cs="Arial"/>
            <w:lang w:eastAsia="ru-RU"/>
          </w:rPr>
          <w:t>считается по формуле:</w:t>
        </w:r>
      </w:ins>
    </w:p>
    <w:p w14:paraId="7ED55D47" w14:textId="77777777" w:rsidR="00167C67" w:rsidRPr="001B7EB3" w:rsidRDefault="00167C67" w:rsidP="00167C67">
      <w:pPr>
        <w:pStyle w:val="aff0"/>
        <w:widowControl w:val="0"/>
        <w:tabs>
          <w:tab w:val="left" w:pos="1560"/>
        </w:tabs>
        <w:ind w:left="0"/>
        <w:rPr>
          <w:ins w:id="1176" w:author="Владимир Лаут" w:date="2021-04-13T16:19:00Z"/>
          <w:rFonts w:cs="Arial"/>
          <w:lang w:eastAsia="ru-RU"/>
        </w:rPr>
      </w:pPr>
    </w:p>
    <w:p w14:paraId="5A687144" w14:textId="7008EDCE" w:rsidR="00167C67" w:rsidRPr="001B7EB3" w:rsidRDefault="00657B44">
      <w:pPr>
        <w:widowControl w:val="0"/>
        <w:jc w:val="center"/>
        <w:rPr>
          <w:ins w:id="1177" w:author="Владимир Лаут" w:date="2021-04-13T16:19:00Z"/>
          <w:rFonts w:cs="Arial"/>
          <w:szCs w:val="24"/>
          <w:lang w:eastAsia="ru-RU"/>
        </w:rPr>
      </w:pPr>
      <m:oMathPara>
        <m:oMath>
          <m:sSub>
            <m:sSubPr>
              <m:ctrlPr>
                <w:ins w:id="1178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179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Т</m:t>
                </w:ins>
              </m:r>
            </m:e>
            <m:sub>
              <m:r>
                <w:ins w:id="1180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не</m:t>
                </w:ins>
              </m:r>
              <m:r>
                <w:ins w:id="1181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_</m:t>
                </w:ins>
              </m:r>
              <m:r>
                <w:ins w:id="1182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план</m:t>
                </w:ins>
              </m:r>
              <m:r>
                <w:ins w:id="1183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_</m:t>
                </w:ins>
              </m:r>
              <m:r>
                <w:ins w:id="1184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ремонт</m:t>
                </w:ins>
              </m:r>
            </m:sub>
          </m:sSub>
          <m:r>
            <w:ins w:id="1185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=</m:t>
            </w:ins>
          </m:r>
          <m:sSub>
            <m:sSubPr>
              <m:ctrlPr>
                <w:ins w:id="1186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187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t</m:t>
                </w:ins>
              </m:r>
            </m:e>
            <m:sub>
              <m:r>
                <w:ins w:id="1188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мех</m:t>
                </w:ins>
              </m:r>
              <m:r>
                <w:ins w:id="1189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_</m:t>
                </w:ins>
              </m:r>
              <m:r>
                <w:ins w:id="1190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неиспр</m:t>
                </w:ins>
              </m:r>
            </m:sub>
          </m:sSub>
          <m:r>
            <w:ins w:id="1191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+</m:t>
            </w:ins>
          </m:r>
          <m:sSub>
            <m:sSubPr>
              <m:ctrlPr>
                <w:ins w:id="1192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193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t</m:t>
                </w:ins>
              </m:r>
            </m:e>
            <m:sub>
              <m:r>
                <w:ins w:id="1194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эл</m:t>
                </w:ins>
              </m:r>
              <m:r>
                <w:ins w:id="1195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_</m:t>
                </w:ins>
              </m:r>
              <m:r>
                <w:ins w:id="1196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неиспр</m:t>
                </w:ins>
              </m:r>
            </m:sub>
          </m:sSub>
          <m:r>
            <w:ins w:id="1197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+</m:t>
            </w:ins>
          </m:r>
          <m:sSub>
            <m:sSubPr>
              <m:ctrlPr>
                <w:ins w:id="1198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sSub>
                <m:sSubPr>
                  <m:ctrlPr>
                    <w:ins w:id="1199" w:author="Владимир Лаут" w:date="2021-04-13T16:33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200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t</m:t>
                    </w:ins>
                  </m:r>
                </m:e>
                <m:sub>
                  <m:r>
                    <w:ins w:id="1201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кип</m:t>
                    </w:ins>
                  </m:r>
                  <m:r>
                    <w:ins w:id="1202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_</m:t>
                    </w:ins>
                  </m:r>
                  <m:r>
                    <w:ins w:id="1203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неиспр</m:t>
                    </w:ins>
                  </m:r>
                </m:sub>
              </m:sSub>
            </m:e>
            <m:sub/>
          </m:sSub>
          <m:r>
            <w:ins w:id="1204" w:author="Владимир Лаут" w:date="2021-04-13T16:33:00Z">
              <w:rPr>
                <w:rFonts w:ascii="Cambria Math" w:cs="Arial"/>
                <w:szCs w:val="24"/>
                <w:lang w:eastAsia="ru-RU"/>
              </w:rPr>
              <m:t>+</m:t>
            </w:ins>
          </m:r>
          <m:sSub>
            <m:sSubPr>
              <m:ctrlPr>
                <w:ins w:id="1205" w:author="Владимир Лаут" w:date="2021-04-13T16:33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sSubPr>
            <m:e>
              <m:r>
                <w:ins w:id="1206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t</m:t>
                </w:ins>
              </m:r>
            </m:e>
            <m:sub>
              <m:r>
                <w:ins w:id="1207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ожидание</m:t>
                </w:ins>
              </m:r>
              <m:r>
                <w:ins w:id="1208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_</m:t>
                </w:ins>
              </m:r>
              <m:r>
                <w:ins w:id="1209" w:author="Владимир Лаут" w:date="2021-04-13T16:33:00Z">
                  <w:rPr>
                    <w:rFonts w:ascii="Cambria Math" w:cs="Arial"/>
                    <w:szCs w:val="24"/>
                    <w:lang w:eastAsia="ru-RU"/>
                  </w:rPr>
                  <m:t>ремонта</m:t>
                </w:ins>
              </m:r>
            </m:sub>
          </m:sSub>
        </m:oMath>
      </m:oMathPara>
    </w:p>
    <w:p w14:paraId="7B017572" w14:textId="020396D8" w:rsidR="00167C67" w:rsidRDefault="00167C67" w:rsidP="002D1BE9">
      <w:pPr>
        <w:spacing w:before="60" w:line="276" w:lineRule="auto"/>
        <w:ind w:firstLine="567"/>
        <w:rPr>
          <w:ins w:id="1210" w:author="Владимир Лаут" w:date="2021-04-13T16:19:00Z"/>
        </w:rPr>
      </w:pPr>
    </w:p>
    <w:p w14:paraId="5EBE9CD5" w14:textId="67A59DFB" w:rsidR="00167C67" w:rsidRPr="002D1BE9" w:rsidDel="00C453F3" w:rsidRDefault="00167C67" w:rsidP="002D1BE9">
      <w:pPr>
        <w:spacing w:before="60" w:line="276" w:lineRule="auto"/>
        <w:ind w:firstLine="567"/>
        <w:rPr>
          <w:del w:id="1211" w:author="Владимир Лаут" w:date="2021-04-13T16:24:00Z"/>
        </w:rPr>
      </w:pPr>
    </w:p>
    <w:p w14:paraId="6ED1F0AB" w14:textId="2B9E7CA9" w:rsidR="0030161A" w:rsidDel="00C453F3" w:rsidRDefault="0030161A">
      <w:pPr>
        <w:spacing w:before="60" w:line="276" w:lineRule="auto"/>
        <w:ind w:firstLine="567"/>
        <w:rPr>
          <w:del w:id="1212" w:author="Владимир Лаут" w:date="2021-04-13T16:24:00Z"/>
        </w:rPr>
      </w:pPr>
      <w:del w:id="1213" w:author="Владимир Лаут" w:date="2021-04-13T16:24:00Z">
        <w:r w:rsidRPr="00F23DDA" w:rsidDel="00C453F3">
          <w:rPr>
            <w:rFonts w:ascii="Times New Roman" w:hAnsi="Times New Roman"/>
            <w:szCs w:val="24"/>
          </w:rPr>
          <w:delText xml:space="preserve"> </w:delText>
        </w:r>
        <w:r w:rsidRPr="00F23DDA" w:rsidDel="00C453F3">
          <w:rPr>
            <w:rFonts w:ascii="Times New Roman" w:hAnsi="Times New Roman"/>
            <w:position w:val="-30"/>
            <w:szCs w:val="24"/>
          </w:rPr>
          <w:object w:dxaOrig="2260" w:dyaOrig="680" w14:anchorId="45E6D2B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14pt;height:33.75pt" o:ole="">
              <v:imagedata r:id="rId13" o:title=""/>
            </v:shape>
            <o:OLEObject Type="Embed" ProgID="Equation.3" ShapeID="_x0000_i1025" DrawAspect="Content" ObjectID="_1679988782" r:id="rId14"/>
          </w:object>
        </w:r>
        <w:r w:rsidRPr="00F23DDA" w:rsidDel="00C453F3">
          <w:rPr>
            <w:rFonts w:ascii="Times New Roman" w:hAnsi="Times New Roman"/>
            <w:szCs w:val="24"/>
          </w:rPr>
          <w:delText xml:space="preserve">                                                  </w:delText>
        </w:r>
      </w:del>
    </w:p>
    <w:p w14:paraId="440AD459" w14:textId="6CABFF14" w:rsidR="0030161A" w:rsidDel="00C453F3" w:rsidRDefault="0030161A">
      <w:pPr>
        <w:spacing w:before="60" w:line="276" w:lineRule="auto"/>
        <w:ind w:firstLine="567"/>
        <w:rPr>
          <w:del w:id="1214" w:author="Владимир Лаут" w:date="2021-04-13T16:24:00Z"/>
        </w:rPr>
      </w:pPr>
    </w:p>
    <w:p w14:paraId="13410A86" w14:textId="13542D99" w:rsidR="0030161A" w:rsidDel="00C453F3" w:rsidRDefault="0030161A">
      <w:pPr>
        <w:spacing w:before="60" w:line="276" w:lineRule="auto"/>
        <w:ind w:firstLine="567"/>
        <w:rPr>
          <w:del w:id="1215" w:author="Владимир Лаут" w:date="2021-04-13T16:24:00Z"/>
        </w:rPr>
        <w:pPrChange w:id="1216" w:author="Владимир Лаут" w:date="2021-04-13T16:33:00Z">
          <w:pPr>
            <w:ind w:firstLine="0"/>
          </w:pPr>
        </w:pPrChange>
      </w:pPr>
      <w:del w:id="1217" w:author="Владимир Лаут" w:date="2021-04-13T16:24:00Z">
        <w:r w:rsidRPr="002D1BE9" w:rsidDel="00C453F3">
          <w:delText xml:space="preserve">где:  </w:delText>
        </w:r>
        <w:r w:rsidR="00480D7C" w:rsidDel="00C453F3">
          <w:delText>Т</w:delText>
        </w:r>
        <w:r w:rsidR="00480D7C" w:rsidDel="00C453F3">
          <w:rPr>
            <w:vertAlign w:val="subscript"/>
          </w:rPr>
          <w:delText>РЕЖ</w:delText>
        </w:r>
        <w:r w:rsidRPr="002D1BE9" w:rsidDel="00C453F3">
          <w:delText>– режимный фонд времени парка оборудования, час;</w:delText>
        </w:r>
      </w:del>
    </w:p>
    <w:p w14:paraId="532B4E36" w14:textId="30ADFDCA" w:rsidR="0030161A" w:rsidRPr="002D1BE9" w:rsidDel="00C453F3" w:rsidRDefault="00480D7C">
      <w:pPr>
        <w:spacing w:before="60" w:line="276" w:lineRule="auto"/>
        <w:ind w:firstLine="567"/>
        <w:rPr>
          <w:del w:id="1218" w:author="Владимир Лаут" w:date="2021-04-13T16:24:00Z"/>
        </w:rPr>
        <w:pPrChange w:id="1219" w:author="Владимир Лаут" w:date="2021-04-13T16:33:00Z">
          <w:pPr>
            <w:ind w:firstLine="0"/>
          </w:pPr>
        </w:pPrChange>
      </w:pPr>
      <w:del w:id="1220" w:author="Владимир Лаут" w:date="2021-04-13T16:24:00Z">
        <w:r w:rsidDel="00C453F3">
          <w:delText xml:space="preserve">        Т</w:delText>
        </w:r>
        <w:r w:rsidDel="00C453F3">
          <w:rPr>
            <w:vertAlign w:val="subscript"/>
          </w:rPr>
          <w:delText xml:space="preserve">НЕИСПР </w:delText>
        </w:r>
        <w:r w:rsidRPr="002F26E8" w:rsidDel="00C453F3">
          <w:delText xml:space="preserve">– </w:delText>
        </w:r>
        <w:r w:rsidDel="00C453F3">
          <w:delText>время, в течение которого оборудование неисправно (для план. – ППР, ТО, для факт. – ППР, ТО, ав. ремонты)</w:delText>
        </w:r>
        <w:r w:rsidRPr="002F26E8" w:rsidDel="00C453F3">
          <w:delText>, час</w:delText>
        </w:r>
        <w:r w:rsidDel="00C453F3">
          <w:delText>.</w:delText>
        </w:r>
      </w:del>
    </w:p>
    <w:p w14:paraId="2D3A9785" w14:textId="0C8EFE39" w:rsidR="00831102" w:rsidRDefault="00831102">
      <w:pPr>
        <w:spacing w:before="60" w:line="276" w:lineRule="auto"/>
        <w:ind w:firstLine="567"/>
      </w:pPr>
      <w:del w:id="1221" w:author="Владимир Лаут" w:date="2021-04-13T16:24:00Z">
        <w:r w:rsidRPr="00831102" w:rsidDel="00C453F3">
          <w:delText xml:space="preserve">Определение КТГ зафиксировано </w:delText>
        </w:r>
        <w:r w:rsidR="00921B3F" w:rsidDel="00C453F3">
          <w:delText xml:space="preserve">в </w:delText>
        </w:r>
        <w:r w:rsidRPr="00831102" w:rsidDel="00C453F3">
          <w:delText xml:space="preserve">Едином регламенте расчета производственных показателей, п.4.  </w:delText>
        </w:r>
      </w:del>
      <w:r w:rsidRPr="00831102">
        <w:t>Для расчета плановых значений необходимо использовать время воздействия из заказа ТОРО (разницу плановых времен начала и окончания ремонта), для факта необходимо использовать данные из сообщения ТОРО.</w:t>
      </w:r>
      <w:del w:id="1222" w:author="Владимир Лаут" w:date="2021-04-13T16:24:00Z">
        <w:r w:rsidRPr="00831102" w:rsidDel="00C453F3">
          <w:delText xml:space="preserve"> Дополнительно см. пункт 2 указанного регламента, разделить сообщение помогут виды сообщений см. КД </w:delText>
        </w:r>
      </w:del>
      <w:del w:id="1223" w:author="Владимир Лаут" w:date="2020-04-10T21:36:00Z">
        <w:r w:rsidRPr="00831102" w:rsidDel="009525DB">
          <w:delText>ERP.5.1.</w:delText>
        </w:r>
      </w:del>
      <w:del w:id="1224" w:author="Владимир Лаут" w:date="2021-04-13T16:24:00Z">
        <w:r w:rsidRPr="00831102" w:rsidDel="00C453F3">
          <w:delText>5</w:delText>
        </w:r>
        <w:r w:rsidR="00921B3F" w:rsidDel="00C453F3">
          <w:delText>5</w:delText>
        </w:r>
        <w:r w:rsidRPr="00831102" w:rsidDel="00C453F3">
          <w:delText xml:space="preserve">_PM_КД_Выполнение и фактический </w:delText>
        </w:r>
        <w:r w:rsidR="00921B3F" w:rsidRPr="00831102" w:rsidDel="00C453F3">
          <w:delText>учёт</w:delText>
        </w:r>
        <w:r w:rsidRPr="00831102" w:rsidDel="00C453F3">
          <w:delText xml:space="preserve"> работ, а также каталоги ТОРО для сообщений.</w:delText>
        </w:r>
      </w:del>
    </w:p>
    <w:p w14:paraId="374EDFC9" w14:textId="77777777" w:rsidR="00F86B94" w:rsidRPr="004A4AFA" w:rsidRDefault="00F86B94" w:rsidP="00F86B94"/>
    <w:p w14:paraId="67EBFC62" w14:textId="3C2E0FBC" w:rsidR="00F86B94" w:rsidRDefault="00921B3F" w:rsidP="00921B3F">
      <w:pPr>
        <w:pStyle w:val="42"/>
        <w:rPr>
          <w:b/>
        </w:rPr>
      </w:pPr>
      <w:r w:rsidRPr="00921B3F">
        <w:rPr>
          <w:b/>
          <w:i w:val="0"/>
        </w:rPr>
        <w:t>Коэффиц</w:t>
      </w:r>
      <w:r>
        <w:rPr>
          <w:b/>
          <w:i w:val="0"/>
        </w:rPr>
        <w:t>иент использования оборудования</w:t>
      </w:r>
    </w:p>
    <w:p w14:paraId="413F5E95" w14:textId="77777777" w:rsidR="00921B3F" w:rsidRDefault="00921B3F" w:rsidP="00A760F1"/>
    <w:p w14:paraId="05688859" w14:textId="759CE01D" w:rsidR="00015A7F" w:rsidRDefault="00921B3F" w:rsidP="002D1BE9">
      <w:pPr>
        <w:spacing w:before="60" w:line="276" w:lineRule="auto"/>
        <w:ind w:firstLine="567"/>
        <w:rPr>
          <w:ins w:id="1225" w:author="Владимир Лаут" w:date="2021-04-13T16:26:00Z"/>
        </w:rPr>
      </w:pPr>
      <w:r w:rsidRPr="00CD1FC5">
        <w:t>Расчётный</w:t>
      </w:r>
      <w:r w:rsidRPr="00A760F1">
        <w:t xml:space="preserve"> показатель. Определение </w:t>
      </w:r>
      <w:ins w:id="1226" w:author="Владимир Лаут" w:date="2021-04-13T16:43:00Z">
        <w:r w:rsidR="0038418F">
          <w:t xml:space="preserve">и формула расчета </w:t>
        </w:r>
      </w:ins>
      <w:r w:rsidRPr="00A760F1">
        <w:t>КИО зафиксирован</w:t>
      </w:r>
      <w:del w:id="1227" w:author="Владимир Лаут" w:date="2021-04-13T16:44:00Z">
        <w:r w:rsidRPr="00A760F1" w:rsidDel="0038418F">
          <w:delText>о</w:delText>
        </w:r>
      </w:del>
      <w:ins w:id="1228" w:author="Владимир Лаут" w:date="2021-04-13T16:44:00Z">
        <w:r w:rsidR="0038418F">
          <w:t>ы</w:t>
        </w:r>
      </w:ins>
      <w:ins w:id="1229" w:author="Владимир Лаут" w:date="2021-04-13T16:03:00Z">
        <w:r w:rsidR="00015A7F">
          <w:t xml:space="preserve"> в </w:t>
        </w:r>
      </w:ins>
      <w:ins w:id="1230" w:author="Владимир Лаут" w:date="2021-04-13T16:04:00Z">
        <w:r w:rsidR="00015A7F">
          <w:t>м</w:t>
        </w:r>
        <w:r w:rsidR="00015A7F" w:rsidRPr="00015A7F">
          <w:t>етодически</w:t>
        </w:r>
        <w:r w:rsidR="00015A7F">
          <w:t>х</w:t>
        </w:r>
        <w:r w:rsidR="00015A7F" w:rsidRPr="00015A7F">
          <w:t xml:space="preserve"> указания «Единый расчет производственно</w:t>
        </w:r>
      </w:ins>
      <w:ins w:id="1231" w:author="Владимир Лаут" w:date="2021-04-13T16:05:00Z">
        <w:r w:rsidR="00015A7F">
          <w:t>-</w:t>
        </w:r>
      </w:ins>
      <w:ins w:id="1232" w:author="Владимир Лаут" w:date="2021-04-13T16:04:00Z">
        <w:r w:rsidR="00015A7F" w:rsidRPr="00015A7F">
          <w:t>технических показателей оборудования»</w:t>
        </w:r>
      </w:ins>
      <w:r w:rsidRPr="00A760F1">
        <w:t xml:space="preserve"> </w:t>
      </w:r>
      <w:del w:id="1233" w:author="Владимир Лаут" w:date="2021-04-13T16:05:00Z">
        <w:r w:rsidRPr="00A760F1" w:rsidDel="00015A7F">
          <w:delText xml:space="preserve">Едином регламенте </w:delText>
        </w:r>
        <w:r w:rsidRPr="00CD1FC5" w:rsidDel="00015A7F">
          <w:delText>расчёта</w:delText>
        </w:r>
        <w:r w:rsidRPr="00A760F1" w:rsidDel="00015A7F">
          <w:delText xml:space="preserve"> производственных показателей, п.5. </w:delText>
        </w:r>
      </w:del>
    </w:p>
    <w:p w14:paraId="2EE8B976" w14:textId="77777777" w:rsidR="00C453F3" w:rsidRPr="00C453F3" w:rsidRDefault="00C453F3" w:rsidP="00C453F3">
      <w:pPr>
        <w:spacing w:after="18" w:line="259" w:lineRule="auto"/>
        <w:ind w:left="1419" w:firstLine="0"/>
        <w:jc w:val="left"/>
        <w:rPr>
          <w:ins w:id="1234" w:author="Владимир Лаут" w:date="2021-04-13T16:26:00Z"/>
          <w:rFonts w:cs="Arial"/>
          <w:color w:val="000000"/>
          <w:lang w:eastAsia="ru-RU"/>
        </w:rPr>
      </w:pPr>
    </w:p>
    <w:p w14:paraId="311FC01B" w14:textId="2FC44492" w:rsidR="00C453F3" w:rsidRPr="00C453F3" w:rsidRDefault="00C453F3">
      <w:pPr>
        <w:spacing w:after="5" w:line="270" w:lineRule="auto"/>
        <w:ind w:right="531" w:firstLine="0"/>
        <w:rPr>
          <w:ins w:id="1235" w:author="Владимир Лаут" w:date="2021-04-13T16:26:00Z"/>
          <w:rFonts w:cs="Arial"/>
          <w:color w:val="000000"/>
          <w:lang w:eastAsia="ru-RU"/>
        </w:rPr>
        <w:pPrChange w:id="1236" w:author="Владимир Лаут" w:date="2021-04-13T16:43:00Z">
          <w:pPr>
            <w:spacing w:after="5" w:line="270" w:lineRule="auto"/>
            <w:ind w:left="1404" w:right="531" w:hanging="567"/>
            <w:jc w:val="left"/>
          </w:pPr>
        </w:pPrChange>
      </w:pPr>
      <w:ins w:id="1237" w:author="Владимир Лаут" w:date="2021-04-13T16:26:00Z">
        <w:r w:rsidRPr="00C453F3">
          <w:rPr>
            <w:rFonts w:cs="Arial"/>
            <w:b/>
            <w:color w:val="000000"/>
            <w:lang w:eastAsia="ru-RU"/>
          </w:rPr>
          <w:t xml:space="preserve">Плановый коэффициент использования горной техники </w:t>
        </w:r>
        <w:r w:rsidRPr="00C453F3">
          <w:rPr>
            <w:rFonts w:cs="Arial"/>
            <w:color w:val="000000"/>
            <w:lang w:eastAsia="ru-RU"/>
          </w:rPr>
          <w:t xml:space="preserve">– считается по формуле: </w:t>
        </w:r>
      </w:ins>
    </w:p>
    <w:p w14:paraId="2A19964A" w14:textId="68EC5C72" w:rsidR="00C453F3" w:rsidRPr="0038418F" w:rsidRDefault="0038418F">
      <w:pPr>
        <w:spacing w:after="186" w:line="259" w:lineRule="auto"/>
        <w:ind w:left="1419" w:firstLine="0"/>
        <w:jc w:val="center"/>
        <w:rPr>
          <w:ins w:id="1238" w:author="Владимир Лаут" w:date="2021-04-13T16:27:00Z"/>
          <w:rFonts w:cs="Arial"/>
          <w:color w:val="000000"/>
          <w:lang w:eastAsia="ru-RU"/>
        </w:rPr>
        <w:pPrChange w:id="1239" w:author="Владимир Лаут" w:date="2021-04-13T16:28:00Z">
          <w:pPr>
            <w:spacing w:after="186" w:line="259" w:lineRule="auto"/>
            <w:ind w:left="1419" w:firstLine="0"/>
            <w:jc w:val="left"/>
          </w:pPr>
        </w:pPrChange>
      </w:pPr>
      <m:oMathPara>
        <m:oMathParaPr>
          <m:jc m:val="center"/>
        </m:oMathParaPr>
        <m:oMath>
          <m:r>
            <w:ins w:id="1240" w:author="Владимир Лаут" w:date="2021-04-13T16:37:00Z">
              <w:rPr>
                <w:rFonts w:ascii="Cambria Math" w:hAnsi="Cambria Math"/>
                <w:color w:val="000000"/>
                <w:sz w:val="22"/>
                <w:lang w:eastAsia="ru-RU"/>
              </w:rPr>
              <m:t>КИО</m:t>
            </w:ins>
          </m:r>
          <m:r>
            <w:ins w:id="1241" w:author="Владимир Лаут" w:date="2021-04-13T16:37:00Z">
              <w:rPr>
                <w:rFonts w:ascii="Cambria Math" w:hAnsi="Cambria Math"/>
                <w:color w:val="000000"/>
                <w:sz w:val="20"/>
                <w:vertAlign w:val="subscript"/>
                <w:lang w:eastAsia="ru-RU"/>
              </w:rPr>
              <m:t xml:space="preserve">пл </m:t>
            </w:ins>
          </m:r>
          <m:r>
            <w:ins w:id="1242" w:author="Владимир Лаут" w:date="2021-04-13T16:28:00Z">
              <w:rPr>
                <w:rFonts w:ascii="Cambria Math" w:cs="Arial"/>
                <w:szCs w:val="24"/>
                <w:lang w:eastAsia="ru-RU"/>
              </w:rPr>
              <m:t>=</m:t>
            </w:ins>
          </m:r>
          <m:f>
            <m:fPr>
              <m:ctrlPr>
                <w:ins w:id="1243" w:author="Владимир Лаут" w:date="2021-04-13T16:28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fPr>
            <m:num>
              <m:r>
                <w:ins w:id="1244" w:author="Владимир Лаут" w:date="2021-04-13T16:28:00Z">
                  <w:rPr>
                    <w:rFonts w:ascii="Cambria Math" w:cs="Arial"/>
                    <w:szCs w:val="24"/>
                    <w:lang w:eastAsia="ru-RU"/>
                  </w:rPr>
                  <m:t>КФ</m:t>
                </w:ins>
              </m:r>
              <m:sSub>
                <m:sSubPr>
                  <m:ctrlPr>
                    <w:ins w:id="1245" w:author="Владимир Лаут" w:date="2021-04-13T16:28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246" w:author="Владимир Лаут" w:date="2021-04-13T16:28:00Z">
                      <w:rPr>
                        <w:rFonts w:ascii="Cambria Math" w:cs="Arial"/>
                        <w:szCs w:val="24"/>
                        <w:lang w:eastAsia="ru-RU"/>
                      </w:rPr>
                      <m:t>В</m:t>
                    </w:ins>
                  </m:r>
                </m:e>
                <m:sub>
                  <m:r>
                    <w:ins w:id="1247" w:author="Владимир Лаут" w:date="2021-04-13T16:28:00Z">
                      <w:rPr>
                        <w:rFonts w:ascii="Cambria Math" w:cs="Arial"/>
                        <w:szCs w:val="24"/>
                        <w:lang w:eastAsia="ru-RU"/>
                      </w:rPr>
                      <m:t>я</m:t>
                    </w:ins>
                  </m:r>
                </m:sub>
              </m:sSub>
              <m:r>
                <w:ins w:id="1248" w:author="Владимир Лаут" w:date="2021-04-13T16:28:00Z">
                  <w:rPr>
                    <w:rFonts w:ascii="Cambria Math" w:cs="Arial"/>
                    <w:szCs w:val="24"/>
                    <w:lang w:eastAsia="ru-RU"/>
                  </w:rPr>
                  <m:t>-</m:t>
                </w:ins>
              </m:r>
              <m:r>
                <w:ins w:id="1249" w:author="Владимир Лаут" w:date="2021-04-13T16:28:00Z">
                  <w:rPr>
                    <w:rFonts w:ascii="Cambria Math" w:cs="Arial"/>
                    <w:szCs w:val="24"/>
                    <w:lang w:eastAsia="ru-RU"/>
                  </w:rPr>
                  <m:t>(</m:t>
                </w:ins>
              </m:r>
              <m:sSub>
                <m:sSubPr>
                  <m:ctrlPr>
                    <w:ins w:id="1250" w:author="Владимир Лаут" w:date="2021-04-13T16:28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251" w:author="Владимир Лаут" w:date="2021-04-13T16:28:00Z">
                      <w:rPr>
                        <w:rFonts w:ascii="Cambria Math" w:cs="Arial"/>
                        <w:szCs w:val="24"/>
                        <w:lang w:eastAsia="ru-RU"/>
                      </w:rPr>
                      <m:t>t</m:t>
                    </w:ins>
                  </m:r>
                </m:e>
                <m:sub>
                  <m:r>
                    <w:ins w:id="1252" w:author="Владимир Лаут" w:date="2021-04-13T16:28:00Z">
                      <w:rPr>
                        <w:rFonts w:ascii="Cambria Math" w:cs="Arial"/>
                        <w:szCs w:val="24"/>
                        <w:lang w:eastAsia="ru-RU"/>
                      </w:rPr>
                      <m:t>план</m:t>
                    </w:ins>
                  </m:r>
                  <m:r>
                    <w:ins w:id="1253" w:author="Владимир Лаут" w:date="2021-04-13T16:28:00Z">
                      <w:rPr>
                        <w:rFonts w:ascii="Cambria Math" w:cs="Arial"/>
                        <w:szCs w:val="24"/>
                        <w:lang w:eastAsia="ru-RU"/>
                      </w:rPr>
                      <m:t>_</m:t>
                    </w:ins>
                  </m:r>
                  <m:r>
                    <w:ins w:id="1254" w:author="Владимир Лаут" w:date="2021-04-13T16:28:00Z">
                      <w:rPr>
                        <w:rFonts w:ascii="Cambria Math" w:cs="Arial"/>
                        <w:szCs w:val="24"/>
                        <w:lang w:eastAsia="ru-RU"/>
                      </w:rPr>
                      <m:t>ремонт</m:t>
                    </w:ins>
                  </m:r>
                </m:sub>
              </m:sSub>
              <m:r>
                <w:ins w:id="1255" w:author="Владимир Лаут" w:date="2021-04-13T16:28:00Z">
                  <w:rPr>
                    <w:rFonts w:ascii="Cambria Math" w:cs="Arial"/>
                    <w:szCs w:val="24"/>
                    <w:lang w:eastAsia="ru-RU"/>
                  </w:rPr>
                  <m:t>+</m:t>
                </w:ins>
              </m:r>
              <m:sSub>
                <m:sSubPr>
                  <m:ctrlPr>
                    <w:ins w:id="1256" w:author="Владимир Лаут" w:date="2021-04-13T16:30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257" w:author="Владимир Лаут" w:date="2021-04-13T16:30:00Z">
                      <w:rPr>
                        <w:rFonts w:ascii="Cambria Math" w:cs="Arial"/>
                        <w:szCs w:val="24"/>
                        <w:lang w:eastAsia="ru-RU"/>
                      </w:rPr>
                      <m:t>t</m:t>
                    </w:ins>
                  </m:r>
                </m:e>
                <m:sub>
                  <m:r>
                    <w:ins w:id="1258" w:author="Владимир Лаут" w:date="2021-04-13T16:31:00Z">
                      <w:rPr>
                        <w:rFonts w:ascii="Cambria Math" w:cs="Arial"/>
                        <w:szCs w:val="24"/>
                        <w:lang w:eastAsia="ru-RU"/>
                      </w:rPr>
                      <m:t>плановые</m:t>
                    </w:ins>
                  </m:r>
                  <m:r>
                    <w:ins w:id="1259" w:author="Владимир Лаут" w:date="2021-04-13T16:31:00Z">
                      <w:rPr>
                        <w:rFonts w:ascii="Cambria Math" w:cs="Arial"/>
                        <w:szCs w:val="24"/>
                        <w:lang w:eastAsia="ru-RU"/>
                      </w:rPr>
                      <m:t>_</m:t>
                    </w:ins>
                  </m:r>
                  <m:r>
                    <w:ins w:id="1260" w:author="Владимир Лаут" w:date="2021-04-13T16:31:00Z">
                      <w:rPr>
                        <w:rFonts w:ascii="Cambria Math" w:cs="Arial"/>
                        <w:szCs w:val="24"/>
                        <w:lang w:eastAsia="ru-RU"/>
                      </w:rPr>
                      <m:t>потер</m:t>
                    </w:ins>
                  </m:r>
                  <m:r>
                    <w:ins w:id="1261" w:author="Владимир Лаут" w:date="2021-04-13T16:33:00Z">
                      <w:rPr>
                        <w:rFonts w:ascii="Cambria Math" w:cs="Arial"/>
                        <w:szCs w:val="24"/>
                        <w:lang w:eastAsia="ru-RU"/>
                      </w:rPr>
                      <m:t>и</m:t>
                    </w:ins>
                  </m:r>
                </m:sub>
              </m:sSub>
              <m:r>
                <w:ins w:id="1262" w:author="Владимир Лаут" w:date="2021-04-13T16:28:00Z">
                  <w:rPr>
                    <w:rFonts w:ascii="Cambria Math" w:cs="Arial"/>
                    <w:szCs w:val="24"/>
                    <w:lang w:eastAsia="ru-RU"/>
                  </w:rPr>
                  <m:t>)</m:t>
                </w:ins>
              </m:r>
            </m:num>
            <m:den>
              <m:r>
                <w:ins w:id="1263" w:author="Владимир Лаут" w:date="2021-04-13T16:28:00Z">
                  <w:rPr>
                    <w:rFonts w:ascii="Cambria Math" w:cs="Arial"/>
                    <w:szCs w:val="24"/>
                    <w:lang w:eastAsia="ru-RU"/>
                  </w:rPr>
                  <m:t>КФ</m:t>
                </w:ins>
              </m:r>
              <m:sSub>
                <m:sSubPr>
                  <m:ctrlPr>
                    <w:ins w:id="1264" w:author="Владимир Лаут" w:date="2021-04-13T16:28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sSub>
                    <m:sSubPr>
                      <m:ctrlPr>
                        <w:ins w:id="1265" w:author="Владимир Лаут" w:date="2021-04-13T16:28:00Z">
                          <w:rPr>
                            <w:rFonts w:ascii="Cambria Math" w:hAnsi="Cambria Math" w:cs="Arial"/>
                            <w:i/>
                            <w:szCs w:val="24"/>
                            <w:lang w:eastAsia="ru-RU"/>
                          </w:rPr>
                        </w:ins>
                      </m:ctrlPr>
                    </m:sSubPr>
                    <m:e>
                      <m:r>
                        <w:ins w:id="1266" w:author="Владимир Лаут" w:date="2021-04-13T16:28:00Z">
                          <w:rPr>
                            <w:rFonts w:ascii="Cambria Math" w:cs="Arial"/>
                            <w:szCs w:val="24"/>
                            <w:lang w:eastAsia="ru-RU"/>
                          </w:rPr>
                          <m:t>В</m:t>
                        </w:ins>
                      </m:r>
                    </m:e>
                    <m:sub>
                      <m:r>
                        <w:ins w:id="1267" w:author="Владимир Лаут" w:date="2021-04-13T16:28:00Z">
                          <w:rPr>
                            <w:rFonts w:ascii="Cambria Math" w:cs="Arial"/>
                            <w:szCs w:val="24"/>
                            <w:lang w:eastAsia="ru-RU"/>
                          </w:rPr>
                          <m:t>Я</m:t>
                        </w:ins>
                      </m:r>
                    </m:sub>
                  </m:sSub>
                </m:e>
                <m:sub/>
              </m:sSub>
            </m:den>
          </m:f>
        </m:oMath>
      </m:oMathPara>
    </w:p>
    <w:p w14:paraId="19DDDE94" w14:textId="564F786B" w:rsidR="00C453F3" w:rsidRPr="00C453F3" w:rsidRDefault="00C453F3" w:rsidP="00C453F3">
      <w:pPr>
        <w:spacing w:after="5" w:line="265" w:lineRule="auto"/>
        <w:ind w:left="10469" w:hanging="10"/>
        <w:rPr>
          <w:ins w:id="1268" w:author="Владимир Лаут" w:date="2021-04-13T16:26:00Z"/>
          <w:rFonts w:cs="Arial"/>
          <w:color w:val="000000"/>
          <w:lang w:eastAsia="ru-RU"/>
        </w:rPr>
      </w:pPr>
      <w:ins w:id="1269" w:author="Владимир Лаут" w:date="2021-04-13T16:26:00Z">
        <w:r w:rsidRPr="00C453F3">
          <w:rPr>
            <w:rFonts w:cs="Arial"/>
            <w:color w:val="000000"/>
            <w:lang w:eastAsia="ru-RU"/>
          </w:rPr>
          <w:t xml:space="preserve"> </w:t>
        </w:r>
      </w:ins>
    </w:p>
    <w:p w14:paraId="6FB0A3DD" w14:textId="77777777" w:rsidR="00C453F3" w:rsidRPr="00C453F3" w:rsidRDefault="00C453F3" w:rsidP="00C453F3">
      <w:pPr>
        <w:spacing w:after="18" w:line="259" w:lineRule="auto"/>
        <w:ind w:firstLine="0"/>
        <w:jc w:val="left"/>
        <w:rPr>
          <w:ins w:id="1270" w:author="Владимир Лаут" w:date="2021-04-13T16:26:00Z"/>
          <w:rFonts w:cs="Arial"/>
          <w:color w:val="000000"/>
          <w:lang w:eastAsia="ru-RU"/>
        </w:rPr>
      </w:pPr>
      <w:ins w:id="1271" w:author="Владимир Лаут" w:date="2021-04-13T16:26:00Z">
        <w:r w:rsidRPr="00C453F3">
          <w:rPr>
            <w:rFonts w:cs="Arial"/>
            <w:color w:val="000000"/>
            <w:lang w:eastAsia="ru-RU"/>
          </w:rPr>
          <w:t xml:space="preserve"> </w:t>
        </w:r>
      </w:ins>
    </w:p>
    <w:p w14:paraId="668B35CA" w14:textId="53129A18" w:rsidR="00C453F3" w:rsidRPr="00C453F3" w:rsidRDefault="00C453F3">
      <w:pPr>
        <w:spacing w:after="5" w:line="270" w:lineRule="auto"/>
        <w:ind w:firstLine="0"/>
        <w:rPr>
          <w:ins w:id="1272" w:author="Владимир Лаут" w:date="2021-04-13T16:26:00Z"/>
          <w:rFonts w:cs="Arial"/>
          <w:color w:val="000000"/>
          <w:lang w:eastAsia="ru-RU"/>
        </w:rPr>
        <w:pPrChange w:id="1273" w:author="Владимир Лаут" w:date="2021-04-13T16:43:00Z">
          <w:pPr>
            <w:spacing w:after="5" w:line="270" w:lineRule="auto"/>
            <w:ind w:left="1557" w:hanging="720"/>
            <w:jc w:val="left"/>
          </w:pPr>
        </w:pPrChange>
      </w:pPr>
      <w:ins w:id="1274" w:author="Владимир Лаут" w:date="2021-04-13T16:26:00Z">
        <w:r w:rsidRPr="00C453F3">
          <w:rPr>
            <w:rFonts w:cs="Arial"/>
            <w:b/>
            <w:color w:val="000000"/>
            <w:lang w:eastAsia="ru-RU"/>
          </w:rPr>
          <w:t>Фактический коэффициент использования горной техники</w:t>
        </w:r>
        <w:r w:rsidRPr="00C453F3">
          <w:rPr>
            <w:rFonts w:cs="Arial"/>
            <w:color w:val="000000"/>
            <w:lang w:eastAsia="ru-RU"/>
          </w:rPr>
          <w:t xml:space="preserve"> – считается по формуле: </w:t>
        </w:r>
      </w:ins>
    </w:p>
    <w:p w14:paraId="74BCD03A" w14:textId="77777777" w:rsidR="0038418F" w:rsidRDefault="0038418F" w:rsidP="0038418F">
      <w:pPr>
        <w:spacing w:after="179" w:line="259" w:lineRule="auto"/>
        <w:ind w:left="1572" w:firstLine="0"/>
        <w:jc w:val="left"/>
        <w:rPr>
          <w:ins w:id="1275" w:author="Владимир Лаут" w:date="2021-04-13T16:37:00Z"/>
          <w:rFonts w:cs="Arial"/>
          <w:color w:val="000000"/>
          <w:lang w:eastAsia="ru-RU"/>
        </w:rPr>
      </w:pPr>
    </w:p>
    <w:p w14:paraId="059B84CA" w14:textId="05901DDE" w:rsidR="00C453F3" w:rsidRPr="0038418F" w:rsidRDefault="00C453F3">
      <w:pPr>
        <w:spacing w:after="179" w:line="259" w:lineRule="auto"/>
        <w:ind w:left="142" w:firstLine="0"/>
        <w:jc w:val="left"/>
        <w:rPr>
          <w:ins w:id="1276" w:author="Владимир Лаут" w:date="2021-04-13T16:26:00Z"/>
          <w:rFonts w:cs="Arial"/>
          <w:color w:val="000000"/>
          <w:lang w:eastAsia="ru-RU"/>
        </w:rPr>
        <w:pPrChange w:id="1277" w:author="Владимир Лаут" w:date="2021-04-13T16:42:00Z">
          <w:pPr>
            <w:spacing w:after="179" w:line="259" w:lineRule="auto"/>
            <w:ind w:left="1572" w:firstLine="0"/>
            <w:jc w:val="left"/>
          </w:pPr>
        </w:pPrChange>
      </w:pPr>
      <w:ins w:id="1278" w:author="Владимир Лаут" w:date="2021-04-13T16:26:00Z">
        <w:r w:rsidRPr="00C453F3">
          <w:rPr>
            <w:rFonts w:cs="Arial"/>
            <w:color w:val="000000"/>
            <w:lang w:eastAsia="ru-RU"/>
          </w:rPr>
          <w:t xml:space="preserve"> </w:t>
        </w:r>
      </w:ins>
      <m:oMath>
        <m:r>
          <w:ins w:id="1279" w:author="Владимир Лаут" w:date="2021-04-13T16:42:00Z">
            <m:rPr>
              <m:sty m:val="p"/>
            </m:rPr>
            <w:rPr>
              <w:rFonts w:ascii="Cambria Math" w:hAnsi="Cambria Math"/>
              <w:color w:val="000000"/>
              <w:sz w:val="22"/>
              <w:lang w:eastAsia="ru-RU"/>
            </w:rPr>
            <w:br/>
          </w:ins>
        </m:r>
      </m:oMath>
      <m:oMathPara>
        <m:oMath>
          <m:r>
            <w:ins w:id="1280" w:author="Владимир Лаут" w:date="2021-04-13T16:42:00Z">
              <w:rPr>
                <w:rFonts w:ascii="Cambria Math" w:hAnsi="Cambria Math"/>
                <w:color w:val="000000"/>
                <w:sz w:val="22"/>
                <w:lang w:eastAsia="ru-RU"/>
              </w:rPr>
              <m:t>КИО</m:t>
            </w:ins>
          </m:r>
          <m:r>
            <w:ins w:id="1281" w:author="Владимир Лаут" w:date="2021-04-13T16:42:00Z">
              <w:rPr>
                <w:rFonts w:ascii="Cambria Math" w:hAnsi="Cambria Math"/>
                <w:color w:val="000000"/>
                <w:sz w:val="20"/>
                <w:vertAlign w:val="subscript"/>
                <w:lang w:eastAsia="ru-RU"/>
              </w:rPr>
              <m:t xml:space="preserve">факт  </m:t>
            </w:ins>
          </m:r>
          <m:r>
            <w:ins w:id="1282" w:author="Владимир Лаут" w:date="2021-04-13T16:42:00Z">
              <w:rPr>
                <w:rFonts w:ascii="Cambria Math" w:cs="Arial"/>
                <w:szCs w:val="24"/>
                <w:lang w:eastAsia="ru-RU"/>
              </w:rPr>
              <m:t>=</m:t>
            </w:ins>
          </m:r>
          <m:f>
            <m:fPr>
              <m:ctrlPr>
                <w:ins w:id="1283" w:author="Владимир Лаут" w:date="2021-04-13T16:42:00Z">
                  <w:rPr>
                    <w:rFonts w:ascii="Cambria Math" w:hAnsi="Cambria Math" w:cs="Arial"/>
                    <w:i/>
                    <w:szCs w:val="24"/>
                    <w:lang w:eastAsia="ru-RU"/>
                  </w:rPr>
                </w:ins>
              </m:ctrlPr>
            </m:fPr>
            <m:num>
              <m:r>
                <w:ins w:id="1284" w:author="Владимир Лаут" w:date="2021-04-13T16:42:00Z">
                  <w:rPr>
                    <w:rFonts w:ascii="Cambria Math" w:cs="Arial"/>
                    <w:szCs w:val="24"/>
                    <w:lang w:eastAsia="ru-RU"/>
                  </w:rPr>
                  <m:t>КФ</m:t>
                </w:ins>
              </m:r>
              <m:sSub>
                <m:sSubPr>
                  <m:ctrlPr>
                    <w:ins w:id="1285" w:author="Владимир Лаут" w:date="2021-04-13T16:42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286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В</m:t>
                    </w:ins>
                  </m:r>
                </m:e>
                <m:sub>
                  <m:r>
                    <w:ins w:id="1287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я</m:t>
                    </w:ins>
                  </m:r>
                </m:sub>
              </m:sSub>
              <m:r>
                <w:ins w:id="1288" w:author="Владимир Лаут" w:date="2021-04-13T16:42:00Z">
                  <w:rPr>
                    <w:rFonts w:ascii="Cambria Math" w:cs="Arial"/>
                    <w:szCs w:val="24"/>
                    <w:lang w:eastAsia="ru-RU"/>
                  </w:rPr>
                  <m:t>-</m:t>
                </w:ins>
              </m:r>
              <m:r>
                <w:ins w:id="1289" w:author="Владимир Лаут" w:date="2021-04-13T16:42:00Z">
                  <w:rPr>
                    <w:rFonts w:ascii="Cambria Math" w:cs="Arial"/>
                    <w:szCs w:val="24"/>
                    <w:lang w:eastAsia="ru-RU"/>
                  </w:rPr>
                  <m:t>(</m:t>
                </w:ins>
              </m:r>
              <m:sSub>
                <m:sSubPr>
                  <m:ctrlPr>
                    <w:ins w:id="1290" w:author="Владимир Лаут" w:date="2021-04-13T16:42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291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t</m:t>
                    </w:ins>
                  </m:r>
                </m:e>
                <m:sub>
                  <m:r>
                    <w:ins w:id="1292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план</m:t>
                    </w:ins>
                  </m:r>
                  <m:r>
                    <w:ins w:id="1293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_</m:t>
                    </w:ins>
                  </m:r>
                  <m:r>
                    <w:ins w:id="1294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ремонт</m:t>
                    </w:ins>
                  </m:r>
                </m:sub>
              </m:sSub>
              <m:r>
                <w:ins w:id="1295" w:author="Владимир Лаут" w:date="2021-04-13T16:42:00Z">
                  <w:rPr>
                    <w:rFonts w:ascii="Cambria Math" w:cs="Arial"/>
                    <w:szCs w:val="24"/>
                    <w:lang w:eastAsia="ru-RU"/>
                  </w:rPr>
                  <m:t>+</m:t>
                </w:ins>
              </m:r>
              <m:sSub>
                <m:sSubPr>
                  <m:ctrlPr>
                    <w:ins w:id="1296" w:author="Владимир Лаут" w:date="2021-04-13T16:42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297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t</m:t>
                    </w:ins>
                  </m:r>
                </m:e>
                <m:sub>
                  <m:r>
                    <w:ins w:id="1298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не</m:t>
                    </w:ins>
                  </m:r>
                  <m:r>
                    <w:ins w:id="1299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_</m:t>
                    </w:ins>
                  </m:r>
                  <m:r>
                    <w:ins w:id="1300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план</m:t>
                    </w:ins>
                  </m:r>
                  <m:r>
                    <w:ins w:id="1301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_</m:t>
                    </w:ins>
                  </m:r>
                  <m:r>
                    <w:ins w:id="1302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ремонт</m:t>
                    </w:ins>
                  </m:r>
                </m:sub>
              </m:sSub>
              <m:r>
                <w:ins w:id="1303" w:author="Владимир Лаут" w:date="2021-04-13T16:42:00Z">
                  <w:rPr>
                    <w:rFonts w:ascii="Cambria Math" w:hAnsi="Cambria Math" w:cs="Arial"/>
                    <w:szCs w:val="24"/>
                    <w:lang w:eastAsia="ru-RU"/>
                  </w:rPr>
                  <m:t>+</m:t>
                </w:ins>
              </m:r>
              <m:sSub>
                <m:sSubPr>
                  <m:ctrlPr>
                    <w:ins w:id="1304" w:author="Владимир Лаут" w:date="2021-04-13T16:42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305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t</m:t>
                    </w:ins>
                  </m:r>
                </m:e>
                <m:sub>
                  <m:r>
                    <w:ins w:id="1306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плановые</m:t>
                    </w:ins>
                  </m:r>
                  <m:r>
                    <w:ins w:id="1307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_</m:t>
                    </w:ins>
                  </m:r>
                  <m:r>
                    <w:ins w:id="1308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потери</m:t>
                    </w:ins>
                  </m:r>
                </m:sub>
              </m:sSub>
              <m:r>
                <w:ins w:id="1309" w:author="Владимир Лаут" w:date="2021-04-13T16:42:00Z">
                  <w:rPr>
                    <w:rFonts w:ascii="Cambria Math" w:cs="Arial"/>
                    <w:szCs w:val="24"/>
                    <w:lang w:eastAsia="ru-RU"/>
                  </w:rPr>
                  <m:t>+</m:t>
                </w:ins>
              </m:r>
              <m:sSub>
                <m:sSubPr>
                  <m:ctrlPr>
                    <w:ins w:id="1310" w:author="Владимир Лаут" w:date="2021-04-13T16:42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r>
                    <w:ins w:id="1311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t</m:t>
                    </w:ins>
                  </m:r>
                </m:e>
                <m:sub>
                  <m:r>
                    <w:ins w:id="1312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неплановые</m:t>
                    </w:ins>
                  </m:r>
                  <m:r>
                    <w:ins w:id="1313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_</m:t>
                    </w:ins>
                  </m:r>
                  <m:r>
                    <w:ins w:id="1314" w:author="Владимир Лаут" w:date="2021-04-13T16:42:00Z">
                      <w:rPr>
                        <w:rFonts w:ascii="Cambria Math" w:cs="Arial"/>
                        <w:szCs w:val="24"/>
                        <w:lang w:eastAsia="ru-RU"/>
                      </w:rPr>
                      <m:t>потери</m:t>
                    </w:ins>
                  </m:r>
                </m:sub>
              </m:sSub>
              <m:r>
                <w:ins w:id="1315" w:author="Владимир Лаут" w:date="2021-04-13T16:42:00Z">
                  <w:rPr>
                    <w:rFonts w:ascii="Cambria Math" w:cs="Arial"/>
                    <w:szCs w:val="24"/>
                    <w:lang w:eastAsia="ru-RU"/>
                  </w:rPr>
                  <m:t>)</m:t>
                </w:ins>
              </m:r>
            </m:num>
            <m:den>
              <m:r>
                <w:ins w:id="1316" w:author="Владимир Лаут" w:date="2021-04-13T16:42:00Z">
                  <w:rPr>
                    <w:rFonts w:ascii="Cambria Math" w:cs="Arial"/>
                    <w:szCs w:val="24"/>
                    <w:lang w:eastAsia="ru-RU"/>
                  </w:rPr>
                  <m:t>КФ</m:t>
                </w:ins>
              </m:r>
              <m:sSub>
                <m:sSubPr>
                  <m:ctrlPr>
                    <w:ins w:id="1317" w:author="Владимир Лаут" w:date="2021-04-13T16:42:00Z">
                      <w:rPr>
                        <w:rFonts w:ascii="Cambria Math" w:hAnsi="Cambria Math" w:cs="Arial"/>
                        <w:i/>
                        <w:szCs w:val="24"/>
                        <w:lang w:eastAsia="ru-RU"/>
                      </w:rPr>
                    </w:ins>
                  </m:ctrlPr>
                </m:sSubPr>
                <m:e>
                  <m:sSub>
                    <m:sSubPr>
                      <m:ctrlPr>
                        <w:ins w:id="1318" w:author="Владимир Лаут" w:date="2021-04-13T16:42:00Z">
                          <w:rPr>
                            <w:rFonts w:ascii="Cambria Math" w:hAnsi="Cambria Math" w:cs="Arial"/>
                            <w:i/>
                            <w:szCs w:val="24"/>
                            <w:lang w:eastAsia="ru-RU"/>
                          </w:rPr>
                        </w:ins>
                      </m:ctrlPr>
                    </m:sSubPr>
                    <m:e>
                      <m:r>
                        <w:ins w:id="1319" w:author="Владимир Лаут" w:date="2021-04-13T16:42:00Z">
                          <w:rPr>
                            <w:rFonts w:ascii="Cambria Math" w:cs="Arial"/>
                            <w:szCs w:val="24"/>
                            <w:lang w:eastAsia="ru-RU"/>
                          </w:rPr>
                          <m:t>В</m:t>
                        </w:ins>
                      </m:r>
                    </m:e>
                    <m:sub>
                      <m:r>
                        <w:ins w:id="1320" w:author="Владимир Лаут" w:date="2021-04-13T16:42:00Z">
                          <w:rPr>
                            <w:rFonts w:ascii="Cambria Math" w:cs="Arial"/>
                            <w:szCs w:val="24"/>
                            <w:lang w:eastAsia="ru-RU"/>
                          </w:rPr>
                          <m:t>Я</m:t>
                        </w:ins>
                      </m:r>
                    </m:sub>
                  </m:sSub>
                </m:e>
                <m:sub/>
              </m:sSub>
            </m:den>
          </m:f>
          <m:r>
            <w:ins w:id="1321" w:author="Владимир Лаут" w:date="2021-04-13T16:37:00Z">
              <m:rPr>
                <m:sty m:val="p"/>
              </m:rPr>
              <w:rPr>
                <w:rFonts w:ascii="Cambria Math" w:hAnsi="Cambria Math"/>
                <w:color w:val="000000"/>
                <w:sz w:val="22"/>
                <w:lang w:eastAsia="ru-RU"/>
              </w:rPr>
              <w:br/>
            </w:ins>
          </m:r>
        </m:oMath>
      </m:oMathPara>
    </w:p>
    <w:p w14:paraId="33BFABE4" w14:textId="77777777" w:rsidR="00015A7F" w:rsidRDefault="00015A7F" w:rsidP="002D1BE9">
      <w:pPr>
        <w:spacing w:before="60" w:line="276" w:lineRule="auto"/>
        <w:ind w:firstLine="567"/>
        <w:rPr>
          <w:ins w:id="1322" w:author="Владимир Лаут" w:date="2021-04-13T16:05:00Z"/>
        </w:rPr>
      </w:pPr>
    </w:p>
    <w:p w14:paraId="2B89C013" w14:textId="77777777" w:rsidR="00015A7F" w:rsidRDefault="00015A7F" w:rsidP="002D1BE9">
      <w:pPr>
        <w:spacing w:before="60" w:line="276" w:lineRule="auto"/>
        <w:ind w:firstLine="567"/>
        <w:rPr>
          <w:ins w:id="1323" w:author="Владимир Лаут" w:date="2021-04-13T16:05:00Z"/>
        </w:rPr>
      </w:pPr>
    </w:p>
    <w:p w14:paraId="7F7963A5" w14:textId="3D64ED05" w:rsidR="00921B3F" w:rsidDel="0038418F" w:rsidRDefault="00921B3F" w:rsidP="002D1BE9">
      <w:pPr>
        <w:spacing w:before="60" w:line="276" w:lineRule="auto"/>
        <w:ind w:firstLine="567"/>
        <w:rPr>
          <w:del w:id="1324" w:author="Владимир Лаут" w:date="2021-04-13T16:42:00Z"/>
        </w:rPr>
      </w:pPr>
      <w:del w:id="1325" w:author="Владимир Лаут" w:date="2021-04-13T16:42:00Z">
        <w:r w:rsidRPr="00A760F1" w:rsidDel="0038418F">
          <w:lastRenderedPageBreak/>
          <w:delText xml:space="preserve"> Для </w:delText>
        </w:r>
        <w:r w:rsidRPr="00CD1FC5" w:rsidDel="0038418F">
          <w:delText>расчёта</w:delText>
        </w:r>
        <w:r w:rsidRPr="00A760F1" w:rsidDel="0038418F">
          <w:delText xml:space="preserve"> плановых значений необходимо использовать данные всех заказов ТОРО за период, для факта необходимо использовать данные из всех сообщений ТОРО. Дополнительно см. пункт 2 указанного регламента, разделить сообщение помогут виды сообщений см. КД </w:delText>
        </w:r>
      </w:del>
      <w:del w:id="1326" w:author="Владимир Лаут" w:date="2020-04-10T21:36:00Z">
        <w:r w:rsidRPr="00A760F1" w:rsidDel="009525DB">
          <w:delText>ERP.5.1.</w:delText>
        </w:r>
      </w:del>
      <w:del w:id="1327" w:author="Владимир Лаут" w:date="2021-04-13T16:42:00Z">
        <w:r w:rsidRPr="00A760F1" w:rsidDel="0038418F">
          <w:delText xml:space="preserve">55_PM_КД_Выполнение и фактический </w:delText>
        </w:r>
        <w:r w:rsidRPr="00CD1FC5" w:rsidDel="0038418F">
          <w:delText>учёт</w:delText>
        </w:r>
        <w:r w:rsidRPr="00A760F1" w:rsidDel="0038418F">
          <w:delText xml:space="preserve"> работ, а также каталоги ТОРО для сообщений.</w:delText>
        </w:r>
      </w:del>
    </w:p>
    <w:p w14:paraId="58D43833" w14:textId="77777777" w:rsidR="009B6B04" w:rsidRDefault="009B6B04" w:rsidP="009B6B04">
      <w:pPr>
        <w:spacing w:before="60" w:line="276" w:lineRule="auto"/>
        <w:ind w:firstLine="567"/>
      </w:pPr>
    </w:p>
    <w:p w14:paraId="6BE973FA" w14:textId="4314CF89" w:rsidR="009B6B04" w:rsidDel="00212DE1" w:rsidRDefault="009B6B04" w:rsidP="009B6B04">
      <w:pPr>
        <w:pStyle w:val="42"/>
        <w:rPr>
          <w:moveFrom w:id="1328" w:author="Владимир Лаут" w:date="2021-03-24T14:48:00Z"/>
          <w:b/>
          <w:i w:val="0"/>
        </w:rPr>
      </w:pPr>
      <w:moveFromRangeStart w:id="1329" w:author="Владимир Лаут" w:date="2021-03-24T14:48:00Z" w:name="move67489723"/>
      <w:moveFrom w:id="1330" w:author="Владимир Лаут" w:date="2021-03-24T14:48:00Z">
        <w:r w:rsidRPr="009B6B04" w:rsidDel="00212DE1">
          <w:rPr>
            <w:b/>
            <w:i w:val="0"/>
          </w:rPr>
          <w:t>Среднее время неработоспособного состояния (MDT)</w:t>
        </w:r>
      </w:moveFrom>
    </w:p>
    <w:p w14:paraId="65B3547A" w14:textId="106A8327" w:rsidR="009B6B04" w:rsidDel="00212DE1" w:rsidRDefault="009B6B04" w:rsidP="009B6B04">
      <w:pPr>
        <w:rPr>
          <w:moveFrom w:id="1331" w:author="Владимир Лаут" w:date="2021-03-24T14:48:00Z"/>
        </w:rPr>
      </w:pPr>
    </w:p>
    <w:p w14:paraId="59C97EEB" w14:textId="645E1A9B" w:rsidR="009B6B04" w:rsidDel="00212DE1" w:rsidRDefault="009B6B04" w:rsidP="009B6B04">
      <w:pPr>
        <w:ind w:firstLine="567"/>
        <w:rPr>
          <w:moveFrom w:id="1332" w:author="Владимир Лаут" w:date="2021-03-24T14:48:00Z"/>
        </w:rPr>
      </w:pPr>
      <w:moveFrom w:id="1333" w:author="Владимир Лаут" w:date="2021-03-24T14:48:00Z">
        <w:r w:rsidRPr="009B6B04" w:rsidDel="00212DE1">
          <w:t>Расчетный показатель, равный среднему показателю всех простоев за период рассчитывается на основании сообщений ТОРО.</w:t>
        </w:r>
        <w:r w:rsidR="00DD7196" w:rsidDel="00212DE1">
          <w:t xml:space="preserve"> Показатель </w:t>
        </w:r>
        <w:r w:rsidR="00FA6C6F" w:rsidDel="00212DE1">
          <w:t>является</w:t>
        </w:r>
        <w:r w:rsidR="00DD7196" w:rsidDel="00212DE1">
          <w:t xml:space="preserve"> математическ</w:t>
        </w:r>
        <w:r w:rsidR="00FA6C6F" w:rsidDel="00212DE1">
          <w:t>им</w:t>
        </w:r>
        <w:r w:rsidR="00DD7196" w:rsidDel="00212DE1">
          <w:t> ожидани</w:t>
        </w:r>
        <w:r w:rsidR="00FA6C6F" w:rsidDel="00212DE1">
          <w:t>ем</w:t>
        </w:r>
        <w:r w:rsidR="00DD7196" w:rsidRPr="00DD7196" w:rsidDel="00212DE1">
          <w:t> </w:t>
        </w:r>
        <w:r w:rsidR="00DD7196" w:rsidDel="00212DE1">
          <w:t xml:space="preserve">средней </w:t>
        </w:r>
        <w:r w:rsidR="00DD7196" w:rsidRPr="00DD7196" w:rsidDel="00212DE1">
          <w:t>продолжительности неработоспособного состояния</w:t>
        </w:r>
        <w:r w:rsidR="00DD7196" w:rsidDel="00212DE1">
          <w:t xml:space="preserve"> оборудования за период. </w:t>
        </w:r>
      </w:moveFrom>
    </w:p>
    <w:p w14:paraId="730085ED" w14:textId="7C044006" w:rsidR="00DD7196" w:rsidDel="00212DE1" w:rsidRDefault="00DD7196" w:rsidP="00DD7196">
      <w:pPr>
        <w:spacing w:before="60" w:line="276" w:lineRule="auto"/>
        <w:ind w:firstLine="567"/>
        <w:rPr>
          <w:moveFrom w:id="1334" w:author="Владимир Лаут" w:date="2021-03-24T14:48:00Z"/>
        </w:rPr>
      </w:pPr>
      <w:moveFrom w:id="1335" w:author="Владимир Лаут" w:date="2021-03-24T14:48:00Z">
        <w:r w:rsidDel="00212DE1">
          <w:t>Н</w:t>
        </w:r>
        <w:r w:rsidRPr="00831102" w:rsidDel="00212DE1">
          <w:t xml:space="preserve">еобходимо разработать математическую модель, которая позволит пользователю </w:t>
        </w:r>
        <w:r w:rsidDel="00212DE1">
          <w:t xml:space="preserve">получить </w:t>
        </w:r>
        <w:r w:rsidRPr="00831102" w:rsidDel="00212DE1">
          <w:t>отчет</w:t>
        </w:r>
        <w:r w:rsidDel="00212DE1">
          <w:t xml:space="preserve"> для анализа среднего времени простоя оборудования.</w:t>
        </w:r>
      </w:moveFrom>
    </w:p>
    <w:p w14:paraId="0A560A84" w14:textId="4A192376" w:rsidR="00FA6C6F" w:rsidDel="00212DE1" w:rsidRDefault="00FA6C6F" w:rsidP="00DD7196">
      <w:pPr>
        <w:spacing w:before="60" w:line="276" w:lineRule="auto"/>
        <w:ind w:firstLine="567"/>
        <w:rPr>
          <w:moveFrom w:id="1336" w:author="Владимир Лаут" w:date="2021-03-24T14:48:00Z"/>
        </w:rPr>
      </w:pPr>
    </w:p>
    <w:p w14:paraId="53E14009" w14:textId="203821CB" w:rsidR="00FA6C6F" w:rsidDel="00212DE1" w:rsidRDefault="00FA6C6F" w:rsidP="00FA6C6F">
      <w:pPr>
        <w:pStyle w:val="42"/>
        <w:rPr>
          <w:moveFrom w:id="1337" w:author="Владимир Лаут" w:date="2021-03-24T14:48:00Z"/>
          <w:b/>
          <w:i w:val="0"/>
        </w:rPr>
      </w:pPr>
      <w:moveFrom w:id="1338" w:author="Владимир Лаут" w:date="2021-03-24T14:48:00Z">
        <w:r w:rsidDel="00212DE1">
          <w:rPr>
            <w:b/>
            <w:i w:val="0"/>
          </w:rPr>
          <w:t>Средняя Продолжительность ремонта (M</w:t>
        </w:r>
        <w:r w:rsidDel="00212DE1">
          <w:rPr>
            <w:b/>
            <w:i w:val="0"/>
            <w:lang w:val="en-US"/>
          </w:rPr>
          <w:t>RT</w:t>
        </w:r>
        <w:r w:rsidRPr="009B6B04" w:rsidDel="00212DE1">
          <w:rPr>
            <w:b/>
            <w:i w:val="0"/>
          </w:rPr>
          <w:t>)</w:t>
        </w:r>
      </w:moveFrom>
    </w:p>
    <w:p w14:paraId="072234C2" w14:textId="24753972" w:rsidR="00FA6C6F" w:rsidDel="00212DE1" w:rsidRDefault="00FA6C6F" w:rsidP="00FA6C6F">
      <w:pPr>
        <w:pStyle w:val="42"/>
        <w:numPr>
          <w:ilvl w:val="0"/>
          <w:numId w:val="0"/>
        </w:numPr>
        <w:spacing w:before="60" w:line="276" w:lineRule="auto"/>
        <w:rPr>
          <w:moveFrom w:id="1339" w:author="Владимир Лаут" w:date="2021-03-24T14:48:00Z"/>
        </w:rPr>
      </w:pPr>
    </w:p>
    <w:p w14:paraId="6A790A82" w14:textId="60135575" w:rsidR="00DD7196" w:rsidDel="00212DE1" w:rsidRDefault="002C5E51" w:rsidP="00DD7196">
      <w:pPr>
        <w:spacing w:before="60" w:line="276" w:lineRule="auto"/>
        <w:ind w:firstLine="567"/>
        <w:rPr>
          <w:moveFrom w:id="1340" w:author="Владимир Лаут" w:date="2021-03-24T14:48:00Z"/>
        </w:rPr>
      </w:pPr>
      <w:moveFrom w:id="1341" w:author="Владимир Лаут" w:date="2021-03-24T14:48:00Z">
        <w:r w:rsidRPr="00FA6C6F" w:rsidDel="00212DE1">
          <w:t>Расчётный</w:t>
        </w:r>
        <w:r w:rsidR="00FA6C6F" w:rsidRPr="00FA6C6F" w:rsidDel="00212DE1">
          <w:t xml:space="preserve"> показатель, </w:t>
        </w:r>
        <w:r w:rsidR="00FA6C6F" w:rsidDel="00212DE1">
          <w:t xml:space="preserve">равный </w:t>
        </w:r>
        <w:r w:rsidR="00FA6C6F" w:rsidRPr="00FA6C6F" w:rsidDel="00212DE1">
          <w:t>средней продолжит</w:t>
        </w:r>
        <w:r w:rsidR="00FA6C6F" w:rsidDel="00212DE1">
          <w:t>ельности выполнения заказов ТОР</w:t>
        </w:r>
        <w:r w:rsidR="00FA6C6F" w:rsidDel="00212DE1">
          <w:rPr>
            <w:lang w:val="en-US"/>
          </w:rPr>
          <w:t>O</w:t>
        </w:r>
        <w:r w:rsidR="00FA6C6F" w:rsidRPr="00FA6C6F" w:rsidDel="00212DE1">
          <w:t xml:space="preserve">. </w:t>
        </w:r>
        <w:r w:rsidR="00FA6C6F" w:rsidDel="00212DE1">
          <w:t>Показатель является математическим</w:t>
        </w:r>
        <w:r w:rsidR="00FA6C6F" w:rsidRPr="00FA6C6F" w:rsidDel="00212DE1">
          <w:t> ожидание</w:t>
        </w:r>
        <w:r w:rsidR="00FA6C6F" w:rsidDel="00212DE1">
          <w:t>м средней</w:t>
        </w:r>
        <w:r w:rsidR="00FA6C6F" w:rsidRPr="00FA6C6F" w:rsidDel="00212DE1">
          <w:t> продолжительности ремонта</w:t>
        </w:r>
        <w:r w:rsidR="00FA6C6F" w:rsidDel="00212DE1">
          <w:t>.</w:t>
        </w:r>
      </w:moveFrom>
    </w:p>
    <w:p w14:paraId="0A02E7A3" w14:textId="5C03D985" w:rsidR="00FA6C6F" w:rsidDel="00212DE1" w:rsidRDefault="00FA6C6F" w:rsidP="00FA6C6F">
      <w:pPr>
        <w:spacing w:before="60" w:line="276" w:lineRule="auto"/>
        <w:ind w:firstLine="567"/>
        <w:rPr>
          <w:moveFrom w:id="1342" w:author="Владимир Лаут" w:date="2021-03-24T14:48:00Z"/>
        </w:rPr>
      </w:pPr>
      <w:moveFrom w:id="1343" w:author="Владимир Лаут" w:date="2021-03-24T14:48:00Z">
        <w:r w:rsidDel="00212DE1">
          <w:t>Н</w:t>
        </w:r>
        <w:r w:rsidRPr="00831102" w:rsidDel="00212DE1">
          <w:t xml:space="preserve">еобходимо разработать математическую модель, которая позволит пользователю </w:t>
        </w:r>
        <w:r w:rsidDel="00212DE1">
          <w:t xml:space="preserve">получить </w:t>
        </w:r>
        <w:r w:rsidR="002C5E51" w:rsidRPr="00831102" w:rsidDel="00212DE1">
          <w:t>отчёт</w:t>
        </w:r>
        <w:r w:rsidDel="00212DE1">
          <w:t xml:space="preserve"> для анализа средней продолжительности ремонта оборудования.</w:t>
        </w:r>
      </w:moveFrom>
    </w:p>
    <w:p w14:paraId="549E1980" w14:textId="1ABCB9EE" w:rsidR="00FA6C6F" w:rsidDel="00212DE1" w:rsidRDefault="00FA6C6F" w:rsidP="00FA6C6F">
      <w:pPr>
        <w:spacing w:before="60" w:line="276" w:lineRule="auto"/>
        <w:ind w:firstLine="567"/>
        <w:rPr>
          <w:moveFrom w:id="1344" w:author="Владимир Лаут" w:date="2021-03-24T14:48:00Z"/>
        </w:rPr>
      </w:pPr>
    </w:p>
    <w:p w14:paraId="3CB5BF7B" w14:textId="33F72F1C" w:rsidR="00FA6C6F" w:rsidDel="00212DE1" w:rsidRDefault="00FA6C6F" w:rsidP="00FA6C6F">
      <w:pPr>
        <w:pStyle w:val="42"/>
        <w:rPr>
          <w:moveFrom w:id="1345" w:author="Владимир Лаут" w:date="2021-03-24T14:48:00Z"/>
          <w:b/>
          <w:i w:val="0"/>
        </w:rPr>
      </w:pPr>
      <w:moveFrom w:id="1346" w:author="Владимир Лаут" w:date="2021-03-24T14:48:00Z">
        <w:r w:rsidDel="00212DE1">
          <w:rPr>
            <w:b/>
            <w:i w:val="0"/>
          </w:rPr>
          <w:t>Средняя наработка между остановками (M</w:t>
        </w:r>
        <w:r w:rsidDel="00212DE1">
          <w:rPr>
            <w:b/>
            <w:i w:val="0"/>
            <w:lang w:val="en-US"/>
          </w:rPr>
          <w:t>T</w:t>
        </w:r>
        <w:r w:rsidR="007332A7" w:rsidDel="00212DE1">
          <w:rPr>
            <w:b/>
            <w:i w:val="0"/>
            <w:lang w:val="en-US"/>
          </w:rPr>
          <w:t>BS</w:t>
        </w:r>
        <w:r w:rsidRPr="009B6B04" w:rsidDel="00212DE1">
          <w:rPr>
            <w:b/>
            <w:i w:val="0"/>
          </w:rPr>
          <w:t>)</w:t>
        </w:r>
      </w:moveFrom>
    </w:p>
    <w:p w14:paraId="4A0DE0F1" w14:textId="2CD71C77" w:rsidR="00FA6C6F" w:rsidDel="00212DE1" w:rsidRDefault="00FA6C6F" w:rsidP="00DD7196">
      <w:pPr>
        <w:spacing w:before="60" w:line="276" w:lineRule="auto"/>
        <w:ind w:firstLine="567"/>
        <w:rPr>
          <w:moveFrom w:id="1347" w:author="Владимир Лаут" w:date="2021-03-24T14:48:00Z"/>
        </w:rPr>
      </w:pPr>
    </w:p>
    <w:p w14:paraId="0E7D69EE" w14:textId="277CABBE" w:rsidR="00FA6C6F" w:rsidDel="00212DE1" w:rsidRDefault="002C5E51" w:rsidP="00DD7196">
      <w:pPr>
        <w:spacing w:before="60" w:line="276" w:lineRule="auto"/>
        <w:ind w:firstLine="567"/>
        <w:rPr>
          <w:moveFrom w:id="1348" w:author="Владимир Лаут" w:date="2021-03-24T14:48:00Z"/>
        </w:rPr>
      </w:pPr>
      <w:moveFrom w:id="1349" w:author="Владимир Лаут" w:date="2021-03-24T14:48:00Z">
        <w:r w:rsidRPr="00FA6C6F" w:rsidDel="00212DE1">
          <w:t>Расчётный</w:t>
        </w:r>
        <w:r w:rsidR="00FA6C6F" w:rsidRPr="00FA6C6F" w:rsidDel="00212DE1">
          <w:t xml:space="preserve"> показатель, </w:t>
        </w:r>
        <w:r w:rsidR="00A66003" w:rsidDel="00212DE1">
          <w:t>равный среднему</w:t>
        </w:r>
        <w:r w:rsidR="00FA6C6F" w:rsidRPr="00FA6C6F" w:rsidDel="00212DE1">
          <w:t xml:space="preserve"> значени</w:t>
        </w:r>
        <w:r w:rsidR="00A66003" w:rsidDel="00212DE1">
          <w:t>ю</w:t>
        </w:r>
        <w:r w:rsidR="00FA6C6F" w:rsidRPr="00FA6C6F" w:rsidDel="00212DE1">
          <w:t xml:space="preserve"> периодов между остановками оборудования. Рассчитывается на основании сообщений ТОРО.</w:t>
        </w:r>
        <w:r w:rsidR="007332A7" w:rsidDel="00212DE1">
          <w:t xml:space="preserve"> Показатель является о</w:t>
        </w:r>
        <w:r w:rsidR="007332A7" w:rsidRPr="007332A7" w:rsidDel="00212DE1">
          <w:t>тношение</w:t>
        </w:r>
        <w:r w:rsidR="007332A7" w:rsidDel="00212DE1">
          <w:t>м</w:t>
        </w:r>
        <w:r w:rsidR="007332A7" w:rsidRPr="007332A7" w:rsidDel="00212DE1">
          <w:t xml:space="preserve"> суммарной наработки восстанавливаемого объекта к </w:t>
        </w:r>
        <w:r w:rsidR="007332A7" w:rsidDel="00212DE1">
          <w:t>числу</w:t>
        </w:r>
        <w:r w:rsidR="007332A7" w:rsidRPr="007332A7" w:rsidDel="00212DE1">
          <w:t xml:space="preserve"> его остановок в течение этой наработки</w:t>
        </w:r>
        <w:r w:rsidR="007332A7" w:rsidDel="00212DE1">
          <w:t>.</w:t>
        </w:r>
      </w:moveFrom>
    </w:p>
    <w:p w14:paraId="0ECBF48F" w14:textId="74D557C9" w:rsidR="007332A7" w:rsidDel="00212DE1" w:rsidRDefault="007332A7" w:rsidP="00DD7196">
      <w:pPr>
        <w:spacing w:before="60" w:line="276" w:lineRule="auto"/>
        <w:ind w:firstLine="567"/>
        <w:rPr>
          <w:moveFrom w:id="1350" w:author="Владимир Лаут" w:date="2021-03-24T14:48:00Z"/>
        </w:rPr>
      </w:pPr>
    </w:p>
    <w:p w14:paraId="413230BD" w14:textId="1F6E3E7F" w:rsidR="00A66003" w:rsidDel="00212DE1" w:rsidRDefault="00A66003" w:rsidP="00A66003">
      <w:pPr>
        <w:pStyle w:val="42"/>
        <w:rPr>
          <w:moveFrom w:id="1351" w:author="Владимир Лаут" w:date="2021-03-24T14:48:00Z"/>
          <w:b/>
          <w:i w:val="0"/>
        </w:rPr>
      </w:pPr>
      <w:moveFrom w:id="1352" w:author="Владимир Лаут" w:date="2021-03-24T14:48:00Z">
        <w:r w:rsidDel="00212DE1">
          <w:rPr>
            <w:b/>
            <w:i w:val="0"/>
          </w:rPr>
          <w:t>Средняя наработка на отказ (M</w:t>
        </w:r>
        <w:r w:rsidDel="00212DE1">
          <w:rPr>
            <w:b/>
            <w:i w:val="0"/>
            <w:lang w:val="en-US"/>
          </w:rPr>
          <w:t>TBF</w:t>
        </w:r>
        <w:r w:rsidRPr="009B6B04" w:rsidDel="00212DE1">
          <w:rPr>
            <w:b/>
            <w:i w:val="0"/>
          </w:rPr>
          <w:t>)</w:t>
        </w:r>
      </w:moveFrom>
    </w:p>
    <w:p w14:paraId="79D4784B" w14:textId="63605791" w:rsidR="00A66003" w:rsidDel="00212DE1" w:rsidRDefault="00A66003" w:rsidP="00DD7196">
      <w:pPr>
        <w:spacing w:before="60" w:line="276" w:lineRule="auto"/>
        <w:ind w:firstLine="567"/>
        <w:rPr>
          <w:moveFrom w:id="1353" w:author="Владимир Лаут" w:date="2021-03-24T14:48:00Z"/>
        </w:rPr>
      </w:pPr>
    </w:p>
    <w:p w14:paraId="7D68F92D" w14:textId="7FDB0FB4" w:rsidR="00FA6C6F" w:rsidDel="00212DE1" w:rsidRDefault="00A66003" w:rsidP="00DD7196">
      <w:pPr>
        <w:spacing w:before="60" w:line="276" w:lineRule="auto"/>
        <w:ind w:firstLine="567"/>
        <w:rPr>
          <w:moveFrom w:id="1354" w:author="Владимир Лаут" w:date="2021-03-24T14:48:00Z"/>
        </w:rPr>
      </w:pPr>
      <w:moveFrom w:id="1355" w:author="Владимир Лаут" w:date="2021-03-24T14:48:00Z">
        <w:r w:rsidRPr="00A66003" w:rsidDel="00212DE1">
          <w:t xml:space="preserve">Расчетный показатель, </w:t>
        </w:r>
        <w:r w:rsidDel="00212DE1">
          <w:t>равный среднему значению</w:t>
        </w:r>
        <w:r w:rsidRPr="00A66003" w:rsidDel="00212DE1">
          <w:t xml:space="preserve"> наработки между сообщениями об аварии. Рассчитывается на основании сообщений ТОРО </w:t>
        </w:r>
        <w:r w:rsidR="002C5E51" w:rsidRPr="00A66003" w:rsidDel="00212DE1">
          <w:t>определённого</w:t>
        </w:r>
        <w:r w:rsidRPr="00A66003" w:rsidDel="00212DE1">
          <w:t xml:space="preserve"> вида. </w:t>
        </w:r>
        <w:r w:rsidR="00414245" w:rsidDel="00212DE1">
          <w:t>Показатель является о</w:t>
        </w:r>
        <w:r w:rsidRPr="00A66003" w:rsidDel="00212DE1">
          <w:t>тношение</w:t>
        </w:r>
        <w:r w:rsidR="00414245" w:rsidDel="00212DE1">
          <w:t>м</w:t>
        </w:r>
        <w:r w:rsidRPr="00A66003" w:rsidDel="00212DE1">
          <w:t xml:space="preserve"> суммарной наработки восстанавливаемого объекта к </w:t>
        </w:r>
        <w:r w:rsidR="00414245" w:rsidDel="00212DE1">
          <w:t>числу</w:t>
        </w:r>
        <w:r w:rsidRPr="00A66003" w:rsidDel="00212DE1">
          <w:t xml:space="preserve"> его отказов в течение этой наработки.</w:t>
        </w:r>
      </w:moveFrom>
    </w:p>
    <w:moveFromRangeEnd w:id="1329"/>
    <w:p w14:paraId="0AEE785E" w14:textId="77777777" w:rsidR="005E3238" w:rsidRDefault="005E3238" w:rsidP="00DD7196">
      <w:pPr>
        <w:spacing w:before="60" w:line="276" w:lineRule="auto"/>
        <w:ind w:firstLine="567"/>
      </w:pPr>
    </w:p>
    <w:p w14:paraId="00D790CD" w14:textId="758B389B" w:rsidR="005E3238" w:rsidRPr="00A07ED6" w:rsidDel="00CE1C18" w:rsidRDefault="005E3238" w:rsidP="005E3238">
      <w:pPr>
        <w:pStyle w:val="42"/>
        <w:rPr>
          <w:del w:id="1356" w:author="Владимир Лаут" w:date="2021-03-24T09:58:00Z"/>
          <w:b/>
          <w:i w:val="0"/>
        </w:rPr>
      </w:pPr>
      <w:del w:id="1357" w:author="Владимир Лаут" w:date="2021-03-24T09:58:00Z">
        <w:r w:rsidRPr="00A07ED6" w:rsidDel="00CE1C18">
          <w:rPr>
            <w:b/>
            <w:i w:val="0"/>
          </w:rPr>
          <w:delText>Обеспеченность запасом по LT</w:delText>
        </w:r>
        <w:bookmarkStart w:id="1358" w:name="_Toc67558119"/>
        <w:bookmarkStart w:id="1359" w:name="_Toc69119780"/>
        <w:bookmarkStart w:id="1360" w:name="_Toc69225526"/>
        <w:bookmarkEnd w:id="1358"/>
        <w:bookmarkEnd w:id="1359"/>
        <w:bookmarkEnd w:id="1360"/>
      </w:del>
    </w:p>
    <w:p w14:paraId="44D9BD8E" w14:textId="2FA9BEA6" w:rsidR="005E3238" w:rsidDel="00CE1C18" w:rsidRDefault="005E3238" w:rsidP="005E3238">
      <w:pPr>
        <w:spacing w:before="60" w:line="276" w:lineRule="auto"/>
        <w:ind w:firstLine="567"/>
        <w:rPr>
          <w:del w:id="1361" w:author="Владимир Лаут" w:date="2021-03-24T09:58:00Z"/>
        </w:rPr>
      </w:pPr>
      <w:del w:id="1362" w:author="Владимир Лаут" w:date="2021-03-24T09:58:00Z">
        <w:r w:rsidDel="00CE1C18">
          <w:delText>Расчётный показатель. Шаги/алгоритм расчёта:</w:delText>
        </w:r>
        <w:bookmarkStart w:id="1363" w:name="_Toc67558120"/>
        <w:bookmarkStart w:id="1364" w:name="_Toc69119781"/>
        <w:bookmarkStart w:id="1365" w:name="_Toc69225527"/>
        <w:bookmarkEnd w:id="1363"/>
        <w:bookmarkEnd w:id="1364"/>
        <w:bookmarkEnd w:id="1365"/>
      </w:del>
    </w:p>
    <w:p w14:paraId="5802F1F3" w14:textId="22BC751D" w:rsidR="005E3238" w:rsidRPr="005E3238" w:rsidDel="00CE1C18" w:rsidRDefault="005E3238" w:rsidP="005E3238">
      <w:pPr>
        <w:pStyle w:val="aff0"/>
        <w:numPr>
          <w:ilvl w:val="0"/>
          <w:numId w:val="34"/>
        </w:numPr>
        <w:rPr>
          <w:del w:id="1366" w:author="Владимир Лаут" w:date="2021-03-24T09:58:00Z"/>
        </w:rPr>
      </w:pPr>
      <w:del w:id="1367" w:author="Владимир Лаут" w:date="2021-03-24T09:58:00Z">
        <w:r w:rsidDel="00CE1C18">
          <w:delText>Запуск проверки доступности материала по заказу в</w:delText>
        </w:r>
        <w:r w:rsidRPr="005E3238" w:rsidDel="00CE1C18">
          <w:delText xml:space="preserve"> транзакции IWBK.</w:delText>
        </w:r>
        <w:bookmarkStart w:id="1368" w:name="_Toc67558121"/>
        <w:bookmarkStart w:id="1369" w:name="_Toc69119782"/>
        <w:bookmarkStart w:id="1370" w:name="_Toc69225528"/>
        <w:bookmarkEnd w:id="1368"/>
        <w:bookmarkEnd w:id="1369"/>
        <w:bookmarkEnd w:id="1370"/>
      </w:del>
    </w:p>
    <w:p w14:paraId="0408EF64" w14:textId="1AD0D8FB" w:rsidR="005E3238" w:rsidRPr="005E3238" w:rsidDel="00CE1C18" w:rsidRDefault="005E3238" w:rsidP="005E3238">
      <w:pPr>
        <w:pStyle w:val="aff0"/>
        <w:numPr>
          <w:ilvl w:val="0"/>
          <w:numId w:val="34"/>
        </w:numPr>
        <w:rPr>
          <w:del w:id="1371" w:author="Владимир Лаут" w:date="2021-03-24T09:58:00Z"/>
        </w:rPr>
      </w:pPr>
      <w:del w:id="1372" w:author="Владимир Лаут" w:date="2021-03-24T09:58:00Z">
        <w:r w:rsidDel="00CE1C18">
          <w:delText>Если заказ не обеспечен - п</w:delText>
        </w:r>
        <w:r w:rsidRPr="005E3238" w:rsidDel="00CE1C18">
          <w:delText>олу</w:delText>
        </w:r>
        <w:r w:rsidDel="00CE1C18">
          <w:delText>чение всех материалов из заказа</w:delText>
        </w:r>
        <w:r w:rsidRPr="005E3238" w:rsidDel="00CE1C18">
          <w:delText>.</w:delText>
        </w:r>
        <w:bookmarkStart w:id="1373" w:name="_Toc67558122"/>
        <w:bookmarkStart w:id="1374" w:name="_Toc69119783"/>
        <w:bookmarkStart w:id="1375" w:name="_Toc69225529"/>
        <w:bookmarkEnd w:id="1373"/>
        <w:bookmarkEnd w:id="1374"/>
        <w:bookmarkEnd w:id="1375"/>
      </w:del>
    </w:p>
    <w:p w14:paraId="65D48952" w14:textId="5D34253C" w:rsidR="005E3238" w:rsidRPr="005E3238" w:rsidDel="00CE1C18" w:rsidRDefault="005E3238" w:rsidP="005E3238">
      <w:pPr>
        <w:pStyle w:val="aff0"/>
        <w:numPr>
          <w:ilvl w:val="0"/>
          <w:numId w:val="34"/>
        </w:numPr>
        <w:rPr>
          <w:del w:id="1376" w:author="Владимир Лаут" w:date="2021-03-24T09:58:00Z"/>
        </w:rPr>
      </w:pPr>
      <w:del w:id="1377" w:author="Владимир Лаут" w:date="2021-03-24T09:58:00Z">
        <w:r w:rsidRPr="005E3238" w:rsidDel="00CE1C18">
          <w:delText>Анализ - расчёт минимального срока поставки от текущей даты за LT из ОЗМ.</w:delText>
        </w:r>
        <w:bookmarkStart w:id="1378" w:name="_Toc67558123"/>
        <w:bookmarkStart w:id="1379" w:name="_Toc69119784"/>
        <w:bookmarkStart w:id="1380" w:name="_Toc69225530"/>
        <w:bookmarkEnd w:id="1378"/>
        <w:bookmarkEnd w:id="1379"/>
        <w:bookmarkEnd w:id="1380"/>
      </w:del>
    </w:p>
    <w:p w14:paraId="167C4906" w14:textId="6A2F4079" w:rsidR="005E3238" w:rsidDel="00CE1C18" w:rsidRDefault="005E3238" w:rsidP="005E3238">
      <w:pPr>
        <w:pStyle w:val="aff0"/>
        <w:numPr>
          <w:ilvl w:val="0"/>
          <w:numId w:val="34"/>
        </w:numPr>
        <w:rPr>
          <w:del w:id="1381" w:author="Владимир Лаут" w:date="2021-03-24T09:58:00Z"/>
        </w:rPr>
      </w:pPr>
      <w:del w:id="1382" w:author="Владимир Лаут" w:date="2021-03-24T09:58:00Z">
        <w:r w:rsidRPr="005E3238" w:rsidDel="00CE1C18">
          <w:delText xml:space="preserve">Если хотя бы для одной из ОЗМ в заказе ТОРО минимальный срок поставки превышает дату начала ремонта </w:delText>
        </w:r>
        <w:r w:rsidR="00F55B85" w:rsidDel="00CE1C18">
          <w:delText>–</w:delText>
        </w:r>
        <w:r w:rsidRPr="005E3238" w:rsidDel="00CE1C18">
          <w:delText xml:space="preserve"> </w:delText>
        </w:r>
        <w:r w:rsidR="00F55B85" w:rsidDel="00CE1C18">
          <w:delText xml:space="preserve">в отчёте устанавливается </w:delText>
        </w:r>
        <w:r w:rsidRPr="005E3238" w:rsidDel="00CE1C18">
          <w:delText>индикатор "Нарушен LT".</w:delText>
        </w:r>
        <w:bookmarkStart w:id="1383" w:name="_Toc67558124"/>
        <w:bookmarkStart w:id="1384" w:name="_Toc69119785"/>
        <w:bookmarkStart w:id="1385" w:name="_Toc69225531"/>
        <w:bookmarkEnd w:id="1383"/>
        <w:bookmarkEnd w:id="1384"/>
        <w:bookmarkEnd w:id="1385"/>
      </w:del>
    </w:p>
    <w:p w14:paraId="41C6E340" w14:textId="31C958A5" w:rsidR="005E3238" w:rsidRPr="005E3238" w:rsidDel="00CE1C18" w:rsidRDefault="005E3238" w:rsidP="005E3238">
      <w:pPr>
        <w:ind w:firstLine="0"/>
        <w:rPr>
          <w:del w:id="1386" w:author="Владимир Лаут" w:date="2021-03-24T09:58:00Z"/>
        </w:rPr>
      </w:pPr>
      <w:bookmarkStart w:id="1387" w:name="_Toc67558125"/>
      <w:bookmarkStart w:id="1388" w:name="_Toc69119786"/>
      <w:bookmarkStart w:id="1389" w:name="_Toc69225532"/>
      <w:bookmarkEnd w:id="1387"/>
      <w:bookmarkEnd w:id="1388"/>
      <w:bookmarkEnd w:id="1389"/>
    </w:p>
    <w:p w14:paraId="4AF4DCC8" w14:textId="302B8C51" w:rsidR="00624FC1" w:rsidRDefault="00624FC1" w:rsidP="00F431C4">
      <w:pPr>
        <w:pStyle w:val="21"/>
      </w:pPr>
      <w:bookmarkStart w:id="1390" w:name="_Toc523841327"/>
      <w:bookmarkStart w:id="1391" w:name="_Toc524099095"/>
      <w:bookmarkStart w:id="1392" w:name="_Toc524595602"/>
      <w:bookmarkStart w:id="1393" w:name="_Toc523841328"/>
      <w:bookmarkStart w:id="1394" w:name="_Toc524099096"/>
      <w:bookmarkStart w:id="1395" w:name="_Toc524595603"/>
      <w:bookmarkStart w:id="1396" w:name="_Toc522536563"/>
      <w:bookmarkStart w:id="1397" w:name="_Toc522536564"/>
      <w:bookmarkStart w:id="1398" w:name="_Toc69225533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r>
        <w:t>Гибкий отчет «</w:t>
      </w:r>
      <w:r w:rsidR="006D7DFC">
        <w:rPr>
          <w:lang w:val="en-US"/>
        </w:rPr>
        <w:t>PM</w:t>
      </w:r>
      <w:r w:rsidR="006D7DFC" w:rsidRPr="00BC34C6">
        <w:t>-</w:t>
      </w:r>
      <w:r w:rsidR="006D7DFC">
        <w:rPr>
          <w:lang w:val="en-US"/>
        </w:rPr>
        <w:t>M</w:t>
      </w:r>
      <w:r w:rsidR="006D7DFC" w:rsidRPr="00BC34C6">
        <w:t>0</w:t>
      </w:r>
      <w:r w:rsidR="006D7DFC" w:rsidRPr="004A2F87">
        <w:t>2</w:t>
      </w:r>
      <w:r w:rsidR="006D7DFC" w:rsidRPr="00BC34C6">
        <w:t xml:space="preserve"> </w:t>
      </w:r>
      <w:r>
        <w:t>З</w:t>
      </w:r>
      <w:r w:rsidRPr="00624FC1">
        <w:t>аголовк</w:t>
      </w:r>
      <w:r>
        <w:t>и</w:t>
      </w:r>
      <w:r w:rsidRPr="00624FC1">
        <w:t>, операци</w:t>
      </w:r>
      <w:r>
        <w:t>и, материалы</w:t>
      </w:r>
      <w:r w:rsidRPr="00624FC1">
        <w:t xml:space="preserve"> ц</w:t>
      </w:r>
      <w:r>
        <w:t xml:space="preserve">ентрализованных и локальных технологических </w:t>
      </w:r>
      <w:r w:rsidRPr="00624FC1">
        <w:t>карт</w:t>
      </w:r>
      <w:r>
        <w:t>»</w:t>
      </w:r>
      <w:bookmarkEnd w:id="1398"/>
    </w:p>
    <w:p w14:paraId="2EC6BA13" w14:textId="4F599A5A" w:rsidR="00624FC1" w:rsidRPr="00B731DA" w:rsidRDefault="00624FC1" w:rsidP="009B6B04">
      <w:pPr>
        <w:pStyle w:val="30"/>
      </w:pPr>
      <w:bookmarkStart w:id="1399" w:name="_Toc69225534"/>
      <w:r w:rsidRPr="00B731DA">
        <w:t>Состав данных и общее описание</w:t>
      </w:r>
      <w:bookmarkEnd w:id="1399"/>
    </w:p>
    <w:p w14:paraId="03A005D9" w14:textId="39F03AF4" w:rsidR="00E00729" w:rsidRDefault="00E06AA9" w:rsidP="004A2F87">
      <w:pPr>
        <w:spacing w:before="60" w:line="276" w:lineRule="auto"/>
        <w:ind w:firstLine="567"/>
      </w:pPr>
      <w:r>
        <w:t>Гибкий отчёт (матрица) содержит</w:t>
      </w:r>
      <w:r w:rsidR="00E00729">
        <w:t>:</w:t>
      </w:r>
    </w:p>
    <w:p w14:paraId="2D0CF7B3" w14:textId="467C8888" w:rsidR="00E00729" w:rsidRDefault="00207005" w:rsidP="004A2F87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Т</w:t>
      </w:r>
      <w:r w:rsidRPr="00207005">
        <w:t>иповы</w:t>
      </w:r>
      <w:r>
        <w:t>е</w:t>
      </w:r>
      <w:r w:rsidR="002B173D" w:rsidRPr="004A2F87">
        <w:t xml:space="preserve"> но</w:t>
      </w:r>
      <w:r>
        <w:t>рмативные объёмы</w:t>
      </w:r>
      <w:r w:rsidR="002B173D" w:rsidRPr="002B173D">
        <w:t xml:space="preserve"> </w:t>
      </w:r>
      <w:r w:rsidR="002B173D">
        <w:t xml:space="preserve">и </w:t>
      </w:r>
      <w:r>
        <w:t>длительность</w:t>
      </w:r>
      <w:r w:rsidR="002B173D">
        <w:t xml:space="preserve"> </w:t>
      </w:r>
      <w:r w:rsidR="002B173D" w:rsidRPr="002B173D">
        <w:t>операц</w:t>
      </w:r>
      <w:r w:rsidR="002B173D">
        <w:t>ий</w:t>
      </w:r>
      <w:r w:rsidR="002B173D" w:rsidRPr="004A2F87">
        <w:t>, необходимых для выполнения ремонтов</w:t>
      </w:r>
      <w:r w:rsidR="002B173D">
        <w:t xml:space="preserve"> </w:t>
      </w:r>
      <w:r w:rsidR="007947AD">
        <w:t>определённого</w:t>
      </w:r>
      <w:r w:rsidR="002B173D">
        <w:t xml:space="preserve"> вида ЕО</w:t>
      </w:r>
      <w:r w:rsidR="00E570F0" w:rsidRPr="004A2F87">
        <w:t>.</w:t>
      </w:r>
    </w:p>
    <w:p w14:paraId="0A65C19B" w14:textId="5537C77E" w:rsidR="002B173D" w:rsidRDefault="00207005" w:rsidP="004A2F87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 xml:space="preserve">Данные о </w:t>
      </w:r>
      <w:r w:rsidR="00FA5082">
        <w:t>вид</w:t>
      </w:r>
      <w:r>
        <w:t>е</w:t>
      </w:r>
      <w:r w:rsidR="00FA5082">
        <w:t xml:space="preserve"> и количеств</w:t>
      </w:r>
      <w:r>
        <w:t>е</w:t>
      </w:r>
      <w:r w:rsidR="00FA5082">
        <w:t xml:space="preserve"> </w:t>
      </w:r>
      <w:r w:rsidR="00465749">
        <w:t xml:space="preserve">необходимых </w:t>
      </w:r>
      <w:r w:rsidR="00FA5082">
        <w:t xml:space="preserve">для ремонта </w:t>
      </w:r>
      <w:r w:rsidR="00236AB1">
        <w:t>МТР.</w:t>
      </w:r>
    </w:p>
    <w:p w14:paraId="46DB4E59" w14:textId="11D6B23A" w:rsidR="00207005" w:rsidRDefault="00207005" w:rsidP="004A2F87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Необходимые признаки и показатели материалов, операций и</w:t>
      </w:r>
      <w:r w:rsidRPr="004A2F87">
        <w:t xml:space="preserve"> </w:t>
      </w:r>
      <w:r>
        <w:t>технических объектов, релевантных ТОРО.</w:t>
      </w:r>
    </w:p>
    <w:p w14:paraId="74800DDE" w14:textId="21170841" w:rsidR="00430729" w:rsidRPr="00430729" w:rsidRDefault="00430729" w:rsidP="00430729">
      <w:pPr>
        <w:spacing w:line="276" w:lineRule="auto"/>
        <w:ind w:firstLine="567"/>
        <w:rPr>
          <w:color w:val="7F7F7F" w:themeColor="text1" w:themeTint="80"/>
        </w:rPr>
      </w:pPr>
      <w:r>
        <w:t xml:space="preserve">Полный перечень признаков и показателей матрицы зафиксирован в </w:t>
      </w:r>
      <w:del w:id="1400" w:author="Владимир Лаут" w:date="2021-03-24T09:57:00Z">
        <w:r w:rsidRPr="004E2A2F" w:rsidDel="00CE1C18">
          <w:delText>ERP.5.1</w:delText>
        </w:r>
      </w:del>
      <w:ins w:id="1401" w:author="Владимир Лаут" w:date="2021-03-24T09:57:00Z">
        <w:r w:rsidR="00CE1C18">
          <w:t>ERP.13.9.2</w:t>
        </w:r>
      </w:ins>
      <w:r w:rsidRPr="004E2A2F">
        <w:t xml:space="preserve">_66_Альбом форм по направлению ТОиР </w:t>
      </w:r>
      <w:r>
        <w:t xml:space="preserve">закладка </w:t>
      </w:r>
      <w:r w:rsidRPr="0010776F">
        <w:t>PM-M0</w:t>
      </w:r>
      <w:r>
        <w:t>2.</w:t>
      </w:r>
    </w:p>
    <w:p w14:paraId="7C0A7A09" w14:textId="77777777" w:rsidR="00624FC1" w:rsidRDefault="00624FC1" w:rsidP="00624FC1">
      <w:pPr>
        <w:rPr>
          <w:color w:val="7F7F7F" w:themeColor="text1" w:themeTint="80"/>
        </w:rPr>
      </w:pPr>
    </w:p>
    <w:p w14:paraId="38F8B01E" w14:textId="77777777" w:rsidR="00624FC1" w:rsidRPr="00557467" w:rsidRDefault="00624FC1" w:rsidP="009B6B04">
      <w:pPr>
        <w:pStyle w:val="30"/>
      </w:pPr>
      <w:bookmarkStart w:id="1402" w:name="_Toc69225535"/>
      <w:r w:rsidRPr="00557467">
        <w:t>Организационный охват</w:t>
      </w:r>
      <w:bookmarkEnd w:id="1402"/>
    </w:p>
    <w:p w14:paraId="0C36C329" w14:textId="6288D9D6" w:rsidR="00E35469" w:rsidRDefault="00E35469" w:rsidP="00E35469">
      <w:pPr>
        <w:ind w:firstLine="567"/>
      </w:pPr>
      <w:r w:rsidRPr="00220840">
        <w:t xml:space="preserve">Отчёт </w:t>
      </w:r>
      <w:r>
        <w:t xml:space="preserve">спроектирован для следующих балансовых единиц: </w:t>
      </w:r>
    </w:p>
    <w:p w14:paraId="2BE9BE95" w14:textId="77777777" w:rsidR="00E35469" w:rsidRPr="00D9713B" w:rsidRDefault="00E35469" w:rsidP="00E35469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Управляющая компания ООО «УК Полюс»;</w:t>
      </w:r>
    </w:p>
    <w:p w14:paraId="414126EE" w14:textId="77777777" w:rsidR="00E35469" w:rsidRPr="00D9713B" w:rsidRDefault="00E35469" w:rsidP="00E35469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Рудные золотодобывающие предприятия: АО «Полюс Красноярск», АО «Полюс Вернинское», АО «РиМ», АО «Алданзолото ГРК»;</w:t>
      </w:r>
    </w:p>
    <w:p w14:paraId="7B7F5944" w14:textId="2C5716F3" w:rsidR="00E35469" w:rsidRDefault="00E35469" w:rsidP="00E35469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Геологоразведочные предприятия: АО «То</w:t>
      </w:r>
      <w:r w:rsidR="007820AD">
        <w:t>нода</w:t>
      </w:r>
      <w:r>
        <w:t>», ООО «Первое ГРП», ООО «Амурское ГРП», ООО «Магаданское ГРП»;</w:t>
      </w:r>
    </w:p>
    <w:p w14:paraId="5F90799E" w14:textId="015E5172" w:rsidR="00E35469" w:rsidRDefault="00E35469" w:rsidP="00E35469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Сервисные компании: АО «Полюс Логистика», ООО «МФЦ Полюс», ООО «Полюс Строй», ООО «Полюс Проект».</w:t>
      </w:r>
    </w:p>
    <w:p w14:paraId="1A6732F8" w14:textId="77777777" w:rsidR="00E81F35" w:rsidRDefault="00E81F35" w:rsidP="00E81F35">
      <w:pPr>
        <w:pStyle w:val="aff0"/>
        <w:spacing w:before="60" w:line="276" w:lineRule="auto"/>
        <w:ind w:left="567" w:firstLine="0"/>
      </w:pPr>
    </w:p>
    <w:p w14:paraId="290308F9" w14:textId="15433C20" w:rsidR="00624FC1" w:rsidRDefault="00624FC1" w:rsidP="00624FC1"/>
    <w:p w14:paraId="747BF36C" w14:textId="04ED034C" w:rsidR="00624FC1" w:rsidRPr="003E720F" w:rsidRDefault="00624FC1" w:rsidP="009B6B04">
      <w:pPr>
        <w:pStyle w:val="30"/>
      </w:pPr>
      <w:bookmarkStart w:id="1403" w:name="_Toc69225536"/>
      <w:r w:rsidRPr="008632D8">
        <w:t>Сценарии использования</w:t>
      </w:r>
      <w:bookmarkEnd w:id="1403"/>
    </w:p>
    <w:p w14:paraId="0E229BBF" w14:textId="03C356CA" w:rsidR="00624FC1" w:rsidRPr="00417BD9" w:rsidRDefault="00624FC1" w:rsidP="00624FC1">
      <w:pPr>
        <w:pStyle w:val="ae"/>
        <w:ind w:right="141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</w:t>
      </w:r>
      <w:r w:rsidRPr="00417BD9">
        <w:rPr>
          <w:b/>
          <w:sz w:val="22"/>
          <w:szCs w:val="22"/>
        </w:rPr>
        <w:t xml:space="preserve">Таблица </w:t>
      </w:r>
      <w:r w:rsidRPr="00417BD9">
        <w:rPr>
          <w:b/>
          <w:sz w:val="22"/>
          <w:szCs w:val="22"/>
        </w:rPr>
        <w:fldChar w:fldCharType="begin"/>
      </w:r>
      <w:r w:rsidRPr="00417BD9">
        <w:rPr>
          <w:b/>
          <w:sz w:val="22"/>
          <w:szCs w:val="22"/>
        </w:rPr>
        <w:instrText xml:space="preserve"> SEQ Таблица \* ARABIC </w:instrText>
      </w:r>
      <w:r w:rsidRPr="00417BD9">
        <w:rPr>
          <w:b/>
          <w:sz w:val="22"/>
          <w:szCs w:val="22"/>
        </w:rPr>
        <w:fldChar w:fldCharType="separate"/>
      </w:r>
      <w:r w:rsidR="00DD63DA">
        <w:rPr>
          <w:b/>
          <w:noProof/>
          <w:sz w:val="22"/>
          <w:szCs w:val="22"/>
        </w:rPr>
        <w:t>8</w:t>
      </w:r>
      <w:r w:rsidRPr="00417BD9">
        <w:rPr>
          <w:b/>
          <w:sz w:val="22"/>
          <w:szCs w:val="22"/>
        </w:rPr>
        <w:fldChar w:fldCharType="end"/>
      </w:r>
      <w:r w:rsidRPr="00417BD9">
        <w:rPr>
          <w:b/>
          <w:sz w:val="22"/>
          <w:szCs w:val="22"/>
        </w:rPr>
        <w:t>. Сценарии использования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2"/>
        <w:gridCol w:w="5377"/>
      </w:tblGrid>
      <w:tr w:rsidR="00624FC1" w:rsidRPr="006F5656" w14:paraId="0F55A852" w14:textId="77777777" w:rsidTr="00F6402D">
        <w:trPr>
          <w:cantSplit/>
          <w:trHeight w:val="397"/>
          <w:tblHeader/>
        </w:trPr>
        <w:tc>
          <w:tcPr>
            <w:tcW w:w="2202" w:type="pct"/>
            <w:shd w:val="clear" w:color="auto" w:fill="FFC000"/>
            <w:vAlign w:val="center"/>
          </w:tcPr>
          <w:p w14:paraId="60BDA349" w14:textId="77777777" w:rsidR="00624FC1" w:rsidRPr="00876BA0" w:rsidRDefault="00624FC1" w:rsidP="009B70F3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rFonts w:cs="Arial"/>
                <w:b/>
                <w:sz w:val="20"/>
                <w:szCs w:val="20"/>
              </w:rPr>
              <w:t>Сценарий</w:t>
            </w:r>
          </w:p>
        </w:tc>
        <w:tc>
          <w:tcPr>
            <w:tcW w:w="2798" w:type="pct"/>
            <w:shd w:val="clear" w:color="auto" w:fill="FFC000"/>
            <w:vAlign w:val="center"/>
          </w:tcPr>
          <w:p w14:paraId="662E0A7F" w14:textId="323ED5BB" w:rsidR="00624FC1" w:rsidRPr="00876BA0" w:rsidRDefault="00FB7571" w:rsidP="009B70F3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Кто использует, как часто</w:t>
            </w:r>
          </w:p>
        </w:tc>
      </w:tr>
      <w:tr w:rsidR="00624FC1" w:rsidRPr="006F5656" w14:paraId="309611D3" w14:textId="77777777" w:rsidTr="00F6402D">
        <w:trPr>
          <w:cantSplit/>
        </w:trPr>
        <w:tc>
          <w:tcPr>
            <w:tcW w:w="2202" w:type="pct"/>
            <w:shd w:val="clear" w:color="auto" w:fill="auto"/>
            <w:vAlign w:val="center"/>
          </w:tcPr>
          <w:p w14:paraId="642700C4" w14:textId="16A15E98" w:rsidR="00624FC1" w:rsidRPr="00CC4224" w:rsidRDefault="004161F5" w:rsidP="004A2F87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Анализ</w:t>
            </w:r>
            <w:r w:rsidR="00DB7995" w:rsidRPr="00DB7995">
              <w:rPr>
                <w:rFonts w:cs="Arial"/>
                <w:sz w:val="20"/>
                <w:szCs w:val="20"/>
              </w:rPr>
              <w:t xml:space="preserve"> типовых но</w:t>
            </w:r>
            <w:r>
              <w:rPr>
                <w:rFonts w:cs="Arial"/>
                <w:sz w:val="20"/>
                <w:szCs w:val="20"/>
              </w:rPr>
              <w:t>рмативных объёмов операций и работ</w:t>
            </w:r>
            <w:r w:rsidR="00DB7995" w:rsidRPr="00DB7995">
              <w:rPr>
                <w:rFonts w:cs="Arial"/>
                <w:sz w:val="20"/>
                <w:szCs w:val="20"/>
              </w:rPr>
              <w:t>, необходимых для выполнения ремонтов</w:t>
            </w:r>
          </w:p>
        </w:tc>
        <w:tc>
          <w:tcPr>
            <w:tcW w:w="2798" w:type="pct"/>
            <w:shd w:val="clear" w:color="auto" w:fill="auto"/>
            <w:vAlign w:val="center"/>
          </w:tcPr>
          <w:p w14:paraId="47555B22" w14:textId="79A9CF9E" w:rsidR="00624FC1" w:rsidRPr="00060398" w:rsidRDefault="003B6FF7" w:rsidP="004A2F87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БЕ, </w:t>
            </w:r>
            <w:r w:rsidR="00E00729" w:rsidRPr="00E00729">
              <w:rPr>
                <w:rFonts w:cs="Arial"/>
                <w:sz w:val="20"/>
                <w:szCs w:val="20"/>
              </w:rPr>
              <w:t>УК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="00060398">
              <w:rPr>
                <w:rFonts w:cs="Arial"/>
                <w:sz w:val="20"/>
                <w:szCs w:val="20"/>
              </w:rPr>
              <w:t>еженедельно,</w:t>
            </w:r>
            <w:r w:rsidR="00060398" w:rsidRPr="00BC34C6">
              <w:rPr>
                <w:rFonts w:cs="Arial"/>
                <w:sz w:val="20"/>
                <w:szCs w:val="20"/>
              </w:rPr>
              <w:t xml:space="preserve"> ежемесячно, ежеквартально</w:t>
            </w:r>
          </w:p>
        </w:tc>
      </w:tr>
      <w:tr w:rsidR="00624FC1" w:rsidRPr="006F5656" w14:paraId="1D9A1693" w14:textId="77777777" w:rsidTr="00F6402D">
        <w:trPr>
          <w:cantSplit/>
        </w:trPr>
        <w:tc>
          <w:tcPr>
            <w:tcW w:w="2202" w:type="pct"/>
            <w:shd w:val="clear" w:color="auto" w:fill="auto"/>
          </w:tcPr>
          <w:p w14:paraId="0836A9C4" w14:textId="06CAACC2" w:rsidR="00624FC1" w:rsidRPr="006F5656" w:rsidRDefault="004161F5" w:rsidP="004A2F87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Анализ </w:t>
            </w:r>
            <w:r w:rsidRPr="00DB7995">
              <w:rPr>
                <w:rFonts w:cs="Arial"/>
                <w:sz w:val="20"/>
                <w:szCs w:val="20"/>
              </w:rPr>
              <w:t>но</w:t>
            </w:r>
            <w:r>
              <w:rPr>
                <w:rFonts w:cs="Arial"/>
                <w:sz w:val="20"/>
                <w:szCs w:val="20"/>
              </w:rPr>
              <w:t xml:space="preserve">рмативных объёмов </w:t>
            </w:r>
            <w:r w:rsidR="00236AB1">
              <w:rPr>
                <w:rFonts w:cs="Arial"/>
                <w:sz w:val="20"/>
                <w:szCs w:val="20"/>
              </w:rPr>
              <w:t>МТР</w:t>
            </w:r>
            <w:r w:rsidRPr="00DB7995">
              <w:rPr>
                <w:rFonts w:cs="Arial"/>
                <w:sz w:val="20"/>
                <w:szCs w:val="20"/>
              </w:rPr>
              <w:t>, необходимых для выполнения ремонтов</w:t>
            </w:r>
            <w:r w:rsidR="00060398">
              <w:rPr>
                <w:rFonts w:cs="Arial"/>
                <w:sz w:val="20"/>
                <w:szCs w:val="20"/>
              </w:rPr>
              <w:t>, квалификаций рабочего персонала</w:t>
            </w:r>
          </w:p>
        </w:tc>
        <w:tc>
          <w:tcPr>
            <w:tcW w:w="2798" w:type="pct"/>
            <w:shd w:val="clear" w:color="auto" w:fill="auto"/>
          </w:tcPr>
          <w:p w14:paraId="341B7D13" w14:textId="044282F9" w:rsidR="00624FC1" w:rsidRPr="006F5656" w:rsidRDefault="003B6FF7" w:rsidP="004A2F87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БЕ, </w:t>
            </w:r>
            <w:r w:rsidRPr="00E00729">
              <w:rPr>
                <w:rFonts w:cs="Arial"/>
                <w:sz w:val="20"/>
                <w:szCs w:val="20"/>
              </w:rPr>
              <w:t>УК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BC34C6">
              <w:rPr>
                <w:rFonts w:cs="Arial"/>
                <w:sz w:val="20"/>
                <w:szCs w:val="20"/>
              </w:rPr>
              <w:t>ежесуточно,</w:t>
            </w:r>
            <w:r>
              <w:rPr>
                <w:rFonts w:cs="Arial"/>
                <w:sz w:val="20"/>
                <w:szCs w:val="20"/>
              </w:rPr>
              <w:t xml:space="preserve"> еженедельно,</w:t>
            </w:r>
            <w:r w:rsidRPr="00BC34C6">
              <w:rPr>
                <w:rFonts w:cs="Arial"/>
                <w:sz w:val="20"/>
                <w:szCs w:val="20"/>
              </w:rPr>
              <w:t xml:space="preserve"> ежемесячно, ежеквартально</w:t>
            </w:r>
          </w:p>
        </w:tc>
      </w:tr>
    </w:tbl>
    <w:p w14:paraId="3B60C29F" w14:textId="77777777" w:rsidR="00624FC1" w:rsidRDefault="00624FC1" w:rsidP="00624FC1"/>
    <w:p w14:paraId="0A17109A" w14:textId="77777777" w:rsidR="00624FC1" w:rsidRPr="003E720F" w:rsidRDefault="00624FC1" w:rsidP="009B6B04">
      <w:pPr>
        <w:pStyle w:val="30"/>
      </w:pPr>
      <w:bookmarkStart w:id="1404" w:name="_Toc69225537"/>
      <w:r>
        <w:lastRenderedPageBreak/>
        <w:t>Исходные н</w:t>
      </w:r>
      <w:r w:rsidRPr="008632D8">
        <w:t>аборы данных</w:t>
      </w:r>
      <w:bookmarkEnd w:id="1404"/>
    </w:p>
    <w:p w14:paraId="29B45A5B" w14:textId="45059CAE" w:rsidR="00624FC1" w:rsidRDefault="00624FC1" w:rsidP="00624FC1">
      <w:pPr>
        <w:pStyle w:val="ae"/>
        <w:jc w:val="right"/>
        <w:rPr>
          <w:b/>
          <w:sz w:val="22"/>
          <w:szCs w:val="22"/>
        </w:rPr>
      </w:pPr>
      <w:r w:rsidRPr="00ED5386">
        <w:rPr>
          <w:b/>
          <w:sz w:val="22"/>
          <w:szCs w:val="22"/>
        </w:rPr>
        <w:t xml:space="preserve">Таблица </w:t>
      </w:r>
      <w:r w:rsidRPr="00ED5386">
        <w:rPr>
          <w:b/>
          <w:sz w:val="22"/>
          <w:szCs w:val="22"/>
        </w:rPr>
        <w:fldChar w:fldCharType="begin"/>
      </w:r>
      <w:r w:rsidRPr="00ED5386">
        <w:rPr>
          <w:b/>
          <w:sz w:val="22"/>
          <w:szCs w:val="22"/>
        </w:rPr>
        <w:instrText xml:space="preserve"> SEQ Таблица \* ARABIC </w:instrText>
      </w:r>
      <w:r w:rsidRPr="00ED5386">
        <w:rPr>
          <w:b/>
          <w:sz w:val="22"/>
          <w:szCs w:val="22"/>
        </w:rPr>
        <w:fldChar w:fldCharType="separate"/>
      </w:r>
      <w:r w:rsidR="00DD63DA">
        <w:rPr>
          <w:b/>
          <w:noProof/>
          <w:sz w:val="22"/>
          <w:szCs w:val="22"/>
        </w:rPr>
        <w:t>9</w:t>
      </w:r>
      <w:r w:rsidRPr="00ED5386">
        <w:rPr>
          <w:b/>
          <w:sz w:val="22"/>
          <w:szCs w:val="22"/>
        </w:rPr>
        <w:fldChar w:fldCharType="end"/>
      </w:r>
      <w:r w:rsidRPr="00ED5386">
        <w:rPr>
          <w:b/>
          <w:sz w:val="22"/>
          <w:szCs w:val="22"/>
        </w:rPr>
        <w:t xml:space="preserve">. Исходные наборы данных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9"/>
        <w:gridCol w:w="1983"/>
        <w:gridCol w:w="1559"/>
        <w:gridCol w:w="1828"/>
      </w:tblGrid>
      <w:tr w:rsidR="005478DF" w:rsidRPr="006F5656" w14:paraId="5CAC83B1" w14:textId="77777777" w:rsidTr="00F90494">
        <w:trPr>
          <w:trHeight w:val="397"/>
          <w:tblHeader/>
        </w:trPr>
        <w:tc>
          <w:tcPr>
            <w:tcW w:w="2206" w:type="pct"/>
            <w:shd w:val="clear" w:color="auto" w:fill="FFC000"/>
          </w:tcPr>
          <w:p w14:paraId="52E156EA" w14:textId="77777777" w:rsidR="005478DF" w:rsidRPr="00876BA0" w:rsidRDefault="005478DF" w:rsidP="00F90494">
            <w:pPr>
              <w:ind w:firstLine="22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rFonts w:cs="Arial"/>
                <w:b/>
                <w:sz w:val="20"/>
                <w:szCs w:val="20"/>
              </w:rPr>
              <w:t>Набор данных</w:t>
            </w:r>
          </w:p>
        </w:tc>
        <w:tc>
          <w:tcPr>
            <w:tcW w:w="1032" w:type="pct"/>
            <w:shd w:val="clear" w:color="auto" w:fill="FFC000"/>
          </w:tcPr>
          <w:p w14:paraId="29D02A46" w14:textId="77777777" w:rsidR="005478DF" w:rsidRPr="00876BA0" w:rsidRDefault="005478DF" w:rsidP="00F90494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b/>
                <w:sz w:val="20"/>
                <w:szCs w:val="20"/>
              </w:rPr>
              <w:t>Орг. охват</w:t>
            </w:r>
          </w:p>
        </w:tc>
        <w:tc>
          <w:tcPr>
            <w:tcW w:w="811" w:type="pct"/>
            <w:shd w:val="clear" w:color="auto" w:fill="FFC000"/>
          </w:tcPr>
          <w:p w14:paraId="31F27C0C" w14:textId="77777777" w:rsidR="005478DF" w:rsidRPr="00876BA0" w:rsidRDefault="005478DF" w:rsidP="00F90494">
            <w:pPr>
              <w:spacing w:after="240"/>
              <w:ind w:firstLine="0"/>
              <w:jc w:val="center"/>
              <w:rPr>
                <w:b/>
                <w:sz w:val="20"/>
                <w:szCs w:val="20"/>
              </w:rPr>
            </w:pPr>
            <w:r w:rsidRPr="00876BA0">
              <w:rPr>
                <w:b/>
                <w:sz w:val="20"/>
                <w:szCs w:val="20"/>
              </w:rPr>
              <w:t>Система-источник</w:t>
            </w:r>
          </w:p>
        </w:tc>
        <w:tc>
          <w:tcPr>
            <w:tcW w:w="951" w:type="pct"/>
            <w:shd w:val="clear" w:color="auto" w:fill="FFC000"/>
          </w:tcPr>
          <w:p w14:paraId="3E8DB02D" w14:textId="77777777" w:rsidR="005478DF" w:rsidRPr="00876BA0" w:rsidRDefault="005478DF" w:rsidP="00F90494">
            <w:pPr>
              <w:ind w:firstLine="0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b/>
                <w:sz w:val="20"/>
                <w:szCs w:val="20"/>
              </w:rPr>
              <w:t>Ссылка на СОИ</w:t>
            </w:r>
          </w:p>
        </w:tc>
      </w:tr>
      <w:tr w:rsidR="00E86C50" w:rsidRPr="006F5656" w14:paraId="25C19B0F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6144F2DE" w14:textId="77777777" w:rsidR="00E86C50" w:rsidRPr="006F5656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 w:rsidRPr="007A60E1">
              <w:rPr>
                <w:rFonts w:cs="Arial"/>
                <w:sz w:val="20"/>
                <w:szCs w:val="20"/>
              </w:rPr>
              <w:t>Единица оборудования</w:t>
            </w:r>
          </w:p>
        </w:tc>
        <w:tc>
          <w:tcPr>
            <w:tcW w:w="1032" w:type="pct"/>
          </w:tcPr>
          <w:p w14:paraId="2D26191F" w14:textId="62D62B5F" w:rsidR="00E86C50" w:rsidRPr="00A926BA" w:rsidRDefault="00E64FD1" w:rsidP="00E86C50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299E9860" w14:textId="31481EA6" w:rsidR="00E86C50" w:rsidRPr="006F5656" w:rsidRDefault="00E86C50" w:rsidP="00E86C50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444853BF" w14:textId="77777777" w:rsidR="00E86C50" w:rsidRPr="006F5656" w:rsidRDefault="00E86C50" w:rsidP="00E86C5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86C50" w:rsidRPr="006F5656" w14:paraId="0D993D43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695111C1" w14:textId="77777777" w:rsidR="00E86C50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 w:rsidRPr="007A60E1">
              <w:rPr>
                <w:rFonts w:cs="Arial"/>
                <w:sz w:val="20"/>
                <w:szCs w:val="20"/>
              </w:rPr>
              <w:t>Группа тех. карт ТОРО</w:t>
            </w:r>
          </w:p>
        </w:tc>
        <w:tc>
          <w:tcPr>
            <w:tcW w:w="1032" w:type="pct"/>
          </w:tcPr>
          <w:p w14:paraId="662305C2" w14:textId="493E0B49" w:rsidR="00E86C50" w:rsidRDefault="00E64FD1" w:rsidP="00E86C50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68A0CBD9" w14:textId="77777777" w:rsidR="00E86C50" w:rsidRPr="00580ED7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7BB94501" w14:textId="77777777" w:rsidR="00E86C50" w:rsidRPr="006F5656" w:rsidRDefault="00E86C50" w:rsidP="00E86C5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86C50" w:rsidRPr="006F5656" w14:paraId="138D9681" w14:textId="77777777" w:rsidTr="00544A06">
        <w:trPr>
          <w:cantSplit/>
        </w:trPr>
        <w:tc>
          <w:tcPr>
            <w:tcW w:w="2206" w:type="pct"/>
            <w:shd w:val="clear" w:color="auto" w:fill="auto"/>
            <w:vAlign w:val="bottom"/>
          </w:tcPr>
          <w:p w14:paraId="4ACFFD98" w14:textId="77777777" w:rsidR="00E86C50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 w:rsidRPr="007A60E1">
              <w:rPr>
                <w:rFonts w:cs="Arial"/>
                <w:sz w:val="20"/>
                <w:szCs w:val="20"/>
              </w:rPr>
              <w:t>Тех. карта ТОРО</w:t>
            </w:r>
          </w:p>
        </w:tc>
        <w:tc>
          <w:tcPr>
            <w:tcW w:w="1032" w:type="pct"/>
          </w:tcPr>
          <w:p w14:paraId="28408A49" w14:textId="7FAA7EED" w:rsidR="00E86C50" w:rsidRDefault="00E64FD1" w:rsidP="00E86C50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811" w:type="pct"/>
            <w:vAlign w:val="center"/>
          </w:tcPr>
          <w:p w14:paraId="4F05D2BC" w14:textId="77777777" w:rsidR="00E86C50" w:rsidRPr="00580ED7" w:rsidRDefault="00E86C50" w:rsidP="00E86C5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SAP S/4HANA</w:t>
            </w:r>
          </w:p>
        </w:tc>
        <w:tc>
          <w:tcPr>
            <w:tcW w:w="951" w:type="pct"/>
            <w:shd w:val="clear" w:color="auto" w:fill="auto"/>
          </w:tcPr>
          <w:p w14:paraId="2D724353" w14:textId="77777777" w:rsidR="00E86C50" w:rsidRPr="006F5656" w:rsidRDefault="00E86C50" w:rsidP="00E86C5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14:paraId="43FFB621" w14:textId="43FADD17" w:rsidR="005478DF" w:rsidRDefault="005478DF" w:rsidP="00624FC1">
      <w:pPr>
        <w:spacing w:after="240"/>
        <w:ind w:right="-142"/>
        <w:rPr>
          <w:color w:val="7F7F7F" w:themeColor="text1" w:themeTint="80"/>
        </w:rPr>
      </w:pPr>
    </w:p>
    <w:p w14:paraId="6B93E98E" w14:textId="78FAB6DB" w:rsidR="00C6083F" w:rsidRDefault="00C6083F" w:rsidP="009B6B04">
      <w:pPr>
        <w:pStyle w:val="30"/>
      </w:pPr>
      <w:bookmarkStart w:id="1405" w:name="_Toc69225538"/>
      <w:bookmarkStart w:id="1406" w:name="_Toc522437452"/>
      <w:r w:rsidRPr="00557467">
        <w:t xml:space="preserve">Ключевые алгоритмы и </w:t>
      </w:r>
      <w:r w:rsidR="007947AD" w:rsidRPr="00557467">
        <w:t>расчёты</w:t>
      </w:r>
      <w:bookmarkEnd w:id="1405"/>
    </w:p>
    <w:p w14:paraId="2BF675F1" w14:textId="48B1C80F" w:rsidR="00C6083F" w:rsidRPr="00B02370" w:rsidRDefault="00C6083F" w:rsidP="00621F13">
      <w:pPr>
        <w:ind w:firstLine="567"/>
      </w:pPr>
      <w:r>
        <w:t>Нет.</w:t>
      </w:r>
    </w:p>
    <w:p w14:paraId="1D031CE1" w14:textId="01502F03" w:rsidR="00624FC1" w:rsidRDefault="00624FC1" w:rsidP="00F431C4">
      <w:pPr>
        <w:pStyle w:val="21"/>
      </w:pPr>
      <w:bookmarkStart w:id="1407" w:name="_Toc522536570"/>
      <w:bookmarkStart w:id="1408" w:name="_Toc522536571"/>
      <w:bookmarkStart w:id="1409" w:name="_Toc522536572"/>
      <w:bookmarkStart w:id="1410" w:name="_Toc69225539"/>
      <w:bookmarkEnd w:id="1406"/>
      <w:bookmarkEnd w:id="1407"/>
      <w:bookmarkEnd w:id="1408"/>
      <w:bookmarkEnd w:id="1409"/>
      <w:r>
        <w:t>Гибкий отчет «</w:t>
      </w:r>
      <w:r w:rsidR="006D7DFC">
        <w:rPr>
          <w:lang w:val="en-US"/>
        </w:rPr>
        <w:t>PM</w:t>
      </w:r>
      <w:r w:rsidR="006D7DFC" w:rsidRPr="00BC34C6">
        <w:t>-</w:t>
      </w:r>
      <w:r w:rsidR="006D7DFC">
        <w:rPr>
          <w:lang w:val="en-US"/>
        </w:rPr>
        <w:t>M</w:t>
      </w:r>
      <w:r w:rsidR="006D7DFC" w:rsidRPr="00BC34C6">
        <w:t>0</w:t>
      </w:r>
      <w:r w:rsidR="006D7DFC">
        <w:t>3</w:t>
      </w:r>
      <w:r w:rsidR="006D7DFC" w:rsidRPr="00BC34C6">
        <w:t xml:space="preserve"> </w:t>
      </w:r>
      <w:r>
        <w:t>Спецификации</w:t>
      </w:r>
      <w:r w:rsidRPr="00624FC1">
        <w:t xml:space="preserve"> ТОРО</w:t>
      </w:r>
      <w:r>
        <w:t>»</w:t>
      </w:r>
      <w:bookmarkEnd w:id="1410"/>
    </w:p>
    <w:p w14:paraId="1B77B749" w14:textId="31E4C730" w:rsidR="00624FC1" w:rsidRPr="00B731DA" w:rsidRDefault="00624FC1" w:rsidP="009B6B04">
      <w:pPr>
        <w:pStyle w:val="30"/>
      </w:pPr>
      <w:bookmarkStart w:id="1411" w:name="_Toc69225540"/>
      <w:r w:rsidRPr="00B731DA">
        <w:t>Состав данных и общее описание</w:t>
      </w:r>
      <w:bookmarkEnd w:id="1411"/>
    </w:p>
    <w:p w14:paraId="0D5D373C" w14:textId="7B14A8EE" w:rsidR="009F58B7" w:rsidRPr="004F53CA" w:rsidRDefault="00E06AA9" w:rsidP="004A2F87">
      <w:pPr>
        <w:spacing w:before="60" w:line="276" w:lineRule="auto"/>
        <w:ind w:firstLine="567"/>
      </w:pPr>
      <w:r>
        <w:t>Гибкий отчёт (матрица) содержит</w:t>
      </w:r>
      <w:r w:rsidR="009F58B7">
        <w:t>:</w:t>
      </w:r>
    </w:p>
    <w:p w14:paraId="20891D7D" w14:textId="0EDD20BD" w:rsidR="00236AB1" w:rsidRDefault="009F58B7" w:rsidP="004A2F87">
      <w:pPr>
        <w:pStyle w:val="aff0"/>
        <w:numPr>
          <w:ilvl w:val="0"/>
          <w:numId w:val="25"/>
        </w:numPr>
        <w:spacing w:before="60" w:after="60"/>
        <w:ind w:left="567"/>
      </w:pPr>
      <w:r>
        <w:t xml:space="preserve">Данные о виде и количестве необходимых </w:t>
      </w:r>
      <w:r w:rsidR="00A40227">
        <w:t>материалов</w:t>
      </w:r>
      <w:r w:rsidR="00236AB1" w:rsidRPr="00236AB1">
        <w:t xml:space="preserve">, </w:t>
      </w:r>
      <w:r w:rsidR="00CF4055">
        <w:t>указанных в спецификациях ТОРО</w:t>
      </w:r>
      <w:r w:rsidR="00E570F0" w:rsidRPr="004A2F87">
        <w:t>.</w:t>
      </w:r>
    </w:p>
    <w:p w14:paraId="543DB9EB" w14:textId="3BB290C0" w:rsidR="00430729" w:rsidRPr="00430729" w:rsidRDefault="00430729" w:rsidP="00430729">
      <w:pPr>
        <w:spacing w:line="276" w:lineRule="auto"/>
        <w:ind w:firstLine="567"/>
        <w:rPr>
          <w:color w:val="7F7F7F" w:themeColor="text1" w:themeTint="80"/>
        </w:rPr>
      </w:pPr>
      <w:r>
        <w:t xml:space="preserve">Полный перечень признаков и показателей матрицы зафиксирован в </w:t>
      </w:r>
      <w:del w:id="1412" w:author="Владимир Лаут" w:date="2021-03-24T09:57:00Z">
        <w:r w:rsidRPr="004E2A2F" w:rsidDel="00CE1C18">
          <w:delText>ERP.5.1</w:delText>
        </w:r>
      </w:del>
      <w:ins w:id="1413" w:author="Владимир Лаут" w:date="2021-03-24T09:57:00Z">
        <w:r w:rsidR="00CE1C18">
          <w:t>ERP.13.9.2</w:t>
        </w:r>
      </w:ins>
      <w:r w:rsidRPr="004E2A2F">
        <w:t xml:space="preserve">_66_Альбом форм по направлению ТОиР </w:t>
      </w:r>
      <w:r>
        <w:t>закладка PM-M03.</w:t>
      </w:r>
    </w:p>
    <w:p w14:paraId="741FEB42" w14:textId="77777777" w:rsidR="00624FC1" w:rsidRDefault="00624FC1" w:rsidP="00624FC1">
      <w:pPr>
        <w:rPr>
          <w:color w:val="7F7F7F" w:themeColor="text1" w:themeTint="80"/>
        </w:rPr>
      </w:pPr>
    </w:p>
    <w:p w14:paraId="07913E76" w14:textId="77777777" w:rsidR="00624FC1" w:rsidRPr="00557467" w:rsidRDefault="00624FC1" w:rsidP="009B6B04">
      <w:pPr>
        <w:pStyle w:val="30"/>
      </w:pPr>
      <w:bookmarkStart w:id="1414" w:name="_Toc69225541"/>
      <w:r w:rsidRPr="00557467">
        <w:t>Организационный охват</w:t>
      </w:r>
      <w:bookmarkEnd w:id="1414"/>
    </w:p>
    <w:p w14:paraId="4510CF61" w14:textId="77777777" w:rsidR="00391FEA" w:rsidRDefault="00391FEA" w:rsidP="00391FEA">
      <w:pPr>
        <w:ind w:firstLine="567"/>
      </w:pPr>
      <w:r w:rsidRPr="00220840">
        <w:t xml:space="preserve">Отчёт </w:t>
      </w:r>
      <w:r>
        <w:t xml:space="preserve">спроектирован для следующих балансовых единиц: </w:t>
      </w:r>
    </w:p>
    <w:p w14:paraId="30F0982D" w14:textId="77777777" w:rsidR="00391FEA" w:rsidRPr="00D9713B" w:rsidRDefault="00391FEA" w:rsidP="00391FEA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Управляющая компания ООО «УК Полюс»;</w:t>
      </w:r>
    </w:p>
    <w:p w14:paraId="190ACB52" w14:textId="77777777" w:rsidR="00391FEA" w:rsidRPr="00D9713B" w:rsidRDefault="00391FEA" w:rsidP="00391FEA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Рудные золотодобывающие предприятия: АО «Полюс Красноярск», АО «Полюс Вернинское», АО «РиМ», АО «Алданзолото ГРК»;</w:t>
      </w:r>
    </w:p>
    <w:p w14:paraId="4E26BB84" w14:textId="24182F76" w:rsidR="00391FEA" w:rsidRDefault="00391FEA" w:rsidP="00391FEA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Геологоразведочные предприятия: АО «Тон</w:t>
      </w:r>
      <w:r w:rsidR="007820AD">
        <w:t>од</w:t>
      </w:r>
      <w:r>
        <w:t>а», ООО «Первое ГРП», ООО «Амурское ГРП», ООО «Магаданское ГРП»;</w:t>
      </w:r>
    </w:p>
    <w:p w14:paraId="3EF48FAB" w14:textId="77777777" w:rsidR="00391FEA" w:rsidRDefault="00391FEA" w:rsidP="00391FEA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Сервисные компании: АО «Полюс Логистика», ООО «МФЦ Полюс», ООО «Полюс Строй», ООО «Полюс Проект».</w:t>
      </w:r>
    </w:p>
    <w:p w14:paraId="677932E1" w14:textId="2F8CDF2F" w:rsidR="00624FC1" w:rsidRDefault="00624FC1" w:rsidP="00624FC1"/>
    <w:p w14:paraId="2FA1BEBA" w14:textId="77777777" w:rsidR="00624FC1" w:rsidRPr="003E720F" w:rsidRDefault="00624FC1" w:rsidP="009B6B04">
      <w:pPr>
        <w:pStyle w:val="30"/>
      </w:pPr>
      <w:bookmarkStart w:id="1415" w:name="_Toc69225542"/>
      <w:r w:rsidRPr="008632D8">
        <w:t>Сценарии использования</w:t>
      </w:r>
      <w:bookmarkEnd w:id="1415"/>
    </w:p>
    <w:p w14:paraId="1246777D" w14:textId="2CACCD81" w:rsidR="00624FC1" w:rsidRPr="00417BD9" w:rsidRDefault="00624FC1" w:rsidP="00624FC1">
      <w:pPr>
        <w:pStyle w:val="ae"/>
        <w:ind w:right="141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</w:t>
      </w:r>
      <w:r w:rsidRPr="00417BD9">
        <w:rPr>
          <w:b/>
          <w:sz w:val="22"/>
          <w:szCs w:val="22"/>
        </w:rPr>
        <w:t xml:space="preserve">Таблица </w:t>
      </w:r>
      <w:r w:rsidRPr="00417BD9">
        <w:rPr>
          <w:b/>
          <w:sz w:val="22"/>
          <w:szCs w:val="22"/>
        </w:rPr>
        <w:fldChar w:fldCharType="begin"/>
      </w:r>
      <w:r w:rsidRPr="00417BD9">
        <w:rPr>
          <w:b/>
          <w:sz w:val="22"/>
          <w:szCs w:val="22"/>
        </w:rPr>
        <w:instrText xml:space="preserve"> SEQ Таблица \* ARABIC </w:instrText>
      </w:r>
      <w:r w:rsidRPr="00417BD9">
        <w:rPr>
          <w:b/>
          <w:sz w:val="22"/>
          <w:szCs w:val="22"/>
        </w:rPr>
        <w:fldChar w:fldCharType="separate"/>
      </w:r>
      <w:r w:rsidR="00DD63DA">
        <w:rPr>
          <w:b/>
          <w:noProof/>
          <w:sz w:val="22"/>
          <w:szCs w:val="22"/>
        </w:rPr>
        <w:t>10</w:t>
      </w:r>
      <w:r w:rsidRPr="00417BD9">
        <w:rPr>
          <w:b/>
          <w:sz w:val="22"/>
          <w:szCs w:val="22"/>
        </w:rPr>
        <w:fldChar w:fldCharType="end"/>
      </w:r>
      <w:r w:rsidRPr="00417BD9">
        <w:rPr>
          <w:b/>
          <w:sz w:val="22"/>
          <w:szCs w:val="22"/>
        </w:rPr>
        <w:t>. Сценарии использования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2"/>
        <w:gridCol w:w="5377"/>
      </w:tblGrid>
      <w:tr w:rsidR="00624FC1" w:rsidRPr="006F5656" w14:paraId="1D7CB0FC" w14:textId="77777777" w:rsidTr="00F6402D">
        <w:trPr>
          <w:cantSplit/>
          <w:trHeight w:val="397"/>
          <w:tblHeader/>
        </w:trPr>
        <w:tc>
          <w:tcPr>
            <w:tcW w:w="2202" w:type="pct"/>
            <w:shd w:val="clear" w:color="auto" w:fill="FFC000"/>
            <w:vAlign w:val="center"/>
          </w:tcPr>
          <w:p w14:paraId="3462AE15" w14:textId="77777777" w:rsidR="00624FC1" w:rsidRPr="00876BA0" w:rsidRDefault="00624FC1" w:rsidP="00FB7571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rFonts w:cs="Arial"/>
                <w:b/>
                <w:sz w:val="20"/>
                <w:szCs w:val="20"/>
              </w:rPr>
              <w:lastRenderedPageBreak/>
              <w:t>Сценарий</w:t>
            </w:r>
          </w:p>
        </w:tc>
        <w:tc>
          <w:tcPr>
            <w:tcW w:w="2798" w:type="pct"/>
            <w:shd w:val="clear" w:color="auto" w:fill="FFC000"/>
            <w:vAlign w:val="center"/>
          </w:tcPr>
          <w:p w14:paraId="48BD33E5" w14:textId="20CEB79E" w:rsidR="00624FC1" w:rsidRPr="00876BA0" w:rsidRDefault="00FB7571" w:rsidP="00FB7571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Кто использует, как часто</w:t>
            </w:r>
          </w:p>
        </w:tc>
      </w:tr>
      <w:tr w:rsidR="00624FC1" w:rsidRPr="006F5656" w14:paraId="431E92EB" w14:textId="77777777" w:rsidTr="004A2F87">
        <w:trPr>
          <w:cantSplit/>
          <w:trHeight w:val="847"/>
        </w:trPr>
        <w:tc>
          <w:tcPr>
            <w:tcW w:w="2202" w:type="pct"/>
            <w:shd w:val="clear" w:color="auto" w:fill="auto"/>
            <w:vAlign w:val="center"/>
          </w:tcPr>
          <w:p w14:paraId="539E7063" w14:textId="1C353D97" w:rsidR="00624FC1" w:rsidRPr="006F5656" w:rsidRDefault="001B487C" w:rsidP="004A2F87">
            <w:pPr>
              <w:ind w:firstLine="22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Анализ</w:t>
            </w:r>
            <w:r w:rsidR="00E91F8D" w:rsidRPr="00E91F8D">
              <w:rPr>
                <w:rFonts w:cs="Arial"/>
                <w:sz w:val="20"/>
                <w:szCs w:val="20"/>
              </w:rPr>
              <w:t xml:space="preserve"> </w:t>
            </w:r>
            <w:r w:rsidR="00A40227">
              <w:rPr>
                <w:rFonts w:cs="Arial"/>
                <w:sz w:val="20"/>
                <w:szCs w:val="20"/>
              </w:rPr>
              <w:t>материалов</w:t>
            </w:r>
            <w:r w:rsidR="00E91F8D">
              <w:rPr>
                <w:rFonts w:cs="Arial"/>
                <w:sz w:val="20"/>
                <w:szCs w:val="20"/>
              </w:rPr>
              <w:t xml:space="preserve"> </w:t>
            </w:r>
            <w:r w:rsidR="00CD1FC5">
              <w:rPr>
                <w:rFonts w:cs="Arial"/>
                <w:sz w:val="20"/>
                <w:szCs w:val="20"/>
              </w:rPr>
              <w:t>– составных частей технических объектов</w:t>
            </w:r>
          </w:p>
        </w:tc>
        <w:tc>
          <w:tcPr>
            <w:tcW w:w="2798" w:type="pct"/>
            <w:shd w:val="clear" w:color="auto" w:fill="auto"/>
            <w:vAlign w:val="center"/>
          </w:tcPr>
          <w:p w14:paraId="004A72B1" w14:textId="54B9F1C2" w:rsidR="00624FC1" w:rsidRPr="006F5656" w:rsidRDefault="003B6FF7" w:rsidP="004A2F87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БЕ, </w:t>
            </w:r>
            <w:r w:rsidR="00297E66" w:rsidRPr="00E00729">
              <w:rPr>
                <w:rFonts w:cs="Arial"/>
                <w:sz w:val="20"/>
                <w:szCs w:val="20"/>
              </w:rPr>
              <w:t>УК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="00CD1FC5">
              <w:rPr>
                <w:rFonts w:cs="Arial"/>
                <w:sz w:val="20"/>
                <w:szCs w:val="20"/>
              </w:rPr>
              <w:t>не чаще раз в месяц</w:t>
            </w:r>
          </w:p>
        </w:tc>
      </w:tr>
    </w:tbl>
    <w:p w14:paraId="260F3626" w14:textId="77777777" w:rsidR="00624FC1" w:rsidRDefault="00624FC1" w:rsidP="00624FC1"/>
    <w:p w14:paraId="309D1138" w14:textId="77777777" w:rsidR="00624FC1" w:rsidRPr="003E720F" w:rsidRDefault="00624FC1" w:rsidP="009B6B04">
      <w:pPr>
        <w:pStyle w:val="30"/>
      </w:pPr>
      <w:bookmarkStart w:id="1416" w:name="_Toc69225543"/>
      <w:r>
        <w:t>Исходные н</w:t>
      </w:r>
      <w:r w:rsidRPr="008632D8">
        <w:t>аборы данных</w:t>
      </w:r>
      <w:bookmarkEnd w:id="1416"/>
    </w:p>
    <w:p w14:paraId="69DBB05D" w14:textId="475F56F2" w:rsidR="00624FC1" w:rsidRPr="00ED5386" w:rsidRDefault="00624FC1" w:rsidP="00624FC1">
      <w:pPr>
        <w:pStyle w:val="ae"/>
        <w:jc w:val="right"/>
        <w:rPr>
          <w:b/>
          <w:color w:val="7F7F7F" w:themeColor="text1" w:themeTint="80"/>
          <w:sz w:val="22"/>
          <w:szCs w:val="22"/>
        </w:rPr>
      </w:pPr>
      <w:r w:rsidRPr="00ED5386">
        <w:rPr>
          <w:b/>
          <w:sz w:val="22"/>
          <w:szCs w:val="22"/>
        </w:rPr>
        <w:t xml:space="preserve">Таблица </w:t>
      </w:r>
      <w:r w:rsidRPr="00ED5386">
        <w:rPr>
          <w:b/>
          <w:sz w:val="22"/>
          <w:szCs w:val="22"/>
        </w:rPr>
        <w:fldChar w:fldCharType="begin"/>
      </w:r>
      <w:r w:rsidRPr="00ED5386">
        <w:rPr>
          <w:b/>
          <w:sz w:val="22"/>
          <w:szCs w:val="22"/>
        </w:rPr>
        <w:instrText xml:space="preserve"> SEQ Таблица \* ARABIC </w:instrText>
      </w:r>
      <w:r w:rsidRPr="00ED5386">
        <w:rPr>
          <w:b/>
          <w:sz w:val="22"/>
          <w:szCs w:val="22"/>
        </w:rPr>
        <w:fldChar w:fldCharType="separate"/>
      </w:r>
      <w:r w:rsidR="00DD63DA">
        <w:rPr>
          <w:b/>
          <w:noProof/>
          <w:sz w:val="22"/>
          <w:szCs w:val="22"/>
        </w:rPr>
        <w:t>11</w:t>
      </w:r>
      <w:r w:rsidRPr="00ED5386">
        <w:rPr>
          <w:b/>
          <w:sz w:val="22"/>
          <w:szCs w:val="22"/>
        </w:rPr>
        <w:fldChar w:fldCharType="end"/>
      </w:r>
      <w:r w:rsidRPr="00ED5386">
        <w:rPr>
          <w:b/>
          <w:sz w:val="22"/>
          <w:szCs w:val="22"/>
        </w:rPr>
        <w:t xml:space="preserve">. Исходные наборы данных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813"/>
        <w:gridCol w:w="1701"/>
        <w:gridCol w:w="2129"/>
        <w:gridCol w:w="1966"/>
      </w:tblGrid>
      <w:tr w:rsidR="00624FC1" w:rsidRPr="006F5656" w14:paraId="1A1ABD6E" w14:textId="77777777" w:rsidTr="004A2F87">
        <w:trPr>
          <w:trHeight w:val="397"/>
          <w:tblHeader/>
        </w:trPr>
        <w:tc>
          <w:tcPr>
            <w:tcW w:w="1984" w:type="pct"/>
            <w:shd w:val="clear" w:color="auto" w:fill="FFC000"/>
          </w:tcPr>
          <w:p w14:paraId="2C09CE28" w14:textId="77777777" w:rsidR="00624FC1" w:rsidRPr="00876BA0" w:rsidRDefault="00624FC1" w:rsidP="00302FDD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rFonts w:cs="Arial"/>
                <w:b/>
                <w:sz w:val="20"/>
                <w:szCs w:val="20"/>
              </w:rPr>
              <w:t>Набор данных</w:t>
            </w:r>
          </w:p>
        </w:tc>
        <w:tc>
          <w:tcPr>
            <w:tcW w:w="885" w:type="pct"/>
            <w:shd w:val="clear" w:color="auto" w:fill="FFC000"/>
          </w:tcPr>
          <w:p w14:paraId="0F369D5D" w14:textId="77777777" w:rsidR="00624FC1" w:rsidRPr="00876BA0" w:rsidRDefault="00624FC1" w:rsidP="004A2F87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b/>
                <w:sz w:val="20"/>
                <w:szCs w:val="20"/>
              </w:rPr>
              <w:t>Орг. охват</w:t>
            </w:r>
          </w:p>
        </w:tc>
        <w:tc>
          <w:tcPr>
            <w:tcW w:w="1108" w:type="pct"/>
            <w:shd w:val="clear" w:color="auto" w:fill="FFC000"/>
          </w:tcPr>
          <w:p w14:paraId="3D3FC18B" w14:textId="77777777" w:rsidR="00624FC1" w:rsidRPr="00876BA0" w:rsidRDefault="00624FC1" w:rsidP="00F6402D">
            <w:pPr>
              <w:spacing w:after="240"/>
              <w:ind w:firstLine="0"/>
              <w:jc w:val="center"/>
              <w:rPr>
                <w:b/>
                <w:sz w:val="20"/>
                <w:szCs w:val="20"/>
              </w:rPr>
            </w:pPr>
            <w:r w:rsidRPr="00876BA0">
              <w:rPr>
                <w:b/>
                <w:sz w:val="20"/>
                <w:szCs w:val="20"/>
              </w:rPr>
              <w:t>Система-источник</w:t>
            </w:r>
          </w:p>
        </w:tc>
        <w:tc>
          <w:tcPr>
            <w:tcW w:w="1023" w:type="pct"/>
            <w:shd w:val="clear" w:color="auto" w:fill="FFC000"/>
          </w:tcPr>
          <w:p w14:paraId="51F0B348" w14:textId="77777777" w:rsidR="00624FC1" w:rsidRPr="00876BA0" w:rsidRDefault="00624FC1" w:rsidP="004A2F87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b/>
                <w:sz w:val="20"/>
                <w:szCs w:val="20"/>
              </w:rPr>
              <w:t>Ссылка на СОИ</w:t>
            </w:r>
          </w:p>
        </w:tc>
      </w:tr>
      <w:tr w:rsidR="00286287" w:rsidRPr="007857CC" w14:paraId="1E3B2FA7" w14:textId="77777777" w:rsidTr="004A2F87">
        <w:trPr>
          <w:cantSplit/>
        </w:trPr>
        <w:tc>
          <w:tcPr>
            <w:tcW w:w="1984" w:type="pct"/>
            <w:shd w:val="clear" w:color="auto" w:fill="auto"/>
            <w:vAlign w:val="center"/>
          </w:tcPr>
          <w:p w14:paraId="47BBA40F" w14:textId="37281770" w:rsidR="00286287" w:rsidRPr="007A60E1" w:rsidRDefault="00286287" w:rsidP="00286287">
            <w:pPr>
              <w:ind w:firstLine="0"/>
              <w:rPr>
                <w:rFonts w:cs="Arial"/>
                <w:sz w:val="20"/>
                <w:szCs w:val="20"/>
              </w:rPr>
            </w:pPr>
            <w:r w:rsidRPr="007A60E1">
              <w:rPr>
                <w:rFonts w:cs="Arial"/>
                <w:sz w:val="20"/>
                <w:szCs w:val="20"/>
              </w:rPr>
              <w:t>ЕО</w:t>
            </w:r>
          </w:p>
        </w:tc>
        <w:tc>
          <w:tcPr>
            <w:tcW w:w="885" w:type="pct"/>
          </w:tcPr>
          <w:p w14:paraId="0491A7F9" w14:textId="4D55BC2B" w:rsidR="00286287" w:rsidRPr="007A60E1" w:rsidRDefault="00E64FD1" w:rsidP="00286287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1108" w:type="pct"/>
          </w:tcPr>
          <w:p w14:paraId="62E5AABC" w14:textId="41D4F9D2" w:rsidR="00286287" w:rsidRPr="007A60E1" w:rsidRDefault="00286287" w:rsidP="00286287">
            <w:pPr>
              <w:ind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7A60E1">
              <w:rPr>
                <w:rFonts w:cs="Arial"/>
                <w:sz w:val="20"/>
                <w:szCs w:val="20"/>
                <w:lang w:val="en-US"/>
              </w:rPr>
              <w:t>SAP S/4HANA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1FD3DFBE" w14:textId="77777777" w:rsidR="00286287" w:rsidRPr="007A60E1" w:rsidRDefault="00286287" w:rsidP="00286287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286287" w:rsidRPr="007857CC" w14:paraId="0B40E48A" w14:textId="77777777" w:rsidTr="004A2F87">
        <w:trPr>
          <w:cantSplit/>
        </w:trPr>
        <w:tc>
          <w:tcPr>
            <w:tcW w:w="1984" w:type="pct"/>
            <w:shd w:val="clear" w:color="auto" w:fill="auto"/>
            <w:vAlign w:val="center"/>
          </w:tcPr>
          <w:p w14:paraId="3DF3B69A" w14:textId="33025B5D" w:rsidR="00286287" w:rsidRDefault="00286287" w:rsidP="00286287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Спецификации ТОРО</w:t>
            </w:r>
          </w:p>
        </w:tc>
        <w:tc>
          <w:tcPr>
            <w:tcW w:w="885" w:type="pct"/>
          </w:tcPr>
          <w:p w14:paraId="49B0F65B" w14:textId="15B0036E" w:rsidR="00286287" w:rsidRPr="001678A7" w:rsidRDefault="00E64FD1" w:rsidP="00286287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1108" w:type="pct"/>
          </w:tcPr>
          <w:p w14:paraId="24E7D4AE" w14:textId="5E0D8ED9" w:rsidR="00286287" w:rsidRPr="00673946" w:rsidRDefault="00286287" w:rsidP="00286287">
            <w:pPr>
              <w:ind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673946">
              <w:rPr>
                <w:rFonts w:cs="Arial"/>
                <w:sz w:val="20"/>
                <w:szCs w:val="20"/>
                <w:lang w:val="en-US"/>
              </w:rPr>
              <w:t>SAP S/4HANA</w:t>
            </w:r>
          </w:p>
        </w:tc>
        <w:tc>
          <w:tcPr>
            <w:tcW w:w="1023" w:type="pct"/>
            <w:shd w:val="clear" w:color="auto" w:fill="auto"/>
            <w:vAlign w:val="center"/>
          </w:tcPr>
          <w:p w14:paraId="6CD6E5F5" w14:textId="77777777" w:rsidR="00286287" w:rsidRPr="004A2F87" w:rsidRDefault="00286287" w:rsidP="00286287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26AA8CE8" w14:textId="77777777" w:rsidR="00C6083F" w:rsidRDefault="00C6083F" w:rsidP="00A760F1">
      <w:pPr>
        <w:ind w:firstLine="567"/>
      </w:pPr>
    </w:p>
    <w:p w14:paraId="08EE032D" w14:textId="3D92ABB7" w:rsidR="00C6083F" w:rsidRDefault="00C6083F" w:rsidP="009B6B04">
      <w:pPr>
        <w:pStyle w:val="30"/>
      </w:pPr>
      <w:bookmarkStart w:id="1417" w:name="_Toc69225544"/>
      <w:r w:rsidRPr="00557467">
        <w:t xml:space="preserve">Ключевые алгоритмы и </w:t>
      </w:r>
      <w:r w:rsidR="007947AD" w:rsidRPr="00557467">
        <w:t>расчёты</w:t>
      </w:r>
      <w:bookmarkEnd w:id="1417"/>
    </w:p>
    <w:p w14:paraId="6A1DAAC8" w14:textId="5F7F9290" w:rsidR="00624FC1" w:rsidRDefault="00C6083F" w:rsidP="004A2F87">
      <w:pPr>
        <w:ind w:firstLine="567"/>
      </w:pPr>
      <w:r>
        <w:t>Нет.</w:t>
      </w:r>
    </w:p>
    <w:p w14:paraId="7747FA62" w14:textId="171AEAEE" w:rsidR="00624FC1" w:rsidRDefault="00624FC1" w:rsidP="00F431C4">
      <w:pPr>
        <w:pStyle w:val="21"/>
      </w:pPr>
      <w:bookmarkStart w:id="1418" w:name="_Toc522536582"/>
      <w:bookmarkStart w:id="1419" w:name="_Toc69225545"/>
      <w:bookmarkEnd w:id="1418"/>
      <w:r>
        <w:t>Гибкий отчет «</w:t>
      </w:r>
      <w:r w:rsidR="006D7DFC">
        <w:rPr>
          <w:lang w:val="en-US"/>
        </w:rPr>
        <w:t>PM</w:t>
      </w:r>
      <w:r w:rsidR="006D7DFC" w:rsidRPr="00BC34C6">
        <w:t>-</w:t>
      </w:r>
      <w:r w:rsidR="006D7DFC">
        <w:rPr>
          <w:lang w:val="en-US"/>
        </w:rPr>
        <w:t>M</w:t>
      </w:r>
      <w:r w:rsidR="006D7DFC" w:rsidRPr="00BC34C6">
        <w:t>0</w:t>
      </w:r>
      <w:r w:rsidR="006D7DFC">
        <w:t>5</w:t>
      </w:r>
      <w:r w:rsidR="006D7DFC" w:rsidRPr="00BC34C6">
        <w:t xml:space="preserve"> </w:t>
      </w:r>
      <w:r w:rsidRPr="00624FC1">
        <w:t>Бюджет воздействий</w:t>
      </w:r>
      <w:r>
        <w:t>»</w:t>
      </w:r>
      <w:bookmarkEnd w:id="1419"/>
    </w:p>
    <w:p w14:paraId="1F5D78F7" w14:textId="3111CCD6" w:rsidR="00624FC1" w:rsidRPr="00B731DA" w:rsidRDefault="00624FC1" w:rsidP="009B6B04">
      <w:pPr>
        <w:pStyle w:val="30"/>
      </w:pPr>
      <w:bookmarkStart w:id="1420" w:name="_Toc69225546"/>
      <w:r w:rsidRPr="00B731DA">
        <w:t>Состав данных и общее описание</w:t>
      </w:r>
      <w:bookmarkEnd w:id="1420"/>
    </w:p>
    <w:p w14:paraId="7B14D2A6" w14:textId="77777777" w:rsidR="001A0DFD" w:rsidRDefault="001A0DFD" w:rsidP="001A0DFD">
      <w:pPr>
        <w:spacing w:before="60" w:line="276" w:lineRule="auto"/>
        <w:ind w:firstLine="567"/>
        <w:jc w:val="left"/>
      </w:pPr>
      <w:r>
        <w:t>Гибкий отчёт (матрица) содержит:</w:t>
      </w:r>
    </w:p>
    <w:p w14:paraId="68E225B6" w14:textId="11976597" w:rsidR="001A0DFD" w:rsidRPr="00076361" w:rsidRDefault="001A0DFD" w:rsidP="004A2F87">
      <w:pPr>
        <w:pStyle w:val="aff0"/>
        <w:numPr>
          <w:ilvl w:val="0"/>
          <w:numId w:val="25"/>
        </w:numPr>
        <w:spacing w:before="60" w:line="276" w:lineRule="auto"/>
        <w:ind w:left="567"/>
      </w:pPr>
      <w:r w:rsidRPr="001A0DFD">
        <w:t>Сведения о плановых</w:t>
      </w:r>
      <w:r>
        <w:t xml:space="preserve"> затратах и </w:t>
      </w:r>
      <w:r w:rsidR="00494DF9">
        <w:t xml:space="preserve">годовом </w:t>
      </w:r>
      <w:r>
        <w:t>бюджете на ремонты</w:t>
      </w:r>
      <w:r w:rsidRPr="001A0DFD">
        <w:t xml:space="preserve"> капитальные вложения в выполнение воздействий на ПА/ОС в разрезе СПП-элементов, сетевых графиков</w:t>
      </w:r>
      <w:r w:rsidRPr="00BC34C6">
        <w:t>.</w:t>
      </w:r>
    </w:p>
    <w:p w14:paraId="46CD9740" w14:textId="098F430F" w:rsidR="001A0DFD" w:rsidRPr="00076361" w:rsidRDefault="00AB0249" w:rsidP="004A2F87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Сведения о бюджете на ремонты</w:t>
      </w:r>
      <w:r w:rsidR="002E4087">
        <w:t>,</w:t>
      </w:r>
      <w:r w:rsidRPr="001A0DFD">
        <w:t xml:space="preserve"> капитальные вложения в выполнение воздействий на ПА/ОС в разрезе СПП-элементов, сетевых графиков</w:t>
      </w:r>
      <w:r w:rsidR="001A0DFD" w:rsidRPr="00BC34C6">
        <w:t>.</w:t>
      </w:r>
    </w:p>
    <w:p w14:paraId="58304DD0" w14:textId="6E839EAD" w:rsidR="001A0DFD" w:rsidRDefault="001A0DFD" w:rsidP="004A2F87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 xml:space="preserve">Необходимые признаки </w:t>
      </w:r>
      <w:r w:rsidR="007D22B2">
        <w:t>заказов ТОРО, ССП-элементов, сетевых графиков</w:t>
      </w:r>
      <w:r w:rsidRPr="00BC34C6">
        <w:t>.</w:t>
      </w:r>
    </w:p>
    <w:p w14:paraId="4657C818" w14:textId="7214251B" w:rsidR="00430729" w:rsidRDefault="00430729" w:rsidP="00430729">
      <w:pPr>
        <w:spacing w:line="276" w:lineRule="auto"/>
        <w:ind w:firstLine="567"/>
      </w:pPr>
      <w:r>
        <w:t xml:space="preserve">Полный перечень признаков и показателей матрицы зафиксирован в </w:t>
      </w:r>
      <w:del w:id="1421" w:author="Владимир Лаут" w:date="2021-03-24T09:57:00Z">
        <w:r w:rsidRPr="004E2A2F" w:rsidDel="00CE1C18">
          <w:delText>ERP.5.1</w:delText>
        </w:r>
      </w:del>
      <w:ins w:id="1422" w:author="Владимир Лаут" w:date="2021-03-24T09:57:00Z">
        <w:r w:rsidR="00CE1C18">
          <w:t>ERP.13.9.2</w:t>
        </w:r>
      </w:ins>
      <w:r w:rsidRPr="004E2A2F">
        <w:t xml:space="preserve">_66_Альбом форм по направлению ТОиР </w:t>
      </w:r>
      <w:r>
        <w:t xml:space="preserve">закладка </w:t>
      </w:r>
      <w:r w:rsidRPr="0010776F">
        <w:t>PM-M0</w:t>
      </w:r>
      <w:r>
        <w:t>5.</w:t>
      </w:r>
      <w:r w:rsidR="00080AE6" w:rsidRPr="00080AE6">
        <w:t xml:space="preserve"> </w:t>
      </w:r>
      <w:r w:rsidR="00080AE6">
        <w:t xml:space="preserve">Для формирования отчетов на основе данной матрицы будет использован </w:t>
      </w:r>
      <w:ins w:id="1423" w:author="Владимир Лаут" w:date="2021-03-24T10:26:00Z">
        <w:r w:rsidR="00BA3410" w:rsidRPr="00BA3410">
          <w:t>SAP Analysis for Microsoft Office</w:t>
        </w:r>
        <w:r w:rsidR="00BA3410" w:rsidRPr="00BA3410" w:rsidDel="00BA3410">
          <w:t xml:space="preserve"> </w:t>
        </w:r>
      </w:ins>
      <w:del w:id="1424" w:author="Владимир Лаут" w:date="2021-03-24T10:26:00Z">
        <w:r w:rsidR="00080AE6" w:rsidDel="00BA3410">
          <w:delText xml:space="preserve">функционал </w:delText>
        </w:r>
        <w:r w:rsidR="00080AE6" w:rsidDel="00BA3410">
          <w:rPr>
            <w:lang w:val="en-US"/>
          </w:rPr>
          <w:delText>BI</w:delText>
        </w:r>
      </w:del>
      <w:r w:rsidR="00080AE6" w:rsidRPr="00080AE6">
        <w:t>.</w:t>
      </w:r>
    </w:p>
    <w:p w14:paraId="41B4EA22" w14:textId="1A2C9A78" w:rsidR="00F272CA" w:rsidRPr="00226546" w:rsidRDefault="00226546" w:rsidP="00430729">
      <w:pPr>
        <w:spacing w:line="276" w:lineRule="auto"/>
        <w:ind w:firstLine="567"/>
        <w:rPr>
          <w:color w:val="7F7F7F" w:themeColor="text1" w:themeTint="80"/>
        </w:rPr>
      </w:pPr>
      <w:r>
        <w:t xml:space="preserve">Гибкий отчет покрывает формы </w:t>
      </w:r>
      <w:r w:rsidR="00085EDB">
        <w:t xml:space="preserve">ППА </w:t>
      </w:r>
      <w:r w:rsidR="00830A45">
        <w:t>(формы</w:t>
      </w:r>
      <w:del w:id="1425" w:author="Владимир Лаут" w:date="2021-03-24T15:05:00Z">
        <w:r w:rsidR="00830A45" w:rsidDel="008F3995">
          <w:delText xml:space="preserve"> </w:delText>
        </w:r>
        <w:r w:rsidR="00830A45" w:rsidDel="008F3995">
          <w:rPr>
            <w:lang w:val="en-US"/>
          </w:rPr>
          <w:delText>PM</w:delText>
        </w:r>
        <w:r w:rsidR="00830A45" w:rsidRPr="00830A45" w:rsidDel="008F3995">
          <w:delText>-</w:delText>
        </w:r>
        <w:r w:rsidR="00830A45" w:rsidDel="008F3995">
          <w:rPr>
            <w:lang w:val="en-US"/>
          </w:rPr>
          <w:delText>R</w:delText>
        </w:r>
        <w:r w:rsidR="00830A45" w:rsidDel="008F3995">
          <w:delText>06,</w:delText>
        </w:r>
        <w:r w:rsidR="00830A45" w:rsidRPr="00830A45" w:rsidDel="008F3995">
          <w:delText xml:space="preserve"> </w:delText>
        </w:r>
      </w:del>
      <w:ins w:id="1426" w:author="Владимир Лаут" w:date="2021-03-24T15:05:00Z">
        <w:r w:rsidR="008F3995">
          <w:t xml:space="preserve"> </w:t>
        </w:r>
      </w:ins>
      <w:r w:rsidR="00830A45">
        <w:rPr>
          <w:lang w:val="en-US"/>
        </w:rPr>
        <w:t>PM</w:t>
      </w:r>
      <w:r w:rsidR="00830A45" w:rsidRPr="00830A45">
        <w:t>-</w:t>
      </w:r>
      <w:r w:rsidR="00830A45">
        <w:rPr>
          <w:lang w:val="en-US"/>
        </w:rPr>
        <w:t>R</w:t>
      </w:r>
      <w:r w:rsidR="00830A45">
        <w:t>07,</w:t>
      </w:r>
      <w:r w:rsidR="00830A45" w:rsidRPr="00830A45">
        <w:t xml:space="preserve"> </w:t>
      </w:r>
      <w:r w:rsidR="00830A45">
        <w:rPr>
          <w:lang w:val="en-US"/>
        </w:rPr>
        <w:t>PM</w:t>
      </w:r>
      <w:r w:rsidR="00830A45" w:rsidRPr="00830A45">
        <w:t>-</w:t>
      </w:r>
      <w:r w:rsidR="00830A45">
        <w:rPr>
          <w:lang w:val="en-US"/>
        </w:rPr>
        <w:t>R</w:t>
      </w:r>
      <w:r w:rsidR="00830A45">
        <w:t xml:space="preserve">08, </w:t>
      </w:r>
      <w:del w:id="1427" w:author="Владимир Лаут" w:date="2021-03-24T19:58:00Z">
        <w:r w:rsidR="00830A45" w:rsidDel="00BA0D71">
          <w:rPr>
            <w:lang w:val="en-US"/>
          </w:rPr>
          <w:delText>PM</w:delText>
        </w:r>
        <w:r w:rsidR="00830A45" w:rsidRPr="00830A45" w:rsidDel="00BA0D71">
          <w:delText>-</w:delText>
        </w:r>
        <w:r w:rsidR="00830A45" w:rsidDel="00BA0D71">
          <w:rPr>
            <w:lang w:val="en-US"/>
          </w:rPr>
          <w:delText>R</w:delText>
        </w:r>
        <w:r w:rsidR="00830A45" w:rsidDel="00BA0D71">
          <w:delText xml:space="preserve">09, </w:delText>
        </w:r>
      </w:del>
      <w:r w:rsidR="00830A45">
        <w:t xml:space="preserve">представленные в </w:t>
      </w:r>
      <w:del w:id="1428" w:author="Владимир Лаут" w:date="2021-03-24T09:57:00Z">
        <w:r w:rsidR="00830A45" w:rsidRPr="00830A45" w:rsidDel="00CE1C18">
          <w:delText>ERP.5.1</w:delText>
        </w:r>
      </w:del>
      <w:ins w:id="1429" w:author="Владимир Лаут" w:date="2021-03-24T09:57:00Z">
        <w:r w:rsidR="00CE1C18">
          <w:t>ERP.13.9.2</w:t>
        </w:r>
      </w:ins>
      <w:r w:rsidR="00830A45" w:rsidRPr="00830A45">
        <w:t>_66_PM_Альбом форм по направлению ТОиР</w:t>
      </w:r>
      <w:r w:rsidR="00830A45">
        <w:t>)</w:t>
      </w:r>
      <w:r>
        <w:t xml:space="preserve"> для план</w:t>
      </w:r>
      <w:r w:rsidRPr="00226546">
        <w:t>/</w:t>
      </w:r>
      <w:r>
        <w:t xml:space="preserve">факт анализа бюджета, описанные в методике </w:t>
      </w:r>
      <w:r w:rsidRPr="002D1BE9">
        <w:t>ERP</w:t>
      </w:r>
      <w:r w:rsidRPr="00226546">
        <w:t>.2.1_17_</w:t>
      </w:r>
      <w:r w:rsidRPr="002D1BE9">
        <w:t>PM</w:t>
      </w:r>
      <w:r w:rsidRPr="00226546">
        <w:t xml:space="preserve"> Методика планирования и контроля факта затрат на поддержание производственных активов (с учётом капитализации затрат на ремонт основных средств</w:t>
      </w:r>
      <w:r>
        <w:t xml:space="preserve">. На этапе реализации данные отчеты могут быть уточнены. </w:t>
      </w:r>
    </w:p>
    <w:p w14:paraId="09549E64" w14:textId="77777777" w:rsidR="00624FC1" w:rsidRDefault="00624FC1" w:rsidP="00624FC1">
      <w:pPr>
        <w:rPr>
          <w:color w:val="7F7F7F" w:themeColor="text1" w:themeTint="80"/>
        </w:rPr>
      </w:pPr>
    </w:p>
    <w:p w14:paraId="0E4D2697" w14:textId="77777777" w:rsidR="00624FC1" w:rsidRPr="00557467" w:rsidRDefault="00624FC1" w:rsidP="009B6B04">
      <w:pPr>
        <w:pStyle w:val="30"/>
      </w:pPr>
      <w:bookmarkStart w:id="1430" w:name="_Ref526857157"/>
      <w:bookmarkStart w:id="1431" w:name="_Toc69225547"/>
      <w:r w:rsidRPr="00557467">
        <w:lastRenderedPageBreak/>
        <w:t>Организационный охват</w:t>
      </w:r>
      <w:bookmarkEnd w:id="1430"/>
      <w:bookmarkEnd w:id="1431"/>
    </w:p>
    <w:p w14:paraId="62E9DC2A" w14:textId="77777777" w:rsidR="00391FEA" w:rsidRDefault="00391FEA" w:rsidP="00391FEA">
      <w:pPr>
        <w:ind w:firstLine="567"/>
      </w:pPr>
      <w:r w:rsidRPr="00220840">
        <w:t xml:space="preserve">Отчёт </w:t>
      </w:r>
      <w:r>
        <w:t xml:space="preserve">спроектирован для следующих балансовых единиц: </w:t>
      </w:r>
    </w:p>
    <w:p w14:paraId="40B019CA" w14:textId="77777777" w:rsidR="00391FEA" w:rsidRPr="00D9713B" w:rsidRDefault="00391FEA" w:rsidP="00391FEA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Управляющая компания ООО «УК Полюс»;</w:t>
      </w:r>
    </w:p>
    <w:p w14:paraId="3EDA2EC1" w14:textId="77777777" w:rsidR="00391FEA" w:rsidRPr="00D9713B" w:rsidRDefault="00391FEA" w:rsidP="00391FEA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Рудные золотодобывающие предприятия: АО «Полюс Красноярск», АО «Полюс Вернинское», АО «РиМ», АО «Алданзолото ГРК»;</w:t>
      </w:r>
    </w:p>
    <w:p w14:paraId="534069D2" w14:textId="4EE18AC6" w:rsidR="00391FEA" w:rsidRDefault="00391FEA" w:rsidP="00391FEA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Геологоразведочные предприятия: АО «То</w:t>
      </w:r>
      <w:r w:rsidR="007820AD">
        <w:t>нод</w:t>
      </w:r>
      <w:r>
        <w:t>а», ООО «Первое ГРП», ООО «Амурское ГРП», ООО «Магаданское ГРП»;</w:t>
      </w:r>
    </w:p>
    <w:p w14:paraId="6928709B" w14:textId="77777777" w:rsidR="00391FEA" w:rsidRDefault="00391FEA" w:rsidP="00391FEA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Сервисные компании: АО «Полюс Логистика», ООО «МФЦ Полюс», ООО «Полюс Строй», ООО «Полюс Проект».</w:t>
      </w:r>
    </w:p>
    <w:p w14:paraId="5A47C60B" w14:textId="77777777" w:rsidR="00624FC1" w:rsidRPr="003E720F" w:rsidRDefault="00624FC1" w:rsidP="009B6B04">
      <w:pPr>
        <w:pStyle w:val="30"/>
      </w:pPr>
      <w:bookmarkStart w:id="1432" w:name="_Toc69225548"/>
      <w:r w:rsidRPr="008632D8">
        <w:t>Сценарии использования</w:t>
      </w:r>
      <w:bookmarkEnd w:id="1432"/>
    </w:p>
    <w:p w14:paraId="303AF7C2" w14:textId="7C8A739A" w:rsidR="00624FC1" w:rsidRPr="00417BD9" w:rsidRDefault="00624FC1" w:rsidP="00624FC1">
      <w:pPr>
        <w:pStyle w:val="ae"/>
        <w:ind w:right="141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</w:t>
      </w:r>
      <w:r w:rsidRPr="00417BD9">
        <w:rPr>
          <w:b/>
          <w:sz w:val="22"/>
          <w:szCs w:val="22"/>
        </w:rPr>
        <w:t xml:space="preserve">Таблица </w:t>
      </w:r>
      <w:r w:rsidRPr="00417BD9">
        <w:rPr>
          <w:b/>
          <w:sz w:val="22"/>
          <w:szCs w:val="22"/>
        </w:rPr>
        <w:fldChar w:fldCharType="begin"/>
      </w:r>
      <w:r w:rsidRPr="00417BD9">
        <w:rPr>
          <w:b/>
          <w:sz w:val="22"/>
          <w:szCs w:val="22"/>
        </w:rPr>
        <w:instrText xml:space="preserve"> SEQ Таблица \* ARABIC </w:instrText>
      </w:r>
      <w:r w:rsidRPr="00417BD9">
        <w:rPr>
          <w:b/>
          <w:sz w:val="22"/>
          <w:szCs w:val="22"/>
        </w:rPr>
        <w:fldChar w:fldCharType="separate"/>
      </w:r>
      <w:r w:rsidR="00DD63DA">
        <w:rPr>
          <w:b/>
          <w:noProof/>
          <w:sz w:val="22"/>
          <w:szCs w:val="22"/>
        </w:rPr>
        <w:t>12</w:t>
      </w:r>
      <w:r w:rsidRPr="00417BD9">
        <w:rPr>
          <w:b/>
          <w:sz w:val="22"/>
          <w:szCs w:val="22"/>
        </w:rPr>
        <w:fldChar w:fldCharType="end"/>
      </w:r>
      <w:r w:rsidRPr="00417BD9">
        <w:rPr>
          <w:b/>
          <w:sz w:val="22"/>
          <w:szCs w:val="22"/>
        </w:rPr>
        <w:t>. Сценарии использования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2"/>
        <w:gridCol w:w="5377"/>
      </w:tblGrid>
      <w:tr w:rsidR="00624FC1" w:rsidRPr="006F5656" w14:paraId="4ED25DB1" w14:textId="77777777" w:rsidTr="00F6402D">
        <w:trPr>
          <w:cantSplit/>
          <w:trHeight w:val="397"/>
          <w:tblHeader/>
        </w:trPr>
        <w:tc>
          <w:tcPr>
            <w:tcW w:w="2202" w:type="pct"/>
            <w:shd w:val="clear" w:color="auto" w:fill="FFC000"/>
            <w:vAlign w:val="center"/>
          </w:tcPr>
          <w:p w14:paraId="613FABF6" w14:textId="77777777" w:rsidR="00624FC1" w:rsidRPr="00876BA0" w:rsidRDefault="00624FC1" w:rsidP="008B481A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rFonts w:cs="Arial"/>
                <w:b/>
                <w:sz w:val="20"/>
                <w:szCs w:val="20"/>
              </w:rPr>
              <w:t>Сценарий</w:t>
            </w:r>
          </w:p>
        </w:tc>
        <w:tc>
          <w:tcPr>
            <w:tcW w:w="2798" w:type="pct"/>
            <w:shd w:val="clear" w:color="auto" w:fill="FFC000"/>
            <w:vAlign w:val="center"/>
          </w:tcPr>
          <w:p w14:paraId="62B4D814" w14:textId="531F644F" w:rsidR="00624FC1" w:rsidRPr="00876BA0" w:rsidRDefault="00FB7571" w:rsidP="00F6402D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Кто использует, как часто</w:t>
            </w:r>
          </w:p>
        </w:tc>
      </w:tr>
      <w:tr w:rsidR="00624FC1" w:rsidRPr="006F5656" w14:paraId="76FB8B44" w14:textId="77777777" w:rsidTr="00F6402D">
        <w:trPr>
          <w:cantSplit/>
        </w:trPr>
        <w:tc>
          <w:tcPr>
            <w:tcW w:w="2202" w:type="pct"/>
            <w:shd w:val="clear" w:color="auto" w:fill="auto"/>
            <w:vAlign w:val="center"/>
          </w:tcPr>
          <w:p w14:paraId="776134C0" w14:textId="5978D109" w:rsidR="00624FC1" w:rsidRPr="006F5656" w:rsidRDefault="00084393" w:rsidP="004A2F87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План-факт анализ бюджета ТОиР.</w:t>
            </w:r>
          </w:p>
        </w:tc>
        <w:tc>
          <w:tcPr>
            <w:tcW w:w="2798" w:type="pct"/>
            <w:shd w:val="clear" w:color="auto" w:fill="auto"/>
            <w:vAlign w:val="center"/>
          </w:tcPr>
          <w:p w14:paraId="6731A7B4" w14:textId="3B4A712A" w:rsidR="00624FC1" w:rsidRPr="006F5656" w:rsidRDefault="003B6FF7" w:rsidP="004A2F87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БЕ, УК,</w:t>
            </w:r>
            <w:r w:rsidR="00FF6BF2">
              <w:rPr>
                <w:rFonts w:cs="Arial"/>
                <w:sz w:val="20"/>
                <w:szCs w:val="20"/>
              </w:rPr>
              <w:t xml:space="preserve"> ежемесячно, ежегодно</w:t>
            </w:r>
          </w:p>
        </w:tc>
      </w:tr>
    </w:tbl>
    <w:p w14:paraId="61A27C12" w14:textId="14FB74E3" w:rsidR="00F205DD" w:rsidRDefault="00F205DD" w:rsidP="00624FC1"/>
    <w:p w14:paraId="317E9F59" w14:textId="77777777" w:rsidR="00624FC1" w:rsidRPr="003E720F" w:rsidRDefault="00624FC1" w:rsidP="009B6B04">
      <w:pPr>
        <w:pStyle w:val="30"/>
      </w:pPr>
      <w:bookmarkStart w:id="1433" w:name="_Ref526857172"/>
      <w:bookmarkStart w:id="1434" w:name="_Toc69225549"/>
      <w:r>
        <w:t>Исходные н</w:t>
      </w:r>
      <w:r w:rsidRPr="008632D8">
        <w:t>аборы данных</w:t>
      </w:r>
      <w:bookmarkEnd w:id="1433"/>
      <w:bookmarkEnd w:id="1434"/>
    </w:p>
    <w:p w14:paraId="4DAD45DD" w14:textId="7A5C8347" w:rsidR="00624FC1" w:rsidRPr="00ED5386" w:rsidRDefault="00624FC1" w:rsidP="00624FC1">
      <w:pPr>
        <w:pStyle w:val="ae"/>
        <w:jc w:val="right"/>
        <w:rPr>
          <w:b/>
          <w:color w:val="7F7F7F" w:themeColor="text1" w:themeTint="80"/>
          <w:sz w:val="22"/>
          <w:szCs w:val="22"/>
        </w:rPr>
      </w:pPr>
      <w:r w:rsidRPr="00ED5386">
        <w:rPr>
          <w:b/>
          <w:sz w:val="22"/>
          <w:szCs w:val="22"/>
        </w:rPr>
        <w:t xml:space="preserve">Таблица </w:t>
      </w:r>
      <w:r w:rsidRPr="00ED5386">
        <w:rPr>
          <w:b/>
          <w:sz w:val="22"/>
          <w:szCs w:val="22"/>
        </w:rPr>
        <w:fldChar w:fldCharType="begin"/>
      </w:r>
      <w:r w:rsidRPr="00ED5386">
        <w:rPr>
          <w:b/>
          <w:sz w:val="22"/>
          <w:szCs w:val="22"/>
        </w:rPr>
        <w:instrText xml:space="preserve"> SEQ Таблица \* ARABIC </w:instrText>
      </w:r>
      <w:r w:rsidRPr="00ED5386">
        <w:rPr>
          <w:b/>
          <w:sz w:val="22"/>
          <w:szCs w:val="22"/>
        </w:rPr>
        <w:fldChar w:fldCharType="separate"/>
      </w:r>
      <w:r w:rsidR="00DD63DA">
        <w:rPr>
          <w:b/>
          <w:noProof/>
          <w:sz w:val="22"/>
          <w:szCs w:val="22"/>
        </w:rPr>
        <w:t>13</w:t>
      </w:r>
      <w:r w:rsidRPr="00ED5386">
        <w:rPr>
          <w:b/>
          <w:sz w:val="22"/>
          <w:szCs w:val="22"/>
        </w:rPr>
        <w:fldChar w:fldCharType="end"/>
      </w:r>
      <w:r w:rsidRPr="00ED5386">
        <w:rPr>
          <w:b/>
          <w:sz w:val="22"/>
          <w:szCs w:val="22"/>
        </w:rPr>
        <w:t xml:space="preserve">. Исходные наборы данных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812"/>
        <w:gridCol w:w="1701"/>
        <w:gridCol w:w="2126"/>
        <w:gridCol w:w="1970"/>
      </w:tblGrid>
      <w:tr w:rsidR="00624FC1" w:rsidRPr="006F5656" w14:paraId="788A6E35" w14:textId="77777777" w:rsidTr="004A2F87">
        <w:trPr>
          <w:trHeight w:val="397"/>
          <w:tblHeader/>
        </w:trPr>
        <w:tc>
          <w:tcPr>
            <w:tcW w:w="1984" w:type="pct"/>
            <w:shd w:val="clear" w:color="auto" w:fill="FFC000"/>
          </w:tcPr>
          <w:p w14:paraId="0B5E205B" w14:textId="77777777" w:rsidR="00624FC1" w:rsidRPr="00876BA0" w:rsidRDefault="00624FC1" w:rsidP="004A2F87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rFonts w:cs="Arial"/>
                <w:b/>
                <w:sz w:val="20"/>
                <w:szCs w:val="20"/>
              </w:rPr>
              <w:t>Набор данных</w:t>
            </w:r>
          </w:p>
        </w:tc>
        <w:tc>
          <w:tcPr>
            <w:tcW w:w="885" w:type="pct"/>
            <w:shd w:val="clear" w:color="auto" w:fill="FFC000"/>
          </w:tcPr>
          <w:p w14:paraId="350BFA35" w14:textId="77777777" w:rsidR="00624FC1" w:rsidRPr="00876BA0" w:rsidRDefault="00624FC1" w:rsidP="004A2F87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b/>
                <w:sz w:val="20"/>
                <w:szCs w:val="20"/>
              </w:rPr>
              <w:t>Орг. охват</w:t>
            </w:r>
          </w:p>
        </w:tc>
        <w:tc>
          <w:tcPr>
            <w:tcW w:w="1106" w:type="pct"/>
            <w:shd w:val="clear" w:color="auto" w:fill="FFC000"/>
          </w:tcPr>
          <w:p w14:paraId="278A911B" w14:textId="77777777" w:rsidR="00624FC1" w:rsidRPr="00876BA0" w:rsidRDefault="00624FC1" w:rsidP="00F6402D">
            <w:pPr>
              <w:spacing w:after="240"/>
              <w:ind w:firstLine="0"/>
              <w:jc w:val="center"/>
              <w:rPr>
                <w:b/>
                <w:sz w:val="20"/>
                <w:szCs w:val="20"/>
              </w:rPr>
            </w:pPr>
            <w:r w:rsidRPr="00876BA0">
              <w:rPr>
                <w:b/>
                <w:sz w:val="20"/>
                <w:szCs w:val="20"/>
              </w:rPr>
              <w:t>Система-источник</w:t>
            </w:r>
          </w:p>
        </w:tc>
        <w:tc>
          <w:tcPr>
            <w:tcW w:w="1025" w:type="pct"/>
            <w:shd w:val="clear" w:color="auto" w:fill="FFC000"/>
          </w:tcPr>
          <w:p w14:paraId="09ED8816" w14:textId="77777777" w:rsidR="00624FC1" w:rsidRPr="00876BA0" w:rsidRDefault="00624FC1" w:rsidP="004A2F87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b/>
                <w:sz w:val="20"/>
                <w:szCs w:val="20"/>
              </w:rPr>
              <w:t>Ссылка на СОИ</w:t>
            </w:r>
          </w:p>
        </w:tc>
      </w:tr>
      <w:tr w:rsidR="00391FEA" w:rsidRPr="006F5656" w14:paraId="0ADEAA06" w14:textId="77777777" w:rsidTr="00D44956">
        <w:trPr>
          <w:cantSplit/>
        </w:trPr>
        <w:tc>
          <w:tcPr>
            <w:tcW w:w="1984" w:type="pct"/>
            <w:shd w:val="clear" w:color="auto" w:fill="auto"/>
            <w:vAlign w:val="center"/>
          </w:tcPr>
          <w:p w14:paraId="00B6DD2B" w14:textId="57A1B651" w:rsidR="00391FEA" w:rsidRPr="00692D0B" w:rsidDel="00055EE8" w:rsidRDefault="00391FEA" w:rsidP="00391FEA">
            <w:pPr>
              <w:spacing w:line="276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СПП элемент</w:t>
            </w:r>
          </w:p>
        </w:tc>
        <w:tc>
          <w:tcPr>
            <w:tcW w:w="885" w:type="pct"/>
          </w:tcPr>
          <w:p w14:paraId="024F7212" w14:textId="033A2469" w:rsidR="00391FEA" w:rsidRDefault="00E64FD1" w:rsidP="00391FEA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1106" w:type="pct"/>
          </w:tcPr>
          <w:p w14:paraId="3CD7DFE7" w14:textId="1CFDED9B" w:rsidR="00391FEA" w:rsidRPr="004A2F87" w:rsidRDefault="00391FEA" w:rsidP="00391FEA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BC34C6">
              <w:rPr>
                <w:rFonts w:cs="Arial"/>
                <w:sz w:val="20"/>
                <w:szCs w:val="20"/>
                <w:lang w:val="en-US"/>
              </w:rPr>
              <w:t>SAP S/4HANA</w:t>
            </w:r>
          </w:p>
        </w:tc>
        <w:tc>
          <w:tcPr>
            <w:tcW w:w="1025" w:type="pct"/>
            <w:shd w:val="clear" w:color="auto" w:fill="auto"/>
            <w:vAlign w:val="center"/>
          </w:tcPr>
          <w:p w14:paraId="40B56B35" w14:textId="77777777" w:rsidR="00391FEA" w:rsidRPr="006F5656" w:rsidRDefault="00391FEA" w:rsidP="00391FEA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6287" w:rsidRPr="006F5656" w14:paraId="03952D99" w14:textId="77777777" w:rsidTr="00D44956">
        <w:trPr>
          <w:cantSplit/>
        </w:trPr>
        <w:tc>
          <w:tcPr>
            <w:tcW w:w="1984" w:type="pct"/>
            <w:shd w:val="clear" w:color="auto" w:fill="auto"/>
            <w:vAlign w:val="center"/>
          </w:tcPr>
          <w:p w14:paraId="691D9689" w14:textId="0A34C041" w:rsidR="00286287" w:rsidRPr="00B26251" w:rsidRDefault="00286287" w:rsidP="00286287">
            <w:pPr>
              <w:spacing w:line="276" w:lineRule="auto"/>
              <w:ind w:firstLine="0"/>
              <w:rPr>
                <w:rFonts w:cs="Arial"/>
                <w:sz w:val="20"/>
                <w:szCs w:val="20"/>
              </w:rPr>
            </w:pPr>
            <w:r w:rsidRPr="00B26251">
              <w:rPr>
                <w:rFonts w:cs="Arial"/>
                <w:sz w:val="20"/>
                <w:szCs w:val="20"/>
              </w:rPr>
              <w:t>Проект</w:t>
            </w:r>
          </w:p>
        </w:tc>
        <w:tc>
          <w:tcPr>
            <w:tcW w:w="885" w:type="pct"/>
          </w:tcPr>
          <w:p w14:paraId="2F24FEA1" w14:textId="7EE53428" w:rsidR="00286287" w:rsidRPr="00B26251" w:rsidRDefault="00E64FD1" w:rsidP="00286287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1106" w:type="pct"/>
          </w:tcPr>
          <w:p w14:paraId="39493FCE" w14:textId="5A429E0A" w:rsidR="00286287" w:rsidRPr="00B26251" w:rsidRDefault="00286287" w:rsidP="00286287">
            <w:pPr>
              <w:ind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B26251">
              <w:rPr>
                <w:rFonts w:cs="Arial"/>
                <w:sz w:val="20"/>
                <w:szCs w:val="20"/>
                <w:lang w:val="en-US"/>
              </w:rPr>
              <w:t>SAP S/4HANA</w:t>
            </w:r>
          </w:p>
        </w:tc>
        <w:tc>
          <w:tcPr>
            <w:tcW w:w="1025" w:type="pct"/>
            <w:shd w:val="clear" w:color="auto" w:fill="auto"/>
            <w:vAlign w:val="center"/>
          </w:tcPr>
          <w:p w14:paraId="4A218918" w14:textId="77777777" w:rsidR="00286287" w:rsidRPr="00B26251" w:rsidRDefault="00286287" w:rsidP="00286287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2114C" w:rsidRPr="006F5656" w14:paraId="6273CFC5" w14:textId="77777777" w:rsidTr="00D44956">
        <w:trPr>
          <w:cantSplit/>
        </w:trPr>
        <w:tc>
          <w:tcPr>
            <w:tcW w:w="1984" w:type="pct"/>
            <w:shd w:val="clear" w:color="auto" w:fill="auto"/>
            <w:vAlign w:val="center"/>
          </w:tcPr>
          <w:p w14:paraId="1620697E" w14:textId="782F9A5F" w:rsidR="00A2114C" w:rsidRPr="00B26251" w:rsidRDefault="00A2114C" w:rsidP="00A2114C">
            <w:pPr>
              <w:spacing w:line="276" w:lineRule="auto"/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Заказ ТОРО</w:t>
            </w:r>
          </w:p>
        </w:tc>
        <w:tc>
          <w:tcPr>
            <w:tcW w:w="885" w:type="pct"/>
          </w:tcPr>
          <w:p w14:paraId="747BC676" w14:textId="66768AFA" w:rsidR="00A2114C" w:rsidRPr="00B26251" w:rsidRDefault="00E64FD1" w:rsidP="00A2114C">
            <w:pPr>
              <w:ind w:firstLine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Все предприятия</w:t>
            </w:r>
          </w:p>
        </w:tc>
        <w:tc>
          <w:tcPr>
            <w:tcW w:w="1106" w:type="pct"/>
          </w:tcPr>
          <w:p w14:paraId="4B7985D7" w14:textId="40D9B9DD" w:rsidR="00A2114C" w:rsidRPr="00B26251" w:rsidRDefault="00A2114C" w:rsidP="00A2114C">
            <w:pPr>
              <w:ind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B26251">
              <w:rPr>
                <w:rFonts w:cs="Arial"/>
                <w:sz w:val="20"/>
                <w:szCs w:val="20"/>
                <w:lang w:val="en-US"/>
              </w:rPr>
              <w:t>SAP S/4HANA</w:t>
            </w:r>
          </w:p>
        </w:tc>
        <w:tc>
          <w:tcPr>
            <w:tcW w:w="1025" w:type="pct"/>
            <w:shd w:val="clear" w:color="auto" w:fill="auto"/>
            <w:vAlign w:val="center"/>
          </w:tcPr>
          <w:p w14:paraId="10107561" w14:textId="77777777" w:rsidR="00A2114C" w:rsidRPr="00B26251" w:rsidRDefault="00A2114C" w:rsidP="00A211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14:paraId="2495186F" w14:textId="7FF8FBFC" w:rsidR="00C6469D" w:rsidRDefault="00C6469D" w:rsidP="009B6B04">
      <w:pPr>
        <w:pStyle w:val="30"/>
      </w:pPr>
      <w:bookmarkStart w:id="1435" w:name="_Toc522536589"/>
      <w:bookmarkStart w:id="1436" w:name="_Toc522536594"/>
      <w:bookmarkStart w:id="1437" w:name="_Toc522536595"/>
      <w:bookmarkStart w:id="1438" w:name="_Toc522536596"/>
      <w:bookmarkStart w:id="1439" w:name="_Toc522536597"/>
      <w:bookmarkStart w:id="1440" w:name="_Toc522536598"/>
      <w:bookmarkStart w:id="1441" w:name="_Toc522536599"/>
      <w:bookmarkStart w:id="1442" w:name="_Toc522536600"/>
      <w:bookmarkStart w:id="1443" w:name="_Toc522536601"/>
      <w:bookmarkStart w:id="1444" w:name="_Toc522536602"/>
      <w:bookmarkStart w:id="1445" w:name="_Toc522536603"/>
      <w:bookmarkStart w:id="1446" w:name="_Toc522536604"/>
      <w:bookmarkStart w:id="1447" w:name="_Toc522536605"/>
      <w:bookmarkStart w:id="1448" w:name="_Toc522536606"/>
      <w:bookmarkStart w:id="1449" w:name="_Toc522536607"/>
      <w:bookmarkStart w:id="1450" w:name="_Toc522536608"/>
      <w:bookmarkStart w:id="1451" w:name="_Toc522536609"/>
      <w:bookmarkStart w:id="1452" w:name="_Toc522536610"/>
      <w:bookmarkStart w:id="1453" w:name="_Toc522536611"/>
      <w:bookmarkStart w:id="1454" w:name="_Toc522536612"/>
      <w:bookmarkStart w:id="1455" w:name="_Toc522536613"/>
      <w:bookmarkStart w:id="1456" w:name="_Toc522536614"/>
      <w:bookmarkStart w:id="1457" w:name="_Toc522536615"/>
      <w:bookmarkStart w:id="1458" w:name="_Toc522536616"/>
      <w:bookmarkStart w:id="1459" w:name="_Toc522536617"/>
      <w:bookmarkStart w:id="1460" w:name="_Toc522536618"/>
      <w:bookmarkStart w:id="1461" w:name="_Toc522536619"/>
      <w:bookmarkStart w:id="1462" w:name="_Toc522536638"/>
      <w:bookmarkStart w:id="1463" w:name="_Toc522536639"/>
      <w:bookmarkStart w:id="1464" w:name="_Toc522536640"/>
      <w:bookmarkStart w:id="1465" w:name="_Toc522536676"/>
      <w:bookmarkStart w:id="1466" w:name="_Toc522536677"/>
      <w:bookmarkStart w:id="1467" w:name="_Toc522536678"/>
      <w:bookmarkStart w:id="1468" w:name="_Toc522536679"/>
      <w:bookmarkStart w:id="1469" w:name="_Toc522536680"/>
      <w:bookmarkStart w:id="1470" w:name="_Toc522536701"/>
      <w:bookmarkStart w:id="1471" w:name="_Toc522536702"/>
      <w:bookmarkStart w:id="1472" w:name="_Toc69225550"/>
      <w:bookmarkEnd w:id="1435"/>
      <w:bookmarkEnd w:id="1436"/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r w:rsidRPr="00557467">
        <w:t xml:space="preserve">Ключевые алгоритмы и </w:t>
      </w:r>
      <w:r w:rsidR="007947AD" w:rsidRPr="00557467">
        <w:t>расчёты</w:t>
      </w:r>
      <w:bookmarkEnd w:id="1472"/>
    </w:p>
    <w:p w14:paraId="06D711ED" w14:textId="77777777" w:rsidR="00C6469D" w:rsidRDefault="00C6469D" w:rsidP="00C6469D">
      <w:r>
        <w:t>Нет.</w:t>
      </w:r>
    </w:p>
    <w:p w14:paraId="0D74CF05" w14:textId="7C2DA262" w:rsidR="00411004" w:rsidRDefault="00411004" w:rsidP="00411004">
      <w:pPr>
        <w:pStyle w:val="21"/>
      </w:pPr>
      <w:bookmarkStart w:id="1473" w:name="_Toc69225551"/>
      <w:r>
        <w:t>Гибкий отчет «</w:t>
      </w:r>
      <w:r>
        <w:rPr>
          <w:lang w:val="en-US"/>
        </w:rPr>
        <w:t>PM</w:t>
      </w:r>
      <w:r w:rsidRPr="004A2F87">
        <w:t>-</w:t>
      </w:r>
      <w:r>
        <w:rPr>
          <w:lang w:val="en-US"/>
        </w:rPr>
        <w:t>M</w:t>
      </w:r>
      <w:r>
        <w:t>0</w:t>
      </w:r>
      <w:r w:rsidRPr="00411004">
        <w:t>6</w:t>
      </w:r>
      <w:r w:rsidRPr="004A2F87">
        <w:t xml:space="preserve"> </w:t>
      </w:r>
      <w:r w:rsidRPr="00624FC1">
        <w:t>Планирование и исполнение воздействий на производственные активы</w:t>
      </w:r>
      <w:del w:id="1474" w:author="Владимир Лаут" w:date="2021-03-24T14:48:00Z">
        <w:r w:rsidRPr="00411004" w:rsidDel="00212DE1">
          <w:delText xml:space="preserve"> (</w:delText>
        </w:r>
        <w:r w:rsidR="001268B1" w:rsidDel="00212DE1">
          <w:delText>з</w:delText>
        </w:r>
        <w:r w:rsidDel="00212DE1">
          <w:delText xml:space="preserve">еркальный отчет </w:delText>
        </w:r>
        <w:r w:rsidDel="00212DE1">
          <w:rPr>
            <w:lang w:val="en-US"/>
          </w:rPr>
          <w:delText>BW</w:delText>
        </w:r>
        <w:r w:rsidRPr="00411004" w:rsidDel="00212DE1">
          <w:delText>)</w:delText>
        </w:r>
      </w:del>
      <w:r>
        <w:t>»</w:t>
      </w:r>
      <w:bookmarkEnd w:id="1473"/>
    </w:p>
    <w:p w14:paraId="5536A877" w14:textId="77777777" w:rsidR="00411004" w:rsidRPr="00B731DA" w:rsidRDefault="00411004" w:rsidP="00411004">
      <w:pPr>
        <w:pStyle w:val="30"/>
      </w:pPr>
      <w:bookmarkStart w:id="1475" w:name="_Toc69225552"/>
      <w:r w:rsidRPr="00B731DA">
        <w:t>Состав данных и общее описание</w:t>
      </w:r>
      <w:bookmarkEnd w:id="1475"/>
    </w:p>
    <w:p w14:paraId="76DFF422" w14:textId="0E82D4EC" w:rsidR="00411004" w:rsidRDefault="00411004" w:rsidP="00411004">
      <w:pPr>
        <w:spacing w:before="60" w:line="276" w:lineRule="auto"/>
        <w:ind w:firstLine="567"/>
        <w:rPr>
          <w:ins w:id="1476" w:author="Владимир Лаут" w:date="2021-03-24T14:50:00Z"/>
          <w:rFonts w:cs="Arial"/>
          <w:color w:val="000000" w:themeColor="text1"/>
        </w:rPr>
      </w:pPr>
      <w:r w:rsidRPr="00402F41">
        <w:rPr>
          <w:rFonts w:cs="Arial"/>
          <w:color w:val="000000" w:themeColor="text1"/>
        </w:rPr>
        <w:t>Отчет содержит данные отчета «</w:t>
      </w:r>
      <w:r>
        <w:rPr>
          <w:rFonts w:cs="Arial"/>
          <w:color w:val="000000" w:themeColor="text1"/>
          <w:lang w:val="en-US"/>
        </w:rPr>
        <w:t>PM</w:t>
      </w:r>
      <w:r w:rsidRPr="00411004">
        <w:rPr>
          <w:rFonts w:cs="Arial"/>
          <w:color w:val="000000" w:themeColor="text1"/>
        </w:rPr>
        <w:t>-</w:t>
      </w:r>
      <w:r>
        <w:rPr>
          <w:rFonts w:cs="Arial"/>
          <w:color w:val="000000" w:themeColor="text1"/>
          <w:lang w:val="en-US"/>
        </w:rPr>
        <w:t>M</w:t>
      </w:r>
      <w:r w:rsidRPr="00411004">
        <w:rPr>
          <w:rFonts w:cs="Arial"/>
          <w:color w:val="000000" w:themeColor="text1"/>
        </w:rPr>
        <w:t xml:space="preserve">01 </w:t>
      </w:r>
      <w:r>
        <w:rPr>
          <w:rFonts w:cs="Arial"/>
          <w:color w:val="000000" w:themeColor="text1"/>
        </w:rPr>
        <w:t>Планирование и исполнение воздействий на производственные активы</w:t>
      </w:r>
      <w:r w:rsidRPr="00402F41">
        <w:rPr>
          <w:rFonts w:cs="Arial"/>
          <w:color w:val="000000" w:themeColor="text1"/>
        </w:rPr>
        <w:t xml:space="preserve">», </w:t>
      </w:r>
      <w:r>
        <w:rPr>
          <w:rFonts w:cs="Arial"/>
          <w:color w:val="000000" w:themeColor="text1"/>
        </w:rPr>
        <w:t xml:space="preserve">но </w:t>
      </w:r>
      <w:ins w:id="1477" w:author="Владимир Лаут" w:date="2021-03-24T14:49:00Z">
        <w:r w:rsidR="00212DE1">
          <w:rPr>
            <w:rFonts w:cs="Arial"/>
            <w:color w:val="000000" w:themeColor="text1"/>
          </w:rPr>
          <w:t>расширен дополнительными показателями и аналитикам</w:t>
        </w:r>
      </w:ins>
      <w:ins w:id="1478" w:author="pospelovas" w:date="2021-03-31T15:51:00Z">
        <w:r w:rsidR="00391EDB">
          <w:rPr>
            <w:rFonts w:cs="Arial"/>
            <w:color w:val="000000" w:themeColor="text1"/>
          </w:rPr>
          <w:t>и</w:t>
        </w:r>
      </w:ins>
      <w:ins w:id="1479" w:author="Владимир Лаут" w:date="2021-03-24T14:49:00Z">
        <w:r w:rsidR="00212DE1">
          <w:rPr>
            <w:rFonts w:cs="Arial"/>
            <w:color w:val="000000" w:themeColor="text1"/>
          </w:rPr>
          <w:t xml:space="preserve">. </w:t>
        </w:r>
      </w:ins>
      <w:del w:id="1480" w:author="Владимир Лаут" w:date="2021-03-24T14:49:00Z">
        <w:r w:rsidDel="00212DE1">
          <w:rPr>
            <w:rFonts w:cs="Arial"/>
            <w:color w:val="000000" w:themeColor="text1"/>
          </w:rPr>
          <w:delText>р</w:delText>
        </w:r>
      </w:del>
      <w:ins w:id="1481" w:author="Владимир Лаут" w:date="2021-03-24T14:49:00Z">
        <w:r w:rsidR="00212DE1">
          <w:rPr>
            <w:rFonts w:cs="Arial"/>
            <w:color w:val="000000" w:themeColor="text1"/>
          </w:rPr>
          <w:t>Р</w:t>
        </w:r>
      </w:ins>
      <w:r>
        <w:rPr>
          <w:rFonts w:cs="Arial"/>
          <w:color w:val="000000" w:themeColor="text1"/>
        </w:rPr>
        <w:t xml:space="preserve">еализуется на стороне системы </w:t>
      </w:r>
      <w:r>
        <w:rPr>
          <w:rFonts w:cs="Arial"/>
          <w:color w:val="000000" w:themeColor="text1"/>
          <w:lang w:val="en-US"/>
        </w:rPr>
        <w:t>BW</w:t>
      </w:r>
      <w:r w:rsidRPr="00411004">
        <w:rPr>
          <w:rFonts w:cs="Arial"/>
          <w:color w:val="000000" w:themeColor="text1"/>
        </w:rPr>
        <w:t xml:space="preserve">. </w:t>
      </w:r>
    </w:p>
    <w:p w14:paraId="0C6679D8" w14:textId="5FFDE1F6" w:rsidR="00212DE1" w:rsidRPr="00411004" w:rsidRDefault="00212DE1" w:rsidP="00411004">
      <w:pPr>
        <w:spacing w:before="60" w:line="276" w:lineRule="auto"/>
        <w:ind w:firstLine="567"/>
        <w:rPr>
          <w:rFonts w:cs="Arial"/>
          <w:color w:val="000000" w:themeColor="text1"/>
        </w:rPr>
      </w:pPr>
      <w:ins w:id="1482" w:author="Владимир Лаут" w:date="2021-03-24T14:50:00Z">
        <w:r>
          <w:t>Полный перечень признаков и показателей матрицы зафиксирован в ERP.13.9.2</w:t>
        </w:r>
        <w:r w:rsidRPr="004E2A2F">
          <w:t xml:space="preserve">_66_Альбом форм по направлению ТОиР </w:t>
        </w:r>
        <w:r>
          <w:t xml:space="preserve">закладка </w:t>
        </w:r>
        <w:r w:rsidRPr="0010776F">
          <w:t>PM-</w:t>
        </w:r>
      </w:ins>
      <w:ins w:id="1483" w:author="Владимир Лаут" w:date="2021-03-24T15:03:00Z">
        <w:r w:rsidR="008F3995">
          <w:rPr>
            <w:lang w:val="en-US"/>
          </w:rPr>
          <w:t>M</w:t>
        </w:r>
        <w:r w:rsidR="008F3995" w:rsidRPr="00D0097C">
          <w:rPr>
            <w:rPrChange w:id="1484" w:author="Владимир Лаут" w:date="2021-03-25T09:46:00Z">
              <w:rPr>
                <w:lang w:val="en-US"/>
              </w:rPr>
            </w:rPrChange>
          </w:rPr>
          <w:t>06</w:t>
        </w:r>
      </w:ins>
      <w:ins w:id="1485" w:author="Владимир Лаут" w:date="2021-03-24T14:50:00Z">
        <w:r>
          <w:t>.</w:t>
        </w:r>
      </w:ins>
    </w:p>
    <w:p w14:paraId="3712CA55" w14:textId="77777777" w:rsidR="00411004" w:rsidRPr="00411004" w:rsidRDefault="00411004" w:rsidP="00411004">
      <w:pPr>
        <w:spacing w:before="60" w:line="276" w:lineRule="auto"/>
        <w:ind w:firstLine="567"/>
        <w:rPr>
          <w:rFonts w:cs="Arial"/>
          <w:color w:val="000000" w:themeColor="text1"/>
        </w:rPr>
      </w:pPr>
      <w:r w:rsidRPr="00402F41">
        <w:rPr>
          <w:rFonts w:cs="Arial"/>
          <w:color w:val="000000" w:themeColor="text1"/>
        </w:rPr>
        <w:lastRenderedPageBreak/>
        <w:t>Отчет необходим для выверки и детализации фактических данных</w:t>
      </w:r>
      <w:r w:rsidRPr="00411004">
        <w:rPr>
          <w:rFonts w:cs="Arial"/>
          <w:color w:val="000000" w:themeColor="text1"/>
        </w:rPr>
        <w:t>:</w:t>
      </w:r>
    </w:p>
    <w:p w14:paraId="1B5D7CAE" w14:textId="074883A7" w:rsidR="00411004" w:rsidRDefault="00411004" w:rsidP="00411004">
      <w:pPr>
        <w:pStyle w:val="aff0"/>
        <w:numPr>
          <w:ilvl w:val="0"/>
          <w:numId w:val="35"/>
        </w:numPr>
        <w:spacing w:before="60" w:line="276" w:lineRule="auto"/>
        <w:rPr>
          <w:rFonts w:cs="Arial"/>
          <w:color w:val="000000" w:themeColor="text1"/>
        </w:rPr>
      </w:pPr>
      <w:r w:rsidRPr="00411004">
        <w:rPr>
          <w:rFonts w:cs="Arial"/>
          <w:color w:val="000000" w:themeColor="text1"/>
        </w:rPr>
        <w:t xml:space="preserve">передаваемых в АСКБ </w:t>
      </w:r>
      <w:r>
        <w:rPr>
          <w:rFonts w:cs="Arial"/>
          <w:color w:val="000000" w:themeColor="text1"/>
        </w:rPr>
        <w:t>в рамках интеграционных потоков;</w:t>
      </w:r>
    </w:p>
    <w:p w14:paraId="67921504" w14:textId="49CC5308" w:rsidR="00411004" w:rsidRDefault="00411004" w:rsidP="00411004">
      <w:pPr>
        <w:pStyle w:val="aff0"/>
        <w:numPr>
          <w:ilvl w:val="0"/>
          <w:numId w:val="35"/>
        </w:numPr>
        <w:spacing w:before="60" w:line="276" w:lineRule="auto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используемых в корпоративных дашбордах;</w:t>
      </w:r>
    </w:p>
    <w:p w14:paraId="578D58C9" w14:textId="7DDCC6AC" w:rsidR="00411004" w:rsidRDefault="00411004" w:rsidP="00411004">
      <w:pPr>
        <w:spacing w:before="120" w:line="276" w:lineRule="auto"/>
        <w:ind w:firstLine="567"/>
        <w:rPr>
          <w:ins w:id="1486" w:author="Владимир Лаут" w:date="2021-03-24T14:50:00Z"/>
          <w:rFonts w:cs="Arial"/>
          <w:color w:val="000000" w:themeColor="text1"/>
        </w:rPr>
      </w:pPr>
      <w:r>
        <w:rPr>
          <w:rFonts w:cs="Arial"/>
          <w:color w:val="000000" w:themeColor="text1"/>
        </w:rPr>
        <w:t>Ч</w:t>
      </w:r>
      <w:r w:rsidRPr="00402F41">
        <w:rPr>
          <w:rFonts w:cs="Arial"/>
          <w:color w:val="000000" w:themeColor="text1"/>
        </w:rPr>
        <w:t>астота обновления</w:t>
      </w:r>
      <w:r>
        <w:rPr>
          <w:rFonts w:cs="Arial"/>
          <w:color w:val="000000" w:themeColor="text1"/>
        </w:rPr>
        <w:t xml:space="preserve"> данных в отчете</w:t>
      </w:r>
      <w:r w:rsidRPr="00402F41">
        <w:rPr>
          <w:rFonts w:cs="Arial"/>
          <w:color w:val="000000" w:themeColor="text1"/>
        </w:rPr>
        <w:t xml:space="preserve"> – ежесуточно в рамках ночной цепочки или по запросу во время закрытия.</w:t>
      </w:r>
    </w:p>
    <w:p w14:paraId="19BEA734" w14:textId="77777777" w:rsidR="00212DE1" w:rsidRPr="00402F41" w:rsidRDefault="00212DE1" w:rsidP="00411004">
      <w:pPr>
        <w:spacing w:before="120" w:line="276" w:lineRule="auto"/>
        <w:ind w:firstLine="567"/>
        <w:rPr>
          <w:rFonts w:cs="Arial"/>
          <w:color w:val="000000" w:themeColor="text1"/>
        </w:rPr>
      </w:pPr>
    </w:p>
    <w:p w14:paraId="4951A9CE" w14:textId="77777777" w:rsidR="00411004" w:rsidRPr="00557467" w:rsidRDefault="00411004" w:rsidP="00411004">
      <w:pPr>
        <w:pStyle w:val="30"/>
      </w:pPr>
      <w:bookmarkStart w:id="1487" w:name="_Toc69225553"/>
      <w:r w:rsidRPr="00557467">
        <w:t>Организационный охват</w:t>
      </w:r>
      <w:bookmarkEnd w:id="1487"/>
    </w:p>
    <w:p w14:paraId="1F9423C4" w14:textId="0DD72288" w:rsidR="00411004" w:rsidRPr="001268B1" w:rsidRDefault="00411004" w:rsidP="001268B1">
      <w:pPr>
        <w:spacing w:before="120" w:line="276" w:lineRule="auto"/>
        <w:ind w:firstLine="567"/>
        <w:rPr>
          <w:rFonts w:cs="Arial"/>
          <w:color w:val="000000" w:themeColor="text1"/>
        </w:rPr>
      </w:pPr>
      <w:r w:rsidRPr="001268B1">
        <w:rPr>
          <w:rFonts w:cs="Arial"/>
          <w:color w:val="000000" w:themeColor="text1"/>
        </w:rPr>
        <w:t xml:space="preserve">Аналогично PM-M01, см. раздел </w:t>
      </w:r>
      <w:r w:rsidRPr="001268B1">
        <w:rPr>
          <w:rFonts w:cs="Arial"/>
          <w:color w:val="000000" w:themeColor="text1"/>
        </w:rPr>
        <w:fldChar w:fldCharType="begin"/>
      </w:r>
      <w:r w:rsidRPr="001268B1">
        <w:rPr>
          <w:rFonts w:cs="Arial"/>
          <w:color w:val="000000" w:themeColor="text1"/>
        </w:rPr>
        <w:instrText xml:space="preserve"> REF _Ref526856807 \r \h </w:instrText>
      </w:r>
      <w:r w:rsidR="001268B1">
        <w:rPr>
          <w:rFonts w:cs="Arial"/>
          <w:color w:val="000000" w:themeColor="text1"/>
        </w:rPr>
        <w:instrText xml:space="preserve"> \* MERGEFORMAT </w:instrText>
      </w:r>
      <w:r w:rsidRPr="001268B1">
        <w:rPr>
          <w:rFonts w:cs="Arial"/>
          <w:color w:val="000000" w:themeColor="text1"/>
        </w:rPr>
      </w:r>
      <w:r w:rsidRPr="001268B1">
        <w:rPr>
          <w:rFonts w:cs="Arial"/>
          <w:color w:val="000000" w:themeColor="text1"/>
        </w:rPr>
        <w:fldChar w:fldCharType="separate"/>
      </w:r>
      <w:r w:rsidR="00DD63DA">
        <w:rPr>
          <w:rFonts w:cs="Arial"/>
          <w:color w:val="000000" w:themeColor="text1"/>
        </w:rPr>
        <w:t>3.1.2</w:t>
      </w:r>
      <w:r w:rsidRPr="001268B1">
        <w:rPr>
          <w:rFonts w:cs="Arial"/>
          <w:color w:val="000000" w:themeColor="text1"/>
        </w:rPr>
        <w:fldChar w:fldCharType="end"/>
      </w:r>
      <w:r w:rsidRPr="001268B1">
        <w:rPr>
          <w:rFonts w:cs="Arial"/>
          <w:color w:val="000000" w:themeColor="text1"/>
        </w:rPr>
        <w:t>.</w:t>
      </w:r>
    </w:p>
    <w:p w14:paraId="112CE2EF" w14:textId="77777777" w:rsidR="00411004" w:rsidRPr="003E720F" w:rsidRDefault="00411004" w:rsidP="00411004">
      <w:pPr>
        <w:pStyle w:val="30"/>
      </w:pPr>
      <w:bookmarkStart w:id="1488" w:name="_Toc69225554"/>
      <w:r w:rsidRPr="008632D8">
        <w:t>Сценарии использования</w:t>
      </w:r>
      <w:bookmarkEnd w:id="1488"/>
    </w:p>
    <w:p w14:paraId="020A9E4E" w14:textId="5D706E1F" w:rsidR="00411004" w:rsidRPr="00417BD9" w:rsidRDefault="00411004" w:rsidP="00411004">
      <w:pPr>
        <w:pStyle w:val="ae"/>
        <w:ind w:right="141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</w:t>
      </w:r>
      <w:r w:rsidRPr="00417BD9">
        <w:rPr>
          <w:b/>
          <w:sz w:val="22"/>
          <w:szCs w:val="22"/>
        </w:rPr>
        <w:t xml:space="preserve">Таблица </w:t>
      </w:r>
      <w:r w:rsidRPr="00417BD9">
        <w:rPr>
          <w:b/>
          <w:sz w:val="22"/>
          <w:szCs w:val="22"/>
        </w:rPr>
        <w:fldChar w:fldCharType="begin"/>
      </w:r>
      <w:r w:rsidRPr="00417BD9">
        <w:rPr>
          <w:b/>
          <w:sz w:val="22"/>
          <w:szCs w:val="22"/>
        </w:rPr>
        <w:instrText xml:space="preserve"> SEQ Таблица \* ARABIC </w:instrText>
      </w:r>
      <w:r w:rsidRPr="00417BD9">
        <w:rPr>
          <w:b/>
          <w:sz w:val="22"/>
          <w:szCs w:val="22"/>
        </w:rPr>
        <w:fldChar w:fldCharType="separate"/>
      </w:r>
      <w:ins w:id="1489" w:author="Владимир Лаут" w:date="2020-04-10T21:40:00Z">
        <w:r w:rsidR="00DD63DA">
          <w:rPr>
            <w:b/>
            <w:noProof/>
            <w:sz w:val="22"/>
            <w:szCs w:val="22"/>
          </w:rPr>
          <w:t>14</w:t>
        </w:r>
      </w:ins>
      <w:del w:id="1490" w:author="Владимир Лаут" w:date="2020-04-10T21:40:00Z">
        <w:r w:rsidDel="00DD63DA">
          <w:rPr>
            <w:b/>
            <w:noProof/>
            <w:sz w:val="22"/>
            <w:szCs w:val="22"/>
          </w:rPr>
          <w:delText>12</w:delText>
        </w:r>
      </w:del>
      <w:r w:rsidRPr="00417BD9">
        <w:rPr>
          <w:b/>
          <w:sz w:val="22"/>
          <w:szCs w:val="22"/>
        </w:rPr>
        <w:fldChar w:fldCharType="end"/>
      </w:r>
      <w:r w:rsidRPr="00417BD9">
        <w:rPr>
          <w:b/>
          <w:sz w:val="22"/>
          <w:szCs w:val="22"/>
        </w:rPr>
        <w:t>. Сценарии использования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2"/>
        <w:gridCol w:w="5377"/>
      </w:tblGrid>
      <w:tr w:rsidR="00411004" w:rsidRPr="006F5656" w14:paraId="4185921B" w14:textId="77777777" w:rsidTr="00411004">
        <w:trPr>
          <w:cantSplit/>
          <w:trHeight w:val="397"/>
          <w:tblHeader/>
        </w:trPr>
        <w:tc>
          <w:tcPr>
            <w:tcW w:w="2202" w:type="pct"/>
            <w:shd w:val="clear" w:color="auto" w:fill="FFC000"/>
            <w:vAlign w:val="center"/>
          </w:tcPr>
          <w:p w14:paraId="6C67C1A4" w14:textId="77777777" w:rsidR="00411004" w:rsidRPr="00876BA0" w:rsidRDefault="00411004" w:rsidP="00411004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rFonts w:cs="Arial"/>
                <w:b/>
                <w:sz w:val="20"/>
                <w:szCs w:val="20"/>
              </w:rPr>
              <w:t>Сценарий</w:t>
            </w:r>
          </w:p>
        </w:tc>
        <w:tc>
          <w:tcPr>
            <w:tcW w:w="2798" w:type="pct"/>
            <w:shd w:val="clear" w:color="auto" w:fill="FFC000"/>
            <w:vAlign w:val="center"/>
          </w:tcPr>
          <w:p w14:paraId="637CB055" w14:textId="77777777" w:rsidR="00411004" w:rsidRPr="00876BA0" w:rsidRDefault="00411004" w:rsidP="00411004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Кто использует, как часто</w:t>
            </w:r>
          </w:p>
        </w:tc>
      </w:tr>
      <w:tr w:rsidR="00411004" w:rsidRPr="006F5656" w14:paraId="0E003C05" w14:textId="77777777" w:rsidTr="00411004">
        <w:trPr>
          <w:cantSplit/>
        </w:trPr>
        <w:tc>
          <w:tcPr>
            <w:tcW w:w="2202" w:type="pct"/>
            <w:shd w:val="clear" w:color="auto" w:fill="auto"/>
            <w:vAlign w:val="center"/>
          </w:tcPr>
          <w:p w14:paraId="3C42FEDC" w14:textId="2C98AFC8" w:rsidR="00411004" w:rsidRPr="006F5656" w:rsidRDefault="00411004" w:rsidP="00411004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Выверка данных, передаваемых в АСКБ</w:t>
            </w:r>
          </w:p>
        </w:tc>
        <w:tc>
          <w:tcPr>
            <w:tcW w:w="2798" w:type="pct"/>
            <w:shd w:val="clear" w:color="auto" w:fill="auto"/>
            <w:vAlign w:val="center"/>
          </w:tcPr>
          <w:p w14:paraId="71380AB8" w14:textId="3BB26E50" w:rsidR="00411004" w:rsidRPr="006F5656" w:rsidRDefault="001268B1" w:rsidP="00411004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МФЦ, служба технической поддержки</w:t>
            </w:r>
            <w:r w:rsidR="00411004">
              <w:rPr>
                <w:rFonts w:cs="Arial"/>
                <w:sz w:val="20"/>
                <w:szCs w:val="20"/>
              </w:rPr>
              <w:t>, ежемесячно</w:t>
            </w:r>
          </w:p>
        </w:tc>
      </w:tr>
      <w:tr w:rsidR="00411004" w:rsidRPr="006F5656" w14:paraId="7F627433" w14:textId="77777777" w:rsidTr="00411004">
        <w:trPr>
          <w:cantSplit/>
        </w:trPr>
        <w:tc>
          <w:tcPr>
            <w:tcW w:w="2202" w:type="pct"/>
            <w:shd w:val="clear" w:color="auto" w:fill="auto"/>
            <w:vAlign w:val="center"/>
          </w:tcPr>
          <w:p w14:paraId="0B857F94" w14:textId="7A5948DD" w:rsidR="00411004" w:rsidRPr="00411004" w:rsidRDefault="00411004" w:rsidP="00411004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Расшифровка данных дашбордов в части ТОиР</w:t>
            </w:r>
          </w:p>
        </w:tc>
        <w:tc>
          <w:tcPr>
            <w:tcW w:w="2798" w:type="pct"/>
            <w:shd w:val="clear" w:color="auto" w:fill="auto"/>
            <w:vAlign w:val="center"/>
          </w:tcPr>
          <w:p w14:paraId="1B7C01EC" w14:textId="011BEA19" w:rsidR="00411004" w:rsidRDefault="001268B1" w:rsidP="00411004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МФЦ, служба технической поддержки, ежемесячно</w:t>
            </w:r>
          </w:p>
        </w:tc>
      </w:tr>
    </w:tbl>
    <w:p w14:paraId="3A0B3301" w14:textId="77777777" w:rsidR="00411004" w:rsidRDefault="00411004" w:rsidP="00411004"/>
    <w:p w14:paraId="5AB08720" w14:textId="77777777" w:rsidR="00411004" w:rsidRDefault="00411004" w:rsidP="00411004">
      <w:pPr>
        <w:pStyle w:val="30"/>
      </w:pPr>
      <w:bookmarkStart w:id="1491" w:name="_Toc69225555"/>
      <w:r>
        <w:t>Исходные н</w:t>
      </w:r>
      <w:r w:rsidRPr="008632D8">
        <w:t>аборы данных</w:t>
      </w:r>
      <w:bookmarkEnd w:id="1491"/>
    </w:p>
    <w:p w14:paraId="1BB9D813" w14:textId="7DAA8B1C" w:rsidR="001268B1" w:rsidRPr="001268B1" w:rsidRDefault="001268B1" w:rsidP="001268B1">
      <w:pPr>
        <w:spacing w:before="120" w:line="276" w:lineRule="auto"/>
        <w:ind w:firstLine="567"/>
        <w:rPr>
          <w:rFonts w:cs="Arial"/>
          <w:color w:val="000000" w:themeColor="text1"/>
        </w:rPr>
      </w:pPr>
      <w:r w:rsidRPr="001268B1">
        <w:rPr>
          <w:rFonts w:cs="Arial"/>
          <w:color w:val="000000" w:themeColor="text1"/>
        </w:rPr>
        <w:t>Аналогично PM-M01, см. раздел</w:t>
      </w:r>
      <w:r>
        <w:rPr>
          <w:rFonts w:cs="Arial"/>
          <w:color w:val="000000" w:themeColor="text1"/>
        </w:rPr>
        <w:t xml:space="preserve"> </w:t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REF _Ref526856971 \r \h </w:instrText>
      </w:r>
      <w:r>
        <w:rPr>
          <w:rFonts w:cs="Arial"/>
          <w:color w:val="000000" w:themeColor="text1"/>
        </w:rPr>
      </w:r>
      <w:r>
        <w:rPr>
          <w:rFonts w:cs="Arial"/>
          <w:color w:val="000000" w:themeColor="text1"/>
        </w:rPr>
        <w:fldChar w:fldCharType="separate"/>
      </w:r>
      <w:r w:rsidR="00DD63DA">
        <w:rPr>
          <w:rFonts w:cs="Arial"/>
          <w:color w:val="000000" w:themeColor="text1"/>
        </w:rPr>
        <w:t>3.1.4</w:t>
      </w:r>
      <w:r>
        <w:rPr>
          <w:rFonts w:cs="Arial"/>
          <w:color w:val="000000" w:themeColor="text1"/>
        </w:rPr>
        <w:fldChar w:fldCharType="end"/>
      </w:r>
      <w:r w:rsidRPr="001268B1">
        <w:rPr>
          <w:rFonts w:cs="Arial"/>
          <w:color w:val="000000" w:themeColor="text1"/>
        </w:rPr>
        <w:t>.</w:t>
      </w:r>
    </w:p>
    <w:p w14:paraId="2F053700" w14:textId="77777777" w:rsidR="00411004" w:rsidRDefault="00411004" w:rsidP="00411004">
      <w:pPr>
        <w:pStyle w:val="30"/>
      </w:pPr>
      <w:bookmarkStart w:id="1492" w:name="_Toc69225556"/>
      <w:r w:rsidRPr="00557467">
        <w:t>Ключевые алгоритмы и расчёты</w:t>
      </w:r>
      <w:bookmarkEnd w:id="1492"/>
    </w:p>
    <w:p w14:paraId="21162630" w14:textId="77777777" w:rsidR="00212DE1" w:rsidRDefault="00212DE1" w:rsidP="00212DE1">
      <w:pPr>
        <w:pStyle w:val="42"/>
        <w:rPr>
          <w:moveTo w:id="1493" w:author="Владимир Лаут" w:date="2021-03-24T14:48:00Z"/>
          <w:b/>
          <w:i w:val="0"/>
        </w:rPr>
      </w:pPr>
      <w:moveToRangeStart w:id="1494" w:author="Владимир Лаут" w:date="2021-03-24T14:48:00Z" w:name="move67489723"/>
      <w:moveTo w:id="1495" w:author="Владимир Лаут" w:date="2021-03-24T14:48:00Z">
        <w:r w:rsidRPr="009B6B04">
          <w:rPr>
            <w:b/>
            <w:i w:val="0"/>
          </w:rPr>
          <w:t>Среднее время неработоспособного состояния (MDT)</w:t>
        </w:r>
      </w:moveTo>
    </w:p>
    <w:p w14:paraId="69C3B5FC" w14:textId="77777777" w:rsidR="00212DE1" w:rsidRDefault="00212DE1" w:rsidP="00212DE1">
      <w:pPr>
        <w:rPr>
          <w:moveTo w:id="1496" w:author="Владимир Лаут" w:date="2021-03-24T14:48:00Z"/>
        </w:rPr>
      </w:pPr>
    </w:p>
    <w:p w14:paraId="14296761" w14:textId="12BDF27A" w:rsidR="00212DE1" w:rsidRDefault="00212DE1" w:rsidP="00212DE1">
      <w:pPr>
        <w:ind w:firstLine="567"/>
        <w:rPr>
          <w:moveTo w:id="1497" w:author="Владимир Лаут" w:date="2021-03-24T14:48:00Z"/>
        </w:rPr>
      </w:pPr>
      <w:moveTo w:id="1498" w:author="Владимир Лаут" w:date="2021-03-24T14:48:00Z">
        <w:r w:rsidRPr="009B6B04">
          <w:t>Расчетный показатель, равный среднему показателю всех простоев за период рассчитывается на основании сообщений ТОРО.</w:t>
        </w:r>
        <w:r>
          <w:t xml:space="preserve"> Показатель является математическим ожиданием</w:t>
        </w:r>
        <w:r w:rsidRPr="00DD7196">
          <w:t> </w:t>
        </w:r>
        <w:r>
          <w:t xml:space="preserve">средней </w:t>
        </w:r>
        <w:r w:rsidRPr="00DD7196">
          <w:t>продолжительности неработоспособного состояния</w:t>
        </w:r>
        <w:r>
          <w:t xml:space="preserve"> оборудования за период. </w:t>
        </w:r>
      </w:moveTo>
      <w:ins w:id="1499" w:author="Владимир Лаут" w:date="2021-03-24T14:56:00Z">
        <w:r w:rsidR="008F3995">
          <w:t>При расчете исключаются простои на ЕТО.</w:t>
        </w:r>
      </w:ins>
    </w:p>
    <w:p w14:paraId="136FBE1F" w14:textId="77777777" w:rsidR="00212DE1" w:rsidRDefault="00212DE1" w:rsidP="00212DE1">
      <w:pPr>
        <w:spacing w:before="60" w:line="276" w:lineRule="auto"/>
        <w:ind w:firstLine="567"/>
        <w:rPr>
          <w:moveTo w:id="1500" w:author="Владимир Лаут" w:date="2021-03-24T14:48:00Z"/>
        </w:rPr>
      </w:pPr>
      <w:moveTo w:id="1501" w:author="Владимир Лаут" w:date="2021-03-24T14:48:00Z">
        <w:r>
          <w:t>Н</w:t>
        </w:r>
        <w:r w:rsidRPr="00831102">
          <w:t xml:space="preserve">еобходимо разработать математическую модель, которая позволит пользователю </w:t>
        </w:r>
        <w:r>
          <w:t xml:space="preserve">получить </w:t>
        </w:r>
        <w:r w:rsidRPr="00831102">
          <w:t>отчет</w:t>
        </w:r>
        <w:r>
          <w:t xml:space="preserve"> для анализа среднего времени простоя оборудования.</w:t>
        </w:r>
      </w:moveTo>
    </w:p>
    <w:p w14:paraId="40DD627C" w14:textId="77777777" w:rsidR="00212DE1" w:rsidRDefault="00212DE1" w:rsidP="00212DE1">
      <w:pPr>
        <w:spacing w:before="60" w:line="276" w:lineRule="auto"/>
        <w:ind w:firstLine="567"/>
        <w:rPr>
          <w:moveTo w:id="1502" w:author="Владимир Лаут" w:date="2021-03-24T14:48:00Z"/>
        </w:rPr>
      </w:pPr>
    </w:p>
    <w:p w14:paraId="081803DF" w14:textId="77777777" w:rsidR="00212DE1" w:rsidRDefault="00212DE1" w:rsidP="00212DE1">
      <w:pPr>
        <w:pStyle w:val="42"/>
        <w:rPr>
          <w:moveTo w:id="1503" w:author="Владимир Лаут" w:date="2021-03-24T14:48:00Z"/>
          <w:b/>
          <w:i w:val="0"/>
        </w:rPr>
      </w:pPr>
      <w:moveTo w:id="1504" w:author="Владимир Лаут" w:date="2021-03-24T14:48:00Z">
        <w:r>
          <w:rPr>
            <w:b/>
            <w:i w:val="0"/>
          </w:rPr>
          <w:t>Средняя Продолжительность ремонта (M</w:t>
        </w:r>
        <w:r>
          <w:rPr>
            <w:b/>
            <w:i w:val="0"/>
            <w:lang w:val="en-US"/>
          </w:rPr>
          <w:t>RT</w:t>
        </w:r>
        <w:r w:rsidRPr="009B6B04">
          <w:rPr>
            <w:b/>
            <w:i w:val="0"/>
          </w:rPr>
          <w:t>)</w:t>
        </w:r>
      </w:moveTo>
    </w:p>
    <w:p w14:paraId="1C5926CE" w14:textId="5712C0F8" w:rsidR="00212DE1" w:rsidDel="008F3995" w:rsidRDefault="00212DE1" w:rsidP="00212DE1">
      <w:pPr>
        <w:pStyle w:val="42"/>
        <w:numPr>
          <w:ilvl w:val="0"/>
          <w:numId w:val="0"/>
        </w:numPr>
        <w:spacing w:before="60" w:line="276" w:lineRule="auto"/>
        <w:rPr>
          <w:del w:id="1505" w:author="Владимир Лаут" w:date="2021-03-24T15:04:00Z"/>
          <w:moveTo w:id="1506" w:author="Владимир Лаут" w:date="2021-03-24T14:48:00Z"/>
        </w:rPr>
      </w:pPr>
    </w:p>
    <w:p w14:paraId="5D6083D7" w14:textId="77777777" w:rsidR="008F3995" w:rsidRDefault="008F3995" w:rsidP="00212DE1">
      <w:pPr>
        <w:spacing w:before="60" w:line="276" w:lineRule="auto"/>
        <w:ind w:firstLine="567"/>
        <w:rPr>
          <w:ins w:id="1507" w:author="Владимир Лаут" w:date="2021-03-24T15:04:00Z"/>
        </w:rPr>
      </w:pPr>
    </w:p>
    <w:p w14:paraId="2332676F" w14:textId="0581BDF1" w:rsidR="00212DE1" w:rsidRDefault="00212DE1" w:rsidP="00212DE1">
      <w:pPr>
        <w:spacing w:before="60" w:line="276" w:lineRule="auto"/>
        <w:ind w:firstLine="567"/>
        <w:rPr>
          <w:moveTo w:id="1508" w:author="Владимир Лаут" w:date="2021-03-24T14:48:00Z"/>
        </w:rPr>
      </w:pPr>
      <w:moveTo w:id="1509" w:author="Владимир Лаут" w:date="2021-03-24T14:48:00Z">
        <w:r w:rsidRPr="00FA6C6F">
          <w:t xml:space="preserve">Расчётный показатель, </w:t>
        </w:r>
        <w:r>
          <w:t xml:space="preserve">равный </w:t>
        </w:r>
        <w:r w:rsidRPr="00FA6C6F">
          <w:t>средней продолжит</w:t>
        </w:r>
        <w:r>
          <w:t>ельности выполнения заказов ТОР</w:t>
        </w:r>
        <w:r>
          <w:rPr>
            <w:lang w:val="en-US"/>
          </w:rPr>
          <w:t>O</w:t>
        </w:r>
        <w:r w:rsidRPr="00FA6C6F">
          <w:t xml:space="preserve">. </w:t>
        </w:r>
        <w:r>
          <w:t>Показатель является математическим</w:t>
        </w:r>
        <w:r w:rsidRPr="00FA6C6F">
          <w:t> ожидание</w:t>
        </w:r>
        <w:r>
          <w:t>м средней</w:t>
        </w:r>
        <w:r w:rsidRPr="00FA6C6F">
          <w:t> продолжительности ремонта</w:t>
        </w:r>
        <w:r>
          <w:t>.</w:t>
        </w:r>
      </w:moveTo>
    </w:p>
    <w:p w14:paraId="5FB6C272" w14:textId="77777777" w:rsidR="00212DE1" w:rsidRDefault="00212DE1" w:rsidP="00212DE1">
      <w:pPr>
        <w:spacing w:before="60" w:line="276" w:lineRule="auto"/>
        <w:ind w:firstLine="567"/>
        <w:rPr>
          <w:moveTo w:id="1510" w:author="Владимир Лаут" w:date="2021-03-24T14:48:00Z"/>
        </w:rPr>
      </w:pPr>
      <w:moveTo w:id="1511" w:author="Владимир Лаут" w:date="2021-03-24T14:48:00Z">
        <w:r>
          <w:t>Н</w:t>
        </w:r>
        <w:r w:rsidRPr="00831102">
          <w:t xml:space="preserve">еобходимо разработать математическую модель, которая позволит пользователю </w:t>
        </w:r>
        <w:r>
          <w:t xml:space="preserve">получить </w:t>
        </w:r>
        <w:r w:rsidRPr="00831102">
          <w:t>отчёт</w:t>
        </w:r>
        <w:r>
          <w:t xml:space="preserve"> для анализа средней продолжительности ремонта оборудования.</w:t>
        </w:r>
      </w:moveTo>
    </w:p>
    <w:p w14:paraId="014E874E" w14:textId="77777777" w:rsidR="00212DE1" w:rsidRDefault="00212DE1" w:rsidP="00212DE1">
      <w:pPr>
        <w:spacing w:before="60" w:line="276" w:lineRule="auto"/>
        <w:ind w:firstLine="567"/>
        <w:rPr>
          <w:moveTo w:id="1512" w:author="Владимир Лаут" w:date="2021-03-24T14:48:00Z"/>
        </w:rPr>
      </w:pPr>
    </w:p>
    <w:p w14:paraId="3CA9606D" w14:textId="5A8511C4" w:rsidR="00212DE1" w:rsidDel="008F3995" w:rsidRDefault="00212DE1" w:rsidP="00212DE1">
      <w:pPr>
        <w:pStyle w:val="42"/>
        <w:rPr>
          <w:del w:id="1513" w:author="Владимир Лаут" w:date="2021-03-24T15:00:00Z"/>
          <w:moveTo w:id="1514" w:author="Владимир Лаут" w:date="2021-03-24T14:48:00Z"/>
          <w:b/>
          <w:i w:val="0"/>
        </w:rPr>
      </w:pPr>
      <w:moveTo w:id="1515" w:author="Владимир Лаут" w:date="2021-03-24T14:48:00Z">
        <w:del w:id="1516" w:author="Владимир Лаут" w:date="2021-03-24T15:00:00Z">
          <w:r w:rsidDel="008F3995">
            <w:rPr>
              <w:b/>
              <w:i w:val="0"/>
            </w:rPr>
            <w:lastRenderedPageBreak/>
            <w:delText>Средняя наработка между остановками (M</w:delText>
          </w:r>
          <w:r w:rsidDel="008F3995">
            <w:rPr>
              <w:b/>
              <w:i w:val="0"/>
              <w:lang w:val="en-US"/>
            </w:rPr>
            <w:delText>TBS</w:delText>
          </w:r>
          <w:r w:rsidRPr="009B6B04" w:rsidDel="008F3995">
            <w:rPr>
              <w:b/>
              <w:i w:val="0"/>
            </w:rPr>
            <w:delText>)</w:delText>
          </w:r>
        </w:del>
      </w:moveTo>
    </w:p>
    <w:p w14:paraId="48E50C11" w14:textId="3E076777" w:rsidR="00212DE1" w:rsidDel="008F3995" w:rsidRDefault="00212DE1" w:rsidP="00212DE1">
      <w:pPr>
        <w:spacing w:before="60" w:line="276" w:lineRule="auto"/>
        <w:ind w:firstLine="567"/>
        <w:rPr>
          <w:del w:id="1517" w:author="Владимир Лаут" w:date="2021-03-24T15:00:00Z"/>
          <w:moveTo w:id="1518" w:author="Владимир Лаут" w:date="2021-03-24T14:48:00Z"/>
        </w:rPr>
      </w:pPr>
    </w:p>
    <w:p w14:paraId="160CBEA5" w14:textId="40112C8C" w:rsidR="00212DE1" w:rsidDel="008F3995" w:rsidRDefault="00212DE1" w:rsidP="00212DE1">
      <w:pPr>
        <w:spacing w:before="60" w:line="276" w:lineRule="auto"/>
        <w:ind w:firstLine="567"/>
        <w:rPr>
          <w:del w:id="1519" w:author="Владимир Лаут" w:date="2021-03-24T15:00:00Z"/>
          <w:moveTo w:id="1520" w:author="Владимир Лаут" w:date="2021-03-24T14:48:00Z"/>
        </w:rPr>
      </w:pPr>
      <w:moveTo w:id="1521" w:author="Владимир Лаут" w:date="2021-03-24T14:48:00Z">
        <w:del w:id="1522" w:author="Владимир Лаут" w:date="2021-03-24T15:00:00Z">
          <w:r w:rsidRPr="00FA6C6F" w:rsidDel="008F3995">
            <w:delText xml:space="preserve">Расчётный показатель, </w:delText>
          </w:r>
          <w:r w:rsidDel="008F3995">
            <w:delText>равный среднему</w:delText>
          </w:r>
          <w:r w:rsidRPr="00FA6C6F" w:rsidDel="008F3995">
            <w:delText xml:space="preserve"> значени</w:delText>
          </w:r>
          <w:r w:rsidDel="008F3995">
            <w:delText>ю</w:delText>
          </w:r>
          <w:r w:rsidRPr="00FA6C6F" w:rsidDel="008F3995">
            <w:delText xml:space="preserve"> периодов между остановками оборудования. Рассчитывается на основании сообщений ТОРО.</w:delText>
          </w:r>
          <w:r w:rsidDel="008F3995">
            <w:delText xml:space="preserve"> Показатель является о</w:delText>
          </w:r>
          <w:r w:rsidRPr="007332A7" w:rsidDel="008F3995">
            <w:delText>тношение</w:delText>
          </w:r>
          <w:r w:rsidDel="008F3995">
            <w:delText>м</w:delText>
          </w:r>
          <w:r w:rsidRPr="007332A7" w:rsidDel="008F3995">
            <w:delText xml:space="preserve"> суммарной наработки восстанавливаемого объекта к </w:delText>
          </w:r>
          <w:r w:rsidDel="008F3995">
            <w:delText>числу</w:delText>
          </w:r>
          <w:r w:rsidRPr="007332A7" w:rsidDel="008F3995">
            <w:delText xml:space="preserve"> его остановок в течение этой наработки</w:delText>
          </w:r>
          <w:r w:rsidDel="008F3995">
            <w:delText>.</w:delText>
          </w:r>
        </w:del>
      </w:moveTo>
    </w:p>
    <w:p w14:paraId="01FA8AF3" w14:textId="6DE6C7DB" w:rsidR="00212DE1" w:rsidDel="008F3995" w:rsidRDefault="00212DE1" w:rsidP="00212DE1">
      <w:pPr>
        <w:spacing w:before="60" w:line="276" w:lineRule="auto"/>
        <w:ind w:firstLine="567"/>
        <w:rPr>
          <w:del w:id="1523" w:author="Владимир Лаут" w:date="2021-03-24T15:00:00Z"/>
          <w:moveTo w:id="1524" w:author="Владимир Лаут" w:date="2021-03-24T14:48:00Z"/>
        </w:rPr>
      </w:pPr>
    </w:p>
    <w:p w14:paraId="03B138F0" w14:textId="77777777" w:rsidR="00212DE1" w:rsidRDefault="00212DE1" w:rsidP="00212DE1">
      <w:pPr>
        <w:pStyle w:val="42"/>
        <w:rPr>
          <w:moveTo w:id="1525" w:author="Владимир Лаут" w:date="2021-03-24T14:48:00Z"/>
          <w:b/>
          <w:i w:val="0"/>
        </w:rPr>
      </w:pPr>
      <w:moveTo w:id="1526" w:author="Владимир Лаут" w:date="2021-03-24T14:48:00Z">
        <w:r>
          <w:rPr>
            <w:b/>
            <w:i w:val="0"/>
          </w:rPr>
          <w:t>Средняя наработка на отказ (M</w:t>
        </w:r>
        <w:r>
          <w:rPr>
            <w:b/>
            <w:i w:val="0"/>
            <w:lang w:val="en-US"/>
          </w:rPr>
          <w:t>TBF</w:t>
        </w:r>
        <w:r w:rsidRPr="009B6B04">
          <w:rPr>
            <w:b/>
            <w:i w:val="0"/>
          </w:rPr>
          <w:t>)</w:t>
        </w:r>
      </w:moveTo>
    </w:p>
    <w:p w14:paraId="40E20C8E" w14:textId="77777777" w:rsidR="00212DE1" w:rsidRDefault="00212DE1" w:rsidP="00212DE1">
      <w:pPr>
        <w:spacing w:before="60" w:line="276" w:lineRule="auto"/>
        <w:ind w:firstLine="567"/>
        <w:rPr>
          <w:moveTo w:id="1527" w:author="Владимир Лаут" w:date="2021-03-24T14:48:00Z"/>
        </w:rPr>
      </w:pPr>
    </w:p>
    <w:p w14:paraId="3B088B5A" w14:textId="355D43FB" w:rsidR="00212DE1" w:rsidRDefault="00212DE1" w:rsidP="00212DE1">
      <w:pPr>
        <w:spacing w:before="60" w:line="276" w:lineRule="auto"/>
        <w:ind w:firstLine="567"/>
        <w:rPr>
          <w:ins w:id="1528" w:author="Владимир Лаут" w:date="2021-03-24T15:00:00Z"/>
        </w:rPr>
      </w:pPr>
      <w:moveTo w:id="1529" w:author="Владимир Лаут" w:date="2021-03-24T14:48:00Z">
        <w:r w:rsidRPr="00A66003">
          <w:t xml:space="preserve">Расчетный показатель, </w:t>
        </w:r>
        <w:r>
          <w:t>равный среднему значению</w:t>
        </w:r>
        <w:r w:rsidRPr="00A66003">
          <w:t xml:space="preserve"> наработки между сообщениями об </w:t>
        </w:r>
        <w:del w:id="1530" w:author="Владимир Лаут" w:date="2021-03-24T14:58:00Z">
          <w:r w:rsidRPr="00A66003" w:rsidDel="008F3995">
            <w:delText>аварии</w:delText>
          </w:r>
        </w:del>
      </w:moveTo>
      <w:ins w:id="1531" w:author="Владимир Лаут" w:date="2021-03-24T14:58:00Z">
        <w:r w:rsidR="008F3995">
          <w:t>отказе</w:t>
        </w:r>
      </w:ins>
      <w:moveTo w:id="1532" w:author="Владимир Лаут" w:date="2021-03-24T14:48:00Z">
        <w:r w:rsidRPr="00A66003">
          <w:t>. Рассчитывается на основании сообщений ТОРО</w:t>
        </w:r>
      </w:moveTo>
      <w:ins w:id="1533" w:author="Владимир Лаут" w:date="2021-03-24T14:58:00Z">
        <w:r w:rsidR="008F3995">
          <w:t>, у которых связанный заказ имеет признак</w:t>
        </w:r>
      </w:ins>
      <w:ins w:id="1534" w:author="Владимир Лаут" w:date="2021-03-24T14:59:00Z">
        <w:r w:rsidR="008F3995">
          <w:t xml:space="preserve"> внепланового ремонта, </w:t>
        </w:r>
      </w:ins>
      <w:moveTo w:id="1535" w:author="Владимир Лаут" w:date="2021-03-24T14:48:00Z">
        <w:del w:id="1536" w:author="Владимир Лаут" w:date="2021-03-24T14:59:00Z">
          <w:r w:rsidRPr="00A66003" w:rsidDel="008F3995">
            <w:delText xml:space="preserve"> определённого вида</w:delText>
          </w:r>
        </w:del>
      </w:moveTo>
      <w:ins w:id="1537" w:author="Владимир Лаут" w:date="2021-03-24T14:58:00Z">
        <w:r w:rsidR="008F3995">
          <w:t>и статус</w:t>
        </w:r>
      </w:ins>
      <w:ins w:id="1538" w:author="Владимир Лаут" w:date="2021-03-24T14:59:00Z">
        <w:r w:rsidR="008F3995">
          <w:t xml:space="preserve"> сообщения ОТКЗ – «Отказ»</w:t>
        </w:r>
      </w:ins>
      <w:moveTo w:id="1539" w:author="Владимир Лаут" w:date="2021-03-24T14:48:00Z">
        <w:r w:rsidRPr="00A66003">
          <w:t xml:space="preserve">. </w:t>
        </w:r>
        <w:r>
          <w:t>Показатель является о</w:t>
        </w:r>
        <w:r w:rsidRPr="00A66003">
          <w:t>тношение</w:t>
        </w:r>
        <w:r>
          <w:t>м</w:t>
        </w:r>
        <w:r w:rsidRPr="00A66003">
          <w:t xml:space="preserve"> суммарной наработки восстанавливаемого объекта к </w:t>
        </w:r>
        <w:r>
          <w:t>числу</w:t>
        </w:r>
        <w:r w:rsidRPr="00A66003">
          <w:t xml:space="preserve"> его отказов в течение этой наработки.</w:t>
        </w:r>
      </w:moveTo>
    </w:p>
    <w:p w14:paraId="5605C687" w14:textId="77777777" w:rsidR="008F3995" w:rsidRDefault="008F3995" w:rsidP="00212DE1">
      <w:pPr>
        <w:spacing w:before="60" w:line="276" w:lineRule="auto"/>
        <w:ind w:firstLine="567"/>
        <w:rPr>
          <w:ins w:id="1540" w:author="Владимир Лаут" w:date="2021-03-24T15:00:00Z"/>
        </w:rPr>
      </w:pPr>
    </w:p>
    <w:p w14:paraId="465D4780" w14:textId="77777777" w:rsidR="008F3995" w:rsidRDefault="008F3995" w:rsidP="008F3995">
      <w:pPr>
        <w:pStyle w:val="42"/>
        <w:rPr>
          <w:ins w:id="1541" w:author="Владимир Лаут" w:date="2021-03-24T15:00:00Z"/>
          <w:b/>
          <w:i w:val="0"/>
        </w:rPr>
      </w:pPr>
      <w:ins w:id="1542" w:author="Владимир Лаут" w:date="2021-03-24T15:00:00Z">
        <w:r>
          <w:rPr>
            <w:b/>
            <w:i w:val="0"/>
          </w:rPr>
          <w:t>Средняя наработка между остановками (M</w:t>
        </w:r>
        <w:r>
          <w:rPr>
            <w:b/>
            <w:i w:val="0"/>
            <w:lang w:val="en-US"/>
          </w:rPr>
          <w:t>TBS</w:t>
        </w:r>
        <w:r w:rsidRPr="009B6B04">
          <w:rPr>
            <w:b/>
            <w:i w:val="0"/>
          </w:rPr>
          <w:t>)</w:t>
        </w:r>
      </w:ins>
    </w:p>
    <w:p w14:paraId="038CD42B" w14:textId="77777777" w:rsidR="008F3995" w:rsidRDefault="008F3995" w:rsidP="008F3995">
      <w:pPr>
        <w:spacing w:before="60" w:line="276" w:lineRule="auto"/>
        <w:ind w:firstLine="567"/>
        <w:rPr>
          <w:ins w:id="1543" w:author="Владимир Лаут" w:date="2021-03-24T15:00:00Z"/>
        </w:rPr>
      </w:pPr>
    </w:p>
    <w:p w14:paraId="4CB420DB" w14:textId="4E829043" w:rsidR="008F3995" w:rsidRDefault="008F3995" w:rsidP="008F3995">
      <w:pPr>
        <w:spacing w:before="60" w:line="276" w:lineRule="auto"/>
        <w:ind w:firstLine="567"/>
        <w:rPr>
          <w:ins w:id="1544" w:author="Владимир Лаут" w:date="2021-03-24T15:00:00Z"/>
        </w:rPr>
      </w:pPr>
      <w:ins w:id="1545" w:author="Владимир Лаут" w:date="2021-03-24T15:00:00Z">
        <w:r w:rsidRPr="00FA6C6F">
          <w:t xml:space="preserve">Расчётный показатель, </w:t>
        </w:r>
        <w:r>
          <w:t>равный среднему</w:t>
        </w:r>
        <w:r w:rsidRPr="00FA6C6F">
          <w:t xml:space="preserve"> значени</w:t>
        </w:r>
        <w:r>
          <w:t>ю</w:t>
        </w:r>
        <w:r w:rsidRPr="00FA6C6F">
          <w:t xml:space="preserve"> периодов между остановками оборудования. Рассчитывается </w:t>
        </w:r>
        <w:r>
          <w:t xml:space="preserve">аналогично показателю </w:t>
        </w:r>
        <w:r>
          <w:rPr>
            <w:lang w:val="en-US"/>
          </w:rPr>
          <w:t>MTBF</w:t>
        </w:r>
        <w:r>
          <w:t xml:space="preserve">, но </w:t>
        </w:r>
      </w:ins>
      <w:ins w:id="1546" w:author="Владимир Лаут" w:date="2021-03-24T15:01:00Z">
        <w:r>
          <w:t xml:space="preserve">сообщения ТОРО </w:t>
        </w:r>
      </w:ins>
      <w:ins w:id="1547" w:author="Владимир Лаут" w:date="2021-03-24T15:00:00Z">
        <w:r>
          <w:t>не ограничива</w:t>
        </w:r>
      </w:ins>
      <w:ins w:id="1548" w:author="Владимир Лаут" w:date="2021-03-24T15:01:00Z">
        <w:r>
          <w:t>ю</w:t>
        </w:r>
      </w:ins>
      <w:ins w:id="1549" w:author="Владимир Лаут" w:date="2021-03-24T15:00:00Z">
        <w:r>
          <w:t>тся</w:t>
        </w:r>
      </w:ins>
      <w:ins w:id="1550" w:author="Владимир Лаут" w:date="2021-03-24T15:01:00Z">
        <w:r>
          <w:t xml:space="preserve"> по признаку</w:t>
        </w:r>
      </w:ins>
      <w:ins w:id="1551" w:author="Владимир Лаут" w:date="2021-03-24T15:00:00Z">
        <w:r>
          <w:t xml:space="preserve"> </w:t>
        </w:r>
      </w:ins>
      <w:ins w:id="1552" w:author="Владимир Лаут" w:date="2021-03-24T15:01:00Z">
        <w:r>
          <w:t>внепланового ремонта и статусу сообщения ОТКЗ.</w:t>
        </w:r>
      </w:ins>
      <w:ins w:id="1553" w:author="Владимир Лаут" w:date="2021-03-24T15:00:00Z">
        <w:r>
          <w:t xml:space="preserve"> Показатель является о</w:t>
        </w:r>
        <w:r w:rsidRPr="007332A7">
          <w:t>тношение</w:t>
        </w:r>
        <w:r>
          <w:t>м</w:t>
        </w:r>
        <w:r w:rsidRPr="007332A7">
          <w:t xml:space="preserve"> суммарной наработки восстанавливаемого объекта к </w:t>
        </w:r>
        <w:r>
          <w:t>числу</w:t>
        </w:r>
        <w:r w:rsidRPr="007332A7">
          <w:t xml:space="preserve"> его остановок в течение этой наработки</w:t>
        </w:r>
        <w:r>
          <w:t>.</w:t>
        </w:r>
      </w:ins>
    </w:p>
    <w:p w14:paraId="683AC151" w14:textId="4E829043" w:rsidR="008F3995" w:rsidRDefault="008F3995" w:rsidP="00212DE1">
      <w:pPr>
        <w:spacing w:before="60" w:line="276" w:lineRule="auto"/>
        <w:ind w:firstLine="567"/>
        <w:rPr>
          <w:moveTo w:id="1554" w:author="Владимир Лаут" w:date="2021-03-24T14:48:00Z"/>
        </w:rPr>
      </w:pPr>
    </w:p>
    <w:moveToRangeEnd w:id="1494"/>
    <w:p w14:paraId="761BC853" w14:textId="09B93440" w:rsidR="00411004" w:rsidDel="00212DE1" w:rsidRDefault="00FD7101" w:rsidP="00411004">
      <w:pPr>
        <w:rPr>
          <w:del w:id="1555" w:author="Владимир Лаут" w:date="2021-03-24T14:48:00Z"/>
        </w:rPr>
      </w:pPr>
      <w:del w:id="1556" w:author="Владимир Лаут" w:date="2021-03-24T14:48:00Z">
        <w:r w:rsidDel="00212DE1">
          <w:delText>Нет</w:delText>
        </w:r>
        <w:r w:rsidR="00411004" w:rsidDel="00212DE1">
          <w:delText>.</w:delText>
        </w:r>
      </w:del>
    </w:p>
    <w:p w14:paraId="508E683D" w14:textId="77777777" w:rsidR="001268B1" w:rsidRDefault="001268B1" w:rsidP="00411004"/>
    <w:p w14:paraId="3377BB97" w14:textId="3B7A6BA3" w:rsidR="001268B1" w:rsidRDefault="001268B1" w:rsidP="001268B1">
      <w:pPr>
        <w:pStyle w:val="21"/>
      </w:pPr>
      <w:bookmarkStart w:id="1557" w:name="_Toc69225557"/>
      <w:r>
        <w:t>Гибкий отчет «</w:t>
      </w:r>
      <w:r>
        <w:rPr>
          <w:lang w:val="en-US"/>
        </w:rPr>
        <w:t>PM</w:t>
      </w:r>
      <w:r w:rsidRPr="004A2F87">
        <w:t>-</w:t>
      </w:r>
      <w:r>
        <w:rPr>
          <w:lang w:val="en-US"/>
        </w:rPr>
        <w:t>M</w:t>
      </w:r>
      <w:r>
        <w:t>07</w:t>
      </w:r>
      <w:r w:rsidRPr="004A2F87">
        <w:t xml:space="preserve"> </w:t>
      </w:r>
      <w:r>
        <w:t>Бюджет воздействий</w:t>
      </w:r>
      <w:r w:rsidRPr="00411004">
        <w:t xml:space="preserve"> (</w:t>
      </w:r>
      <w:r>
        <w:t xml:space="preserve">зеркальный отчет </w:t>
      </w:r>
      <w:r>
        <w:rPr>
          <w:lang w:val="en-US"/>
        </w:rPr>
        <w:t>BW</w:t>
      </w:r>
      <w:r w:rsidRPr="00411004">
        <w:t>)</w:t>
      </w:r>
      <w:r>
        <w:t>»</w:t>
      </w:r>
      <w:bookmarkEnd w:id="1557"/>
    </w:p>
    <w:p w14:paraId="13646A60" w14:textId="77777777" w:rsidR="001268B1" w:rsidRPr="00B731DA" w:rsidRDefault="001268B1" w:rsidP="001268B1">
      <w:pPr>
        <w:pStyle w:val="30"/>
      </w:pPr>
      <w:bookmarkStart w:id="1558" w:name="_Toc69225558"/>
      <w:r w:rsidRPr="00B731DA">
        <w:t>Состав данных и общее описание</w:t>
      </w:r>
      <w:bookmarkEnd w:id="1558"/>
    </w:p>
    <w:p w14:paraId="3AFCB1E5" w14:textId="77777777" w:rsidR="00CE1C81" w:rsidRDefault="001268B1" w:rsidP="001268B1">
      <w:pPr>
        <w:spacing w:before="60" w:line="276" w:lineRule="auto"/>
        <w:ind w:firstLine="567"/>
        <w:rPr>
          <w:ins w:id="1559" w:author="Владимир Лаут" w:date="2021-04-09T11:56:00Z"/>
          <w:rFonts w:cs="Arial"/>
          <w:color w:val="000000" w:themeColor="text1"/>
        </w:rPr>
      </w:pPr>
      <w:r w:rsidRPr="00402F41">
        <w:rPr>
          <w:rFonts w:cs="Arial"/>
          <w:color w:val="000000" w:themeColor="text1"/>
        </w:rPr>
        <w:t>Отчет содержит данные отчета «</w:t>
      </w:r>
      <w:r>
        <w:rPr>
          <w:rFonts w:cs="Arial"/>
          <w:color w:val="000000" w:themeColor="text1"/>
          <w:lang w:val="en-US"/>
        </w:rPr>
        <w:t>PM</w:t>
      </w:r>
      <w:r w:rsidRPr="00411004">
        <w:rPr>
          <w:rFonts w:cs="Arial"/>
          <w:color w:val="000000" w:themeColor="text1"/>
        </w:rPr>
        <w:t>-</w:t>
      </w:r>
      <w:r>
        <w:rPr>
          <w:rFonts w:cs="Arial"/>
          <w:color w:val="000000" w:themeColor="text1"/>
          <w:lang w:val="en-US"/>
        </w:rPr>
        <w:t>M</w:t>
      </w:r>
      <w:r>
        <w:rPr>
          <w:rFonts w:cs="Arial"/>
          <w:color w:val="000000" w:themeColor="text1"/>
        </w:rPr>
        <w:t>05</w:t>
      </w:r>
      <w:r w:rsidRPr="00411004">
        <w:rPr>
          <w:rFonts w:cs="Arial"/>
          <w:color w:val="000000" w:themeColor="text1"/>
        </w:rPr>
        <w:t xml:space="preserve"> </w:t>
      </w:r>
      <w:r>
        <w:rPr>
          <w:rFonts w:cs="Arial"/>
          <w:color w:val="000000" w:themeColor="text1"/>
        </w:rPr>
        <w:t>Бюджет воздействий</w:t>
      </w:r>
      <w:r w:rsidRPr="00402F41">
        <w:rPr>
          <w:rFonts w:cs="Arial"/>
          <w:color w:val="000000" w:themeColor="text1"/>
        </w:rPr>
        <w:t xml:space="preserve">», </w:t>
      </w:r>
      <w:r>
        <w:rPr>
          <w:rFonts w:cs="Arial"/>
          <w:color w:val="000000" w:themeColor="text1"/>
        </w:rPr>
        <w:t xml:space="preserve">но реализуется на стороне системы </w:t>
      </w:r>
      <w:r>
        <w:rPr>
          <w:rFonts w:cs="Arial"/>
          <w:color w:val="000000" w:themeColor="text1"/>
          <w:lang w:val="en-US"/>
        </w:rPr>
        <w:t>BW</w:t>
      </w:r>
      <w:r w:rsidRPr="00411004">
        <w:rPr>
          <w:rFonts w:cs="Arial"/>
          <w:color w:val="000000" w:themeColor="text1"/>
        </w:rPr>
        <w:t xml:space="preserve">. </w:t>
      </w:r>
    </w:p>
    <w:p w14:paraId="0E51992E" w14:textId="706DAFC3" w:rsidR="001268B1" w:rsidRPr="00411004" w:rsidRDefault="00CE1C81" w:rsidP="001268B1">
      <w:pPr>
        <w:spacing w:before="60" w:line="276" w:lineRule="auto"/>
        <w:ind w:firstLine="567"/>
        <w:rPr>
          <w:rFonts w:cs="Arial"/>
          <w:color w:val="000000" w:themeColor="text1"/>
        </w:rPr>
      </w:pPr>
      <w:ins w:id="1560" w:author="Владимир Лаут" w:date="2021-04-09T11:56:00Z">
        <w:r>
          <w:t>Полный перечень признаков и показателей матрицы зафиксирован в ERP.13.9.2</w:t>
        </w:r>
        <w:r w:rsidRPr="004E2A2F">
          <w:t xml:space="preserve">_66_Альбом форм по направлению ТОиР </w:t>
        </w:r>
        <w:r>
          <w:t xml:space="preserve">закладка </w:t>
        </w:r>
        <w:r w:rsidRPr="0010776F">
          <w:t>PM-</w:t>
        </w:r>
        <w:r>
          <w:rPr>
            <w:lang w:val="en-US"/>
          </w:rPr>
          <w:t>M</w:t>
        </w:r>
        <w:r w:rsidRPr="004C5148">
          <w:t>0</w:t>
        </w:r>
        <w:r w:rsidRPr="00DD0012">
          <w:rPr>
            <w:rPrChange w:id="1561" w:author="Владимир Лаут" w:date="2021-04-12T11:36:00Z">
              <w:rPr>
                <w:lang w:val="en-US"/>
              </w:rPr>
            </w:rPrChange>
          </w:rPr>
          <w:t>7</w:t>
        </w:r>
        <w:r>
          <w:t>.</w:t>
        </w:r>
      </w:ins>
    </w:p>
    <w:p w14:paraId="6B6E24F1" w14:textId="77777777" w:rsidR="001268B1" w:rsidRPr="00411004" w:rsidRDefault="001268B1" w:rsidP="001268B1">
      <w:pPr>
        <w:spacing w:before="60" w:line="276" w:lineRule="auto"/>
        <w:ind w:firstLine="567"/>
        <w:rPr>
          <w:rFonts w:cs="Arial"/>
          <w:color w:val="000000" w:themeColor="text1"/>
        </w:rPr>
      </w:pPr>
      <w:r w:rsidRPr="00402F41">
        <w:rPr>
          <w:rFonts w:cs="Arial"/>
          <w:color w:val="000000" w:themeColor="text1"/>
        </w:rPr>
        <w:t>Отчет необходим для выверки и детализации фактических данных</w:t>
      </w:r>
      <w:r w:rsidRPr="00411004">
        <w:rPr>
          <w:rFonts w:cs="Arial"/>
          <w:color w:val="000000" w:themeColor="text1"/>
        </w:rPr>
        <w:t>:</w:t>
      </w:r>
    </w:p>
    <w:p w14:paraId="7B8C2A55" w14:textId="77777777" w:rsidR="001268B1" w:rsidRDefault="001268B1" w:rsidP="001268B1">
      <w:pPr>
        <w:pStyle w:val="aff0"/>
        <w:numPr>
          <w:ilvl w:val="0"/>
          <w:numId w:val="35"/>
        </w:numPr>
        <w:spacing w:before="60" w:line="276" w:lineRule="auto"/>
        <w:rPr>
          <w:rFonts w:cs="Arial"/>
          <w:color w:val="000000" w:themeColor="text1"/>
        </w:rPr>
      </w:pPr>
      <w:r w:rsidRPr="00411004">
        <w:rPr>
          <w:rFonts w:cs="Arial"/>
          <w:color w:val="000000" w:themeColor="text1"/>
        </w:rPr>
        <w:t xml:space="preserve">передаваемых в АСКБ </w:t>
      </w:r>
      <w:r>
        <w:rPr>
          <w:rFonts w:cs="Arial"/>
          <w:color w:val="000000" w:themeColor="text1"/>
        </w:rPr>
        <w:t>в рамках интеграционных потоков;</w:t>
      </w:r>
    </w:p>
    <w:p w14:paraId="4B40F797" w14:textId="77777777" w:rsidR="001268B1" w:rsidRDefault="001268B1" w:rsidP="001268B1">
      <w:pPr>
        <w:pStyle w:val="aff0"/>
        <w:numPr>
          <w:ilvl w:val="0"/>
          <w:numId w:val="35"/>
        </w:numPr>
        <w:spacing w:before="60" w:line="276" w:lineRule="auto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используемых в корпоративных дашбордах;</w:t>
      </w:r>
    </w:p>
    <w:p w14:paraId="16672750" w14:textId="77777777" w:rsidR="001268B1" w:rsidRPr="00402F41" w:rsidRDefault="001268B1" w:rsidP="001268B1">
      <w:pPr>
        <w:spacing w:before="120" w:line="276" w:lineRule="auto"/>
        <w:ind w:firstLine="567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Ч</w:t>
      </w:r>
      <w:r w:rsidRPr="00402F41">
        <w:rPr>
          <w:rFonts w:cs="Arial"/>
          <w:color w:val="000000" w:themeColor="text1"/>
        </w:rPr>
        <w:t>астота обновления</w:t>
      </w:r>
      <w:r>
        <w:rPr>
          <w:rFonts w:cs="Arial"/>
          <w:color w:val="000000" w:themeColor="text1"/>
        </w:rPr>
        <w:t xml:space="preserve"> данных в отчете</w:t>
      </w:r>
      <w:r w:rsidRPr="00402F41">
        <w:rPr>
          <w:rFonts w:cs="Arial"/>
          <w:color w:val="000000" w:themeColor="text1"/>
        </w:rPr>
        <w:t xml:space="preserve"> – ежесуточно в рамках ночной цепочки или по запросу во время закрытия.</w:t>
      </w:r>
    </w:p>
    <w:p w14:paraId="0E5BD82B" w14:textId="77777777" w:rsidR="001268B1" w:rsidRPr="00557467" w:rsidRDefault="001268B1" w:rsidP="001268B1">
      <w:pPr>
        <w:pStyle w:val="30"/>
      </w:pPr>
      <w:bookmarkStart w:id="1562" w:name="_Toc69225559"/>
      <w:r w:rsidRPr="00557467">
        <w:t>Организационный охват</w:t>
      </w:r>
      <w:bookmarkEnd w:id="1562"/>
    </w:p>
    <w:p w14:paraId="7480B49F" w14:textId="4407DBBF" w:rsidR="001268B1" w:rsidRPr="001268B1" w:rsidRDefault="001268B1" w:rsidP="001268B1">
      <w:pPr>
        <w:spacing w:before="120" w:line="276" w:lineRule="auto"/>
        <w:ind w:firstLine="567"/>
        <w:rPr>
          <w:rFonts w:cs="Arial"/>
          <w:color w:val="000000" w:themeColor="text1"/>
        </w:rPr>
      </w:pPr>
      <w:r w:rsidRPr="001268B1">
        <w:rPr>
          <w:rFonts w:cs="Arial"/>
          <w:color w:val="000000" w:themeColor="text1"/>
        </w:rPr>
        <w:t>Аналогично PM-M</w:t>
      </w:r>
      <w:r>
        <w:rPr>
          <w:rFonts w:cs="Arial"/>
          <w:color w:val="000000" w:themeColor="text1"/>
        </w:rPr>
        <w:t>05</w:t>
      </w:r>
      <w:r w:rsidRPr="001268B1">
        <w:rPr>
          <w:rFonts w:cs="Arial"/>
          <w:color w:val="000000" w:themeColor="text1"/>
        </w:rPr>
        <w:t>, см. раздел</w:t>
      </w:r>
      <w:r>
        <w:rPr>
          <w:rFonts w:cs="Arial"/>
          <w:color w:val="000000" w:themeColor="text1"/>
        </w:rPr>
        <w:t xml:space="preserve"> </w:t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REF _Ref526857157 \r \h </w:instrText>
      </w:r>
      <w:r>
        <w:rPr>
          <w:rFonts w:cs="Arial"/>
          <w:color w:val="000000" w:themeColor="text1"/>
        </w:rPr>
      </w:r>
      <w:r>
        <w:rPr>
          <w:rFonts w:cs="Arial"/>
          <w:color w:val="000000" w:themeColor="text1"/>
        </w:rPr>
        <w:fldChar w:fldCharType="separate"/>
      </w:r>
      <w:r w:rsidR="00DD63DA">
        <w:rPr>
          <w:rFonts w:cs="Arial"/>
          <w:color w:val="000000" w:themeColor="text1"/>
        </w:rPr>
        <w:t>3.4.2</w:t>
      </w:r>
      <w:r>
        <w:rPr>
          <w:rFonts w:cs="Arial"/>
          <w:color w:val="000000" w:themeColor="text1"/>
        </w:rPr>
        <w:fldChar w:fldCharType="end"/>
      </w:r>
      <w:r w:rsidRPr="001268B1">
        <w:rPr>
          <w:rFonts w:cs="Arial"/>
          <w:color w:val="000000" w:themeColor="text1"/>
        </w:rPr>
        <w:t>.</w:t>
      </w:r>
    </w:p>
    <w:p w14:paraId="089E3126" w14:textId="77777777" w:rsidR="001268B1" w:rsidRPr="003E720F" w:rsidRDefault="001268B1" w:rsidP="001268B1">
      <w:pPr>
        <w:pStyle w:val="30"/>
      </w:pPr>
      <w:bookmarkStart w:id="1563" w:name="_Toc69225560"/>
      <w:r w:rsidRPr="008632D8">
        <w:t>Сценарии использования</w:t>
      </w:r>
      <w:bookmarkEnd w:id="1563"/>
    </w:p>
    <w:p w14:paraId="37D03C2C" w14:textId="77FC1DCF" w:rsidR="001268B1" w:rsidRPr="00417BD9" w:rsidRDefault="001268B1" w:rsidP="001268B1">
      <w:pPr>
        <w:pStyle w:val="ae"/>
        <w:ind w:right="141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</w:t>
      </w:r>
      <w:r w:rsidRPr="00417BD9">
        <w:rPr>
          <w:b/>
          <w:sz w:val="22"/>
          <w:szCs w:val="22"/>
        </w:rPr>
        <w:t xml:space="preserve">Таблица </w:t>
      </w:r>
      <w:r w:rsidRPr="00417BD9">
        <w:rPr>
          <w:b/>
          <w:sz w:val="22"/>
          <w:szCs w:val="22"/>
        </w:rPr>
        <w:fldChar w:fldCharType="begin"/>
      </w:r>
      <w:r w:rsidRPr="00417BD9">
        <w:rPr>
          <w:b/>
          <w:sz w:val="22"/>
          <w:szCs w:val="22"/>
        </w:rPr>
        <w:instrText xml:space="preserve"> SEQ Таблица \* ARABIC </w:instrText>
      </w:r>
      <w:r w:rsidRPr="00417BD9">
        <w:rPr>
          <w:b/>
          <w:sz w:val="22"/>
          <w:szCs w:val="22"/>
        </w:rPr>
        <w:fldChar w:fldCharType="separate"/>
      </w:r>
      <w:ins w:id="1564" w:author="Владимир Лаут" w:date="2020-04-10T21:40:00Z">
        <w:r w:rsidR="00DD63DA">
          <w:rPr>
            <w:b/>
            <w:noProof/>
            <w:sz w:val="22"/>
            <w:szCs w:val="22"/>
          </w:rPr>
          <w:t>15</w:t>
        </w:r>
      </w:ins>
      <w:del w:id="1565" w:author="Владимир Лаут" w:date="2020-04-10T21:40:00Z">
        <w:r w:rsidDel="00DD63DA">
          <w:rPr>
            <w:b/>
            <w:noProof/>
            <w:sz w:val="22"/>
            <w:szCs w:val="22"/>
          </w:rPr>
          <w:delText>12</w:delText>
        </w:r>
      </w:del>
      <w:r w:rsidRPr="00417BD9">
        <w:rPr>
          <w:b/>
          <w:sz w:val="22"/>
          <w:szCs w:val="22"/>
        </w:rPr>
        <w:fldChar w:fldCharType="end"/>
      </w:r>
      <w:r w:rsidRPr="00417BD9">
        <w:rPr>
          <w:b/>
          <w:sz w:val="22"/>
          <w:szCs w:val="22"/>
        </w:rPr>
        <w:t>. Сценарии использования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2"/>
        <w:gridCol w:w="5377"/>
      </w:tblGrid>
      <w:tr w:rsidR="001268B1" w:rsidRPr="006F5656" w14:paraId="1937D1C6" w14:textId="77777777" w:rsidTr="00C56AB0">
        <w:trPr>
          <w:cantSplit/>
          <w:trHeight w:val="397"/>
          <w:tblHeader/>
        </w:trPr>
        <w:tc>
          <w:tcPr>
            <w:tcW w:w="2202" w:type="pct"/>
            <w:shd w:val="clear" w:color="auto" w:fill="FFC000"/>
            <w:vAlign w:val="center"/>
          </w:tcPr>
          <w:p w14:paraId="4AA134C2" w14:textId="77777777" w:rsidR="001268B1" w:rsidRPr="00876BA0" w:rsidRDefault="001268B1" w:rsidP="00C56AB0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76BA0">
              <w:rPr>
                <w:rFonts w:cs="Arial"/>
                <w:b/>
                <w:sz w:val="20"/>
                <w:szCs w:val="20"/>
              </w:rPr>
              <w:lastRenderedPageBreak/>
              <w:t>Сценарий</w:t>
            </w:r>
          </w:p>
        </w:tc>
        <w:tc>
          <w:tcPr>
            <w:tcW w:w="2798" w:type="pct"/>
            <w:shd w:val="clear" w:color="auto" w:fill="FFC000"/>
            <w:vAlign w:val="center"/>
          </w:tcPr>
          <w:p w14:paraId="2571C8F9" w14:textId="77777777" w:rsidR="001268B1" w:rsidRPr="00876BA0" w:rsidRDefault="001268B1" w:rsidP="00C56AB0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Кто использует, как часто</w:t>
            </w:r>
          </w:p>
        </w:tc>
      </w:tr>
      <w:tr w:rsidR="001268B1" w:rsidRPr="006F5656" w14:paraId="3E1D85AA" w14:textId="77777777" w:rsidTr="00C56AB0">
        <w:trPr>
          <w:cantSplit/>
        </w:trPr>
        <w:tc>
          <w:tcPr>
            <w:tcW w:w="2202" w:type="pct"/>
            <w:shd w:val="clear" w:color="auto" w:fill="auto"/>
            <w:vAlign w:val="center"/>
          </w:tcPr>
          <w:p w14:paraId="0D776031" w14:textId="77777777" w:rsidR="001268B1" w:rsidRPr="006F5656" w:rsidRDefault="001268B1" w:rsidP="00C56AB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Выверка данных, передаваемых в АСКБ</w:t>
            </w:r>
          </w:p>
        </w:tc>
        <w:tc>
          <w:tcPr>
            <w:tcW w:w="2798" w:type="pct"/>
            <w:shd w:val="clear" w:color="auto" w:fill="auto"/>
            <w:vAlign w:val="center"/>
          </w:tcPr>
          <w:p w14:paraId="37B1E150" w14:textId="77777777" w:rsidR="001268B1" w:rsidRPr="006F5656" w:rsidRDefault="001268B1" w:rsidP="00C56AB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МФЦ, служба технической поддержки, ежемесячно</w:t>
            </w:r>
          </w:p>
        </w:tc>
      </w:tr>
      <w:tr w:rsidR="001268B1" w:rsidRPr="006F5656" w14:paraId="710F1095" w14:textId="77777777" w:rsidTr="00C56AB0">
        <w:trPr>
          <w:cantSplit/>
        </w:trPr>
        <w:tc>
          <w:tcPr>
            <w:tcW w:w="2202" w:type="pct"/>
            <w:shd w:val="clear" w:color="auto" w:fill="auto"/>
            <w:vAlign w:val="center"/>
          </w:tcPr>
          <w:p w14:paraId="0D9DAF2A" w14:textId="77777777" w:rsidR="001268B1" w:rsidRPr="00411004" w:rsidRDefault="001268B1" w:rsidP="00C56AB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Расшифровка данных дашбордов в части ТОиР</w:t>
            </w:r>
          </w:p>
        </w:tc>
        <w:tc>
          <w:tcPr>
            <w:tcW w:w="2798" w:type="pct"/>
            <w:shd w:val="clear" w:color="auto" w:fill="auto"/>
            <w:vAlign w:val="center"/>
          </w:tcPr>
          <w:p w14:paraId="7555A104" w14:textId="77777777" w:rsidR="001268B1" w:rsidRDefault="001268B1" w:rsidP="00C56AB0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МФЦ, служба технической поддержки, ежемесячно</w:t>
            </w:r>
          </w:p>
        </w:tc>
      </w:tr>
    </w:tbl>
    <w:p w14:paraId="69FC2753" w14:textId="77777777" w:rsidR="001268B1" w:rsidRDefault="001268B1" w:rsidP="001268B1"/>
    <w:p w14:paraId="097D9D75" w14:textId="77777777" w:rsidR="001268B1" w:rsidRDefault="001268B1" w:rsidP="001268B1">
      <w:pPr>
        <w:pStyle w:val="30"/>
      </w:pPr>
      <w:bookmarkStart w:id="1566" w:name="_Toc69225561"/>
      <w:r>
        <w:t>Исходные н</w:t>
      </w:r>
      <w:r w:rsidRPr="008632D8">
        <w:t>аборы данных</w:t>
      </w:r>
      <w:bookmarkEnd w:id="1566"/>
    </w:p>
    <w:p w14:paraId="330E401C" w14:textId="7CECB70B" w:rsidR="001268B1" w:rsidRPr="001268B1" w:rsidRDefault="001268B1" w:rsidP="001268B1">
      <w:pPr>
        <w:spacing w:before="120" w:line="276" w:lineRule="auto"/>
        <w:ind w:firstLine="567"/>
        <w:rPr>
          <w:rFonts w:cs="Arial"/>
          <w:color w:val="000000" w:themeColor="text1"/>
        </w:rPr>
      </w:pPr>
      <w:r w:rsidRPr="001268B1">
        <w:rPr>
          <w:rFonts w:cs="Arial"/>
          <w:color w:val="000000" w:themeColor="text1"/>
        </w:rPr>
        <w:t>Аналогично PM-M0</w:t>
      </w:r>
      <w:ins w:id="1567" w:author="Владимир Лаут" w:date="2021-03-24T15:04:00Z">
        <w:r w:rsidR="008F3995">
          <w:rPr>
            <w:rFonts w:cs="Arial"/>
            <w:color w:val="000000" w:themeColor="text1"/>
          </w:rPr>
          <w:t>5</w:t>
        </w:r>
      </w:ins>
      <w:del w:id="1568" w:author="Владимир Лаут" w:date="2021-03-24T15:04:00Z">
        <w:r w:rsidRPr="001268B1" w:rsidDel="008F3995">
          <w:rPr>
            <w:rFonts w:cs="Arial"/>
            <w:color w:val="000000" w:themeColor="text1"/>
          </w:rPr>
          <w:delText>1</w:delText>
        </w:r>
      </w:del>
      <w:r w:rsidRPr="001268B1">
        <w:rPr>
          <w:rFonts w:cs="Arial"/>
          <w:color w:val="000000" w:themeColor="text1"/>
        </w:rPr>
        <w:t>, см. раздел</w:t>
      </w:r>
      <w:r>
        <w:rPr>
          <w:rFonts w:cs="Arial"/>
          <w:color w:val="000000" w:themeColor="text1"/>
        </w:rPr>
        <w:t xml:space="preserve"> </w:t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REF _Ref526857172 \r \h </w:instrText>
      </w:r>
      <w:r>
        <w:rPr>
          <w:rFonts w:cs="Arial"/>
          <w:color w:val="000000" w:themeColor="text1"/>
        </w:rPr>
      </w:r>
      <w:r>
        <w:rPr>
          <w:rFonts w:cs="Arial"/>
          <w:color w:val="000000" w:themeColor="text1"/>
        </w:rPr>
        <w:fldChar w:fldCharType="separate"/>
      </w:r>
      <w:r w:rsidR="00DD63DA">
        <w:rPr>
          <w:rFonts w:cs="Arial"/>
          <w:color w:val="000000" w:themeColor="text1"/>
        </w:rPr>
        <w:t>3.4.4</w:t>
      </w:r>
      <w:r>
        <w:rPr>
          <w:rFonts w:cs="Arial"/>
          <w:color w:val="000000" w:themeColor="text1"/>
        </w:rPr>
        <w:fldChar w:fldCharType="end"/>
      </w:r>
      <w:r w:rsidRPr="001268B1">
        <w:rPr>
          <w:rFonts w:cs="Arial"/>
          <w:color w:val="000000" w:themeColor="text1"/>
        </w:rPr>
        <w:t>.</w:t>
      </w:r>
    </w:p>
    <w:p w14:paraId="44BE4B43" w14:textId="77777777" w:rsidR="001268B1" w:rsidRDefault="001268B1" w:rsidP="001268B1">
      <w:pPr>
        <w:pStyle w:val="30"/>
      </w:pPr>
      <w:bookmarkStart w:id="1569" w:name="_Toc69225562"/>
      <w:r w:rsidRPr="00557467">
        <w:t>Ключевые алгоритмы и расчёты</w:t>
      </w:r>
      <w:bookmarkEnd w:id="1569"/>
    </w:p>
    <w:p w14:paraId="535A220E" w14:textId="70D0A6FA" w:rsidR="001268B1" w:rsidRDefault="001268B1" w:rsidP="001268B1">
      <w:pPr>
        <w:rPr>
          <w:ins w:id="1570" w:author="Владимир Лаут" w:date="2021-04-01T12:49:00Z"/>
        </w:rPr>
      </w:pPr>
      <w:r>
        <w:t xml:space="preserve">На стороне </w:t>
      </w:r>
      <w:r>
        <w:rPr>
          <w:lang w:val="en-US"/>
        </w:rPr>
        <w:t>BW</w:t>
      </w:r>
      <w:r w:rsidRPr="001268B1">
        <w:t xml:space="preserve"> </w:t>
      </w:r>
      <w:r>
        <w:t>выполняется определение счета, вида движения и аналитик ЕПС для передачи в АСКБ.</w:t>
      </w:r>
    </w:p>
    <w:p w14:paraId="7098BDEE" w14:textId="72748EEB" w:rsidR="00AD4889" w:rsidRDefault="00AD4889" w:rsidP="00AD4889">
      <w:pPr>
        <w:pStyle w:val="21"/>
        <w:rPr>
          <w:ins w:id="1571" w:author="Владимир Лаут" w:date="2021-04-01T12:50:00Z"/>
        </w:rPr>
      </w:pPr>
      <w:bookmarkStart w:id="1572" w:name="_Toc69225563"/>
      <w:ins w:id="1573" w:author="Владимир Лаут" w:date="2021-04-01T12:50:00Z">
        <w:r>
          <w:t>Гибкий отчет «</w:t>
        </w:r>
        <w:r>
          <w:rPr>
            <w:lang w:val="en-US"/>
          </w:rPr>
          <w:t>PM</w:t>
        </w:r>
        <w:r>
          <w:t>-</w:t>
        </w:r>
        <w:r>
          <w:rPr>
            <w:lang w:val="en-US"/>
          </w:rPr>
          <w:t>M</w:t>
        </w:r>
        <w:r w:rsidRPr="008C321C">
          <w:t>0</w:t>
        </w:r>
        <w:r>
          <w:t>8</w:t>
        </w:r>
        <w:r w:rsidRPr="004A2F87">
          <w:t xml:space="preserve"> </w:t>
        </w:r>
        <w:r>
          <w:t xml:space="preserve">Статус Контроль </w:t>
        </w:r>
        <w:r w:rsidRPr="00E423E5">
          <w:t>ТОРО</w:t>
        </w:r>
        <w:r>
          <w:t>»</w:t>
        </w:r>
        <w:bookmarkEnd w:id="1572"/>
        <w:r>
          <w:t xml:space="preserve"> </w:t>
        </w:r>
      </w:ins>
    </w:p>
    <w:p w14:paraId="2EBB4068" w14:textId="77777777" w:rsidR="00AD4889" w:rsidRPr="00B731DA" w:rsidRDefault="00AD4889" w:rsidP="00AD4889">
      <w:pPr>
        <w:pStyle w:val="30"/>
        <w:rPr>
          <w:ins w:id="1574" w:author="Владимир Лаут" w:date="2021-04-01T12:50:00Z"/>
        </w:rPr>
      </w:pPr>
      <w:bookmarkStart w:id="1575" w:name="_Toc69225564"/>
      <w:ins w:id="1576" w:author="Владимир Лаут" w:date="2021-04-01T12:50:00Z">
        <w:r w:rsidRPr="00B731DA">
          <w:t>Состав данных и общее описание</w:t>
        </w:r>
        <w:bookmarkEnd w:id="1575"/>
      </w:ins>
    </w:p>
    <w:p w14:paraId="60A2B3D1" w14:textId="790B534E" w:rsidR="00AD4889" w:rsidRDefault="00AD4889" w:rsidP="00AD4889">
      <w:pPr>
        <w:spacing w:before="60" w:line="276" w:lineRule="auto"/>
        <w:ind w:firstLine="567"/>
        <w:rPr>
          <w:ins w:id="1577" w:author="Владимир Лаут" w:date="2021-04-01T12:50:00Z"/>
        </w:rPr>
      </w:pPr>
      <w:ins w:id="1578" w:author="Владимир Лаут" w:date="2021-04-01T12:50:00Z">
        <w:r>
          <w:t>Гибкий отчёт содержит:</w:t>
        </w:r>
      </w:ins>
    </w:p>
    <w:p w14:paraId="42FDE43C" w14:textId="77777777" w:rsidR="00AD4889" w:rsidRDefault="00AD4889" w:rsidP="00AD4889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579" w:author="Владимир Лаут" w:date="2021-04-01T12:51:00Z"/>
        </w:rPr>
      </w:pPr>
      <w:ins w:id="1580" w:author="Владимир Лаут" w:date="2021-04-01T12:51:00Z">
        <w:r>
          <w:t>Данные для анализа в разрезе организационных уровней</w:t>
        </w:r>
        <w:r w:rsidRPr="004A2F87">
          <w:t xml:space="preserve"> (</w:t>
        </w:r>
        <w:r>
          <w:t>балансовым единицам, заводы, группы плановиков и т.д.).</w:t>
        </w:r>
      </w:ins>
    </w:p>
    <w:p w14:paraId="6409EDD2" w14:textId="5421CEDA" w:rsidR="00AD4889" w:rsidRDefault="00AD4889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581" w:author="Владимир Лаут" w:date="2021-04-01T12:50:00Z"/>
        </w:rPr>
        <w:pPrChange w:id="1582" w:author="Владимир Лаут" w:date="2021-04-01T12:50:00Z">
          <w:pPr>
            <w:spacing w:before="60" w:line="276" w:lineRule="auto"/>
            <w:ind w:firstLine="567"/>
          </w:pPr>
        </w:pPrChange>
      </w:pPr>
      <w:ins w:id="1583" w:author="Владимир Лаут" w:date="2021-04-01T12:50:00Z">
        <w:r>
          <w:t>Данные для анализа работы пользователей с модулем SAP PM</w:t>
        </w:r>
      </w:ins>
    </w:p>
    <w:p w14:paraId="6BF584FA" w14:textId="11D38072" w:rsidR="00AD4889" w:rsidRDefault="00B354FF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584" w:author="Владимир Лаут" w:date="2021-04-01T12:50:00Z"/>
        </w:rPr>
        <w:pPrChange w:id="1585" w:author="Владимир Лаут" w:date="2021-04-01T12:50:00Z">
          <w:pPr>
            <w:spacing w:before="60" w:line="276" w:lineRule="auto"/>
            <w:ind w:firstLine="567"/>
          </w:pPr>
        </w:pPrChange>
      </w:pPr>
      <w:ins w:id="1586" w:author="Владимир Лаут" w:date="2021-04-01T12:53:00Z">
        <w:r>
          <w:t>Сопоставление</w:t>
        </w:r>
      </w:ins>
      <w:ins w:id="1587" w:author="Владимир Лаут" w:date="2021-04-01T12:50:00Z">
        <w:r w:rsidR="00AD4889">
          <w:t xml:space="preserve"> План-Факт данных</w:t>
        </w:r>
      </w:ins>
    </w:p>
    <w:p w14:paraId="44FB560B" w14:textId="7D5501DF" w:rsidR="00AD4889" w:rsidRDefault="00AD4889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588" w:author="Владимир Лаут" w:date="2021-04-01T12:50:00Z"/>
        </w:rPr>
        <w:pPrChange w:id="1589" w:author="Владимир Лаут" w:date="2021-04-01T12:50:00Z">
          <w:pPr>
            <w:spacing w:before="60" w:line="276" w:lineRule="auto"/>
            <w:ind w:firstLine="567"/>
          </w:pPr>
        </w:pPrChange>
      </w:pPr>
      <w:ins w:id="1590" w:author="Владимир Лаут" w:date="2021-04-01T12:50:00Z">
        <w:r>
          <w:t>Сопоставление Количества созданных заказов и сообщений ТОРО</w:t>
        </w:r>
      </w:ins>
    </w:p>
    <w:p w14:paraId="185DC52C" w14:textId="65911D2A" w:rsidR="00AD4889" w:rsidRDefault="00AD4889" w:rsidP="00AD4889">
      <w:pPr>
        <w:spacing w:line="276" w:lineRule="auto"/>
        <w:ind w:firstLine="567"/>
        <w:rPr>
          <w:ins w:id="1591" w:author="Владимир Лаут" w:date="2021-04-01T12:50:00Z"/>
        </w:rPr>
      </w:pPr>
      <w:ins w:id="1592" w:author="Владимир Лаут" w:date="2021-04-01T12:50:00Z">
        <w:r>
          <w:t>Полный перечень признаков и показателей отчета зафиксирован в ERP.13.9.2</w:t>
        </w:r>
        <w:r w:rsidRPr="004E2A2F">
          <w:t xml:space="preserve">_66_Альбом форм по направлению ТОиР </w:t>
        </w:r>
        <w:r>
          <w:t xml:space="preserve">закладка </w:t>
        </w:r>
        <w:r w:rsidRPr="0010776F">
          <w:t>PM</w:t>
        </w:r>
        <w:r>
          <w:t>-</w:t>
        </w:r>
        <w:r>
          <w:rPr>
            <w:lang w:val="en-GB"/>
          </w:rPr>
          <w:t>M</w:t>
        </w:r>
        <w:r w:rsidRPr="00AD4889">
          <w:rPr>
            <w:rPrChange w:id="1593" w:author="Владимир Лаут" w:date="2021-04-01T12:50:00Z">
              <w:rPr>
                <w:lang w:val="en-GB"/>
              </w:rPr>
            </w:rPrChange>
          </w:rPr>
          <w:t>0</w:t>
        </w:r>
      </w:ins>
      <w:ins w:id="1594" w:author="Владимир Лаут" w:date="2021-04-01T12:51:00Z">
        <w:r>
          <w:t>8</w:t>
        </w:r>
      </w:ins>
      <w:ins w:id="1595" w:author="Владимир Лаут" w:date="2021-04-01T12:50:00Z">
        <w:r>
          <w:t xml:space="preserve">. Для формирования отчета будет использован функционал </w:t>
        </w:r>
        <w:r>
          <w:rPr>
            <w:lang w:val="en-US"/>
          </w:rPr>
          <w:t>BI</w:t>
        </w:r>
        <w:r w:rsidRPr="00080AE6">
          <w:t>.</w:t>
        </w:r>
      </w:ins>
    </w:p>
    <w:p w14:paraId="288C676D" w14:textId="77777777" w:rsidR="00AD4889" w:rsidRPr="00557467" w:rsidRDefault="00AD4889" w:rsidP="00AD4889">
      <w:pPr>
        <w:pStyle w:val="30"/>
        <w:rPr>
          <w:ins w:id="1596" w:author="Владимир Лаут" w:date="2021-04-01T12:50:00Z"/>
        </w:rPr>
      </w:pPr>
      <w:bookmarkStart w:id="1597" w:name="_Toc69225565"/>
      <w:ins w:id="1598" w:author="Владимир Лаут" w:date="2021-04-01T12:50:00Z">
        <w:r w:rsidRPr="00557467">
          <w:t>Организационный охват</w:t>
        </w:r>
        <w:bookmarkEnd w:id="1597"/>
      </w:ins>
    </w:p>
    <w:p w14:paraId="2D687A25" w14:textId="77777777" w:rsidR="00AD4889" w:rsidRDefault="00AD4889" w:rsidP="00AD4889">
      <w:pPr>
        <w:ind w:firstLine="567"/>
        <w:rPr>
          <w:ins w:id="1599" w:author="Владимир Лаут" w:date="2021-04-01T12:50:00Z"/>
        </w:rPr>
      </w:pPr>
      <w:ins w:id="1600" w:author="Владимир Лаут" w:date="2021-04-01T12:50:00Z">
        <w:r w:rsidRPr="00220840">
          <w:t xml:space="preserve">Отчёт </w:t>
        </w:r>
        <w:r>
          <w:t xml:space="preserve">спроектирован для следующих балансовых единиц: </w:t>
        </w:r>
      </w:ins>
    </w:p>
    <w:p w14:paraId="1C22A41A" w14:textId="77777777" w:rsidR="00AD4889" w:rsidRPr="00D9713B" w:rsidRDefault="00AD4889" w:rsidP="00AD4889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601" w:author="Владимир Лаут" w:date="2021-04-01T12:50:00Z"/>
        </w:rPr>
      </w:pPr>
      <w:ins w:id="1602" w:author="Владимир Лаут" w:date="2021-04-01T12:50:00Z">
        <w:r>
          <w:t>Управляющая компания ООО «УК Полюс»;</w:t>
        </w:r>
      </w:ins>
    </w:p>
    <w:p w14:paraId="77FE37EF" w14:textId="77777777" w:rsidR="00AD4889" w:rsidRPr="00D9713B" w:rsidRDefault="00AD4889" w:rsidP="00AD4889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603" w:author="Владимир Лаут" w:date="2021-04-01T12:50:00Z"/>
        </w:rPr>
      </w:pPr>
      <w:ins w:id="1604" w:author="Владимир Лаут" w:date="2021-04-01T12:50:00Z">
        <w:r>
          <w:t>Рудные золотодобывающие предприятия: АО «</w:t>
        </w:r>
        <w:r w:rsidRPr="002D1BE9">
          <w:rPr>
            <w:u w:val="single"/>
          </w:rPr>
          <w:t>Полюс Кра</w:t>
        </w:r>
        <w:r>
          <w:t>сноярск», АО «Полюс Вернинское», АО «РиМ», АО «Алданзолото ГРК»;</w:t>
        </w:r>
      </w:ins>
    </w:p>
    <w:p w14:paraId="6EB4B865" w14:textId="77777777" w:rsidR="00AD4889" w:rsidRDefault="00AD4889" w:rsidP="00AD4889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605" w:author="Владимир Лаут" w:date="2021-04-01T12:50:00Z"/>
        </w:rPr>
      </w:pPr>
      <w:ins w:id="1606" w:author="Владимир Лаут" w:date="2021-04-01T12:50:00Z">
        <w:r>
          <w:t>Геологоразведочные предприятия: АО «Тонода», ООО «Первое ГРП», ООО «Амурское ГРП», ООО «Магаданское ГРП»;</w:t>
        </w:r>
      </w:ins>
    </w:p>
    <w:p w14:paraId="2612DC2D" w14:textId="77777777" w:rsidR="00AD4889" w:rsidRDefault="00AD4889" w:rsidP="00AD4889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607" w:author="Владимир Лаут" w:date="2021-04-01T12:50:00Z"/>
        </w:rPr>
      </w:pPr>
      <w:ins w:id="1608" w:author="Владимир Лаут" w:date="2021-04-01T12:50:00Z">
        <w:r>
          <w:t>Сервисные компании: АО «Полюс Логистика», ООО «МФЦ Полюс», ООО «Полюс Строй», ООО «Полюс Проект».</w:t>
        </w:r>
      </w:ins>
    </w:p>
    <w:p w14:paraId="3C9569F6" w14:textId="77777777" w:rsidR="00AD4889" w:rsidRDefault="00AD4889" w:rsidP="00AD4889">
      <w:pPr>
        <w:ind w:firstLine="567"/>
        <w:rPr>
          <w:ins w:id="1609" w:author="Владимир Лаут" w:date="2021-04-01T12:50:00Z"/>
        </w:rPr>
      </w:pPr>
    </w:p>
    <w:p w14:paraId="4B0EE45F" w14:textId="77777777" w:rsidR="00AD4889" w:rsidRPr="003E720F" w:rsidRDefault="00AD4889" w:rsidP="00AD4889">
      <w:pPr>
        <w:pStyle w:val="30"/>
        <w:rPr>
          <w:ins w:id="1610" w:author="Владимир Лаут" w:date="2021-04-01T12:50:00Z"/>
        </w:rPr>
      </w:pPr>
      <w:bookmarkStart w:id="1611" w:name="_Toc69225566"/>
      <w:ins w:id="1612" w:author="Владимир Лаут" w:date="2021-04-01T12:50:00Z">
        <w:r w:rsidRPr="008632D8">
          <w:t>Сценарии использования</w:t>
        </w:r>
        <w:bookmarkEnd w:id="1611"/>
      </w:ins>
    </w:p>
    <w:p w14:paraId="155C00D5" w14:textId="77777777" w:rsidR="00AD4889" w:rsidRPr="00417BD9" w:rsidRDefault="00AD4889" w:rsidP="00AD4889">
      <w:pPr>
        <w:pStyle w:val="ae"/>
        <w:ind w:right="141"/>
        <w:jc w:val="right"/>
        <w:rPr>
          <w:ins w:id="1613" w:author="Владимир Лаут" w:date="2021-04-01T12:50:00Z"/>
          <w:b/>
          <w:sz w:val="22"/>
          <w:szCs w:val="22"/>
        </w:rPr>
      </w:pPr>
      <w:ins w:id="1614" w:author="Владимир Лаут" w:date="2021-04-01T12:50:00Z">
        <w:r>
          <w:rPr>
            <w:b/>
            <w:sz w:val="22"/>
            <w:szCs w:val="22"/>
          </w:rPr>
          <w:t xml:space="preserve">       </w:t>
        </w:r>
        <w:r w:rsidRPr="00417BD9">
          <w:rPr>
            <w:b/>
            <w:sz w:val="22"/>
            <w:szCs w:val="22"/>
          </w:rPr>
          <w:t xml:space="preserve">Таблица </w:t>
        </w:r>
        <w:r w:rsidRPr="00417BD9">
          <w:rPr>
            <w:b/>
            <w:sz w:val="22"/>
            <w:szCs w:val="22"/>
          </w:rPr>
          <w:fldChar w:fldCharType="begin"/>
        </w:r>
        <w:r w:rsidRPr="00417BD9">
          <w:rPr>
            <w:b/>
            <w:sz w:val="22"/>
            <w:szCs w:val="22"/>
          </w:rPr>
          <w:instrText xml:space="preserve"> SEQ Таблица \* ARABIC </w:instrText>
        </w:r>
        <w:r w:rsidRPr="00417BD9">
          <w:rPr>
            <w:b/>
            <w:sz w:val="22"/>
            <w:szCs w:val="22"/>
          </w:rPr>
          <w:fldChar w:fldCharType="separate"/>
        </w:r>
        <w:r>
          <w:rPr>
            <w:b/>
            <w:noProof/>
            <w:sz w:val="22"/>
            <w:szCs w:val="22"/>
          </w:rPr>
          <w:t>6</w:t>
        </w:r>
        <w:r w:rsidRPr="00417BD9">
          <w:rPr>
            <w:b/>
            <w:sz w:val="22"/>
            <w:szCs w:val="22"/>
          </w:rPr>
          <w:fldChar w:fldCharType="end"/>
        </w:r>
        <w:r w:rsidRPr="00417BD9">
          <w:rPr>
            <w:b/>
            <w:sz w:val="22"/>
            <w:szCs w:val="22"/>
          </w:rPr>
          <w:t>. Сценарии использования</w:t>
        </w:r>
      </w:ins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2"/>
        <w:gridCol w:w="5377"/>
      </w:tblGrid>
      <w:tr w:rsidR="00AD4889" w:rsidRPr="006F5656" w14:paraId="4DAB1C30" w14:textId="77777777" w:rsidTr="00015A7F">
        <w:trPr>
          <w:cantSplit/>
          <w:trHeight w:val="20"/>
          <w:tblHeader/>
          <w:ins w:id="1615" w:author="Владимир Лаут" w:date="2021-04-01T12:50:00Z"/>
        </w:trPr>
        <w:tc>
          <w:tcPr>
            <w:tcW w:w="2202" w:type="pct"/>
            <w:shd w:val="clear" w:color="auto" w:fill="FFC000"/>
            <w:vAlign w:val="center"/>
          </w:tcPr>
          <w:p w14:paraId="0598A993" w14:textId="77777777" w:rsidR="00AD4889" w:rsidRPr="00876BA0" w:rsidRDefault="00AD4889" w:rsidP="00015A7F">
            <w:pPr>
              <w:jc w:val="center"/>
              <w:rPr>
                <w:ins w:id="1616" w:author="Владимир Лаут" w:date="2021-04-01T12:50:00Z"/>
                <w:rFonts w:cs="Arial"/>
                <w:b/>
                <w:sz w:val="20"/>
                <w:szCs w:val="20"/>
              </w:rPr>
            </w:pPr>
            <w:ins w:id="1617" w:author="Владимир Лаут" w:date="2021-04-01T12:50:00Z">
              <w:r w:rsidRPr="00876BA0">
                <w:rPr>
                  <w:rFonts w:cs="Arial"/>
                  <w:b/>
                  <w:sz w:val="20"/>
                  <w:szCs w:val="20"/>
                </w:rPr>
                <w:lastRenderedPageBreak/>
                <w:t>Сценарий</w:t>
              </w:r>
            </w:ins>
          </w:p>
        </w:tc>
        <w:tc>
          <w:tcPr>
            <w:tcW w:w="2798" w:type="pct"/>
            <w:shd w:val="clear" w:color="auto" w:fill="FFC000"/>
            <w:vAlign w:val="center"/>
          </w:tcPr>
          <w:p w14:paraId="4CAE16BD" w14:textId="77777777" w:rsidR="00AD4889" w:rsidRPr="00876BA0" w:rsidRDefault="00AD4889" w:rsidP="00015A7F">
            <w:pPr>
              <w:jc w:val="center"/>
              <w:rPr>
                <w:ins w:id="1618" w:author="Владимир Лаут" w:date="2021-04-01T12:50:00Z"/>
                <w:rFonts w:cs="Arial"/>
                <w:b/>
                <w:sz w:val="20"/>
                <w:szCs w:val="20"/>
              </w:rPr>
            </w:pPr>
            <w:ins w:id="1619" w:author="Владимир Лаут" w:date="2021-04-01T12:50:00Z">
              <w:r>
                <w:rPr>
                  <w:rFonts w:cs="Arial"/>
                  <w:b/>
                  <w:sz w:val="20"/>
                  <w:szCs w:val="20"/>
                </w:rPr>
                <w:t>Кто использует, как часто</w:t>
              </w:r>
            </w:ins>
          </w:p>
        </w:tc>
      </w:tr>
      <w:tr w:rsidR="00B354FF" w:rsidRPr="006F5656" w14:paraId="25493960" w14:textId="77777777" w:rsidTr="00015A7F">
        <w:trPr>
          <w:cantSplit/>
          <w:trHeight w:val="20"/>
          <w:ins w:id="1620" w:author="Владимир Лаут" w:date="2021-04-01T12:50:00Z"/>
        </w:trPr>
        <w:tc>
          <w:tcPr>
            <w:tcW w:w="2202" w:type="pct"/>
            <w:shd w:val="clear" w:color="auto" w:fill="auto"/>
          </w:tcPr>
          <w:p w14:paraId="38653AE0" w14:textId="46544592" w:rsidR="00B354FF" w:rsidRPr="00F111CD" w:rsidRDefault="00B354FF" w:rsidP="00B354FF">
            <w:pPr>
              <w:ind w:firstLine="0"/>
              <w:rPr>
                <w:ins w:id="1621" w:author="Владимир Лаут" w:date="2021-04-01T12:50:00Z"/>
                <w:rFonts w:cs="Arial"/>
                <w:sz w:val="20"/>
                <w:szCs w:val="20"/>
              </w:rPr>
            </w:pPr>
            <w:ins w:id="1622" w:author="Владимир Лаут" w:date="2021-04-01T12:53:00Z">
              <w:r>
                <w:rPr>
                  <w:rFonts w:cs="Arial"/>
                  <w:sz w:val="20"/>
                  <w:szCs w:val="20"/>
                </w:rPr>
                <w:t>П</w:t>
              </w:r>
              <w:r w:rsidRPr="000733C3">
                <w:rPr>
                  <w:rFonts w:cs="Arial"/>
                  <w:sz w:val="20"/>
                  <w:szCs w:val="20"/>
                </w:rPr>
                <w:t>лан/факт анализ</w:t>
              </w:r>
              <w:r>
                <w:rPr>
                  <w:rFonts w:cs="Arial"/>
                  <w:sz w:val="20"/>
                  <w:szCs w:val="20"/>
                </w:rPr>
                <w:t xml:space="preserve"> показателей ремонтных </w:t>
              </w:r>
              <w:r w:rsidRPr="000733C3">
                <w:rPr>
                  <w:rFonts w:cs="Arial"/>
                  <w:sz w:val="20"/>
                  <w:szCs w:val="20"/>
                </w:rPr>
                <w:t>воздействий на ПА</w:t>
              </w:r>
              <w:r>
                <w:rPr>
                  <w:rFonts w:cs="Arial"/>
                  <w:sz w:val="20"/>
                  <w:szCs w:val="20"/>
                </w:rPr>
                <w:t xml:space="preserve"> в различных разрезах (по цехам, группам планирования, единицам оборудования и т.д.) </w:t>
              </w:r>
            </w:ins>
          </w:p>
        </w:tc>
        <w:tc>
          <w:tcPr>
            <w:tcW w:w="2798" w:type="pct"/>
            <w:shd w:val="clear" w:color="auto" w:fill="auto"/>
          </w:tcPr>
          <w:p w14:paraId="1E906A42" w14:textId="1B366CA1" w:rsidR="00B354FF" w:rsidRDefault="00B354FF" w:rsidP="00B354FF">
            <w:pPr>
              <w:ind w:firstLine="0"/>
              <w:rPr>
                <w:ins w:id="1623" w:author="Владимир Лаут" w:date="2021-04-01T12:50:00Z"/>
                <w:rFonts w:cs="Arial"/>
                <w:sz w:val="20"/>
                <w:szCs w:val="20"/>
              </w:rPr>
            </w:pPr>
            <w:ins w:id="1624" w:author="Владимир Лаут" w:date="2021-04-01T12:53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BC34C6">
                <w:rPr>
                  <w:rFonts w:cs="Arial"/>
                  <w:sz w:val="20"/>
                  <w:szCs w:val="20"/>
                </w:rPr>
                <w:t>КЦ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4A2F87">
                <w:rPr>
                  <w:rFonts w:cs="Arial"/>
                  <w:sz w:val="20"/>
                  <w:szCs w:val="20"/>
                </w:rPr>
                <w:t>е</w:t>
              </w:r>
              <w:r w:rsidRPr="00076361">
                <w:rPr>
                  <w:rFonts w:cs="Arial"/>
                  <w:sz w:val="20"/>
                  <w:szCs w:val="20"/>
                </w:rPr>
                <w:t>жесуточно,</w:t>
              </w:r>
              <w:r w:rsidRPr="004A2F87">
                <w:rPr>
                  <w:rFonts w:cs="Arial"/>
                  <w:sz w:val="20"/>
                  <w:szCs w:val="20"/>
                </w:rPr>
                <w:t xml:space="preserve"> ежемесячно, ежеквартально.</w:t>
              </w:r>
            </w:ins>
          </w:p>
        </w:tc>
      </w:tr>
      <w:tr w:rsidR="00AD4889" w:rsidRPr="006F5656" w14:paraId="1416D13F" w14:textId="77777777" w:rsidTr="00015A7F">
        <w:trPr>
          <w:cantSplit/>
          <w:trHeight w:val="20"/>
          <w:ins w:id="1625" w:author="Владимир Лаут" w:date="2021-04-01T12:50:00Z"/>
        </w:trPr>
        <w:tc>
          <w:tcPr>
            <w:tcW w:w="2202" w:type="pct"/>
            <w:shd w:val="clear" w:color="auto" w:fill="auto"/>
          </w:tcPr>
          <w:p w14:paraId="052AD1B9" w14:textId="1F7494DD" w:rsidR="00AD4889" w:rsidRDefault="00B354FF" w:rsidP="00015A7F">
            <w:pPr>
              <w:ind w:firstLine="0"/>
              <w:rPr>
                <w:ins w:id="1626" w:author="Владимир Лаут" w:date="2021-04-01T12:50:00Z"/>
                <w:rFonts w:cs="Arial"/>
                <w:sz w:val="20"/>
                <w:szCs w:val="20"/>
              </w:rPr>
            </w:pPr>
            <w:ins w:id="1627" w:author="Владимир Лаут" w:date="2021-04-01T12:55:00Z">
              <w:r>
                <w:rPr>
                  <w:rFonts w:cs="Arial"/>
                  <w:sz w:val="20"/>
                  <w:szCs w:val="20"/>
                </w:rPr>
                <w:t>План/факт а</w:t>
              </w:r>
            </w:ins>
            <w:ins w:id="1628" w:author="Владимир Лаут" w:date="2021-04-01T12:50:00Z">
              <w:r w:rsidR="00AD4889">
                <w:rPr>
                  <w:rFonts w:cs="Arial"/>
                  <w:sz w:val="20"/>
                  <w:szCs w:val="20"/>
                </w:rPr>
                <w:t xml:space="preserve">нализ </w:t>
              </w:r>
            </w:ins>
            <w:ins w:id="1629" w:author="Владимир Лаут" w:date="2021-04-01T12:55:00Z">
              <w:r>
                <w:rPr>
                  <w:rFonts w:cs="Arial"/>
                  <w:sz w:val="20"/>
                  <w:szCs w:val="20"/>
                </w:rPr>
                <w:t>количества сообщений и заказовТОРО</w:t>
              </w:r>
            </w:ins>
            <w:ins w:id="1630" w:author="Владимир Лаут" w:date="2021-04-01T12:50:00Z">
              <w:r w:rsidR="00AD4889">
                <w:rPr>
                  <w:rFonts w:cs="Arial"/>
                  <w:sz w:val="20"/>
                  <w:szCs w:val="20"/>
                </w:rPr>
                <w:t>.</w:t>
              </w:r>
            </w:ins>
          </w:p>
        </w:tc>
        <w:tc>
          <w:tcPr>
            <w:tcW w:w="2798" w:type="pct"/>
            <w:shd w:val="clear" w:color="auto" w:fill="auto"/>
          </w:tcPr>
          <w:p w14:paraId="56BC6260" w14:textId="77777777" w:rsidR="00AD4889" w:rsidRDefault="00AD4889" w:rsidP="00015A7F">
            <w:pPr>
              <w:ind w:firstLine="0"/>
              <w:rPr>
                <w:ins w:id="1631" w:author="Владимир Лаут" w:date="2021-04-01T12:50:00Z"/>
                <w:rFonts w:cs="Arial"/>
                <w:sz w:val="20"/>
                <w:szCs w:val="20"/>
              </w:rPr>
            </w:pPr>
            <w:ins w:id="1632" w:author="Владимир Лаут" w:date="2021-04-01T12:50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BC34C6">
                <w:rPr>
                  <w:rFonts w:cs="Arial"/>
                  <w:sz w:val="20"/>
                  <w:szCs w:val="20"/>
                </w:rPr>
                <w:t>КЦ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4A2F87">
                <w:rPr>
                  <w:rFonts w:cs="Arial"/>
                  <w:sz w:val="20"/>
                  <w:szCs w:val="20"/>
                </w:rPr>
                <w:t>е</w:t>
              </w:r>
              <w:r w:rsidRPr="00076361">
                <w:rPr>
                  <w:rFonts w:cs="Arial"/>
                  <w:sz w:val="20"/>
                  <w:szCs w:val="20"/>
                </w:rPr>
                <w:t>жесуточно,</w:t>
              </w:r>
              <w:r w:rsidRPr="004A2F87">
                <w:rPr>
                  <w:rFonts w:cs="Arial"/>
                  <w:sz w:val="20"/>
                  <w:szCs w:val="20"/>
                </w:rPr>
                <w:t xml:space="preserve"> ежемесячно, ежеквартально.</w:t>
              </w:r>
            </w:ins>
          </w:p>
        </w:tc>
      </w:tr>
    </w:tbl>
    <w:p w14:paraId="4A662598" w14:textId="77777777" w:rsidR="00AD4889" w:rsidRDefault="00AD4889" w:rsidP="00AD4889">
      <w:pPr>
        <w:ind w:firstLine="567"/>
        <w:rPr>
          <w:ins w:id="1633" w:author="Владимир Лаут" w:date="2021-04-01T12:50:00Z"/>
        </w:rPr>
      </w:pPr>
    </w:p>
    <w:p w14:paraId="4BBD0B8A" w14:textId="77777777" w:rsidR="00AD4889" w:rsidRDefault="00AD4889" w:rsidP="00AD4889">
      <w:pPr>
        <w:ind w:firstLine="567"/>
        <w:rPr>
          <w:ins w:id="1634" w:author="Владимир Лаут" w:date="2021-04-01T12:50:00Z"/>
        </w:rPr>
      </w:pPr>
    </w:p>
    <w:p w14:paraId="2E708660" w14:textId="77777777" w:rsidR="00AD4889" w:rsidRPr="003E720F" w:rsidRDefault="00AD4889" w:rsidP="00AD4889">
      <w:pPr>
        <w:pStyle w:val="30"/>
        <w:rPr>
          <w:ins w:id="1635" w:author="Владимир Лаут" w:date="2021-04-01T12:50:00Z"/>
        </w:rPr>
      </w:pPr>
      <w:bookmarkStart w:id="1636" w:name="_Toc69225567"/>
      <w:ins w:id="1637" w:author="Владимир Лаут" w:date="2021-04-01T12:50:00Z">
        <w:r>
          <w:t>Исходные н</w:t>
        </w:r>
        <w:r w:rsidRPr="008632D8">
          <w:t>аборы данных</w:t>
        </w:r>
        <w:bookmarkEnd w:id="1636"/>
      </w:ins>
    </w:p>
    <w:p w14:paraId="2DDFD12A" w14:textId="77777777" w:rsidR="00AD4889" w:rsidRPr="00ED5386" w:rsidRDefault="00AD4889" w:rsidP="00AD4889">
      <w:pPr>
        <w:pStyle w:val="ae"/>
        <w:jc w:val="right"/>
        <w:rPr>
          <w:ins w:id="1638" w:author="Владимир Лаут" w:date="2021-04-01T12:50:00Z"/>
          <w:b/>
          <w:color w:val="7F7F7F" w:themeColor="text1" w:themeTint="80"/>
          <w:sz w:val="22"/>
          <w:szCs w:val="22"/>
        </w:rPr>
      </w:pPr>
      <w:ins w:id="1639" w:author="Владимир Лаут" w:date="2021-04-01T12:50:00Z">
        <w:r>
          <w:rPr>
            <w:b/>
            <w:sz w:val="22"/>
            <w:szCs w:val="22"/>
          </w:rPr>
          <w:t xml:space="preserve"> </w:t>
        </w:r>
        <w:r w:rsidRPr="00ED5386">
          <w:rPr>
            <w:b/>
            <w:sz w:val="22"/>
            <w:szCs w:val="22"/>
          </w:rPr>
          <w:t xml:space="preserve">Таблица </w:t>
        </w:r>
        <w:r w:rsidRPr="00ED5386">
          <w:rPr>
            <w:b/>
            <w:sz w:val="22"/>
            <w:szCs w:val="22"/>
          </w:rPr>
          <w:fldChar w:fldCharType="begin"/>
        </w:r>
        <w:r w:rsidRPr="00ED5386">
          <w:rPr>
            <w:b/>
            <w:sz w:val="22"/>
            <w:szCs w:val="22"/>
          </w:rPr>
          <w:instrText xml:space="preserve"> SEQ Таблица \* ARABIC </w:instrText>
        </w:r>
        <w:r w:rsidRPr="00ED5386">
          <w:rPr>
            <w:b/>
            <w:sz w:val="22"/>
            <w:szCs w:val="22"/>
          </w:rPr>
          <w:fldChar w:fldCharType="separate"/>
        </w:r>
        <w:r>
          <w:rPr>
            <w:b/>
            <w:noProof/>
            <w:sz w:val="22"/>
            <w:szCs w:val="22"/>
          </w:rPr>
          <w:t>7</w:t>
        </w:r>
        <w:r w:rsidRPr="00ED5386">
          <w:rPr>
            <w:b/>
            <w:sz w:val="22"/>
            <w:szCs w:val="22"/>
          </w:rPr>
          <w:fldChar w:fldCharType="end"/>
        </w:r>
        <w:r w:rsidRPr="00ED5386">
          <w:rPr>
            <w:b/>
            <w:sz w:val="22"/>
            <w:szCs w:val="22"/>
          </w:rPr>
          <w:t xml:space="preserve">. Исходные наборы данных </w:t>
        </w:r>
      </w:ins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9"/>
        <w:gridCol w:w="1983"/>
        <w:gridCol w:w="1559"/>
        <w:gridCol w:w="1828"/>
      </w:tblGrid>
      <w:tr w:rsidR="00B354FF" w:rsidRPr="006F5656" w14:paraId="60CC5B9E" w14:textId="77777777" w:rsidTr="00015A7F">
        <w:trPr>
          <w:trHeight w:val="397"/>
          <w:tblHeader/>
          <w:ins w:id="1640" w:author="Владимир Лаут" w:date="2021-04-01T12:55:00Z"/>
        </w:trPr>
        <w:tc>
          <w:tcPr>
            <w:tcW w:w="2206" w:type="pct"/>
            <w:shd w:val="clear" w:color="auto" w:fill="FFC000"/>
          </w:tcPr>
          <w:p w14:paraId="3D9F51BE" w14:textId="77777777" w:rsidR="00B354FF" w:rsidRPr="00876BA0" w:rsidRDefault="00B354FF" w:rsidP="00015A7F">
            <w:pPr>
              <w:ind w:firstLine="22"/>
              <w:jc w:val="center"/>
              <w:rPr>
                <w:ins w:id="1641" w:author="Владимир Лаут" w:date="2021-04-01T12:55:00Z"/>
                <w:rFonts w:cs="Arial"/>
                <w:b/>
                <w:sz w:val="20"/>
                <w:szCs w:val="20"/>
              </w:rPr>
            </w:pPr>
            <w:ins w:id="1642" w:author="Владимир Лаут" w:date="2021-04-01T12:55:00Z">
              <w:r w:rsidRPr="00876BA0">
                <w:rPr>
                  <w:rFonts w:cs="Arial"/>
                  <w:b/>
                  <w:sz w:val="20"/>
                  <w:szCs w:val="20"/>
                </w:rPr>
                <w:t>Набор данных</w:t>
              </w:r>
            </w:ins>
          </w:p>
        </w:tc>
        <w:tc>
          <w:tcPr>
            <w:tcW w:w="1032" w:type="pct"/>
            <w:shd w:val="clear" w:color="auto" w:fill="FFC000"/>
          </w:tcPr>
          <w:p w14:paraId="240FBD2B" w14:textId="77777777" w:rsidR="00B354FF" w:rsidRPr="00876BA0" w:rsidRDefault="00B354FF" w:rsidP="00015A7F">
            <w:pPr>
              <w:ind w:firstLine="0"/>
              <w:jc w:val="center"/>
              <w:rPr>
                <w:ins w:id="1643" w:author="Владимир Лаут" w:date="2021-04-01T12:55:00Z"/>
                <w:rFonts w:cs="Arial"/>
                <w:b/>
                <w:sz w:val="20"/>
                <w:szCs w:val="20"/>
              </w:rPr>
            </w:pPr>
            <w:ins w:id="1644" w:author="Владимир Лаут" w:date="2021-04-01T12:55:00Z">
              <w:r w:rsidRPr="00876BA0">
                <w:rPr>
                  <w:b/>
                  <w:sz w:val="20"/>
                  <w:szCs w:val="20"/>
                </w:rPr>
                <w:t>Орг. охват</w:t>
              </w:r>
            </w:ins>
          </w:p>
        </w:tc>
        <w:tc>
          <w:tcPr>
            <w:tcW w:w="811" w:type="pct"/>
            <w:shd w:val="clear" w:color="auto" w:fill="FFC000"/>
          </w:tcPr>
          <w:p w14:paraId="0AD8D79E" w14:textId="77777777" w:rsidR="00B354FF" w:rsidRPr="00876BA0" w:rsidRDefault="00B354FF" w:rsidP="00015A7F">
            <w:pPr>
              <w:spacing w:after="240"/>
              <w:ind w:firstLine="0"/>
              <w:jc w:val="center"/>
              <w:rPr>
                <w:ins w:id="1645" w:author="Владимир Лаут" w:date="2021-04-01T12:55:00Z"/>
                <w:b/>
                <w:sz w:val="20"/>
                <w:szCs w:val="20"/>
              </w:rPr>
            </w:pPr>
            <w:ins w:id="1646" w:author="Владимир Лаут" w:date="2021-04-01T12:55:00Z">
              <w:r w:rsidRPr="00876BA0">
                <w:rPr>
                  <w:b/>
                  <w:sz w:val="20"/>
                  <w:szCs w:val="20"/>
                </w:rPr>
                <w:t>Система-источник</w:t>
              </w:r>
            </w:ins>
          </w:p>
        </w:tc>
        <w:tc>
          <w:tcPr>
            <w:tcW w:w="951" w:type="pct"/>
            <w:shd w:val="clear" w:color="auto" w:fill="FFC000"/>
          </w:tcPr>
          <w:p w14:paraId="3BD47654" w14:textId="77777777" w:rsidR="00B354FF" w:rsidRPr="00876BA0" w:rsidRDefault="00B354FF" w:rsidP="00015A7F">
            <w:pPr>
              <w:ind w:firstLine="0"/>
              <w:rPr>
                <w:ins w:id="1647" w:author="Владимир Лаут" w:date="2021-04-01T12:55:00Z"/>
                <w:rFonts w:cs="Arial"/>
                <w:b/>
                <w:sz w:val="20"/>
                <w:szCs w:val="20"/>
              </w:rPr>
            </w:pPr>
            <w:ins w:id="1648" w:author="Владимир Лаут" w:date="2021-04-01T12:55:00Z">
              <w:r w:rsidRPr="00876BA0">
                <w:rPr>
                  <w:b/>
                  <w:sz w:val="20"/>
                  <w:szCs w:val="20"/>
                </w:rPr>
                <w:t>Ссылка на СОИ</w:t>
              </w:r>
            </w:ins>
          </w:p>
        </w:tc>
      </w:tr>
      <w:tr w:rsidR="00B354FF" w:rsidRPr="006F5656" w14:paraId="6F9995B0" w14:textId="77777777" w:rsidTr="00015A7F">
        <w:trPr>
          <w:cantSplit/>
          <w:ins w:id="1649" w:author="Владимир Лаут" w:date="2021-04-01T12:55:00Z"/>
        </w:trPr>
        <w:tc>
          <w:tcPr>
            <w:tcW w:w="2206" w:type="pct"/>
            <w:shd w:val="clear" w:color="auto" w:fill="auto"/>
            <w:vAlign w:val="bottom"/>
          </w:tcPr>
          <w:p w14:paraId="1AE393D8" w14:textId="77777777" w:rsidR="00B354FF" w:rsidRPr="006F5656" w:rsidRDefault="00B354FF" w:rsidP="00015A7F">
            <w:pPr>
              <w:ind w:firstLine="0"/>
              <w:rPr>
                <w:ins w:id="1650" w:author="Владимир Лаут" w:date="2021-04-01T12:55:00Z"/>
                <w:rFonts w:cs="Arial"/>
                <w:sz w:val="20"/>
                <w:szCs w:val="20"/>
              </w:rPr>
            </w:pPr>
            <w:ins w:id="1651" w:author="Владимир Лаут" w:date="2021-04-01T12:55:00Z">
              <w:r>
                <w:rPr>
                  <w:rFonts w:ascii="Calibri" w:hAnsi="Calibri" w:cs="Calibri"/>
                  <w:color w:val="000000"/>
                  <w:sz w:val="22"/>
                </w:rPr>
                <w:t>Единица оборудования</w:t>
              </w:r>
            </w:ins>
          </w:p>
        </w:tc>
        <w:tc>
          <w:tcPr>
            <w:tcW w:w="1032" w:type="pct"/>
          </w:tcPr>
          <w:p w14:paraId="27AB77F9" w14:textId="77777777" w:rsidR="00B354FF" w:rsidRPr="00F75DEC" w:rsidRDefault="00B354FF" w:rsidP="00015A7F">
            <w:pPr>
              <w:ind w:firstLine="0"/>
              <w:jc w:val="center"/>
              <w:rPr>
                <w:ins w:id="1652" w:author="Владимир Лаут" w:date="2021-04-01T12:55:00Z"/>
                <w:rFonts w:cs="Arial"/>
                <w:sz w:val="20"/>
                <w:szCs w:val="20"/>
              </w:rPr>
            </w:pPr>
            <w:ins w:id="1653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78264F44" w14:textId="77777777" w:rsidR="00B354FF" w:rsidRPr="006F5656" w:rsidRDefault="00B354FF" w:rsidP="00015A7F">
            <w:pPr>
              <w:ind w:firstLine="0"/>
              <w:jc w:val="center"/>
              <w:rPr>
                <w:ins w:id="1654" w:author="Владимир Лаут" w:date="2021-04-01T12:55:00Z"/>
                <w:rFonts w:cs="Arial"/>
                <w:sz w:val="20"/>
                <w:szCs w:val="20"/>
              </w:rPr>
            </w:pPr>
            <w:ins w:id="1655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  <w:vAlign w:val="center"/>
          </w:tcPr>
          <w:p w14:paraId="70BBCC4D" w14:textId="77777777" w:rsidR="00B354FF" w:rsidRPr="006F5656" w:rsidRDefault="00B354FF" w:rsidP="00015A7F">
            <w:pPr>
              <w:jc w:val="center"/>
              <w:rPr>
                <w:ins w:id="1656" w:author="Владимир Лаут" w:date="2021-04-01T12:55:00Z"/>
                <w:rFonts w:cs="Arial"/>
                <w:sz w:val="20"/>
                <w:szCs w:val="20"/>
              </w:rPr>
            </w:pPr>
          </w:p>
        </w:tc>
      </w:tr>
      <w:tr w:rsidR="00B354FF" w:rsidRPr="006F5656" w14:paraId="248ECA95" w14:textId="77777777" w:rsidTr="00015A7F">
        <w:trPr>
          <w:cantSplit/>
          <w:trHeight w:val="164"/>
          <w:ins w:id="1657" w:author="Владимир Лаут" w:date="2021-04-01T12:55:00Z"/>
        </w:trPr>
        <w:tc>
          <w:tcPr>
            <w:tcW w:w="2206" w:type="pct"/>
            <w:shd w:val="clear" w:color="auto" w:fill="auto"/>
            <w:vAlign w:val="bottom"/>
          </w:tcPr>
          <w:p w14:paraId="72107A8B" w14:textId="77777777" w:rsidR="00B354FF" w:rsidRPr="006F5656" w:rsidRDefault="00B354FF" w:rsidP="00015A7F">
            <w:pPr>
              <w:ind w:firstLine="0"/>
              <w:jc w:val="left"/>
              <w:rPr>
                <w:ins w:id="1658" w:author="Владимир Лаут" w:date="2021-04-01T12:55:00Z"/>
                <w:rFonts w:cs="Arial"/>
                <w:sz w:val="20"/>
                <w:szCs w:val="20"/>
              </w:rPr>
            </w:pPr>
            <w:ins w:id="1659" w:author="Владимир Лаут" w:date="2021-04-01T12:55:00Z">
              <w:r>
                <w:rPr>
                  <w:rFonts w:ascii="Calibri" w:hAnsi="Calibri" w:cs="Calibri"/>
                  <w:color w:val="000000"/>
                  <w:sz w:val="22"/>
                </w:rPr>
                <w:t>Заказ ТОРО</w:t>
              </w:r>
            </w:ins>
          </w:p>
        </w:tc>
        <w:tc>
          <w:tcPr>
            <w:tcW w:w="1032" w:type="pct"/>
          </w:tcPr>
          <w:p w14:paraId="7D3A1F34" w14:textId="77777777" w:rsidR="00B354FF" w:rsidRPr="006F5656" w:rsidRDefault="00B354FF" w:rsidP="00015A7F">
            <w:pPr>
              <w:ind w:firstLine="0"/>
              <w:jc w:val="center"/>
              <w:rPr>
                <w:ins w:id="1660" w:author="Владимир Лаут" w:date="2021-04-01T12:55:00Z"/>
                <w:rFonts w:cs="Arial"/>
                <w:sz w:val="20"/>
                <w:szCs w:val="20"/>
              </w:rPr>
            </w:pPr>
            <w:ins w:id="1661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39CBFFB5" w14:textId="77777777" w:rsidR="00B354FF" w:rsidRPr="006F5656" w:rsidRDefault="00B354FF" w:rsidP="00015A7F">
            <w:pPr>
              <w:ind w:firstLine="0"/>
              <w:rPr>
                <w:ins w:id="1662" w:author="Владимир Лаут" w:date="2021-04-01T12:55:00Z"/>
                <w:rFonts w:cs="Arial"/>
                <w:sz w:val="20"/>
                <w:szCs w:val="20"/>
              </w:rPr>
            </w:pPr>
            <w:ins w:id="1663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621D994B" w14:textId="77777777" w:rsidR="00B354FF" w:rsidRPr="006F5656" w:rsidRDefault="00B354FF" w:rsidP="00015A7F">
            <w:pPr>
              <w:jc w:val="center"/>
              <w:rPr>
                <w:ins w:id="1664" w:author="Владимир Лаут" w:date="2021-04-01T12:55:00Z"/>
                <w:rFonts w:cs="Arial"/>
                <w:sz w:val="20"/>
                <w:szCs w:val="20"/>
              </w:rPr>
            </w:pPr>
          </w:p>
        </w:tc>
      </w:tr>
      <w:tr w:rsidR="00B354FF" w:rsidRPr="006F5656" w14:paraId="2359E34C" w14:textId="77777777" w:rsidTr="00015A7F">
        <w:trPr>
          <w:cantSplit/>
          <w:ins w:id="1665" w:author="Владимир Лаут" w:date="2021-04-01T12:55:00Z"/>
        </w:trPr>
        <w:tc>
          <w:tcPr>
            <w:tcW w:w="2206" w:type="pct"/>
            <w:shd w:val="clear" w:color="auto" w:fill="auto"/>
            <w:vAlign w:val="bottom"/>
          </w:tcPr>
          <w:p w14:paraId="14FE8508" w14:textId="77777777" w:rsidR="00B354FF" w:rsidRPr="006F5656" w:rsidRDefault="00B354FF" w:rsidP="00015A7F">
            <w:pPr>
              <w:ind w:firstLine="0"/>
              <w:rPr>
                <w:ins w:id="1666" w:author="Владимир Лаут" w:date="2021-04-01T12:55:00Z"/>
                <w:rFonts w:cs="Arial"/>
                <w:sz w:val="20"/>
                <w:szCs w:val="20"/>
              </w:rPr>
            </w:pPr>
            <w:ins w:id="1667" w:author="Владимир Лаут" w:date="2021-04-01T12:55:00Z">
              <w:r>
                <w:rPr>
                  <w:rFonts w:ascii="Calibri" w:hAnsi="Calibri" w:cs="Calibri"/>
                  <w:color w:val="000000"/>
                  <w:sz w:val="22"/>
                </w:rPr>
                <w:t>Сообщение ТОРО</w:t>
              </w:r>
            </w:ins>
          </w:p>
        </w:tc>
        <w:tc>
          <w:tcPr>
            <w:tcW w:w="1032" w:type="pct"/>
          </w:tcPr>
          <w:p w14:paraId="034241A7" w14:textId="77777777" w:rsidR="00B354FF" w:rsidRPr="006F5656" w:rsidRDefault="00B354FF" w:rsidP="00015A7F">
            <w:pPr>
              <w:ind w:firstLine="0"/>
              <w:jc w:val="center"/>
              <w:rPr>
                <w:ins w:id="1668" w:author="Владимир Лаут" w:date="2021-04-01T12:55:00Z"/>
                <w:rFonts w:cs="Arial"/>
                <w:sz w:val="20"/>
                <w:szCs w:val="20"/>
              </w:rPr>
            </w:pPr>
            <w:ins w:id="1669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1FDD4A8F" w14:textId="77777777" w:rsidR="00B354FF" w:rsidRPr="006F5656" w:rsidRDefault="00B354FF" w:rsidP="00015A7F">
            <w:pPr>
              <w:ind w:firstLine="0"/>
              <w:rPr>
                <w:ins w:id="1670" w:author="Владимир Лаут" w:date="2021-04-01T12:55:00Z"/>
                <w:rFonts w:cs="Arial"/>
                <w:sz w:val="20"/>
                <w:szCs w:val="20"/>
              </w:rPr>
            </w:pPr>
            <w:ins w:id="1671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07820DD9" w14:textId="77777777" w:rsidR="00B354FF" w:rsidRPr="006F5656" w:rsidRDefault="00B354FF" w:rsidP="00015A7F">
            <w:pPr>
              <w:jc w:val="center"/>
              <w:rPr>
                <w:ins w:id="1672" w:author="Владимир Лаут" w:date="2021-04-01T12:55:00Z"/>
                <w:rFonts w:cs="Arial"/>
                <w:sz w:val="20"/>
                <w:szCs w:val="20"/>
              </w:rPr>
            </w:pPr>
          </w:p>
        </w:tc>
      </w:tr>
      <w:tr w:rsidR="00B354FF" w:rsidRPr="006F5656" w14:paraId="2AE909D0" w14:textId="77777777" w:rsidTr="00015A7F">
        <w:trPr>
          <w:cantSplit/>
          <w:ins w:id="1673" w:author="Владимир Лаут" w:date="2021-04-01T12:55:00Z"/>
        </w:trPr>
        <w:tc>
          <w:tcPr>
            <w:tcW w:w="2206" w:type="pct"/>
            <w:shd w:val="clear" w:color="auto" w:fill="auto"/>
            <w:vAlign w:val="bottom"/>
          </w:tcPr>
          <w:p w14:paraId="16637A71" w14:textId="77777777" w:rsidR="00B354FF" w:rsidRPr="00076361" w:rsidDel="00EC63F9" w:rsidRDefault="00B354FF" w:rsidP="00015A7F">
            <w:pPr>
              <w:ind w:firstLine="0"/>
              <w:rPr>
                <w:ins w:id="1674" w:author="Владимир Лаут" w:date="2021-04-01T12:55:00Z"/>
                <w:rFonts w:cs="Arial"/>
                <w:sz w:val="20"/>
                <w:szCs w:val="20"/>
              </w:rPr>
            </w:pPr>
            <w:ins w:id="1675" w:author="Владимир Лаут" w:date="2021-04-01T12:55:00Z">
              <w:r>
                <w:rPr>
                  <w:rFonts w:ascii="Calibri" w:hAnsi="Calibri" w:cs="Calibri"/>
                  <w:color w:val="000000"/>
                  <w:sz w:val="22"/>
                </w:rPr>
                <w:t>Техническое место</w:t>
              </w:r>
            </w:ins>
          </w:p>
        </w:tc>
        <w:tc>
          <w:tcPr>
            <w:tcW w:w="1032" w:type="pct"/>
          </w:tcPr>
          <w:p w14:paraId="015D07CA" w14:textId="77777777" w:rsidR="00B354FF" w:rsidRDefault="00B354FF" w:rsidP="00015A7F">
            <w:pPr>
              <w:ind w:firstLine="0"/>
              <w:jc w:val="center"/>
              <w:rPr>
                <w:ins w:id="1676" w:author="Владимир Лаут" w:date="2021-04-01T12:55:00Z"/>
                <w:rFonts w:cs="Arial"/>
                <w:sz w:val="20"/>
                <w:szCs w:val="20"/>
              </w:rPr>
            </w:pPr>
            <w:ins w:id="1677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69006F7A" w14:textId="77777777" w:rsidR="00B354FF" w:rsidRPr="00580ED7" w:rsidRDefault="00B354FF" w:rsidP="00015A7F">
            <w:pPr>
              <w:ind w:firstLine="0"/>
              <w:rPr>
                <w:ins w:id="1678" w:author="Владимир Лаут" w:date="2021-04-01T12:55:00Z"/>
                <w:rFonts w:cs="Arial"/>
                <w:sz w:val="20"/>
                <w:szCs w:val="20"/>
              </w:rPr>
            </w:pPr>
            <w:ins w:id="1679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50C183C5" w14:textId="77777777" w:rsidR="00B354FF" w:rsidRPr="006F5656" w:rsidRDefault="00B354FF" w:rsidP="00015A7F">
            <w:pPr>
              <w:jc w:val="center"/>
              <w:rPr>
                <w:ins w:id="1680" w:author="Владимир Лаут" w:date="2021-04-01T12:55:00Z"/>
                <w:rFonts w:cs="Arial"/>
                <w:sz w:val="20"/>
                <w:szCs w:val="20"/>
              </w:rPr>
            </w:pPr>
          </w:p>
        </w:tc>
      </w:tr>
      <w:tr w:rsidR="00B354FF" w:rsidRPr="006F5656" w14:paraId="4E250400" w14:textId="77777777" w:rsidTr="00015A7F">
        <w:trPr>
          <w:cantSplit/>
          <w:ins w:id="1681" w:author="Владимир Лаут" w:date="2021-04-01T12:55:00Z"/>
        </w:trPr>
        <w:tc>
          <w:tcPr>
            <w:tcW w:w="2206" w:type="pct"/>
            <w:shd w:val="clear" w:color="auto" w:fill="auto"/>
            <w:vAlign w:val="bottom"/>
          </w:tcPr>
          <w:p w14:paraId="492A43F5" w14:textId="77777777" w:rsidR="00B354FF" w:rsidRPr="00076361" w:rsidDel="00EC63F9" w:rsidRDefault="00B354FF" w:rsidP="00015A7F">
            <w:pPr>
              <w:ind w:firstLine="0"/>
              <w:rPr>
                <w:ins w:id="1682" w:author="Владимир Лаут" w:date="2021-04-01T12:55:00Z"/>
                <w:rFonts w:cs="Arial"/>
                <w:sz w:val="20"/>
                <w:szCs w:val="20"/>
              </w:rPr>
            </w:pPr>
            <w:ins w:id="1683" w:author="Владимир Лаут" w:date="2021-04-01T12:55:00Z">
              <w:r>
                <w:rPr>
                  <w:rFonts w:cs="Arial"/>
                  <w:sz w:val="20"/>
                  <w:szCs w:val="20"/>
                </w:rPr>
                <w:t>Основная запись материала</w:t>
              </w:r>
            </w:ins>
          </w:p>
        </w:tc>
        <w:tc>
          <w:tcPr>
            <w:tcW w:w="1032" w:type="pct"/>
          </w:tcPr>
          <w:p w14:paraId="757DEE35" w14:textId="77777777" w:rsidR="00B354FF" w:rsidRDefault="00B354FF" w:rsidP="00015A7F">
            <w:pPr>
              <w:ind w:firstLine="0"/>
              <w:jc w:val="center"/>
              <w:rPr>
                <w:ins w:id="1684" w:author="Владимир Лаут" w:date="2021-04-01T12:55:00Z"/>
                <w:rFonts w:cs="Arial"/>
                <w:sz w:val="20"/>
                <w:szCs w:val="20"/>
              </w:rPr>
            </w:pPr>
            <w:ins w:id="1685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7B287025" w14:textId="77777777" w:rsidR="00B354FF" w:rsidRPr="00580ED7" w:rsidRDefault="00B354FF" w:rsidP="00015A7F">
            <w:pPr>
              <w:ind w:firstLine="0"/>
              <w:rPr>
                <w:ins w:id="1686" w:author="Владимир Лаут" w:date="2021-04-01T12:55:00Z"/>
                <w:rFonts w:cs="Arial"/>
                <w:sz w:val="20"/>
                <w:szCs w:val="20"/>
              </w:rPr>
            </w:pPr>
            <w:ins w:id="1687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5963363F" w14:textId="77777777" w:rsidR="00B354FF" w:rsidRPr="006F5656" w:rsidRDefault="00B354FF" w:rsidP="00015A7F">
            <w:pPr>
              <w:jc w:val="center"/>
              <w:rPr>
                <w:ins w:id="1688" w:author="Владимир Лаут" w:date="2021-04-01T12:55:00Z"/>
                <w:rFonts w:cs="Arial"/>
                <w:sz w:val="20"/>
                <w:szCs w:val="20"/>
              </w:rPr>
            </w:pPr>
          </w:p>
        </w:tc>
      </w:tr>
      <w:tr w:rsidR="00B354FF" w:rsidRPr="006F5656" w14:paraId="7EF76F56" w14:textId="77777777" w:rsidTr="00015A7F">
        <w:trPr>
          <w:cantSplit/>
          <w:ins w:id="1689" w:author="Владимир Лаут" w:date="2021-04-01T12:55:00Z"/>
        </w:trPr>
        <w:tc>
          <w:tcPr>
            <w:tcW w:w="2206" w:type="pct"/>
            <w:shd w:val="clear" w:color="auto" w:fill="auto"/>
            <w:vAlign w:val="bottom"/>
          </w:tcPr>
          <w:p w14:paraId="5A627DD1" w14:textId="77777777" w:rsidR="00B354FF" w:rsidRPr="00A760F1" w:rsidRDefault="00B354FF" w:rsidP="00015A7F">
            <w:pPr>
              <w:ind w:firstLine="0"/>
              <w:rPr>
                <w:ins w:id="1690" w:author="Владимир Лаут" w:date="2021-04-01T12:55:00Z"/>
                <w:rFonts w:ascii="Calibri" w:hAnsi="Calibri" w:cs="Calibri"/>
                <w:color w:val="000000"/>
                <w:sz w:val="22"/>
              </w:rPr>
            </w:pPr>
            <w:ins w:id="1691" w:author="Владимир Лаут" w:date="2021-04-01T12:55:00Z">
              <w:r w:rsidRPr="00A760F1">
                <w:rPr>
                  <w:rFonts w:ascii="Calibri" w:hAnsi="Calibri" w:cs="Calibri"/>
                  <w:color w:val="000000"/>
                  <w:sz w:val="22"/>
                </w:rPr>
                <w:t>Классы единиц оборудования</w:t>
              </w:r>
            </w:ins>
          </w:p>
        </w:tc>
        <w:tc>
          <w:tcPr>
            <w:tcW w:w="1032" w:type="pct"/>
          </w:tcPr>
          <w:p w14:paraId="0F81B0CB" w14:textId="77777777" w:rsidR="00B354FF" w:rsidRPr="00CD1FC5" w:rsidRDefault="00B354FF" w:rsidP="00015A7F">
            <w:pPr>
              <w:ind w:firstLine="0"/>
              <w:jc w:val="center"/>
              <w:rPr>
                <w:ins w:id="1692" w:author="Владимир Лаут" w:date="2021-04-01T12:55:00Z"/>
                <w:rFonts w:cs="Arial"/>
                <w:color w:val="000000"/>
                <w:sz w:val="20"/>
                <w:szCs w:val="20"/>
              </w:rPr>
            </w:pPr>
            <w:ins w:id="1693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7D680481" w14:textId="77777777" w:rsidR="00B354FF" w:rsidRPr="00F86B94" w:rsidRDefault="00B354FF" w:rsidP="00015A7F">
            <w:pPr>
              <w:ind w:firstLine="0"/>
              <w:jc w:val="center"/>
              <w:rPr>
                <w:ins w:id="1694" w:author="Владимир Лаут" w:date="2021-04-01T12:55:00Z"/>
                <w:rFonts w:cs="Arial"/>
                <w:color w:val="000000"/>
                <w:sz w:val="20"/>
                <w:szCs w:val="20"/>
              </w:rPr>
            </w:pPr>
            <w:ins w:id="1695" w:author="Владимир Лаут" w:date="2021-04-01T12:55:00Z">
              <w:r w:rsidRPr="00F86B94"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1A81C1E0" w14:textId="77777777" w:rsidR="00B354FF" w:rsidRPr="006F5656" w:rsidRDefault="00B354FF" w:rsidP="00015A7F">
            <w:pPr>
              <w:jc w:val="center"/>
              <w:rPr>
                <w:ins w:id="1696" w:author="Владимир Лаут" w:date="2021-04-01T12:55:00Z"/>
                <w:rFonts w:cs="Arial"/>
                <w:sz w:val="20"/>
                <w:szCs w:val="20"/>
              </w:rPr>
            </w:pPr>
          </w:p>
        </w:tc>
      </w:tr>
      <w:tr w:rsidR="00B354FF" w:rsidRPr="006F5656" w14:paraId="4D329927" w14:textId="77777777" w:rsidTr="00015A7F">
        <w:trPr>
          <w:cantSplit/>
          <w:ins w:id="1697" w:author="Владимир Лаут" w:date="2021-04-01T12:55:00Z"/>
        </w:trPr>
        <w:tc>
          <w:tcPr>
            <w:tcW w:w="2206" w:type="pct"/>
            <w:shd w:val="clear" w:color="auto" w:fill="auto"/>
            <w:vAlign w:val="bottom"/>
          </w:tcPr>
          <w:p w14:paraId="75772296" w14:textId="77777777" w:rsidR="00B354FF" w:rsidRPr="00A760F1" w:rsidRDefault="00B354FF" w:rsidP="00015A7F">
            <w:pPr>
              <w:ind w:firstLine="0"/>
              <w:rPr>
                <w:ins w:id="1698" w:author="Владимир Лаут" w:date="2021-04-01T12:55:00Z"/>
                <w:rFonts w:ascii="Calibri" w:hAnsi="Calibri" w:cs="Calibri"/>
                <w:color w:val="000000"/>
                <w:sz w:val="22"/>
              </w:rPr>
            </w:pPr>
            <w:ins w:id="1699" w:author="Владимир Лаут" w:date="2021-04-01T12:55:00Z">
              <w:r w:rsidRPr="00A760F1">
                <w:rPr>
                  <w:rFonts w:ascii="Calibri" w:hAnsi="Calibri" w:cs="Calibri"/>
                  <w:color w:val="000000"/>
                  <w:sz w:val="22"/>
                </w:rPr>
                <w:t>Признаки единиц оборудования</w:t>
              </w:r>
            </w:ins>
          </w:p>
        </w:tc>
        <w:tc>
          <w:tcPr>
            <w:tcW w:w="1032" w:type="pct"/>
          </w:tcPr>
          <w:p w14:paraId="7676C781" w14:textId="77777777" w:rsidR="00B354FF" w:rsidRPr="00CD1FC5" w:rsidRDefault="00B354FF" w:rsidP="00015A7F">
            <w:pPr>
              <w:ind w:firstLine="0"/>
              <w:jc w:val="center"/>
              <w:rPr>
                <w:ins w:id="1700" w:author="Владимир Лаут" w:date="2021-04-01T12:55:00Z"/>
                <w:rFonts w:cs="Arial"/>
                <w:color w:val="000000"/>
                <w:sz w:val="20"/>
                <w:szCs w:val="20"/>
              </w:rPr>
            </w:pPr>
            <w:ins w:id="1701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45D0992C" w14:textId="77777777" w:rsidR="00B354FF" w:rsidRPr="00F86B94" w:rsidRDefault="00B354FF" w:rsidP="00015A7F">
            <w:pPr>
              <w:ind w:firstLine="0"/>
              <w:jc w:val="center"/>
              <w:rPr>
                <w:ins w:id="1702" w:author="Владимир Лаут" w:date="2021-04-01T12:55:00Z"/>
                <w:rFonts w:cs="Arial"/>
                <w:color w:val="000000"/>
                <w:sz w:val="20"/>
                <w:szCs w:val="20"/>
              </w:rPr>
            </w:pPr>
            <w:ins w:id="1703" w:author="Владимир Лаут" w:date="2021-04-01T12:55:00Z">
              <w:r w:rsidRPr="00F86B94"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6E9109D1" w14:textId="77777777" w:rsidR="00B354FF" w:rsidRPr="006F5656" w:rsidRDefault="00B354FF" w:rsidP="00015A7F">
            <w:pPr>
              <w:jc w:val="center"/>
              <w:rPr>
                <w:ins w:id="1704" w:author="Владимир Лаут" w:date="2021-04-01T12:55:00Z"/>
                <w:rFonts w:cs="Arial"/>
                <w:sz w:val="20"/>
                <w:szCs w:val="20"/>
              </w:rPr>
            </w:pPr>
          </w:p>
        </w:tc>
      </w:tr>
      <w:tr w:rsidR="00B354FF" w:rsidRPr="006F5656" w14:paraId="5076F737" w14:textId="77777777" w:rsidTr="00015A7F">
        <w:trPr>
          <w:cantSplit/>
          <w:ins w:id="1705" w:author="Владимир Лаут" w:date="2021-04-01T12:55:00Z"/>
        </w:trPr>
        <w:tc>
          <w:tcPr>
            <w:tcW w:w="2206" w:type="pct"/>
            <w:shd w:val="clear" w:color="auto" w:fill="auto"/>
            <w:vAlign w:val="bottom"/>
          </w:tcPr>
          <w:p w14:paraId="41AF352C" w14:textId="77777777" w:rsidR="00B354FF" w:rsidRDefault="00B354FF" w:rsidP="00015A7F">
            <w:pPr>
              <w:ind w:firstLine="0"/>
              <w:rPr>
                <w:ins w:id="1706" w:author="Владимир Лаут" w:date="2021-04-01T12:55:00Z"/>
                <w:rFonts w:ascii="Calibri" w:hAnsi="Calibri" w:cs="Calibri"/>
                <w:color w:val="000000"/>
                <w:sz w:val="22"/>
              </w:rPr>
            </w:pPr>
            <w:ins w:id="1707" w:author="Владимир Лаут" w:date="2021-04-01T12:55:00Z">
              <w:r>
                <w:rPr>
                  <w:rFonts w:ascii="Calibri" w:hAnsi="Calibri" w:cs="Calibri"/>
                  <w:color w:val="000000"/>
                  <w:sz w:val="22"/>
                </w:rPr>
                <w:t>Справочник тарифов ТОРО</w:t>
              </w:r>
            </w:ins>
          </w:p>
        </w:tc>
        <w:tc>
          <w:tcPr>
            <w:tcW w:w="1032" w:type="pct"/>
          </w:tcPr>
          <w:p w14:paraId="7997A329" w14:textId="77777777" w:rsidR="00B354FF" w:rsidRPr="00DD5114" w:rsidRDefault="00B354FF" w:rsidP="00015A7F">
            <w:pPr>
              <w:ind w:firstLine="0"/>
              <w:jc w:val="center"/>
              <w:rPr>
                <w:ins w:id="1708" w:author="Владимир Лаут" w:date="2021-04-01T12:55:00Z"/>
                <w:rFonts w:cs="Arial"/>
                <w:color w:val="000000"/>
                <w:sz w:val="20"/>
                <w:szCs w:val="20"/>
              </w:rPr>
            </w:pPr>
            <w:ins w:id="1709" w:author="Владимир Лаут" w:date="2021-04-01T12:55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495B555A" w14:textId="77777777" w:rsidR="00B354FF" w:rsidRPr="00DD5114" w:rsidRDefault="00B354FF" w:rsidP="00015A7F">
            <w:pPr>
              <w:ind w:firstLine="0"/>
              <w:jc w:val="center"/>
              <w:rPr>
                <w:ins w:id="1710" w:author="Владимир Лаут" w:date="2021-04-01T12:55:00Z"/>
                <w:rFonts w:cs="Arial"/>
                <w:color w:val="000000"/>
                <w:sz w:val="20"/>
                <w:szCs w:val="20"/>
              </w:rPr>
            </w:pPr>
            <w:ins w:id="1711" w:author="Владимир Лаут" w:date="2021-04-01T12:55:00Z">
              <w:r w:rsidRPr="00DD5114"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4FE64878" w14:textId="77777777" w:rsidR="00B354FF" w:rsidRPr="00CD1FC5" w:rsidRDefault="00B354FF" w:rsidP="00015A7F">
            <w:pPr>
              <w:jc w:val="center"/>
              <w:rPr>
                <w:ins w:id="1712" w:author="Владимир Лаут" w:date="2021-04-01T12:55:00Z"/>
                <w:rFonts w:cs="Arial"/>
                <w:sz w:val="20"/>
                <w:szCs w:val="20"/>
                <w:highlight w:val="cyan"/>
              </w:rPr>
            </w:pPr>
          </w:p>
        </w:tc>
      </w:tr>
    </w:tbl>
    <w:p w14:paraId="0FA2B8D0" w14:textId="77777777" w:rsidR="00AD4889" w:rsidRDefault="00AD4889" w:rsidP="001268B1">
      <w:pPr>
        <w:rPr>
          <w:ins w:id="1713" w:author="LautVA" w:date="2020-12-04T17:47:00Z"/>
        </w:rPr>
      </w:pPr>
    </w:p>
    <w:p w14:paraId="0C036F22" w14:textId="6C956749" w:rsidR="005D7FDF" w:rsidRDefault="005D7FDF" w:rsidP="005D7FDF">
      <w:pPr>
        <w:pStyle w:val="21"/>
        <w:rPr>
          <w:ins w:id="1714" w:author="LautVA" w:date="2020-12-04T17:47:00Z"/>
        </w:rPr>
      </w:pPr>
      <w:bookmarkStart w:id="1715" w:name="_Toc69225568"/>
      <w:ins w:id="1716" w:author="LautVA" w:date="2020-12-04T17:47:00Z">
        <w:r>
          <w:t>Гибкий отчет «</w:t>
        </w:r>
        <w:r>
          <w:rPr>
            <w:lang w:val="en-US"/>
          </w:rPr>
          <w:t>PM</w:t>
        </w:r>
        <w:r w:rsidRPr="004A2F87">
          <w:t xml:space="preserve"> </w:t>
        </w:r>
        <w:r>
          <w:t>Календарь обор</w:t>
        </w:r>
      </w:ins>
      <w:ins w:id="1717" w:author="LautVA" w:date="2020-12-04T17:48:00Z">
        <w:r>
          <w:t>удования»</w:t>
        </w:r>
        <w:bookmarkEnd w:id="1715"/>
        <w:r>
          <w:t xml:space="preserve"> </w:t>
        </w:r>
      </w:ins>
    </w:p>
    <w:p w14:paraId="7ACB299D" w14:textId="77777777" w:rsidR="005D7FDF" w:rsidRPr="00B731DA" w:rsidRDefault="005D7FDF" w:rsidP="005D7FDF">
      <w:pPr>
        <w:pStyle w:val="30"/>
        <w:rPr>
          <w:ins w:id="1718" w:author="LautVA" w:date="2020-12-04T17:47:00Z"/>
        </w:rPr>
      </w:pPr>
      <w:bookmarkStart w:id="1719" w:name="_Toc69225569"/>
      <w:ins w:id="1720" w:author="LautVA" w:date="2020-12-04T17:47:00Z">
        <w:r w:rsidRPr="00B731DA">
          <w:t>Состав данных и общее описание</w:t>
        </w:r>
        <w:bookmarkEnd w:id="1719"/>
      </w:ins>
    </w:p>
    <w:p w14:paraId="5F086A10" w14:textId="143B2E3C" w:rsidR="005D7FDF" w:rsidRPr="004A2F87" w:rsidRDefault="005D7FDF" w:rsidP="005D7FDF">
      <w:pPr>
        <w:spacing w:before="60" w:line="276" w:lineRule="auto"/>
        <w:ind w:firstLine="567"/>
        <w:rPr>
          <w:ins w:id="1721" w:author="LautVA" w:date="2020-12-04T17:47:00Z"/>
          <w:lang w:val="en-US"/>
        </w:rPr>
      </w:pPr>
      <w:ins w:id="1722" w:author="LautVA" w:date="2020-12-04T17:47:00Z">
        <w:r>
          <w:t>Гибкий отчёт содержит:</w:t>
        </w:r>
      </w:ins>
    </w:p>
    <w:p w14:paraId="60D9D5BB" w14:textId="53981937" w:rsidR="005D7FDF" w:rsidRDefault="005D7FDF" w:rsidP="005D7FDF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723" w:author="LautVA" w:date="2020-12-04T17:47:00Z"/>
        </w:rPr>
      </w:pPr>
      <w:ins w:id="1724" w:author="LautVA" w:date="2020-12-04T17:47:00Z">
        <w:r>
          <w:t>Данные для анализа в разрезе организационных уровней</w:t>
        </w:r>
        <w:r w:rsidRPr="004A2F87">
          <w:t xml:space="preserve"> (</w:t>
        </w:r>
        <w:r>
          <w:t>балансовым единицам, заводы, и т.д.).</w:t>
        </w:r>
      </w:ins>
    </w:p>
    <w:p w14:paraId="1FE952AF" w14:textId="4E8F875E" w:rsidR="005D7FDF" w:rsidRPr="00076361" w:rsidRDefault="005D7FDF" w:rsidP="005D7FDF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725" w:author="LautVA" w:date="2020-12-04T17:47:00Z"/>
        </w:rPr>
      </w:pPr>
      <w:ins w:id="1726" w:author="LautVA" w:date="2020-12-04T17:47:00Z">
        <w:r>
          <w:t>Плановые и фактические данные по продолжительности</w:t>
        </w:r>
      </w:ins>
      <w:ins w:id="1727" w:author="LautVA" w:date="2020-12-04T17:49:00Z">
        <w:r>
          <w:t xml:space="preserve"> работы</w:t>
        </w:r>
      </w:ins>
      <w:ins w:id="1728" w:author="LautVA" w:date="2020-12-04T17:47:00Z">
        <w:r>
          <w:t xml:space="preserve"> и остановов оборудования</w:t>
        </w:r>
        <w:r w:rsidRPr="004A2F87">
          <w:t>.</w:t>
        </w:r>
      </w:ins>
    </w:p>
    <w:p w14:paraId="42BAEB89" w14:textId="68598198" w:rsidR="005D7FDF" w:rsidRDefault="005D7FDF" w:rsidP="005D7FDF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729" w:author="LautVA" w:date="2020-12-04T17:47:00Z"/>
        </w:rPr>
      </w:pPr>
      <w:ins w:id="1730" w:author="LautVA" w:date="2020-12-04T17:47:00Z">
        <w:r>
          <w:t xml:space="preserve">Плановые и фактические данные о </w:t>
        </w:r>
      </w:ins>
      <w:ins w:id="1731" w:author="LautVA" w:date="2020-12-04T17:49:00Z">
        <w:r>
          <w:t>объемных</w:t>
        </w:r>
      </w:ins>
      <w:ins w:id="1732" w:author="LautVA" w:date="2020-12-04T17:50:00Z">
        <w:r>
          <w:t xml:space="preserve"> производственных</w:t>
        </w:r>
      </w:ins>
      <w:ins w:id="1733" w:author="LautVA" w:date="2020-12-04T17:49:00Z">
        <w:r>
          <w:t xml:space="preserve"> показателях</w:t>
        </w:r>
      </w:ins>
      <w:ins w:id="1734" w:author="LautVA" w:date="2020-12-04T17:50:00Z">
        <w:r>
          <w:t>.</w:t>
        </w:r>
      </w:ins>
    </w:p>
    <w:p w14:paraId="17EACB1A" w14:textId="0454D060" w:rsidR="005D7FDF" w:rsidRPr="00080AE6" w:rsidRDefault="005D7FDF" w:rsidP="005D7FDF">
      <w:pPr>
        <w:spacing w:line="276" w:lineRule="auto"/>
        <w:ind w:firstLine="567"/>
        <w:rPr>
          <w:ins w:id="1735" w:author="LautVA" w:date="2020-12-04T17:47:00Z"/>
          <w:color w:val="7F7F7F" w:themeColor="text1" w:themeTint="80"/>
        </w:rPr>
      </w:pPr>
      <w:ins w:id="1736" w:author="LautVA" w:date="2020-12-04T17:47:00Z">
        <w:r>
          <w:t xml:space="preserve">Полный перечень признаков и показателей </w:t>
        </w:r>
      </w:ins>
      <w:ins w:id="1737" w:author="LautVA" w:date="2020-12-04T17:56:00Z">
        <w:r w:rsidR="000D016B">
          <w:t>отчета</w:t>
        </w:r>
      </w:ins>
      <w:ins w:id="1738" w:author="LautVA" w:date="2020-12-04T17:47:00Z">
        <w:r>
          <w:t xml:space="preserve"> зафиксирован в </w:t>
        </w:r>
        <w:del w:id="1739" w:author="Владимир Лаут" w:date="2021-03-24T09:57:00Z">
          <w:r w:rsidRPr="004E2A2F" w:rsidDel="00CE1C18">
            <w:delText>ERP.5.1</w:delText>
          </w:r>
        </w:del>
      </w:ins>
      <w:ins w:id="1740" w:author="Владимир Лаут" w:date="2021-03-24T09:57:00Z">
        <w:r w:rsidR="00CE1C18">
          <w:t>ERP.13.9.2</w:t>
        </w:r>
      </w:ins>
      <w:ins w:id="1741" w:author="LautVA" w:date="2020-12-04T17:47:00Z">
        <w:r w:rsidRPr="004E2A2F">
          <w:t xml:space="preserve">_66_Альбом форм по направлению ТОиР </w:t>
        </w:r>
        <w:r>
          <w:t xml:space="preserve">закладка </w:t>
        </w:r>
        <w:r w:rsidRPr="0010776F">
          <w:t>PM</w:t>
        </w:r>
      </w:ins>
      <w:ins w:id="1742" w:author="LautVA" w:date="2020-12-04T17:51:00Z">
        <w:r>
          <w:t>-01 Календарь оборудования</w:t>
        </w:r>
      </w:ins>
      <w:ins w:id="1743" w:author="LautVA" w:date="2020-12-04T17:47:00Z">
        <w:r>
          <w:t>. Для формирования отчет</w:t>
        </w:r>
      </w:ins>
      <w:ins w:id="1744" w:author="LautVA" w:date="2020-12-04T17:56:00Z">
        <w:r w:rsidR="000D016B">
          <w:t xml:space="preserve">а </w:t>
        </w:r>
      </w:ins>
      <w:ins w:id="1745" w:author="LautVA" w:date="2020-12-04T17:47:00Z">
        <w:r>
          <w:t xml:space="preserve">будет использован функционал </w:t>
        </w:r>
        <w:r>
          <w:rPr>
            <w:lang w:val="en-US"/>
          </w:rPr>
          <w:t>BI</w:t>
        </w:r>
        <w:r w:rsidRPr="00080AE6">
          <w:t>.</w:t>
        </w:r>
      </w:ins>
    </w:p>
    <w:p w14:paraId="257E603D" w14:textId="77777777" w:rsidR="005D7FDF" w:rsidRPr="00557467" w:rsidRDefault="005D7FDF" w:rsidP="005D7FDF">
      <w:pPr>
        <w:pStyle w:val="30"/>
        <w:rPr>
          <w:ins w:id="1746" w:author="LautVA" w:date="2020-12-04T17:47:00Z"/>
        </w:rPr>
      </w:pPr>
      <w:bookmarkStart w:id="1747" w:name="_Toc69225570"/>
      <w:ins w:id="1748" w:author="LautVA" w:date="2020-12-04T17:47:00Z">
        <w:r w:rsidRPr="00557467">
          <w:t>Организационный охват</w:t>
        </w:r>
        <w:bookmarkEnd w:id="1747"/>
      </w:ins>
    </w:p>
    <w:p w14:paraId="7C3EDC0C" w14:textId="77777777" w:rsidR="005D7FDF" w:rsidRDefault="005D7FDF" w:rsidP="005D7FDF">
      <w:pPr>
        <w:ind w:firstLine="567"/>
        <w:rPr>
          <w:ins w:id="1749" w:author="LautVA" w:date="2020-12-04T17:47:00Z"/>
        </w:rPr>
      </w:pPr>
      <w:ins w:id="1750" w:author="LautVA" w:date="2020-12-04T17:47:00Z">
        <w:r w:rsidRPr="00220840">
          <w:t xml:space="preserve">Отчёт </w:t>
        </w:r>
        <w:r>
          <w:t xml:space="preserve">спроектирован для следующих балансовых единиц: </w:t>
        </w:r>
      </w:ins>
    </w:p>
    <w:p w14:paraId="128CBB0A" w14:textId="77777777" w:rsidR="005D7FDF" w:rsidRPr="00D9713B" w:rsidRDefault="005D7FDF" w:rsidP="005D7FDF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751" w:author="LautVA" w:date="2020-12-04T17:47:00Z"/>
        </w:rPr>
      </w:pPr>
      <w:ins w:id="1752" w:author="LautVA" w:date="2020-12-04T17:47:00Z">
        <w:r>
          <w:t>Управляющая компания ООО «УК Полюс»;</w:t>
        </w:r>
      </w:ins>
    </w:p>
    <w:p w14:paraId="3BF019B8" w14:textId="77777777" w:rsidR="005D7FDF" w:rsidRPr="00D9713B" w:rsidRDefault="005D7FDF" w:rsidP="005D7FDF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753" w:author="LautVA" w:date="2020-12-04T17:47:00Z"/>
        </w:rPr>
      </w:pPr>
      <w:ins w:id="1754" w:author="LautVA" w:date="2020-12-04T17:47:00Z">
        <w:r>
          <w:t>Рудные золотодобывающие предприятия: АО «</w:t>
        </w:r>
        <w:r w:rsidRPr="00B354FF">
          <w:rPr>
            <w:rPrChange w:id="1755" w:author="Владимир Лаут" w:date="2021-04-01T12:57:00Z">
              <w:rPr>
                <w:u w:val="single"/>
              </w:rPr>
            </w:rPrChange>
          </w:rPr>
          <w:t>Полюс Кра</w:t>
        </w:r>
        <w:r w:rsidRPr="00B354FF">
          <w:t>с</w:t>
        </w:r>
        <w:r>
          <w:t>ноярск», АО «Полюс Вернинское», АО «РиМ», АО «Алданзолото ГРК»;</w:t>
        </w:r>
      </w:ins>
    </w:p>
    <w:p w14:paraId="05176C55" w14:textId="77777777" w:rsidR="005D7FDF" w:rsidRDefault="005D7FDF" w:rsidP="005D7FDF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756" w:author="LautVA" w:date="2020-12-04T17:47:00Z"/>
        </w:rPr>
      </w:pPr>
      <w:ins w:id="1757" w:author="LautVA" w:date="2020-12-04T17:47:00Z">
        <w:r>
          <w:lastRenderedPageBreak/>
          <w:t>Геологоразведочные предприятия: АО «Тонода», ООО «Первое ГРП», ООО «Амурское ГРП», ООО «Магаданское ГРП»;</w:t>
        </w:r>
      </w:ins>
    </w:p>
    <w:p w14:paraId="6EA3AD1A" w14:textId="77777777" w:rsidR="005D7FDF" w:rsidRDefault="005D7FDF" w:rsidP="005D7FDF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758" w:author="LautVA" w:date="2020-12-04T17:47:00Z"/>
        </w:rPr>
      </w:pPr>
      <w:ins w:id="1759" w:author="LautVA" w:date="2020-12-04T17:47:00Z">
        <w:r>
          <w:t>Сервисные компании: АО «Полюс Логистика», ООО «МФЦ Полюс», ООО «Полюс Строй», ООО «Полюс Проект».</w:t>
        </w:r>
      </w:ins>
    </w:p>
    <w:p w14:paraId="1834AF71" w14:textId="77777777" w:rsidR="005D7FDF" w:rsidRDefault="005D7FDF" w:rsidP="005D7FDF">
      <w:pPr>
        <w:ind w:firstLine="567"/>
        <w:rPr>
          <w:ins w:id="1760" w:author="LautVA" w:date="2020-12-04T17:47:00Z"/>
        </w:rPr>
      </w:pPr>
    </w:p>
    <w:p w14:paraId="383B323B" w14:textId="77777777" w:rsidR="005D7FDF" w:rsidRPr="003E720F" w:rsidRDefault="005D7FDF" w:rsidP="005D7FDF">
      <w:pPr>
        <w:pStyle w:val="30"/>
        <w:rPr>
          <w:ins w:id="1761" w:author="LautVA" w:date="2020-12-04T17:47:00Z"/>
        </w:rPr>
      </w:pPr>
      <w:bookmarkStart w:id="1762" w:name="_Toc69225571"/>
      <w:ins w:id="1763" w:author="LautVA" w:date="2020-12-04T17:47:00Z">
        <w:r w:rsidRPr="008632D8">
          <w:t>Сценарии использования</w:t>
        </w:r>
        <w:bookmarkEnd w:id="1762"/>
      </w:ins>
    </w:p>
    <w:p w14:paraId="5202D368" w14:textId="77777777" w:rsidR="005D7FDF" w:rsidRPr="00417BD9" w:rsidRDefault="005D7FDF" w:rsidP="005D7FDF">
      <w:pPr>
        <w:pStyle w:val="ae"/>
        <w:ind w:right="141"/>
        <w:jc w:val="right"/>
        <w:rPr>
          <w:ins w:id="1764" w:author="LautVA" w:date="2020-12-04T17:47:00Z"/>
          <w:b/>
          <w:sz w:val="22"/>
          <w:szCs w:val="22"/>
        </w:rPr>
      </w:pPr>
      <w:ins w:id="1765" w:author="LautVA" w:date="2020-12-04T17:47:00Z">
        <w:r>
          <w:rPr>
            <w:b/>
            <w:sz w:val="22"/>
            <w:szCs w:val="22"/>
          </w:rPr>
          <w:t xml:space="preserve">       </w:t>
        </w:r>
        <w:r w:rsidRPr="00417BD9">
          <w:rPr>
            <w:b/>
            <w:sz w:val="22"/>
            <w:szCs w:val="22"/>
          </w:rPr>
          <w:t xml:space="preserve">Таблица </w:t>
        </w:r>
        <w:r w:rsidRPr="00417BD9">
          <w:rPr>
            <w:b/>
            <w:sz w:val="22"/>
            <w:szCs w:val="22"/>
          </w:rPr>
          <w:fldChar w:fldCharType="begin"/>
        </w:r>
        <w:r w:rsidRPr="00417BD9">
          <w:rPr>
            <w:b/>
            <w:sz w:val="22"/>
            <w:szCs w:val="22"/>
          </w:rPr>
          <w:instrText xml:space="preserve"> SEQ Таблица \* ARABIC </w:instrText>
        </w:r>
        <w:r w:rsidRPr="00417BD9">
          <w:rPr>
            <w:b/>
            <w:sz w:val="22"/>
            <w:szCs w:val="22"/>
          </w:rPr>
          <w:fldChar w:fldCharType="separate"/>
        </w:r>
        <w:r>
          <w:rPr>
            <w:b/>
            <w:noProof/>
            <w:sz w:val="22"/>
            <w:szCs w:val="22"/>
          </w:rPr>
          <w:t>6</w:t>
        </w:r>
        <w:r w:rsidRPr="00417BD9">
          <w:rPr>
            <w:b/>
            <w:sz w:val="22"/>
            <w:szCs w:val="22"/>
          </w:rPr>
          <w:fldChar w:fldCharType="end"/>
        </w:r>
        <w:r w:rsidRPr="00417BD9">
          <w:rPr>
            <w:b/>
            <w:sz w:val="22"/>
            <w:szCs w:val="22"/>
          </w:rPr>
          <w:t>. Сценарии использования</w:t>
        </w:r>
      </w:ins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2"/>
        <w:gridCol w:w="5377"/>
      </w:tblGrid>
      <w:tr w:rsidR="005D7FDF" w:rsidRPr="006F5656" w14:paraId="53EF4EAD" w14:textId="77777777" w:rsidTr="005D7FDF">
        <w:trPr>
          <w:cantSplit/>
          <w:trHeight w:val="20"/>
          <w:tblHeader/>
          <w:ins w:id="1766" w:author="LautVA" w:date="2020-12-04T17:47:00Z"/>
        </w:trPr>
        <w:tc>
          <w:tcPr>
            <w:tcW w:w="2202" w:type="pct"/>
            <w:shd w:val="clear" w:color="auto" w:fill="FFC000"/>
            <w:vAlign w:val="center"/>
          </w:tcPr>
          <w:p w14:paraId="51750BAE" w14:textId="77777777" w:rsidR="005D7FDF" w:rsidRPr="00876BA0" w:rsidRDefault="005D7FDF" w:rsidP="005D7FDF">
            <w:pPr>
              <w:jc w:val="center"/>
              <w:rPr>
                <w:ins w:id="1767" w:author="LautVA" w:date="2020-12-04T17:47:00Z"/>
                <w:rFonts w:cs="Arial"/>
                <w:b/>
                <w:sz w:val="20"/>
                <w:szCs w:val="20"/>
              </w:rPr>
            </w:pPr>
            <w:ins w:id="1768" w:author="LautVA" w:date="2020-12-04T17:47:00Z">
              <w:r w:rsidRPr="00876BA0">
                <w:rPr>
                  <w:rFonts w:cs="Arial"/>
                  <w:b/>
                  <w:sz w:val="20"/>
                  <w:szCs w:val="20"/>
                </w:rPr>
                <w:t>Сценарий</w:t>
              </w:r>
            </w:ins>
          </w:p>
        </w:tc>
        <w:tc>
          <w:tcPr>
            <w:tcW w:w="2798" w:type="pct"/>
            <w:shd w:val="clear" w:color="auto" w:fill="FFC000"/>
            <w:vAlign w:val="center"/>
          </w:tcPr>
          <w:p w14:paraId="124DF651" w14:textId="77777777" w:rsidR="005D7FDF" w:rsidRPr="00876BA0" w:rsidRDefault="005D7FDF" w:rsidP="005D7FDF">
            <w:pPr>
              <w:jc w:val="center"/>
              <w:rPr>
                <w:ins w:id="1769" w:author="LautVA" w:date="2020-12-04T17:47:00Z"/>
                <w:rFonts w:cs="Arial"/>
                <w:b/>
                <w:sz w:val="20"/>
                <w:szCs w:val="20"/>
              </w:rPr>
            </w:pPr>
            <w:ins w:id="1770" w:author="LautVA" w:date="2020-12-04T17:47:00Z">
              <w:r>
                <w:rPr>
                  <w:rFonts w:cs="Arial"/>
                  <w:b/>
                  <w:sz w:val="20"/>
                  <w:szCs w:val="20"/>
                </w:rPr>
                <w:t>Кто использует, как часто</w:t>
              </w:r>
            </w:ins>
          </w:p>
        </w:tc>
      </w:tr>
      <w:tr w:rsidR="005D7FDF" w:rsidRPr="006F5656" w14:paraId="2FA3BB45" w14:textId="77777777" w:rsidTr="005D7FDF">
        <w:trPr>
          <w:cantSplit/>
          <w:trHeight w:val="20"/>
          <w:ins w:id="1771" w:author="LautVA" w:date="2020-12-04T17:47:00Z"/>
        </w:trPr>
        <w:tc>
          <w:tcPr>
            <w:tcW w:w="2202" w:type="pct"/>
            <w:shd w:val="clear" w:color="auto" w:fill="auto"/>
          </w:tcPr>
          <w:p w14:paraId="06496833" w14:textId="67F0E950" w:rsidR="005D7FDF" w:rsidRPr="00F111CD" w:rsidRDefault="005D7FDF">
            <w:pPr>
              <w:ind w:firstLine="0"/>
              <w:rPr>
                <w:ins w:id="1772" w:author="LautVA" w:date="2020-12-04T17:47:00Z"/>
                <w:rFonts w:cs="Arial"/>
                <w:sz w:val="20"/>
                <w:szCs w:val="20"/>
              </w:rPr>
            </w:pPr>
            <w:ins w:id="1773" w:author="LautVA" w:date="2020-12-04T17:47:00Z">
              <w:r>
                <w:rPr>
                  <w:rFonts w:cs="Arial"/>
                  <w:sz w:val="20"/>
                  <w:szCs w:val="20"/>
                </w:rPr>
                <w:t>Анализ и сбор сведений</w:t>
              </w:r>
              <w:r w:rsidRPr="00F111CD">
                <w:rPr>
                  <w:rFonts w:cs="Arial"/>
                  <w:sz w:val="20"/>
                  <w:szCs w:val="20"/>
                </w:rPr>
                <w:t xml:space="preserve"> о</w:t>
              </w:r>
            </w:ins>
            <w:ins w:id="1774" w:author="LautVA" w:date="2020-12-04T17:53:00Z">
              <w:r>
                <w:rPr>
                  <w:rFonts w:cs="Arial"/>
                  <w:sz w:val="20"/>
                  <w:szCs w:val="20"/>
                </w:rPr>
                <w:t xml:space="preserve"> работе, </w:t>
              </w:r>
            </w:ins>
            <w:ins w:id="1775" w:author="LautVA" w:date="2020-12-04T17:47:00Z">
              <w:r w:rsidRPr="00F111CD">
                <w:rPr>
                  <w:rFonts w:cs="Arial"/>
                  <w:sz w:val="20"/>
                  <w:szCs w:val="20"/>
                </w:rPr>
                <w:t>отказах и простоях техники и оборудования</w:t>
              </w:r>
              <w:r>
                <w:rPr>
                  <w:rFonts w:cs="Arial"/>
                  <w:sz w:val="20"/>
                  <w:szCs w:val="20"/>
                </w:rPr>
                <w:t>, их продолжительности</w:t>
              </w:r>
              <w:r w:rsidRPr="00F111CD">
                <w:rPr>
                  <w:rFonts w:cs="Arial"/>
                  <w:sz w:val="20"/>
                  <w:szCs w:val="20"/>
                </w:rPr>
                <w:t xml:space="preserve"> на производственных объектах Бизнес единицы</w:t>
              </w:r>
            </w:ins>
          </w:p>
        </w:tc>
        <w:tc>
          <w:tcPr>
            <w:tcW w:w="2798" w:type="pct"/>
            <w:shd w:val="clear" w:color="auto" w:fill="auto"/>
          </w:tcPr>
          <w:p w14:paraId="492F1E21" w14:textId="77777777" w:rsidR="005D7FDF" w:rsidRDefault="005D7FDF" w:rsidP="005D7FDF">
            <w:pPr>
              <w:ind w:firstLine="0"/>
              <w:rPr>
                <w:ins w:id="1776" w:author="LautVA" w:date="2020-12-04T17:47:00Z"/>
                <w:rFonts w:cs="Arial"/>
                <w:sz w:val="20"/>
                <w:szCs w:val="20"/>
              </w:rPr>
            </w:pPr>
            <w:ins w:id="1777" w:author="LautVA" w:date="2020-12-04T17:47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BC34C6">
                <w:rPr>
                  <w:rFonts w:cs="Arial"/>
                  <w:sz w:val="20"/>
                  <w:szCs w:val="20"/>
                </w:rPr>
                <w:t>КЦ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4A2F87">
                <w:rPr>
                  <w:rFonts w:cs="Arial"/>
                  <w:sz w:val="20"/>
                  <w:szCs w:val="20"/>
                </w:rPr>
                <w:t>е</w:t>
              </w:r>
              <w:r w:rsidRPr="00076361">
                <w:rPr>
                  <w:rFonts w:cs="Arial"/>
                  <w:sz w:val="20"/>
                  <w:szCs w:val="20"/>
                </w:rPr>
                <w:t>жесуточно,</w:t>
              </w:r>
              <w:r w:rsidRPr="004A2F87">
                <w:rPr>
                  <w:rFonts w:cs="Arial"/>
                  <w:sz w:val="20"/>
                  <w:szCs w:val="20"/>
                </w:rPr>
                <w:t xml:space="preserve"> ежемесячно, ежеквартально.</w:t>
              </w:r>
            </w:ins>
          </w:p>
        </w:tc>
      </w:tr>
      <w:tr w:rsidR="005D7FDF" w:rsidRPr="006F5656" w14:paraId="4898CE4A" w14:textId="77777777" w:rsidTr="005D7FDF">
        <w:trPr>
          <w:cantSplit/>
          <w:trHeight w:val="20"/>
          <w:ins w:id="1778" w:author="LautVA" w:date="2020-12-04T17:47:00Z"/>
        </w:trPr>
        <w:tc>
          <w:tcPr>
            <w:tcW w:w="2202" w:type="pct"/>
            <w:shd w:val="clear" w:color="auto" w:fill="auto"/>
          </w:tcPr>
          <w:p w14:paraId="37541365" w14:textId="17C36687" w:rsidR="005D7FDF" w:rsidRDefault="005D7FDF">
            <w:pPr>
              <w:ind w:firstLine="0"/>
              <w:rPr>
                <w:ins w:id="1779" w:author="LautVA" w:date="2020-12-04T17:47:00Z"/>
                <w:rFonts w:cs="Arial"/>
                <w:sz w:val="20"/>
                <w:szCs w:val="20"/>
              </w:rPr>
            </w:pPr>
            <w:ins w:id="1780" w:author="LautVA" w:date="2020-12-04T17:47:00Z">
              <w:r>
                <w:rPr>
                  <w:rFonts w:cs="Arial"/>
                  <w:sz w:val="20"/>
                  <w:szCs w:val="20"/>
                </w:rPr>
                <w:t>Анализ и сбор сведений</w:t>
              </w:r>
              <w:r w:rsidRPr="00F111CD">
                <w:rPr>
                  <w:rFonts w:cs="Arial"/>
                  <w:sz w:val="20"/>
                  <w:szCs w:val="20"/>
                </w:rPr>
                <w:t xml:space="preserve"> </w:t>
              </w:r>
              <w:r>
                <w:rPr>
                  <w:rFonts w:cs="Arial"/>
                  <w:sz w:val="20"/>
                  <w:szCs w:val="20"/>
                </w:rPr>
                <w:t>состояния</w:t>
              </w:r>
              <w:r w:rsidRPr="00F111CD">
                <w:rPr>
                  <w:rFonts w:cs="Arial"/>
                  <w:sz w:val="20"/>
                  <w:szCs w:val="20"/>
                </w:rPr>
                <w:t xml:space="preserve"> </w:t>
              </w:r>
              <w:r>
                <w:rPr>
                  <w:rFonts w:cs="Arial"/>
                  <w:sz w:val="20"/>
                  <w:szCs w:val="20"/>
                </w:rPr>
                <w:t xml:space="preserve">технических объектов </w:t>
              </w:r>
              <w:r w:rsidRPr="00F111CD">
                <w:rPr>
                  <w:rFonts w:cs="Arial"/>
                  <w:sz w:val="20"/>
                  <w:szCs w:val="20"/>
                </w:rPr>
                <w:t>за сутки</w:t>
              </w:r>
            </w:ins>
          </w:p>
        </w:tc>
        <w:tc>
          <w:tcPr>
            <w:tcW w:w="2798" w:type="pct"/>
            <w:shd w:val="clear" w:color="auto" w:fill="auto"/>
          </w:tcPr>
          <w:p w14:paraId="2F78CE8D" w14:textId="77777777" w:rsidR="005D7FDF" w:rsidRDefault="005D7FDF" w:rsidP="005D7FDF">
            <w:pPr>
              <w:ind w:firstLine="0"/>
              <w:rPr>
                <w:ins w:id="1781" w:author="LautVA" w:date="2020-12-04T17:47:00Z"/>
                <w:rFonts w:cs="Arial"/>
                <w:sz w:val="20"/>
                <w:szCs w:val="20"/>
              </w:rPr>
            </w:pPr>
            <w:ins w:id="1782" w:author="LautVA" w:date="2020-12-04T17:47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BC34C6">
                <w:rPr>
                  <w:rFonts w:cs="Arial"/>
                  <w:sz w:val="20"/>
                  <w:szCs w:val="20"/>
                </w:rPr>
                <w:t>КЦ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4A2F87">
                <w:rPr>
                  <w:rFonts w:cs="Arial"/>
                  <w:sz w:val="20"/>
                  <w:szCs w:val="20"/>
                </w:rPr>
                <w:t>е</w:t>
              </w:r>
              <w:r w:rsidRPr="00076361">
                <w:rPr>
                  <w:rFonts w:cs="Arial"/>
                  <w:sz w:val="20"/>
                  <w:szCs w:val="20"/>
                </w:rPr>
                <w:t>жесуточно,</w:t>
              </w:r>
              <w:r w:rsidRPr="004A2F87">
                <w:rPr>
                  <w:rFonts w:cs="Arial"/>
                  <w:sz w:val="20"/>
                  <w:szCs w:val="20"/>
                </w:rPr>
                <w:t xml:space="preserve"> ежемесячно, ежеквартально.</w:t>
              </w:r>
            </w:ins>
          </w:p>
        </w:tc>
      </w:tr>
      <w:tr w:rsidR="005D7FDF" w:rsidRPr="006F5656" w14:paraId="3AA63969" w14:textId="77777777" w:rsidTr="005D7FDF">
        <w:trPr>
          <w:cantSplit/>
          <w:trHeight w:val="20"/>
          <w:ins w:id="1783" w:author="LautVA" w:date="2020-12-04T17:47:00Z"/>
        </w:trPr>
        <w:tc>
          <w:tcPr>
            <w:tcW w:w="2202" w:type="pct"/>
            <w:shd w:val="clear" w:color="auto" w:fill="auto"/>
          </w:tcPr>
          <w:p w14:paraId="292EC945" w14:textId="77777777" w:rsidR="005D7FDF" w:rsidRDefault="005D7FDF" w:rsidP="005D7FDF">
            <w:pPr>
              <w:ind w:firstLine="0"/>
              <w:rPr>
                <w:ins w:id="1784" w:author="LautVA" w:date="2020-12-04T17:47:00Z"/>
                <w:rFonts w:cs="Arial"/>
                <w:sz w:val="20"/>
                <w:szCs w:val="20"/>
              </w:rPr>
            </w:pPr>
            <w:ins w:id="1785" w:author="LautVA" w:date="2020-12-04T17:47:00Z">
              <w:r>
                <w:rPr>
                  <w:rFonts w:cs="Arial"/>
                  <w:sz w:val="20"/>
                  <w:szCs w:val="20"/>
                </w:rPr>
                <w:t>Анализ и р</w:t>
              </w:r>
              <w:r w:rsidRPr="00F111CD">
                <w:rPr>
                  <w:rFonts w:cs="Arial"/>
                  <w:sz w:val="20"/>
                  <w:szCs w:val="20"/>
                </w:rPr>
                <w:t>асчёт КТГ, КИ</w:t>
              </w:r>
              <w:r>
                <w:rPr>
                  <w:rFonts w:cs="Arial"/>
                  <w:sz w:val="20"/>
                  <w:szCs w:val="20"/>
                </w:rPr>
                <w:t>О, пояснения к ним</w:t>
              </w:r>
            </w:ins>
          </w:p>
        </w:tc>
        <w:tc>
          <w:tcPr>
            <w:tcW w:w="2798" w:type="pct"/>
            <w:shd w:val="clear" w:color="auto" w:fill="auto"/>
          </w:tcPr>
          <w:p w14:paraId="02EC347C" w14:textId="77777777" w:rsidR="005D7FDF" w:rsidRDefault="005D7FDF" w:rsidP="005D7FDF">
            <w:pPr>
              <w:ind w:firstLine="0"/>
              <w:rPr>
                <w:ins w:id="1786" w:author="LautVA" w:date="2020-12-04T17:47:00Z"/>
                <w:rFonts w:cs="Arial"/>
                <w:sz w:val="20"/>
                <w:szCs w:val="20"/>
              </w:rPr>
            </w:pPr>
            <w:ins w:id="1787" w:author="LautVA" w:date="2020-12-04T17:47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BC34C6">
                <w:rPr>
                  <w:rFonts w:cs="Arial"/>
                  <w:sz w:val="20"/>
                  <w:szCs w:val="20"/>
                </w:rPr>
                <w:t>КЦ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4A2F87">
                <w:rPr>
                  <w:rFonts w:cs="Arial"/>
                  <w:sz w:val="20"/>
                  <w:szCs w:val="20"/>
                </w:rPr>
                <w:t>е</w:t>
              </w:r>
              <w:r w:rsidRPr="00076361">
                <w:rPr>
                  <w:rFonts w:cs="Arial"/>
                  <w:sz w:val="20"/>
                  <w:szCs w:val="20"/>
                </w:rPr>
                <w:t>жесуточно,</w:t>
              </w:r>
              <w:r w:rsidRPr="004A2F87">
                <w:rPr>
                  <w:rFonts w:cs="Arial"/>
                  <w:sz w:val="20"/>
                  <w:szCs w:val="20"/>
                </w:rPr>
                <w:t xml:space="preserve"> ежемесячно, ежеквартально.</w:t>
              </w:r>
            </w:ins>
          </w:p>
        </w:tc>
      </w:tr>
      <w:tr w:rsidR="005D7FDF" w:rsidRPr="006F5656" w14:paraId="035F2565" w14:textId="77777777" w:rsidTr="005D7FDF">
        <w:trPr>
          <w:cantSplit/>
          <w:trHeight w:val="20"/>
          <w:ins w:id="1788" w:author="LautVA" w:date="2020-12-04T17:47:00Z"/>
        </w:trPr>
        <w:tc>
          <w:tcPr>
            <w:tcW w:w="2202" w:type="pct"/>
            <w:shd w:val="clear" w:color="auto" w:fill="auto"/>
          </w:tcPr>
          <w:p w14:paraId="15F54C1D" w14:textId="77777777" w:rsidR="005D7FDF" w:rsidRDefault="005D7FDF" w:rsidP="005D7FDF">
            <w:pPr>
              <w:ind w:firstLine="0"/>
              <w:rPr>
                <w:ins w:id="1789" w:author="LautVA" w:date="2020-12-04T17:47:00Z"/>
                <w:rFonts w:cs="Arial"/>
                <w:sz w:val="20"/>
                <w:szCs w:val="20"/>
              </w:rPr>
            </w:pPr>
            <w:ins w:id="1790" w:author="LautVA" w:date="2020-12-04T17:47:00Z">
              <w:r>
                <w:rPr>
                  <w:rFonts w:cs="Arial"/>
                  <w:sz w:val="20"/>
                  <w:szCs w:val="20"/>
                </w:rPr>
                <w:t>Сбор и анализ сведений</w:t>
              </w:r>
              <w:r w:rsidRPr="00F111CD">
                <w:rPr>
                  <w:rFonts w:cs="Arial"/>
                  <w:sz w:val="20"/>
                  <w:szCs w:val="20"/>
                </w:rPr>
                <w:t xml:space="preserve"> о наличии и техническом состоянии </w:t>
              </w:r>
              <w:r>
                <w:rPr>
                  <w:rFonts w:cs="Arial"/>
                  <w:sz w:val="20"/>
                  <w:szCs w:val="20"/>
                </w:rPr>
                <w:t>авто</w:t>
              </w:r>
              <w:r w:rsidRPr="00F111CD">
                <w:rPr>
                  <w:rFonts w:cs="Arial"/>
                  <w:sz w:val="20"/>
                  <w:szCs w:val="20"/>
                </w:rPr>
                <w:t>техники</w:t>
              </w:r>
            </w:ins>
          </w:p>
        </w:tc>
        <w:tc>
          <w:tcPr>
            <w:tcW w:w="2798" w:type="pct"/>
            <w:shd w:val="clear" w:color="auto" w:fill="auto"/>
          </w:tcPr>
          <w:p w14:paraId="7E75AC47" w14:textId="77777777" w:rsidR="005D7FDF" w:rsidRDefault="005D7FDF" w:rsidP="005D7FDF">
            <w:pPr>
              <w:ind w:firstLine="0"/>
              <w:rPr>
                <w:ins w:id="1791" w:author="LautVA" w:date="2020-12-04T17:47:00Z"/>
                <w:rFonts w:cs="Arial"/>
                <w:sz w:val="20"/>
                <w:szCs w:val="20"/>
              </w:rPr>
            </w:pPr>
            <w:ins w:id="1792" w:author="LautVA" w:date="2020-12-04T17:47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BC34C6">
                <w:rPr>
                  <w:rFonts w:cs="Arial"/>
                  <w:sz w:val="20"/>
                  <w:szCs w:val="20"/>
                </w:rPr>
                <w:t>КЦ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4A2F87">
                <w:rPr>
                  <w:rFonts w:cs="Arial"/>
                  <w:sz w:val="20"/>
                  <w:szCs w:val="20"/>
                </w:rPr>
                <w:t>е</w:t>
              </w:r>
              <w:r w:rsidRPr="00076361">
                <w:rPr>
                  <w:rFonts w:cs="Arial"/>
                  <w:sz w:val="20"/>
                  <w:szCs w:val="20"/>
                </w:rPr>
                <w:t>жесуточно,</w:t>
              </w:r>
              <w:r w:rsidRPr="004A2F87">
                <w:rPr>
                  <w:rFonts w:cs="Arial"/>
                  <w:sz w:val="20"/>
                  <w:szCs w:val="20"/>
                </w:rPr>
                <w:t xml:space="preserve"> ежемесячно, ежеквартально.</w:t>
              </w:r>
            </w:ins>
          </w:p>
        </w:tc>
      </w:tr>
    </w:tbl>
    <w:p w14:paraId="6ECBA964" w14:textId="77777777" w:rsidR="005D7FDF" w:rsidRDefault="005D7FDF" w:rsidP="005D7FDF">
      <w:pPr>
        <w:ind w:firstLine="567"/>
        <w:rPr>
          <w:ins w:id="1793" w:author="LautVA" w:date="2020-12-04T17:47:00Z"/>
        </w:rPr>
      </w:pPr>
    </w:p>
    <w:p w14:paraId="162E547F" w14:textId="77777777" w:rsidR="005D7FDF" w:rsidRDefault="005D7FDF" w:rsidP="005D7FDF">
      <w:pPr>
        <w:ind w:firstLine="567"/>
        <w:rPr>
          <w:ins w:id="1794" w:author="LautVA" w:date="2020-12-04T17:47:00Z"/>
        </w:rPr>
      </w:pPr>
    </w:p>
    <w:p w14:paraId="0A6C46A9" w14:textId="77777777" w:rsidR="005D7FDF" w:rsidRPr="003E720F" w:rsidRDefault="005D7FDF" w:rsidP="005D7FDF">
      <w:pPr>
        <w:pStyle w:val="30"/>
        <w:rPr>
          <w:ins w:id="1795" w:author="LautVA" w:date="2020-12-04T17:47:00Z"/>
        </w:rPr>
      </w:pPr>
      <w:bookmarkStart w:id="1796" w:name="_Toc69225572"/>
      <w:ins w:id="1797" w:author="LautVA" w:date="2020-12-04T17:47:00Z">
        <w:r>
          <w:t>Исходные н</w:t>
        </w:r>
        <w:r w:rsidRPr="008632D8">
          <w:t>аборы данных</w:t>
        </w:r>
        <w:bookmarkEnd w:id="1796"/>
      </w:ins>
    </w:p>
    <w:p w14:paraId="76DF6F8C" w14:textId="77777777" w:rsidR="005D7FDF" w:rsidRPr="00ED5386" w:rsidRDefault="005D7FDF" w:rsidP="005D7FDF">
      <w:pPr>
        <w:pStyle w:val="ae"/>
        <w:jc w:val="right"/>
        <w:rPr>
          <w:ins w:id="1798" w:author="LautVA" w:date="2020-12-04T17:47:00Z"/>
          <w:b/>
          <w:color w:val="7F7F7F" w:themeColor="text1" w:themeTint="80"/>
          <w:sz w:val="22"/>
          <w:szCs w:val="22"/>
        </w:rPr>
      </w:pPr>
      <w:ins w:id="1799" w:author="LautVA" w:date="2020-12-04T17:47:00Z">
        <w:r>
          <w:rPr>
            <w:b/>
            <w:sz w:val="22"/>
            <w:szCs w:val="22"/>
          </w:rPr>
          <w:t xml:space="preserve"> </w:t>
        </w:r>
        <w:r w:rsidRPr="00ED5386">
          <w:rPr>
            <w:b/>
            <w:sz w:val="22"/>
            <w:szCs w:val="22"/>
          </w:rPr>
          <w:t xml:space="preserve">Таблица </w:t>
        </w:r>
        <w:r w:rsidRPr="00ED5386">
          <w:rPr>
            <w:b/>
            <w:sz w:val="22"/>
            <w:szCs w:val="22"/>
          </w:rPr>
          <w:fldChar w:fldCharType="begin"/>
        </w:r>
        <w:r w:rsidRPr="00ED5386">
          <w:rPr>
            <w:b/>
            <w:sz w:val="22"/>
            <w:szCs w:val="22"/>
          </w:rPr>
          <w:instrText xml:space="preserve"> SEQ Таблица \* ARABIC </w:instrText>
        </w:r>
        <w:r w:rsidRPr="00ED5386">
          <w:rPr>
            <w:b/>
            <w:sz w:val="22"/>
            <w:szCs w:val="22"/>
          </w:rPr>
          <w:fldChar w:fldCharType="separate"/>
        </w:r>
        <w:r>
          <w:rPr>
            <w:b/>
            <w:noProof/>
            <w:sz w:val="22"/>
            <w:szCs w:val="22"/>
          </w:rPr>
          <w:t>7</w:t>
        </w:r>
        <w:r w:rsidRPr="00ED5386">
          <w:rPr>
            <w:b/>
            <w:sz w:val="22"/>
            <w:szCs w:val="22"/>
          </w:rPr>
          <w:fldChar w:fldCharType="end"/>
        </w:r>
        <w:r w:rsidRPr="00ED5386">
          <w:rPr>
            <w:b/>
            <w:sz w:val="22"/>
            <w:szCs w:val="22"/>
          </w:rPr>
          <w:t xml:space="preserve">. Исходные наборы данных </w:t>
        </w:r>
      </w:ins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9"/>
        <w:gridCol w:w="1983"/>
        <w:gridCol w:w="1559"/>
        <w:gridCol w:w="1828"/>
        <w:tblGridChange w:id="1800">
          <w:tblGrid>
            <w:gridCol w:w="4239"/>
            <w:gridCol w:w="1983"/>
            <w:gridCol w:w="1559"/>
            <w:gridCol w:w="1828"/>
          </w:tblGrid>
        </w:tblGridChange>
      </w:tblGrid>
      <w:tr w:rsidR="005D7FDF" w:rsidRPr="006F5656" w14:paraId="6FD71730" w14:textId="77777777" w:rsidTr="005D7FDF">
        <w:trPr>
          <w:trHeight w:val="397"/>
          <w:tblHeader/>
          <w:ins w:id="1801" w:author="LautVA" w:date="2020-12-04T17:47:00Z"/>
        </w:trPr>
        <w:tc>
          <w:tcPr>
            <w:tcW w:w="2206" w:type="pct"/>
            <w:shd w:val="clear" w:color="auto" w:fill="FFC000"/>
          </w:tcPr>
          <w:p w14:paraId="74C749DD" w14:textId="77777777" w:rsidR="005D7FDF" w:rsidRPr="00876BA0" w:rsidRDefault="005D7FDF" w:rsidP="005D7FDF">
            <w:pPr>
              <w:ind w:firstLine="22"/>
              <w:jc w:val="center"/>
              <w:rPr>
                <w:ins w:id="1802" w:author="LautVA" w:date="2020-12-04T17:47:00Z"/>
                <w:rFonts w:cs="Arial"/>
                <w:b/>
                <w:sz w:val="20"/>
                <w:szCs w:val="20"/>
              </w:rPr>
            </w:pPr>
            <w:ins w:id="1803" w:author="LautVA" w:date="2020-12-04T17:47:00Z">
              <w:r w:rsidRPr="00876BA0">
                <w:rPr>
                  <w:rFonts w:cs="Arial"/>
                  <w:b/>
                  <w:sz w:val="20"/>
                  <w:szCs w:val="20"/>
                </w:rPr>
                <w:t>Набор данных</w:t>
              </w:r>
            </w:ins>
          </w:p>
        </w:tc>
        <w:tc>
          <w:tcPr>
            <w:tcW w:w="1032" w:type="pct"/>
            <w:shd w:val="clear" w:color="auto" w:fill="FFC000"/>
          </w:tcPr>
          <w:p w14:paraId="1C6994CE" w14:textId="77777777" w:rsidR="005D7FDF" w:rsidRPr="00876BA0" w:rsidRDefault="005D7FDF" w:rsidP="005D7FDF">
            <w:pPr>
              <w:ind w:firstLine="0"/>
              <w:jc w:val="center"/>
              <w:rPr>
                <w:ins w:id="1804" w:author="LautVA" w:date="2020-12-04T17:47:00Z"/>
                <w:rFonts w:cs="Arial"/>
                <w:b/>
                <w:sz w:val="20"/>
                <w:szCs w:val="20"/>
              </w:rPr>
            </w:pPr>
            <w:ins w:id="1805" w:author="LautVA" w:date="2020-12-04T17:47:00Z">
              <w:r w:rsidRPr="00876BA0">
                <w:rPr>
                  <w:b/>
                  <w:sz w:val="20"/>
                  <w:szCs w:val="20"/>
                </w:rPr>
                <w:t>Орг. охват</w:t>
              </w:r>
            </w:ins>
          </w:p>
        </w:tc>
        <w:tc>
          <w:tcPr>
            <w:tcW w:w="811" w:type="pct"/>
            <w:shd w:val="clear" w:color="auto" w:fill="FFC000"/>
          </w:tcPr>
          <w:p w14:paraId="197E5D82" w14:textId="77777777" w:rsidR="005D7FDF" w:rsidRPr="00876BA0" w:rsidRDefault="005D7FDF" w:rsidP="005D7FDF">
            <w:pPr>
              <w:spacing w:after="240"/>
              <w:ind w:firstLine="0"/>
              <w:jc w:val="center"/>
              <w:rPr>
                <w:ins w:id="1806" w:author="LautVA" w:date="2020-12-04T17:47:00Z"/>
                <w:b/>
                <w:sz w:val="20"/>
                <w:szCs w:val="20"/>
              </w:rPr>
            </w:pPr>
            <w:ins w:id="1807" w:author="LautVA" w:date="2020-12-04T17:47:00Z">
              <w:r w:rsidRPr="00876BA0">
                <w:rPr>
                  <w:b/>
                  <w:sz w:val="20"/>
                  <w:szCs w:val="20"/>
                </w:rPr>
                <w:t>Система-источник</w:t>
              </w:r>
            </w:ins>
          </w:p>
        </w:tc>
        <w:tc>
          <w:tcPr>
            <w:tcW w:w="951" w:type="pct"/>
            <w:shd w:val="clear" w:color="auto" w:fill="FFC000"/>
          </w:tcPr>
          <w:p w14:paraId="1FD60052" w14:textId="77777777" w:rsidR="005D7FDF" w:rsidRPr="00876BA0" w:rsidRDefault="005D7FDF" w:rsidP="005D7FDF">
            <w:pPr>
              <w:ind w:firstLine="0"/>
              <w:rPr>
                <w:ins w:id="1808" w:author="LautVA" w:date="2020-12-04T17:47:00Z"/>
                <w:rFonts w:cs="Arial"/>
                <w:b/>
                <w:sz w:val="20"/>
                <w:szCs w:val="20"/>
              </w:rPr>
            </w:pPr>
            <w:ins w:id="1809" w:author="LautVA" w:date="2020-12-04T17:47:00Z">
              <w:r w:rsidRPr="00876BA0">
                <w:rPr>
                  <w:b/>
                  <w:sz w:val="20"/>
                  <w:szCs w:val="20"/>
                </w:rPr>
                <w:t>Ссылка на СОИ</w:t>
              </w:r>
            </w:ins>
          </w:p>
        </w:tc>
      </w:tr>
      <w:tr w:rsidR="005D7FDF" w:rsidRPr="006F5656" w14:paraId="0BD0CA97" w14:textId="77777777" w:rsidTr="005D7FDF">
        <w:trPr>
          <w:cantSplit/>
          <w:ins w:id="1810" w:author="LautVA" w:date="2020-12-04T17:47:00Z"/>
        </w:trPr>
        <w:tc>
          <w:tcPr>
            <w:tcW w:w="2206" w:type="pct"/>
            <w:shd w:val="clear" w:color="auto" w:fill="auto"/>
            <w:vAlign w:val="bottom"/>
          </w:tcPr>
          <w:p w14:paraId="29A17EA1" w14:textId="77777777" w:rsidR="005D7FDF" w:rsidRPr="006F5656" w:rsidRDefault="005D7FDF" w:rsidP="005D7FDF">
            <w:pPr>
              <w:ind w:firstLine="0"/>
              <w:rPr>
                <w:ins w:id="1811" w:author="LautVA" w:date="2020-12-04T17:47:00Z"/>
                <w:rFonts w:cs="Arial"/>
                <w:sz w:val="20"/>
                <w:szCs w:val="20"/>
              </w:rPr>
            </w:pPr>
            <w:ins w:id="1812" w:author="LautVA" w:date="2020-12-04T17:47:00Z">
              <w:r>
                <w:rPr>
                  <w:rFonts w:ascii="Calibri" w:hAnsi="Calibri" w:cs="Calibri"/>
                  <w:color w:val="000000"/>
                  <w:sz w:val="22"/>
                </w:rPr>
                <w:t>Единица оборудования</w:t>
              </w:r>
            </w:ins>
          </w:p>
        </w:tc>
        <w:tc>
          <w:tcPr>
            <w:tcW w:w="1032" w:type="pct"/>
          </w:tcPr>
          <w:p w14:paraId="3383B96F" w14:textId="77777777" w:rsidR="005D7FDF" w:rsidRPr="00F75DEC" w:rsidRDefault="005D7FDF" w:rsidP="005D7FDF">
            <w:pPr>
              <w:ind w:firstLine="0"/>
              <w:jc w:val="center"/>
              <w:rPr>
                <w:ins w:id="1813" w:author="LautVA" w:date="2020-12-04T17:47:00Z"/>
                <w:rFonts w:cs="Arial"/>
                <w:sz w:val="20"/>
                <w:szCs w:val="20"/>
              </w:rPr>
            </w:pPr>
            <w:ins w:id="1814" w:author="LautVA" w:date="2020-12-04T17:47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5F6DB415" w14:textId="77777777" w:rsidR="005D7FDF" w:rsidRPr="006F5656" w:rsidRDefault="005D7FDF" w:rsidP="005D7FDF">
            <w:pPr>
              <w:ind w:firstLine="0"/>
              <w:jc w:val="center"/>
              <w:rPr>
                <w:ins w:id="1815" w:author="LautVA" w:date="2020-12-04T17:47:00Z"/>
                <w:rFonts w:cs="Arial"/>
                <w:sz w:val="20"/>
                <w:szCs w:val="20"/>
              </w:rPr>
            </w:pPr>
            <w:ins w:id="1816" w:author="LautVA" w:date="2020-12-04T17:47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  <w:vAlign w:val="center"/>
          </w:tcPr>
          <w:p w14:paraId="0EA284E4" w14:textId="77777777" w:rsidR="005D7FDF" w:rsidRPr="006F5656" w:rsidRDefault="005D7FDF" w:rsidP="005D7FDF">
            <w:pPr>
              <w:jc w:val="center"/>
              <w:rPr>
                <w:ins w:id="1817" w:author="LautVA" w:date="2020-12-04T17:47:00Z"/>
                <w:rFonts w:cs="Arial"/>
                <w:sz w:val="20"/>
                <w:szCs w:val="20"/>
              </w:rPr>
            </w:pPr>
          </w:p>
        </w:tc>
      </w:tr>
      <w:tr w:rsidR="005D7FDF" w:rsidRPr="006F5656" w14:paraId="45FF03DA" w14:textId="77777777" w:rsidTr="005D7FDF">
        <w:trPr>
          <w:cantSplit/>
          <w:trHeight w:val="559"/>
          <w:ins w:id="1818" w:author="LautVA" w:date="2020-12-04T17:47:00Z"/>
        </w:trPr>
        <w:tc>
          <w:tcPr>
            <w:tcW w:w="2206" w:type="pct"/>
            <w:shd w:val="clear" w:color="auto" w:fill="auto"/>
            <w:vAlign w:val="bottom"/>
          </w:tcPr>
          <w:p w14:paraId="63F8B954" w14:textId="36D3D746" w:rsidR="005D7FDF" w:rsidRPr="006F5656" w:rsidRDefault="005D7FDF" w:rsidP="005D7FDF">
            <w:pPr>
              <w:ind w:firstLine="0"/>
              <w:jc w:val="left"/>
              <w:rPr>
                <w:ins w:id="1819" w:author="LautVA" w:date="2020-12-04T17:47:00Z"/>
                <w:rFonts w:cs="Arial"/>
                <w:sz w:val="20"/>
                <w:szCs w:val="20"/>
              </w:rPr>
            </w:pPr>
            <w:ins w:id="1820" w:author="LautVA" w:date="2020-12-04T17:54:00Z">
              <w:r>
                <w:rPr>
                  <w:rFonts w:ascii="Calibri" w:hAnsi="Calibri" w:cs="Calibri"/>
                  <w:color w:val="000000"/>
                  <w:sz w:val="22"/>
                </w:rPr>
                <w:t>Производственный ресурс</w:t>
              </w:r>
            </w:ins>
          </w:p>
        </w:tc>
        <w:tc>
          <w:tcPr>
            <w:tcW w:w="1032" w:type="pct"/>
          </w:tcPr>
          <w:p w14:paraId="57EAA760" w14:textId="77777777" w:rsidR="005D7FDF" w:rsidRPr="006F5656" w:rsidRDefault="005D7FDF" w:rsidP="005D7FDF">
            <w:pPr>
              <w:ind w:firstLine="0"/>
              <w:jc w:val="center"/>
              <w:rPr>
                <w:ins w:id="1821" w:author="LautVA" w:date="2020-12-04T17:47:00Z"/>
                <w:rFonts w:cs="Arial"/>
                <w:sz w:val="20"/>
                <w:szCs w:val="20"/>
              </w:rPr>
            </w:pPr>
            <w:ins w:id="1822" w:author="LautVA" w:date="2020-12-04T17:47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6024023D" w14:textId="77777777" w:rsidR="005D7FDF" w:rsidRPr="006F5656" w:rsidRDefault="005D7FDF" w:rsidP="005D7FDF">
            <w:pPr>
              <w:ind w:firstLine="0"/>
              <w:rPr>
                <w:ins w:id="1823" w:author="LautVA" w:date="2020-12-04T17:47:00Z"/>
                <w:rFonts w:cs="Arial"/>
                <w:sz w:val="20"/>
                <w:szCs w:val="20"/>
              </w:rPr>
            </w:pPr>
            <w:ins w:id="1824" w:author="LautVA" w:date="2020-12-04T17:47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6076BB5F" w14:textId="77777777" w:rsidR="005D7FDF" w:rsidRPr="006F5656" w:rsidRDefault="005D7FDF" w:rsidP="005D7FDF">
            <w:pPr>
              <w:jc w:val="center"/>
              <w:rPr>
                <w:ins w:id="1825" w:author="LautVA" w:date="2020-12-04T17:47:00Z"/>
                <w:rFonts w:cs="Arial"/>
                <w:sz w:val="20"/>
                <w:szCs w:val="20"/>
              </w:rPr>
            </w:pPr>
          </w:p>
        </w:tc>
      </w:tr>
      <w:tr w:rsidR="005D7FDF" w:rsidRPr="006F5656" w14:paraId="4790C732" w14:textId="77777777" w:rsidTr="005D7FDF">
        <w:trPr>
          <w:cantSplit/>
          <w:ins w:id="1826" w:author="LautVA" w:date="2020-12-04T17:47:00Z"/>
        </w:trPr>
        <w:tc>
          <w:tcPr>
            <w:tcW w:w="2206" w:type="pct"/>
            <w:shd w:val="clear" w:color="auto" w:fill="auto"/>
            <w:vAlign w:val="bottom"/>
          </w:tcPr>
          <w:p w14:paraId="6343A1F4" w14:textId="77777777" w:rsidR="005D7FDF" w:rsidRPr="006F5656" w:rsidRDefault="005D7FDF" w:rsidP="005D7FDF">
            <w:pPr>
              <w:ind w:firstLine="0"/>
              <w:rPr>
                <w:ins w:id="1827" w:author="LautVA" w:date="2020-12-04T17:47:00Z"/>
                <w:rFonts w:cs="Arial"/>
                <w:sz w:val="20"/>
                <w:szCs w:val="20"/>
              </w:rPr>
            </w:pPr>
            <w:ins w:id="1828" w:author="LautVA" w:date="2020-12-04T17:47:00Z">
              <w:r>
                <w:rPr>
                  <w:rFonts w:ascii="Calibri" w:hAnsi="Calibri" w:cs="Calibri"/>
                  <w:color w:val="000000"/>
                  <w:sz w:val="22"/>
                </w:rPr>
                <w:t>Сообщение ТОРО</w:t>
              </w:r>
            </w:ins>
          </w:p>
        </w:tc>
        <w:tc>
          <w:tcPr>
            <w:tcW w:w="1032" w:type="pct"/>
          </w:tcPr>
          <w:p w14:paraId="34A8ECBA" w14:textId="77777777" w:rsidR="005D7FDF" w:rsidRPr="006F5656" w:rsidRDefault="005D7FDF" w:rsidP="005D7FDF">
            <w:pPr>
              <w:ind w:firstLine="0"/>
              <w:jc w:val="center"/>
              <w:rPr>
                <w:ins w:id="1829" w:author="LautVA" w:date="2020-12-04T17:47:00Z"/>
                <w:rFonts w:cs="Arial"/>
                <w:sz w:val="20"/>
                <w:szCs w:val="20"/>
              </w:rPr>
            </w:pPr>
            <w:ins w:id="1830" w:author="LautVA" w:date="2020-12-04T17:47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4F8E624D" w14:textId="77777777" w:rsidR="005D7FDF" w:rsidRPr="006F5656" w:rsidRDefault="005D7FDF" w:rsidP="005D7FDF">
            <w:pPr>
              <w:ind w:firstLine="0"/>
              <w:rPr>
                <w:ins w:id="1831" w:author="LautVA" w:date="2020-12-04T17:47:00Z"/>
                <w:rFonts w:cs="Arial"/>
                <w:sz w:val="20"/>
                <w:szCs w:val="20"/>
              </w:rPr>
            </w:pPr>
            <w:ins w:id="1832" w:author="LautVA" w:date="2020-12-04T17:47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245E0FCC" w14:textId="77777777" w:rsidR="005D7FDF" w:rsidRPr="006F5656" w:rsidRDefault="005D7FDF" w:rsidP="005D7FDF">
            <w:pPr>
              <w:jc w:val="center"/>
              <w:rPr>
                <w:ins w:id="1833" w:author="LautVA" w:date="2020-12-04T17:47:00Z"/>
                <w:rFonts w:cs="Arial"/>
                <w:sz w:val="20"/>
                <w:szCs w:val="20"/>
              </w:rPr>
            </w:pPr>
          </w:p>
        </w:tc>
      </w:tr>
      <w:tr w:rsidR="005D7FDF" w:rsidRPr="006F5656" w14:paraId="47438F8C" w14:textId="77777777" w:rsidTr="005D7FDF">
        <w:trPr>
          <w:cantSplit/>
          <w:ins w:id="1834" w:author="LautVA" w:date="2020-12-04T17:47:00Z"/>
        </w:trPr>
        <w:tc>
          <w:tcPr>
            <w:tcW w:w="2206" w:type="pct"/>
            <w:shd w:val="clear" w:color="auto" w:fill="auto"/>
            <w:vAlign w:val="bottom"/>
          </w:tcPr>
          <w:p w14:paraId="60F68FB7" w14:textId="77777777" w:rsidR="005D7FDF" w:rsidRPr="00A760F1" w:rsidRDefault="005D7FDF" w:rsidP="005D7FDF">
            <w:pPr>
              <w:ind w:firstLine="0"/>
              <w:rPr>
                <w:ins w:id="1835" w:author="LautVA" w:date="2020-12-04T17:47:00Z"/>
                <w:rFonts w:ascii="Calibri" w:hAnsi="Calibri" w:cs="Calibri"/>
                <w:color w:val="000000"/>
                <w:sz w:val="22"/>
              </w:rPr>
            </w:pPr>
            <w:ins w:id="1836" w:author="LautVA" w:date="2020-12-04T17:47:00Z">
              <w:r w:rsidRPr="00A760F1">
                <w:rPr>
                  <w:rFonts w:ascii="Calibri" w:hAnsi="Calibri" w:cs="Calibri"/>
                  <w:color w:val="000000"/>
                  <w:sz w:val="22"/>
                </w:rPr>
                <w:t>Классы единиц оборудования</w:t>
              </w:r>
            </w:ins>
          </w:p>
        </w:tc>
        <w:tc>
          <w:tcPr>
            <w:tcW w:w="1032" w:type="pct"/>
          </w:tcPr>
          <w:p w14:paraId="6DF452F1" w14:textId="77777777" w:rsidR="005D7FDF" w:rsidRPr="00CD1FC5" w:rsidRDefault="005D7FDF" w:rsidP="005D7FDF">
            <w:pPr>
              <w:ind w:firstLine="0"/>
              <w:jc w:val="center"/>
              <w:rPr>
                <w:ins w:id="1837" w:author="LautVA" w:date="2020-12-04T17:47:00Z"/>
                <w:rFonts w:cs="Arial"/>
                <w:color w:val="000000"/>
                <w:sz w:val="20"/>
                <w:szCs w:val="20"/>
              </w:rPr>
            </w:pPr>
            <w:ins w:id="1838" w:author="LautVA" w:date="2020-12-04T17:47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511EE43B" w14:textId="77777777" w:rsidR="005D7FDF" w:rsidRPr="00F86B94" w:rsidRDefault="005D7FDF" w:rsidP="005D7FDF">
            <w:pPr>
              <w:ind w:firstLine="0"/>
              <w:jc w:val="center"/>
              <w:rPr>
                <w:ins w:id="1839" w:author="LautVA" w:date="2020-12-04T17:47:00Z"/>
                <w:rFonts w:cs="Arial"/>
                <w:color w:val="000000"/>
                <w:sz w:val="20"/>
                <w:szCs w:val="20"/>
              </w:rPr>
            </w:pPr>
            <w:ins w:id="1840" w:author="LautVA" w:date="2020-12-04T17:47:00Z">
              <w:r w:rsidRPr="00F86B94"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29268EDD" w14:textId="77777777" w:rsidR="005D7FDF" w:rsidRPr="006F5656" w:rsidRDefault="005D7FDF" w:rsidP="005D7FDF">
            <w:pPr>
              <w:jc w:val="center"/>
              <w:rPr>
                <w:ins w:id="1841" w:author="LautVA" w:date="2020-12-04T17:47:00Z"/>
                <w:rFonts w:cs="Arial"/>
                <w:sz w:val="20"/>
                <w:szCs w:val="20"/>
              </w:rPr>
            </w:pPr>
          </w:p>
        </w:tc>
      </w:tr>
      <w:tr w:rsidR="005D7FDF" w:rsidRPr="006F5656" w14:paraId="0C9D16DC" w14:textId="77777777" w:rsidTr="005D7FDF">
        <w:trPr>
          <w:cantSplit/>
          <w:ins w:id="1842" w:author="LautVA" w:date="2020-12-04T17:47:00Z"/>
        </w:trPr>
        <w:tc>
          <w:tcPr>
            <w:tcW w:w="2206" w:type="pct"/>
            <w:shd w:val="clear" w:color="auto" w:fill="auto"/>
            <w:vAlign w:val="bottom"/>
          </w:tcPr>
          <w:p w14:paraId="05E6D0D8" w14:textId="77777777" w:rsidR="005D7FDF" w:rsidRPr="00A760F1" w:rsidRDefault="005D7FDF" w:rsidP="005D7FDF">
            <w:pPr>
              <w:ind w:firstLine="0"/>
              <w:rPr>
                <w:ins w:id="1843" w:author="LautVA" w:date="2020-12-04T17:47:00Z"/>
                <w:rFonts w:ascii="Calibri" w:hAnsi="Calibri" w:cs="Calibri"/>
                <w:color w:val="000000"/>
                <w:sz w:val="22"/>
              </w:rPr>
            </w:pPr>
            <w:ins w:id="1844" w:author="LautVA" w:date="2020-12-04T17:47:00Z">
              <w:r w:rsidRPr="00A760F1">
                <w:rPr>
                  <w:rFonts w:ascii="Calibri" w:hAnsi="Calibri" w:cs="Calibri"/>
                  <w:color w:val="000000"/>
                  <w:sz w:val="22"/>
                </w:rPr>
                <w:t>Признаки единиц оборудования</w:t>
              </w:r>
            </w:ins>
          </w:p>
        </w:tc>
        <w:tc>
          <w:tcPr>
            <w:tcW w:w="1032" w:type="pct"/>
          </w:tcPr>
          <w:p w14:paraId="02E69FED" w14:textId="77777777" w:rsidR="005D7FDF" w:rsidRPr="00CD1FC5" w:rsidRDefault="005D7FDF" w:rsidP="005D7FDF">
            <w:pPr>
              <w:ind w:firstLine="0"/>
              <w:jc w:val="center"/>
              <w:rPr>
                <w:ins w:id="1845" w:author="LautVA" w:date="2020-12-04T17:47:00Z"/>
                <w:rFonts w:cs="Arial"/>
                <w:color w:val="000000"/>
                <w:sz w:val="20"/>
                <w:szCs w:val="20"/>
              </w:rPr>
            </w:pPr>
            <w:ins w:id="1846" w:author="LautVA" w:date="2020-12-04T17:47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6491F613" w14:textId="77777777" w:rsidR="005D7FDF" w:rsidRPr="00F86B94" w:rsidRDefault="005D7FDF" w:rsidP="005D7FDF">
            <w:pPr>
              <w:ind w:firstLine="0"/>
              <w:jc w:val="center"/>
              <w:rPr>
                <w:ins w:id="1847" w:author="LautVA" w:date="2020-12-04T17:47:00Z"/>
                <w:rFonts w:cs="Arial"/>
                <w:color w:val="000000"/>
                <w:sz w:val="20"/>
                <w:szCs w:val="20"/>
              </w:rPr>
            </w:pPr>
            <w:ins w:id="1848" w:author="LautVA" w:date="2020-12-04T17:47:00Z">
              <w:r w:rsidRPr="00F86B94"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4E9A32D6" w14:textId="77777777" w:rsidR="005D7FDF" w:rsidRPr="006F5656" w:rsidRDefault="005D7FDF" w:rsidP="005D7FDF">
            <w:pPr>
              <w:jc w:val="center"/>
              <w:rPr>
                <w:ins w:id="1849" w:author="LautVA" w:date="2020-12-04T17:47:00Z"/>
                <w:rFonts w:cs="Arial"/>
                <w:sz w:val="20"/>
                <w:szCs w:val="20"/>
              </w:rPr>
            </w:pPr>
          </w:p>
        </w:tc>
      </w:tr>
      <w:tr w:rsidR="00E42F15" w:rsidRPr="002700F6" w14:paraId="1CDC1D7E" w14:textId="77777777" w:rsidTr="00E423E5">
        <w:tblPrEx>
          <w:tblW w:w="5000" w:type="pc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  <w:tblPrExChange w:id="1850" w:author="Владимир Лаут" w:date="2021-04-01T09:53:00Z">
            <w:tblPrEx>
              <w:tblW w:w="5000" w:type="pct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000" w:firstRow="0" w:lastRow="0" w:firstColumn="0" w:lastColumn="0" w:noHBand="0" w:noVBand="0"/>
            </w:tblPrEx>
          </w:tblPrExChange>
        </w:tblPrEx>
        <w:trPr>
          <w:cantSplit/>
          <w:ins w:id="1851" w:author="Владимир Лаут" w:date="2021-04-01T09:49:00Z"/>
          <w:trPrChange w:id="1852" w:author="Владимир Лаут" w:date="2021-04-01T09:53:00Z">
            <w:trPr>
              <w:cantSplit/>
            </w:trPr>
          </w:trPrChange>
        </w:trPr>
        <w:tc>
          <w:tcPr>
            <w:tcW w:w="2206" w:type="pct"/>
            <w:shd w:val="clear" w:color="auto" w:fill="auto"/>
            <w:tcPrChange w:id="1853" w:author="Владимир Лаут" w:date="2021-04-01T09:53:00Z">
              <w:tcPr>
                <w:tcW w:w="2206" w:type="pct"/>
                <w:shd w:val="clear" w:color="auto" w:fill="auto"/>
                <w:vAlign w:val="bottom"/>
              </w:tcPr>
            </w:tcPrChange>
          </w:tcPr>
          <w:p w14:paraId="003E642B" w14:textId="77777777" w:rsidR="00E42F15" w:rsidRPr="00E42F15" w:rsidRDefault="00E42F15">
            <w:pPr>
              <w:ind w:firstLine="0"/>
              <w:rPr>
                <w:ins w:id="1854" w:author="Владимир Лаут" w:date="2021-04-01T09:53:00Z"/>
                <w:rFonts w:ascii="Calibri" w:hAnsi="Calibri" w:cs="Calibri"/>
                <w:color w:val="000000"/>
                <w:sz w:val="22"/>
                <w:rPrChange w:id="1855" w:author="Владимир Лаут" w:date="2021-04-01T09:54:00Z">
                  <w:rPr>
                    <w:ins w:id="1856" w:author="Владимир Лаут" w:date="2021-04-01T09:53:00Z"/>
                  </w:rPr>
                </w:rPrChange>
              </w:rPr>
              <w:pPrChange w:id="1857" w:author="Владимир Лаут" w:date="2021-04-01T09:54:00Z">
                <w:pPr>
                  <w:pStyle w:val="af0"/>
                  <w:ind w:firstLine="0"/>
                </w:pPr>
              </w:pPrChange>
            </w:pPr>
            <w:ins w:id="1858" w:author="Владимир Лаут" w:date="2021-04-01T09:53:00Z">
              <w:r w:rsidRPr="00E42F15">
                <w:rPr>
                  <w:rFonts w:ascii="Calibri" w:hAnsi="Calibri" w:cs="Calibri"/>
                  <w:color w:val="000000"/>
                  <w:sz w:val="22"/>
                  <w:rPrChange w:id="1859" w:author="Владимир Лаут" w:date="2021-04-01T09:54:00Z">
                    <w:rPr/>
                  </w:rPrChange>
                </w:rPr>
                <w:t>Данные по плановому и фактическому использованию производственных ресурсов:</w:t>
              </w:r>
            </w:ins>
          </w:p>
          <w:p w14:paraId="0DC89BA7" w14:textId="74956FF4" w:rsidR="00E42F15" w:rsidRPr="00A760F1" w:rsidRDefault="00E42F15">
            <w:pPr>
              <w:ind w:firstLine="0"/>
              <w:rPr>
                <w:ins w:id="1860" w:author="Владимир Лаут" w:date="2021-04-01T09:49:00Z"/>
                <w:rFonts w:ascii="Calibri" w:hAnsi="Calibri" w:cs="Calibri"/>
                <w:color w:val="000000"/>
                <w:sz w:val="22"/>
              </w:rPr>
            </w:pPr>
            <w:ins w:id="1861" w:author="Владимир Лаут" w:date="2021-04-01T09:53:00Z">
              <w:r w:rsidRPr="00E42F15">
                <w:rPr>
                  <w:rFonts w:ascii="Calibri" w:hAnsi="Calibri" w:cs="Calibri"/>
                  <w:color w:val="000000"/>
                  <w:sz w:val="22"/>
                  <w:rPrChange w:id="1862" w:author="Владимир Лаут" w:date="2021-04-01T09:54:00Z">
                    <w:rPr>
                      <w:noProof/>
                    </w:rPr>
                  </w:rPrChange>
                </w:rPr>
                <w:t xml:space="preserve">Натуральные объемы (с подтверждений по заказам и </w:t>
              </w:r>
              <w:r w:rsidRPr="00E42F15">
                <w:rPr>
                  <w:rFonts w:ascii="Calibri" w:hAnsi="Calibri" w:cs="Calibri"/>
                  <w:color w:val="000000"/>
                  <w:sz w:val="22"/>
                  <w:rPrChange w:id="1863" w:author="Владимир Лаут" w:date="2021-04-01T09:54:00Z">
                    <w:rPr>
                      <w:noProof/>
                      <w:lang w:val="en-US"/>
                    </w:rPr>
                  </w:rPrChange>
                </w:rPr>
                <w:t>FS</w:t>
              </w:r>
              <w:r w:rsidRPr="00E42F15">
                <w:rPr>
                  <w:rFonts w:ascii="Calibri" w:hAnsi="Calibri" w:cs="Calibri"/>
                  <w:color w:val="000000"/>
                  <w:sz w:val="22"/>
                  <w:rPrChange w:id="1864" w:author="Владимир Лаут" w:date="2021-04-01T09:54:00Z">
                    <w:rPr>
                      <w:noProof/>
                    </w:rPr>
                  </w:rPrChange>
                </w:rPr>
                <w:t>-</w:t>
              </w:r>
              <w:r w:rsidRPr="00E42F15">
                <w:rPr>
                  <w:rFonts w:ascii="Calibri" w:hAnsi="Calibri" w:cs="Calibri"/>
                  <w:color w:val="000000"/>
                  <w:sz w:val="22"/>
                  <w:rPrChange w:id="1865" w:author="Владимир Лаут" w:date="2021-04-01T09:54:00Z">
                    <w:rPr>
                      <w:noProof/>
                      <w:lang w:val="en-US"/>
                    </w:rPr>
                  </w:rPrChange>
                </w:rPr>
                <w:t>PER</w:t>
              </w:r>
              <w:r w:rsidRPr="00E42F15">
                <w:rPr>
                  <w:rFonts w:ascii="Calibri" w:hAnsi="Calibri" w:cs="Calibri"/>
                  <w:color w:val="000000"/>
                  <w:sz w:val="22"/>
                  <w:rPrChange w:id="1866" w:author="Владимир Лаут" w:date="2021-04-01T09:54:00Z">
                    <w:rPr>
                      <w:noProof/>
                    </w:rPr>
                  </w:rPrChange>
                </w:rPr>
                <w:t>)</w:t>
              </w:r>
            </w:ins>
          </w:p>
        </w:tc>
        <w:tc>
          <w:tcPr>
            <w:tcW w:w="1032" w:type="pct"/>
            <w:tcPrChange w:id="1867" w:author="Владимир Лаут" w:date="2021-04-01T09:53:00Z">
              <w:tcPr>
                <w:tcW w:w="1032" w:type="pct"/>
              </w:tcPr>
            </w:tcPrChange>
          </w:tcPr>
          <w:p w14:paraId="64080DA3" w14:textId="526F91A7" w:rsidR="00E42F15" w:rsidRPr="00E42F15" w:rsidRDefault="00E42F15">
            <w:pPr>
              <w:ind w:firstLine="0"/>
              <w:jc w:val="center"/>
              <w:rPr>
                <w:ins w:id="1868" w:author="Владимир Лаут" w:date="2021-04-01T09:49:00Z"/>
                <w:rFonts w:cs="Arial"/>
                <w:color w:val="000000"/>
                <w:sz w:val="20"/>
                <w:szCs w:val="20"/>
              </w:rPr>
            </w:pPr>
            <w:ins w:id="1869" w:author="Владимир Лаут" w:date="2021-04-01T09:54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tcPrChange w:id="1870" w:author="Владимир Лаут" w:date="2021-04-01T09:53:00Z">
              <w:tcPr>
                <w:tcW w:w="811" w:type="pct"/>
                <w:vAlign w:val="center"/>
              </w:tcPr>
            </w:tcPrChange>
          </w:tcPr>
          <w:p w14:paraId="24001A5B" w14:textId="23423CE3" w:rsidR="00E42F15" w:rsidRPr="00275DCC" w:rsidRDefault="00E42F15">
            <w:pPr>
              <w:ind w:firstLine="0"/>
              <w:jc w:val="center"/>
              <w:rPr>
                <w:ins w:id="1871" w:author="Владимир Лаут" w:date="2021-04-01T09:49:00Z"/>
                <w:rFonts w:cs="Arial"/>
                <w:color w:val="000000"/>
                <w:sz w:val="20"/>
                <w:szCs w:val="20"/>
                <w:lang w:val="en-US"/>
                <w:rPrChange w:id="1872" w:author="Владимир Лаут" w:date="2021-04-01T13:07:00Z">
                  <w:rPr>
                    <w:ins w:id="1873" w:author="Владимир Лаут" w:date="2021-04-01T09:49:00Z"/>
                    <w:rFonts w:cs="Arial"/>
                    <w:color w:val="000000"/>
                    <w:sz w:val="20"/>
                    <w:szCs w:val="20"/>
                  </w:rPr>
                </w:rPrChange>
              </w:rPr>
            </w:pPr>
            <w:ins w:id="1874" w:author="Владимир Лаут" w:date="2021-04-01T09:53:00Z">
              <w:r w:rsidRPr="00275DCC">
                <w:rPr>
                  <w:rFonts w:cs="Arial"/>
                  <w:color w:val="000000"/>
                  <w:sz w:val="20"/>
                  <w:szCs w:val="20"/>
                  <w:lang w:val="en-US"/>
                  <w:rPrChange w:id="1875" w:author="Владимир Лаут" w:date="2021-04-01T13:07:00Z">
                    <w:rPr>
                      <w:sz w:val="20"/>
                    </w:rPr>
                  </w:rPrChange>
                </w:rPr>
                <w:t xml:space="preserve">SAP S/4HANA, </w:t>
              </w:r>
              <w:r w:rsidRPr="00275DCC">
                <w:rPr>
                  <w:rFonts w:cs="Arial"/>
                  <w:color w:val="000000"/>
                  <w:sz w:val="20"/>
                  <w:szCs w:val="20"/>
                  <w:lang w:val="en-US"/>
                  <w:rPrChange w:id="1876" w:author="Владимир Лаут" w:date="2021-04-01T13:07:00Z">
                    <w:rPr>
                      <w:sz w:val="20"/>
                      <w:lang w:val="en-US"/>
                    </w:rPr>
                  </w:rPrChange>
                </w:rPr>
                <w:t>FS-PER</w:t>
              </w:r>
            </w:ins>
          </w:p>
        </w:tc>
        <w:tc>
          <w:tcPr>
            <w:tcW w:w="951" w:type="pct"/>
            <w:shd w:val="clear" w:color="auto" w:fill="auto"/>
            <w:tcPrChange w:id="1877" w:author="Владимир Лаут" w:date="2021-04-01T09:53:00Z">
              <w:tcPr>
                <w:tcW w:w="951" w:type="pct"/>
                <w:shd w:val="clear" w:color="auto" w:fill="auto"/>
              </w:tcPr>
            </w:tcPrChange>
          </w:tcPr>
          <w:p w14:paraId="32FFDD5E" w14:textId="77777777" w:rsidR="00E42F15" w:rsidRPr="00E42F15" w:rsidRDefault="00E42F15" w:rsidP="00E42F15">
            <w:pPr>
              <w:jc w:val="center"/>
              <w:rPr>
                <w:ins w:id="1878" w:author="Владимир Лаут" w:date="2021-04-01T09:49:00Z"/>
                <w:rFonts w:cs="Arial"/>
                <w:sz w:val="20"/>
                <w:szCs w:val="20"/>
                <w:lang w:val="en-US"/>
                <w:rPrChange w:id="1879" w:author="Владимир Лаут" w:date="2021-04-01T09:53:00Z">
                  <w:rPr>
                    <w:ins w:id="1880" w:author="Владимир Лаут" w:date="2021-04-01T09:49:00Z"/>
                    <w:rFonts w:cs="Arial"/>
                    <w:sz w:val="20"/>
                    <w:szCs w:val="20"/>
                  </w:rPr>
                </w:rPrChange>
              </w:rPr>
            </w:pPr>
          </w:p>
        </w:tc>
      </w:tr>
      <w:tr w:rsidR="00E42F15" w:rsidRPr="002700F6" w14:paraId="7D75786E" w14:textId="77777777" w:rsidTr="00E423E5">
        <w:tblPrEx>
          <w:tblW w:w="5000" w:type="pc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  <w:tblPrExChange w:id="1881" w:author="Владимир Лаут" w:date="2021-04-01T09:53:00Z">
            <w:tblPrEx>
              <w:tblW w:w="5000" w:type="pct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000" w:firstRow="0" w:lastRow="0" w:firstColumn="0" w:lastColumn="0" w:noHBand="0" w:noVBand="0"/>
            </w:tblPrEx>
          </w:tblPrExChange>
        </w:tblPrEx>
        <w:trPr>
          <w:cantSplit/>
          <w:ins w:id="1882" w:author="Владимир Лаут" w:date="2021-04-01T09:49:00Z"/>
          <w:trPrChange w:id="1883" w:author="Владимир Лаут" w:date="2021-04-01T09:53:00Z">
            <w:trPr>
              <w:cantSplit/>
            </w:trPr>
          </w:trPrChange>
        </w:trPr>
        <w:tc>
          <w:tcPr>
            <w:tcW w:w="2206" w:type="pct"/>
            <w:shd w:val="clear" w:color="auto" w:fill="auto"/>
            <w:tcPrChange w:id="1884" w:author="Владимир Лаут" w:date="2021-04-01T09:53:00Z">
              <w:tcPr>
                <w:tcW w:w="2206" w:type="pct"/>
                <w:shd w:val="clear" w:color="auto" w:fill="auto"/>
                <w:vAlign w:val="bottom"/>
              </w:tcPr>
            </w:tcPrChange>
          </w:tcPr>
          <w:p w14:paraId="4F18CF85" w14:textId="77777777" w:rsidR="00E42F15" w:rsidRPr="00E42F15" w:rsidRDefault="00E42F15">
            <w:pPr>
              <w:ind w:firstLine="0"/>
              <w:rPr>
                <w:ins w:id="1885" w:author="Владимир Лаут" w:date="2021-04-01T09:53:00Z"/>
                <w:rFonts w:ascii="Calibri" w:hAnsi="Calibri" w:cs="Calibri"/>
                <w:color w:val="000000"/>
                <w:sz w:val="22"/>
                <w:rPrChange w:id="1886" w:author="Владимир Лаут" w:date="2021-04-01T09:54:00Z">
                  <w:rPr>
                    <w:ins w:id="1887" w:author="Владимир Лаут" w:date="2021-04-01T09:53:00Z"/>
                  </w:rPr>
                </w:rPrChange>
              </w:rPr>
              <w:pPrChange w:id="1888" w:author="Владимир Лаут" w:date="2021-04-01T09:54:00Z">
                <w:pPr>
                  <w:pStyle w:val="af0"/>
                  <w:ind w:firstLine="0"/>
                </w:pPr>
              </w:pPrChange>
            </w:pPr>
            <w:ins w:id="1889" w:author="Владимир Лаут" w:date="2021-04-01T09:53:00Z">
              <w:r w:rsidRPr="00E42F15">
                <w:rPr>
                  <w:rFonts w:ascii="Calibri" w:hAnsi="Calibri" w:cs="Calibri"/>
                  <w:color w:val="000000"/>
                  <w:sz w:val="22"/>
                  <w:rPrChange w:id="1890" w:author="Владимир Лаут" w:date="2021-04-01T09:54:00Z">
                    <w:rPr/>
                  </w:rPrChange>
                </w:rPr>
                <w:t>Данные по плановому и фактическому использованию производственных ресурсов:</w:t>
              </w:r>
            </w:ins>
          </w:p>
          <w:p w14:paraId="4364230B" w14:textId="05DE031B" w:rsidR="00E42F15" w:rsidRPr="00A760F1" w:rsidRDefault="00E42F15">
            <w:pPr>
              <w:ind w:firstLine="0"/>
              <w:rPr>
                <w:ins w:id="1891" w:author="Владимир Лаут" w:date="2021-04-01T09:49:00Z"/>
                <w:rFonts w:ascii="Calibri" w:hAnsi="Calibri" w:cs="Calibri"/>
                <w:color w:val="000000"/>
                <w:sz w:val="22"/>
              </w:rPr>
            </w:pPr>
            <w:ins w:id="1892" w:author="Владимир Лаут" w:date="2021-04-01T09:53:00Z">
              <w:r w:rsidRPr="00E42F15">
                <w:rPr>
                  <w:rFonts w:ascii="Calibri" w:hAnsi="Calibri" w:cs="Calibri"/>
                  <w:color w:val="000000"/>
                  <w:sz w:val="22"/>
                  <w:rPrChange w:id="1893" w:author="Владимир Лаут" w:date="2021-04-01T09:54:00Z">
                    <w:rPr>
                      <w:noProof/>
                    </w:rPr>
                  </w:rPrChange>
                </w:rPr>
                <w:t xml:space="preserve">Фактическое время работы (с подтверждений по заказам и </w:t>
              </w:r>
              <w:r w:rsidRPr="00E42F15">
                <w:rPr>
                  <w:rFonts w:ascii="Calibri" w:hAnsi="Calibri" w:cs="Calibri"/>
                  <w:color w:val="000000"/>
                  <w:sz w:val="22"/>
                  <w:rPrChange w:id="1894" w:author="Владимир Лаут" w:date="2021-04-01T09:54:00Z">
                    <w:rPr>
                      <w:noProof/>
                      <w:lang w:val="en-US"/>
                    </w:rPr>
                  </w:rPrChange>
                </w:rPr>
                <w:t>FS</w:t>
              </w:r>
              <w:r w:rsidRPr="00E42F15">
                <w:rPr>
                  <w:rFonts w:ascii="Calibri" w:hAnsi="Calibri" w:cs="Calibri"/>
                  <w:color w:val="000000"/>
                  <w:sz w:val="22"/>
                  <w:rPrChange w:id="1895" w:author="Владимир Лаут" w:date="2021-04-01T09:54:00Z">
                    <w:rPr>
                      <w:noProof/>
                    </w:rPr>
                  </w:rPrChange>
                </w:rPr>
                <w:t>-</w:t>
              </w:r>
              <w:r w:rsidRPr="00E42F15">
                <w:rPr>
                  <w:rFonts w:ascii="Calibri" w:hAnsi="Calibri" w:cs="Calibri"/>
                  <w:color w:val="000000"/>
                  <w:sz w:val="22"/>
                  <w:rPrChange w:id="1896" w:author="Владимир Лаут" w:date="2021-04-01T09:54:00Z">
                    <w:rPr>
                      <w:noProof/>
                      <w:lang w:val="en-US"/>
                    </w:rPr>
                  </w:rPrChange>
                </w:rPr>
                <w:t>PER</w:t>
              </w:r>
              <w:r w:rsidRPr="00E42F15">
                <w:rPr>
                  <w:rFonts w:ascii="Calibri" w:hAnsi="Calibri" w:cs="Calibri"/>
                  <w:color w:val="000000"/>
                  <w:sz w:val="22"/>
                  <w:rPrChange w:id="1897" w:author="Владимир Лаут" w:date="2021-04-01T09:54:00Z">
                    <w:rPr>
                      <w:noProof/>
                    </w:rPr>
                  </w:rPrChange>
                </w:rPr>
                <w:t>)</w:t>
              </w:r>
            </w:ins>
          </w:p>
        </w:tc>
        <w:tc>
          <w:tcPr>
            <w:tcW w:w="1032" w:type="pct"/>
            <w:tcPrChange w:id="1898" w:author="Владимир Лаут" w:date="2021-04-01T09:53:00Z">
              <w:tcPr>
                <w:tcW w:w="1032" w:type="pct"/>
              </w:tcPr>
            </w:tcPrChange>
          </w:tcPr>
          <w:p w14:paraId="73A146A4" w14:textId="5D610A8D" w:rsidR="00E42F15" w:rsidRPr="00E42F15" w:rsidRDefault="00E42F15">
            <w:pPr>
              <w:ind w:firstLine="0"/>
              <w:jc w:val="center"/>
              <w:rPr>
                <w:ins w:id="1899" w:author="Владимир Лаут" w:date="2021-04-01T09:49:00Z"/>
                <w:rFonts w:cs="Arial"/>
                <w:color w:val="000000"/>
                <w:sz w:val="20"/>
                <w:szCs w:val="20"/>
              </w:rPr>
            </w:pPr>
            <w:ins w:id="1900" w:author="Владимир Лаут" w:date="2021-04-01T09:54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tcPrChange w:id="1901" w:author="Владимир Лаут" w:date="2021-04-01T09:53:00Z">
              <w:tcPr>
                <w:tcW w:w="811" w:type="pct"/>
                <w:vAlign w:val="center"/>
              </w:tcPr>
            </w:tcPrChange>
          </w:tcPr>
          <w:p w14:paraId="0D200621" w14:textId="439226DF" w:rsidR="00E42F15" w:rsidRPr="00275DCC" w:rsidRDefault="00E42F15">
            <w:pPr>
              <w:ind w:firstLine="0"/>
              <w:jc w:val="center"/>
              <w:rPr>
                <w:ins w:id="1902" w:author="Владимир Лаут" w:date="2021-04-01T09:49:00Z"/>
                <w:rFonts w:cs="Arial"/>
                <w:color w:val="000000"/>
                <w:sz w:val="20"/>
                <w:szCs w:val="20"/>
                <w:lang w:val="en-US"/>
                <w:rPrChange w:id="1903" w:author="Владимир Лаут" w:date="2021-04-01T13:07:00Z">
                  <w:rPr>
                    <w:ins w:id="1904" w:author="Владимир Лаут" w:date="2021-04-01T09:49:00Z"/>
                    <w:rFonts w:cs="Arial"/>
                    <w:color w:val="000000"/>
                    <w:sz w:val="20"/>
                    <w:szCs w:val="20"/>
                  </w:rPr>
                </w:rPrChange>
              </w:rPr>
            </w:pPr>
            <w:ins w:id="1905" w:author="Владимир Лаут" w:date="2021-04-01T09:53:00Z">
              <w:r w:rsidRPr="00275DCC">
                <w:rPr>
                  <w:rFonts w:cs="Arial"/>
                  <w:color w:val="000000"/>
                  <w:sz w:val="20"/>
                  <w:szCs w:val="20"/>
                  <w:lang w:val="en-US"/>
                  <w:rPrChange w:id="1906" w:author="Владимир Лаут" w:date="2021-04-01T13:07:00Z">
                    <w:rPr>
                      <w:rFonts w:cs="Arial"/>
                      <w:color w:val="000000"/>
                      <w:sz w:val="20"/>
                      <w:szCs w:val="20"/>
                    </w:rPr>
                  </w:rPrChange>
                </w:rPr>
                <w:t>SAP S/4HANA</w:t>
              </w:r>
              <w:r w:rsidRPr="00275DCC">
                <w:rPr>
                  <w:rFonts w:cs="Arial"/>
                  <w:color w:val="000000"/>
                  <w:sz w:val="20"/>
                  <w:szCs w:val="20"/>
                  <w:lang w:val="en-US"/>
                  <w:rPrChange w:id="1907" w:author="Владимир Лаут" w:date="2021-04-01T13:07:00Z">
                    <w:rPr>
                      <w:sz w:val="20"/>
                    </w:rPr>
                  </w:rPrChange>
                </w:rPr>
                <w:t xml:space="preserve">, </w:t>
              </w:r>
              <w:r w:rsidRPr="00275DCC">
                <w:rPr>
                  <w:rFonts w:cs="Arial"/>
                  <w:color w:val="000000"/>
                  <w:sz w:val="20"/>
                  <w:szCs w:val="20"/>
                  <w:lang w:val="en-US"/>
                  <w:rPrChange w:id="1908" w:author="Владимир Лаут" w:date="2021-04-01T13:07:00Z">
                    <w:rPr>
                      <w:sz w:val="20"/>
                      <w:lang w:val="en-US"/>
                    </w:rPr>
                  </w:rPrChange>
                </w:rPr>
                <w:t>FS-PER</w:t>
              </w:r>
            </w:ins>
          </w:p>
        </w:tc>
        <w:tc>
          <w:tcPr>
            <w:tcW w:w="951" w:type="pct"/>
            <w:shd w:val="clear" w:color="auto" w:fill="auto"/>
            <w:tcPrChange w:id="1909" w:author="Владимир Лаут" w:date="2021-04-01T09:53:00Z">
              <w:tcPr>
                <w:tcW w:w="951" w:type="pct"/>
                <w:shd w:val="clear" w:color="auto" w:fill="auto"/>
              </w:tcPr>
            </w:tcPrChange>
          </w:tcPr>
          <w:p w14:paraId="2097DFE8" w14:textId="77777777" w:rsidR="00E42F15" w:rsidRPr="00E42F15" w:rsidRDefault="00E42F15" w:rsidP="00E42F15">
            <w:pPr>
              <w:jc w:val="center"/>
              <w:rPr>
                <w:ins w:id="1910" w:author="Владимир Лаут" w:date="2021-04-01T09:49:00Z"/>
                <w:rFonts w:cs="Arial"/>
                <w:sz w:val="20"/>
                <w:szCs w:val="20"/>
                <w:lang w:val="en-US"/>
                <w:rPrChange w:id="1911" w:author="Владимир Лаут" w:date="2021-04-01T09:54:00Z">
                  <w:rPr>
                    <w:ins w:id="1912" w:author="Владимир Лаут" w:date="2021-04-01T09:49:00Z"/>
                    <w:rFonts w:cs="Arial"/>
                    <w:sz w:val="20"/>
                    <w:szCs w:val="20"/>
                  </w:rPr>
                </w:rPrChange>
              </w:rPr>
            </w:pPr>
          </w:p>
        </w:tc>
      </w:tr>
      <w:tr w:rsidR="00E42F15" w:rsidRPr="00E42F15" w14:paraId="55345A26" w14:textId="77777777" w:rsidTr="00E423E5">
        <w:tblPrEx>
          <w:tblW w:w="5000" w:type="pc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  <w:tblPrExChange w:id="1913" w:author="Владимир Лаут" w:date="2021-04-01T09:54:00Z">
            <w:tblPrEx>
              <w:tblW w:w="5000" w:type="pct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000" w:firstRow="0" w:lastRow="0" w:firstColumn="0" w:lastColumn="0" w:noHBand="0" w:noVBand="0"/>
            </w:tblPrEx>
          </w:tblPrExChange>
        </w:tblPrEx>
        <w:trPr>
          <w:cantSplit/>
          <w:ins w:id="1914" w:author="Владимир Лаут" w:date="2021-04-01T09:54:00Z"/>
          <w:trPrChange w:id="1915" w:author="Владимир Лаут" w:date="2021-04-01T09:54:00Z">
            <w:trPr>
              <w:cantSplit/>
            </w:trPr>
          </w:trPrChange>
        </w:trPr>
        <w:tc>
          <w:tcPr>
            <w:tcW w:w="2206" w:type="pct"/>
            <w:shd w:val="clear" w:color="auto" w:fill="auto"/>
            <w:tcPrChange w:id="1916" w:author="Владимир Лаут" w:date="2021-04-01T09:54:00Z">
              <w:tcPr>
                <w:tcW w:w="2206" w:type="pct"/>
                <w:shd w:val="clear" w:color="auto" w:fill="auto"/>
                <w:vAlign w:val="bottom"/>
              </w:tcPr>
            </w:tcPrChange>
          </w:tcPr>
          <w:p w14:paraId="2CC46EA8" w14:textId="63868CD4" w:rsidR="00E42F15" w:rsidRPr="00E42F15" w:rsidRDefault="00E42F15" w:rsidP="00E42F15">
            <w:pPr>
              <w:ind w:firstLine="0"/>
              <w:rPr>
                <w:ins w:id="1917" w:author="Владимир Лаут" w:date="2021-04-01T09:54:00Z"/>
                <w:rFonts w:ascii="Calibri" w:hAnsi="Calibri" w:cs="Calibri"/>
                <w:color w:val="000000"/>
                <w:sz w:val="22"/>
                <w:rPrChange w:id="1918" w:author="Владимир Лаут" w:date="2021-04-01T09:54:00Z">
                  <w:rPr>
                    <w:ins w:id="1919" w:author="Владимир Лаут" w:date="2021-04-01T09:54:00Z"/>
                    <w:rFonts w:ascii="Calibri" w:hAnsi="Calibri" w:cs="Calibri"/>
                    <w:color w:val="000000"/>
                    <w:sz w:val="22"/>
                    <w:lang w:val="en-US"/>
                  </w:rPr>
                </w:rPrChange>
              </w:rPr>
            </w:pPr>
            <w:ins w:id="1920" w:author="Владимир Лаут" w:date="2021-04-01T09:54:00Z">
              <w:r w:rsidRPr="002160AF">
                <w:rPr>
                  <w:sz w:val="20"/>
                </w:rPr>
                <w:t>Данные о плановых и фактических простоях, категориях простоев, причинах простоев</w:t>
              </w:r>
            </w:ins>
          </w:p>
        </w:tc>
        <w:tc>
          <w:tcPr>
            <w:tcW w:w="1032" w:type="pct"/>
            <w:tcPrChange w:id="1921" w:author="Владимир Лаут" w:date="2021-04-01T09:54:00Z">
              <w:tcPr>
                <w:tcW w:w="1032" w:type="pct"/>
              </w:tcPr>
            </w:tcPrChange>
          </w:tcPr>
          <w:p w14:paraId="06D5E19A" w14:textId="2938F903" w:rsidR="00E42F15" w:rsidRPr="00E42F15" w:rsidRDefault="00E42F15" w:rsidP="00E42F15">
            <w:pPr>
              <w:ind w:firstLine="0"/>
              <w:jc w:val="center"/>
              <w:rPr>
                <w:ins w:id="1922" w:author="Владимир Лаут" w:date="2021-04-01T09:54:00Z"/>
                <w:rFonts w:cs="Arial"/>
                <w:color w:val="000000"/>
                <w:sz w:val="20"/>
                <w:szCs w:val="20"/>
                <w:lang w:val="en-US"/>
              </w:rPr>
            </w:pPr>
            <w:ins w:id="1923" w:author="Владимир Лаут" w:date="2021-04-01T09:55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tcPrChange w:id="1924" w:author="Владимир Лаут" w:date="2021-04-01T09:54:00Z">
              <w:tcPr>
                <w:tcW w:w="811" w:type="pct"/>
                <w:vAlign w:val="center"/>
              </w:tcPr>
            </w:tcPrChange>
          </w:tcPr>
          <w:p w14:paraId="563C77C2" w14:textId="08471031" w:rsidR="00E42F15" w:rsidRPr="00E42F15" w:rsidRDefault="00E42F15">
            <w:pPr>
              <w:ind w:firstLine="0"/>
              <w:jc w:val="center"/>
              <w:rPr>
                <w:ins w:id="1925" w:author="Владимир Лаут" w:date="2021-04-01T09:54:00Z"/>
                <w:rFonts w:cs="Arial"/>
                <w:color w:val="000000"/>
                <w:sz w:val="20"/>
                <w:szCs w:val="20"/>
                <w:rPrChange w:id="1926" w:author="Владимир Лаут" w:date="2021-04-01T09:55:00Z">
                  <w:rPr>
                    <w:ins w:id="1927" w:author="Владимир Лаут" w:date="2021-04-01T09:54:00Z"/>
                    <w:rFonts w:cs="Arial"/>
                    <w:color w:val="000000"/>
                    <w:sz w:val="20"/>
                    <w:szCs w:val="20"/>
                    <w:lang w:val="en-US"/>
                  </w:rPr>
                </w:rPrChange>
              </w:rPr>
            </w:pPr>
            <w:ins w:id="1928" w:author="Владимир Лаут" w:date="2021-04-01T09:54:00Z">
              <w:r w:rsidRPr="00E42F15">
                <w:rPr>
                  <w:rFonts w:cs="Arial"/>
                  <w:color w:val="000000"/>
                  <w:sz w:val="20"/>
                  <w:szCs w:val="20"/>
                  <w:rPrChange w:id="1929" w:author="Владимир Лаут" w:date="2021-04-01T09:55:00Z">
                    <w:rPr>
                      <w:sz w:val="20"/>
                      <w:lang w:val="en-US"/>
                    </w:rPr>
                  </w:rPrChange>
                </w:rPr>
                <w:t>MES</w:t>
              </w:r>
              <w:r w:rsidRPr="00E42F15">
                <w:rPr>
                  <w:rFonts w:cs="Arial"/>
                  <w:color w:val="000000"/>
                  <w:sz w:val="20"/>
                  <w:szCs w:val="20"/>
                  <w:rPrChange w:id="1930" w:author="Владимир Лаут" w:date="2021-04-01T09:55:00Z">
                    <w:rPr>
                      <w:sz w:val="20"/>
                    </w:rPr>
                  </w:rPrChange>
                </w:rPr>
                <w:t>, ИТС</w:t>
              </w:r>
            </w:ins>
          </w:p>
        </w:tc>
        <w:tc>
          <w:tcPr>
            <w:tcW w:w="951" w:type="pct"/>
            <w:shd w:val="clear" w:color="auto" w:fill="auto"/>
            <w:tcPrChange w:id="1931" w:author="Владимир Лаут" w:date="2021-04-01T09:54:00Z">
              <w:tcPr>
                <w:tcW w:w="951" w:type="pct"/>
                <w:shd w:val="clear" w:color="auto" w:fill="auto"/>
              </w:tcPr>
            </w:tcPrChange>
          </w:tcPr>
          <w:p w14:paraId="68CB2AC3" w14:textId="77777777" w:rsidR="00E42F15" w:rsidRPr="00E42F15" w:rsidRDefault="00E42F15" w:rsidP="00E42F15">
            <w:pPr>
              <w:jc w:val="center"/>
              <w:rPr>
                <w:ins w:id="1932" w:author="Владимир Лаут" w:date="2021-04-01T09:54:00Z"/>
                <w:rFonts w:cs="Arial"/>
                <w:sz w:val="20"/>
                <w:szCs w:val="20"/>
                <w:lang w:val="en-US"/>
              </w:rPr>
            </w:pPr>
          </w:p>
        </w:tc>
      </w:tr>
      <w:tr w:rsidR="00E42F15" w:rsidRPr="00E42F15" w14:paraId="3A0B48C9" w14:textId="77777777" w:rsidTr="00E423E5">
        <w:tblPrEx>
          <w:tblW w:w="5000" w:type="pc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  <w:tblPrExChange w:id="1933" w:author="Владимир Лаут" w:date="2021-04-01T09:54:00Z">
            <w:tblPrEx>
              <w:tblW w:w="5000" w:type="pct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000" w:firstRow="0" w:lastRow="0" w:firstColumn="0" w:lastColumn="0" w:noHBand="0" w:noVBand="0"/>
            </w:tblPrEx>
          </w:tblPrExChange>
        </w:tblPrEx>
        <w:trPr>
          <w:cantSplit/>
          <w:ins w:id="1934" w:author="Владимир Лаут" w:date="2021-04-01T09:49:00Z"/>
          <w:trPrChange w:id="1935" w:author="Владимир Лаут" w:date="2021-04-01T09:54:00Z">
            <w:trPr>
              <w:cantSplit/>
            </w:trPr>
          </w:trPrChange>
        </w:trPr>
        <w:tc>
          <w:tcPr>
            <w:tcW w:w="2206" w:type="pct"/>
            <w:shd w:val="clear" w:color="auto" w:fill="auto"/>
            <w:tcPrChange w:id="1936" w:author="Владимир Лаут" w:date="2021-04-01T09:54:00Z">
              <w:tcPr>
                <w:tcW w:w="2206" w:type="pct"/>
                <w:shd w:val="clear" w:color="auto" w:fill="auto"/>
                <w:vAlign w:val="bottom"/>
              </w:tcPr>
            </w:tcPrChange>
          </w:tcPr>
          <w:p w14:paraId="1E9A1A29" w14:textId="2944D390" w:rsidR="00E42F15" w:rsidRPr="00E42F15" w:rsidRDefault="00E42F15" w:rsidP="00E42F15">
            <w:pPr>
              <w:ind w:firstLine="0"/>
              <w:rPr>
                <w:ins w:id="1937" w:author="Владимир Лаут" w:date="2021-04-01T09:49:00Z"/>
                <w:rFonts w:ascii="Calibri" w:hAnsi="Calibri" w:cs="Calibri"/>
                <w:color w:val="000000"/>
                <w:sz w:val="22"/>
              </w:rPr>
            </w:pPr>
            <w:ins w:id="1938" w:author="Владимир Лаут" w:date="2021-04-01T09:54:00Z">
              <w:r w:rsidRPr="00374045">
                <w:rPr>
                  <w:sz w:val="20"/>
                </w:rPr>
                <w:t>Классификация простоев по видам оборудования</w:t>
              </w:r>
            </w:ins>
          </w:p>
        </w:tc>
        <w:tc>
          <w:tcPr>
            <w:tcW w:w="1032" w:type="pct"/>
            <w:tcPrChange w:id="1939" w:author="Владимир Лаут" w:date="2021-04-01T09:54:00Z">
              <w:tcPr>
                <w:tcW w:w="1032" w:type="pct"/>
              </w:tcPr>
            </w:tcPrChange>
          </w:tcPr>
          <w:p w14:paraId="18EA56A9" w14:textId="1CC97A0A" w:rsidR="00E42F15" w:rsidRPr="00E42F15" w:rsidRDefault="00E42F15" w:rsidP="00E42F15">
            <w:pPr>
              <w:ind w:firstLine="0"/>
              <w:jc w:val="center"/>
              <w:rPr>
                <w:ins w:id="1940" w:author="Владимир Лаут" w:date="2021-04-01T09:49:00Z"/>
                <w:rFonts w:cs="Arial"/>
                <w:color w:val="000000"/>
                <w:sz w:val="20"/>
                <w:szCs w:val="20"/>
                <w:lang w:val="en-US"/>
                <w:rPrChange w:id="1941" w:author="Владимир Лаут" w:date="2021-04-01T09:54:00Z">
                  <w:rPr>
                    <w:ins w:id="1942" w:author="Владимир Лаут" w:date="2021-04-01T09:49:00Z"/>
                    <w:rFonts w:cs="Arial"/>
                    <w:color w:val="000000"/>
                    <w:sz w:val="20"/>
                    <w:szCs w:val="20"/>
                  </w:rPr>
                </w:rPrChange>
              </w:rPr>
            </w:pPr>
            <w:ins w:id="1943" w:author="Владимир Лаут" w:date="2021-04-01T09:55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tcPrChange w:id="1944" w:author="Владимир Лаут" w:date="2021-04-01T09:54:00Z">
              <w:tcPr>
                <w:tcW w:w="811" w:type="pct"/>
                <w:vAlign w:val="center"/>
              </w:tcPr>
            </w:tcPrChange>
          </w:tcPr>
          <w:p w14:paraId="710B5AF9" w14:textId="316C87E2" w:rsidR="00E42F15" w:rsidRPr="00E42F15" w:rsidRDefault="00E42F15">
            <w:pPr>
              <w:ind w:firstLine="0"/>
              <w:jc w:val="center"/>
              <w:rPr>
                <w:ins w:id="1945" w:author="Владимир Лаут" w:date="2021-04-01T09:49:00Z"/>
                <w:rFonts w:cs="Arial"/>
                <w:color w:val="000000"/>
                <w:sz w:val="20"/>
                <w:szCs w:val="20"/>
              </w:rPr>
            </w:pPr>
            <w:ins w:id="1946" w:author="Владимир Лаут" w:date="2021-04-01T09:54:00Z">
              <w:r w:rsidRPr="00E42F15">
                <w:rPr>
                  <w:rFonts w:cs="Arial"/>
                  <w:color w:val="000000"/>
                  <w:sz w:val="20"/>
                  <w:szCs w:val="20"/>
                  <w:rPrChange w:id="1947" w:author="Владимир Лаут" w:date="2021-04-01T09:55:00Z">
                    <w:rPr>
                      <w:sz w:val="20"/>
                      <w:lang w:val="en-US"/>
                    </w:rPr>
                  </w:rPrChange>
                </w:rPr>
                <w:t xml:space="preserve">MES, </w:t>
              </w:r>
              <w:r w:rsidRPr="00E42F15">
                <w:rPr>
                  <w:rFonts w:cs="Arial"/>
                  <w:color w:val="000000"/>
                  <w:sz w:val="20"/>
                  <w:szCs w:val="20"/>
                  <w:rPrChange w:id="1948" w:author="Владимир Лаут" w:date="2021-04-01T09:55:00Z">
                    <w:rPr>
                      <w:sz w:val="20"/>
                    </w:rPr>
                  </w:rPrChange>
                </w:rPr>
                <w:t>ИТС</w:t>
              </w:r>
            </w:ins>
          </w:p>
        </w:tc>
        <w:tc>
          <w:tcPr>
            <w:tcW w:w="951" w:type="pct"/>
            <w:shd w:val="clear" w:color="auto" w:fill="auto"/>
            <w:tcPrChange w:id="1949" w:author="Владимир Лаут" w:date="2021-04-01T09:54:00Z">
              <w:tcPr>
                <w:tcW w:w="951" w:type="pct"/>
                <w:shd w:val="clear" w:color="auto" w:fill="auto"/>
              </w:tcPr>
            </w:tcPrChange>
          </w:tcPr>
          <w:p w14:paraId="5BADEA88" w14:textId="77777777" w:rsidR="00E42F15" w:rsidRPr="00E42F15" w:rsidRDefault="00E42F15" w:rsidP="00E42F15">
            <w:pPr>
              <w:jc w:val="center"/>
              <w:rPr>
                <w:ins w:id="1950" w:author="Владимир Лаут" w:date="2021-04-01T09:49:00Z"/>
                <w:rFonts w:cs="Arial"/>
                <w:sz w:val="20"/>
                <w:szCs w:val="20"/>
                <w:lang w:val="en-US"/>
                <w:rPrChange w:id="1951" w:author="Владимир Лаут" w:date="2021-04-01T09:54:00Z">
                  <w:rPr>
                    <w:ins w:id="1952" w:author="Владимир Лаут" w:date="2021-04-01T09:49:00Z"/>
                    <w:rFonts w:cs="Arial"/>
                    <w:sz w:val="20"/>
                    <w:szCs w:val="20"/>
                  </w:rPr>
                </w:rPrChange>
              </w:rPr>
            </w:pPr>
          </w:p>
        </w:tc>
      </w:tr>
    </w:tbl>
    <w:p w14:paraId="0A788ED6" w14:textId="77777777" w:rsidR="00A25783" w:rsidRDefault="00A25783" w:rsidP="00A25783">
      <w:pPr>
        <w:pStyle w:val="30"/>
        <w:rPr>
          <w:ins w:id="1953" w:author="Владимир Лаут" w:date="2021-04-13T16:45:00Z"/>
        </w:rPr>
      </w:pPr>
      <w:bookmarkStart w:id="1954" w:name="_Toc69225573"/>
      <w:ins w:id="1955" w:author="Владимир Лаут" w:date="2021-04-13T16:45:00Z">
        <w:r w:rsidRPr="00557467">
          <w:lastRenderedPageBreak/>
          <w:t>Ключевые алгоритмы и расчёты</w:t>
        </w:r>
        <w:bookmarkEnd w:id="1954"/>
      </w:ins>
    </w:p>
    <w:p w14:paraId="4E0C6E66" w14:textId="16F2B76D" w:rsidR="00A25783" w:rsidRDefault="00A25783" w:rsidP="00A25783">
      <w:pPr>
        <w:rPr>
          <w:ins w:id="1956" w:author="Владимир Лаут" w:date="2021-04-13T16:45:00Z"/>
        </w:rPr>
      </w:pPr>
      <w:ins w:id="1957" w:author="Владимир Лаут" w:date="2021-04-13T16:45:00Z">
        <w:r>
          <w:t xml:space="preserve">Отчет </w:t>
        </w:r>
      </w:ins>
      <w:ins w:id="1958" w:author="Владимир Лаут" w:date="2021-04-13T16:46:00Z">
        <w:r>
          <w:t>формируется  только для единиц оборудования, которые имею</w:t>
        </w:r>
      </w:ins>
      <w:ins w:id="1959" w:author="Владимир Лаут" w:date="2021-04-13T16:47:00Z">
        <w:r>
          <w:t>т</w:t>
        </w:r>
      </w:ins>
      <w:ins w:id="1960" w:author="Владимир Лаут" w:date="2021-04-13T16:46:00Z">
        <w:r>
          <w:t xml:space="preserve"> связь с производственным </w:t>
        </w:r>
      </w:ins>
      <w:ins w:id="1961" w:author="Владимир Лаут" w:date="2021-04-13T16:47:00Z">
        <w:r>
          <w:t>ресурсом.</w:t>
        </w:r>
      </w:ins>
    </w:p>
    <w:p w14:paraId="1F775CF1" w14:textId="66844339" w:rsidR="00E423E5" w:rsidRDefault="00E423E5" w:rsidP="00E423E5">
      <w:pPr>
        <w:pStyle w:val="21"/>
        <w:rPr>
          <w:ins w:id="1962" w:author="Владимир Лаут" w:date="2021-04-01T11:10:00Z"/>
        </w:rPr>
      </w:pPr>
      <w:bookmarkStart w:id="1963" w:name="_Toc69225574"/>
      <w:ins w:id="1964" w:author="Владимир Лаут" w:date="2021-04-01T11:10:00Z">
        <w:r>
          <w:t>Гибкий отчет «</w:t>
        </w:r>
        <w:r>
          <w:rPr>
            <w:lang w:val="en-US"/>
          </w:rPr>
          <w:t>PM</w:t>
        </w:r>
        <w:r>
          <w:t>-</w:t>
        </w:r>
      </w:ins>
      <w:ins w:id="1965" w:author="Владимир Лаут" w:date="2021-04-01T11:11:00Z">
        <w:r>
          <w:rPr>
            <w:lang w:val="en-US"/>
          </w:rPr>
          <w:t>M</w:t>
        </w:r>
        <w:r w:rsidRPr="00E423E5">
          <w:rPr>
            <w:rPrChange w:id="1966" w:author="Владимир Лаут" w:date="2021-04-01T11:12:00Z">
              <w:rPr>
                <w:lang w:val="en-US"/>
              </w:rPr>
            </w:rPrChange>
          </w:rPr>
          <w:t>10</w:t>
        </w:r>
      </w:ins>
      <w:ins w:id="1967" w:author="Владимир Лаут" w:date="2021-04-01T11:10:00Z">
        <w:r w:rsidRPr="004A2F87">
          <w:t xml:space="preserve"> </w:t>
        </w:r>
      </w:ins>
      <w:ins w:id="1968" w:author="Владимир Лаут" w:date="2021-04-01T11:12:00Z">
        <w:r w:rsidRPr="00E423E5">
          <w:t>BW-05 Аддитивная история изменений заказов ТОРО</w:t>
        </w:r>
      </w:ins>
      <w:ins w:id="1969" w:author="Владимир Лаут" w:date="2021-04-01T11:10:00Z">
        <w:r>
          <w:t>»</w:t>
        </w:r>
        <w:bookmarkEnd w:id="1963"/>
        <w:r>
          <w:t xml:space="preserve"> </w:t>
        </w:r>
      </w:ins>
    </w:p>
    <w:p w14:paraId="41355DB2" w14:textId="77777777" w:rsidR="00E423E5" w:rsidRPr="00B731DA" w:rsidRDefault="00E423E5" w:rsidP="00E423E5">
      <w:pPr>
        <w:pStyle w:val="30"/>
        <w:rPr>
          <w:ins w:id="1970" w:author="Владимир Лаут" w:date="2021-04-01T11:10:00Z"/>
        </w:rPr>
      </w:pPr>
      <w:bookmarkStart w:id="1971" w:name="_Toc69225575"/>
      <w:ins w:id="1972" w:author="Владимир Лаут" w:date="2021-04-01T11:10:00Z">
        <w:r w:rsidRPr="00B731DA">
          <w:t>Состав данных и общее описание</w:t>
        </w:r>
        <w:bookmarkEnd w:id="1971"/>
      </w:ins>
    </w:p>
    <w:p w14:paraId="37584ED4" w14:textId="6D7F7D7E" w:rsidR="00E423E5" w:rsidRDefault="00E423E5" w:rsidP="00E423E5">
      <w:pPr>
        <w:spacing w:before="60" w:line="276" w:lineRule="auto"/>
        <w:ind w:firstLine="567"/>
        <w:rPr>
          <w:ins w:id="1973" w:author="Владимир Лаут" w:date="2021-04-01T11:19:00Z"/>
        </w:rPr>
      </w:pPr>
      <w:ins w:id="1974" w:author="Владимир Лаут" w:date="2021-04-01T11:10:00Z">
        <w:r>
          <w:t>Гибкий отчёт содержит:</w:t>
        </w:r>
      </w:ins>
    </w:p>
    <w:p w14:paraId="08509B75" w14:textId="263287C3" w:rsidR="00E423E5" w:rsidRDefault="00E423E5" w:rsidP="00E423E5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975" w:author="Владимир Лаут" w:date="2021-04-01T11:23:00Z"/>
        </w:rPr>
      </w:pPr>
      <w:ins w:id="1976" w:author="Владимир Лаут" w:date="2021-04-01T11:19:00Z">
        <w:r>
          <w:t>Данные для анализа в разрезе организационных уровней</w:t>
        </w:r>
        <w:r w:rsidRPr="004A2F87">
          <w:t xml:space="preserve"> (</w:t>
        </w:r>
        <w:r>
          <w:t>балансовым единицам, заводы,</w:t>
        </w:r>
      </w:ins>
      <w:ins w:id="1977" w:author="Владимир Лаут" w:date="2021-04-01T11:29:00Z">
        <w:r w:rsidR="00002198">
          <w:t xml:space="preserve"> групп</w:t>
        </w:r>
      </w:ins>
      <w:ins w:id="1978" w:author="Владимир Лаут" w:date="2021-04-01T11:30:00Z">
        <w:r w:rsidR="00002198">
          <w:t>ы</w:t>
        </w:r>
      </w:ins>
      <w:ins w:id="1979" w:author="Владимир Лаут" w:date="2021-04-01T11:29:00Z">
        <w:r w:rsidR="00002198">
          <w:t xml:space="preserve"> плановиков</w:t>
        </w:r>
      </w:ins>
      <w:ins w:id="1980" w:author="Владимир Лаут" w:date="2021-04-01T11:19:00Z">
        <w:r>
          <w:t xml:space="preserve"> и т.д.).</w:t>
        </w:r>
      </w:ins>
    </w:p>
    <w:p w14:paraId="5BC2EB21" w14:textId="77777777" w:rsidR="00002198" w:rsidRDefault="00002198" w:rsidP="00002198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981" w:author="Владимир Лаут" w:date="2021-04-01T11:23:00Z"/>
        </w:rPr>
      </w:pPr>
      <w:ins w:id="1982" w:author="Владимир Лаут" w:date="2021-04-01T11:23:00Z">
        <w:r>
          <w:t>Плановые данные о используемых материалах, работах, стоимости ремонтов, продолжительности простоя</w:t>
        </w:r>
        <w:r w:rsidRPr="006C3C69">
          <w:t xml:space="preserve"> </w:t>
        </w:r>
        <w:r>
          <w:t xml:space="preserve">в заказах ТОРО </w:t>
        </w:r>
      </w:ins>
    </w:p>
    <w:p w14:paraId="74286985" w14:textId="52C0564F" w:rsidR="00E423E5" w:rsidRDefault="00E423E5" w:rsidP="00E423E5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1983" w:author="Владимир Лаут" w:date="2021-04-01T11:19:00Z"/>
        </w:rPr>
      </w:pPr>
      <w:ins w:id="1984" w:author="Владимир Лаут" w:date="2021-04-01T11:19:00Z">
        <w:r>
          <w:t>Необходимые признаки заказов ТОРО</w:t>
        </w:r>
      </w:ins>
      <w:ins w:id="1985" w:author="Владимир Лаут" w:date="2021-04-01T11:24:00Z">
        <w:r w:rsidR="00002198">
          <w:t>, операций и компонентов заказов ТОРО</w:t>
        </w:r>
      </w:ins>
      <w:ins w:id="1986" w:author="Владимир Лаут" w:date="2021-04-01T11:19:00Z">
        <w:r w:rsidRPr="004A2F87">
          <w:t>.</w:t>
        </w:r>
      </w:ins>
    </w:p>
    <w:p w14:paraId="64628BC4" w14:textId="337C6F2D" w:rsidR="00E423E5" w:rsidRDefault="00E423E5" w:rsidP="00E423E5">
      <w:pPr>
        <w:spacing w:line="276" w:lineRule="auto"/>
        <w:ind w:firstLine="567"/>
        <w:rPr>
          <w:ins w:id="1987" w:author="Владимир Лаут" w:date="2021-04-01T11:30:00Z"/>
        </w:rPr>
      </w:pPr>
      <w:ins w:id="1988" w:author="Владимир Лаут" w:date="2021-04-01T11:10:00Z">
        <w:r>
          <w:t>Полный перечень признаков и показателей отчета зафиксирован в ERP.13.9.2</w:t>
        </w:r>
        <w:r w:rsidRPr="004E2A2F">
          <w:t xml:space="preserve">_66_Альбом форм по направлению ТОиР </w:t>
        </w:r>
        <w:r>
          <w:t xml:space="preserve">закладка </w:t>
        </w:r>
        <w:r w:rsidRPr="0010776F">
          <w:t>PM</w:t>
        </w:r>
        <w:r>
          <w:t>-</w:t>
        </w:r>
      </w:ins>
      <w:ins w:id="1989" w:author="Владимир Лаут" w:date="2021-04-01T11:12:00Z">
        <w:r>
          <w:rPr>
            <w:lang w:val="en-GB"/>
          </w:rPr>
          <w:t>M</w:t>
        </w:r>
        <w:r w:rsidRPr="00275DCC">
          <w:rPr>
            <w:rPrChange w:id="1990" w:author="Владимир Лаут" w:date="2021-04-01T13:07:00Z">
              <w:rPr>
                <w:lang w:val="en-GB"/>
              </w:rPr>
            </w:rPrChange>
          </w:rPr>
          <w:t>10</w:t>
        </w:r>
      </w:ins>
      <w:ins w:id="1991" w:author="Владимир Лаут" w:date="2021-04-01T11:10:00Z">
        <w:r>
          <w:t xml:space="preserve"> </w:t>
        </w:r>
      </w:ins>
      <w:ins w:id="1992" w:author="Владимир Лаут" w:date="2021-04-01T11:12:00Z">
        <w:r>
          <w:rPr>
            <w:lang w:val="en-US"/>
          </w:rPr>
          <w:t>BW</w:t>
        </w:r>
        <w:r w:rsidRPr="00275DCC">
          <w:rPr>
            <w:rPrChange w:id="1993" w:author="Владимир Лаут" w:date="2021-04-01T13:07:00Z">
              <w:rPr>
                <w:lang w:val="en-US"/>
              </w:rPr>
            </w:rPrChange>
          </w:rPr>
          <w:t>05</w:t>
        </w:r>
      </w:ins>
      <w:ins w:id="1994" w:author="Владимир Лаут" w:date="2021-04-01T11:10:00Z">
        <w:r>
          <w:t xml:space="preserve">. Для формирования отчета будет использован функционал </w:t>
        </w:r>
        <w:r>
          <w:rPr>
            <w:lang w:val="en-US"/>
          </w:rPr>
          <w:t>BI</w:t>
        </w:r>
        <w:r w:rsidRPr="00080AE6">
          <w:t>.</w:t>
        </w:r>
      </w:ins>
    </w:p>
    <w:p w14:paraId="47C1DF0C" w14:textId="28A0C297" w:rsidR="00F348C1" w:rsidRPr="00080AE6" w:rsidRDefault="00F348C1" w:rsidP="00E423E5">
      <w:pPr>
        <w:spacing w:line="276" w:lineRule="auto"/>
        <w:ind w:firstLine="567"/>
        <w:rPr>
          <w:ins w:id="1995" w:author="Владимир Лаут" w:date="2021-04-01T11:10:00Z"/>
          <w:color w:val="7F7F7F" w:themeColor="text1" w:themeTint="80"/>
        </w:rPr>
      </w:pPr>
      <w:ins w:id="1996" w:author="Владимир Лаут" w:date="2021-04-01T11:30:00Z">
        <w:r>
          <w:t xml:space="preserve">Отчет позволяет посмотреть </w:t>
        </w:r>
      </w:ins>
      <w:ins w:id="1997" w:author="Владимир Лаут" w:date="2021-04-01T11:31:00Z">
        <w:r>
          <w:t>плановые данные заказов ТОРО</w:t>
        </w:r>
        <w:r>
          <w:rPr>
            <w:rFonts w:cs="Arial"/>
          </w:rPr>
          <w:t>, актуальные на выбранную дату.</w:t>
        </w:r>
      </w:ins>
    </w:p>
    <w:p w14:paraId="3398D125" w14:textId="77777777" w:rsidR="00E423E5" w:rsidRPr="00557467" w:rsidRDefault="00E423E5" w:rsidP="00E423E5">
      <w:pPr>
        <w:pStyle w:val="30"/>
        <w:rPr>
          <w:ins w:id="1998" w:author="Владимир Лаут" w:date="2021-04-01T11:10:00Z"/>
        </w:rPr>
      </w:pPr>
      <w:bookmarkStart w:id="1999" w:name="_Toc69225576"/>
      <w:ins w:id="2000" w:author="Владимир Лаут" w:date="2021-04-01T11:10:00Z">
        <w:r w:rsidRPr="00557467">
          <w:t>Организационный охват</w:t>
        </w:r>
        <w:bookmarkEnd w:id="1999"/>
      </w:ins>
    </w:p>
    <w:p w14:paraId="089C4459" w14:textId="77777777" w:rsidR="00E423E5" w:rsidRDefault="00E423E5" w:rsidP="00E423E5">
      <w:pPr>
        <w:ind w:firstLine="567"/>
        <w:rPr>
          <w:ins w:id="2001" w:author="Владимир Лаут" w:date="2021-04-01T11:10:00Z"/>
        </w:rPr>
      </w:pPr>
      <w:ins w:id="2002" w:author="Владимир Лаут" w:date="2021-04-01T11:10:00Z">
        <w:r w:rsidRPr="00220840">
          <w:t xml:space="preserve">Отчёт </w:t>
        </w:r>
        <w:r>
          <w:t xml:space="preserve">спроектирован для следующих балансовых единиц: </w:t>
        </w:r>
      </w:ins>
    </w:p>
    <w:p w14:paraId="6DF6BDE1" w14:textId="77777777" w:rsidR="00E423E5" w:rsidRPr="00D9713B" w:rsidRDefault="00E423E5" w:rsidP="00E423E5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2003" w:author="Владимир Лаут" w:date="2021-04-01T11:10:00Z"/>
        </w:rPr>
      </w:pPr>
      <w:ins w:id="2004" w:author="Владимир Лаут" w:date="2021-04-01T11:10:00Z">
        <w:r>
          <w:t>Управляющая компания ООО «УК Полюс»;</w:t>
        </w:r>
      </w:ins>
    </w:p>
    <w:p w14:paraId="2DDF5FBE" w14:textId="77777777" w:rsidR="00E423E5" w:rsidRPr="00D9713B" w:rsidRDefault="00E423E5" w:rsidP="00E423E5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2005" w:author="Владимир Лаут" w:date="2021-04-01T11:10:00Z"/>
        </w:rPr>
      </w:pPr>
      <w:ins w:id="2006" w:author="Владимир Лаут" w:date="2021-04-01T11:10:00Z">
        <w:r>
          <w:t>Рудные золотодобывающие предприятия: АО «</w:t>
        </w:r>
        <w:r w:rsidRPr="002D1BE9">
          <w:rPr>
            <w:u w:val="single"/>
          </w:rPr>
          <w:t>Полюс Кра</w:t>
        </w:r>
        <w:r>
          <w:t>сноярск», АО «Полюс Вернинское», АО «РиМ», АО «Алданзолото ГРК»;</w:t>
        </w:r>
      </w:ins>
    </w:p>
    <w:p w14:paraId="6D68D15D" w14:textId="77777777" w:rsidR="00E423E5" w:rsidRDefault="00E423E5" w:rsidP="00E423E5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2007" w:author="Владимир Лаут" w:date="2021-04-01T11:10:00Z"/>
        </w:rPr>
      </w:pPr>
      <w:ins w:id="2008" w:author="Владимир Лаут" w:date="2021-04-01T11:10:00Z">
        <w:r>
          <w:t>Геологоразведочные предприятия: АО «Тонода», ООО «Первое ГРП», ООО «Амурское ГРП», ООО «Магаданское ГРП»;</w:t>
        </w:r>
      </w:ins>
    </w:p>
    <w:p w14:paraId="6934D8B7" w14:textId="77777777" w:rsidR="00E423E5" w:rsidRDefault="00E423E5" w:rsidP="00E423E5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2009" w:author="Владимир Лаут" w:date="2021-04-01T11:10:00Z"/>
        </w:rPr>
      </w:pPr>
      <w:ins w:id="2010" w:author="Владимир Лаут" w:date="2021-04-01T11:10:00Z">
        <w:r>
          <w:t>Сервисные компании: АО «Полюс Логистика», ООО «МФЦ Полюс», ООО «Полюс Строй», ООО «Полюс Проект».</w:t>
        </w:r>
      </w:ins>
    </w:p>
    <w:p w14:paraId="2B6ACF1B" w14:textId="77777777" w:rsidR="00E423E5" w:rsidRDefault="00E423E5" w:rsidP="00E423E5">
      <w:pPr>
        <w:ind w:firstLine="567"/>
        <w:rPr>
          <w:ins w:id="2011" w:author="Владимир Лаут" w:date="2021-04-01T11:10:00Z"/>
        </w:rPr>
      </w:pPr>
    </w:p>
    <w:p w14:paraId="3B98047E" w14:textId="77777777" w:rsidR="00E423E5" w:rsidRPr="003E720F" w:rsidRDefault="00E423E5" w:rsidP="00E423E5">
      <w:pPr>
        <w:pStyle w:val="30"/>
        <w:rPr>
          <w:ins w:id="2012" w:author="Владимир Лаут" w:date="2021-04-01T11:10:00Z"/>
        </w:rPr>
      </w:pPr>
      <w:bookmarkStart w:id="2013" w:name="_Toc69225577"/>
      <w:ins w:id="2014" w:author="Владимир Лаут" w:date="2021-04-01T11:10:00Z">
        <w:r w:rsidRPr="008632D8">
          <w:t>Сценарии использования</w:t>
        </w:r>
        <w:bookmarkEnd w:id="2013"/>
      </w:ins>
    </w:p>
    <w:p w14:paraId="51F12CC4" w14:textId="77777777" w:rsidR="00E423E5" w:rsidRPr="00417BD9" w:rsidRDefault="00E423E5" w:rsidP="00E423E5">
      <w:pPr>
        <w:pStyle w:val="ae"/>
        <w:ind w:right="141"/>
        <w:jc w:val="right"/>
        <w:rPr>
          <w:ins w:id="2015" w:author="Владимир Лаут" w:date="2021-04-01T11:10:00Z"/>
          <w:b/>
          <w:sz w:val="22"/>
          <w:szCs w:val="22"/>
        </w:rPr>
      </w:pPr>
      <w:ins w:id="2016" w:author="Владимир Лаут" w:date="2021-04-01T11:10:00Z">
        <w:r>
          <w:rPr>
            <w:b/>
            <w:sz w:val="22"/>
            <w:szCs w:val="22"/>
          </w:rPr>
          <w:t xml:space="preserve">       </w:t>
        </w:r>
        <w:r w:rsidRPr="00417BD9">
          <w:rPr>
            <w:b/>
            <w:sz w:val="22"/>
            <w:szCs w:val="22"/>
          </w:rPr>
          <w:t xml:space="preserve">Таблица </w:t>
        </w:r>
        <w:r w:rsidRPr="00417BD9">
          <w:rPr>
            <w:b/>
            <w:sz w:val="22"/>
            <w:szCs w:val="22"/>
          </w:rPr>
          <w:fldChar w:fldCharType="begin"/>
        </w:r>
        <w:r w:rsidRPr="00417BD9">
          <w:rPr>
            <w:b/>
            <w:sz w:val="22"/>
            <w:szCs w:val="22"/>
          </w:rPr>
          <w:instrText xml:space="preserve"> SEQ Таблица \* ARABIC </w:instrText>
        </w:r>
        <w:r w:rsidRPr="00417BD9">
          <w:rPr>
            <w:b/>
            <w:sz w:val="22"/>
            <w:szCs w:val="22"/>
          </w:rPr>
          <w:fldChar w:fldCharType="separate"/>
        </w:r>
        <w:r>
          <w:rPr>
            <w:b/>
            <w:noProof/>
            <w:sz w:val="22"/>
            <w:szCs w:val="22"/>
          </w:rPr>
          <w:t>6</w:t>
        </w:r>
        <w:r w:rsidRPr="00417BD9">
          <w:rPr>
            <w:b/>
            <w:sz w:val="22"/>
            <w:szCs w:val="22"/>
          </w:rPr>
          <w:fldChar w:fldCharType="end"/>
        </w:r>
        <w:r w:rsidRPr="00417BD9">
          <w:rPr>
            <w:b/>
            <w:sz w:val="22"/>
            <w:szCs w:val="22"/>
          </w:rPr>
          <w:t>. Сценарии использования</w:t>
        </w:r>
      </w:ins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2"/>
        <w:gridCol w:w="5377"/>
      </w:tblGrid>
      <w:tr w:rsidR="00E423E5" w:rsidRPr="006F5656" w14:paraId="7A28E9F5" w14:textId="77777777" w:rsidTr="00E423E5">
        <w:trPr>
          <w:cantSplit/>
          <w:trHeight w:val="20"/>
          <w:tblHeader/>
          <w:ins w:id="2017" w:author="Владимир Лаут" w:date="2021-04-01T11:10:00Z"/>
        </w:trPr>
        <w:tc>
          <w:tcPr>
            <w:tcW w:w="2202" w:type="pct"/>
            <w:shd w:val="clear" w:color="auto" w:fill="FFC000"/>
            <w:vAlign w:val="center"/>
          </w:tcPr>
          <w:p w14:paraId="2C4F309F" w14:textId="77777777" w:rsidR="00E423E5" w:rsidRPr="00876BA0" w:rsidRDefault="00E423E5" w:rsidP="00E423E5">
            <w:pPr>
              <w:jc w:val="center"/>
              <w:rPr>
                <w:ins w:id="2018" w:author="Владимир Лаут" w:date="2021-04-01T11:10:00Z"/>
                <w:rFonts w:cs="Arial"/>
                <w:b/>
                <w:sz w:val="20"/>
                <w:szCs w:val="20"/>
              </w:rPr>
            </w:pPr>
            <w:ins w:id="2019" w:author="Владимир Лаут" w:date="2021-04-01T11:10:00Z">
              <w:r w:rsidRPr="00876BA0">
                <w:rPr>
                  <w:rFonts w:cs="Arial"/>
                  <w:b/>
                  <w:sz w:val="20"/>
                  <w:szCs w:val="20"/>
                </w:rPr>
                <w:t>Сценарий</w:t>
              </w:r>
            </w:ins>
          </w:p>
        </w:tc>
        <w:tc>
          <w:tcPr>
            <w:tcW w:w="2798" w:type="pct"/>
            <w:shd w:val="clear" w:color="auto" w:fill="FFC000"/>
            <w:vAlign w:val="center"/>
          </w:tcPr>
          <w:p w14:paraId="7509204C" w14:textId="77777777" w:rsidR="00E423E5" w:rsidRPr="00876BA0" w:rsidRDefault="00E423E5" w:rsidP="00E423E5">
            <w:pPr>
              <w:jc w:val="center"/>
              <w:rPr>
                <w:ins w:id="2020" w:author="Владимир Лаут" w:date="2021-04-01T11:10:00Z"/>
                <w:rFonts w:cs="Arial"/>
                <w:b/>
                <w:sz w:val="20"/>
                <w:szCs w:val="20"/>
              </w:rPr>
            </w:pPr>
            <w:ins w:id="2021" w:author="Владимир Лаут" w:date="2021-04-01T11:10:00Z">
              <w:r>
                <w:rPr>
                  <w:rFonts w:cs="Arial"/>
                  <w:b/>
                  <w:sz w:val="20"/>
                  <w:szCs w:val="20"/>
                </w:rPr>
                <w:t>Кто использует, как часто</w:t>
              </w:r>
            </w:ins>
          </w:p>
        </w:tc>
      </w:tr>
      <w:tr w:rsidR="00E423E5" w:rsidRPr="006F5656" w14:paraId="131C6C5D" w14:textId="77777777" w:rsidTr="00E423E5">
        <w:trPr>
          <w:cantSplit/>
          <w:trHeight w:val="20"/>
          <w:ins w:id="2022" w:author="Владимир Лаут" w:date="2021-04-01T11:10:00Z"/>
        </w:trPr>
        <w:tc>
          <w:tcPr>
            <w:tcW w:w="2202" w:type="pct"/>
            <w:shd w:val="clear" w:color="auto" w:fill="auto"/>
          </w:tcPr>
          <w:p w14:paraId="0EA46101" w14:textId="1080374A" w:rsidR="00E423E5" w:rsidRPr="00F111CD" w:rsidRDefault="00E423E5" w:rsidP="00E423E5">
            <w:pPr>
              <w:ind w:firstLine="0"/>
              <w:rPr>
                <w:ins w:id="2023" w:author="Владимир Лаут" w:date="2021-04-01T11:10:00Z"/>
                <w:rFonts w:cs="Arial"/>
                <w:sz w:val="20"/>
                <w:szCs w:val="20"/>
              </w:rPr>
            </w:pPr>
            <w:ins w:id="2024" w:author="Владимир Лаут" w:date="2021-04-01T11:10:00Z">
              <w:r>
                <w:rPr>
                  <w:rFonts w:cs="Arial"/>
                  <w:sz w:val="20"/>
                  <w:szCs w:val="20"/>
                </w:rPr>
                <w:t xml:space="preserve">Анализ </w:t>
              </w:r>
            </w:ins>
            <w:ins w:id="2025" w:author="Владимир Лаут" w:date="2021-04-01T11:31:00Z">
              <w:r w:rsidR="00F348C1">
                <w:rPr>
                  <w:rFonts w:cs="Arial"/>
                  <w:sz w:val="20"/>
                  <w:szCs w:val="20"/>
                </w:rPr>
                <w:t xml:space="preserve">состояния заказа </w:t>
              </w:r>
            </w:ins>
            <w:ins w:id="2026" w:author="Владимир Лаут" w:date="2021-04-01T11:32:00Z">
              <w:r w:rsidR="00F348C1">
                <w:rPr>
                  <w:rFonts w:cs="Arial"/>
                  <w:sz w:val="20"/>
                  <w:szCs w:val="20"/>
                </w:rPr>
                <w:t xml:space="preserve">ТОРО на определенную дату. </w:t>
              </w:r>
            </w:ins>
          </w:p>
        </w:tc>
        <w:tc>
          <w:tcPr>
            <w:tcW w:w="2798" w:type="pct"/>
            <w:shd w:val="clear" w:color="auto" w:fill="auto"/>
          </w:tcPr>
          <w:p w14:paraId="532A26B9" w14:textId="77777777" w:rsidR="00E423E5" w:rsidRDefault="00E423E5" w:rsidP="00E423E5">
            <w:pPr>
              <w:ind w:firstLine="0"/>
              <w:rPr>
                <w:ins w:id="2027" w:author="Владимир Лаут" w:date="2021-04-01T11:10:00Z"/>
                <w:rFonts w:cs="Arial"/>
                <w:sz w:val="20"/>
                <w:szCs w:val="20"/>
              </w:rPr>
            </w:pPr>
            <w:ins w:id="2028" w:author="Владимир Лаут" w:date="2021-04-01T11:10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BC34C6">
                <w:rPr>
                  <w:rFonts w:cs="Arial"/>
                  <w:sz w:val="20"/>
                  <w:szCs w:val="20"/>
                </w:rPr>
                <w:t>КЦ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4A2F87">
                <w:rPr>
                  <w:rFonts w:cs="Arial"/>
                  <w:sz w:val="20"/>
                  <w:szCs w:val="20"/>
                </w:rPr>
                <w:t>е</w:t>
              </w:r>
              <w:r w:rsidRPr="00076361">
                <w:rPr>
                  <w:rFonts w:cs="Arial"/>
                  <w:sz w:val="20"/>
                  <w:szCs w:val="20"/>
                </w:rPr>
                <w:t>жесуточно,</w:t>
              </w:r>
              <w:r w:rsidRPr="004A2F87">
                <w:rPr>
                  <w:rFonts w:cs="Arial"/>
                  <w:sz w:val="20"/>
                  <w:szCs w:val="20"/>
                </w:rPr>
                <w:t xml:space="preserve"> ежемесячно, ежеквартально.</w:t>
              </w:r>
            </w:ins>
          </w:p>
        </w:tc>
      </w:tr>
      <w:tr w:rsidR="00E423E5" w:rsidRPr="006F5656" w14:paraId="6073CF73" w14:textId="77777777" w:rsidTr="00E423E5">
        <w:trPr>
          <w:cantSplit/>
          <w:trHeight w:val="20"/>
          <w:ins w:id="2029" w:author="Владимир Лаут" w:date="2021-04-01T11:10:00Z"/>
        </w:trPr>
        <w:tc>
          <w:tcPr>
            <w:tcW w:w="2202" w:type="pct"/>
            <w:shd w:val="clear" w:color="auto" w:fill="auto"/>
          </w:tcPr>
          <w:p w14:paraId="4475E781" w14:textId="2408A077" w:rsidR="00E423E5" w:rsidRDefault="00F348C1" w:rsidP="00E423E5">
            <w:pPr>
              <w:ind w:firstLine="0"/>
              <w:rPr>
                <w:ins w:id="2030" w:author="Владимир Лаут" w:date="2021-04-01T11:10:00Z"/>
                <w:rFonts w:cs="Arial"/>
                <w:sz w:val="20"/>
                <w:szCs w:val="20"/>
              </w:rPr>
            </w:pPr>
            <w:ins w:id="2031" w:author="Владимир Лаут" w:date="2021-04-01T11:32:00Z">
              <w:r>
                <w:rPr>
                  <w:rFonts w:cs="Arial"/>
                  <w:sz w:val="20"/>
                  <w:szCs w:val="20"/>
                </w:rPr>
                <w:t xml:space="preserve">Анализ </w:t>
              </w:r>
            </w:ins>
            <w:ins w:id="2032" w:author="Владимир Лаут" w:date="2021-04-01T12:42:00Z">
              <w:r w:rsidR="00AD4889">
                <w:rPr>
                  <w:rFonts w:cs="Arial"/>
                  <w:sz w:val="20"/>
                  <w:szCs w:val="20"/>
                </w:rPr>
                <w:t>истории согласования заказа ТО</w:t>
              </w:r>
            </w:ins>
            <w:ins w:id="2033" w:author="Владимир Лаут" w:date="2021-04-01T12:43:00Z">
              <w:r w:rsidR="00AD4889">
                <w:rPr>
                  <w:rFonts w:cs="Arial"/>
                  <w:sz w:val="20"/>
                  <w:szCs w:val="20"/>
                </w:rPr>
                <w:t>РО</w:t>
              </w:r>
            </w:ins>
            <w:ins w:id="2034" w:author="Владимир Лаут" w:date="2021-04-01T11:32:00Z">
              <w:r>
                <w:rPr>
                  <w:rFonts w:cs="Arial"/>
                  <w:sz w:val="20"/>
                  <w:szCs w:val="20"/>
                </w:rPr>
                <w:t>.</w:t>
              </w:r>
            </w:ins>
          </w:p>
        </w:tc>
        <w:tc>
          <w:tcPr>
            <w:tcW w:w="2798" w:type="pct"/>
            <w:shd w:val="clear" w:color="auto" w:fill="auto"/>
          </w:tcPr>
          <w:p w14:paraId="7A3F10C8" w14:textId="77777777" w:rsidR="00E423E5" w:rsidRDefault="00E423E5" w:rsidP="00E423E5">
            <w:pPr>
              <w:ind w:firstLine="0"/>
              <w:rPr>
                <w:ins w:id="2035" w:author="Владимир Лаут" w:date="2021-04-01T11:10:00Z"/>
                <w:rFonts w:cs="Arial"/>
                <w:sz w:val="20"/>
                <w:szCs w:val="20"/>
              </w:rPr>
            </w:pPr>
            <w:ins w:id="2036" w:author="Владимир Лаут" w:date="2021-04-01T11:10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BC34C6">
                <w:rPr>
                  <w:rFonts w:cs="Arial"/>
                  <w:sz w:val="20"/>
                  <w:szCs w:val="20"/>
                </w:rPr>
                <w:t>КЦ</w:t>
              </w:r>
              <w:r>
                <w:rPr>
                  <w:rFonts w:cs="Arial"/>
                  <w:sz w:val="20"/>
                  <w:szCs w:val="20"/>
                </w:rPr>
                <w:t xml:space="preserve">, </w:t>
              </w:r>
              <w:r w:rsidRPr="004A2F87">
                <w:rPr>
                  <w:rFonts w:cs="Arial"/>
                  <w:sz w:val="20"/>
                  <w:szCs w:val="20"/>
                </w:rPr>
                <w:t>е</w:t>
              </w:r>
              <w:r w:rsidRPr="00076361">
                <w:rPr>
                  <w:rFonts w:cs="Arial"/>
                  <w:sz w:val="20"/>
                  <w:szCs w:val="20"/>
                </w:rPr>
                <w:t>жесуточно,</w:t>
              </w:r>
              <w:r w:rsidRPr="004A2F87">
                <w:rPr>
                  <w:rFonts w:cs="Arial"/>
                  <w:sz w:val="20"/>
                  <w:szCs w:val="20"/>
                </w:rPr>
                <w:t xml:space="preserve"> ежемесячно, ежеквартально.</w:t>
              </w:r>
            </w:ins>
          </w:p>
        </w:tc>
      </w:tr>
    </w:tbl>
    <w:p w14:paraId="70E3BCFD" w14:textId="77777777" w:rsidR="00E423E5" w:rsidRDefault="00E423E5" w:rsidP="00E423E5">
      <w:pPr>
        <w:ind w:firstLine="567"/>
        <w:rPr>
          <w:ins w:id="2037" w:author="Владимир Лаут" w:date="2021-04-01T11:10:00Z"/>
        </w:rPr>
      </w:pPr>
    </w:p>
    <w:p w14:paraId="6BD621BB" w14:textId="77777777" w:rsidR="00E423E5" w:rsidRDefault="00E423E5" w:rsidP="00E423E5">
      <w:pPr>
        <w:ind w:firstLine="567"/>
        <w:rPr>
          <w:ins w:id="2038" w:author="Владимир Лаут" w:date="2021-04-01T11:10:00Z"/>
        </w:rPr>
      </w:pPr>
    </w:p>
    <w:p w14:paraId="10D8EB76" w14:textId="77777777" w:rsidR="00E423E5" w:rsidRPr="003E720F" w:rsidRDefault="00E423E5" w:rsidP="00E423E5">
      <w:pPr>
        <w:pStyle w:val="30"/>
        <w:rPr>
          <w:ins w:id="2039" w:author="Владимир Лаут" w:date="2021-04-01T11:10:00Z"/>
        </w:rPr>
      </w:pPr>
      <w:bookmarkStart w:id="2040" w:name="_Toc69225578"/>
      <w:ins w:id="2041" w:author="Владимир Лаут" w:date="2021-04-01T11:10:00Z">
        <w:r>
          <w:lastRenderedPageBreak/>
          <w:t>Исходные н</w:t>
        </w:r>
        <w:r w:rsidRPr="008632D8">
          <w:t>аборы данных</w:t>
        </w:r>
        <w:bookmarkEnd w:id="2040"/>
      </w:ins>
    </w:p>
    <w:p w14:paraId="6CCDD054" w14:textId="77777777" w:rsidR="00E423E5" w:rsidRPr="00ED5386" w:rsidRDefault="00E423E5" w:rsidP="00E423E5">
      <w:pPr>
        <w:pStyle w:val="ae"/>
        <w:jc w:val="right"/>
        <w:rPr>
          <w:ins w:id="2042" w:author="Владимир Лаут" w:date="2021-04-01T11:10:00Z"/>
          <w:b/>
          <w:color w:val="7F7F7F" w:themeColor="text1" w:themeTint="80"/>
          <w:sz w:val="22"/>
          <w:szCs w:val="22"/>
        </w:rPr>
      </w:pPr>
      <w:ins w:id="2043" w:author="Владимир Лаут" w:date="2021-04-01T11:10:00Z">
        <w:r>
          <w:rPr>
            <w:b/>
            <w:sz w:val="22"/>
            <w:szCs w:val="22"/>
          </w:rPr>
          <w:t xml:space="preserve"> </w:t>
        </w:r>
        <w:r w:rsidRPr="00ED5386">
          <w:rPr>
            <w:b/>
            <w:sz w:val="22"/>
            <w:szCs w:val="22"/>
          </w:rPr>
          <w:t xml:space="preserve">Таблица </w:t>
        </w:r>
        <w:r w:rsidRPr="00ED5386">
          <w:rPr>
            <w:b/>
            <w:sz w:val="22"/>
            <w:szCs w:val="22"/>
          </w:rPr>
          <w:fldChar w:fldCharType="begin"/>
        </w:r>
        <w:r w:rsidRPr="00ED5386">
          <w:rPr>
            <w:b/>
            <w:sz w:val="22"/>
            <w:szCs w:val="22"/>
          </w:rPr>
          <w:instrText xml:space="preserve"> SEQ Таблица \* ARABIC </w:instrText>
        </w:r>
        <w:r w:rsidRPr="00ED5386">
          <w:rPr>
            <w:b/>
            <w:sz w:val="22"/>
            <w:szCs w:val="22"/>
          </w:rPr>
          <w:fldChar w:fldCharType="separate"/>
        </w:r>
        <w:r>
          <w:rPr>
            <w:b/>
            <w:noProof/>
            <w:sz w:val="22"/>
            <w:szCs w:val="22"/>
          </w:rPr>
          <w:t>7</w:t>
        </w:r>
        <w:r w:rsidRPr="00ED5386">
          <w:rPr>
            <w:b/>
            <w:sz w:val="22"/>
            <w:szCs w:val="22"/>
          </w:rPr>
          <w:fldChar w:fldCharType="end"/>
        </w:r>
        <w:r w:rsidRPr="00ED5386">
          <w:rPr>
            <w:b/>
            <w:sz w:val="22"/>
            <w:szCs w:val="22"/>
          </w:rPr>
          <w:t xml:space="preserve">. Исходные наборы данных </w:t>
        </w:r>
      </w:ins>
    </w:p>
    <w:p w14:paraId="1B162FD3" w14:textId="77777777" w:rsidR="00E423E5" w:rsidRPr="00FB43FB" w:rsidRDefault="00E423E5" w:rsidP="00E423E5">
      <w:pPr>
        <w:rPr>
          <w:ins w:id="2044" w:author="Владимир Лаут" w:date="2021-04-01T11:10:00Z"/>
          <w:lang w:val="en-US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9"/>
        <w:gridCol w:w="1983"/>
        <w:gridCol w:w="1559"/>
        <w:gridCol w:w="1828"/>
      </w:tblGrid>
      <w:tr w:rsidR="00AD4889" w:rsidRPr="006F5656" w14:paraId="1B778A04" w14:textId="77777777" w:rsidTr="00015A7F">
        <w:trPr>
          <w:trHeight w:val="397"/>
          <w:tblHeader/>
          <w:ins w:id="2045" w:author="Владимир Лаут" w:date="2021-04-01T12:44:00Z"/>
        </w:trPr>
        <w:tc>
          <w:tcPr>
            <w:tcW w:w="2206" w:type="pct"/>
            <w:shd w:val="clear" w:color="auto" w:fill="FFC000"/>
          </w:tcPr>
          <w:p w14:paraId="45790574" w14:textId="77777777" w:rsidR="00AD4889" w:rsidRPr="00876BA0" w:rsidRDefault="00AD4889" w:rsidP="00015A7F">
            <w:pPr>
              <w:ind w:firstLine="22"/>
              <w:jc w:val="center"/>
              <w:rPr>
                <w:ins w:id="2046" w:author="Владимир Лаут" w:date="2021-04-01T12:44:00Z"/>
                <w:rFonts w:cs="Arial"/>
                <w:b/>
                <w:sz w:val="20"/>
                <w:szCs w:val="20"/>
              </w:rPr>
            </w:pPr>
            <w:ins w:id="2047" w:author="Владимир Лаут" w:date="2021-04-01T12:44:00Z">
              <w:r w:rsidRPr="00876BA0">
                <w:rPr>
                  <w:rFonts w:cs="Arial"/>
                  <w:b/>
                  <w:sz w:val="20"/>
                  <w:szCs w:val="20"/>
                </w:rPr>
                <w:t>Набор данных</w:t>
              </w:r>
            </w:ins>
          </w:p>
        </w:tc>
        <w:tc>
          <w:tcPr>
            <w:tcW w:w="1032" w:type="pct"/>
            <w:shd w:val="clear" w:color="auto" w:fill="FFC000"/>
          </w:tcPr>
          <w:p w14:paraId="4ED31AD7" w14:textId="77777777" w:rsidR="00AD4889" w:rsidRPr="00876BA0" w:rsidRDefault="00AD4889" w:rsidP="00015A7F">
            <w:pPr>
              <w:ind w:firstLine="0"/>
              <w:jc w:val="center"/>
              <w:rPr>
                <w:ins w:id="2048" w:author="Владимир Лаут" w:date="2021-04-01T12:44:00Z"/>
                <w:rFonts w:cs="Arial"/>
                <w:b/>
                <w:sz w:val="20"/>
                <w:szCs w:val="20"/>
              </w:rPr>
            </w:pPr>
            <w:ins w:id="2049" w:author="Владимир Лаут" w:date="2021-04-01T12:44:00Z">
              <w:r w:rsidRPr="00876BA0">
                <w:rPr>
                  <w:b/>
                  <w:sz w:val="20"/>
                  <w:szCs w:val="20"/>
                </w:rPr>
                <w:t>Орг. охват</w:t>
              </w:r>
            </w:ins>
          </w:p>
        </w:tc>
        <w:tc>
          <w:tcPr>
            <w:tcW w:w="811" w:type="pct"/>
            <w:shd w:val="clear" w:color="auto" w:fill="FFC000"/>
          </w:tcPr>
          <w:p w14:paraId="13B992EF" w14:textId="77777777" w:rsidR="00AD4889" w:rsidRPr="00876BA0" w:rsidRDefault="00AD4889" w:rsidP="00015A7F">
            <w:pPr>
              <w:spacing w:after="240"/>
              <w:ind w:firstLine="0"/>
              <w:jc w:val="center"/>
              <w:rPr>
                <w:ins w:id="2050" w:author="Владимир Лаут" w:date="2021-04-01T12:44:00Z"/>
                <w:b/>
                <w:sz w:val="20"/>
                <w:szCs w:val="20"/>
              </w:rPr>
            </w:pPr>
            <w:ins w:id="2051" w:author="Владимир Лаут" w:date="2021-04-01T12:44:00Z">
              <w:r w:rsidRPr="00876BA0">
                <w:rPr>
                  <w:b/>
                  <w:sz w:val="20"/>
                  <w:szCs w:val="20"/>
                </w:rPr>
                <w:t>Система-источник</w:t>
              </w:r>
            </w:ins>
          </w:p>
        </w:tc>
        <w:tc>
          <w:tcPr>
            <w:tcW w:w="951" w:type="pct"/>
            <w:shd w:val="clear" w:color="auto" w:fill="FFC000"/>
          </w:tcPr>
          <w:p w14:paraId="514692B8" w14:textId="77777777" w:rsidR="00AD4889" w:rsidRPr="00876BA0" w:rsidRDefault="00AD4889" w:rsidP="00015A7F">
            <w:pPr>
              <w:ind w:firstLine="0"/>
              <w:rPr>
                <w:ins w:id="2052" w:author="Владимир Лаут" w:date="2021-04-01T12:44:00Z"/>
                <w:rFonts w:cs="Arial"/>
                <w:b/>
                <w:sz w:val="20"/>
                <w:szCs w:val="20"/>
              </w:rPr>
            </w:pPr>
            <w:ins w:id="2053" w:author="Владимир Лаут" w:date="2021-04-01T12:44:00Z">
              <w:r w:rsidRPr="00876BA0">
                <w:rPr>
                  <w:b/>
                  <w:sz w:val="20"/>
                  <w:szCs w:val="20"/>
                </w:rPr>
                <w:t>Ссылка на СОИ</w:t>
              </w:r>
            </w:ins>
          </w:p>
        </w:tc>
      </w:tr>
      <w:tr w:rsidR="00AD4889" w:rsidRPr="006F5656" w14:paraId="171EC6E2" w14:textId="77777777" w:rsidTr="00015A7F">
        <w:trPr>
          <w:cantSplit/>
          <w:ins w:id="2054" w:author="Владимир Лаут" w:date="2021-04-01T12:44:00Z"/>
        </w:trPr>
        <w:tc>
          <w:tcPr>
            <w:tcW w:w="2206" w:type="pct"/>
            <w:shd w:val="clear" w:color="auto" w:fill="auto"/>
            <w:vAlign w:val="bottom"/>
          </w:tcPr>
          <w:p w14:paraId="53F687E1" w14:textId="77777777" w:rsidR="00AD4889" w:rsidRPr="006F5656" w:rsidRDefault="00AD4889" w:rsidP="00015A7F">
            <w:pPr>
              <w:ind w:firstLine="0"/>
              <w:rPr>
                <w:ins w:id="2055" w:author="Владимир Лаут" w:date="2021-04-01T12:44:00Z"/>
                <w:rFonts w:cs="Arial"/>
                <w:sz w:val="20"/>
                <w:szCs w:val="20"/>
              </w:rPr>
            </w:pPr>
            <w:ins w:id="2056" w:author="Владимир Лаут" w:date="2021-04-01T12:44:00Z">
              <w:r>
                <w:rPr>
                  <w:rFonts w:ascii="Calibri" w:hAnsi="Calibri" w:cs="Calibri"/>
                  <w:color w:val="000000"/>
                  <w:sz w:val="22"/>
                </w:rPr>
                <w:t>Единица оборудования</w:t>
              </w:r>
            </w:ins>
          </w:p>
        </w:tc>
        <w:tc>
          <w:tcPr>
            <w:tcW w:w="1032" w:type="pct"/>
          </w:tcPr>
          <w:p w14:paraId="33C7A711" w14:textId="77777777" w:rsidR="00AD4889" w:rsidRPr="00F75DEC" w:rsidRDefault="00AD4889" w:rsidP="00015A7F">
            <w:pPr>
              <w:ind w:firstLine="0"/>
              <w:jc w:val="center"/>
              <w:rPr>
                <w:ins w:id="2057" w:author="Владимир Лаут" w:date="2021-04-01T12:44:00Z"/>
                <w:rFonts w:cs="Arial"/>
                <w:sz w:val="20"/>
                <w:szCs w:val="20"/>
              </w:rPr>
            </w:pPr>
            <w:ins w:id="2058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0D611956" w14:textId="77777777" w:rsidR="00AD4889" w:rsidRPr="006F5656" w:rsidRDefault="00AD4889" w:rsidP="00015A7F">
            <w:pPr>
              <w:ind w:firstLine="0"/>
              <w:jc w:val="center"/>
              <w:rPr>
                <w:ins w:id="2059" w:author="Владимир Лаут" w:date="2021-04-01T12:44:00Z"/>
                <w:rFonts w:cs="Arial"/>
                <w:sz w:val="20"/>
                <w:szCs w:val="20"/>
              </w:rPr>
            </w:pPr>
            <w:ins w:id="2060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  <w:vAlign w:val="center"/>
          </w:tcPr>
          <w:p w14:paraId="6115A9C5" w14:textId="77777777" w:rsidR="00AD4889" w:rsidRPr="006F5656" w:rsidRDefault="00AD4889" w:rsidP="00015A7F">
            <w:pPr>
              <w:jc w:val="center"/>
              <w:rPr>
                <w:ins w:id="2061" w:author="Владимир Лаут" w:date="2021-04-01T12:44:00Z"/>
                <w:rFonts w:cs="Arial"/>
                <w:sz w:val="20"/>
                <w:szCs w:val="20"/>
              </w:rPr>
            </w:pPr>
          </w:p>
        </w:tc>
      </w:tr>
      <w:tr w:rsidR="00AD4889" w:rsidRPr="006F5656" w14:paraId="18F5A913" w14:textId="77777777" w:rsidTr="00015A7F">
        <w:trPr>
          <w:cantSplit/>
          <w:trHeight w:val="164"/>
          <w:ins w:id="2062" w:author="Владимир Лаут" w:date="2021-04-01T12:44:00Z"/>
        </w:trPr>
        <w:tc>
          <w:tcPr>
            <w:tcW w:w="2206" w:type="pct"/>
            <w:shd w:val="clear" w:color="auto" w:fill="auto"/>
            <w:vAlign w:val="bottom"/>
          </w:tcPr>
          <w:p w14:paraId="12C07730" w14:textId="77777777" w:rsidR="00AD4889" w:rsidRPr="006F5656" w:rsidRDefault="00AD4889" w:rsidP="00015A7F">
            <w:pPr>
              <w:ind w:firstLine="0"/>
              <w:jc w:val="left"/>
              <w:rPr>
                <w:ins w:id="2063" w:author="Владимир Лаут" w:date="2021-04-01T12:44:00Z"/>
                <w:rFonts w:cs="Arial"/>
                <w:sz w:val="20"/>
                <w:szCs w:val="20"/>
              </w:rPr>
            </w:pPr>
            <w:ins w:id="2064" w:author="Владимир Лаут" w:date="2021-04-01T12:44:00Z">
              <w:r>
                <w:rPr>
                  <w:rFonts w:ascii="Calibri" w:hAnsi="Calibri" w:cs="Calibri"/>
                  <w:color w:val="000000"/>
                  <w:sz w:val="22"/>
                </w:rPr>
                <w:t>Заказ ТОРО</w:t>
              </w:r>
            </w:ins>
          </w:p>
        </w:tc>
        <w:tc>
          <w:tcPr>
            <w:tcW w:w="1032" w:type="pct"/>
          </w:tcPr>
          <w:p w14:paraId="7CA930EB" w14:textId="77777777" w:rsidR="00AD4889" w:rsidRPr="006F5656" w:rsidRDefault="00AD4889" w:rsidP="00015A7F">
            <w:pPr>
              <w:ind w:firstLine="0"/>
              <w:jc w:val="center"/>
              <w:rPr>
                <w:ins w:id="2065" w:author="Владимир Лаут" w:date="2021-04-01T12:44:00Z"/>
                <w:rFonts w:cs="Arial"/>
                <w:sz w:val="20"/>
                <w:szCs w:val="20"/>
              </w:rPr>
            </w:pPr>
            <w:ins w:id="2066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01C6A854" w14:textId="77777777" w:rsidR="00AD4889" w:rsidRPr="006F5656" w:rsidRDefault="00AD4889" w:rsidP="00015A7F">
            <w:pPr>
              <w:ind w:firstLine="0"/>
              <w:rPr>
                <w:ins w:id="2067" w:author="Владимир Лаут" w:date="2021-04-01T12:44:00Z"/>
                <w:rFonts w:cs="Arial"/>
                <w:sz w:val="20"/>
                <w:szCs w:val="20"/>
              </w:rPr>
            </w:pPr>
            <w:ins w:id="2068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3D3442DB" w14:textId="77777777" w:rsidR="00AD4889" w:rsidRPr="006F5656" w:rsidRDefault="00AD4889" w:rsidP="00015A7F">
            <w:pPr>
              <w:jc w:val="center"/>
              <w:rPr>
                <w:ins w:id="2069" w:author="Владимир Лаут" w:date="2021-04-01T12:44:00Z"/>
                <w:rFonts w:cs="Arial"/>
                <w:sz w:val="20"/>
                <w:szCs w:val="20"/>
              </w:rPr>
            </w:pPr>
          </w:p>
        </w:tc>
      </w:tr>
      <w:tr w:rsidR="00AD4889" w:rsidRPr="006F5656" w14:paraId="2F11A4C8" w14:textId="77777777" w:rsidTr="00015A7F">
        <w:trPr>
          <w:cantSplit/>
          <w:ins w:id="2070" w:author="Владимир Лаут" w:date="2021-04-01T12:44:00Z"/>
        </w:trPr>
        <w:tc>
          <w:tcPr>
            <w:tcW w:w="2206" w:type="pct"/>
            <w:shd w:val="clear" w:color="auto" w:fill="auto"/>
            <w:vAlign w:val="bottom"/>
          </w:tcPr>
          <w:p w14:paraId="0189E512" w14:textId="77777777" w:rsidR="00AD4889" w:rsidRPr="00076361" w:rsidDel="00EC63F9" w:rsidRDefault="00AD4889" w:rsidP="00015A7F">
            <w:pPr>
              <w:ind w:firstLine="0"/>
              <w:rPr>
                <w:ins w:id="2071" w:author="Владимир Лаут" w:date="2021-04-01T12:44:00Z"/>
                <w:rFonts w:cs="Arial"/>
                <w:sz w:val="20"/>
                <w:szCs w:val="20"/>
              </w:rPr>
            </w:pPr>
            <w:ins w:id="2072" w:author="Владимир Лаут" w:date="2021-04-01T12:44:00Z">
              <w:r>
                <w:rPr>
                  <w:rFonts w:ascii="Calibri" w:hAnsi="Calibri" w:cs="Calibri"/>
                  <w:color w:val="000000"/>
                  <w:sz w:val="22"/>
                </w:rPr>
                <w:t>Техническое место</w:t>
              </w:r>
            </w:ins>
          </w:p>
        </w:tc>
        <w:tc>
          <w:tcPr>
            <w:tcW w:w="1032" w:type="pct"/>
          </w:tcPr>
          <w:p w14:paraId="2225A09C" w14:textId="77777777" w:rsidR="00AD4889" w:rsidRDefault="00AD4889" w:rsidP="00015A7F">
            <w:pPr>
              <w:ind w:firstLine="0"/>
              <w:jc w:val="center"/>
              <w:rPr>
                <w:ins w:id="2073" w:author="Владимир Лаут" w:date="2021-04-01T12:44:00Z"/>
                <w:rFonts w:cs="Arial"/>
                <w:sz w:val="20"/>
                <w:szCs w:val="20"/>
              </w:rPr>
            </w:pPr>
            <w:ins w:id="2074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188F3593" w14:textId="77777777" w:rsidR="00AD4889" w:rsidRPr="00580ED7" w:rsidRDefault="00AD4889" w:rsidP="00015A7F">
            <w:pPr>
              <w:ind w:firstLine="0"/>
              <w:rPr>
                <w:ins w:id="2075" w:author="Владимир Лаут" w:date="2021-04-01T12:44:00Z"/>
                <w:rFonts w:cs="Arial"/>
                <w:sz w:val="20"/>
                <w:szCs w:val="20"/>
              </w:rPr>
            </w:pPr>
            <w:ins w:id="2076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49071085" w14:textId="77777777" w:rsidR="00AD4889" w:rsidRPr="006F5656" w:rsidRDefault="00AD4889" w:rsidP="00015A7F">
            <w:pPr>
              <w:jc w:val="center"/>
              <w:rPr>
                <w:ins w:id="2077" w:author="Владимир Лаут" w:date="2021-04-01T12:44:00Z"/>
                <w:rFonts w:cs="Arial"/>
                <w:sz w:val="20"/>
                <w:szCs w:val="20"/>
              </w:rPr>
            </w:pPr>
          </w:p>
        </w:tc>
      </w:tr>
      <w:tr w:rsidR="00AD4889" w:rsidRPr="006F5656" w14:paraId="1391D02A" w14:textId="77777777" w:rsidTr="00015A7F">
        <w:trPr>
          <w:cantSplit/>
          <w:ins w:id="2078" w:author="Владимир Лаут" w:date="2021-04-01T12:44:00Z"/>
        </w:trPr>
        <w:tc>
          <w:tcPr>
            <w:tcW w:w="2206" w:type="pct"/>
            <w:shd w:val="clear" w:color="auto" w:fill="auto"/>
            <w:vAlign w:val="bottom"/>
          </w:tcPr>
          <w:p w14:paraId="52EB6260" w14:textId="77777777" w:rsidR="00AD4889" w:rsidRPr="00076361" w:rsidDel="00EC63F9" w:rsidRDefault="00AD4889" w:rsidP="00015A7F">
            <w:pPr>
              <w:ind w:firstLine="0"/>
              <w:rPr>
                <w:ins w:id="2079" w:author="Владимир Лаут" w:date="2021-04-01T12:44:00Z"/>
                <w:rFonts w:cs="Arial"/>
                <w:sz w:val="20"/>
                <w:szCs w:val="20"/>
              </w:rPr>
            </w:pPr>
            <w:ins w:id="2080" w:author="Владимир Лаут" w:date="2021-04-01T12:44:00Z">
              <w:r>
                <w:rPr>
                  <w:rFonts w:cs="Arial"/>
                  <w:sz w:val="20"/>
                  <w:szCs w:val="20"/>
                </w:rPr>
                <w:t>Основная запись материала</w:t>
              </w:r>
            </w:ins>
          </w:p>
        </w:tc>
        <w:tc>
          <w:tcPr>
            <w:tcW w:w="1032" w:type="pct"/>
          </w:tcPr>
          <w:p w14:paraId="2B29CEEC" w14:textId="77777777" w:rsidR="00AD4889" w:rsidRDefault="00AD4889" w:rsidP="00015A7F">
            <w:pPr>
              <w:ind w:firstLine="0"/>
              <w:jc w:val="center"/>
              <w:rPr>
                <w:ins w:id="2081" w:author="Владимир Лаут" w:date="2021-04-01T12:44:00Z"/>
                <w:rFonts w:cs="Arial"/>
                <w:sz w:val="20"/>
                <w:szCs w:val="20"/>
              </w:rPr>
            </w:pPr>
            <w:ins w:id="2082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7DF40999" w14:textId="77777777" w:rsidR="00AD4889" w:rsidRPr="00580ED7" w:rsidRDefault="00AD4889" w:rsidP="00015A7F">
            <w:pPr>
              <w:ind w:firstLine="0"/>
              <w:rPr>
                <w:ins w:id="2083" w:author="Владимир Лаут" w:date="2021-04-01T12:44:00Z"/>
                <w:rFonts w:cs="Arial"/>
                <w:sz w:val="20"/>
                <w:szCs w:val="20"/>
              </w:rPr>
            </w:pPr>
            <w:ins w:id="2084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162138EE" w14:textId="77777777" w:rsidR="00AD4889" w:rsidRPr="006F5656" w:rsidRDefault="00AD4889" w:rsidP="00015A7F">
            <w:pPr>
              <w:jc w:val="center"/>
              <w:rPr>
                <w:ins w:id="2085" w:author="Владимир Лаут" w:date="2021-04-01T12:44:00Z"/>
                <w:rFonts w:cs="Arial"/>
                <w:sz w:val="20"/>
                <w:szCs w:val="20"/>
              </w:rPr>
            </w:pPr>
          </w:p>
        </w:tc>
      </w:tr>
      <w:tr w:rsidR="00AD4889" w:rsidRPr="006F5656" w14:paraId="11D2DD31" w14:textId="77777777" w:rsidTr="00015A7F">
        <w:trPr>
          <w:cantSplit/>
          <w:ins w:id="2086" w:author="Владимир Лаут" w:date="2021-04-01T12:44:00Z"/>
        </w:trPr>
        <w:tc>
          <w:tcPr>
            <w:tcW w:w="2206" w:type="pct"/>
            <w:shd w:val="clear" w:color="auto" w:fill="auto"/>
            <w:vAlign w:val="bottom"/>
          </w:tcPr>
          <w:p w14:paraId="5BEB9C98" w14:textId="77777777" w:rsidR="00AD4889" w:rsidRPr="00076361" w:rsidDel="00EC63F9" w:rsidRDefault="00AD4889" w:rsidP="00015A7F">
            <w:pPr>
              <w:ind w:firstLine="0"/>
              <w:rPr>
                <w:ins w:id="2087" w:author="Владимир Лаут" w:date="2021-04-01T12:44:00Z"/>
                <w:rFonts w:cs="Arial"/>
                <w:sz w:val="20"/>
                <w:szCs w:val="20"/>
              </w:rPr>
            </w:pPr>
            <w:ins w:id="2088" w:author="Владимир Лаут" w:date="2021-04-01T12:44:00Z">
              <w:r>
                <w:rPr>
                  <w:rFonts w:ascii="Calibri" w:hAnsi="Calibri" w:cs="Calibri"/>
                  <w:color w:val="000000"/>
                  <w:sz w:val="22"/>
                </w:rPr>
                <w:t>План ТОРО</w:t>
              </w:r>
            </w:ins>
          </w:p>
        </w:tc>
        <w:tc>
          <w:tcPr>
            <w:tcW w:w="1032" w:type="pct"/>
          </w:tcPr>
          <w:p w14:paraId="78E35C0A" w14:textId="77777777" w:rsidR="00AD4889" w:rsidRDefault="00AD4889" w:rsidP="00015A7F">
            <w:pPr>
              <w:ind w:firstLine="0"/>
              <w:jc w:val="center"/>
              <w:rPr>
                <w:ins w:id="2089" w:author="Владимир Лаут" w:date="2021-04-01T12:44:00Z"/>
                <w:rFonts w:cs="Arial"/>
                <w:sz w:val="20"/>
                <w:szCs w:val="20"/>
              </w:rPr>
            </w:pPr>
            <w:ins w:id="2090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454EF042" w14:textId="77777777" w:rsidR="00AD4889" w:rsidRPr="00580ED7" w:rsidRDefault="00AD4889" w:rsidP="00015A7F">
            <w:pPr>
              <w:ind w:firstLine="0"/>
              <w:rPr>
                <w:ins w:id="2091" w:author="Владимир Лаут" w:date="2021-04-01T12:44:00Z"/>
                <w:rFonts w:cs="Arial"/>
                <w:sz w:val="20"/>
                <w:szCs w:val="20"/>
              </w:rPr>
            </w:pPr>
            <w:ins w:id="2092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0063DAF0" w14:textId="77777777" w:rsidR="00AD4889" w:rsidRPr="006F5656" w:rsidRDefault="00AD4889" w:rsidP="00015A7F">
            <w:pPr>
              <w:jc w:val="center"/>
              <w:rPr>
                <w:ins w:id="2093" w:author="Владимир Лаут" w:date="2021-04-01T12:44:00Z"/>
                <w:rFonts w:cs="Arial"/>
                <w:sz w:val="20"/>
                <w:szCs w:val="20"/>
              </w:rPr>
            </w:pPr>
          </w:p>
        </w:tc>
      </w:tr>
      <w:tr w:rsidR="00AD4889" w:rsidRPr="006F5656" w14:paraId="4BF19816" w14:textId="77777777" w:rsidTr="00015A7F">
        <w:trPr>
          <w:cantSplit/>
          <w:ins w:id="2094" w:author="Владимир Лаут" w:date="2021-04-01T12:44:00Z"/>
        </w:trPr>
        <w:tc>
          <w:tcPr>
            <w:tcW w:w="2206" w:type="pct"/>
            <w:shd w:val="clear" w:color="auto" w:fill="auto"/>
            <w:vAlign w:val="bottom"/>
          </w:tcPr>
          <w:p w14:paraId="617C5686" w14:textId="77777777" w:rsidR="00AD4889" w:rsidRPr="00076361" w:rsidDel="00EC63F9" w:rsidRDefault="00AD4889" w:rsidP="00015A7F">
            <w:pPr>
              <w:ind w:firstLine="0"/>
              <w:rPr>
                <w:ins w:id="2095" w:author="Владимир Лаут" w:date="2021-04-01T12:44:00Z"/>
                <w:rFonts w:cs="Arial"/>
                <w:sz w:val="20"/>
                <w:szCs w:val="20"/>
              </w:rPr>
            </w:pPr>
            <w:ins w:id="2096" w:author="Владимир Лаут" w:date="2021-04-01T12:44:00Z">
              <w:r>
                <w:rPr>
                  <w:rFonts w:ascii="Calibri" w:hAnsi="Calibri" w:cs="Calibri"/>
                  <w:color w:val="000000"/>
                  <w:sz w:val="22"/>
                </w:rPr>
                <w:t>СПП элемент</w:t>
              </w:r>
            </w:ins>
          </w:p>
        </w:tc>
        <w:tc>
          <w:tcPr>
            <w:tcW w:w="1032" w:type="pct"/>
          </w:tcPr>
          <w:p w14:paraId="7A1043F3" w14:textId="77777777" w:rsidR="00AD4889" w:rsidRDefault="00AD4889" w:rsidP="00015A7F">
            <w:pPr>
              <w:ind w:firstLine="0"/>
              <w:jc w:val="center"/>
              <w:rPr>
                <w:ins w:id="2097" w:author="Владимир Лаут" w:date="2021-04-01T12:44:00Z"/>
                <w:rFonts w:cs="Arial"/>
                <w:sz w:val="20"/>
                <w:szCs w:val="20"/>
              </w:rPr>
            </w:pPr>
            <w:ins w:id="2098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5D0BBB8F" w14:textId="77777777" w:rsidR="00AD4889" w:rsidRPr="00580ED7" w:rsidRDefault="00AD4889" w:rsidP="00015A7F">
            <w:pPr>
              <w:ind w:firstLine="0"/>
              <w:rPr>
                <w:ins w:id="2099" w:author="Владимир Лаут" w:date="2021-04-01T12:44:00Z"/>
                <w:rFonts w:cs="Arial"/>
                <w:sz w:val="20"/>
                <w:szCs w:val="20"/>
              </w:rPr>
            </w:pPr>
            <w:ins w:id="2100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26274793" w14:textId="77777777" w:rsidR="00AD4889" w:rsidRPr="006F5656" w:rsidRDefault="00AD4889" w:rsidP="00015A7F">
            <w:pPr>
              <w:jc w:val="center"/>
              <w:rPr>
                <w:ins w:id="2101" w:author="Владимир Лаут" w:date="2021-04-01T12:44:00Z"/>
                <w:rFonts w:cs="Arial"/>
                <w:sz w:val="20"/>
                <w:szCs w:val="20"/>
              </w:rPr>
            </w:pPr>
          </w:p>
        </w:tc>
      </w:tr>
      <w:tr w:rsidR="00AD4889" w:rsidRPr="006F5656" w14:paraId="268DDA4F" w14:textId="77777777" w:rsidTr="00015A7F">
        <w:trPr>
          <w:cantSplit/>
          <w:ins w:id="2102" w:author="Владимир Лаут" w:date="2021-04-01T12:44:00Z"/>
        </w:trPr>
        <w:tc>
          <w:tcPr>
            <w:tcW w:w="2206" w:type="pct"/>
            <w:shd w:val="clear" w:color="auto" w:fill="auto"/>
            <w:vAlign w:val="bottom"/>
          </w:tcPr>
          <w:p w14:paraId="63F93F4E" w14:textId="77777777" w:rsidR="00AD4889" w:rsidRDefault="00AD4889" w:rsidP="00015A7F">
            <w:pPr>
              <w:ind w:firstLine="0"/>
              <w:rPr>
                <w:ins w:id="2103" w:author="Владимир Лаут" w:date="2021-04-01T12:44:00Z"/>
                <w:rFonts w:ascii="Calibri" w:hAnsi="Calibri" w:cs="Calibri"/>
                <w:color w:val="000000"/>
                <w:sz w:val="22"/>
              </w:rPr>
            </w:pPr>
            <w:ins w:id="2104" w:author="Владимир Лаут" w:date="2021-04-01T12:44:00Z">
              <w:r>
                <w:rPr>
                  <w:rFonts w:ascii="Calibri" w:hAnsi="Calibri" w:cs="Calibri"/>
                  <w:color w:val="000000"/>
                  <w:sz w:val="22"/>
                </w:rPr>
                <w:t>Справочник тарифов ТОРО</w:t>
              </w:r>
            </w:ins>
          </w:p>
        </w:tc>
        <w:tc>
          <w:tcPr>
            <w:tcW w:w="1032" w:type="pct"/>
          </w:tcPr>
          <w:p w14:paraId="6BFE74F7" w14:textId="77777777" w:rsidR="00AD4889" w:rsidRPr="00DD5114" w:rsidRDefault="00AD4889" w:rsidP="00015A7F">
            <w:pPr>
              <w:ind w:firstLine="0"/>
              <w:jc w:val="center"/>
              <w:rPr>
                <w:ins w:id="2105" w:author="Владимир Лаут" w:date="2021-04-01T12:44:00Z"/>
                <w:rFonts w:cs="Arial"/>
                <w:color w:val="000000"/>
                <w:sz w:val="20"/>
                <w:szCs w:val="20"/>
              </w:rPr>
            </w:pPr>
            <w:ins w:id="2106" w:author="Владимир Лаут" w:date="2021-04-01T12:44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1BDA1B92" w14:textId="77777777" w:rsidR="00AD4889" w:rsidRPr="00DD5114" w:rsidRDefault="00AD4889" w:rsidP="00015A7F">
            <w:pPr>
              <w:ind w:firstLine="0"/>
              <w:jc w:val="center"/>
              <w:rPr>
                <w:ins w:id="2107" w:author="Владимир Лаут" w:date="2021-04-01T12:44:00Z"/>
                <w:rFonts w:cs="Arial"/>
                <w:color w:val="000000"/>
                <w:sz w:val="20"/>
                <w:szCs w:val="20"/>
              </w:rPr>
            </w:pPr>
            <w:ins w:id="2108" w:author="Владимир Лаут" w:date="2021-04-01T12:44:00Z">
              <w:r w:rsidRPr="00DD5114"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196082FD" w14:textId="77777777" w:rsidR="00AD4889" w:rsidRPr="00CD1FC5" w:rsidRDefault="00AD4889" w:rsidP="00015A7F">
            <w:pPr>
              <w:jc w:val="center"/>
              <w:rPr>
                <w:ins w:id="2109" w:author="Владимир Лаут" w:date="2021-04-01T12:44:00Z"/>
                <w:rFonts w:cs="Arial"/>
                <w:sz w:val="20"/>
                <w:szCs w:val="20"/>
                <w:highlight w:val="cyan"/>
              </w:rPr>
            </w:pPr>
          </w:p>
        </w:tc>
      </w:tr>
    </w:tbl>
    <w:p w14:paraId="7AF4AB8E" w14:textId="77777777" w:rsidR="005D7FDF" w:rsidRPr="00E42F15" w:rsidRDefault="005D7FDF" w:rsidP="001268B1">
      <w:pPr>
        <w:rPr>
          <w:lang w:val="en-US"/>
          <w:rPrChange w:id="2110" w:author="Владимир Лаут" w:date="2021-04-01T09:54:00Z">
            <w:rPr/>
          </w:rPrChange>
        </w:rPr>
      </w:pPr>
    </w:p>
    <w:p w14:paraId="6EFBB5B7" w14:textId="77777777" w:rsidR="009F10B1" w:rsidRPr="00E92DB3" w:rsidRDefault="009F10B1" w:rsidP="009F10B1">
      <w:pPr>
        <w:pStyle w:val="21"/>
        <w:rPr>
          <w:ins w:id="2111" w:author="Владимир Лаут" w:date="2021-04-01T13:00:00Z"/>
        </w:rPr>
      </w:pPr>
      <w:bookmarkStart w:id="2112" w:name="_Toc69225579"/>
      <w:ins w:id="2113" w:author="Владимир Лаут" w:date="2021-04-01T13:00:00Z">
        <w:r>
          <w:t>Гибкий отчет «</w:t>
        </w:r>
        <w:r w:rsidRPr="00E92DB3">
          <w:t>PM-M11</w:t>
        </w:r>
        <w:r w:rsidRPr="008C321C">
          <w:t xml:space="preserve"> Форматы планирования годового плана и бюджета воздействий на ПА</w:t>
        </w:r>
        <w:r>
          <w:t>»</w:t>
        </w:r>
        <w:bookmarkEnd w:id="2112"/>
      </w:ins>
    </w:p>
    <w:p w14:paraId="49772225" w14:textId="77777777" w:rsidR="009F10B1" w:rsidRDefault="009F10B1" w:rsidP="009F10B1">
      <w:pPr>
        <w:pStyle w:val="30"/>
        <w:rPr>
          <w:ins w:id="2114" w:author="Владимир Лаут" w:date="2021-04-01T13:00:00Z"/>
        </w:rPr>
      </w:pPr>
      <w:bookmarkStart w:id="2115" w:name="_Toc69225580"/>
      <w:ins w:id="2116" w:author="Владимир Лаут" w:date="2021-04-01T13:00:00Z">
        <w:r w:rsidRPr="00B731DA">
          <w:t>Состав данных и общее описание</w:t>
        </w:r>
        <w:bookmarkEnd w:id="2115"/>
      </w:ins>
    </w:p>
    <w:p w14:paraId="7A65B83C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117" w:author="Владимир Лаут" w:date="2021-04-01T13:00:00Z"/>
          <w:rPrChange w:id="2118" w:author="Владимир Лаут" w:date="2021-04-01T13:00:00Z">
            <w:rPr>
              <w:ins w:id="2119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120" w:author="Владимир Лаут" w:date="2021-04-01T13:00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121" w:author="Владимир Лаут" w:date="2021-04-01T13:00:00Z">
        <w:r w:rsidRPr="009F10B1">
          <w:rPr>
            <w:rPrChange w:id="2122" w:author="Владимир Лаут" w:date="2021-04-01T13:00:00Z">
              <w:rPr>
                <w:rFonts w:cs="Arial"/>
              </w:rPr>
            </w:rPrChange>
          </w:rPr>
          <w:t xml:space="preserve">Формирование </w:t>
        </w:r>
        <w:r w:rsidRPr="009F10B1">
          <w:rPr>
            <w:rPrChange w:id="2123" w:author="Владимир Лаут" w:date="2021-04-01T13:00:00Z">
              <w:rPr>
                <w:rFonts w:cs="Arial"/>
                <w:color w:val="000000" w:themeColor="text1"/>
              </w:rPr>
            </w:rPrChange>
          </w:rPr>
          <w:t xml:space="preserve">годового </w:t>
        </w:r>
        <w:r w:rsidRPr="009F10B1">
          <w:rPr>
            <w:rPrChange w:id="2124" w:author="Владимир Лаут" w:date="2021-04-01T13:00:00Z">
              <w:rPr>
                <w:rFonts w:cs="Arial"/>
              </w:rPr>
            </w:rPrChange>
          </w:rPr>
          <w:t>бюджета воздействий на производственные активы;</w:t>
        </w:r>
      </w:ins>
    </w:p>
    <w:p w14:paraId="2B59CAFC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125" w:author="Владимир Лаут" w:date="2021-04-01T13:00:00Z"/>
          <w:rPrChange w:id="2126" w:author="Владимир Лаут" w:date="2021-04-01T13:00:00Z">
            <w:rPr>
              <w:ins w:id="2127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128" w:author="Владимир Лаут" w:date="2021-04-01T13:00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129" w:author="Владимир Лаут" w:date="2021-04-01T13:00:00Z">
        <w:r w:rsidRPr="009F10B1">
          <w:rPr>
            <w:rPrChange w:id="2130" w:author="Владимир Лаут" w:date="2021-04-01T13:00:00Z">
              <w:rPr>
                <w:rFonts w:cs="Arial"/>
              </w:rPr>
            </w:rPrChange>
          </w:rPr>
          <w:t>Формирование ориентиров затрат на поддержание производственных активов;</w:t>
        </w:r>
      </w:ins>
    </w:p>
    <w:p w14:paraId="2ECD02AF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131" w:author="Владимир Лаут" w:date="2021-04-01T13:00:00Z"/>
          <w:rPrChange w:id="2132" w:author="Владимир Лаут" w:date="2021-04-01T13:00:00Z">
            <w:rPr>
              <w:ins w:id="2133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134" w:author="Владимир Лаут" w:date="2021-04-01T13:00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135" w:author="Владимир Лаут" w:date="2021-04-01T13:00:00Z">
        <w:r w:rsidRPr="009F10B1">
          <w:rPr>
            <w:rPrChange w:id="2136" w:author="Владимир Лаут" w:date="2021-04-01T13:00:00Z">
              <w:rPr>
                <w:rFonts w:cs="Arial"/>
              </w:rPr>
            </w:rPrChange>
          </w:rPr>
          <w:t xml:space="preserve">Отображение </w:t>
        </w:r>
        <w:r w:rsidRPr="009F10B1">
          <w:rPr>
            <w:rPrChange w:id="2137" w:author="Владимир Лаут" w:date="2021-04-01T13:00:00Z">
              <w:rPr>
                <w:rFonts w:cs="Arial"/>
                <w:color w:val="000000" w:themeColor="text1"/>
              </w:rPr>
            </w:rPrChange>
          </w:rPr>
          <w:t>заказов ТОРО, на основании которых сформировались данные по плану;</w:t>
        </w:r>
      </w:ins>
    </w:p>
    <w:p w14:paraId="09ECC4F3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138" w:author="Владимир Лаут" w:date="2021-04-01T13:00:00Z"/>
          <w:rPrChange w:id="2139" w:author="Владимир Лаут" w:date="2021-04-01T13:00:00Z">
            <w:rPr>
              <w:ins w:id="2140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141" w:author="Владимир Лаут" w:date="2021-04-01T13:00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142" w:author="Владимир Лаут" w:date="2021-04-01T13:00:00Z">
        <w:r w:rsidRPr="009F10B1">
          <w:rPr>
            <w:rPrChange w:id="2143" w:author="Владимир Лаут" w:date="2021-04-01T13:00:00Z">
              <w:rPr>
                <w:rFonts w:cs="Arial"/>
                <w:color w:val="000000" w:themeColor="text1"/>
              </w:rPr>
            </w:rPrChange>
          </w:rPr>
          <w:t>Отображение сетевых графиков, на основании которые сформировались данные по плану;</w:t>
        </w:r>
      </w:ins>
    </w:p>
    <w:p w14:paraId="5B4C5BCB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144" w:author="Владимир Лаут" w:date="2021-04-01T13:00:00Z"/>
          <w:rPrChange w:id="2145" w:author="Владимир Лаут" w:date="2021-04-01T13:00:00Z">
            <w:rPr>
              <w:ins w:id="2146" w:author="Владимир Лаут" w:date="2021-04-01T13:00:00Z"/>
              <w:rFonts w:eastAsia="Times New Roman" w:cs="Arial"/>
              <w:szCs w:val="22"/>
            </w:rPr>
          </w:rPrChange>
        </w:rPr>
        <w:pPrChange w:id="2147" w:author="Владимир Лаут" w:date="2021-04-01T13:00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148" w:author="Владимир Лаут" w:date="2021-04-01T13:00:00Z">
        <w:r w:rsidRPr="009F10B1">
          <w:rPr>
            <w:rPrChange w:id="2149" w:author="Владимир Лаут" w:date="2021-04-01T13:00:00Z">
              <w:rPr>
                <w:rFonts w:cs="Arial"/>
              </w:rPr>
            </w:rPrChange>
          </w:rPr>
          <w:t>Расчета показателей бюджета и дополнительных преобразований данных бюджетов: план финансирования, план ввода, сравнение ориентиров и бюджета;</w:t>
        </w:r>
      </w:ins>
    </w:p>
    <w:p w14:paraId="1B6A5975" w14:textId="77777777" w:rsidR="009F10B1" w:rsidRDefault="009F10B1" w:rsidP="009F10B1">
      <w:pPr>
        <w:pStyle w:val="30"/>
        <w:rPr>
          <w:ins w:id="2150" w:author="Владимир Лаут" w:date="2021-04-01T13:00:00Z"/>
        </w:rPr>
      </w:pPr>
      <w:bookmarkStart w:id="2151" w:name="_Toc69225581"/>
      <w:ins w:id="2152" w:author="Владимир Лаут" w:date="2021-04-01T13:00:00Z">
        <w:r w:rsidRPr="00557467">
          <w:t>Организационный охват</w:t>
        </w:r>
        <w:bookmarkEnd w:id="2151"/>
      </w:ins>
    </w:p>
    <w:p w14:paraId="59F6A7C2" w14:textId="77777777" w:rsidR="009F10B1" w:rsidRDefault="009F10B1" w:rsidP="009F10B1">
      <w:pPr>
        <w:pStyle w:val="aff0"/>
        <w:spacing w:before="60" w:line="276" w:lineRule="auto"/>
        <w:ind w:left="720" w:firstLine="0"/>
        <w:rPr>
          <w:ins w:id="2153" w:author="Владимир Лаут" w:date="2021-04-01T13:00:00Z"/>
        </w:rPr>
      </w:pPr>
      <w:ins w:id="2154" w:author="Владимир Лаут" w:date="2021-04-01T13:00:00Z">
        <w:r>
          <w:t xml:space="preserve">Отчёт спроектирован для следующих балансовых единиц: </w:t>
        </w:r>
      </w:ins>
    </w:p>
    <w:p w14:paraId="668E978A" w14:textId="77777777" w:rsidR="009F10B1" w:rsidRDefault="009F10B1" w:rsidP="009F10B1">
      <w:pPr>
        <w:pStyle w:val="aff0"/>
        <w:numPr>
          <w:ilvl w:val="0"/>
          <w:numId w:val="25"/>
        </w:numPr>
        <w:spacing w:before="60" w:line="276" w:lineRule="auto"/>
        <w:rPr>
          <w:ins w:id="2155" w:author="Владимир Лаут" w:date="2021-04-01T13:00:00Z"/>
        </w:rPr>
      </w:pPr>
      <w:ins w:id="2156" w:author="Владимир Лаут" w:date="2021-04-01T13:00:00Z">
        <w:r>
          <w:t>Управляющая компания ООО «УК Полюс»;</w:t>
        </w:r>
      </w:ins>
    </w:p>
    <w:p w14:paraId="07586FB7" w14:textId="77777777" w:rsidR="009F10B1" w:rsidRDefault="009F10B1" w:rsidP="009F10B1">
      <w:pPr>
        <w:pStyle w:val="aff0"/>
        <w:numPr>
          <w:ilvl w:val="0"/>
          <w:numId w:val="25"/>
        </w:numPr>
        <w:spacing w:before="60" w:line="276" w:lineRule="auto"/>
        <w:rPr>
          <w:ins w:id="2157" w:author="Владимир Лаут" w:date="2021-04-01T13:00:00Z"/>
        </w:rPr>
      </w:pPr>
      <w:ins w:id="2158" w:author="Владимир Лаут" w:date="2021-04-01T13:00:00Z">
        <w:r>
          <w:t>Рудные золотодобывающие предприятия: АО «Полюс Красноярск», АО «Полюс Вернинское», АО «РиМ», АО «Алданзолото ГРК»;</w:t>
        </w:r>
      </w:ins>
    </w:p>
    <w:p w14:paraId="66C26624" w14:textId="77777777" w:rsidR="009F10B1" w:rsidRDefault="009F10B1" w:rsidP="009F10B1">
      <w:pPr>
        <w:pStyle w:val="aff0"/>
        <w:numPr>
          <w:ilvl w:val="0"/>
          <w:numId w:val="25"/>
        </w:numPr>
        <w:spacing w:before="60" w:line="276" w:lineRule="auto"/>
        <w:rPr>
          <w:ins w:id="2159" w:author="Владимир Лаут" w:date="2021-04-01T13:00:00Z"/>
        </w:rPr>
      </w:pPr>
      <w:ins w:id="2160" w:author="Владимир Лаут" w:date="2021-04-01T13:00:00Z">
        <w:r>
          <w:t>Геологоразведочные предприятия: АО «Тодона», ООО «Первое ГРП», ООО «Амурское ГРП», ООО «Магаданское ГРП»;</w:t>
        </w:r>
      </w:ins>
    </w:p>
    <w:p w14:paraId="4AD568CA" w14:textId="77777777" w:rsidR="009F10B1" w:rsidRDefault="009F10B1" w:rsidP="009F10B1">
      <w:pPr>
        <w:pStyle w:val="aff0"/>
        <w:numPr>
          <w:ilvl w:val="0"/>
          <w:numId w:val="25"/>
        </w:numPr>
        <w:spacing w:before="60" w:line="276" w:lineRule="auto"/>
        <w:rPr>
          <w:ins w:id="2161" w:author="Владимир Лаут" w:date="2021-04-01T13:00:00Z"/>
        </w:rPr>
      </w:pPr>
      <w:ins w:id="2162" w:author="Владимир Лаут" w:date="2021-04-01T13:00:00Z">
        <w:r>
          <w:t>Сервисные компании: АО «Полюс Логистика», ООО «МФЦ Полюс», ООО «Полюс Строй», ООО «Полюс Проект».</w:t>
        </w:r>
      </w:ins>
    </w:p>
    <w:p w14:paraId="7821F4EE" w14:textId="77777777" w:rsidR="009F10B1" w:rsidRPr="008C321C" w:rsidRDefault="009F10B1" w:rsidP="009F10B1">
      <w:pPr>
        <w:rPr>
          <w:ins w:id="2163" w:author="Владимир Лаут" w:date="2021-04-01T13:00:00Z"/>
        </w:rPr>
      </w:pPr>
    </w:p>
    <w:p w14:paraId="49BE4FB6" w14:textId="77777777" w:rsidR="009F10B1" w:rsidRDefault="009F10B1" w:rsidP="009F10B1">
      <w:pPr>
        <w:pStyle w:val="30"/>
        <w:rPr>
          <w:ins w:id="2164" w:author="Владимир Лаут" w:date="2021-04-01T13:00:00Z"/>
        </w:rPr>
      </w:pPr>
      <w:bookmarkStart w:id="2165" w:name="_Toc69225582"/>
      <w:ins w:id="2166" w:author="Владимир Лаут" w:date="2021-04-01T13:00:00Z">
        <w:r w:rsidRPr="008632D8">
          <w:lastRenderedPageBreak/>
          <w:t>Сценарии использования</w:t>
        </w:r>
        <w:bookmarkEnd w:id="2165"/>
      </w:ins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2"/>
        <w:gridCol w:w="5377"/>
      </w:tblGrid>
      <w:tr w:rsidR="009F10B1" w:rsidRPr="006F5656" w14:paraId="5EEA61A6" w14:textId="77777777" w:rsidTr="00015A7F">
        <w:trPr>
          <w:cantSplit/>
          <w:trHeight w:val="20"/>
          <w:tblHeader/>
          <w:ins w:id="2167" w:author="Владимир Лаут" w:date="2021-04-01T13:00:00Z"/>
        </w:trPr>
        <w:tc>
          <w:tcPr>
            <w:tcW w:w="2202" w:type="pct"/>
            <w:shd w:val="clear" w:color="auto" w:fill="FFC000"/>
            <w:vAlign w:val="center"/>
          </w:tcPr>
          <w:p w14:paraId="2504DFB2" w14:textId="77777777" w:rsidR="009F10B1" w:rsidRPr="00876BA0" w:rsidRDefault="009F10B1" w:rsidP="00015A7F">
            <w:pPr>
              <w:jc w:val="center"/>
              <w:rPr>
                <w:ins w:id="2168" w:author="Владимир Лаут" w:date="2021-04-01T13:00:00Z"/>
                <w:rFonts w:cs="Arial"/>
                <w:b/>
                <w:sz w:val="20"/>
                <w:szCs w:val="20"/>
              </w:rPr>
            </w:pPr>
            <w:ins w:id="2169" w:author="Владимир Лаут" w:date="2021-04-01T13:00:00Z">
              <w:r w:rsidRPr="00876BA0">
                <w:rPr>
                  <w:rFonts w:cs="Arial"/>
                  <w:b/>
                  <w:sz w:val="20"/>
                  <w:szCs w:val="20"/>
                </w:rPr>
                <w:t>Сценарий</w:t>
              </w:r>
            </w:ins>
          </w:p>
        </w:tc>
        <w:tc>
          <w:tcPr>
            <w:tcW w:w="2798" w:type="pct"/>
            <w:shd w:val="clear" w:color="auto" w:fill="FFC000"/>
            <w:vAlign w:val="center"/>
          </w:tcPr>
          <w:p w14:paraId="47067CB1" w14:textId="77777777" w:rsidR="009F10B1" w:rsidRPr="00876BA0" w:rsidRDefault="009F10B1" w:rsidP="00015A7F">
            <w:pPr>
              <w:jc w:val="center"/>
              <w:rPr>
                <w:ins w:id="2170" w:author="Владимир Лаут" w:date="2021-04-01T13:00:00Z"/>
                <w:rFonts w:cs="Arial"/>
                <w:b/>
                <w:sz w:val="20"/>
                <w:szCs w:val="20"/>
              </w:rPr>
            </w:pPr>
            <w:ins w:id="2171" w:author="Владимир Лаут" w:date="2021-04-01T13:00:00Z">
              <w:r>
                <w:rPr>
                  <w:rFonts w:cs="Arial"/>
                  <w:b/>
                  <w:sz w:val="20"/>
                  <w:szCs w:val="20"/>
                </w:rPr>
                <w:t>Кто использует, как часто</w:t>
              </w:r>
            </w:ins>
          </w:p>
        </w:tc>
      </w:tr>
      <w:tr w:rsidR="009F10B1" w:rsidRPr="006F5656" w14:paraId="592D9BEA" w14:textId="77777777" w:rsidTr="00015A7F">
        <w:trPr>
          <w:cantSplit/>
          <w:trHeight w:val="20"/>
          <w:ins w:id="2172" w:author="Владимир Лаут" w:date="2021-04-01T13:00:00Z"/>
        </w:trPr>
        <w:tc>
          <w:tcPr>
            <w:tcW w:w="2202" w:type="pct"/>
            <w:shd w:val="clear" w:color="auto" w:fill="auto"/>
          </w:tcPr>
          <w:p w14:paraId="60B104DB" w14:textId="77777777" w:rsidR="009F10B1" w:rsidRPr="00F111CD" w:rsidRDefault="009F10B1" w:rsidP="00015A7F">
            <w:pPr>
              <w:ind w:firstLine="0"/>
              <w:rPr>
                <w:ins w:id="2173" w:author="Владимир Лаут" w:date="2021-04-01T13:00:00Z"/>
                <w:rFonts w:cs="Arial"/>
                <w:sz w:val="20"/>
                <w:szCs w:val="20"/>
              </w:rPr>
            </w:pPr>
            <w:ins w:id="2174" w:author="Владимир Лаут" w:date="2021-04-01T13:00:00Z">
              <w:r>
                <w:rPr>
                  <w:rFonts w:cs="Arial"/>
                  <w:sz w:val="20"/>
                  <w:szCs w:val="20"/>
                </w:rPr>
                <w:t xml:space="preserve">Формирование годовых ориентиров затрат на плановые воздействие  </w:t>
              </w:r>
            </w:ins>
          </w:p>
        </w:tc>
        <w:tc>
          <w:tcPr>
            <w:tcW w:w="2798" w:type="pct"/>
            <w:shd w:val="clear" w:color="auto" w:fill="auto"/>
          </w:tcPr>
          <w:p w14:paraId="02142073" w14:textId="77777777" w:rsidR="009F10B1" w:rsidRDefault="009F10B1" w:rsidP="00015A7F">
            <w:pPr>
              <w:ind w:firstLine="0"/>
              <w:rPr>
                <w:ins w:id="2175" w:author="Владимир Лаут" w:date="2021-04-01T13:00:00Z"/>
                <w:rFonts w:cs="Arial"/>
                <w:sz w:val="20"/>
                <w:szCs w:val="20"/>
              </w:rPr>
            </w:pPr>
            <w:ins w:id="2176" w:author="Владимир Лаут" w:date="2021-04-01T13:00:00Z">
              <w:r>
                <w:rPr>
                  <w:rFonts w:cs="Arial"/>
                  <w:sz w:val="20"/>
                  <w:szCs w:val="20"/>
                </w:rPr>
                <w:t>УК, ежегодно</w:t>
              </w:r>
              <w:r w:rsidRPr="004A2F87">
                <w:rPr>
                  <w:rFonts w:cs="Arial"/>
                  <w:sz w:val="20"/>
                  <w:szCs w:val="20"/>
                </w:rPr>
                <w:t>.</w:t>
              </w:r>
            </w:ins>
          </w:p>
        </w:tc>
      </w:tr>
      <w:tr w:rsidR="009F10B1" w:rsidRPr="006F5656" w14:paraId="7B623A6E" w14:textId="77777777" w:rsidTr="00015A7F">
        <w:trPr>
          <w:cantSplit/>
          <w:trHeight w:val="20"/>
          <w:ins w:id="2177" w:author="Владимир Лаут" w:date="2021-04-01T13:00:00Z"/>
        </w:trPr>
        <w:tc>
          <w:tcPr>
            <w:tcW w:w="2202" w:type="pct"/>
            <w:shd w:val="clear" w:color="auto" w:fill="auto"/>
          </w:tcPr>
          <w:p w14:paraId="45C34C6E" w14:textId="77777777" w:rsidR="009F10B1" w:rsidRDefault="009F10B1" w:rsidP="00015A7F">
            <w:pPr>
              <w:ind w:firstLine="0"/>
              <w:rPr>
                <w:ins w:id="2178" w:author="Владимир Лаут" w:date="2021-04-01T13:00:00Z"/>
                <w:rFonts w:cs="Arial"/>
                <w:sz w:val="20"/>
                <w:szCs w:val="20"/>
              </w:rPr>
            </w:pPr>
            <w:ins w:id="2179" w:author="Владимир Лаут" w:date="2021-04-01T13:00:00Z">
              <w:r>
                <w:rPr>
                  <w:rFonts w:cs="Arial"/>
                  <w:sz w:val="20"/>
                  <w:szCs w:val="20"/>
                </w:rPr>
                <w:t>Анализ годового плана воздействий на производственные активы</w:t>
              </w:r>
            </w:ins>
          </w:p>
        </w:tc>
        <w:tc>
          <w:tcPr>
            <w:tcW w:w="2798" w:type="pct"/>
            <w:shd w:val="clear" w:color="auto" w:fill="auto"/>
          </w:tcPr>
          <w:p w14:paraId="7058026E" w14:textId="77777777" w:rsidR="009F10B1" w:rsidRDefault="009F10B1" w:rsidP="00015A7F">
            <w:pPr>
              <w:ind w:firstLine="0"/>
              <w:rPr>
                <w:ins w:id="2180" w:author="Владимир Лаут" w:date="2021-04-01T13:00:00Z"/>
                <w:rFonts w:cs="Arial"/>
                <w:sz w:val="20"/>
                <w:szCs w:val="20"/>
              </w:rPr>
            </w:pPr>
            <w:ins w:id="2181" w:author="Владимир Лаут" w:date="2021-04-01T13:00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>, ежегодно</w:t>
              </w:r>
              <w:r w:rsidRPr="004A2F87">
                <w:rPr>
                  <w:rFonts w:cs="Arial"/>
                  <w:sz w:val="20"/>
                  <w:szCs w:val="20"/>
                </w:rPr>
                <w:t>.</w:t>
              </w:r>
            </w:ins>
          </w:p>
        </w:tc>
      </w:tr>
      <w:tr w:rsidR="009F10B1" w:rsidRPr="006F5656" w14:paraId="5207D5DA" w14:textId="77777777" w:rsidTr="00015A7F">
        <w:trPr>
          <w:cantSplit/>
          <w:trHeight w:val="20"/>
          <w:ins w:id="2182" w:author="Владимир Лаут" w:date="2021-04-01T13:00:00Z"/>
        </w:trPr>
        <w:tc>
          <w:tcPr>
            <w:tcW w:w="2202" w:type="pct"/>
            <w:shd w:val="clear" w:color="auto" w:fill="auto"/>
          </w:tcPr>
          <w:p w14:paraId="02689390" w14:textId="77777777" w:rsidR="009F10B1" w:rsidRDefault="009F10B1" w:rsidP="00015A7F">
            <w:pPr>
              <w:ind w:firstLine="0"/>
              <w:rPr>
                <w:ins w:id="2183" w:author="Владимир Лаут" w:date="2021-04-01T13:00:00Z"/>
                <w:rFonts w:cs="Arial"/>
                <w:sz w:val="20"/>
                <w:szCs w:val="20"/>
              </w:rPr>
            </w:pPr>
            <w:ins w:id="2184" w:author="Владимир Лаут" w:date="2021-04-01T13:00:00Z">
              <w:r>
                <w:rPr>
                  <w:rFonts w:cs="Arial"/>
                  <w:sz w:val="20"/>
                  <w:szCs w:val="20"/>
                </w:rPr>
                <w:t>Формирование годового бюджета воздействий</w:t>
              </w:r>
            </w:ins>
          </w:p>
        </w:tc>
        <w:tc>
          <w:tcPr>
            <w:tcW w:w="2798" w:type="pct"/>
            <w:shd w:val="clear" w:color="auto" w:fill="auto"/>
          </w:tcPr>
          <w:p w14:paraId="00F1A9B3" w14:textId="77777777" w:rsidR="009F10B1" w:rsidRDefault="009F10B1" w:rsidP="00015A7F">
            <w:pPr>
              <w:ind w:firstLine="0"/>
              <w:rPr>
                <w:ins w:id="2185" w:author="Владимир Лаут" w:date="2021-04-01T13:00:00Z"/>
                <w:rFonts w:cs="Arial"/>
                <w:sz w:val="20"/>
                <w:szCs w:val="20"/>
              </w:rPr>
            </w:pPr>
            <w:ins w:id="2186" w:author="Владимир Лаут" w:date="2021-04-01T13:00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>, ежегодно</w:t>
              </w:r>
              <w:r w:rsidRPr="004A2F87">
                <w:rPr>
                  <w:rFonts w:cs="Arial"/>
                  <w:sz w:val="20"/>
                  <w:szCs w:val="20"/>
                </w:rPr>
                <w:t>.</w:t>
              </w:r>
            </w:ins>
          </w:p>
        </w:tc>
      </w:tr>
      <w:tr w:rsidR="009F10B1" w:rsidRPr="006F5656" w14:paraId="44525226" w14:textId="77777777" w:rsidTr="00015A7F">
        <w:trPr>
          <w:cantSplit/>
          <w:trHeight w:val="20"/>
          <w:ins w:id="2187" w:author="Владимир Лаут" w:date="2021-04-01T13:00:00Z"/>
        </w:trPr>
        <w:tc>
          <w:tcPr>
            <w:tcW w:w="2202" w:type="pct"/>
            <w:shd w:val="clear" w:color="auto" w:fill="auto"/>
          </w:tcPr>
          <w:p w14:paraId="11A3E1E9" w14:textId="77777777" w:rsidR="009F10B1" w:rsidRDefault="009F10B1" w:rsidP="00015A7F">
            <w:pPr>
              <w:ind w:firstLine="0"/>
              <w:rPr>
                <w:ins w:id="2188" w:author="Владимир Лаут" w:date="2021-04-01T13:00:00Z"/>
                <w:rFonts w:cs="Arial"/>
                <w:sz w:val="20"/>
                <w:szCs w:val="20"/>
              </w:rPr>
            </w:pPr>
            <w:ins w:id="2189" w:author="Владимир Лаут" w:date="2021-04-01T13:00:00Z">
              <w:r>
                <w:rPr>
                  <w:rFonts w:cs="Arial"/>
                  <w:sz w:val="20"/>
                  <w:szCs w:val="20"/>
                </w:rPr>
                <w:t>Формирование плана финансирования, плана ввода в эксплуатацию</w:t>
              </w:r>
            </w:ins>
          </w:p>
        </w:tc>
        <w:tc>
          <w:tcPr>
            <w:tcW w:w="2798" w:type="pct"/>
            <w:shd w:val="clear" w:color="auto" w:fill="auto"/>
          </w:tcPr>
          <w:p w14:paraId="571E6695" w14:textId="77777777" w:rsidR="009F10B1" w:rsidRDefault="009F10B1" w:rsidP="00015A7F">
            <w:pPr>
              <w:ind w:firstLine="0"/>
              <w:rPr>
                <w:ins w:id="2190" w:author="Владимир Лаут" w:date="2021-04-01T13:00:00Z"/>
                <w:rFonts w:cs="Arial"/>
                <w:sz w:val="20"/>
                <w:szCs w:val="20"/>
              </w:rPr>
            </w:pPr>
            <w:ins w:id="2191" w:author="Владимир Лаут" w:date="2021-04-01T13:00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>, ежегодно</w:t>
              </w:r>
              <w:r w:rsidRPr="004A2F87">
                <w:rPr>
                  <w:rFonts w:cs="Arial"/>
                  <w:sz w:val="20"/>
                  <w:szCs w:val="20"/>
                </w:rPr>
                <w:t>.</w:t>
              </w:r>
            </w:ins>
          </w:p>
        </w:tc>
      </w:tr>
    </w:tbl>
    <w:p w14:paraId="2526447D" w14:textId="77777777" w:rsidR="009F10B1" w:rsidRPr="008C321C" w:rsidRDefault="009F10B1" w:rsidP="009F10B1">
      <w:pPr>
        <w:rPr>
          <w:ins w:id="2192" w:author="Владимир Лаут" w:date="2021-04-01T13:00:00Z"/>
        </w:rPr>
      </w:pPr>
    </w:p>
    <w:p w14:paraId="481E2A3B" w14:textId="77777777" w:rsidR="009F10B1" w:rsidRDefault="009F10B1" w:rsidP="009F10B1">
      <w:pPr>
        <w:pStyle w:val="30"/>
        <w:rPr>
          <w:ins w:id="2193" w:author="Владимир Лаут" w:date="2021-04-01T13:00:00Z"/>
        </w:rPr>
      </w:pPr>
      <w:bookmarkStart w:id="2194" w:name="_Toc69225583"/>
      <w:ins w:id="2195" w:author="Владимир Лаут" w:date="2021-04-01T13:00:00Z">
        <w:r>
          <w:t>Исходные н</w:t>
        </w:r>
        <w:r w:rsidRPr="008632D8">
          <w:t>аборы данных</w:t>
        </w:r>
        <w:bookmarkEnd w:id="2194"/>
      </w:ins>
    </w:p>
    <w:p w14:paraId="4846E376" w14:textId="77777777" w:rsidR="009F10B1" w:rsidRPr="008C321C" w:rsidRDefault="009F10B1" w:rsidP="009F10B1">
      <w:pPr>
        <w:rPr>
          <w:ins w:id="2196" w:author="Владимир Лаут" w:date="2021-04-01T13:00:00Z"/>
        </w:rPr>
      </w:pPr>
    </w:p>
    <w:p w14:paraId="62911163" w14:textId="77777777" w:rsidR="009F10B1" w:rsidRPr="008C321C" w:rsidRDefault="009F10B1" w:rsidP="009F10B1">
      <w:pPr>
        <w:pStyle w:val="ae"/>
        <w:keepNext/>
        <w:jc w:val="right"/>
        <w:rPr>
          <w:ins w:id="2197" w:author="Владимир Лаут" w:date="2021-04-01T13:00:00Z"/>
          <w:b/>
          <w:bCs/>
        </w:rPr>
      </w:pPr>
      <w:ins w:id="2198" w:author="Владимир Лаут" w:date="2021-04-01T13:00:00Z">
        <w:r w:rsidRPr="008C321C">
          <w:rPr>
            <w:b/>
            <w:bCs/>
          </w:rPr>
          <w:t xml:space="preserve">Таблица 8. Исходный набор данных </w:t>
        </w:r>
      </w:ins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Caption w:val="Таблица 8. Исходный набор данных"/>
      </w:tblPr>
      <w:tblGrid>
        <w:gridCol w:w="4239"/>
        <w:gridCol w:w="1983"/>
        <w:gridCol w:w="1559"/>
        <w:gridCol w:w="1828"/>
      </w:tblGrid>
      <w:tr w:rsidR="009F10B1" w:rsidRPr="006F5656" w14:paraId="07F3B363" w14:textId="77777777" w:rsidTr="00015A7F">
        <w:trPr>
          <w:trHeight w:val="397"/>
          <w:tblHeader/>
          <w:ins w:id="2199" w:author="Владимир Лаут" w:date="2021-04-01T13:00:00Z"/>
        </w:trPr>
        <w:tc>
          <w:tcPr>
            <w:tcW w:w="2206" w:type="pct"/>
            <w:shd w:val="clear" w:color="auto" w:fill="FFC000"/>
          </w:tcPr>
          <w:p w14:paraId="7254F5E7" w14:textId="77777777" w:rsidR="009F10B1" w:rsidRPr="00876BA0" w:rsidRDefault="009F10B1" w:rsidP="00015A7F">
            <w:pPr>
              <w:ind w:firstLine="22"/>
              <w:jc w:val="center"/>
              <w:rPr>
                <w:ins w:id="2200" w:author="Владимир Лаут" w:date="2021-04-01T13:00:00Z"/>
                <w:rFonts w:cs="Arial"/>
                <w:b/>
                <w:sz w:val="20"/>
                <w:szCs w:val="20"/>
              </w:rPr>
            </w:pPr>
            <w:ins w:id="2201" w:author="Владимир Лаут" w:date="2021-04-01T13:00:00Z">
              <w:r w:rsidRPr="00876BA0">
                <w:rPr>
                  <w:rFonts w:cs="Arial"/>
                  <w:b/>
                  <w:sz w:val="20"/>
                  <w:szCs w:val="20"/>
                </w:rPr>
                <w:t>Набор данных</w:t>
              </w:r>
            </w:ins>
          </w:p>
        </w:tc>
        <w:tc>
          <w:tcPr>
            <w:tcW w:w="1032" w:type="pct"/>
            <w:shd w:val="clear" w:color="auto" w:fill="FFC000"/>
          </w:tcPr>
          <w:p w14:paraId="406A912F" w14:textId="77777777" w:rsidR="009F10B1" w:rsidRPr="00876BA0" w:rsidRDefault="009F10B1" w:rsidP="00015A7F">
            <w:pPr>
              <w:ind w:firstLine="0"/>
              <w:jc w:val="center"/>
              <w:rPr>
                <w:ins w:id="2202" w:author="Владимир Лаут" w:date="2021-04-01T13:00:00Z"/>
                <w:rFonts w:cs="Arial"/>
                <w:b/>
                <w:sz w:val="20"/>
                <w:szCs w:val="20"/>
              </w:rPr>
            </w:pPr>
            <w:ins w:id="2203" w:author="Владимир Лаут" w:date="2021-04-01T13:00:00Z">
              <w:r w:rsidRPr="00876BA0">
                <w:rPr>
                  <w:b/>
                  <w:sz w:val="20"/>
                  <w:szCs w:val="20"/>
                </w:rPr>
                <w:t>Орг. охват</w:t>
              </w:r>
            </w:ins>
          </w:p>
        </w:tc>
        <w:tc>
          <w:tcPr>
            <w:tcW w:w="811" w:type="pct"/>
            <w:shd w:val="clear" w:color="auto" w:fill="FFC000"/>
          </w:tcPr>
          <w:p w14:paraId="53509210" w14:textId="77777777" w:rsidR="009F10B1" w:rsidRPr="00876BA0" w:rsidRDefault="009F10B1" w:rsidP="00015A7F">
            <w:pPr>
              <w:spacing w:after="240"/>
              <w:ind w:firstLine="0"/>
              <w:jc w:val="center"/>
              <w:rPr>
                <w:ins w:id="2204" w:author="Владимир Лаут" w:date="2021-04-01T13:00:00Z"/>
                <w:b/>
                <w:sz w:val="20"/>
                <w:szCs w:val="20"/>
              </w:rPr>
            </w:pPr>
            <w:ins w:id="2205" w:author="Владимир Лаут" w:date="2021-04-01T13:00:00Z">
              <w:r w:rsidRPr="00876BA0">
                <w:rPr>
                  <w:b/>
                  <w:sz w:val="20"/>
                  <w:szCs w:val="20"/>
                </w:rPr>
                <w:t>Система-источник</w:t>
              </w:r>
            </w:ins>
          </w:p>
        </w:tc>
        <w:tc>
          <w:tcPr>
            <w:tcW w:w="951" w:type="pct"/>
            <w:shd w:val="clear" w:color="auto" w:fill="FFC000"/>
          </w:tcPr>
          <w:p w14:paraId="55004F6C" w14:textId="77777777" w:rsidR="009F10B1" w:rsidRPr="00876BA0" w:rsidRDefault="009F10B1" w:rsidP="00015A7F">
            <w:pPr>
              <w:ind w:firstLine="0"/>
              <w:rPr>
                <w:ins w:id="2206" w:author="Владимир Лаут" w:date="2021-04-01T13:00:00Z"/>
                <w:rFonts w:cs="Arial"/>
                <w:b/>
                <w:sz w:val="20"/>
                <w:szCs w:val="20"/>
              </w:rPr>
            </w:pPr>
            <w:ins w:id="2207" w:author="Владимир Лаут" w:date="2021-04-01T13:00:00Z">
              <w:r w:rsidRPr="00876BA0">
                <w:rPr>
                  <w:b/>
                  <w:sz w:val="20"/>
                  <w:szCs w:val="20"/>
                </w:rPr>
                <w:t>Ссылка на СОИ</w:t>
              </w:r>
            </w:ins>
          </w:p>
        </w:tc>
      </w:tr>
      <w:tr w:rsidR="009F10B1" w:rsidRPr="006F5656" w14:paraId="11B2B573" w14:textId="77777777" w:rsidTr="00015A7F">
        <w:trPr>
          <w:ins w:id="2208" w:author="Владимир Лаут" w:date="2021-04-01T13:00:00Z"/>
        </w:trPr>
        <w:tc>
          <w:tcPr>
            <w:tcW w:w="2206" w:type="pct"/>
            <w:shd w:val="clear" w:color="auto" w:fill="auto"/>
            <w:vAlign w:val="bottom"/>
          </w:tcPr>
          <w:p w14:paraId="2B358594" w14:textId="77777777" w:rsidR="009F10B1" w:rsidRPr="006F5656" w:rsidRDefault="009F10B1" w:rsidP="00015A7F">
            <w:pPr>
              <w:ind w:firstLine="0"/>
              <w:rPr>
                <w:ins w:id="2209" w:author="Владимир Лаут" w:date="2021-04-01T13:00:00Z"/>
                <w:rFonts w:cs="Arial"/>
                <w:sz w:val="20"/>
                <w:szCs w:val="20"/>
              </w:rPr>
            </w:pPr>
            <w:ins w:id="2210" w:author="Владимир Лаут" w:date="2021-04-01T13:00:00Z">
              <w:r>
                <w:rPr>
                  <w:rFonts w:ascii="Calibri" w:hAnsi="Calibri" w:cs="Calibri"/>
                  <w:color w:val="000000"/>
                  <w:sz w:val="22"/>
                </w:rPr>
                <w:t>Единица оборудования</w:t>
              </w:r>
            </w:ins>
          </w:p>
        </w:tc>
        <w:tc>
          <w:tcPr>
            <w:tcW w:w="1032" w:type="pct"/>
          </w:tcPr>
          <w:p w14:paraId="3F52437A" w14:textId="77777777" w:rsidR="009F10B1" w:rsidRPr="00F75DEC" w:rsidRDefault="009F10B1" w:rsidP="00015A7F">
            <w:pPr>
              <w:ind w:firstLine="0"/>
              <w:jc w:val="center"/>
              <w:rPr>
                <w:ins w:id="2211" w:author="Владимир Лаут" w:date="2021-04-01T13:00:00Z"/>
                <w:rFonts w:cs="Arial"/>
                <w:sz w:val="20"/>
                <w:szCs w:val="20"/>
              </w:rPr>
            </w:pPr>
            <w:ins w:id="2212" w:author="Владимир Лаут" w:date="2021-04-01T13:00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51F36873" w14:textId="77777777" w:rsidR="009F10B1" w:rsidRPr="006F5656" w:rsidRDefault="009F10B1" w:rsidP="00015A7F">
            <w:pPr>
              <w:ind w:firstLine="0"/>
              <w:jc w:val="center"/>
              <w:rPr>
                <w:ins w:id="2213" w:author="Владимир Лаут" w:date="2021-04-01T13:00:00Z"/>
                <w:rFonts w:cs="Arial"/>
                <w:sz w:val="20"/>
                <w:szCs w:val="20"/>
              </w:rPr>
            </w:pPr>
            <w:ins w:id="2214" w:author="Владимир Лаут" w:date="2021-04-01T13:00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  <w:vAlign w:val="center"/>
          </w:tcPr>
          <w:p w14:paraId="01FAE869" w14:textId="77777777" w:rsidR="009F10B1" w:rsidRPr="006F5656" w:rsidRDefault="009F10B1" w:rsidP="00015A7F">
            <w:pPr>
              <w:jc w:val="center"/>
              <w:rPr>
                <w:ins w:id="2215" w:author="Владимир Лаут" w:date="2021-04-01T13:00:00Z"/>
                <w:rFonts w:cs="Arial"/>
                <w:sz w:val="20"/>
                <w:szCs w:val="20"/>
              </w:rPr>
            </w:pPr>
          </w:p>
        </w:tc>
      </w:tr>
      <w:tr w:rsidR="009F10B1" w:rsidRPr="006F5656" w14:paraId="6CA9512A" w14:textId="77777777" w:rsidTr="00015A7F">
        <w:trPr>
          <w:trHeight w:val="559"/>
          <w:ins w:id="2216" w:author="Владимир Лаут" w:date="2021-04-01T13:00:00Z"/>
        </w:trPr>
        <w:tc>
          <w:tcPr>
            <w:tcW w:w="2206" w:type="pct"/>
            <w:shd w:val="clear" w:color="auto" w:fill="auto"/>
            <w:vAlign w:val="bottom"/>
          </w:tcPr>
          <w:p w14:paraId="0FE7C431" w14:textId="77777777" w:rsidR="009F10B1" w:rsidRPr="006F5656" w:rsidRDefault="009F10B1" w:rsidP="00015A7F">
            <w:pPr>
              <w:ind w:firstLine="0"/>
              <w:jc w:val="left"/>
              <w:rPr>
                <w:ins w:id="2217" w:author="Владимир Лаут" w:date="2021-04-01T13:00:00Z"/>
                <w:rFonts w:cs="Arial"/>
                <w:sz w:val="20"/>
                <w:szCs w:val="20"/>
              </w:rPr>
            </w:pPr>
            <w:ins w:id="2218" w:author="Владимир Лаут" w:date="2021-04-01T13:00:00Z">
              <w:r>
                <w:rPr>
                  <w:rFonts w:ascii="Calibri" w:hAnsi="Calibri" w:cs="Calibri"/>
                  <w:color w:val="000000"/>
                  <w:sz w:val="22"/>
                </w:rPr>
                <w:t>Заказ ТОРО</w:t>
              </w:r>
            </w:ins>
          </w:p>
        </w:tc>
        <w:tc>
          <w:tcPr>
            <w:tcW w:w="1032" w:type="pct"/>
          </w:tcPr>
          <w:p w14:paraId="495E33E3" w14:textId="77777777" w:rsidR="009F10B1" w:rsidRPr="006F5656" w:rsidRDefault="009F10B1" w:rsidP="00015A7F">
            <w:pPr>
              <w:ind w:firstLine="0"/>
              <w:jc w:val="center"/>
              <w:rPr>
                <w:ins w:id="2219" w:author="Владимир Лаут" w:date="2021-04-01T13:00:00Z"/>
                <w:rFonts w:cs="Arial"/>
                <w:sz w:val="20"/>
                <w:szCs w:val="20"/>
              </w:rPr>
            </w:pPr>
            <w:ins w:id="2220" w:author="Владимир Лаут" w:date="2021-04-01T13:00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3DF96C1F" w14:textId="77777777" w:rsidR="009F10B1" w:rsidRPr="006F5656" w:rsidRDefault="009F10B1" w:rsidP="00015A7F">
            <w:pPr>
              <w:ind w:firstLine="0"/>
              <w:rPr>
                <w:ins w:id="2221" w:author="Владимир Лаут" w:date="2021-04-01T13:00:00Z"/>
                <w:rFonts w:cs="Arial"/>
                <w:sz w:val="20"/>
                <w:szCs w:val="20"/>
              </w:rPr>
            </w:pPr>
            <w:ins w:id="2222" w:author="Владимир Лаут" w:date="2021-04-01T13:00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24B5C73E" w14:textId="77777777" w:rsidR="009F10B1" w:rsidRPr="006F5656" w:rsidRDefault="009F10B1" w:rsidP="00015A7F">
            <w:pPr>
              <w:jc w:val="center"/>
              <w:rPr>
                <w:ins w:id="2223" w:author="Владимир Лаут" w:date="2021-04-01T13:00:00Z"/>
                <w:rFonts w:cs="Arial"/>
                <w:sz w:val="20"/>
                <w:szCs w:val="20"/>
              </w:rPr>
            </w:pPr>
          </w:p>
        </w:tc>
      </w:tr>
      <w:tr w:rsidR="009F10B1" w:rsidRPr="006F5656" w14:paraId="3C875703" w14:textId="77777777" w:rsidTr="00015A7F">
        <w:trPr>
          <w:trHeight w:val="559"/>
          <w:ins w:id="2224" w:author="Владимир Лаут" w:date="2021-04-01T13:00:00Z"/>
        </w:trPr>
        <w:tc>
          <w:tcPr>
            <w:tcW w:w="2206" w:type="pct"/>
            <w:shd w:val="clear" w:color="auto" w:fill="auto"/>
            <w:vAlign w:val="bottom"/>
          </w:tcPr>
          <w:p w14:paraId="369BA894" w14:textId="77777777" w:rsidR="009F10B1" w:rsidDel="00FD1140" w:rsidRDefault="009F10B1" w:rsidP="00015A7F">
            <w:pPr>
              <w:ind w:firstLine="0"/>
              <w:jc w:val="left"/>
              <w:rPr>
                <w:ins w:id="2225" w:author="Владимир Лаут" w:date="2021-04-01T13:00:00Z"/>
                <w:rFonts w:ascii="Calibri" w:hAnsi="Calibri" w:cs="Calibri"/>
                <w:color w:val="000000"/>
                <w:sz w:val="22"/>
              </w:rPr>
            </w:pPr>
            <w:ins w:id="2226" w:author="Владимир Лаут" w:date="2021-04-01T13:00:00Z">
              <w:r>
                <w:rPr>
                  <w:rFonts w:ascii="Calibri" w:hAnsi="Calibri" w:cs="Calibri"/>
                  <w:color w:val="000000"/>
                  <w:sz w:val="22"/>
                </w:rPr>
                <w:t>Проекты ОВП</w:t>
              </w:r>
            </w:ins>
          </w:p>
        </w:tc>
        <w:tc>
          <w:tcPr>
            <w:tcW w:w="1032" w:type="pct"/>
          </w:tcPr>
          <w:p w14:paraId="0C9EF409" w14:textId="77777777" w:rsidR="009F10B1" w:rsidRDefault="009F10B1" w:rsidP="00015A7F">
            <w:pPr>
              <w:ind w:firstLine="0"/>
              <w:jc w:val="center"/>
              <w:rPr>
                <w:ins w:id="2227" w:author="Владимир Лаут" w:date="2021-04-01T13:00:00Z"/>
                <w:rFonts w:cs="Arial"/>
                <w:color w:val="000000"/>
                <w:sz w:val="20"/>
                <w:szCs w:val="20"/>
              </w:rPr>
            </w:pPr>
            <w:ins w:id="2228" w:author="Владимир Лаут" w:date="2021-04-01T13:00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4904AE92" w14:textId="77777777" w:rsidR="009F10B1" w:rsidRDefault="009F10B1" w:rsidP="00015A7F">
            <w:pPr>
              <w:ind w:firstLine="0"/>
              <w:rPr>
                <w:ins w:id="2229" w:author="Владимир Лаут" w:date="2021-04-01T13:00:00Z"/>
                <w:rFonts w:cs="Arial"/>
                <w:color w:val="000000"/>
                <w:sz w:val="20"/>
                <w:szCs w:val="20"/>
              </w:rPr>
            </w:pPr>
            <w:ins w:id="2230" w:author="Владимир Лаут" w:date="2021-04-01T13:00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53AA04CF" w14:textId="77777777" w:rsidR="009F10B1" w:rsidRPr="006F5656" w:rsidRDefault="009F10B1" w:rsidP="00015A7F">
            <w:pPr>
              <w:jc w:val="center"/>
              <w:rPr>
                <w:ins w:id="2231" w:author="Владимир Лаут" w:date="2021-04-01T13:00:00Z"/>
                <w:rFonts w:cs="Arial"/>
                <w:sz w:val="20"/>
                <w:szCs w:val="20"/>
              </w:rPr>
            </w:pPr>
          </w:p>
        </w:tc>
      </w:tr>
      <w:tr w:rsidR="009F10B1" w:rsidRPr="006F5656" w14:paraId="3F97074E" w14:textId="77777777" w:rsidTr="00015A7F">
        <w:trPr>
          <w:ins w:id="2232" w:author="Владимир Лаут" w:date="2021-04-01T13:00:00Z"/>
        </w:trPr>
        <w:tc>
          <w:tcPr>
            <w:tcW w:w="2206" w:type="pct"/>
            <w:shd w:val="clear" w:color="auto" w:fill="auto"/>
            <w:vAlign w:val="bottom"/>
          </w:tcPr>
          <w:p w14:paraId="2F21D174" w14:textId="77777777" w:rsidR="009F10B1" w:rsidRPr="006F5656" w:rsidRDefault="009F10B1" w:rsidP="00015A7F">
            <w:pPr>
              <w:ind w:firstLine="0"/>
              <w:rPr>
                <w:ins w:id="2233" w:author="Владимир Лаут" w:date="2021-04-01T13:00:00Z"/>
                <w:rFonts w:cs="Arial"/>
                <w:sz w:val="20"/>
                <w:szCs w:val="20"/>
              </w:rPr>
            </w:pPr>
            <w:ins w:id="2234" w:author="Владимир Лаут" w:date="2021-04-01T13:00:00Z">
              <w:r>
                <w:rPr>
                  <w:rFonts w:ascii="Calibri" w:hAnsi="Calibri" w:cs="Calibri"/>
                  <w:color w:val="000000"/>
                  <w:sz w:val="22"/>
                </w:rPr>
                <w:t>Сетевой график</w:t>
              </w:r>
            </w:ins>
          </w:p>
        </w:tc>
        <w:tc>
          <w:tcPr>
            <w:tcW w:w="1032" w:type="pct"/>
          </w:tcPr>
          <w:p w14:paraId="3F6D0DEE" w14:textId="77777777" w:rsidR="009F10B1" w:rsidRPr="006F5656" w:rsidRDefault="009F10B1" w:rsidP="00015A7F">
            <w:pPr>
              <w:ind w:firstLine="0"/>
              <w:jc w:val="center"/>
              <w:rPr>
                <w:ins w:id="2235" w:author="Владимир Лаут" w:date="2021-04-01T13:00:00Z"/>
                <w:rFonts w:cs="Arial"/>
                <w:sz w:val="20"/>
                <w:szCs w:val="20"/>
              </w:rPr>
            </w:pPr>
            <w:ins w:id="2236" w:author="Владимир Лаут" w:date="2021-04-01T13:00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55BC458B" w14:textId="77777777" w:rsidR="009F10B1" w:rsidRPr="006F5656" w:rsidRDefault="009F10B1" w:rsidP="00015A7F">
            <w:pPr>
              <w:ind w:firstLine="0"/>
              <w:rPr>
                <w:ins w:id="2237" w:author="Владимир Лаут" w:date="2021-04-01T13:00:00Z"/>
                <w:rFonts w:cs="Arial"/>
                <w:sz w:val="20"/>
                <w:szCs w:val="20"/>
              </w:rPr>
            </w:pPr>
            <w:ins w:id="2238" w:author="Владимир Лаут" w:date="2021-04-01T13:00:00Z">
              <w:r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32C4B66B" w14:textId="77777777" w:rsidR="009F10B1" w:rsidRPr="006F5656" w:rsidRDefault="009F10B1" w:rsidP="00015A7F">
            <w:pPr>
              <w:jc w:val="center"/>
              <w:rPr>
                <w:ins w:id="2239" w:author="Владимир Лаут" w:date="2021-04-01T13:00:00Z"/>
                <w:rFonts w:cs="Arial"/>
                <w:sz w:val="20"/>
                <w:szCs w:val="20"/>
              </w:rPr>
            </w:pPr>
          </w:p>
        </w:tc>
      </w:tr>
      <w:tr w:rsidR="009F10B1" w:rsidRPr="006F5656" w14:paraId="35884544" w14:textId="77777777" w:rsidTr="00015A7F">
        <w:trPr>
          <w:ins w:id="2240" w:author="Владимир Лаут" w:date="2021-04-01T13:00:00Z"/>
        </w:trPr>
        <w:tc>
          <w:tcPr>
            <w:tcW w:w="2206" w:type="pct"/>
            <w:shd w:val="clear" w:color="auto" w:fill="auto"/>
            <w:vAlign w:val="bottom"/>
          </w:tcPr>
          <w:p w14:paraId="20000C69" w14:textId="77777777" w:rsidR="009F10B1" w:rsidRPr="00A760F1" w:rsidRDefault="009F10B1" w:rsidP="00015A7F">
            <w:pPr>
              <w:ind w:firstLine="0"/>
              <w:rPr>
                <w:ins w:id="2241" w:author="Владимир Лаут" w:date="2021-04-01T13:00:00Z"/>
                <w:rFonts w:ascii="Calibri" w:hAnsi="Calibri" w:cs="Calibri"/>
                <w:color w:val="000000"/>
                <w:sz w:val="22"/>
              </w:rPr>
            </w:pPr>
            <w:ins w:id="2242" w:author="Владимир Лаут" w:date="2021-04-01T13:00:00Z">
              <w:r>
                <w:rPr>
                  <w:rFonts w:ascii="Calibri" w:hAnsi="Calibri" w:cs="Calibri"/>
                  <w:color w:val="000000"/>
                  <w:sz w:val="22"/>
                </w:rPr>
                <w:t>План предупредительного ТОРО</w:t>
              </w:r>
            </w:ins>
          </w:p>
        </w:tc>
        <w:tc>
          <w:tcPr>
            <w:tcW w:w="1032" w:type="pct"/>
          </w:tcPr>
          <w:p w14:paraId="3CE8E027" w14:textId="77777777" w:rsidR="009F10B1" w:rsidRPr="00CD1FC5" w:rsidRDefault="009F10B1" w:rsidP="00015A7F">
            <w:pPr>
              <w:ind w:firstLine="0"/>
              <w:jc w:val="center"/>
              <w:rPr>
                <w:ins w:id="2243" w:author="Владимир Лаут" w:date="2021-04-01T13:00:00Z"/>
                <w:rFonts w:cs="Arial"/>
                <w:color w:val="000000"/>
                <w:sz w:val="20"/>
                <w:szCs w:val="20"/>
              </w:rPr>
            </w:pPr>
            <w:ins w:id="2244" w:author="Владимир Лаут" w:date="2021-04-01T13:00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4CEC00FF" w14:textId="77777777" w:rsidR="009F10B1" w:rsidRPr="00F86B94" w:rsidRDefault="009F10B1" w:rsidP="00015A7F">
            <w:pPr>
              <w:ind w:firstLine="0"/>
              <w:jc w:val="center"/>
              <w:rPr>
                <w:ins w:id="2245" w:author="Владимир Лаут" w:date="2021-04-01T13:00:00Z"/>
                <w:rFonts w:cs="Arial"/>
                <w:color w:val="000000"/>
                <w:sz w:val="20"/>
                <w:szCs w:val="20"/>
              </w:rPr>
            </w:pPr>
            <w:ins w:id="2246" w:author="Владимир Лаут" w:date="2021-04-01T13:00:00Z">
              <w:r w:rsidRPr="00F86B94"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14EF25C2" w14:textId="77777777" w:rsidR="009F10B1" w:rsidRPr="006F5656" w:rsidRDefault="009F10B1" w:rsidP="00015A7F">
            <w:pPr>
              <w:jc w:val="center"/>
              <w:rPr>
                <w:ins w:id="2247" w:author="Владимир Лаут" w:date="2021-04-01T13:00:00Z"/>
                <w:rFonts w:cs="Arial"/>
                <w:sz w:val="20"/>
                <w:szCs w:val="20"/>
              </w:rPr>
            </w:pPr>
          </w:p>
        </w:tc>
      </w:tr>
      <w:tr w:rsidR="009F10B1" w:rsidRPr="006F5656" w14:paraId="46F8CFF9" w14:textId="77777777" w:rsidTr="00015A7F">
        <w:trPr>
          <w:ins w:id="2248" w:author="Владимир Лаут" w:date="2021-04-01T13:00:00Z"/>
        </w:trPr>
        <w:tc>
          <w:tcPr>
            <w:tcW w:w="2206" w:type="pct"/>
            <w:shd w:val="clear" w:color="auto" w:fill="auto"/>
            <w:vAlign w:val="bottom"/>
          </w:tcPr>
          <w:p w14:paraId="47D6079C" w14:textId="77777777" w:rsidR="009F10B1" w:rsidRPr="00A760F1" w:rsidRDefault="009F10B1" w:rsidP="00015A7F">
            <w:pPr>
              <w:ind w:firstLine="0"/>
              <w:rPr>
                <w:ins w:id="2249" w:author="Владимир Лаут" w:date="2021-04-01T13:00:00Z"/>
                <w:rFonts w:ascii="Calibri" w:hAnsi="Calibri" w:cs="Calibri"/>
                <w:color w:val="000000"/>
                <w:sz w:val="22"/>
              </w:rPr>
            </w:pPr>
            <w:ins w:id="2250" w:author="Владимир Лаут" w:date="2021-04-01T13:00:00Z">
              <w:r w:rsidRPr="00A760F1">
                <w:rPr>
                  <w:rFonts w:ascii="Calibri" w:hAnsi="Calibri" w:cs="Calibri"/>
                  <w:color w:val="000000"/>
                  <w:sz w:val="22"/>
                </w:rPr>
                <w:t>Признаки единиц оборудования</w:t>
              </w:r>
            </w:ins>
          </w:p>
        </w:tc>
        <w:tc>
          <w:tcPr>
            <w:tcW w:w="1032" w:type="pct"/>
          </w:tcPr>
          <w:p w14:paraId="78EED791" w14:textId="77777777" w:rsidR="009F10B1" w:rsidRPr="00CD1FC5" w:rsidRDefault="009F10B1" w:rsidP="00015A7F">
            <w:pPr>
              <w:ind w:firstLine="0"/>
              <w:jc w:val="center"/>
              <w:rPr>
                <w:ins w:id="2251" w:author="Владимир Лаут" w:date="2021-04-01T13:00:00Z"/>
                <w:rFonts w:cs="Arial"/>
                <w:color w:val="000000"/>
                <w:sz w:val="20"/>
                <w:szCs w:val="20"/>
              </w:rPr>
            </w:pPr>
            <w:ins w:id="2252" w:author="Владимир Лаут" w:date="2021-04-01T13:00:00Z">
              <w:r>
                <w:rPr>
                  <w:rFonts w:cs="Arial"/>
                  <w:color w:val="000000"/>
                  <w:sz w:val="20"/>
                  <w:szCs w:val="20"/>
                </w:rPr>
                <w:t>Все предприятия</w:t>
              </w:r>
            </w:ins>
          </w:p>
        </w:tc>
        <w:tc>
          <w:tcPr>
            <w:tcW w:w="811" w:type="pct"/>
            <w:vAlign w:val="center"/>
          </w:tcPr>
          <w:p w14:paraId="7DD0C517" w14:textId="77777777" w:rsidR="009F10B1" w:rsidRPr="00F86B94" w:rsidRDefault="009F10B1" w:rsidP="00015A7F">
            <w:pPr>
              <w:ind w:firstLine="0"/>
              <w:jc w:val="center"/>
              <w:rPr>
                <w:ins w:id="2253" w:author="Владимир Лаут" w:date="2021-04-01T13:00:00Z"/>
                <w:rFonts w:cs="Arial"/>
                <w:color w:val="000000"/>
                <w:sz w:val="20"/>
                <w:szCs w:val="20"/>
              </w:rPr>
            </w:pPr>
            <w:ins w:id="2254" w:author="Владимир Лаут" w:date="2021-04-01T13:00:00Z">
              <w:r w:rsidRPr="00F86B94">
                <w:rPr>
                  <w:rFonts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951" w:type="pct"/>
            <w:shd w:val="clear" w:color="auto" w:fill="auto"/>
          </w:tcPr>
          <w:p w14:paraId="4D260774" w14:textId="77777777" w:rsidR="009F10B1" w:rsidRPr="006F5656" w:rsidRDefault="009F10B1" w:rsidP="00015A7F">
            <w:pPr>
              <w:keepNext/>
              <w:jc w:val="center"/>
              <w:rPr>
                <w:ins w:id="2255" w:author="Владимир Лаут" w:date="2021-04-01T13:00:00Z"/>
                <w:rFonts w:cs="Arial"/>
                <w:sz w:val="20"/>
                <w:szCs w:val="20"/>
              </w:rPr>
            </w:pPr>
          </w:p>
        </w:tc>
      </w:tr>
    </w:tbl>
    <w:p w14:paraId="524F4D56" w14:textId="77777777" w:rsidR="009F10B1" w:rsidRPr="00894DBF" w:rsidRDefault="009F10B1" w:rsidP="009F10B1">
      <w:pPr>
        <w:pStyle w:val="21"/>
        <w:rPr>
          <w:ins w:id="2256" w:author="Владимир Лаут" w:date="2021-04-01T13:00:00Z"/>
        </w:rPr>
      </w:pPr>
      <w:bookmarkStart w:id="2257" w:name="_Toc69225584"/>
      <w:ins w:id="2258" w:author="Владимир Лаут" w:date="2021-04-01T13:00:00Z">
        <w:r>
          <w:t>Гибкий отчет «</w:t>
        </w:r>
        <w:r w:rsidRPr="00E92DB3">
          <w:t>PM-M1</w:t>
        </w:r>
        <w:r>
          <w:t>2</w:t>
        </w:r>
        <w:r w:rsidRPr="00894DBF">
          <w:t xml:space="preserve"> </w:t>
        </w:r>
        <w:r w:rsidRPr="00EC1DAF">
          <w:t>Форматы планирования среднесрочного плана и бюджета воздействий на ПА</w:t>
        </w:r>
        <w:r>
          <w:t>»</w:t>
        </w:r>
        <w:bookmarkEnd w:id="2257"/>
      </w:ins>
    </w:p>
    <w:p w14:paraId="4756B9D4" w14:textId="77777777" w:rsidR="009F10B1" w:rsidRDefault="009F10B1" w:rsidP="009F10B1">
      <w:pPr>
        <w:pStyle w:val="30"/>
        <w:rPr>
          <w:ins w:id="2259" w:author="Владимир Лаут" w:date="2021-04-01T13:00:00Z"/>
        </w:rPr>
      </w:pPr>
      <w:bookmarkStart w:id="2260" w:name="_Toc69225585"/>
      <w:ins w:id="2261" w:author="Владимир Лаут" w:date="2021-04-01T13:00:00Z">
        <w:r w:rsidRPr="00B731DA">
          <w:t>Состав данных и общее описание</w:t>
        </w:r>
        <w:bookmarkEnd w:id="2260"/>
      </w:ins>
    </w:p>
    <w:p w14:paraId="6523CED5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262" w:author="Владимир Лаут" w:date="2021-04-01T13:00:00Z"/>
          <w:rPrChange w:id="2263" w:author="Владимир Лаут" w:date="2021-04-01T13:01:00Z">
            <w:rPr>
              <w:ins w:id="2264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265" w:author="Владимир Лаут" w:date="2021-04-01T13:01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266" w:author="Владимир Лаут" w:date="2021-04-01T13:00:00Z">
        <w:r w:rsidRPr="009F10B1">
          <w:rPr>
            <w:rPrChange w:id="2267" w:author="Владимир Лаут" w:date="2021-04-01T13:01:00Z">
              <w:rPr>
                <w:rFonts w:cs="Arial"/>
              </w:rPr>
            </w:rPrChange>
          </w:rPr>
          <w:t xml:space="preserve">Формирование </w:t>
        </w:r>
        <w:r w:rsidRPr="009F10B1">
          <w:rPr>
            <w:rPrChange w:id="2268" w:author="Владимир Лаут" w:date="2021-04-01T13:01:00Z">
              <w:rPr>
                <w:rFonts w:cs="Arial"/>
                <w:color w:val="000000" w:themeColor="text1"/>
              </w:rPr>
            </w:rPrChange>
          </w:rPr>
          <w:t xml:space="preserve">среднесрочного </w:t>
        </w:r>
        <w:r w:rsidRPr="009F10B1">
          <w:rPr>
            <w:rPrChange w:id="2269" w:author="Владимир Лаут" w:date="2021-04-01T13:01:00Z">
              <w:rPr>
                <w:rFonts w:cs="Arial"/>
              </w:rPr>
            </w:rPrChange>
          </w:rPr>
          <w:t>бюджета воздействий на производственные активы;</w:t>
        </w:r>
      </w:ins>
    </w:p>
    <w:p w14:paraId="29C2B2E6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270" w:author="Владимир Лаут" w:date="2021-04-01T13:00:00Z"/>
          <w:rPrChange w:id="2271" w:author="Владимир Лаут" w:date="2021-04-01T13:01:00Z">
            <w:rPr>
              <w:ins w:id="2272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273" w:author="Владимир Лаут" w:date="2021-04-01T13:01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274" w:author="Владимир Лаут" w:date="2021-04-01T13:00:00Z">
        <w:r w:rsidRPr="009F10B1">
          <w:rPr>
            <w:rPrChange w:id="2275" w:author="Владимир Лаут" w:date="2021-04-01T13:01:00Z">
              <w:rPr>
                <w:rFonts w:cs="Arial"/>
              </w:rPr>
            </w:rPrChange>
          </w:rPr>
          <w:t xml:space="preserve">Отображение </w:t>
        </w:r>
        <w:r w:rsidRPr="009F10B1">
          <w:rPr>
            <w:rPrChange w:id="2276" w:author="Владимир Лаут" w:date="2021-04-01T13:01:00Z">
              <w:rPr>
                <w:rFonts w:cs="Arial"/>
                <w:color w:val="000000" w:themeColor="text1"/>
              </w:rPr>
            </w:rPrChange>
          </w:rPr>
          <w:t>заказов ТОРО, ППР на основании которых сформировались данные по плану;</w:t>
        </w:r>
      </w:ins>
    </w:p>
    <w:p w14:paraId="2D55DC26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277" w:author="Владимир Лаут" w:date="2021-04-01T13:00:00Z"/>
          <w:rPrChange w:id="2278" w:author="Владимир Лаут" w:date="2021-04-01T13:01:00Z">
            <w:rPr>
              <w:ins w:id="2279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280" w:author="Владимир Лаут" w:date="2021-04-01T13:01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281" w:author="Владимир Лаут" w:date="2021-04-01T13:00:00Z">
        <w:r w:rsidRPr="009F10B1">
          <w:rPr>
            <w:rPrChange w:id="2282" w:author="Владимир Лаут" w:date="2021-04-01T13:01:00Z">
              <w:rPr>
                <w:rFonts w:cs="Arial"/>
                <w:color w:val="000000" w:themeColor="text1"/>
              </w:rPr>
            </w:rPrChange>
          </w:rPr>
          <w:t>Отображение сетевых графиков, на основании которые сформировались данные по плану;</w:t>
        </w:r>
      </w:ins>
    </w:p>
    <w:p w14:paraId="51EB794B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283" w:author="Владимир Лаут" w:date="2021-04-01T13:00:00Z"/>
          <w:rPrChange w:id="2284" w:author="Владимир Лаут" w:date="2021-04-01T13:01:00Z">
            <w:rPr>
              <w:ins w:id="2285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286" w:author="Владимир Лаут" w:date="2021-04-01T13:01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287" w:author="Владимир Лаут" w:date="2021-04-01T13:00:00Z">
        <w:r w:rsidRPr="009F10B1">
          <w:rPr>
            <w:rPrChange w:id="2288" w:author="Владимир Лаут" w:date="2021-04-01T13:01:00Z">
              <w:rPr>
                <w:rFonts w:cs="Arial"/>
              </w:rPr>
            </w:rPrChange>
          </w:rPr>
          <w:t>Моделирование плановых данных на трехлетний период;</w:t>
        </w:r>
      </w:ins>
    </w:p>
    <w:p w14:paraId="519903C4" w14:textId="77777777" w:rsidR="009F10B1" w:rsidRDefault="009F10B1" w:rsidP="009F10B1">
      <w:pPr>
        <w:pStyle w:val="30"/>
        <w:rPr>
          <w:ins w:id="2289" w:author="Владимир Лаут" w:date="2021-04-01T13:00:00Z"/>
        </w:rPr>
      </w:pPr>
      <w:bookmarkStart w:id="2290" w:name="_Toc69225586"/>
      <w:ins w:id="2291" w:author="Владимир Лаут" w:date="2021-04-01T13:00:00Z">
        <w:r w:rsidRPr="00557467">
          <w:t>Организационный охват</w:t>
        </w:r>
        <w:bookmarkEnd w:id="2290"/>
      </w:ins>
    </w:p>
    <w:p w14:paraId="76326804" w14:textId="77777777" w:rsidR="009F10B1" w:rsidRDefault="009F10B1" w:rsidP="009F10B1">
      <w:pPr>
        <w:pStyle w:val="aff0"/>
        <w:spacing w:before="60" w:line="276" w:lineRule="auto"/>
        <w:ind w:left="720" w:firstLine="0"/>
        <w:rPr>
          <w:ins w:id="2292" w:author="Владимир Лаут" w:date="2021-04-01T13:00:00Z"/>
        </w:rPr>
      </w:pPr>
      <w:ins w:id="2293" w:author="Владимир Лаут" w:date="2021-04-01T13:00:00Z">
        <w:r>
          <w:t xml:space="preserve">Отчёт спроектирован для следующих балансовых единиц: </w:t>
        </w:r>
      </w:ins>
    </w:p>
    <w:p w14:paraId="06CD5E4A" w14:textId="77777777" w:rsidR="009F10B1" w:rsidRDefault="009F10B1" w:rsidP="009F10B1">
      <w:pPr>
        <w:pStyle w:val="aff0"/>
        <w:numPr>
          <w:ilvl w:val="0"/>
          <w:numId w:val="25"/>
        </w:numPr>
        <w:spacing w:before="60" w:line="276" w:lineRule="auto"/>
        <w:rPr>
          <w:ins w:id="2294" w:author="Владимир Лаут" w:date="2021-04-01T13:00:00Z"/>
        </w:rPr>
      </w:pPr>
      <w:ins w:id="2295" w:author="Владимир Лаут" w:date="2021-04-01T13:00:00Z">
        <w:r>
          <w:t>Управляющая компания ООО «УК Полюс»;</w:t>
        </w:r>
      </w:ins>
    </w:p>
    <w:p w14:paraId="0FA6E1AD" w14:textId="77777777" w:rsidR="009F10B1" w:rsidRDefault="009F10B1" w:rsidP="009F10B1">
      <w:pPr>
        <w:pStyle w:val="aff0"/>
        <w:numPr>
          <w:ilvl w:val="0"/>
          <w:numId w:val="25"/>
        </w:numPr>
        <w:spacing w:before="60" w:line="276" w:lineRule="auto"/>
        <w:rPr>
          <w:ins w:id="2296" w:author="Владимир Лаут" w:date="2021-04-01T13:00:00Z"/>
        </w:rPr>
      </w:pPr>
      <w:ins w:id="2297" w:author="Владимир Лаут" w:date="2021-04-01T13:00:00Z">
        <w:r>
          <w:lastRenderedPageBreak/>
          <w:t>Рудные золотодобывающие предприятия: АО «Полюс Красноярск», АО «Полюс Вернинское», АО «РиМ», АО «Алданзолото ГРК»;</w:t>
        </w:r>
      </w:ins>
    </w:p>
    <w:p w14:paraId="102C6472" w14:textId="77777777" w:rsidR="009F10B1" w:rsidRDefault="009F10B1" w:rsidP="009F10B1">
      <w:pPr>
        <w:pStyle w:val="aff0"/>
        <w:numPr>
          <w:ilvl w:val="0"/>
          <w:numId w:val="25"/>
        </w:numPr>
        <w:spacing w:before="60" w:line="276" w:lineRule="auto"/>
        <w:rPr>
          <w:ins w:id="2298" w:author="Владимир Лаут" w:date="2021-04-01T13:00:00Z"/>
        </w:rPr>
      </w:pPr>
      <w:ins w:id="2299" w:author="Владимир Лаут" w:date="2021-04-01T13:00:00Z">
        <w:r>
          <w:t>Геологоразведочные предприятия: АО «Тодона», ООО «Первое ГРП», ООО «Амурское ГРП», ООО «Магаданское ГРП»;</w:t>
        </w:r>
      </w:ins>
    </w:p>
    <w:p w14:paraId="12161E8B" w14:textId="77777777" w:rsidR="009F10B1" w:rsidRDefault="009F10B1" w:rsidP="009F10B1">
      <w:pPr>
        <w:pStyle w:val="aff0"/>
        <w:numPr>
          <w:ilvl w:val="0"/>
          <w:numId w:val="25"/>
        </w:numPr>
        <w:spacing w:before="60" w:line="276" w:lineRule="auto"/>
        <w:rPr>
          <w:ins w:id="2300" w:author="Владимир Лаут" w:date="2021-04-01T13:00:00Z"/>
        </w:rPr>
      </w:pPr>
      <w:ins w:id="2301" w:author="Владимир Лаут" w:date="2021-04-01T13:00:00Z">
        <w:r>
          <w:t>Сервисные компании: АО «Полюс Логистика», ООО «МФЦ Полюс», ООО «Полюс Строй», ООО «Полюс Проект».</w:t>
        </w:r>
      </w:ins>
    </w:p>
    <w:p w14:paraId="759E65A7" w14:textId="77777777" w:rsidR="009F10B1" w:rsidRPr="00894DBF" w:rsidRDefault="009F10B1" w:rsidP="009F10B1">
      <w:pPr>
        <w:rPr>
          <w:ins w:id="2302" w:author="Владимир Лаут" w:date="2021-04-01T13:00:00Z"/>
        </w:rPr>
      </w:pPr>
    </w:p>
    <w:p w14:paraId="58AEA97C" w14:textId="77777777" w:rsidR="009F10B1" w:rsidRDefault="009F10B1" w:rsidP="009F10B1">
      <w:pPr>
        <w:pStyle w:val="30"/>
        <w:rPr>
          <w:ins w:id="2303" w:author="Владимир Лаут" w:date="2021-04-01T13:00:00Z"/>
        </w:rPr>
      </w:pPr>
      <w:bookmarkStart w:id="2304" w:name="_Toc69225587"/>
      <w:ins w:id="2305" w:author="Владимир Лаут" w:date="2021-04-01T13:00:00Z">
        <w:r w:rsidRPr="008632D8">
          <w:t>Сценарии использования</w:t>
        </w:r>
        <w:bookmarkEnd w:id="2304"/>
      </w:ins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2"/>
        <w:gridCol w:w="5377"/>
      </w:tblGrid>
      <w:tr w:rsidR="009F10B1" w:rsidRPr="006F5656" w14:paraId="07144DEB" w14:textId="77777777" w:rsidTr="00015A7F">
        <w:trPr>
          <w:cantSplit/>
          <w:trHeight w:val="20"/>
          <w:tblHeader/>
          <w:ins w:id="2306" w:author="Владимир Лаут" w:date="2021-04-01T13:00:00Z"/>
        </w:trPr>
        <w:tc>
          <w:tcPr>
            <w:tcW w:w="2202" w:type="pct"/>
            <w:shd w:val="clear" w:color="auto" w:fill="FFC000"/>
            <w:vAlign w:val="center"/>
          </w:tcPr>
          <w:p w14:paraId="3FA8D097" w14:textId="77777777" w:rsidR="009F10B1" w:rsidRPr="00876BA0" w:rsidRDefault="009F10B1" w:rsidP="00015A7F">
            <w:pPr>
              <w:jc w:val="center"/>
              <w:rPr>
                <w:ins w:id="2307" w:author="Владимир Лаут" w:date="2021-04-01T13:00:00Z"/>
                <w:rFonts w:cs="Arial"/>
                <w:b/>
                <w:sz w:val="20"/>
                <w:szCs w:val="20"/>
              </w:rPr>
            </w:pPr>
            <w:ins w:id="2308" w:author="Владимир Лаут" w:date="2021-04-01T13:00:00Z">
              <w:r w:rsidRPr="00876BA0">
                <w:rPr>
                  <w:rFonts w:cs="Arial"/>
                  <w:b/>
                  <w:sz w:val="20"/>
                  <w:szCs w:val="20"/>
                </w:rPr>
                <w:t>Сценарий</w:t>
              </w:r>
            </w:ins>
          </w:p>
        </w:tc>
        <w:tc>
          <w:tcPr>
            <w:tcW w:w="2798" w:type="pct"/>
            <w:shd w:val="clear" w:color="auto" w:fill="FFC000"/>
            <w:vAlign w:val="center"/>
          </w:tcPr>
          <w:p w14:paraId="4A5702D4" w14:textId="77777777" w:rsidR="009F10B1" w:rsidRPr="00876BA0" w:rsidRDefault="009F10B1" w:rsidP="00015A7F">
            <w:pPr>
              <w:jc w:val="center"/>
              <w:rPr>
                <w:ins w:id="2309" w:author="Владимир Лаут" w:date="2021-04-01T13:00:00Z"/>
                <w:rFonts w:cs="Arial"/>
                <w:b/>
                <w:sz w:val="20"/>
                <w:szCs w:val="20"/>
              </w:rPr>
            </w:pPr>
            <w:ins w:id="2310" w:author="Владимир Лаут" w:date="2021-04-01T13:00:00Z">
              <w:r>
                <w:rPr>
                  <w:rFonts w:cs="Arial"/>
                  <w:b/>
                  <w:sz w:val="20"/>
                  <w:szCs w:val="20"/>
                </w:rPr>
                <w:t>Кто использует, как часто</w:t>
              </w:r>
            </w:ins>
          </w:p>
        </w:tc>
      </w:tr>
      <w:tr w:rsidR="009F10B1" w:rsidRPr="006F5656" w14:paraId="7DF95245" w14:textId="77777777" w:rsidTr="00015A7F">
        <w:trPr>
          <w:cantSplit/>
          <w:trHeight w:val="20"/>
          <w:ins w:id="2311" w:author="Владимир Лаут" w:date="2021-04-01T13:00:00Z"/>
        </w:trPr>
        <w:tc>
          <w:tcPr>
            <w:tcW w:w="2202" w:type="pct"/>
            <w:shd w:val="clear" w:color="auto" w:fill="auto"/>
          </w:tcPr>
          <w:p w14:paraId="30FDEE1D" w14:textId="77777777" w:rsidR="009F10B1" w:rsidRDefault="009F10B1" w:rsidP="00015A7F">
            <w:pPr>
              <w:ind w:firstLine="0"/>
              <w:rPr>
                <w:ins w:id="2312" w:author="Владимир Лаут" w:date="2021-04-01T13:00:00Z"/>
                <w:rFonts w:cs="Arial"/>
                <w:sz w:val="20"/>
                <w:szCs w:val="20"/>
              </w:rPr>
            </w:pPr>
            <w:ins w:id="2313" w:author="Владимир Лаут" w:date="2021-04-01T13:00:00Z">
              <w:r>
                <w:rPr>
                  <w:rFonts w:cs="Arial"/>
                  <w:sz w:val="20"/>
                  <w:szCs w:val="20"/>
                </w:rPr>
                <w:t>Анализ среднесрочного плана воздействий на производственные активы</w:t>
              </w:r>
            </w:ins>
          </w:p>
        </w:tc>
        <w:tc>
          <w:tcPr>
            <w:tcW w:w="2798" w:type="pct"/>
            <w:shd w:val="clear" w:color="auto" w:fill="auto"/>
          </w:tcPr>
          <w:p w14:paraId="18A49BCA" w14:textId="77777777" w:rsidR="009F10B1" w:rsidRDefault="009F10B1" w:rsidP="00015A7F">
            <w:pPr>
              <w:ind w:firstLine="0"/>
              <w:rPr>
                <w:ins w:id="2314" w:author="Владимир Лаут" w:date="2021-04-01T13:00:00Z"/>
                <w:rFonts w:cs="Arial"/>
                <w:sz w:val="20"/>
                <w:szCs w:val="20"/>
              </w:rPr>
            </w:pPr>
            <w:ins w:id="2315" w:author="Владимир Лаут" w:date="2021-04-01T13:00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>, ежегодно</w:t>
              </w:r>
              <w:r w:rsidRPr="004A2F87">
                <w:rPr>
                  <w:rFonts w:cs="Arial"/>
                  <w:sz w:val="20"/>
                  <w:szCs w:val="20"/>
                </w:rPr>
                <w:t>.</w:t>
              </w:r>
            </w:ins>
          </w:p>
        </w:tc>
      </w:tr>
      <w:tr w:rsidR="009F10B1" w:rsidRPr="006F5656" w14:paraId="60F5EEF3" w14:textId="77777777" w:rsidTr="00015A7F">
        <w:trPr>
          <w:cantSplit/>
          <w:trHeight w:val="20"/>
          <w:ins w:id="2316" w:author="Владимир Лаут" w:date="2021-04-01T13:00:00Z"/>
        </w:trPr>
        <w:tc>
          <w:tcPr>
            <w:tcW w:w="2202" w:type="pct"/>
            <w:shd w:val="clear" w:color="auto" w:fill="auto"/>
          </w:tcPr>
          <w:p w14:paraId="60D6229E" w14:textId="77777777" w:rsidR="009F10B1" w:rsidRDefault="009F10B1" w:rsidP="00015A7F">
            <w:pPr>
              <w:ind w:firstLine="0"/>
              <w:rPr>
                <w:ins w:id="2317" w:author="Владимир Лаут" w:date="2021-04-01T13:00:00Z"/>
                <w:rFonts w:cs="Arial"/>
                <w:sz w:val="20"/>
                <w:szCs w:val="20"/>
              </w:rPr>
            </w:pPr>
            <w:ins w:id="2318" w:author="Владимир Лаут" w:date="2021-04-01T13:00:00Z">
              <w:r>
                <w:rPr>
                  <w:rFonts w:cs="Arial"/>
                  <w:sz w:val="20"/>
                  <w:szCs w:val="20"/>
                </w:rPr>
                <w:t>Формирование среднесрочного бюджета воздействий</w:t>
              </w:r>
            </w:ins>
          </w:p>
        </w:tc>
        <w:tc>
          <w:tcPr>
            <w:tcW w:w="2798" w:type="pct"/>
            <w:shd w:val="clear" w:color="auto" w:fill="auto"/>
          </w:tcPr>
          <w:p w14:paraId="11FAE37D" w14:textId="77777777" w:rsidR="009F10B1" w:rsidRDefault="009F10B1" w:rsidP="00015A7F">
            <w:pPr>
              <w:ind w:firstLine="0"/>
              <w:rPr>
                <w:ins w:id="2319" w:author="Владимир Лаут" w:date="2021-04-01T13:00:00Z"/>
                <w:rFonts w:cs="Arial"/>
                <w:sz w:val="20"/>
                <w:szCs w:val="20"/>
              </w:rPr>
            </w:pPr>
            <w:ins w:id="2320" w:author="Владимир Лаут" w:date="2021-04-01T13:00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>, ежегодно</w:t>
              </w:r>
              <w:r w:rsidRPr="004A2F87">
                <w:rPr>
                  <w:rFonts w:cs="Arial"/>
                  <w:sz w:val="20"/>
                  <w:szCs w:val="20"/>
                </w:rPr>
                <w:t>.</w:t>
              </w:r>
            </w:ins>
          </w:p>
        </w:tc>
      </w:tr>
    </w:tbl>
    <w:p w14:paraId="55DCD77D" w14:textId="77777777" w:rsidR="009F10B1" w:rsidRPr="00894DBF" w:rsidRDefault="009F10B1" w:rsidP="009F10B1">
      <w:pPr>
        <w:rPr>
          <w:ins w:id="2321" w:author="Владимир Лаут" w:date="2021-04-01T13:00:00Z"/>
        </w:rPr>
      </w:pPr>
    </w:p>
    <w:p w14:paraId="1443AFE1" w14:textId="77777777" w:rsidR="009F10B1" w:rsidRDefault="009F10B1" w:rsidP="009F10B1">
      <w:pPr>
        <w:pStyle w:val="30"/>
        <w:rPr>
          <w:ins w:id="2322" w:author="Владимир Лаут" w:date="2021-04-01T13:00:00Z"/>
        </w:rPr>
      </w:pPr>
      <w:bookmarkStart w:id="2323" w:name="_Toc69225588"/>
      <w:ins w:id="2324" w:author="Владимир Лаут" w:date="2021-04-01T13:00:00Z">
        <w:r>
          <w:t>Исходные н</w:t>
        </w:r>
        <w:r w:rsidRPr="008632D8">
          <w:t>аборы данных</w:t>
        </w:r>
        <w:bookmarkEnd w:id="2323"/>
      </w:ins>
    </w:p>
    <w:p w14:paraId="03BEF993" w14:textId="77777777" w:rsidR="009F10B1" w:rsidRPr="008C321C" w:rsidRDefault="009F10B1" w:rsidP="009F10B1">
      <w:pPr>
        <w:rPr>
          <w:ins w:id="2325" w:author="Владимир Лаут" w:date="2021-04-01T13:00:00Z"/>
          <w:lang w:val="en-US"/>
        </w:rPr>
      </w:pPr>
      <w:ins w:id="2326" w:author="Владимир Лаут" w:date="2021-04-01T13:00:00Z">
        <w:r>
          <w:t xml:space="preserve">Аналогичный </w:t>
        </w:r>
        <w:r>
          <w:rPr>
            <w:lang w:val="en-US"/>
          </w:rPr>
          <w:t xml:space="preserve">PM-M11. </w:t>
        </w:r>
      </w:ins>
    </w:p>
    <w:p w14:paraId="50791DAB" w14:textId="77777777" w:rsidR="009F10B1" w:rsidRPr="00894DBF" w:rsidRDefault="009F10B1" w:rsidP="009F10B1">
      <w:pPr>
        <w:pStyle w:val="21"/>
        <w:rPr>
          <w:ins w:id="2327" w:author="Владимир Лаут" w:date="2021-04-01T13:00:00Z"/>
        </w:rPr>
      </w:pPr>
      <w:bookmarkStart w:id="2328" w:name="_Toc69225589"/>
      <w:ins w:id="2329" w:author="Владимир Лаут" w:date="2021-04-01T13:00:00Z">
        <w:r>
          <w:t>Гибкий отчет «</w:t>
        </w:r>
        <w:r w:rsidRPr="00E92DB3">
          <w:t>PM-M1</w:t>
        </w:r>
        <w:r w:rsidRPr="008C321C">
          <w:t>3</w:t>
        </w:r>
        <w:r w:rsidRPr="00894DBF">
          <w:t xml:space="preserve"> </w:t>
        </w:r>
        <w:r w:rsidRPr="00EC1DAF">
          <w:t>Форматы планирования долгосрочного плана и бюджета воздействий на ПА</w:t>
        </w:r>
        <w:r>
          <w:t>»</w:t>
        </w:r>
        <w:bookmarkEnd w:id="2328"/>
      </w:ins>
    </w:p>
    <w:p w14:paraId="51741BD6" w14:textId="77777777" w:rsidR="009F10B1" w:rsidRDefault="009F10B1" w:rsidP="009F10B1">
      <w:pPr>
        <w:pStyle w:val="30"/>
        <w:rPr>
          <w:ins w:id="2330" w:author="Владимир Лаут" w:date="2021-04-01T13:00:00Z"/>
        </w:rPr>
      </w:pPr>
      <w:bookmarkStart w:id="2331" w:name="_Toc69225590"/>
      <w:ins w:id="2332" w:author="Владимир Лаут" w:date="2021-04-01T13:00:00Z">
        <w:r w:rsidRPr="00B731DA">
          <w:t>Состав данных и общее описание</w:t>
        </w:r>
        <w:bookmarkEnd w:id="2331"/>
      </w:ins>
    </w:p>
    <w:p w14:paraId="6E5CBE1A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333" w:author="Владимир Лаут" w:date="2021-04-01T13:00:00Z"/>
          <w:rPrChange w:id="2334" w:author="Владимир Лаут" w:date="2021-04-01T13:01:00Z">
            <w:rPr>
              <w:ins w:id="2335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336" w:author="Владимир Лаут" w:date="2021-04-01T13:01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337" w:author="Владимир Лаут" w:date="2021-04-01T13:00:00Z">
        <w:r w:rsidRPr="009F10B1">
          <w:rPr>
            <w:rPrChange w:id="2338" w:author="Владимир Лаут" w:date="2021-04-01T13:01:00Z">
              <w:rPr>
                <w:rFonts w:cs="Arial"/>
              </w:rPr>
            </w:rPrChange>
          </w:rPr>
          <w:t xml:space="preserve">Формирование </w:t>
        </w:r>
        <w:r w:rsidRPr="009F10B1">
          <w:rPr>
            <w:rPrChange w:id="2339" w:author="Владимир Лаут" w:date="2021-04-01T13:01:00Z">
              <w:rPr>
                <w:rFonts w:cs="Arial"/>
                <w:color w:val="000000" w:themeColor="text1"/>
              </w:rPr>
            </w:rPrChange>
          </w:rPr>
          <w:t xml:space="preserve">долгосрочного </w:t>
        </w:r>
        <w:r w:rsidRPr="009F10B1">
          <w:rPr>
            <w:rPrChange w:id="2340" w:author="Владимир Лаут" w:date="2021-04-01T13:01:00Z">
              <w:rPr>
                <w:rFonts w:cs="Arial"/>
              </w:rPr>
            </w:rPrChange>
          </w:rPr>
          <w:t>бюджета воздействий на производственные активы;</w:t>
        </w:r>
      </w:ins>
    </w:p>
    <w:p w14:paraId="76F5D1B8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341" w:author="Владимир Лаут" w:date="2021-04-01T13:00:00Z"/>
          <w:rPrChange w:id="2342" w:author="Владимир Лаут" w:date="2021-04-01T13:01:00Z">
            <w:rPr>
              <w:ins w:id="2343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344" w:author="Владимир Лаут" w:date="2021-04-01T13:01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345" w:author="Владимир Лаут" w:date="2021-04-01T13:00:00Z">
        <w:r w:rsidRPr="009F10B1">
          <w:rPr>
            <w:rPrChange w:id="2346" w:author="Владимир Лаут" w:date="2021-04-01T13:01:00Z">
              <w:rPr>
                <w:rFonts w:cs="Arial"/>
              </w:rPr>
            </w:rPrChange>
          </w:rPr>
          <w:t xml:space="preserve">Отображение </w:t>
        </w:r>
        <w:r w:rsidRPr="009F10B1">
          <w:rPr>
            <w:rPrChange w:id="2347" w:author="Владимир Лаут" w:date="2021-04-01T13:01:00Z">
              <w:rPr>
                <w:rFonts w:cs="Arial"/>
                <w:color w:val="000000" w:themeColor="text1"/>
              </w:rPr>
            </w:rPrChange>
          </w:rPr>
          <w:t>заказов ТОРО, ППР на основании которых сформировались данные по плану;</w:t>
        </w:r>
      </w:ins>
    </w:p>
    <w:p w14:paraId="4F7B7DCC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348" w:author="Владимир Лаут" w:date="2021-04-01T13:00:00Z"/>
          <w:rPrChange w:id="2349" w:author="Владимир Лаут" w:date="2021-04-01T13:01:00Z">
            <w:rPr>
              <w:ins w:id="2350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351" w:author="Владимир Лаут" w:date="2021-04-01T13:01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352" w:author="Владимир Лаут" w:date="2021-04-01T13:00:00Z">
        <w:r w:rsidRPr="009F10B1">
          <w:rPr>
            <w:rPrChange w:id="2353" w:author="Владимир Лаут" w:date="2021-04-01T13:01:00Z">
              <w:rPr>
                <w:rFonts w:cs="Arial"/>
                <w:color w:val="000000" w:themeColor="text1"/>
              </w:rPr>
            </w:rPrChange>
          </w:rPr>
          <w:t>Отображение сетевых графиков, на основании которые сформировались данные по плану;</w:t>
        </w:r>
      </w:ins>
    </w:p>
    <w:p w14:paraId="4F95E1FC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354" w:author="Владимир Лаут" w:date="2021-04-01T13:00:00Z"/>
          <w:rPrChange w:id="2355" w:author="Владимир Лаут" w:date="2021-04-01T13:01:00Z">
            <w:rPr>
              <w:ins w:id="2356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357" w:author="Владимир Лаут" w:date="2021-04-01T13:01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358" w:author="Владимир Лаут" w:date="2021-04-01T13:00:00Z">
        <w:r w:rsidRPr="009F10B1">
          <w:rPr>
            <w:rPrChange w:id="2359" w:author="Владимир Лаут" w:date="2021-04-01T13:01:00Z">
              <w:rPr>
                <w:rFonts w:cs="Arial"/>
              </w:rPr>
            </w:rPrChange>
          </w:rPr>
          <w:t>Моделирование плановых данных на десятилетней период;</w:t>
        </w:r>
      </w:ins>
    </w:p>
    <w:p w14:paraId="440B6972" w14:textId="77777777" w:rsidR="009F10B1" w:rsidRPr="009F10B1" w:rsidRDefault="009F10B1">
      <w:pPr>
        <w:pStyle w:val="aff0"/>
        <w:numPr>
          <w:ilvl w:val="0"/>
          <w:numId w:val="25"/>
        </w:numPr>
        <w:spacing w:before="60" w:line="276" w:lineRule="auto"/>
        <w:rPr>
          <w:ins w:id="2360" w:author="Владимир Лаут" w:date="2021-04-01T13:00:00Z"/>
          <w:rPrChange w:id="2361" w:author="Владимир Лаут" w:date="2021-04-01T13:01:00Z">
            <w:rPr>
              <w:ins w:id="2362" w:author="Владимир Лаут" w:date="2021-04-01T13:00:00Z"/>
              <w:rFonts w:eastAsia="Times New Roman" w:cs="Arial"/>
              <w:szCs w:val="22"/>
              <w:lang w:eastAsia="en-US"/>
            </w:rPr>
          </w:rPrChange>
        </w:rPr>
        <w:pPrChange w:id="2363" w:author="Владимир Лаут" w:date="2021-04-01T13:01:00Z">
          <w:pPr>
            <w:pStyle w:val="ae"/>
            <w:keepNext/>
            <w:numPr>
              <w:numId w:val="37"/>
            </w:numPr>
            <w:ind w:left="1428" w:hanging="360"/>
          </w:pPr>
        </w:pPrChange>
      </w:pPr>
      <w:ins w:id="2364" w:author="Владимир Лаут" w:date="2021-04-01T13:00:00Z">
        <w:r w:rsidRPr="009F10B1">
          <w:rPr>
            <w:rPrChange w:id="2365" w:author="Владимир Лаут" w:date="2021-04-01T13:01:00Z">
              <w:rPr>
                <w:rFonts w:cs="Arial"/>
              </w:rPr>
            </w:rPrChange>
          </w:rPr>
          <w:t>Ввод нового оборудования;</w:t>
        </w:r>
      </w:ins>
    </w:p>
    <w:p w14:paraId="04D91FA5" w14:textId="77777777" w:rsidR="009F10B1" w:rsidRPr="00894DBF" w:rsidRDefault="009F10B1" w:rsidP="009F10B1">
      <w:pPr>
        <w:pStyle w:val="ae"/>
        <w:keepNext/>
        <w:rPr>
          <w:ins w:id="2366" w:author="Владимир Лаут" w:date="2021-04-01T13:00:00Z"/>
          <w:rFonts w:eastAsia="Times New Roman" w:cs="Arial"/>
          <w:szCs w:val="22"/>
          <w:lang w:eastAsia="en-US"/>
        </w:rPr>
      </w:pPr>
    </w:p>
    <w:p w14:paraId="189FBFA1" w14:textId="77777777" w:rsidR="009F10B1" w:rsidRDefault="009F10B1" w:rsidP="009F10B1">
      <w:pPr>
        <w:pStyle w:val="30"/>
        <w:rPr>
          <w:ins w:id="2367" w:author="Владимир Лаут" w:date="2021-04-01T13:00:00Z"/>
        </w:rPr>
      </w:pPr>
      <w:bookmarkStart w:id="2368" w:name="_Toc69225591"/>
      <w:ins w:id="2369" w:author="Владимир Лаут" w:date="2021-04-01T13:00:00Z">
        <w:r w:rsidRPr="00557467">
          <w:t>Организационный охват</w:t>
        </w:r>
        <w:bookmarkEnd w:id="2368"/>
      </w:ins>
    </w:p>
    <w:p w14:paraId="4387504A" w14:textId="77777777" w:rsidR="009F10B1" w:rsidRDefault="009F10B1" w:rsidP="009F10B1">
      <w:pPr>
        <w:pStyle w:val="aff0"/>
        <w:spacing w:before="60" w:line="276" w:lineRule="auto"/>
        <w:ind w:left="720" w:firstLine="0"/>
        <w:rPr>
          <w:ins w:id="2370" w:author="Владимир Лаут" w:date="2021-04-01T13:00:00Z"/>
        </w:rPr>
      </w:pPr>
      <w:ins w:id="2371" w:author="Владимир Лаут" w:date="2021-04-01T13:00:00Z">
        <w:r>
          <w:t xml:space="preserve">Отчёт спроектирован для следующих балансовых единиц: </w:t>
        </w:r>
      </w:ins>
    </w:p>
    <w:p w14:paraId="392007B1" w14:textId="77777777" w:rsidR="009F10B1" w:rsidRDefault="009F10B1" w:rsidP="009F10B1">
      <w:pPr>
        <w:pStyle w:val="aff0"/>
        <w:numPr>
          <w:ilvl w:val="0"/>
          <w:numId w:val="25"/>
        </w:numPr>
        <w:spacing w:before="60" w:line="276" w:lineRule="auto"/>
        <w:rPr>
          <w:ins w:id="2372" w:author="Владимир Лаут" w:date="2021-04-01T13:00:00Z"/>
        </w:rPr>
      </w:pPr>
      <w:ins w:id="2373" w:author="Владимир Лаут" w:date="2021-04-01T13:00:00Z">
        <w:r>
          <w:t>Управляющая компания ООО «УК Полюс»;</w:t>
        </w:r>
      </w:ins>
    </w:p>
    <w:p w14:paraId="1CD3DEDB" w14:textId="77777777" w:rsidR="009F10B1" w:rsidRDefault="009F10B1" w:rsidP="009F10B1">
      <w:pPr>
        <w:pStyle w:val="aff0"/>
        <w:numPr>
          <w:ilvl w:val="0"/>
          <w:numId w:val="25"/>
        </w:numPr>
        <w:spacing w:before="60" w:line="276" w:lineRule="auto"/>
        <w:rPr>
          <w:ins w:id="2374" w:author="Владимир Лаут" w:date="2021-04-01T13:00:00Z"/>
        </w:rPr>
      </w:pPr>
      <w:ins w:id="2375" w:author="Владимир Лаут" w:date="2021-04-01T13:00:00Z">
        <w:r>
          <w:t>Рудные золотодобывающие предприятия: АО «Полюс Красноярск», АО «Полюс Вернинское», АО «РиМ», АО «Алданзолото ГРК»;</w:t>
        </w:r>
      </w:ins>
    </w:p>
    <w:p w14:paraId="07192AF7" w14:textId="77777777" w:rsidR="009F10B1" w:rsidRDefault="009F10B1" w:rsidP="009F10B1">
      <w:pPr>
        <w:pStyle w:val="aff0"/>
        <w:numPr>
          <w:ilvl w:val="0"/>
          <w:numId w:val="25"/>
        </w:numPr>
        <w:spacing w:before="60" w:line="276" w:lineRule="auto"/>
        <w:rPr>
          <w:ins w:id="2376" w:author="Владимир Лаут" w:date="2021-04-01T13:00:00Z"/>
        </w:rPr>
      </w:pPr>
      <w:ins w:id="2377" w:author="Владимир Лаут" w:date="2021-04-01T13:00:00Z">
        <w:r>
          <w:lastRenderedPageBreak/>
          <w:t>Геологоразведочные предприятия: АО «Тодона», ООО «Первое ГРП», ООО «Амурское ГРП», ООО «Магаданское ГРП»;</w:t>
        </w:r>
      </w:ins>
    </w:p>
    <w:p w14:paraId="6B91EA12" w14:textId="77777777" w:rsidR="009F10B1" w:rsidRDefault="009F10B1" w:rsidP="009F10B1">
      <w:pPr>
        <w:pStyle w:val="aff0"/>
        <w:numPr>
          <w:ilvl w:val="0"/>
          <w:numId w:val="25"/>
        </w:numPr>
        <w:spacing w:before="60" w:line="276" w:lineRule="auto"/>
        <w:rPr>
          <w:ins w:id="2378" w:author="Владимир Лаут" w:date="2021-04-01T13:00:00Z"/>
        </w:rPr>
      </w:pPr>
      <w:ins w:id="2379" w:author="Владимир Лаут" w:date="2021-04-01T13:00:00Z">
        <w:r>
          <w:t>Сервисные компании: АО «Полюс Логистика», ООО «МФЦ Полюс», ООО «Полюс Строй», ООО «Полюс Проект».</w:t>
        </w:r>
      </w:ins>
    </w:p>
    <w:p w14:paraId="57CD920C" w14:textId="77777777" w:rsidR="009F10B1" w:rsidRPr="00894DBF" w:rsidRDefault="009F10B1" w:rsidP="009F10B1">
      <w:pPr>
        <w:rPr>
          <w:ins w:id="2380" w:author="Владимир Лаут" w:date="2021-04-01T13:00:00Z"/>
        </w:rPr>
      </w:pPr>
    </w:p>
    <w:p w14:paraId="0468CA94" w14:textId="77777777" w:rsidR="009F10B1" w:rsidRDefault="009F10B1" w:rsidP="009F10B1">
      <w:pPr>
        <w:pStyle w:val="30"/>
        <w:rPr>
          <w:ins w:id="2381" w:author="Владимир Лаут" w:date="2021-04-01T13:00:00Z"/>
        </w:rPr>
      </w:pPr>
      <w:bookmarkStart w:id="2382" w:name="_Toc69225592"/>
      <w:ins w:id="2383" w:author="Владимир Лаут" w:date="2021-04-01T13:00:00Z">
        <w:r w:rsidRPr="008632D8">
          <w:t>Сценарии использования</w:t>
        </w:r>
        <w:bookmarkEnd w:id="2382"/>
      </w:ins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32"/>
        <w:gridCol w:w="5377"/>
      </w:tblGrid>
      <w:tr w:rsidR="009F10B1" w:rsidRPr="006F5656" w14:paraId="5CD7CBF8" w14:textId="77777777" w:rsidTr="00015A7F">
        <w:trPr>
          <w:cantSplit/>
          <w:trHeight w:val="20"/>
          <w:tblHeader/>
          <w:ins w:id="2384" w:author="Владимир Лаут" w:date="2021-04-01T13:00:00Z"/>
        </w:trPr>
        <w:tc>
          <w:tcPr>
            <w:tcW w:w="2202" w:type="pct"/>
            <w:shd w:val="clear" w:color="auto" w:fill="FFC000"/>
            <w:vAlign w:val="center"/>
          </w:tcPr>
          <w:p w14:paraId="433038AD" w14:textId="77777777" w:rsidR="009F10B1" w:rsidRPr="00876BA0" w:rsidRDefault="009F10B1" w:rsidP="00015A7F">
            <w:pPr>
              <w:jc w:val="center"/>
              <w:rPr>
                <w:ins w:id="2385" w:author="Владимир Лаут" w:date="2021-04-01T13:00:00Z"/>
                <w:rFonts w:cs="Arial"/>
                <w:b/>
                <w:sz w:val="20"/>
                <w:szCs w:val="20"/>
              </w:rPr>
            </w:pPr>
            <w:ins w:id="2386" w:author="Владимир Лаут" w:date="2021-04-01T13:00:00Z">
              <w:r w:rsidRPr="00876BA0">
                <w:rPr>
                  <w:rFonts w:cs="Arial"/>
                  <w:b/>
                  <w:sz w:val="20"/>
                  <w:szCs w:val="20"/>
                </w:rPr>
                <w:t>Сценарий</w:t>
              </w:r>
            </w:ins>
          </w:p>
        </w:tc>
        <w:tc>
          <w:tcPr>
            <w:tcW w:w="2798" w:type="pct"/>
            <w:shd w:val="clear" w:color="auto" w:fill="FFC000"/>
            <w:vAlign w:val="center"/>
          </w:tcPr>
          <w:p w14:paraId="2BFB256F" w14:textId="77777777" w:rsidR="009F10B1" w:rsidRPr="00876BA0" w:rsidRDefault="009F10B1" w:rsidP="00015A7F">
            <w:pPr>
              <w:jc w:val="center"/>
              <w:rPr>
                <w:ins w:id="2387" w:author="Владимир Лаут" w:date="2021-04-01T13:00:00Z"/>
                <w:rFonts w:cs="Arial"/>
                <w:b/>
                <w:sz w:val="20"/>
                <w:szCs w:val="20"/>
              </w:rPr>
            </w:pPr>
            <w:ins w:id="2388" w:author="Владимир Лаут" w:date="2021-04-01T13:00:00Z">
              <w:r>
                <w:rPr>
                  <w:rFonts w:cs="Arial"/>
                  <w:b/>
                  <w:sz w:val="20"/>
                  <w:szCs w:val="20"/>
                </w:rPr>
                <w:t>Кто использует, как часто</w:t>
              </w:r>
            </w:ins>
          </w:p>
        </w:tc>
      </w:tr>
      <w:tr w:rsidR="009F10B1" w:rsidRPr="006F5656" w14:paraId="143CE399" w14:textId="77777777" w:rsidTr="00015A7F">
        <w:trPr>
          <w:cantSplit/>
          <w:trHeight w:val="20"/>
          <w:ins w:id="2389" w:author="Владимир Лаут" w:date="2021-04-01T13:00:00Z"/>
        </w:trPr>
        <w:tc>
          <w:tcPr>
            <w:tcW w:w="2202" w:type="pct"/>
            <w:shd w:val="clear" w:color="auto" w:fill="auto"/>
          </w:tcPr>
          <w:p w14:paraId="5DB8CF38" w14:textId="77777777" w:rsidR="009F10B1" w:rsidRDefault="009F10B1" w:rsidP="00015A7F">
            <w:pPr>
              <w:ind w:firstLine="0"/>
              <w:rPr>
                <w:ins w:id="2390" w:author="Владимир Лаут" w:date="2021-04-01T13:00:00Z"/>
                <w:rFonts w:cs="Arial"/>
                <w:sz w:val="20"/>
                <w:szCs w:val="20"/>
              </w:rPr>
            </w:pPr>
            <w:ins w:id="2391" w:author="Владимир Лаут" w:date="2021-04-01T13:00:00Z">
              <w:r>
                <w:rPr>
                  <w:rFonts w:cs="Arial"/>
                  <w:sz w:val="20"/>
                  <w:szCs w:val="20"/>
                </w:rPr>
                <w:t>Анализ долгосрочного плана воздействий на производственные активы</w:t>
              </w:r>
            </w:ins>
          </w:p>
        </w:tc>
        <w:tc>
          <w:tcPr>
            <w:tcW w:w="2798" w:type="pct"/>
            <w:shd w:val="clear" w:color="auto" w:fill="auto"/>
          </w:tcPr>
          <w:p w14:paraId="15F2874A" w14:textId="77777777" w:rsidR="009F10B1" w:rsidRDefault="009F10B1" w:rsidP="00015A7F">
            <w:pPr>
              <w:ind w:firstLine="0"/>
              <w:rPr>
                <w:ins w:id="2392" w:author="Владимир Лаут" w:date="2021-04-01T13:00:00Z"/>
                <w:rFonts w:cs="Arial"/>
                <w:sz w:val="20"/>
                <w:szCs w:val="20"/>
              </w:rPr>
            </w:pPr>
            <w:ins w:id="2393" w:author="Владимир Лаут" w:date="2021-04-01T13:00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>, ежегодно</w:t>
              </w:r>
              <w:r w:rsidRPr="004A2F87">
                <w:rPr>
                  <w:rFonts w:cs="Arial"/>
                  <w:sz w:val="20"/>
                  <w:szCs w:val="20"/>
                </w:rPr>
                <w:t>.</w:t>
              </w:r>
            </w:ins>
          </w:p>
        </w:tc>
      </w:tr>
      <w:tr w:rsidR="009F10B1" w:rsidRPr="006F5656" w14:paraId="5F84CCFF" w14:textId="77777777" w:rsidTr="00015A7F">
        <w:trPr>
          <w:cantSplit/>
          <w:trHeight w:val="20"/>
          <w:ins w:id="2394" w:author="Владимир Лаут" w:date="2021-04-01T13:00:00Z"/>
        </w:trPr>
        <w:tc>
          <w:tcPr>
            <w:tcW w:w="2202" w:type="pct"/>
            <w:shd w:val="clear" w:color="auto" w:fill="auto"/>
          </w:tcPr>
          <w:p w14:paraId="7EF42385" w14:textId="77777777" w:rsidR="009F10B1" w:rsidRDefault="009F10B1" w:rsidP="00015A7F">
            <w:pPr>
              <w:ind w:firstLine="0"/>
              <w:rPr>
                <w:ins w:id="2395" w:author="Владимир Лаут" w:date="2021-04-01T13:00:00Z"/>
                <w:rFonts w:cs="Arial"/>
                <w:sz w:val="20"/>
                <w:szCs w:val="20"/>
              </w:rPr>
            </w:pPr>
            <w:ins w:id="2396" w:author="Владимир Лаут" w:date="2021-04-01T13:00:00Z">
              <w:r>
                <w:rPr>
                  <w:rFonts w:cs="Arial"/>
                  <w:sz w:val="20"/>
                  <w:szCs w:val="20"/>
                </w:rPr>
                <w:t xml:space="preserve">Ввод нового оборудования </w:t>
              </w:r>
            </w:ins>
          </w:p>
        </w:tc>
        <w:tc>
          <w:tcPr>
            <w:tcW w:w="2798" w:type="pct"/>
            <w:shd w:val="clear" w:color="auto" w:fill="auto"/>
          </w:tcPr>
          <w:p w14:paraId="77039555" w14:textId="77777777" w:rsidR="009F10B1" w:rsidRPr="00BC34C6" w:rsidRDefault="009F10B1" w:rsidP="00015A7F">
            <w:pPr>
              <w:ind w:firstLine="0"/>
              <w:rPr>
                <w:ins w:id="2397" w:author="Владимир Лаут" w:date="2021-04-01T13:00:00Z"/>
                <w:rFonts w:cs="Arial"/>
                <w:sz w:val="20"/>
                <w:szCs w:val="20"/>
              </w:rPr>
            </w:pPr>
            <w:ins w:id="2398" w:author="Владимир Лаут" w:date="2021-04-01T13:00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>, ежегодно</w:t>
              </w:r>
              <w:r w:rsidRPr="004A2F87">
                <w:rPr>
                  <w:rFonts w:cs="Arial"/>
                  <w:sz w:val="20"/>
                  <w:szCs w:val="20"/>
                </w:rPr>
                <w:t>.</w:t>
              </w:r>
            </w:ins>
          </w:p>
        </w:tc>
      </w:tr>
      <w:tr w:rsidR="009F10B1" w:rsidRPr="006F5656" w14:paraId="06E3F5AD" w14:textId="77777777" w:rsidTr="00015A7F">
        <w:trPr>
          <w:cantSplit/>
          <w:trHeight w:val="20"/>
          <w:ins w:id="2399" w:author="Владимир Лаут" w:date="2021-04-01T13:00:00Z"/>
        </w:trPr>
        <w:tc>
          <w:tcPr>
            <w:tcW w:w="2202" w:type="pct"/>
            <w:shd w:val="clear" w:color="auto" w:fill="auto"/>
          </w:tcPr>
          <w:p w14:paraId="04B93ADE" w14:textId="77777777" w:rsidR="009F10B1" w:rsidRDefault="009F10B1" w:rsidP="00015A7F">
            <w:pPr>
              <w:ind w:firstLine="0"/>
              <w:rPr>
                <w:ins w:id="2400" w:author="Владимир Лаут" w:date="2021-04-01T13:00:00Z"/>
                <w:rFonts w:cs="Arial"/>
                <w:sz w:val="20"/>
                <w:szCs w:val="20"/>
              </w:rPr>
            </w:pPr>
            <w:ins w:id="2401" w:author="Владимир Лаут" w:date="2021-04-01T13:00:00Z">
              <w:r>
                <w:rPr>
                  <w:rFonts w:cs="Arial"/>
                  <w:sz w:val="20"/>
                  <w:szCs w:val="20"/>
                </w:rPr>
                <w:t>Формирование долгосрочного бюджета воздействий</w:t>
              </w:r>
            </w:ins>
          </w:p>
        </w:tc>
        <w:tc>
          <w:tcPr>
            <w:tcW w:w="2798" w:type="pct"/>
            <w:shd w:val="clear" w:color="auto" w:fill="auto"/>
          </w:tcPr>
          <w:p w14:paraId="5113FD29" w14:textId="77777777" w:rsidR="009F10B1" w:rsidRDefault="009F10B1" w:rsidP="00015A7F">
            <w:pPr>
              <w:ind w:firstLine="0"/>
              <w:rPr>
                <w:ins w:id="2402" w:author="Владимир Лаут" w:date="2021-04-01T13:00:00Z"/>
                <w:rFonts w:cs="Arial"/>
                <w:sz w:val="20"/>
                <w:szCs w:val="20"/>
              </w:rPr>
            </w:pPr>
            <w:ins w:id="2403" w:author="Владимир Лаут" w:date="2021-04-01T13:00:00Z">
              <w:r w:rsidRPr="00BC34C6">
                <w:rPr>
                  <w:rFonts w:cs="Arial"/>
                  <w:sz w:val="20"/>
                  <w:szCs w:val="20"/>
                </w:rPr>
                <w:t>БЕ</w:t>
              </w:r>
              <w:r>
                <w:rPr>
                  <w:rFonts w:cs="Arial"/>
                  <w:sz w:val="20"/>
                  <w:szCs w:val="20"/>
                </w:rPr>
                <w:t>, ежегодно</w:t>
              </w:r>
              <w:r w:rsidRPr="004A2F87">
                <w:rPr>
                  <w:rFonts w:cs="Arial"/>
                  <w:sz w:val="20"/>
                  <w:szCs w:val="20"/>
                </w:rPr>
                <w:t>.</w:t>
              </w:r>
            </w:ins>
          </w:p>
        </w:tc>
      </w:tr>
    </w:tbl>
    <w:p w14:paraId="725490E9" w14:textId="77777777" w:rsidR="009F10B1" w:rsidRPr="00894DBF" w:rsidRDefault="009F10B1" w:rsidP="009F10B1">
      <w:pPr>
        <w:rPr>
          <w:ins w:id="2404" w:author="Владимир Лаут" w:date="2021-04-01T13:00:00Z"/>
        </w:rPr>
      </w:pPr>
    </w:p>
    <w:p w14:paraId="31483B26" w14:textId="77777777" w:rsidR="009F10B1" w:rsidRDefault="009F10B1" w:rsidP="009F10B1">
      <w:pPr>
        <w:pStyle w:val="30"/>
        <w:rPr>
          <w:ins w:id="2405" w:author="Владимир Лаут" w:date="2021-04-01T13:00:00Z"/>
        </w:rPr>
      </w:pPr>
      <w:bookmarkStart w:id="2406" w:name="_Toc69225593"/>
      <w:ins w:id="2407" w:author="Владимир Лаут" w:date="2021-04-01T13:00:00Z">
        <w:r>
          <w:t>Исходные н</w:t>
        </w:r>
        <w:r w:rsidRPr="008632D8">
          <w:t>аборы данных</w:t>
        </w:r>
        <w:bookmarkEnd w:id="2406"/>
      </w:ins>
    </w:p>
    <w:p w14:paraId="3B11E810" w14:textId="77777777" w:rsidR="009F10B1" w:rsidRPr="00894DBF" w:rsidRDefault="009F10B1" w:rsidP="009F10B1">
      <w:pPr>
        <w:rPr>
          <w:ins w:id="2408" w:author="Владимир Лаут" w:date="2021-04-01T13:00:00Z"/>
          <w:lang w:val="en-US"/>
        </w:rPr>
      </w:pPr>
      <w:ins w:id="2409" w:author="Владимир Лаут" w:date="2021-04-01T13:00:00Z">
        <w:r>
          <w:t xml:space="preserve">Аналогичный </w:t>
        </w:r>
        <w:r>
          <w:rPr>
            <w:lang w:val="en-US"/>
          </w:rPr>
          <w:t xml:space="preserve">PM-M11. </w:t>
        </w:r>
      </w:ins>
    </w:p>
    <w:p w14:paraId="0241DAE9" w14:textId="77777777" w:rsidR="001268B1" w:rsidRPr="00E42F15" w:rsidRDefault="001268B1" w:rsidP="00411004">
      <w:pPr>
        <w:rPr>
          <w:lang w:val="en-US"/>
          <w:rPrChange w:id="2410" w:author="Владимир Лаут" w:date="2021-04-01T09:54:00Z">
            <w:rPr/>
          </w:rPrChange>
        </w:rPr>
      </w:pPr>
    </w:p>
    <w:p w14:paraId="3628783A" w14:textId="2061D82F" w:rsidR="00957762" w:rsidRDefault="00957762" w:rsidP="004D6754">
      <w:pPr>
        <w:pStyle w:val="10"/>
      </w:pPr>
      <w:bookmarkStart w:id="2411" w:name="_Toc522536729"/>
      <w:bookmarkStart w:id="2412" w:name="_Toc522536730"/>
      <w:bookmarkStart w:id="2413" w:name="_Toc522536731"/>
      <w:bookmarkStart w:id="2414" w:name="_Toc522536732"/>
      <w:bookmarkStart w:id="2415" w:name="_Toc522536733"/>
      <w:bookmarkStart w:id="2416" w:name="_Toc522536734"/>
      <w:bookmarkStart w:id="2417" w:name="_Toc69225594"/>
      <w:bookmarkEnd w:id="2411"/>
      <w:bookmarkEnd w:id="2412"/>
      <w:bookmarkEnd w:id="2413"/>
      <w:bookmarkEnd w:id="2414"/>
      <w:bookmarkEnd w:id="2415"/>
      <w:bookmarkEnd w:id="2416"/>
      <w:r>
        <w:t>Фиксированные отчёты</w:t>
      </w:r>
      <w:bookmarkEnd w:id="2417"/>
    </w:p>
    <w:p w14:paraId="2604937F" w14:textId="3B4C1F13" w:rsidR="006D04D4" w:rsidRDefault="006D04D4" w:rsidP="006D04D4">
      <w:pPr>
        <w:spacing w:before="60"/>
        <w:ind w:firstLine="567"/>
      </w:pPr>
      <w:r>
        <w:t xml:space="preserve">Фиксированный </w:t>
      </w:r>
      <w:r w:rsidR="002C5E51">
        <w:t>отчёт</w:t>
      </w:r>
      <w:r>
        <w:t xml:space="preserve">, в отличие от гибких </w:t>
      </w:r>
      <w:r w:rsidR="002C5E51">
        <w:t>отчётов</w:t>
      </w:r>
      <w:r>
        <w:t xml:space="preserve">, не предусматривает изменения состава отображаемых признаков и показателей. При запуске </w:t>
      </w:r>
      <w:r w:rsidR="002C5E51">
        <w:t>отчёта</w:t>
      </w:r>
      <w:r>
        <w:t xml:space="preserve"> пользователь указывает начальные фильтры (это могут быть БЕ, завод, период и т.п.) и получает сформированный </w:t>
      </w:r>
      <w:r w:rsidR="002C5E51">
        <w:t>отчёт</w:t>
      </w:r>
      <w:r>
        <w:t>.</w:t>
      </w:r>
    </w:p>
    <w:p w14:paraId="189B33A0" w14:textId="77777777" w:rsidR="006D04D4" w:rsidRDefault="006D04D4" w:rsidP="006D04D4">
      <w:pPr>
        <w:spacing w:before="60"/>
        <w:ind w:firstLine="567"/>
      </w:pPr>
      <w:r>
        <w:t>Фиксированные формируются автоматически на основании данных гибких матриц.</w:t>
      </w:r>
    </w:p>
    <w:p w14:paraId="1518355A" w14:textId="6D62DE27" w:rsidR="006D04D4" w:rsidRPr="00C66B4B" w:rsidRDefault="006D04D4" w:rsidP="006D04D4">
      <w:pPr>
        <w:spacing w:before="60"/>
        <w:ind w:firstLine="567"/>
      </w:pPr>
      <w:r>
        <w:t xml:space="preserve">В данном документе </w:t>
      </w:r>
      <w:r w:rsidR="00A36554">
        <w:t>только фиксированные отчеты реализуются</w:t>
      </w:r>
      <w:r>
        <w:t xml:space="preserve"> инструментами </w:t>
      </w:r>
      <w:r>
        <w:rPr>
          <w:lang w:val="en-US"/>
        </w:rPr>
        <w:t>BI</w:t>
      </w:r>
      <w:r w:rsidR="001E5945">
        <w:t xml:space="preserve">. Список </w:t>
      </w:r>
      <w:r>
        <w:t>фиксированных форм может быть не полным</w:t>
      </w:r>
      <w:r w:rsidR="001E5945">
        <w:t xml:space="preserve">, перечислены не все транзакции (отчетные формы, реализуемые в </w:t>
      </w:r>
      <w:r w:rsidR="001E5945">
        <w:rPr>
          <w:lang w:val="en-US"/>
        </w:rPr>
        <w:t>S</w:t>
      </w:r>
      <w:r w:rsidR="001E5945" w:rsidRPr="00C66B4B">
        <w:t>/4</w:t>
      </w:r>
      <w:r w:rsidR="001E5945">
        <w:t>)</w:t>
      </w:r>
      <w:r>
        <w:t xml:space="preserve">. Полный перечень реализуемых отчетов в части пояснений приведен в реестре отчетов </w:t>
      </w:r>
      <w:r>
        <w:rPr>
          <w:lang w:val="en-US"/>
        </w:rPr>
        <w:t>To</w:t>
      </w:r>
      <w:r w:rsidRPr="00C66B4B">
        <w:t>-</w:t>
      </w:r>
      <w:r>
        <w:rPr>
          <w:lang w:val="en-US"/>
        </w:rPr>
        <w:t>Be</w:t>
      </w:r>
      <w:r w:rsidRPr="00C66B4B">
        <w:t>.</w:t>
      </w:r>
    </w:p>
    <w:p w14:paraId="643FD263" w14:textId="519AB85F" w:rsidR="00094ECA" w:rsidRDefault="00094ECA" w:rsidP="00F431C4">
      <w:pPr>
        <w:pStyle w:val="21"/>
      </w:pPr>
      <w:bookmarkStart w:id="2418" w:name="_Toc69225595"/>
      <w:r>
        <w:t>Фиксированный отчет «</w:t>
      </w:r>
      <w:r w:rsidRPr="00094ECA">
        <w:rPr>
          <w:lang w:val="en-US"/>
        </w:rPr>
        <w:t>PM</w:t>
      </w:r>
      <w:r w:rsidRPr="004A2F87">
        <w:t>-</w:t>
      </w:r>
      <w:r w:rsidRPr="00094ECA">
        <w:rPr>
          <w:lang w:val="en-US"/>
        </w:rPr>
        <w:t>R</w:t>
      </w:r>
      <w:r w:rsidRPr="004A2F87">
        <w:t>01</w:t>
      </w:r>
      <w:r>
        <w:t xml:space="preserve"> Дефектная ведомость»</w:t>
      </w:r>
      <w:bookmarkEnd w:id="2418"/>
    </w:p>
    <w:p w14:paraId="7F770A6F" w14:textId="4B22D5F4" w:rsidR="00094ECA" w:rsidRPr="00557467" w:rsidRDefault="00094ECA" w:rsidP="009B6B04">
      <w:pPr>
        <w:pStyle w:val="30"/>
      </w:pPr>
      <w:bookmarkStart w:id="2419" w:name="_Toc69225596"/>
      <w:r w:rsidRPr="00557467">
        <w:t>Состав данных</w:t>
      </w:r>
      <w:r>
        <w:t xml:space="preserve"> и общее описание</w:t>
      </w:r>
      <w:bookmarkEnd w:id="2419"/>
    </w:p>
    <w:p w14:paraId="14D848CD" w14:textId="6C9BB23E" w:rsidR="00094ECA" w:rsidRPr="00BC34C6" w:rsidDel="00A8639E" w:rsidRDefault="00094ECA" w:rsidP="00094ECA">
      <w:pPr>
        <w:spacing w:before="60" w:line="276" w:lineRule="auto"/>
        <w:ind w:firstLine="567"/>
        <w:rPr>
          <w:del w:id="2420" w:author="Владимир Лаут" w:date="2021-03-24T10:29:00Z"/>
        </w:rPr>
      </w:pPr>
      <w:del w:id="2421" w:author="Владимир Лаут" w:date="2021-03-24T10:29:00Z">
        <w:r w:rsidRPr="00BC34C6" w:rsidDel="00A8639E">
          <w:delText>Отчёт строится на основе гибкой матрицы PM-M0</w:delText>
        </w:r>
        <w:r w:rsidDel="00A8639E">
          <w:delText>1</w:delText>
        </w:r>
        <w:r w:rsidRPr="00BC34C6" w:rsidDel="00A8639E">
          <w:delText xml:space="preserve"> «</w:delText>
        </w:r>
        <w:r w:rsidR="0039453F" w:rsidRPr="0039453F" w:rsidDel="00A8639E">
          <w:delText>Планирование и исполнен</w:delText>
        </w:r>
        <w:r w:rsidR="0039453F" w:rsidDel="00A8639E">
          <w:delText>ие воздействий на производствен</w:delText>
        </w:r>
        <w:r w:rsidR="0039453F" w:rsidRPr="0039453F" w:rsidDel="00A8639E">
          <w:delText>ные активы</w:delText>
        </w:r>
        <w:r w:rsidRPr="00BC34C6" w:rsidDel="00A8639E">
          <w:delText>».</w:delText>
        </w:r>
        <w:r w:rsidR="00BD69D1" w:rsidDel="00A8639E">
          <w:delText xml:space="preserve"> </w:delText>
        </w:r>
      </w:del>
    </w:p>
    <w:p w14:paraId="486D9958" w14:textId="62B739EF" w:rsidR="00094ECA" w:rsidRPr="00A8396F" w:rsidRDefault="00094ECA" w:rsidP="00094ECA">
      <w:pPr>
        <w:spacing w:before="60" w:line="276" w:lineRule="auto"/>
        <w:ind w:firstLine="567"/>
      </w:pPr>
      <w:r w:rsidRPr="00BC34C6">
        <w:t xml:space="preserve">Позволяет выгружать по запросу </w:t>
      </w:r>
      <w:r>
        <w:t>по мере необходимости чаще 1 раза в месяц</w:t>
      </w:r>
      <w:r w:rsidR="0039453F">
        <w:t xml:space="preserve"> </w:t>
      </w:r>
      <w:r w:rsidR="007947AD">
        <w:t>отчёт</w:t>
      </w:r>
      <w:r w:rsidR="00BD69D1">
        <w:t xml:space="preserve"> для регистрации технического состояния оборудования</w:t>
      </w:r>
      <w:r w:rsidR="00F03A16">
        <w:t xml:space="preserve"> (</w:t>
      </w:r>
      <w:r w:rsidR="00C53D97">
        <w:t>данные о виде, причине и количестве дефектов и неисправностей</w:t>
      </w:r>
      <w:r w:rsidR="00F03A16">
        <w:t>)</w:t>
      </w:r>
      <w:r w:rsidR="00BD69D1">
        <w:t xml:space="preserve">, </w:t>
      </w:r>
      <w:r w:rsidR="00D35365">
        <w:t xml:space="preserve">виде и </w:t>
      </w:r>
      <w:r w:rsidR="007947AD">
        <w:t>объёме</w:t>
      </w:r>
      <w:r w:rsidR="00D35365">
        <w:t xml:space="preserve"> работ в рамках заказов ТОРО для </w:t>
      </w:r>
      <w:r w:rsidR="007947AD">
        <w:t>определённого</w:t>
      </w:r>
      <w:r w:rsidR="00D35365">
        <w:t xml:space="preserve"> ПА.</w:t>
      </w:r>
    </w:p>
    <w:p w14:paraId="2FA099A4" w14:textId="77777777" w:rsidR="00094ECA" w:rsidRPr="00557467" w:rsidRDefault="00094ECA" w:rsidP="009B6B04">
      <w:pPr>
        <w:pStyle w:val="30"/>
      </w:pPr>
      <w:bookmarkStart w:id="2422" w:name="_Toc69225597"/>
      <w:r w:rsidRPr="00557467">
        <w:t>Организационный охват</w:t>
      </w:r>
      <w:bookmarkEnd w:id="2422"/>
    </w:p>
    <w:p w14:paraId="53AE2C04" w14:textId="77777777" w:rsidR="00620904" w:rsidRDefault="00620904" w:rsidP="00620904">
      <w:pPr>
        <w:ind w:firstLine="567"/>
      </w:pPr>
      <w:r w:rsidRPr="00220840">
        <w:t xml:space="preserve">Отчёт </w:t>
      </w:r>
      <w:r>
        <w:t xml:space="preserve">спроектирован для следующих балансовых единиц: </w:t>
      </w:r>
    </w:p>
    <w:p w14:paraId="5BDB865E" w14:textId="77777777" w:rsidR="00620904" w:rsidRPr="00D9713B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Управляющая компания ООО «УК Полюс»;</w:t>
      </w:r>
    </w:p>
    <w:p w14:paraId="0FBEBA17" w14:textId="77777777" w:rsidR="00620904" w:rsidRPr="00D9713B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lastRenderedPageBreak/>
        <w:t>Рудные золотодобывающие предприятия: АО «Полюс Красноярск», АО «Полюс Вернинское», АО «РиМ», АО «Алданзолото ГРК»;</w:t>
      </w:r>
    </w:p>
    <w:p w14:paraId="22F5B416" w14:textId="7250F6B6" w:rsidR="00620904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Геологоразведочные предприятия: АО «То</w:t>
      </w:r>
      <w:r w:rsidR="007820AD">
        <w:t>нод</w:t>
      </w:r>
      <w:r>
        <w:t>а», ООО «Первое ГРП», ООО «Амурское ГРП», ООО «Магаданское ГРП»;</w:t>
      </w:r>
    </w:p>
    <w:p w14:paraId="470A7E84" w14:textId="77777777" w:rsidR="00620904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Сервисные компании: АО «Полюс Логистика», ООО «МФЦ Полюс», ООО «Полюс Строй», ООО «Полюс Проект».</w:t>
      </w:r>
    </w:p>
    <w:p w14:paraId="756D6FA6" w14:textId="77777777" w:rsidR="00094ECA" w:rsidRPr="00557467" w:rsidRDefault="00094ECA" w:rsidP="009B6B04">
      <w:pPr>
        <w:pStyle w:val="30"/>
      </w:pPr>
      <w:bookmarkStart w:id="2423" w:name="_Toc69225598"/>
      <w:r>
        <w:t>Обоснование реализации</w:t>
      </w:r>
      <w:bookmarkEnd w:id="2423"/>
    </w:p>
    <w:p w14:paraId="65D0F63F" w14:textId="0724519C" w:rsidR="00094ECA" w:rsidRDefault="00BC2470" w:rsidP="004A2F87">
      <w:pPr>
        <w:spacing w:before="60" w:line="276" w:lineRule="auto"/>
        <w:ind w:firstLine="567"/>
      </w:pPr>
      <w:r>
        <w:t xml:space="preserve">Формат </w:t>
      </w:r>
      <w:r w:rsidR="007947AD">
        <w:t>отчёта</w:t>
      </w:r>
      <w:r>
        <w:t xml:space="preserve"> описан в КД </w:t>
      </w:r>
      <w:del w:id="2424" w:author="Владимир Лаут" w:date="2020-04-10T21:36:00Z">
        <w:r w:rsidRPr="00BD69D1" w:rsidDel="009525DB">
          <w:delText>ERP.5.1.</w:delText>
        </w:r>
      </w:del>
      <w:ins w:id="2425" w:author="Владимир Лаут" w:date="2021-03-24T09:44:00Z">
        <w:r w:rsidR="002D2BA2">
          <w:t>ERP.13.9.2</w:t>
        </w:r>
      </w:ins>
      <w:ins w:id="2426" w:author="Владимир Лаут" w:date="2020-04-10T21:36:00Z">
        <w:r w:rsidR="009525DB">
          <w:t>_</w:t>
        </w:r>
      </w:ins>
      <w:r w:rsidRPr="00BD69D1">
        <w:t>56_PM_КД_Мониторинг и оценка технического состояния ПА</w:t>
      </w:r>
      <w:r w:rsidR="008C6057">
        <w:t xml:space="preserve"> (п 9.4)</w:t>
      </w:r>
      <w:r w:rsidR="00BC4D85">
        <w:t>.</w:t>
      </w:r>
    </w:p>
    <w:p w14:paraId="2532239E" w14:textId="77777777" w:rsidR="008C6057" w:rsidRPr="00557467" w:rsidRDefault="008C6057" w:rsidP="009B6B04">
      <w:pPr>
        <w:pStyle w:val="30"/>
      </w:pPr>
      <w:bookmarkStart w:id="2427" w:name="_Toc69225599"/>
      <w:r>
        <w:t>Сценарии использования</w:t>
      </w:r>
      <w:bookmarkEnd w:id="2427"/>
    </w:p>
    <w:p w14:paraId="1C83AF8D" w14:textId="052825B6" w:rsidR="00094ECA" w:rsidRPr="00A8396F" w:rsidRDefault="00094ECA" w:rsidP="00094ECA">
      <w:pPr>
        <w:spacing w:before="60" w:line="276" w:lineRule="auto"/>
        <w:ind w:firstLine="567"/>
      </w:pPr>
      <w:r w:rsidRPr="00A8396F">
        <w:t xml:space="preserve">Используется для </w:t>
      </w:r>
      <w:r w:rsidR="0081190F">
        <w:t>регистрации</w:t>
      </w:r>
      <w:r w:rsidR="00DC4226">
        <w:t xml:space="preserve"> информации о видах, количестве и причине неисправности оборудования</w:t>
      </w:r>
      <w:r w:rsidR="0081190F">
        <w:t xml:space="preserve">, </w:t>
      </w:r>
      <w:r w:rsidRPr="00A8396F">
        <w:t>формирования данных</w:t>
      </w:r>
      <w:r w:rsidR="0081190F">
        <w:t xml:space="preserve"> о необходимых виде и </w:t>
      </w:r>
      <w:r w:rsidR="007947AD">
        <w:t>объёме</w:t>
      </w:r>
      <w:r w:rsidR="0081190F">
        <w:t xml:space="preserve"> работ, МТР и </w:t>
      </w:r>
      <w:r w:rsidR="0061542F">
        <w:t>ВПС</w:t>
      </w:r>
      <w:r w:rsidR="0081190F">
        <w:t xml:space="preserve"> для </w:t>
      </w:r>
      <w:r w:rsidR="007947AD">
        <w:t>расчёта</w:t>
      </w:r>
      <w:r w:rsidR="0081190F">
        <w:t xml:space="preserve"> стоимости </w:t>
      </w:r>
      <w:r w:rsidR="00F03A16">
        <w:t xml:space="preserve">внеплановых </w:t>
      </w:r>
      <w:r w:rsidR="0081190F">
        <w:t>ремонтных воздействий</w:t>
      </w:r>
      <w:r w:rsidR="00F03A16">
        <w:t xml:space="preserve"> на ПА</w:t>
      </w:r>
      <w:r w:rsidR="0081190F">
        <w:t>.</w:t>
      </w:r>
    </w:p>
    <w:p w14:paraId="02F2647B" w14:textId="65C71758" w:rsidR="00094ECA" w:rsidRPr="00CE434A" w:rsidRDefault="00094ECA" w:rsidP="009B6B04">
      <w:pPr>
        <w:pStyle w:val="30"/>
        <w:rPr>
          <w:i/>
        </w:rPr>
      </w:pPr>
      <w:bookmarkStart w:id="2428" w:name="_Toc69225600"/>
      <w:r w:rsidRPr="00CE434A">
        <w:t xml:space="preserve">Ключевые алгоритмы и </w:t>
      </w:r>
      <w:r w:rsidR="007947AD" w:rsidRPr="00CE434A">
        <w:t>расчёты</w:t>
      </w:r>
      <w:bookmarkEnd w:id="2428"/>
    </w:p>
    <w:p w14:paraId="28057543" w14:textId="21D782A2" w:rsidR="00094ECA" w:rsidRDefault="008C769A" w:rsidP="00094ECA">
      <w:pPr>
        <w:spacing w:before="60" w:line="276" w:lineRule="auto"/>
        <w:ind w:firstLine="567"/>
      </w:pPr>
      <w:r>
        <w:t xml:space="preserve">Нет (все необходимые </w:t>
      </w:r>
      <w:r w:rsidR="007947AD">
        <w:t>расчёты</w:t>
      </w:r>
      <w:r>
        <w:t xml:space="preserve"> реализованы в гибкой матрице).</w:t>
      </w:r>
    </w:p>
    <w:p w14:paraId="59AFFD20" w14:textId="4E8D0803" w:rsidR="00D07172" w:rsidRDefault="00D07172" w:rsidP="00F431C4">
      <w:pPr>
        <w:pStyle w:val="21"/>
      </w:pPr>
      <w:bookmarkStart w:id="2429" w:name="_Toc69225601"/>
      <w:r>
        <w:t>Фиксированный отчет «</w:t>
      </w:r>
      <w:r w:rsidRPr="00094ECA">
        <w:rPr>
          <w:lang w:val="en-US"/>
        </w:rPr>
        <w:t>PM</w:t>
      </w:r>
      <w:r w:rsidRPr="00A8396F">
        <w:t>-</w:t>
      </w:r>
      <w:r w:rsidRPr="00094ECA">
        <w:rPr>
          <w:lang w:val="en-US"/>
        </w:rPr>
        <w:t>R</w:t>
      </w:r>
      <w:r w:rsidRPr="00A8396F">
        <w:t>0</w:t>
      </w:r>
      <w:r>
        <w:t xml:space="preserve">2 </w:t>
      </w:r>
      <w:r w:rsidRPr="00D07172">
        <w:t>График ремонтов</w:t>
      </w:r>
      <w:r>
        <w:t>»</w:t>
      </w:r>
      <w:bookmarkEnd w:id="2429"/>
    </w:p>
    <w:p w14:paraId="4F8E96C8" w14:textId="43609DEB" w:rsidR="00D07172" w:rsidRPr="00557467" w:rsidRDefault="00D07172" w:rsidP="009B6B04">
      <w:pPr>
        <w:pStyle w:val="30"/>
      </w:pPr>
      <w:bookmarkStart w:id="2430" w:name="_Toc69225602"/>
      <w:r w:rsidRPr="00557467">
        <w:t>Состав данных</w:t>
      </w:r>
      <w:r>
        <w:t xml:space="preserve"> и общее описание</w:t>
      </w:r>
      <w:bookmarkEnd w:id="2430"/>
    </w:p>
    <w:p w14:paraId="2C3B4E8C" w14:textId="18169A19" w:rsidR="00D07172" w:rsidRPr="00BC34C6" w:rsidDel="00984520" w:rsidRDefault="00D07172" w:rsidP="00D07172">
      <w:pPr>
        <w:spacing w:before="60" w:line="276" w:lineRule="auto"/>
        <w:ind w:firstLine="567"/>
        <w:rPr>
          <w:del w:id="2431" w:author="Владимир Лаут" w:date="2021-03-24T12:12:00Z"/>
        </w:rPr>
      </w:pPr>
      <w:del w:id="2432" w:author="Владимир Лаут" w:date="2021-03-24T12:12:00Z">
        <w:r w:rsidRPr="00BC34C6" w:rsidDel="00984520">
          <w:delText>Отчёт строится на основе гибкой матрицы PM-M0</w:delText>
        </w:r>
        <w:r w:rsidDel="00984520">
          <w:delText>1</w:delText>
        </w:r>
        <w:r w:rsidRPr="00BC34C6" w:rsidDel="00984520">
          <w:delText xml:space="preserve"> «</w:delText>
        </w:r>
        <w:r w:rsidRPr="0039453F" w:rsidDel="00984520">
          <w:delText>Планирование и исполнен</w:delText>
        </w:r>
        <w:r w:rsidDel="00984520">
          <w:delText>ие воздействий на производствен</w:delText>
        </w:r>
        <w:r w:rsidRPr="0039453F" w:rsidDel="00984520">
          <w:delText>ные активы</w:delText>
        </w:r>
        <w:r w:rsidRPr="00BC34C6" w:rsidDel="00984520">
          <w:delText>».</w:delText>
        </w:r>
        <w:r w:rsidDel="00984520">
          <w:delText xml:space="preserve"> </w:delText>
        </w:r>
      </w:del>
    </w:p>
    <w:p w14:paraId="7A412D2B" w14:textId="77432F3A" w:rsidR="00D07172" w:rsidRPr="00A8396F" w:rsidRDefault="00D07172" w:rsidP="00D07172">
      <w:pPr>
        <w:spacing w:before="60" w:line="276" w:lineRule="auto"/>
        <w:ind w:firstLine="567"/>
      </w:pPr>
      <w:r w:rsidRPr="00BC34C6">
        <w:t xml:space="preserve">Позволяет выгружать по запросу </w:t>
      </w:r>
      <w:r>
        <w:t xml:space="preserve">по мере необходимости чаще 1 раза в месяц </w:t>
      </w:r>
      <w:r w:rsidR="007947AD">
        <w:t>отчёт</w:t>
      </w:r>
      <w:r w:rsidR="00003D62">
        <w:t>-</w:t>
      </w:r>
      <w:r w:rsidR="00E2389F">
        <w:t xml:space="preserve">график ППР оборудования </w:t>
      </w:r>
      <w:r w:rsidR="00294D0F">
        <w:t>на текущую дату,</w:t>
      </w:r>
      <w:r w:rsidR="007437FB">
        <w:t xml:space="preserve"> </w:t>
      </w:r>
      <w:r w:rsidR="00E2389F">
        <w:t xml:space="preserve">месяц, квартал и год, </w:t>
      </w:r>
      <w:r w:rsidR="00003D62">
        <w:t xml:space="preserve">а также </w:t>
      </w:r>
      <w:r w:rsidR="00003D62" w:rsidRPr="00003D62">
        <w:t>плановы</w:t>
      </w:r>
      <w:r w:rsidR="00003D62">
        <w:t>е и фактические показатели: время</w:t>
      </w:r>
      <w:r w:rsidR="00294D0F">
        <w:t xml:space="preserve">, стоимость, </w:t>
      </w:r>
      <w:r w:rsidR="00003D62">
        <w:t>трудоёмкость</w:t>
      </w:r>
      <w:r w:rsidR="00294D0F">
        <w:t xml:space="preserve"> и периодичность ремонтных воздействий</w:t>
      </w:r>
      <w:r w:rsidR="007437FB">
        <w:t>,</w:t>
      </w:r>
      <w:r w:rsidR="00003D62">
        <w:t xml:space="preserve"> </w:t>
      </w:r>
      <w:r w:rsidR="00294D0F">
        <w:t xml:space="preserve">виды ремонтов, общее время простоя оборудования, КТГ </w:t>
      </w:r>
      <w:r w:rsidR="002D01BE">
        <w:t xml:space="preserve">за </w:t>
      </w:r>
      <w:r w:rsidR="007437FB">
        <w:t xml:space="preserve">выбранный </w:t>
      </w:r>
      <w:r w:rsidR="002D01BE">
        <w:t>период</w:t>
      </w:r>
      <w:r>
        <w:t>.</w:t>
      </w:r>
    </w:p>
    <w:p w14:paraId="316EC26F" w14:textId="77777777" w:rsidR="00D07172" w:rsidRPr="00557467" w:rsidRDefault="00D07172" w:rsidP="009B6B04">
      <w:pPr>
        <w:pStyle w:val="30"/>
      </w:pPr>
      <w:bookmarkStart w:id="2433" w:name="_Toc69225603"/>
      <w:r w:rsidRPr="00557467">
        <w:t>Организационный охват</w:t>
      </w:r>
      <w:bookmarkEnd w:id="2433"/>
    </w:p>
    <w:p w14:paraId="47A17C4C" w14:textId="77777777" w:rsidR="00620904" w:rsidRDefault="00620904" w:rsidP="00620904">
      <w:pPr>
        <w:ind w:firstLine="567"/>
      </w:pPr>
      <w:r w:rsidRPr="00220840">
        <w:t xml:space="preserve">Отчёт </w:t>
      </w:r>
      <w:r>
        <w:t xml:space="preserve">спроектирован для следующих балансовых единиц: </w:t>
      </w:r>
    </w:p>
    <w:p w14:paraId="192A43E8" w14:textId="77777777" w:rsidR="00620904" w:rsidRPr="00D9713B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Управляющая компания ООО «УК Полюс»;</w:t>
      </w:r>
    </w:p>
    <w:p w14:paraId="057BE77D" w14:textId="77777777" w:rsidR="00620904" w:rsidRPr="00D9713B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Рудные золотодобывающие предприятия: АО «Полюс Красноярск», АО «Полюс Вернинское», АО «РиМ», АО «Алданзолото ГРК»;</w:t>
      </w:r>
    </w:p>
    <w:p w14:paraId="7D6C4F78" w14:textId="6777B104" w:rsidR="00620904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Геологоразведочные предприятия: АО «То</w:t>
      </w:r>
      <w:r w:rsidR="007820AD">
        <w:t>нод</w:t>
      </w:r>
      <w:r>
        <w:t>а», ООО «Первое ГРП», ООО «Амурское ГРП», ООО «Магаданское ГРП»;</w:t>
      </w:r>
    </w:p>
    <w:p w14:paraId="3F319D1D" w14:textId="77777777" w:rsidR="00620904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Сервисные компании: АО «Полюс Логистика», ООО «МФЦ Полюс», ООО «Полюс Строй», ООО «Полюс Проект».</w:t>
      </w:r>
    </w:p>
    <w:p w14:paraId="68985CE7" w14:textId="77777777" w:rsidR="00D07172" w:rsidRPr="00557467" w:rsidRDefault="00D07172" w:rsidP="009B6B04">
      <w:pPr>
        <w:pStyle w:val="30"/>
      </w:pPr>
      <w:bookmarkStart w:id="2434" w:name="_Toc69225604"/>
      <w:r>
        <w:t>Обоснование реализации</w:t>
      </w:r>
      <w:bookmarkEnd w:id="2434"/>
    </w:p>
    <w:p w14:paraId="3830EC56" w14:textId="2F649EB9" w:rsidR="00D07172" w:rsidRPr="00115F62" w:rsidRDefault="00D07172" w:rsidP="00D07172">
      <w:pPr>
        <w:spacing w:before="60" w:line="276" w:lineRule="auto"/>
        <w:ind w:firstLine="567"/>
      </w:pPr>
      <w:r>
        <w:t xml:space="preserve">Формат </w:t>
      </w:r>
      <w:r w:rsidR="007947AD">
        <w:t>отчёта</w:t>
      </w:r>
      <w:r>
        <w:t xml:space="preserve"> </w:t>
      </w:r>
      <w:r w:rsidR="00F03A16">
        <w:t xml:space="preserve">зафиксирован </w:t>
      </w:r>
      <w:r w:rsidR="00115F62">
        <w:t xml:space="preserve">в </w:t>
      </w:r>
      <w:r w:rsidR="007947AD">
        <w:t>отчётных</w:t>
      </w:r>
      <w:r w:rsidR="00115F62">
        <w:t xml:space="preserve"> формах </w:t>
      </w:r>
      <w:r w:rsidR="00F464AB">
        <w:t>11, 12</w:t>
      </w:r>
      <w:r w:rsidR="00115F62">
        <w:t>.</w:t>
      </w:r>
      <w:r w:rsidR="002D1624">
        <w:t xml:space="preserve"> </w:t>
      </w:r>
      <w:r w:rsidR="007947AD">
        <w:t>Отчёт</w:t>
      </w:r>
      <w:r w:rsidR="002D1624">
        <w:t xml:space="preserve"> описан в КД </w:t>
      </w:r>
      <w:del w:id="2435" w:author="Владимир Лаут" w:date="2020-04-10T21:36:00Z">
        <w:r w:rsidR="002D1624" w:rsidRPr="002D1624" w:rsidDel="009525DB">
          <w:delText>ERP.5.1.</w:delText>
        </w:r>
      </w:del>
      <w:ins w:id="2436" w:author="Владимир Лаут" w:date="2021-03-24T09:44:00Z">
        <w:r w:rsidR="002D2BA2">
          <w:t>ERP.13.9.2</w:t>
        </w:r>
      </w:ins>
      <w:ins w:id="2437" w:author="Владимир Лаут" w:date="2020-04-10T21:36:00Z">
        <w:r w:rsidR="009525DB">
          <w:t>_</w:t>
        </w:r>
      </w:ins>
      <w:r w:rsidR="002D1624" w:rsidRPr="002D1624">
        <w:t xml:space="preserve">55 КД Выполнение и фактический </w:t>
      </w:r>
      <w:r w:rsidR="007947AD" w:rsidRPr="002D1624">
        <w:t>учёт</w:t>
      </w:r>
      <w:r w:rsidR="002D1624" w:rsidRPr="002D1624">
        <w:t xml:space="preserve"> работ</w:t>
      </w:r>
      <w:r w:rsidR="002D1624">
        <w:t>.</w:t>
      </w:r>
    </w:p>
    <w:p w14:paraId="47E77C4E" w14:textId="77777777" w:rsidR="00D07172" w:rsidRPr="00557467" w:rsidRDefault="00D07172" w:rsidP="009B6B04">
      <w:pPr>
        <w:pStyle w:val="30"/>
      </w:pPr>
      <w:bookmarkStart w:id="2438" w:name="_Toc69225605"/>
      <w:r>
        <w:lastRenderedPageBreak/>
        <w:t>Сценарии использования</w:t>
      </w:r>
      <w:bookmarkEnd w:id="2438"/>
    </w:p>
    <w:p w14:paraId="169886BE" w14:textId="70F42D25" w:rsidR="00D07172" w:rsidRPr="00A8396F" w:rsidRDefault="00115F62" w:rsidP="00D07172">
      <w:pPr>
        <w:spacing w:before="60" w:line="276" w:lineRule="auto"/>
        <w:ind w:firstLine="567"/>
      </w:pPr>
      <w:r w:rsidRPr="00115F62">
        <w:t xml:space="preserve">Используется для формирования графика ремонтов на соответствующий горизонт, а также </w:t>
      </w:r>
      <w:r>
        <w:t>для план</w:t>
      </w:r>
      <w:r w:rsidRPr="004A2F87">
        <w:t>/</w:t>
      </w:r>
      <w:r>
        <w:t xml:space="preserve">факт анализа данных о стоимости, продолжительности, </w:t>
      </w:r>
      <w:r w:rsidR="007947AD">
        <w:t>трудоёмкости</w:t>
      </w:r>
      <w:r>
        <w:t xml:space="preserve"> ремонтов, </w:t>
      </w:r>
      <w:r w:rsidR="007947AD">
        <w:t>расчёта</w:t>
      </w:r>
      <w:r>
        <w:t xml:space="preserve"> КТГ оборудования.</w:t>
      </w:r>
    </w:p>
    <w:p w14:paraId="7475E8A8" w14:textId="6274D342" w:rsidR="00D07172" w:rsidRPr="00CE434A" w:rsidRDefault="00D07172" w:rsidP="009B6B04">
      <w:pPr>
        <w:pStyle w:val="30"/>
        <w:rPr>
          <w:i/>
        </w:rPr>
      </w:pPr>
      <w:bookmarkStart w:id="2439" w:name="_Toc69225606"/>
      <w:r w:rsidRPr="00CE434A">
        <w:t xml:space="preserve">Ключевые алгоритмы и </w:t>
      </w:r>
      <w:r w:rsidR="007947AD" w:rsidRPr="00CE434A">
        <w:t>расчёты</w:t>
      </w:r>
      <w:bookmarkEnd w:id="2439"/>
    </w:p>
    <w:p w14:paraId="6A6B79BA" w14:textId="5E43D038" w:rsidR="00D07172" w:rsidRDefault="00B10E5A" w:rsidP="00D07172">
      <w:pPr>
        <w:spacing w:before="60" w:line="276" w:lineRule="auto"/>
        <w:ind w:firstLine="567"/>
      </w:pPr>
      <w:r>
        <w:t>Формат отчёта фиксированный или функциональная транзакция будет уточнё</w:t>
      </w:r>
      <w:r w:rsidR="006546B6">
        <w:t>н на этапе реализации (в том числе и логика/возможности функциональной транзакции).</w:t>
      </w:r>
    </w:p>
    <w:p w14:paraId="75C99FD6" w14:textId="50AC49E7" w:rsidR="00C403F3" w:rsidRDefault="00C403F3" w:rsidP="00F431C4">
      <w:pPr>
        <w:pStyle w:val="21"/>
      </w:pPr>
      <w:bookmarkStart w:id="2440" w:name="_Toc69225607"/>
      <w:r>
        <w:t>Фиксированный отчет «</w:t>
      </w:r>
      <w:r w:rsidRPr="00094ECA">
        <w:rPr>
          <w:lang w:val="en-US"/>
        </w:rPr>
        <w:t>PM</w:t>
      </w:r>
      <w:r w:rsidRPr="00A8396F">
        <w:t>-</w:t>
      </w:r>
      <w:r w:rsidRPr="00094ECA">
        <w:rPr>
          <w:lang w:val="en-US"/>
        </w:rPr>
        <w:t>R</w:t>
      </w:r>
      <w:r w:rsidRPr="00A8396F">
        <w:t>0</w:t>
      </w:r>
      <w:r>
        <w:t xml:space="preserve">3 </w:t>
      </w:r>
      <w:r w:rsidRPr="00C403F3">
        <w:t>График остановочных ремонтов</w:t>
      </w:r>
      <w:r>
        <w:t>»</w:t>
      </w:r>
      <w:bookmarkEnd w:id="2440"/>
    </w:p>
    <w:p w14:paraId="5305DB3D" w14:textId="4D90B065" w:rsidR="00C403F3" w:rsidRPr="00557467" w:rsidRDefault="00C403F3" w:rsidP="009B6B04">
      <w:pPr>
        <w:pStyle w:val="30"/>
      </w:pPr>
      <w:bookmarkStart w:id="2441" w:name="_Toc69225608"/>
      <w:r w:rsidRPr="00557467">
        <w:t>Состав данных</w:t>
      </w:r>
      <w:r>
        <w:t xml:space="preserve"> и общее описание</w:t>
      </w:r>
      <w:bookmarkEnd w:id="2441"/>
    </w:p>
    <w:p w14:paraId="22B88ECD" w14:textId="77777777" w:rsidR="00C403F3" w:rsidRPr="00BC34C6" w:rsidRDefault="00C403F3" w:rsidP="00C403F3">
      <w:pPr>
        <w:spacing w:before="60" w:line="276" w:lineRule="auto"/>
        <w:ind w:firstLine="567"/>
      </w:pPr>
      <w:r w:rsidRPr="00BC34C6">
        <w:t>Отчёт строится на основе гибкой матрицы PM-M0</w:t>
      </w:r>
      <w:r>
        <w:t>1</w:t>
      </w:r>
      <w:r w:rsidRPr="00BC34C6">
        <w:t xml:space="preserve"> «</w:t>
      </w:r>
      <w:r w:rsidRPr="0039453F">
        <w:t>Планирование и исполнен</w:t>
      </w:r>
      <w:r>
        <w:t>ие воздействий на производствен</w:t>
      </w:r>
      <w:r w:rsidRPr="0039453F">
        <w:t>ные активы</w:t>
      </w:r>
      <w:r w:rsidRPr="00BC34C6">
        <w:t>».</w:t>
      </w:r>
      <w:r>
        <w:t xml:space="preserve"> </w:t>
      </w:r>
    </w:p>
    <w:p w14:paraId="1D4B0792" w14:textId="1854C7AE" w:rsidR="00C403F3" w:rsidRPr="00A8396F" w:rsidRDefault="00C403F3" w:rsidP="00C403F3">
      <w:pPr>
        <w:spacing w:before="60" w:line="276" w:lineRule="auto"/>
        <w:ind w:firstLine="567"/>
      </w:pPr>
      <w:r w:rsidRPr="00BC34C6">
        <w:t xml:space="preserve">Позволяет выгружать </w:t>
      </w:r>
      <w:r w:rsidR="003A56B6">
        <w:t xml:space="preserve">план. и фактические </w:t>
      </w:r>
      <w:r w:rsidR="009B4A09">
        <w:t>данные</w:t>
      </w:r>
      <w:r w:rsidR="009B4A09" w:rsidRPr="009B4A09">
        <w:t xml:space="preserve"> о планово-предупредительных воздейс</w:t>
      </w:r>
      <w:r w:rsidR="009B4A09">
        <w:t xml:space="preserve">твиях на ПА, </w:t>
      </w:r>
      <w:r w:rsidR="00110B14">
        <w:t>требующих останова</w:t>
      </w:r>
      <w:r w:rsidR="003A56B6">
        <w:t>, а также данные об исполнителе, трудозатратах и факте выполнения ремонта.</w:t>
      </w:r>
    </w:p>
    <w:p w14:paraId="626E2F3F" w14:textId="77777777" w:rsidR="00C403F3" w:rsidRPr="00557467" w:rsidRDefault="00C403F3" w:rsidP="009B6B04">
      <w:pPr>
        <w:pStyle w:val="30"/>
      </w:pPr>
      <w:bookmarkStart w:id="2442" w:name="_Toc69225609"/>
      <w:r w:rsidRPr="00557467">
        <w:t>Организационный охват</w:t>
      </w:r>
      <w:bookmarkEnd w:id="2442"/>
    </w:p>
    <w:p w14:paraId="59F317D7" w14:textId="77777777" w:rsidR="00620904" w:rsidRDefault="00620904" w:rsidP="00620904">
      <w:pPr>
        <w:ind w:firstLine="567"/>
      </w:pPr>
      <w:r w:rsidRPr="00220840">
        <w:t xml:space="preserve">Отчёт </w:t>
      </w:r>
      <w:r>
        <w:t xml:space="preserve">спроектирован для следующих балансовых единиц: </w:t>
      </w:r>
    </w:p>
    <w:p w14:paraId="5DE66886" w14:textId="77777777" w:rsidR="00620904" w:rsidRPr="00D9713B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Управляющая компания ООО «УК Полюс»;</w:t>
      </w:r>
    </w:p>
    <w:p w14:paraId="6B44B937" w14:textId="77777777" w:rsidR="00620904" w:rsidRPr="00D9713B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Рудные золотодобывающие предприятия: АО «Полюс Красноярск», АО «Полюс Вернинское», АО «РиМ», АО «Алданзолото ГРК»;</w:t>
      </w:r>
    </w:p>
    <w:p w14:paraId="46825955" w14:textId="077D10CB" w:rsidR="00620904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Геологоразведочные предприятия: АО «То</w:t>
      </w:r>
      <w:r w:rsidR="007820AD">
        <w:t>нод</w:t>
      </w:r>
      <w:r>
        <w:t>а», ООО «Первое ГРП», ООО «Амурское ГРП», ООО «Магаданское ГРП»;</w:t>
      </w:r>
    </w:p>
    <w:p w14:paraId="11A9F084" w14:textId="77777777" w:rsidR="00620904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>Сервисные компании: АО «Полюс Логистика», ООО «МФЦ Полюс», ООО «Полюс Строй», ООО «Полюс Проект».</w:t>
      </w:r>
    </w:p>
    <w:p w14:paraId="2958C3C3" w14:textId="77777777" w:rsidR="00C403F3" w:rsidRPr="00557467" w:rsidRDefault="00C403F3" w:rsidP="009B6B04">
      <w:pPr>
        <w:pStyle w:val="30"/>
      </w:pPr>
      <w:bookmarkStart w:id="2443" w:name="_Toc69225610"/>
      <w:r>
        <w:t>Обоснование реализации</w:t>
      </w:r>
      <w:bookmarkEnd w:id="2443"/>
    </w:p>
    <w:p w14:paraId="66D82DA1" w14:textId="5EFC3643" w:rsidR="00BC4D85" w:rsidRPr="00E77D17" w:rsidRDefault="00E77D17" w:rsidP="00BC4D85">
      <w:pPr>
        <w:spacing w:before="60" w:line="276" w:lineRule="auto"/>
        <w:ind w:firstLine="567"/>
      </w:pPr>
      <w:r>
        <w:rPr>
          <w:rFonts w:cs="Arial"/>
        </w:rPr>
        <w:t>Необходима бумажная печатная форма графика остановочных ремонтов для согласования</w:t>
      </w:r>
      <w:r>
        <w:t xml:space="preserve">. </w:t>
      </w:r>
      <w:r w:rsidR="00BC4D85">
        <w:t xml:space="preserve">Формат </w:t>
      </w:r>
      <w:r w:rsidR="007947AD">
        <w:t>отчёта</w:t>
      </w:r>
      <w:r w:rsidR="00BC4D85">
        <w:t xml:space="preserve"> описан в КД </w:t>
      </w:r>
      <w:del w:id="2444" w:author="Владимир Лаут" w:date="2020-04-10T21:36:00Z">
        <w:r w:rsidRPr="00E77D17" w:rsidDel="009525DB">
          <w:delText>ERP.5.1.</w:delText>
        </w:r>
      </w:del>
      <w:ins w:id="2445" w:author="Владимир Лаут" w:date="2021-03-24T09:44:00Z">
        <w:r w:rsidR="002D2BA2">
          <w:t>ERP.13.9.2</w:t>
        </w:r>
      </w:ins>
      <w:ins w:id="2446" w:author="Владимир Лаут" w:date="2020-04-10T21:36:00Z">
        <w:r w:rsidR="009525DB">
          <w:t>_</w:t>
        </w:r>
      </w:ins>
      <w:r w:rsidRPr="00E77D17">
        <w:t>53_PM_КД Планиро</w:t>
      </w:r>
      <w:r>
        <w:t>вание остановочных ремонтов</w:t>
      </w:r>
      <w:r w:rsidR="00BC4D85">
        <w:t>.</w:t>
      </w:r>
    </w:p>
    <w:p w14:paraId="3014B44E" w14:textId="77777777" w:rsidR="00C403F3" w:rsidRPr="00557467" w:rsidRDefault="00C403F3" w:rsidP="009B6B04">
      <w:pPr>
        <w:pStyle w:val="30"/>
      </w:pPr>
      <w:bookmarkStart w:id="2447" w:name="_Toc69225611"/>
      <w:r>
        <w:t>Сценарии использования</w:t>
      </w:r>
      <w:bookmarkEnd w:id="2447"/>
    </w:p>
    <w:p w14:paraId="2555D05B" w14:textId="0EB1C6CF" w:rsidR="00C403F3" w:rsidRPr="00A8396F" w:rsidRDefault="001C1482" w:rsidP="004A2F87">
      <w:pPr>
        <w:spacing w:after="240" w:line="276" w:lineRule="auto"/>
        <w:ind w:firstLine="567"/>
      </w:pPr>
      <w:r>
        <w:t>Используется для планирования</w:t>
      </w:r>
      <w:r w:rsidRPr="001C1482">
        <w:t xml:space="preserve"> работ</w:t>
      </w:r>
      <w:r>
        <w:t>,</w:t>
      </w:r>
      <w:r w:rsidRPr="001C1482">
        <w:t xml:space="preserve"> входящих в останов производственного оборудования</w:t>
      </w:r>
      <w:r>
        <w:t>. Анализ данных по заказам ТОРО, входящих в остановочный ремонт:</w:t>
      </w:r>
      <w:r w:rsidRPr="001C1482">
        <w:rPr>
          <w:rFonts w:cs="Arial"/>
          <w:color w:val="000000" w:themeColor="text1"/>
        </w:rPr>
        <w:t xml:space="preserve"> </w:t>
      </w:r>
      <w:r>
        <w:rPr>
          <w:rFonts w:cs="Arial"/>
          <w:color w:val="000000" w:themeColor="text1"/>
        </w:rPr>
        <w:t>предприятие, цех, оборудование, плановые дата-время начала ремонт</w:t>
      </w:r>
      <w:r w:rsidR="0050404B">
        <w:rPr>
          <w:rFonts w:cs="Arial"/>
          <w:color w:val="000000" w:themeColor="text1"/>
        </w:rPr>
        <w:t>а,</w:t>
      </w:r>
      <w:r>
        <w:rPr>
          <w:rFonts w:cs="Arial"/>
          <w:color w:val="000000" w:themeColor="text1"/>
        </w:rPr>
        <w:t xml:space="preserve"> плановые </w:t>
      </w:r>
      <w:r>
        <w:rPr>
          <w:rFonts w:cs="Arial"/>
          <w:color w:val="000000" w:themeColor="text1"/>
        </w:rPr>
        <w:lastRenderedPageBreak/>
        <w:t>дата-время окончания ремонта, код операции, наименование работы</w:t>
      </w:r>
      <w:r w:rsidR="007D66D1">
        <w:rPr>
          <w:rFonts w:cs="Arial"/>
          <w:color w:val="000000" w:themeColor="text1"/>
        </w:rPr>
        <w:t xml:space="preserve"> </w:t>
      </w:r>
      <w:r>
        <w:rPr>
          <w:rFonts w:cs="Arial"/>
          <w:color w:val="000000" w:themeColor="text1"/>
        </w:rPr>
        <w:t>(название операции), общая продолжительность работы, продолжительность работы по дням, номер смены и число рабочих в смену в рамках дня.</w:t>
      </w:r>
    </w:p>
    <w:p w14:paraId="6826F97D" w14:textId="6A6A7F00" w:rsidR="00C403F3" w:rsidRPr="00CE434A" w:rsidRDefault="00C403F3" w:rsidP="009B6B04">
      <w:pPr>
        <w:pStyle w:val="30"/>
        <w:rPr>
          <w:i/>
        </w:rPr>
      </w:pPr>
      <w:bookmarkStart w:id="2448" w:name="_Toc69225612"/>
      <w:r w:rsidRPr="00CE434A">
        <w:t xml:space="preserve">Ключевые алгоритмы и </w:t>
      </w:r>
      <w:r w:rsidR="007947AD" w:rsidRPr="00CE434A">
        <w:t>расчёты</w:t>
      </w:r>
      <w:bookmarkEnd w:id="2448"/>
    </w:p>
    <w:p w14:paraId="34F5127F" w14:textId="77777777" w:rsidR="006546B6" w:rsidRDefault="006546B6" w:rsidP="006546B6">
      <w:pPr>
        <w:spacing w:before="60" w:line="276" w:lineRule="auto"/>
        <w:ind w:firstLine="567"/>
      </w:pPr>
      <w:r>
        <w:t>Формат отчёта фиксированный или функциональная транзакция будет уточнён на этапе реализации (в том числе и логика/возможности функциональной транзакции).</w:t>
      </w:r>
    </w:p>
    <w:p w14:paraId="1403F5AC" w14:textId="51B08FD2" w:rsidR="001A2B2F" w:rsidDel="00507BD7" w:rsidRDefault="001A2B2F" w:rsidP="00F431C4">
      <w:pPr>
        <w:pStyle w:val="21"/>
        <w:rPr>
          <w:del w:id="2449" w:author="Владимир Лаут" w:date="2021-03-24T20:11:00Z"/>
        </w:rPr>
      </w:pPr>
      <w:bookmarkStart w:id="2450" w:name="_Toc523502022"/>
      <w:del w:id="2451" w:author="Владимир Лаут" w:date="2021-03-24T20:11:00Z">
        <w:r w:rsidDel="00507BD7">
          <w:delText>Фиксированный отчет «</w:delText>
        </w:r>
        <w:r w:rsidRPr="00094ECA" w:rsidDel="00507BD7">
          <w:rPr>
            <w:lang w:val="en-US"/>
          </w:rPr>
          <w:delText>PM</w:delText>
        </w:r>
        <w:r w:rsidRPr="00A8396F" w:rsidDel="00507BD7">
          <w:delText>-</w:delText>
        </w:r>
        <w:r w:rsidRPr="00094ECA" w:rsidDel="00507BD7">
          <w:rPr>
            <w:lang w:val="en-US"/>
          </w:rPr>
          <w:delText>R</w:delText>
        </w:r>
        <w:r w:rsidRPr="00A8396F" w:rsidDel="00507BD7">
          <w:delText>0</w:delText>
        </w:r>
        <w:r w:rsidDel="00507BD7">
          <w:delText xml:space="preserve">5 </w:delText>
        </w:r>
        <w:r w:rsidRPr="008F735B" w:rsidDel="00507BD7">
          <w:delText xml:space="preserve">Отчёт о состоянии </w:delText>
        </w:r>
      </w:del>
      <w:del w:id="2452" w:author="Владимир Лаут" w:date="2020-04-10T21:21:00Z">
        <w:r w:rsidRPr="008F735B" w:rsidDel="00C56AB0">
          <w:delText>подменного фонда</w:delText>
        </w:r>
      </w:del>
      <w:del w:id="2453" w:author="Владимир Лаут" w:date="2021-03-24T20:11:00Z">
        <w:r w:rsidDel="00507BD7">
          <w:delText>»</w:delText>
        </w:r>
        <w:bookmarkStart w:id="2454" w:name="_Toc67558180"/>
        <w:bookmarkStart w:id="2455" w:name="_Toc69119866"/>
        <w:bookmarkStart w:id="2456" w:name="_Toc69225613"/>
        <w:bookmarkEnd w:id="2450"/>
        <w:bookmarkEnd w:id="2454"/>
        <w:bookmarkEnd w:id="2455"/>
        <w:bookmarkEnd w:id="2456"/>
      </w:del>
    </w:p>
    <w:p w14:paraId="76F49170" w14:textId="45F87D1C" w:rsidR="001A2B2F" w:rsidRPr="00557467" w:rsidDel="00507BD7" w:rsidRDefault="001A2B2F" w:rsidP="001A2B2F">
      <w:pPr>
        <w:pStyle w:val="30"/>
        <w:rPr>
          <w:del w:id="2457" w:author="Владимир Лаут" w:date="2021-03-24T20:11:00Z"/>
        </w:rPr>
      </w:pPr>
      <w:bookmarkStart w:id="2458" w:name="_Toc523502023"/>
      <w:del w:id="2459" w:author="Владимир Лаут" w:date="2021-03-24T20:11:00Z">
        <w:r w:rsidRPr="00557467" w:rsidDel="00507BD7">
          <w:delText>Состав данных</w:delText>
        </w:r>
        <w:r w:rsidDel="00507BD7">
          <w:delText xml:space="preserve"> и общее описание</w:delText>
        </w:r>
        <w:bookmarkStart w:id="2460" w:name="_Toc67558181"/>
        <w:bookmarkStart w:id="2461" w:name="_Toc69119867"/>
        <w:bookmarkStart w:id="2462" w:name="_Toc69225614"/>
        <w:bookmarkEnd w:id="2458"/>
        <w:bookmarkEnd w:id="2460"/>
        <w:bookmarkEnd w:id="2461"/>
        <w:bookmarkEnd w:id="2462"/>
      </w:del>
    </w:p>
    <w:p w14:paraId="1A6BF631" w14:textId="485A9772" w:rsidR="007C43E5" w:rsidRPr="00BC34C6" w:rsidDel="00507BD7" w:rsidRDefault="001A2B2F">
      <w:pPr>
        <w:spacing w:before="60" w:line="276" w:lineRule="auto"/>
        <w:ind w:firstLine="567"/>
        <w:rPr>
          <w:del w:id="2463" w:author="Владимир Лаут" w:date="2021-03-24T20:11:00Z"/>
        </w:rPr>
      </w:pPr>
      <w:del w:id="2464" w:author="Владимир Лаут" w:date="2021-03-24T20:11:00Z">
        <w:r w:rsidRPr="00BC34C6" w:rsidDel="00507BD7">
          <w:delText xml:space="preserve">Позволяет </w:delText>
        </w:r>
        <w:r w:rsidDel="00507BD7">
          <w:delText xml:space="preserve">выгружать еженедельный отчёт об оборачиваемости </w:delText>
        </w:r>
      </w:del>
      <w:del w:id="2465" w:author="Владимир Лаут" w:date="2020-04-10T21:21:00Z">
        <w:r w:rsidDel="00C56AB0">
          <w:delText>подменного фонда</w:delText>
        </w:r>
      </w:del>
      <w:del w:id="2466" w:author="Владимир Лаут" w:date="2021-03-24T20:11:00Z">
        <w:r w:rsidDel="00507BD7">
          <w:delText xml:space="preserve">, содержащий сведения о заказах ТОРО, ЕО, доступности материалов на складе, </w:delText>
        </w:r>
        <w:r w:rsidRPr="004A2F87" w:rsidDel="00507BD7">
          <w:tab/>
        </w:r>
        <w:r w:rsidDel="00507BD7">
          <w:delText xml:space="preserve"> доступном остатке материалов в </w:delText>
        </w:r>
      </w:del>
      <w:del w:id="2467" w:author="Владимир Лаут" w:date="2020-04-10T21:22:00Z">
        <w:r w:rsidDel="00C56AB0">
          <w:delText>подменном</w:delText>
        </w:r>
      </w:del>
      <w:del w:id="2468" w:author="Владимир Лаут" w:date="2021-03-24T20:11:00Z">
        <w:r w:rsidDel="00507BD7">
          <w:delText xml:space="preserve"> фонде после удовлетворения потребности в них, сведения о необходимости закупа материалов на горизонте планирования.</w:delText>
        </w:r>
        <w:r w:rsidR="00683070" w:rsidRPr="00683070" w:rsidDel="00507BD7">
          <w:delText xml:space="preserve"> </w:delText>
        </w:r>
        <w:r w:rsidR="00683070" w:rsidRPr="00BC34C6" w:rsidDel="00507BD7">
          <w:delText>Отчёт строится на основе гибкой матрицы PM-M0</w:delText>
        </w:r>
        <w:r w:rsidR="00683070" w:rsidDel="00507BD7">
          <w:delText>1</w:delText>
        </w:r>
        <w:r w:rsidR="00683070" w:rsidRPr="00BC34C6" w:rsidDel="00507BD7">
          <w:delText xml:space="preserve"> «</w:delText>
        </w:r>
        <w:r w:rsidR="00683070" w:rsidRPr="0039453F" w:rsidDel="00507BD7">
          <w:delText>Планирование и исполнен</w:delText>
        </w:r>
        <w:r w:rsidR="00683070" w:rsidDel="00507BD7">
          <w:delText>ие воздействий на производствен</w:delText>
        </w:r>
        <w:r w:rsidR="00683070" w:rsidRPr="0039453F" w:rsidDel="00507BD7">
          <w:delText>ные активы</w:delText>
        </w:r>
        <w:r w:rsidR="00683070" w:rsidRPr="00BC34C6" w:rsidDel="00507BD7">
          <w:delText>».</w:delText>
        </w:r>
        <w:r w:rsidR="00683070" w:rsidDel="00507BD7">
          <w:delText xml:space="preserve"> </w:delText>
        </w:r>
        <w:bookmarkStart w:id="2469" w:name="_Toc67558182"/>
        <w:bookmarkStart w:id="2470" w:name="_Toc69119868"/>
        <w:bookmarkStart w:id="2471" w:name="_Toc69225615"/>
        <w:bookmarkEnd w:id="2469"/>
        <w:bookmarkEnd w:id="2470"/>
        <w:bookmarkEnd w:id="2471"/>
      </w:del>
    </w:p>
    <w:p w14:paraId="009ECD60" w14:textId="60ABCE8D" w:rsidR="001A2B2F" w:rsidRPr="00557467" w:rsidDel="00507BD7" w:rsidRDefault="001A2B2F" w:rsidP="001A2B2F">
      <w:pPr>
        <w:pStyle w:val="30"/>
        <w:rPr>
          <w:del w:id="2472" w:author="Владимир Лаут" w:date="2021-03-24T20:11:00Z"/>
        </w:rPr>
      </w:pPr>
      <w:bookmarkStart w:id="2473" w:name="_Toc523502024"/>
      <w:del w:id="2474" w:author="Владимир Лаут" w:date="2021-03-24T20:11:00Z">
        <w:r w:rsidRPr="00557467" w:rsidDel="00507BD7">
          <w:delText>Организационный охват</w:delText>
        </w:r>
        <w:bookmarkStart w:id="2475" w:name="_Toc67558183"/>
        <w:bookmarkStart w:id="2476" w:name="_Toc69119869"/>
        <w:bookmarkStart w:id="2477" w:name="_Toc69225616"/>
        <w:bookmarkEnd w:id="2473"/>
        <w:bookmarkEnd w:id="2475"/>
        <w:bookmarkEnd w:id="2476"/>
        <w:bookmarkEnd w:id="2477"/>
      </w:del>
    </w:p>
    <w:p w14:paraId="67398EF9" w14:textId="1B03C384" w:rsidR="001A2B2F" w:rsidDel="00507BD7" w:rsidRDefault="001A2B2F" w:rsidP="001A2B2F">
      <w:pPr>
        <w:ind w:firstLine="567"/>
        <w:rPr>
          <w:del w:id="2478" w:author="Владимир Лаут" w:date="2021-03-24T20:11:00Z"/>
        </w:rPr>
      </w:pPr>
      <w:del w:id="2479" w:author="Владимир Лаут" w:date="2021-03-24T20:11:00Z">
        <w:r w:rsidRPr="00220840" w:rsidDel="00507BD7">
          <w:delText xml:space="preserve">Отчёт </w:delText>
        </w:r>
        <w:r w:rsidDel="00507BD7">
          <w:delText xml:space="preserve">спроектирован для следующих балансовых единиц: </w:delText>
        </w:r>
        <w:bookmarkStart w:id="2480" w:name="_Toc67558184"/>
        <w:bookmarkStart w:id="2481" w:name="_Toc69119870"/>
        <w:bookmarkStart w:id="2482" w:name="_Toc69225617"/>
        <w:bookmarkEnd w:id="2480"/>
        <w:bookmarkEnd w:id="2481"/>
        <w:bookmarkEnd w:id="2482"/>
      </w:del>
    </w:p>
    <w:p w14:paraId="262EE204" w14:textId="4FB3B566" w:rsidR="001A2B2F" w:rsidRPr="00D9713B" w:rsidDel="00507BD7" w:rsidRDefault="001A2B2F" w:rsidP="001A2B2F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483" w:author="Владимир Лаут" w:date="2021-03-24T20:11:00Z"/>
        </w:rPr>
      </w:pPr>
      <w:del w:id="2484" w:author="Владимир Лаут" w:date="2021-03-24T20:11:00Z">
        <w:r w:rsidDel="00507BD7">
          <w:delText>Управляющая компания ООО «УК Полюс»;</w:delText>
        </w:r>
        <w:bookmarkStart w:id="2485" w:name="_Toc67558185"/>
        <w:bookmarkStart w:id="2486" w:name="_Toc69119871"/>
        <w:bookmarkStart w:id="2487" w:name="_Toc69225618"/>
        <w:bookmarkEnd w:id="2485"/>
        <w:bookmarkEnd w:id="2486"/>
        <w:bookmarkEnd w:id="2487"/>
      </w:del>
    </w:p>
    <w:p w14:paraId="6FA1868C" w14:textId="1C98926C" w:rsidR="001A2B2F" w:rsidRPr="00D9713B" w:rsidDel="00507BD7" w:rsidRDefault="001A2B2F" w:rsidP="001A2B2F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488" w:author="Владимир Лаут" w:date="2021-03-24T20:11:00Z"/>
        </w:rPr>
      </w:pPr>
      <w:del w:id="2489" w:author="Владимир Лаут" w:date="2021-03-24T20:11:00Z">
        <w:r w:rsidDel="00507BD7">
          <w:delText>Рудные золотодобывающие предприятия: АО «Полюс Красноярск», АО «Полюс Вернинское», АО «РиМ», АО «Алданзолото ГРК»;</w:delText>
        </w:r>
        <w:bookmarkStart w:id="2490" w:name="_Toc67558186"/>
        <w:bookmarkStart w:id="2491" w:name="_Toc69119872"/>
        <w:bookmarkStart w:id="2492" w:name="_Toc69225619"/>
        <w:bookmarkEnd w:id="2490"/>
        <w:bookmarkEnd w:id="2491"/>
        <w:bookmarkEnd w:id="2492"/>
      </w:del>
    </w:p>
    <w:p w14:paraId="22B3938F" w14:textId="4719AD82" w:rsidR="001A2B2F" w:rsidDel="00507BD7" w:rsidRDefault="001A2B2F" w:rsidP="001A2B2F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493" w:author="Владимир Лаут" w:date="2021-03-24T20:11:00Z"/>
        </w:rPr>
      </w:pPr>
      <w:del w:id="2494" w:author="Владимир Лаут" w:date="2021-03-24T20:11:00Z">
        <w:r w:rsidDel="00507BD7">
          <w:delText>Геологоразведочные предприятия: АО «Тонода», ООО «Первое ГРП», ООО «Амурское ГРП», ООО «Магаданское ГРП»;</w:delText>
        </w:r>
        <w:bookmarkStart w:id="2495" w:name="_Toc67558187"/>
        <w:bookmarkStart w:id="2496" w:name="_Toc69119873"/>
        <w:bookmarkStart w:id="2497" w:name="_Toc69225620"/>
        <w:bookmarkEnd w:id="2495"/>
        <w:bookmarkEnd w:id="2496"/>
        <w:bookmarkEnd w:id="2497"/>
      </w:del>
    </w:p>
    <w:p w14:paraId="5E30A199" w14:textId="4D0F1DCE" w:rsidR="001A2B2F" w:rsidDel="00507BD7" w:rsidRDefault="001A2B2F" w:rsidP="001A2B2F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498" w:author="Владимир Лаут" w:date="2021-03-24T20:11:00Z"/>
        </w:rPr>
      </w:pPr>
      <w:del w:id="2499" w:author="Владимир Лаут" w:date="2021-03-24T20:11:00Z">
        <w:r w:rsidDel="00507BD7">
          <w:delText>Сервисные компании: АО «Полюс Логистика», ООО «МФЦ Полюс», ООО «Полюс Строй», ООО «Полюс Проект».</w:delText>
        </w:r>
        <w:bookmarkStart w:id="2500" w:name="_Toc67558188"/>
        <w:bookmarkStart w:id="2501" w:name="_Toc69119874"/>
        <w:bookmarkStart w:id="2502" w:name="_Toc69225621"/>
        <w:bookmarkEnd w:id="2500"/>
        <w:bookmarkEnd w:id="2501"/>
        <w:bookmarkEnd w:id="2502"/>
      </w:del>
    </w:p>
    <w:p w14:paraId="0AB463D2" w14:textId="36226569" w:rsidR="001A2B2F" w:rsidRPr="00557467" w:rsidDel="00507BD7" w:rsidRDefault="001A2B2F" w:rsidP="001A2B2F">
      <w:pPr>
        <w:pStyle w:val="30"/>
        <w:rPr>
          <w:del w:id="2503" w:author="Владимир Лаут" w:date="2021-03-24T20:11:00Z"/>
        </w:rPr>
      </w:pPr>
      <w:bookmarkStart w:id="2504" w:name="_Toc523502025"/>
      <w:del w:id="2505" w:author="Владимир Лаут" w:date="2021-03-24T20:11:00Z">
        <w:r w:rsidDel="00507BD7">
          <w:delText>Обоснование реализации</w:delText>
        </w:r>
        <w:bookmarkStart w:id="2506" w:name="_Toc67558189"/>
        <w:bookmarkStart w:id="2507" w:name="_Toc69119875"/>
        <w:bookmarkStart w:id="2508" w:name="_Toc69225622"/>
        <w:bookmarkEnd w:id="2504"/>
        <w:bookmarkEnd w:id="2506"/>
        <w:bookmarkEnd w:id="2507"/>
        <w:bookmarkEnd w:id="2508"/>
      </w:del>
    </w:p>
    <w:p w14:paraId="45661EB8" w14:textId="3E37B60A" w:rsidR="001A2B2F" w:rsidRPr="00A8396F" w:rsidDel="00507BD7" w:rsidRDefault="001A2B2F" w:rsidP="001A2B2F">
      <w:pPr>
        <w:spacing w:before="60" w:line="276" w:lineRule="auto"/>
        <w:ind w:firstLine="567"/>
        <w:rPr>
          <w:del w:id="2509" w:author="Владимир Лаут" w:date="2021-03-24T20:11:00Z"/>
        </w:rPr>
      </w:pPr>
      <w:del w:id="2510" w:author="Владимир Лаут" w:date="2021-03-24T20:11:00Z">
        <w:r w:rsidDel="00507BD7">
          <w:rPr>
            <w:rFonts w:cs="Arial"/>
          </w:rPr>
          <w:delText xml:space="preserve">Новая форма, необходима для планирования и анализа оборачиваемости </w:delText>
        </w:r>
      </w:del>
      <w:del w:id="2511" w:author="Владимир Лаут" w:date="2020-04-10T21:22:00Z">
        <w:r w:rsidDel="00C56AB0">
          <w:rPr>
            <w:rFonts w:cs="Arial"/>
          </w:rPr>
          <w:delText xml:space="preserve">подменного </w:delText>
        </w:r>
      </w:del>
      <w:del w:id="2512" w:author="Владимир Лаут" w:date="2021-03-24T20:11:00Z">
        <w:r w:rsidDel="00507BD7">
          <w:rPr>
            <w:rFonts w:cs="Arial"/>
          </w:rPr>
          <w:delText>фонда, определение необходимого объёма его закупа</w:delText>
        </w:r>
        <w:r w:rsidDel="00507BD7">
          <w:delText>.</w:delText>
        </w:r>
        <w:bookmarkStart w:id="2513" w:name="_Toc67558190"/>
        <w:bookmarkStart w:id="2514" w:name="_Toc69119876"/>
        <w:bookmarkStart w:id="2515" w:name="_Toc69225623"/>
        <w:bookmarkEnd w:id="2513"/>
        <w:bookmarkEnd w:id="2514"/>
        <w:bookmarkEnd w:id="2515"/>
      </w:del>
    </w:p>
    <w:p w14:paraId="79B551DB" w14:textId="49D17A1A" w:rsidR="001A2B2F" w:rsidRPr="00557467" w:rsidDel="00507BD7" w:rsidRDefault="001A2B2F" w:rsidP="001A2B2F">
      <w:pPr>
        <w:pStyle w:val="30"/>
        <w:rPr>
          <w:del w:id="2516" w:author="Владимир Лаут" w:date="2021-03-24T20:11:00Z"/>
        </w:rPr>
      </w:pPr>
      <w:bookmarkStart w:id="2517" w:name="_Toc523502026"/>
      <w:del w:id="2518" w:author="Владимир Лаут" w:date="2021-03-24T20:11:00Z">
        <w:r w:rsidDel="00507BD7">
          <w:delText>Сценарии использования</w:delText>
        </w:r>
        <w:bookmarkStart w:id="2519" w:name="_Toc67558191"/>
        <w:bookmarkStart w:id="2520" w:name="_Toc69119877"/>
        <w:bookmarkStart w:id="2521" w:name="_Toc69225624"/>
        <w:bookmarkEnd w:id="2517"/>
        <w:bookmarkEnd w:id="2519"/>
        <w:bookmarkEnd w:id="2520"/>
        <w:bookmarkEnd w:id="2521"/>
      </w:del>
    </w:p>
    <w:p w14:paraId="3C1236AB" w14:textId="1169333A" w:rsidR="001A2B2F" w:rsidRPr="00A8396F" w:rsidDel="00507BD7" w:rsidRDefault="001A2B2F" w:rsidP="001A2B2F">
      <w:pPr>
        <w:spacing w:after="240" w:line="276" w:lineRule="auto"/>
        <w:ind w:firstLine="567"/>
        <w:rPr>
          <w:del w:id="2522" w:author="Владимир Лаут" w:date="2021-03-24T20:11:00Z"/>
        </w:rPr>
      </w:pPr>
      <w:del w:id="2523" w:author="Владимир Лаут" w:date="2021-03-24T20:11:00Z">
        <w:r w:rsidRPr="00A5514F" w:rsidDel="00507BD7">
          <w:delText>Используется</w:delText>
        </w:r>
        <w:r w:rsidDel="00507BD7">
          <w:delText xml:space="preserve"> для анализа</w:delText>
        </w:r>
        <w:r w:rsidRPr="00A5514F" w:rsidDel="00507BD7">
          <w:delText xml:space="preserve"> оборачиваемости </w:delText>
        </w:r>
      </w:del>
      <w:del w:id="2524" w:author="Владимир Лаут" w:date="2020-04-10T21:22:00Z">
        <w:r w:rsidRPr="00A5514F" w:rsidDel="00C56AB0">
          <w:delText xml:space="preserve">подменного </w:delText>
        </w:r>
      </w:del>
      <w:del w:id="2525" w:author="Владимир Лаут" w:date="2021-03-24T20:11:00Z">
        <w:r w:rsidRPr="00A5514F" w:rsidDel="00507BD7">
          <w:delText>фонда</w:delText>
        </w:r>
        <w:r w:rsidDel="00507BD7">
          <w:delText>, доступного остатка материалов на складе, планирования закупки необходимого количества материалов в подменный фонд</w:delText>
        </w:r>
        <w:r w:rsidDel="00507BD7">
          <w:rPr>
            <w:rFonts w:cs="Arial"/>
            <w:color w:val="000000" w:themeColor="text1"/>
          </w:rPr>
          <w:delText>.</w:delText>
        </w:r>
        <w:bookmarkStart w:id="2526" w:name="_Toc67558192"/>
        <w:bookmarkStart w:id="2527" w:name="_Toc69119878"/>
        <w:bookmarkStart w:id="2528" w:name="_Toc69225625"/>
        <w:bookmarkEnd w:id="2526"/>
        <w:bookmarkEnd w:id="2527"/>
        <w:bookmarkEnd w:id="2528"/>
      </w:del>
    </w:p>
    <w:p w14:paraId="21C81E8E" w14:textId="5B41BC52" w:rsidR="001A2B2F" w:rsidRPr="00CE434A" w:rsidDel="00507BD7" w:rsidRDefault="001A2B2F" w:rsidP="001A2B2F">
      <w:pPr>
        <w:pStyle w:val="30"/>
        <w:rPr>
          <w:del w:id="2529" w:author="Владимир Лаут" w:date="2021-03-24T20:11:00Z"/>
          <w:i/>
        </w:rPr>
      </w:pPr>
      <w:bookmarkStart w:id="2530" w:name="_Toc523502027"/>
      <w:del w:id="2531" w:author="Владимир Лаут" w:date="2021-03-24T20:11:00Z">
        <w:r w:rsidRPr="00CE434A" w:rsidDel="00507BD7">
          <w:delText>Ключевые алгоритмы и расчёты</w:delText>
        </w:r>
        <w:bookmarkStart w:id="2532" w:name="_Toc67558193"/>
        <w:bookmarkStart w:id="2533" w:name="_Toc69119879"/>
        <w:bookmarkStart w:id="2534" w:name="_Toc69225626"/>
        <w:bookmarkEnd w:id="2530"/>
        <w:bookmarkEnd w:id="2532"/>
        <w:bookmarkEnd w:id="2533"/>
        <w:bookmarkEnd w:id="2534"/>
      </w:del>
    </w:p>
    <w:p w14:paraId="1548FEA9" w14:textId="436E61C2" w:rsidR="001A2B2F" w:rsidDel="00507BD7" w:rsidRDefault="001A2B2F" w:rsidP="001A2B2F">
      <w:pPr>
        <w:spacing w:before="60" w:line="276" w:lineRule="auto"/>
        <w:ind w:firstLine="567"/>
        <w:rPr>
          <w:del w:id="2535" w:author="Владимир Лаут" w:date="2021-03-24T20:11:00Z"/>
        </w:rPr>
      </w:pPr>
      <w:del w:id="2536" w:author="Владимир Лаут" w:date="2021-03-24T20:11:00Z">
        <w:r w:rsidDel="00507BD7">
          <w:delText xml:space="preserve">Рекомендуемый закуп материалов в </w:delText>
        </w:r>
      </w:del>
      <w:del w:id="2537" w:author="Владимир Лаут" w:date="2020-04-10T21:23:00Z">
        <w:r w:rsidDel="00C56AB0">
          <w:delText xml:space="preserve">подменный </w:delText>
        </w:r>
      </w:del>
      <w:del w:id="2538" w:author="Владимир Лаут" w:date="2021-03-24T20:11:00Z">
        <w:r w:rsidDel="00507BD7">
          <w:delText>фонд рассчитывается на основании показателей:</w:delText>
        </w:r>
        <w:bookmarkStart w:id="2539" w:name="_Toc67558194"/>
        <w:bookmarkStart w:id="2540" w:name="_Toc69119880"/>
        <w:bookmarkStart w:id="2541" w:name="_Toc69225627"/>
        <w:bookmarkEnd w:id="2539"/>
        <w:bookmarkEnd w:id="2540"/>
        <w:bookmarkEnd w:id="2541"/>
      </w:del>
    </w:p>
    <w:p w14:paraId="2C5E6167" w14:textId="3DD49050" w:rsidR="001A2B2F" w:rsidDel="00507BD7" w:rsidRDefault="001A2B2F" w:rsidP="001A2B2F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542" w:author="Владимир Лаут" w:date="2021-03-24T20:11:00Z"/>
        </w:rPr>
      </w:pPr>
      <w:del w:id="2543" w:author="Владимир Лаут" w:date="2021-03-24T20:11:00Z">
        <w:r w:rsidRPr="008F750A" w:rsidDel="00507BD7">
          <w:delText>Остаток единиц материалов на складе</w:delText>
        </w:r>
        <w:r w:rsidDel="00507BD7">
          <w:delText>.</w:delText>
        </w:r>
        <w:bookmarkStart w:id="2544" w:name="_Toc67558195"/>
        <w:bookmarkStart w:id="2545" w:name="_Toc69119881"/>
        <w:bookmarkStart w:id="2546" w:name="_Toc69225628"/>
        <w:bookmarkEnd w:id="2544"/>
        <w:bookmarkEnd w:id="2545"/>
        <w:bookmarkEnd w:id="2546"/>
      </w:del>
    </w:p>
    <w:p w14:paraId="3BCB7540" w14:textId="20AF954E" w:rsidR="001A2B2F" w:rsidDel="00507BD7" w:rsidRDefault="001A2B2F" w:rsidP="001A2B2F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547" w:author="Владимир Лаут" w:date="2021-03-24T20:11:00Z"/>
        </w:rPr>
      </w:pPr>
      <w:del w:id="2548" w:author="Владимир Лаут" w:date="2021-03-24T20:11:00Z">
        <w:r w:rsidRPr="00A760F1" w:rsidDel="00507BD7">
          <w:delText>Объем потребности в материалах</w:delText>
        </w:r>
        <w:r w:rsidDel="00507BD7">
          <w:delText>.</w:delText>
        </w:r>
        <w:bookmarkStart w:id="2549" w:name="_Toc67558196"/>
        <w:bookmarkStart w:id="2550" w:name="_Toc69119882"/>
        <w:bookmarkStart w:id="2551" w:name="_Toc69225629"/>
        <w:bookmarkEnd w:id="2549"/>
        <w:bookmarkEnd w:id="2550"/>
        <w:bookmarkEnd w:id="2551"/>
      </w:del>
    </w:p>
    <w:p w14:paraId="075DE102" w14:textId="0C2E9C58" w:rsidR="001A2B2F" w:rsidDel="00507BD7" w:rsidRDefault="001A2B2F" w:rsidP="001A2B2F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552" w:author="Владимир Лаут" w:date="2021-03-24T20:11:00Z"/>
        </w:rPr>
      </w:pPr>
      <w:del w:id="2553" w:author="Владимир Лаут" w:date="2021-03-24T20:11:00Z">
        <w:r w:rsidDel="00507BD7">
          <w:delText>Списание.</w:delText>
        </w:r>
        <w:bookmarkStart w:id="2554" w:name="_Toc67558197"/>
        <w:bookmarkStart w:id="2555" w:name="_Toc69119883"/>
        <w:bookmarkStart w:id="2556" w:name="_Toc69225630"/>
        <w:bookmarkEnd w:id="2554"/>
        <w:bookmarkEnd w:id="2555"/>
        <w:bookmarkEnd w:id="2556"/>
      </w:del>
    </w:p>
    <w:p w14:paraId="378DCB84" w14:textId="29497699" w:rsidR="001A2B2F" w:rsidDel="00507BD7" w:rsidRDefault="001A2B2F" w:rsidP="001A2B2F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557" w:author="Владимир Лаут" w:date="2021-03-24T20:11:00Z"/>
        </w:rPr>
      </w:pPr>
      <w:del w:id="2558" w:author="Владимир Лаут" w:date="2021-03-24T20:11:00Z">
        <w:r w:rsidDel="00507BD7">
          <w:delText>Согласованный закуп.</w:delText>
        </w:r>
        <w:bookmarkStart w:id="2559" w:name="_Toc67558198"/>
        <w:bookmarkStart w:id="2560" w:name="_Toc69119884"/>
        <w:bookmarkStart w:id="2561" w:name="_Toc69225631"/>
        <w:bookmarkEnd w:id="2559"/>
        <w:bookmarkEnd w:id="2560"/>
        <w:bookmarkEnd w:id="2561"/>
      </w:del>
    </w:p>
    <w:p w14:paraId="55C54CDC" w14:textId="191002BE" w:rsidR="001A2B2F" w:rsidDel="00507BD7" w:rsidRDefault="001A2B2F" w:rsidP="001A2B2F">
      <w:pPr>
        <w:spacing w:before="60" w:line="276" w:lineRule="auto"/>
        <w:ind w:firstLine="567"/>
        <w:rPr>
          <w:del w:id="2562" w:author="Владимир Лаут" w:date="2021-03-24T20:11:00Z"/>
        </w:rPr>
      </w:pPr>
      <w:del w:id="2563" w:author="Владимир Лаут" w:date="2021-03-24T20:11:00Z">
        <w:r w:rsidDel="00507BD7">
          <w:delText xml:space="preserve">Алгоритм расчета должен учитывать текущую потребности в </w:delText>
        </w:r>
      </w:del>
      <w:del w:id="2564" w:author="Владимир Лаут" w:date="2020-04-10T21:23:00Z">
        <w:r w:rsidDel="00C56AB0">
          <w:delText xml:space="preserve">подменном </w:delText>
        </w:r>
      </w:del>
      <w:del w:id="2565" w:author="Владимир Лаут" w:date="2021-03-24T20:11:00Z">
        <w:r w:rsidDel="00507BD7">
          <w:delText xml:space="preserve">фонде, время восстановления и объем восстановленных материалов в </w:delText>
        </w:r>
      </w:del>
      <w:del w:id="2566" w:author="Владимир Лаут" w:date="2020-04-10T21:23:00Z">
        <w:r w:rsidDel="00C56AB0">
          <w:delText xml:space="preserve">подменном </w:delText>
        </w:r>
      </w:del>
      <w:del w:id="2567" w:author="Владимир Лаут" w:date="2021-03-24T20:11:00Z">
        <w:r w:rsidDel="00507BD7">
          <w:delText xml:space="preserve">фонде, списание, рассчитывая прогнозную доступность в </w:delText>
        </w:r>
      </w:del>
      <w:del w:id="2568" w:author="Владимир Лаут" w:date="2020-04-10T21:23:00Z">
        <w:r w:rsidDel="00C56AB0">
          <w:delText xml:space="preserve">подменном </w:delText>
        </w:r>
      </w:del>
      <w:del w:id="2569" w:author="Владимир Лаут" w:date="2021-03-24T20:11:00Z">
        <w:r w:rsidDel="00507BD7">
          <w:delText xml:space="preserve">фонде. </w:delText>
        </w:r>
        <w:bookmarkStart w:id="2570" w:name="_Toc67558199"/>
        <w:bookmarkStart w:id="2571" w:name="_Toc69119885"/>
        <w:bookmarkStart w:id="2572" w:name="_Toc69225632"/>
        <w:bookmarkEnd w:id="2570"/>
        <w:bookmarkEnd w:id="2571"/>
        <w:bookmarkEnd w:id="2572"/>
      </w:del>
    </w:p>
    <w:p w14:paraId="0D227FD2" w14:textId="349ED41D" w:rsidR="001A2B2F" w:rsidDel="00507BD7" w:rsidRDefault="001A2B2F" w:rsidP="001A2B2F">
      <w:pPr>
        <w:spacing w:before="60" w:line="276" w:lineRule="auto"/>
        <w:ind w:firstLine="567"/>
        <w:rPr>
          <w:del w:id="2573" w:author="Владимир Лаут" w:date="2021-03-24T20:11:00Z"/>
        </w:rPr>
      </w:pPr>
      <w:del w:id="2574" w:author="Владимир Лаут" w:date="2021-03-24T20:11:00Z">
        <w:r w:rsidDel="00507BD7">
          <w:delText>Н</w:delText>
        </w:r>
        <w:r w:rsidRPr="00831102" w:rsidDel="00507BD7">
          <w:delText>еобходимо разработать математическую модель, которая позволит оптимизировать за</w:delText>
        </w:r>
        <w:r w:rsidR="006546B6" w:rsidDel="00507BD7">
          <w:delText>куп, предлагая пользователю отчё</w:delText>
        </w:r>
        <w:r w:rsidRPr="00831102" w:rsidDel="00507BD7">
          <w:delText xml:space="preserve">т, что будет если закупить в </w:delText>
        </w:r>
      </w:del>
      <w:del w:id="2575" w:author="Владимир Лаут" w:date="2020-04-10T21:23:00Z">
        <w:r w:rsidRPr="00831102" w:rsidDel="00C56AB0">
          <w:delText xml:space="preserve">подменный </w:delText>
        </w:r>
      </w:del>
      <w:del w:id="2576" w:author="Владимир Лаут" w:date="2021-03-24T20:11:00Z">
        <w:r w:rsidRPr="00831102" w:rsidDel="00507BD7">
          <w:delText>фонд в рассчитанные сроки.</w:delText>
        </w:r>
        <w:bookmarkStart w:id="2577" w:name="_Toc67558200"/>
        <w:bookmarkStart w:id="2578" w:name="_Toc69119886"/>
        <w:bookmarkStart w:id="2579" w:name="_Toc69225633"/>
        <w:bookmarkEnd w:id="2577"/>
        <w:bookmarkEnd w:id="2578"/>
        <w:bookmarkEnd w:id="2579"/>
      </w:del>
    </w:p>
    <w:p w14:paraId="176FA0F4" w14:textId="1924D6CE" w:rsidR="006546B6" w:rsidDel="007C43E5" w:rsidRDefault="006546B6" w:rsidP="006546B6">
      <w:pPr>
        <w:spacing w:before="60" w:line="276" w:lineRule="auto"/>
        <w:ind w:firstLine="567"/>
        <w:rPr>
          <w:del w:id="2580" w:author="Владимир Лаут" w:date="2020-04-27T14:02:00Z"/>
        </w:rPr>
      </w:pPr>
      <w:del w:id="2581" w:author="Владимир Лаут" w:date="2020-04-27T14:02:00Z">
        <w:r w:rsidDel="007C43E5">
          <w:delText>Формат отчёта фиксированный или функциональная транзакция будет уточнён на этапе реализации (в том числе и логика/возможности функциональной транзакции).</w:delText>
        </w:r>
        <w:bookmarkStart w:id="2582" w:name="_Toc67558201"/>
        <w:bookmarkStart w:id="2583" w:name="_Toc69119887"/>
        <w:bookmarkStart w:id="2584" w:name="_Toc69225634"/>
        <w:bookmarkEnd w:id="2582"/>
        <w:bookmarkEnd w:id="2583"/>
        <w:bookmarkEnd w:id="2584"/>
      </w:del>
    </w:p>
    <w:p w14:paraId="7A928D7A" w14:textId="05A50AF9" w:rsidR="00477A39" w:rsidRPr="00122341" w:rsidRDefault="00477A39" w:rsidP="00F431C4">
      <w:pPr>
        <w:pStyle w:val="21"/>
      </w:pPr>
      <w:bookmarkStart w:id="2585" w:name="_Toc69225635"/>
      <w:r w:rsidRPr="00122341">
        <w:t>Фиксированный отчет «</w:t>
      </w:r>
      <w:r w:rsidRPr="00122341">
        <w:rPr>
          <w:lang w:val="en-US"/>
        </w:rPr>
        <w:t>PM</w:t>
      </w:r>
      <w:r w:rsidRPr="00122341">
        <w:t>-</w:t>
      </w:r>
      <w:r w:rsidRPr="00122341">
        <w:rPr>
          <w:lang w:val="en-US"/>
        </w:rPr>
        <w:t>R</w:t>
      </w:r>
      <w:r w:rsidRPr="00122341">
        <w:t xml:space="preserve">06 Сводный план-факт </w:t>
      </w:r>
      <w:del w:id="2586" w:author="Владимир Лаут" w:date="2021-03-25T09:46:00Z">
        <w:r w:rsidRPr="00122341" w:rsidDel="00D0097C">
          <w:delText>ППА</w:delText>
        </w:r>
      </w:del>
      <w:ins w:id="2587" w:author="Владимир Лаут" w:date="2021-03-25T09:46:00Z">
        <w:r w:rsidR="00D0097C">
          <w:t>освоения</w:t>
        </w:r>
      </w:ins>
      <w:r w:rsidRPr="00122341">
        <w:t>»</w:t>
      </w:r>
      <w:bookmarkEnd w:id="2585"/>
    </w:p>
    <w:p w14:paraId="5EDF7931" w14:textId="77777777" w:rsidR="00122341" w:rsidRPr="00557467" w:rsidRDefault="00122341" w:rsidP="00122341">
      <w:pPr>
        <w:pStyle w:val="30"/>
      </w:pPr>
      <w:bookmarkStart w:id="2588" w:name="_Toc69225636"/>
      <w:r w:rsidRPr="00557467">
        <w:t>Состав данных</w:t>
      </w:r>
      <w:r>
        <w:t xml:space="preserve"> и общее описание</w:t>
      </w:r>
      <w:bookmarkEnd w:id="2588"/>
    </w:p>
    <w:p w14:paraId="3D972966" w14:textId="7AA8CA1C" w:rsidR="00863799" w:rsidDel="005668C1" w:rsidRDefault="00863799" w:rsidP="00863799">
      <w:pPr>
        <w:spacing w:before="60" w:line="276" w:lineRule="auto"/>
        <w:ind w:firstLine="567"/>
        <w:rPr>
          <w:del w:id="2589" w:author="Владимир Лаут" w:date="2021-03-24T13:28:00Z"/>
        </w:rPr>
      </w:pPr>
      <w:del w:id="2590" w:author="Владимир Лаут" w:date="2021-03-24T13:28:00Z">
        <w:r w:rsidDel="005668C1">
          <w:delText>Отчёт строится на основе гибких матриц PM-M01 «Планирование и исполнение воздействий на производственные активы» и PM-M05 «Бюджет воздействий».</w:delText>
        </w:r>
      </w:del>
    </w:p>
    <w:p w14:paraId="6B1BF768" w14:textId="77777777" w:rsidR="00863799" w:rsidRDefault="00863799" w:rsidP="00863799">
      <w:pPr>
        <w:spacing w:before="60" w:line="276" w:lineRule="auto"/>
        <w:ind w:firstLine="567"/>
      </w:pPr>
      <w:r>
        <w:t>Позволяет выгружать как месячный, так и годовой отчёт о плановой и фактической стоимости ремонтных воздействий на ПА в разрезе БЕ, типа затрат, группы оборудования, вида работ ТОРО.</w:t>
      </w:r>
    </w:p>
    <w:p w14:paraId="2AEF4A51" w14:textId="0692AB94" w:rsidR="00863799" w:rsidRPr="00045DF5" w:rsidRDefault="00863799" w:rsidP="00863799">
      <w:pPr>
        <w:spacing w:before="60" w:line="276" w:lineRule="auto"/>
        <w:ind w:firstLine="567"/>
      </w:pPr>
      <w:r>
        <w:t>Форма отчёта может быть доработана на этапах реализации системы.</w:t>
      </w:r>
      <w:r w:rsidR="00045DF5">
        <w:t xml:space="preserve"> Детальный формат формы размещён на портале в разделе отчётности. Файл </w:t>
      </w:r>
      <w:r w:rsidR="00045DF5" w:rsidRPr="00045DF5">
        <w:t>PM-R06, PM-R07 Сводный план-факт ППА</w:t>
      </w:r>
      <w:r w:rsidR="00045DF5">
        <w:t>.</w:t>
      </w:r>
    </w:p>
    <w:p w14:paraId="5C8C0C8D" w14:textId="77777777" w:rsidR="00122341" w:rsidRPr="00557467" w:rsidRDefault="00122341" w:rsidP="00122341">
      <w:pPr>
        <w:pStyle w:val="30"/>
      </w:pPr>
      <w:bookmarkStart w:id="2591" w:name="_Toc69225637"/>
      <w:r w:rsidRPr="00557467">
        <w:t>Организационный охват</w:t>
      </w:r>
      <w:bookmarkEnd w:id="2591"/>
    </w:p>
    <w:p w14:paraId="03CA58CA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 xml:space="preserve">Отчёт спроектирован для следующих балансовых единиц: </w:t>
      </w:r>
    </w:p>
    <w:p w14:paraId="04BCEF84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>Управляющая компания ООО «УК Полюс»;</w:t>
      </w:r>
    </w:p>
    <w:p w14:paraId="5F3D3BEC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>Рудные золотодобывающие предприятия: АО «Полюс Красноярск», АО «Полюс Вернинское», АО «РиМ», АО «Алданзолото ГРК»;</w:t>
      </w:r>
    </w:p>
    <w:p w14:paraId="4B30A393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>Геологоразведочные предприятия: АО «Тодона», ООО «Первое ГРП», ООО «Амурское ГРП», ООО «Магаданское ГРП»;</w:t>
      </w:r>
    </w:p>
    <w:p w14:paraId="24002C40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>Сервисные компании: АО «Полюс Логистика», ООО «МФЦ Полюс», ООО «Полюс Строй», ООО «Полюс Проект».</w:t>
      </w:r>
    </w:p>
    <w:p w14:paraId="35AE51AB" w14:textId="77777777" w:rsidR="00122341" w:rsidRPr="00557467" w:rsidRDefault="00122341" w:rsidP="00122341">
      <w:pPr>
        <w:pStyle w:val="30"/>
      </w:pPr>
      <w:bookmarkStart w:id="2592" w:name="_Toc69225638"/>
      <w:r>
        <w:t>Обоснование реализации</w:t>
      </w:r>
      <w:bookmarkEnd w:id="2592"/>
    </w:p>
    <w:p w14:paraId="7B7FCC5B" w14:textId="77777777" w:rsidR="00122341" w:rsidRPr="00A8396F" w:rsidRDefault="00122341" w:rsidP="00122341">
      <w:pPr>
        <w:spacing w:before="60" w:line="276" w:lineRule="auto"/>
        <w:ind w:firstLine="567"/>
      </w:pPr>
      <w:r w:rsidRPr="00F431C4">
        <w:rPr>
          <w:rFonts w:cs="Arial"/>
        </w:rPr>
        <w:t xml:space="preserve">Форма отчёта обусловлена методикой планирования бюджета для ремонтных воздействий на ПА, содержащей ряд показателей для формирования отчёта и </w:t>
      </w:r>
      <w:r>
        <w:rPr>
          <w:rFonts w:cs="Arial"/>
        </w:rPr>
        <w:t>формой отчёта</w:t>
      </w:r>
      <w:r w:rsidRPr="00F431C4">
        <w:rPr>
          <w:rFonts w:cs="Arial"/>
        </w:rPr>
        <w:t xml:space="preserve">, </w:t>
      </w:r>
      <w:r>
        <w:rPr>
          <w:rFonts w:cs="Arial"/>
        </w:rPr>
        <w:t>предоставленной техническим департаментом</w:t>
      </w:r>
      <w:r w:rsidRPr="00F431C4">
        <w:rPr>
          <w:rFonts w:cs="Arial"/>
        </w:rPr>
        <w:t xml:space="preserve">. Отчёт отражает план затрат и капитальных вложений в реализацию воздействий на </w:t>
      </w:r>
      <w:r>
        <w:rPr>
          <w:rFonts w:cs="Arial"/>
        </w:rPr>
        <w:t>производственные активы на пери</w:t>
      </w:r>
      <w:r w:rsidRPr="00F431C4">
        <w:rPr>
          <w:rFonts w:cs="Arial"/>
        </w:rPr>
        <w:t xml:space="preserve">од до 10 лет. Формат отчёта может </w:t>
      </w:r>
      <w:r>
        <w:rPr>
          <w:rFonts w:cs="Arial"/>
        </w:rPr>
        <w:t>измениться на этапе реализации</w:t>
      </w:r>
      <w:r w:rsidRPr="00F431C4">
        <w:rPr>
          <w:rFonts w:cs="Arial"/>
        </w:rPr>
        <w:t>.</w:t>
      </w:r>
    </w:p>
    <w:p w14:paraId="70CFCAF2" w14:textId="77777777" w:rsidR="00122341" w:rsidRPr="00557467" w:rsidRDefault="00122341" w:rsidP="00122341">
      <w:pPr>
        <w:pStyle w:val="30"/>
      </w:pPr>
      <w:bookmarkStart w:id="2593" w:name="_Toc69225639"/>
      <w:r>
        <w:t>Сценарии использования</w:t>
      </w:r>
      <w:bookmarkEnd w:id="2593"/>
    </w:p>
    <w:p w14:paraId="6EA9AAE9" w14:textId="77777777" w:rsidR="00122341" w:rsidRPr="00A8396F" w:rsidRDefault="00122341" w:rsidP="00122341">
      <w:pPr>
        <w:spacing w:after="240" w:line="276" w:lineRule="auto"/>
        <w:ind w:firstLine="567"/>
      </w:pPr>
      <w:r w:rsidRPr="007922AE">
        <w:t>Используется для формирования и анализа плановых и фактических данных стоимости и количества работ, материалов, ВПС необходимых для воздействий на производственные активы. Отчёт используется для контроля и исполнения мастер-плана воздействий на производственные активы.</w:t>
      </w:r>
    </w:p>
    <w:p w14:paraId="7E0E965D" w14:textId="77777777" w:rsidR="00122341" w:rsidRPr="00CE434A" w:rsidRDefault="00122341" w:rsidP="00122341">
      <w:pPr>
        <w:pStyle w:val="30"/>
        <w:rPr>
          <w:i/>
        </w:rPr>
      </w:pPr>
      <w:bookmarkStart w:id="2594" w:name="_Toc69225640"/>
      <w:r w:rsidRPr="00CE434A">
        <w:lastRenderedPageBreak/>
        <w:t>Ключевые алгоритмы и расчёты</w:t>
      </w:r>
      <w:bookmarkEnd w:id="2594"/>
    </w:p>
    <w:p w14:paraId="10AB7961" w14:textId="76B7B7B9" w:rsidR="00122341" w:rsidRDefault="00863799" w:rsidP="00122341">
      <w:pPr>
        <w:spacing w:before="60" w:line="276" w:lineRule="auto"/>
        <w:ind w:firstLine="567"/>
      </w:pPr>
      <w:r>
        <w:t>В случае, если при планировании использовался заказ ТОРО, то в отчётах в графе «Вид затрат» отражаются данные в разрезе видов затрат из заказов ТОРО. В случае, если планирование осуществляется без заказов ТОРО, то вид затрат определяется из СПП элемента.</w:t>
      </w:r>
    </w:p>
    <w:p w14:paraId="642DAF12" w14:textId="77777777" w:rsidR="006546B6" w:rsidRDefault="006546B6" w:rsidP="006546B6">
      <w:pPr>
        <w:spacing w:before="60" w:line="276" w:lineRule="auto"/>
        <w:ind w:firstLine="567"/>
      </w:pPr>
      <w:r>
        <w:t>Формат отчёта фиксированный или функциональная транзакция будет уточнён на этапе реализации (в том числе и логика/возможности функциональной транзакции).</w:t>
      </w:r>
    </w:p>
    <w:p w14:paraId="733193BE" w14:textId="5A2501FD" w:rsidR="00F431C4" w:rsidRPr="001B0D92" w:rsidRDefault="00F431C4" w:rsidP="00F431C4">
      <w:pPr>
        <w:pStyle w:val="21"/>
      </w:pPr>
      <w:bookmarkStart w:id="2595" w:name="_Toc69225641"/>
      <w:r w:rsidRPr="001B0D92">
        <w:t>Фиксированный отчет «</w:t>
      </w:r>
      <w:r w:rsidRPr="001B0D92">
        <w:rPr>
          <w:lang w:val="en-US"/>
        </w:rPr>
        <w:t>PM</w:t>
      </w:r>
      <w:r w:rsidRPr="001B0D92">
        <w:t>-</w:t>
      </w:r>
      <w:r w:rsidRPr="001B0D92">
        <w:rPr>
          <w:lang w:val="en-US"/>
        </w:rPr>
        <w:t>R</w:t>
      </w:r>
      <w:r w:rsidRPr="001B0D92">
        <w:t>07 Детальный план-факт ППА»</w:t>
      </w:r>
      <w:bookmarkEnd w:id="2595"/>
    </w:p>
    <w:p w14:paraId="0C0924CA" w14:textId="77777777" w:rsidR="00122341" w:rsidRPr="00557467" w:rsidRDefault="00122341" w:rsidP="00122341">
      <w:pPr>
        <w:pStyle w:val="30"/>
      </w:pPr>
      <w:bookmarkStart w:id="2596" w:name="_Toc69225642"/>
      <w:r w:rsidRPr="00557467">
        <w:t>Состав данных</w:t>
      </w:r>
      <w:r>
        <w:t xml:space="preserve"> и общее описание</w:t>
      </w:r>
      <w:bookmarkEnd w:id="2596"/>
    </w:p>
    <w:p w14:paraId="55D50810" w14:textId="3E8F944D" w:rsidR="00122341" w:rsidDel="005668C1" w:rsidRDefault="00122341" w:rsidP="00122341">
      <w:pPr>
        <w:spacing w:before="60" w:line="276" w:lineRule="auto"/>
        <w:ind w:firstLine="567"/>
        <w:rPr>
          <w:del w:id="2597" w:author="Владимир Лаут" w:date="2021-03-24T13:28:00Z"/>
        </w:rPr>
      </w:pPr>
      <w:del w:id="2598" w:author="Владимир Лаут" w:date="2021-03-24T13:28:00Z">
        <w:r w:rsidDel="005668C1">
          <w:delText>Отчёт строится на основе гибких матриц PM-M01 «Планирование и исполнение воздействий на производственные активы» и PM-M05 «Бюджет воздействий».</w:delText>
        </w:r>
      </w:del>
    </w:p>
    <w:p w14:paraId="68A32DDE" w14:textId="531546F1" w:rsidR="00122341" w:rsidRDefault="00122341" w:rsidP="00122341">
      <w:pPr>
        <w:spacing w:before="60" w:line="276" w:lineRule="auto"/>
        <w:ind w:firstLine="567"/>
      </w:pPr>
      <w:r>
        <w:t>Позволяет выгружать как месячный, так и годовой отчёт о плановой и фактической стоимости ремонтных воздействий на ПА в разрезе БЕ, типа затрат, группы оборудования, вида работ ТОРО.</w:t>
      </w:r>
    </w:p>
    <w:p w14:paraId="724F74BF" w14:textId="42EA2BF6" w:rsidR="00863799" w:rsidRPr="00F431C4" w:rsidRDefault="00863799" w:rsidP="00122341">
      <w:pPr>
        <w:spacing w:before="60" w:line="276" w:lineRule="auto"/>
        <w:ind w:firstLine="567"/>
      </w:pPr>
      <w:r>
        <w:t>Форма отчёта может быть доработана на этапах реализации системы.</w:t>
      </w:r>
      <w:r w:rsidR="00045DF5">
        <w:t xml:space="preserve"> Детальный формат формы размещён на портале в разделе отчётности. Файл «</w:t>
      </w:r>
      <w:r w:rsidR="00045DF5" w:rsidRPr="00045DF5">
        <w:t>PM-R06, PM-R07 Сводный план-факт ППА</w:t>
      </w:r>
      <w:r w:rsidR="00045DF5">
        <w:t>», «</w:t>
      </w:r>
      <w:r w:rsidR="00045DF5" w:rsidRPr="00045DF5">
        <w:t>PM-R08, PM-R07 Корректировка ППА</w:t>
      </w:r>
      <w:r w:rsidR="00045DF5">
        <w:t>»</w:t>
      </w:r>
      <w:del w:id="2599" w:author="Владимир Лаут" w:date="2021-03-24T19:58:00Z">
        <w:r w:rsidR="006968CD" w:rsidDel="00BA0D71">
          <w:delText>, «</w:delText>
        </w:r>
        <w:r w:rsidR="006968CD" w:rsidRPr="00045DF5" w:rsidDel="00BA0D71">
          <w:delText>PM-R09, PM-R07 Корректировка НПП</w:delText>
        </w:r>
        <w:r w:rsidR="006968CD" w:rsidDel="00BA0D71">
          <w:delText>»</w:delText>
        </w:r>
      </w:del>
      <w:r w:rsidR="00045DF5">
        <w:t>.</w:t>
      </w:r>
    </w:p>
    <w:p w14:paraId="5723989B" w14:textId="77777777" w:rsidR="00122341" w:rsidRPr="00557467" w:rsidRDefault="00122341" w:rsidP="00122341">
      <w:pPr>
        <w:pStyle w:val="30"/>
      </w:pPr>
      <w:bookmarkStart w:id="2600" w:name="_Toc69225643"/>
      <w:r w:rsidRPr="00557467">
        <w:t>Организационный охват</w:t>
      </w:r>
      <w:bookmarkEnd w:id="2600"/>
    </w:p>
    <w:p w14:paraId="0BA24EEC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 xml:space="preserve">Отчёт спроектирован для следующих балансовых единиц: </w:t>
      </w:r>
    </w:p>
    <w:p w14:paraId="6CBA7AB0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>Управляющая компания ООО «УК Полюс»;</w:t>
      </w:r>
    </w:p>
    <w:p w14:paraId="4901B2AA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>Рудные золотодобывающие предприятия: АО «Полюс Красноярск», АО «Полюс Вернинское», АО «РиМ», АО «Алданзолото ГРК»;</w:t>
      </w:r>
    </w:p>
    <w:p w14:paraId="612FFFFE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>Геологоразведочные предприятия: АО «Тодона», ООО «Первое ГРП», ООО «Амурское ГРП», ООО «Магаданское ГРП»;</w:t>
      </w:r>
    </w:p>
    <w:p w14:paraId="097CA41E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>Сервисные компании: АО «Полюс Логистика», ООО «МФЦ Полюс», ООО «Полюс Строй», ООО «Полюс Проект».</w:t>
      </w:r>
    </w:p>
    <w:p w14:paraId="0DB0DB82" w14:textId="77777777" w:rsidR="00122341" w:rsidRPr="00557467" w:rsidRDefault="00122341" w:rsidP="00122341">
      <w:pPr>
        <w:pStyle w:val="30"/>
      </w:pPr>
      <w:bookmarkStart w:id="2601" w:name="_Toc69225644"/>
      <w:r>
        <w:t>Обоснование реализации</w:t>
      </w:r>
      <w:bookmarkEnd w:id="2601"/>
    </w:p>
    <w:p w14:paraId="54E1BE13" w14:textId="77777777" w:rsidR="00122341" w:rsidRPr="00A8396F" w:rsidRDefault="00122341" w:rsidP="00122341">
      <w:pPr>
        <w:spacing w:before="60" w:line="276" w:lineRule="auto"/>
        <w:ind w:firstLine="567"/>
      </w:pPr>
      <w:r w:rsidRPr="00F431C4">
        <w:rPr>
          <w:rFonts w:cs="Arial"/>
        </w:rPr>
        <w:t xml:space="preserve">Форма отчёта обусловлена методикой планирования бюджета для ремонтных воздействий на ПА, содержащей ряд показателей для формирования отчёта и </w:t>
      </w:r>
      <w:r>
        <w:rPr>
          <w:rFonts w:cs="Arial"/>
        </w:rPr>
        <w:t>формой отчёта</w:t>
      </w:r>
      <w:r w:rsidRPr="00F431C4">
        <w:rPr>
          <w:rFonts w:cs="Arial"/>
        </w:rPr>
        <w:t xml:space="preserve">, </w:t>
      </w:r>
      <w:r>
        <w:rPr>
          <w:rFonts w:cs="Arial"/>
        </w:rPr>
        <w:t>предоставленной техническим департаментом</w:t>
      </w:r>
      <w:r w:rsidRPr="00F431C4">
        <w:rPr>
          <w:rFonts w:cs="Arial"/>
        </w:rPr>
        <w:t xml:space="preserve">. Отчёт отражает план затрат и капитальных вложений в реализацию воздействий на </w:t>
      </w:r>
      <w:r>
        <w:rPr>
          <w:rFonts w:cs="Arial"/>
        </w:rPr>
        <w:t>производственные активы на пери</w:t>
      </w:r>
      <w:r w:rsidRPr="00F431C4">
        <w:rPr>
          <w:rFonts w:cs="Arial"/>
        </w:rPr>
        <w:t xml:space="preserve">од до 10 лет. Формат отчёта может </w:t>
      </w:r>
      <w:r>
        <w:rPr>
          <w:rFonts w:cs="Arial"/>
        </w:rPr>
        <w:t>измениться на этапе реализации</w:t>
      </w:r>
      <w:r w:rsidRPr="00F431C4">
        <w:rPr>
          <w:rFonts w:cs="Arial"/>
        </w:rPr>
        <w:t>.</w:t>
      </w:r>
    </w:p>
    <w:p w14:paraId="7345D36A" w14:textId="77777777" w:rsidR="00122341" w:rsidRPr="00557467" w:rsidRDefault="00122341" w:rsidP="00122341">
      <w:pPr>
        <w:pStyle w:val="30"/>
      </w:pPr>
      <w:bookmarkStart w:id="2602" w:name="_Toc69225645"/>
      <w:r>
        <w:t>Сценарии использования</w:t>
      </w:r>
      <w:bookmarkEnd w:id="2602"/>
    </w:p>
    <w:p w14:paraId="58CC74A7" w14:textId="77777777" w:rsidR="00122341" w:rsidRPr="00A8396F" w:rsidRDefault="00122341" w:rsidP="00122341">
      <w:pPr>
        <w:spacing w:after="240" w:line="276" w:lineRule="auto"/>
        <w:ind w:firstLine="567"/>
      </w:pPr>
      <w:r w:rsidRPr="007922AE">
        <w:t>Используется для формирования и анализа плановых и фактических данных стоимости и количества работ, материалов, ВПС необходимых для воздействий на производственные активы. Отчёт используется для контроля и исполнения мастер-плана воздействий на производственные активы.</w:t>
      </w:r>
    </w:p>
    <w:p w14:paraId="36A42148" w14:textId="77777777" w:rsidR="00122341" w:rsidRPr="00CE434A" w:rsidRDefault="00122341" w:rsidP="00122341">
      <w:pPr>
        <w:pStyle w:val="30"/>
        <w:rPr>
          <w:i/>
        </w:rPr>
      </w:pPr>
      <w:bookmarkStart w:id="2603" w:name="_Toc69225646"/>
      <w:r w:rsidRPr="00CE434A">
        <w:lastRenderedPageBreak/>
        <w:t>Ключевые алгоритмы и расчёты</w:t>
      </w:r>
      <w:bookmarkEnd w:id="2603"/>
    </w:p>
    <w:p w14:paraId="519D8F3D" w14:textId="47A23961" w:rsidR="00122341" w:rsidRDefault="00863799" w:rsidP="00122341">
      <w:pPr>
        <w:spacing w:before="60" w:line="276" w:lineRule="auto"/>
        <w:ind w:firstLine="567"/>
      </w:pPr>
      <w:r>
        <w:t>В случае, если при планировании использовался заказ ТОРО, то в отчётах в графе «Вид затрат» отражаются данные в разрезе видов затрат из заказов ТОРО. В случае, если планирование осуществляется без заказов ТОРО, то вид затрат определяется из СПП элемента.</w:t>
      </w:r>
    </w:p>
    <w:p w14:paraId="7F8FCFF3" w14:textId="77777777" w:rsidR="006546B6" w:rsidRDefault="006546B6" w:rsidP="006546B6">
      <w:pPr>
        <w:spacing w:before="60" w:line="276" w:lineRule="auto"/>
        <w:ind w:firstLine="567"/>
      </w:pPr>
      <w:r>
        <w:t>Формат отчёта фиксированный или функциональная транзакция будет уточнён на этапе реализации (в том числе и логика/возможности функциональной транзакции).</w:t>
      </w:r>
    </w:p>
    <w:p w14:paraId="1992D82C" w14:textId="5C12E658" w:rsidR="00F431C4" w:rsidRPr="005668C1" w:rsidRDefault="00F431C4" w:rsidP="00F431C4">
      <w:pPr>
        <w:pStyle w:val="21"/>
      </w:pPr>
      <w:bookmarkStart w:id="2604" w:name="_Toc69225647"/>
      <w:r w:rsidRPr="005668C1">
        <w:t>Фиксированный отчет «</w:t>
      </w:r>
      <w:r w:rsidRPr="005668C1">
        <w:rPr>
          <w:lang w:val="en-US"/>
        </w:rPr>
        <w:t>PM</w:t>
      </w:r>
      <w:r w:rsidRPr="005668C1">
        <w:t>-</w:t>
      </w:r>
      <w:r w:rsidRPr="005668C1">
        <w:rPr>
          <w:lang w:val="en-US"/>
        </w:rPr>
        <w:t>R</w:t>
      </w:r>
      <w:r w:rsidRPr="005668C1">
        <w:t xml:space="preserve">08 </w:t>
      </w:r>
      <w:ins w:id="2605" w:author="Владимир Лаут" w:date="2020-04-10T21:30:00Z">
        <w:del w:id="2606" w:author="Михаил Тришин" w:date="2021-03-22T11:55:00Z">
          <w:r w:rsidR="00C56AB0" w:rsidRPr="005668C1" w:rsidDel="00BF1309">
            <w:delText>Запросы на корректировку бюджета ТОРО</w:delText>
          </w:r>
        </w:del>
      </w:ins>
      <w:ins w:id="2607" w:author="Михаил Тришин" w:date="2021-03-22T11:57:00Z">
        <w:r w:rsidR="00BF1309" w:rsidRPr="005668C1">
          <w:t>Корректировки бюджета ППА</w:t>
        </w:r>
      </w:ins>
      <w:del w:id="2608" w:author="Владимир Лаут" w:date="2020-04-10T21:30:00Z">
        <w:r w:rsidRPr="005668C1" w:rsidDel="00C56AB0">
          <w:delText>Корректировка ППА</w:delText>
        </w:r>
      </w:del>
      <w:r w:rsidRPr="005668C1">
        <w:t>»</w:t>
      </w:r>
      <w:bookmarkEnd w:id="2604"/>
    </w:p>
    <w:p w14:paraId="248CE6F6" w14:textId="77777777" w:rsidR="00122341" w:rsidRPr="00557467" w:rsidRDefault="00122341" w:rsidP="00122341">
      <w:pPr>
        <w:pStyle w:val="30"/>
      </w:pPr>
      <w:bookmarkStart w:id="2609" w:name="_Toc69225648"/>
      <w:r w:rsidRPr="00557467">
        <w:t>Состав данных</w:t>
      </w:r>
      <w:r>
        <w:t xml:space="preserve"> и общее описание</w:t>
      </w:r>
      <w:bookmarkEnd w:id="2609"/>
    </w:p>
    <w:p w14:paraId="3902D0E1" w14:textId="3BE4B1AB" w:rsidR="00863799" w:rsidDel="005668C1" w:rsidRDefault="00863799" w:rsidP="00863799">
      <w:pPr>
        <w:spacing w:before="60" w:line="276" w:lineRule="auto"/>
        <w:ind w:firstLine="567"/>
        <w:rPr>
          <w:del w:id="2610" w:author="Владимир Лаут" w:date="2021-03-24T13:28:00Z"/>
        </w:rPr>
      </w:pPr>
      <w:del w:id="2611" w:author="Владимир Лаут" w:date="2021-03-24T13:28:00Z">
        <w:r w:rsidDel="005668C1">
          <w:delText>Отчёт строится на основе гибких матриц PM-M01 «Планирование и исполнение воздействий на производственные активы» и PM-M05 «Бюджет воздействий».</w:delText>
        </w:r>
      </w:del>
    </w:p>
    <w:p w14:paraId="3C141E35" w14:textId="77777777" w:rsidR="00863799" w:rsidRDefault="00863799" w:rsidP="00863799">
      <w:pPr>
        <w:spacing w:before="60" w:line="276" w:lineRule="auto"/>
        <w:ind w:firstLine="567"/>
      </w:pPr>
      <w:r>
        <w:t>Позволяет выгружать как месячный, так и годовой отчёт о плановой и фактической стоимости ремонтных воздействий на ПА в разрезе БЕ, типа затрат, группы оборудования, вида работ ТОРО.</w:t>
      </w:r>
    </w:p>
    <w:p w14:paraId="2D442539" w14:textId="749B31D4" w:rsidR="00045DF5" w:rsidRPr="00F431C4" w:rsidRDefault="00863799" w:rsidP="00045DF5">
      <w:pPr>
        <w:spacing w:before="60" w:line="276" w:lineRule="auto"/>
        <w:ind w:firstLine="567"/>
      </w:pPr>
      <w:r>
        <w:t>Форма отчёта может быть доработана на этапах реализации системы.</w:t>
      </w:r>
      <w:r w:rsidR="00045DF5">
        <w:t xml:space="preserve"> Форма отчёта может быть доработана на этапах реализации системы. Детальный формат формы размещён на портале в разделе отчётности. Файл «</w:t>
      </w:r>
      <w:r w:rsidR="00045DF5" w:rsidRPr="00045DF5">
        <w:t xml:space="preserve">PM-R08, PM-R07 </w:t>
      </w:r>
      <w:ins w:id="2612" w:author="Владимир Лаут" w:date="2020-04-10T21:30:00Z">
        <w:r w:rsidR="00C56AB0" w:rsidRPr="00C56AB0">
          <w:t>Запросы на корректировку бюджета ТОРО</w:t>
        </w:r>
      </w:ins>
      <w:del w:id="2613" w:author="Владимир Лаут" w:date="2020-04-10T21:30:00Z">
        <w:r w:rsidR="00045DF5" w:rsidRPr="00045DF5" w:rsidDel="00C56AB0">
          <w:delText>Корректировка ППА</w:delText>
        </w:r>
      </w:del>
      <w:r w:rsidR="00045DF5">
        <w:t>».</w:t>
      </w:r>
    </w:p>
    <w:p w14:paraId="6AD7A241" w14:textId="0B148522" w:rsidR="00863799" w:rsidRPr="00F431C4" w:rsidRDefault="00863799" w:rsidP="00863799">
      <w:pPr>
        <w:spacing w:before="60" w:line="276" w:lineRule="auto"/>
        <w:ind w:firstLine="567"/>
      </w:pPr>
    </w:p>
    <w:p w14:paraId="1243F56F" w14:textId="77777777" w:rsidR="00122341" w:rsidRPr="00557467" w:rsidRDefault="00122341" w:rsidP="00122341">
      <w:pPr>
        <w:pStyle w:val="30"/>
      </w:pPr>
      <w:bookmarkStart w:id="2614" w:name="_Toc69225649"/>
      <w:r w:rsidRPr="00557467">
        <w:t>Организационный охват</w:t>
      </w:r>
      <w:bookmarkEnd w:id="2614"/>
    </w:p>
    <w:p w14:paraId="542B5440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 xml:space="preserve">Отчёт спроектирован для следующих балансовых единиц: </w:t>
      </w:r>
    </w:p>
    <w:p w14:paraId="1D4C0C8B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>Управляющая компания ООО «УК Полюс»;</w:t>
      </w:r>
    </w:p>
    <w:p w14:paraId="0989FC8D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>Рудные золотодобывающие предприятия: АО «Полюс Красноярск», АО «Полюс Вернинское», АО «РиМ», АО «Алданзолото ГРК»;</w:t>
      </w:r>
    </w:p>
    <w:p w14:paraId="0DAA6EB7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>Геологоразведочные предприятия: АО «Тодона», ООО «Первое ГРП», ООО «Амурское ГРП», ООО «Магаданское ГРП»;</w:t>
      </w:r>
    </w:p>
    <w:p w14:paraId="5E660C84" w14:textId="77777777" w:rsidR="00122341" w:rsidRDefault="00122341" w:rsidP="00122341">
      <w:pPr>
        <w:pStyle w:val="aff0"/>
        <w:numPr>
          <w:ilvl w:val="0"/>
          <w:numId w:val="25"/>
        </w:numPr>
        <w:spacing w:before="60" w:line="276" w:lineRule="auto"/>
      </w:pPr>
      <w:r>
        <w:t>Сервисные компании: АО «Полюс Логистика», ООО «МФЦ Полюс», ООО «Полюс Строй», ООО «Полюс Проект».</w:t>
      </w:r>
    </w:p>
    <w:p w14:paraId="0BFAF9F9" w14:textId="77777777" w:rsidR="00122341" w:rsidRPr="00557467" w:rsidRDefault="00122341" w:rsidP="00122341">
      <w:pPr>
        <w:pStyle w:val="30"/>
      </w:pPr>
      <w:bookmarkStart w:id="2615" w:name="_Toc69225650"/>
      <w:r>
        <w:t>Обоснование реализации</w:t>
      </w:r>
      <w:bookmarkEnd w:id="2615"/>
    </w:p>
    <w:p w14:paraId="36548D04" w14:textId="77777777" w:rsidR="00122341" w:rsidRPr="00A8396F" w:rsidRDefault="00122341" w:rsidP="00122341">
      <w:pPr>
        <w:spacing w:before="60" w:line="276" w:lineRule="auto"/>
        <w:ind w:firstLine="567"/>
      </w:pPr>
      <w:r w:rsidRPr="00F431C4">
        <w:rPr>
          <w:rFonts w:cs="Arial"/>
        </w:rPr>
        <w:t xml:space="preserve">Форма отчёта обусловлена методикой планирования бюджета для ремонтных воздействий на ПА, содержащей ряд показателей для формирования отчёта и </w:t>
      </w:r>
      <w:r>
        <w:rPr>
          <w:rFonts w:cs="Arial"/>
        </w:rPr>
        <w:t>формой отчёта</w:t>
      </w:r>
      <w:r w:rsidRPr="00F431C4">
        <w:rPr>
          <w:rFonts w:cs="Arial"/>
        </w:rPr>
        <w:t xml:space="preserve">, </w:t>
      </w:r>
      <w:r>
        <w:rPr>
          <w:rFonts w:cs="Arial"/>
        </w:rPr>
        <w:t>предоставленной техническим департаментом</w:t>
      </w:r>
      <w:r w:rsidRPr="00F431C4">
        <w:rPr>
          <w:rFonts w:cs="Arial"/>
        </w:rPr>
        <w:t xml:space="preserve">. Отчёт отражает план затрат и капитальных вложений в реализацию воздействий на </w:t>
      </w:r>
      <w:r>
        <w:rPr>
          <w:rFonts w:cs="Arial"/>
        </w:rPr>
        <w:t>производственные активы на пери</w:t>
      </w:r>
      <w:r w:rsidRPr="00F431C4">
        <w:rPr>
          <w:rFonts w:cs="Arial"/>
        </w:rPr>
        <w:t xml:space="preserve">од до 10 лет. Формат отчёта может </w:t>
      </w:r>
      <w:r>
        <w:rPr>
          <w:rFonts w:cs="Arial"/>
        </w:rPr>
        <w:t>измениться на этапе реализации</w:t>
      </w:r>
      <w:r w:rsidRPr="00F431C4">
        <w:rPr>
          <w:rFonts w:cs="Arial"/>
        </w:rPr>
        <w:t>.</w:t>
      </w:r>
    </w:p>
    <w:p w14:paraId="64B297D6" w14:textId="77777777" w:rsidR="00122341" w:rsidRPr="00557467" w:rsidRDefault="00122341" w:rsidP="00122341">
      <w:pPr>
        <w:pStyle w:val="30"/>
      </w:pPr>
      <w:bookmarkStart w:id="2616" w:name="_Toc69225651"/>
      <w:r>
        <w:lastRenderedPageBreak/>
        <w:t>Сценарии использования</w:t>
      </w:r>
      <w:bookmarkEnd w:id="2616"/>
    </w:p>
    <w:p w14:paraId="3277CE3A" w14:textId="77777777" w:rsidR="00122341" w:rsidRPr="00A8396F" w:rsidRDefault="00122341" w:rsidP="00122341">
      <w:pPr>
        <w:spacing w:after="240" w:line="276" w:lineRule="auto"/>
        <w:ind w:firstLine="567"/>
      </w:pPr>
      <w:r w:rsidRPr="007922AE">
        <w:t>Используется для формирования и анализа плановых и фактических данных стоимости и количества работ, материалов, ВПС необходимых для воздействий на производственные активы. Отчёт используется для контроля и исполнения мастер-плана воздействий на производственные активы.</w:t>
      </w:r>
    </w:p>
    <w:p w14:paraId="392F469C" w14:textId="77777777" w:rsidR="00122341" w:rsidRPr="00CE434A" w:rsidRDefault="00122341" w:rsidP="00122341">
      <w:pPr>
        <w:pStyle w:val="30"/>
        <w:rPr>
          <w:i/>
        </w:rPr>
      </w:pPr>
      <w:bookmarkStart w:id="2617" w:name="_Toc69225652"/>
      <w:r w:rsidRPr="00CE434A">
        <w:t>Ключевые алгоритмы и расчёты</w:t>
      </w:r>
      <w:bookmarkEnd w:id="2617"/>
    </w:p>
    <w:p w14:paraId="65B4A9B5" w14:textId="4B29A5CC" w:rsidR="00122341" w:rsidRDefault="00863799" w:rsidP="00122341">
      <w:pPr>
        <w:spacing w:before="60" w:line="276" w:lineRule="auto"/>
        <w:ind w:firstLine="567"/>
      </w:pPr>
      <w:r>
        <w:t>В случае, если при планировании использовался заказ ТОРО, то в отчётах в графе «Вид затрат» отражаются данные в разрезе видов затрат из заказов ТОРО. В случае, если планирование осуществляется без заказов ТОРО, то вид затрат определяется из СПП элемента.</w:t>
      </w:r>
    </w:p>
    <w:p w14:paraId="16E05F7C" w14:textId="6596533B" w:rsidR="006546B6" w:rsidRDefault="006546B6" w:rsidP="006546B6">
      <w:pPr>
        <w:spacing w:before="60" w:line="276" w:lineRule="auto"/>
        <w:ind w:firstLine="567"/>
      </w:pPr>
      <w:r>
        <w:t>Формат отчёта фиксированный или функциональная транзакция будет уточнён на этапе реализации (в том числе и логика/возможности функциональной транзакции).</w:t>
      </w:r>
    </w:p>
    <w:p w14:paraId="56617D88" w14:textId="15D95035" w:rsidR="00494DF9" w:rsidRPr="001B0D92" w:rsidDel="00BA0D71" w:rsidRDefault="00494DF9" w:rsidP="00494DF9">
      <w:pPr>
        <w:pStyle w:val="21"/>
        <w:rPr>
          <w:del w:id="2618" w:author="Владимир Лаут" w:date="2021-03-24T19:58:00Z"/>
        </w:rPr>
      </w:pPr>
      <w:del w:id="2619" w:author="Владимир Лаут" w:date="2021-03-24T19:58:00Z">
        <w:r w:rsidRPr="001B0D92" w:rsidDel="00BA0D71">
          <w:delText>Фиксированный отчет «</w:delText>
        </w:r>
        <w:r w:rsidRPr="001B0D92" w:rsidDel="00BA0D71">
          <w:rPr>
            <w:lang w:val="en-US"/>
          </w:rPr>
          <w:delText>PM</w:delText>
        </w:r>
        <w:r w:rsidRPr="001B0D92" w:rsidDel="00BA0D71">
          <w:delText>-</w:delText>
        </w:r>
        <w:r w:rsidRPr="001B0D92" w:rsidDel="00BA0D71">
          <w:rPr>
            <w:lang w:val="en-US"/>
          </w:rPr>
          <w:delText>R</w:delText>
        </w:r>
        <w:r w:rsidR="00437D08" w:rsidDel="00BA0D71">
          <w:delText>09 Корректировка Ц</w:delText>
        </w:r>
        <w:r w:rsidDel="00BA0D71">
          <w:delText>ПП</w:delText>
        </w:r>
        <w:r w:rsidRPr="001B0D92" w:rsidDel="00BA0D71">
          <w:delText>»</w:delText>
        </w:r>
        <w:bookmarkStart w:id="2620" w:name="_Toc67558220"/>
        <w:bookmarkStart w:id="2621" w:name="_Toc69119906"/>
        <w:bookmarkStart w:id="2622" w:name="_Toc69225653"/>
        <w:bookmarkEnd w:id="2620"/>
        <w:bookmarkEnd w:id="2621"/>
        <w:bookmarkEnd w:id="2622"/>
      </w:del>
    </w:p>
    <w:p w14:paraId="7519A5BE" w14:textId="62918FAD" w:rsidR="00494DF9" w:rsidRPr="00557467" w:rsidDel="00BA0D71" w:rsidRDefault="00494DF9" w:rsidP="00494DF9">
      <w:pPr>
        <w:pStyle w:val="30"/>
        <w:rPr>
          <w:del w:id="2623" w:author="Владимир Лаут" w:date="2021-03-24T19:58:00Z"/>
        </w:rPr>
      </w:pPr>
      <w:del w:id="2624" w:author="Владимир Лаут" w:date="2021-03-24T19:58:00Z">
        <w:r w:rsidRPr="00557467" w:rsidDel="00BA0D71">
          <w:delText>Состав данных</w:delText>
        </w:r>
        <w:r w:rsidDel="00BA0D71">
          <w:delText xml:space="preserve"> и общее описание</w:delText>
        </w:r>
        <w:bookmarkStart w:id="2625" w:name="_Toc67558221"/>
        <w:bookmarkStart w:id="2626" w:name="_Toc69119907"/>
        <w:bookmarkStart w:id="2627" w:name="_Toc69225654"/>
        <w:bookmarkEnd w:id="2625"/>
        <w:bookmarkEnd w:id="2626"/>
        <w:bookmarkEnd w:id="2627"/>
      </w:del>
    </w:p>
    <w:p w14:paraId="73F853F8" w14:textId="2D978BF3" w:rsidR="00494DF9" w:rsidDel="00BA0D71" w:rsidRDefault="00494DF9" w:rsidP="00494DF9">
      <w:pPr>
        <w:spacing w:before="60" w:line="276" w:lineRule="auto"/>
        <w:ind w:firstLine="567"/>
        <w:rPr>
          <w:del w:id="2628" w:author="Владимир Лаут" w:date="2021-03-24T19:58:00Z"/>
        </w:rPr>
      </w:pPr>
      <w:del w:id="2629" w:author="Владимир Лаут" w:date="2021-03-24T19:58:00Z">
        <w:r w:rsidDel="00BA0D71">
          <w:delText>Отчёт строится на основе гибких матриц PM-M01 «Планирование и исполнение воздействий на производственные активы» и PM-M05 «Бюджет воздействий».</w:delText>
        </w:r>
        <w:bookmarkStart w:id="2630" w:name="_Toc67558222"/>
        <w:bookmarkStart w:id="2631" w:name="_Toc69119908"/>
        <w:bookmarkStart w:id="2632" w:name="_Toc69225655"/>
        <w:bookmarkEnd w:id="2630"/>
        <w:bookmarkEnd w:id="2631"/>
        <w:bookmarkEnd w:id="2632"/>
      </w:del>
    </w:p>
    <w:p w14:paraId="18BA4B4E" w14:textId="37E4337E" w:rsidR="00494DF9" w:rsidDel="00BA0D71" w:rsidRDefault="00494DF9" w:rsidP="00494DF9">
      <w:pPr>
        <w:spacing w:before="60" w:line="276" w:lineRule="auto"/>
        <w:ind w:firstLine="567"/>
        <w:rPr>
          <w:del w:id="2633" w:author="Владимир Лаут" w:date="2021-03-24T19:58:00Z"/>
        </w:rPr>
      </w:pPr>
      <w:del w:id="2634" w:author="Владимир Лаут" w:date="2021-03-24T19:58:00Z">
        <w:r w:rsidDel="00BA0D71">
          <w:delText>Позволяет выгружать как месячный, так и годовой отчёт о плановой и фактической стоимости ремонтных воздействий на ПА в разрезе БЕ, типа затрат, группы оборудования, вида работ ТОРО.</w:delText>
        </w:r>
        <w:bookmarkStart w:id="2635" w:name="_Toc67558223"/>
        <w:bookmarkStart w:id="2636" w:name="_Toc69119909"/>
        <w:bookmarkStart w:id="2637" w:name="_Toc69225656"/>
        <w:bookmarkEnd w:id="2635"/>
        <w:bookmarkEnd w:id="2636"/>
        <w:bookmarkEnd w:id="2637"/>
      </w:del>
    </w:p>
    <w:p w14:paraId="4A479E2F" w14:textId="58E93901" w:rsidR="00045DF5" w:rsidRPr="00F431C4" w:rsidDel="00BA0D71" w:rsidRDefault="00494DF9" w:rsidP="00045DF5">
      <w:pPr>
        <w:spacing w:before="60" w:line="276" w:lineRule="auto"/>
        <w:ind w:firstLine="567"/>
        <w:rPr>
          <w:del w:id="2638" w:author="Владимир Лаут" w:date="2021-03-24T19:58:00Z"/>
        </w:rPr>
      </w:pPr>
      <w:del w:id="2639" w:author="Владимир Лаут" w:date="2021-03-24T19:58:00Z">
        <w:r w:rsidDel="00BA0D71">
          <w:delText>Форма отчёта может быть доработана на этапах реализации системы.</w:delText>
        </w:r>
        <w:r w:rsidR="00045DF5" w:rsidDel="00BA0D71">
          <w:delText xml:space="preserve"> Форма отчёта может быть доработана на этапах реализации системы. Детальный формат формы размещён на портале в разделе отчётности. Файл «</w:delText>
        </w:r>
        <w:r w:rsidR="00045DF5" w:rsidRPr="00045DF5" w:rsidDel="00BA0D71">
          <w:delText>PM-R09, PM-R07 Корректировка НПП</w:delText>
        </w:r>
        <w:r w:rsidR="00045DF5" w:rsidDel="00BA0D71">
          <w:delText>».</w:delText>
        </w:r>
        <w:bookmarkStart w:id="2640" w:name="_Toc67558224"/>
        <w:bookmarkStart w:id="2641" w:name="_Toc69119910"/>
        <w:bookmarkStart w:id="2642" w:name="_Toc69225657"/>
        <w:bookmarkEnd w:id="2640"/>
        <w:bookmarkEnd w:id="2641"/>
        <w:bookmarkEnd w:id="2642"/>
      </w:del>
    </w:p>
    <w:p w14:paraId="3DE7ACB4" w14:textId="063CC983" w:rsidR="00494DF9" w:rsidRPr="00F431C4" w:rsidDel="00BA0D71" w:rsidRDefault="00494DF9" w:rsidP="00494DF9">
      <w:pPr>
        <w:spacing w:before="60" w:line="276" w:lineRule="auto"/>
        <w:ind w:firstLine="567"/>
        <w:rPr>
          <w:del w:id="2643" w:author="Владимир Лаут" w:date="2021-03-24T19:58:00Z"/>
        </w:rPr>
      </w:pPr>
      <w:bookmarkStart w:id="2644" w:name="_Toc67558225"/>
      <w:bookmarkStart w:id="2645" w:name="_Toc69119911"/>
      <w:bookmarkStart w:id="2646" w:name="_Toc69225658"/>
      <w:bookmarkEnd w:id="2644"/>
      <w:bookmarkEnd w:id="2645"/>
      <w:bookmarkEnd w:id="2646"/>
    </w:p>
    <w:p w14:paraId="7BD94629" w14:textId="2F28B4B6" w:rsidR="00494DF9" w:rsidRPr="00557467" w:rsidDel="00BA0D71" w:rsidRDefault="00494DF9" w:rsidP="00494DF9">
      <w:pPr>
        <w:pStyle w:val="30"/>
        <w:rPr>
          <w:del w:id="2647" w:author="Владимир Лаут" w:date="2021-03-24T19:58:00Z"/>
        </w:rPr>
      </w:pPr>
      <w:del w:id="2648" w:author="Владимир Лаут" w:date="2021-03-24T19:58:00Z">
        <w:r w:rsidRPr="00557467" w:rsidDel="00BA0D71">
          <w:delText>Организационный охват</w:delText>
        </w:r>
        <w:bookmarkStart w:id="2649" w:name="_Toc67558226"/>
        <w:bookmarkStart w:id="2650" w:name="_Toc69119912"/>
        <w:bookmarkStart w:id="2651" w:name="_Toc69225659"/>
        <w:bookmarkEnd w:id="2649"/>
        <w:bookmarkEnd w:id="2650"/>
        <w:bookmarkEnd w:id="2651"/>
      </w:del>
    </w:p>
    <w:p w14:paraId="59658BC1" w14:textId="48DCD1DB" w:rsidR="00494DF9" w:rsidDel="00BA0D71" w:rsidRDefault="00494DF9" w:rsidP="00494DF9">
      <w:pPr>
        <w:pStyle w:val="aff0"/>
        <w:numPr>
          <w:ilvl w:val="0"/>
          <w:numId w:val="25"/>
        </w:numPr>
        <w:spacing w:before="60" w:line="276" w:lineRule="auto"/>
        <w:rPr>
          <w:del w:id="2652" w:author="Владимир Лаут" w:date="2021-03-24T19:58:00Z"/>
        </w:rPr>
      </w:pPr>
      <w:del w:id="2653" w:author="Владимир Лаут" w:date="2021-03-24T19:58:00Z">
        <w:r w:rsidDel="00BA0D71">
          <w:delText xml:space="preserve">Отчёт спроектирован для следующих балансовых единиц: </w:delText>
        </w:r>
        <w:bookmarkStart w:id="2654" w:name="_Toc67558227"/>
        <w:bookmarkStart w:id="2655" w:name="_Toc69119913"/>
        <w:bookmarkStart w:id="2656" w:name="_Toc69225660"/>
        <w:bookmarkEnd w:id="2654"/>
        <w:bookmarkEnd w:id="2655"/>
        <w:bookmarkEnd w:id="2656"/>
      </w:del>
    </w:p>
    <w:p w14:paraId="27AF4481" w14:textId="6AD9A8B6" w:rsidR="00494DF9" w:rsidDel="00BA0D71" w:rsidRDefault="00494DF9" w:rsidP="00494DF9">
      <w:pPr>
        <w:pStyle w:val="aff0"/>
        <w:numPr>
          <w:ilvl w:val="0"/>
          <w:numId w:val="25"/>
        </w:numPr>
        <w:spacing w:before="60" w:line="276" w:lineRule="auto"/>
        <w:rPr>
          <w:del w:id="2657" w:author="Владимир Лаут" w:date="2021-03-24T19:58:00Z"/>
        </w:rPr>
      </w:pPr>
      <w:del w:id="2658" w:author="Владимир Лаут" w:date="2021-03-24T19:58:00Z">
        <w:r w:rsidDel="00BA0D71">
          <w:delText>Управляющая компания ООО «УК Полюс»;</w:delText>
        </w:r>
        <w:bookmarkStart w:id="2659" w:name="_Toc67558228"/>
        <w:bookmarkStart w:id="2660" w:name="_Toc69119914"/>
        <w:bookmarkStart w:id="2661" w:name="_Toc69225661"/>
        <w:bookmarkEnd w:id="2659"/>
        <w:bookmarkEnd w:id="2660"/>
        <w:bookmarkEnd w:id="2661"/>
      </w:del>
    </w:p>
    <w:p w14:paraId="09E3D718" w14:textId="5CBBA332" w:rsidR="00494DF9" w:rsidDel="00BA0D71" w:rsidRDefault="00494DF9" w:rsidP="00494DF9">
      <w:pPr>
        <w:pStyle w:val="aff0"/>
        <w:numPr>
          <w:ilvl w:val="0"/>
          <w:numId w:val="25"/>
        </w:numPr>
        <w:spacing w:before="60" w:line="276" w:lineRule="auto"/>
        <w:rPr>
          <w:del w:id="2662" w:author="Владимир Лаут" w:date="2021-03-24T19:58:00Z"/>
        </w:rPr>
      </w:pPr>
      <w:del w:id="2663" w:author="Владимир Лаут" w:date="2021-03-24T19:58:00Z">
        <w:r w:rsidDel="00BA0D71">
          <w:delText>Рудные золотодобывающие предприятия: АО «Полюс Красноярск», АО «Полюс Вернинское», АО «РиМ», АО «Алданзолото ГРК»;</w:delText>
        </w:r>
        <w:bookmarkStart w:id="2664" w:name="_Toc67558229"/>
        <w:bookmarkStart w:id="2665" w:name="_Toc69119915"/>
        <w:bookmarkStart w:id="2666" w:name="_Toc69225662"/>
        <w:bookmarkEnd w:id="2664"/>
        <w:bookmarkEnd w:id="2665"/>
        <w:bookmarkEnd w:id="2666"/>
      </w:del>
    </w:p>
    <w:p w14:paraId="04BF591D" w14:textId="30032A37" w:rsidR="00494DF9" w:rsidDel="00BA0D71" w:rsidRDefault="00494DF9" w:rsidP="00494DF9">
      <w:pPr>
        <w:pStyle w:val="aff0"/>
        <w:numPr>
          <w:ilvl w:val="0"/>
          <w:numId w:val="25"/>
        </w:numPr>
        <w:spacing w:before="60" w:line="276" w:lineRule="auto"/>
        <w:rPr>
          <w:del w:id="2667" w:author="Владимир Лаут" w:date="2021-03-24T19:58:00Z"/>
        </w:rPr>
      </w:pPr>
      <w:del w:id="2668" w:author="Владимир Лаут" w:date="2021-03-24T19:58:00Z">
        <w:r w:rsidDel="00BA0D71">
          <w:delText>Геологоразведочные предприятия: АО «Тодона», ООО «Первое ГРП», ООО «Амурское ГРП», ООО «Магаданское ГРП»;</w:delText>
        </w:r>
        <w:bookmarkStart w:id="2669" w:name="_Toc67558230"/>
        <w:bookmarkStart w:id="2670" w:name="_Toc69119916"/>
        <w:bookmarkStart w:id="2671" w:name="_Toc69225663"/>
        <w:bookmarkEnd w:id="2669"/>
        <w:bookmarkEnd w:id="2670"/>
        <w:bookmarkEnd w:id="2671"/>
      </w:del>
    </w:p>
    <w:p w14:paraId="3BCA5326" w14:textId="712545D0" w:rsidR="00494DF9" w:rsidDel="00BA0D71" w:rsidRDefault="00494DF9" w:rsidP="00494DF9">
      <w:pPr>
        <w:pStyle w:val="aff0"/>
        <w:numPr>
          <w:ilvl w:val="0"/>
          <w:numId w:val="25"/>
        </w:numPr>
        <w:spacing w:before="60" w:line="276" w:lineRule="auto"/>
        <w:rPr>
          <w:del w:id="2672" w:author="Владимир Лаут" w:date="2021-03-24T19:58:00Z"/>
        </w:rPr>
      </w:pPr>
      <w:del w:id="2673" w:author="Владимир Лаут" w:date="2021-03-24T19:58:00Z">
        <w:r w:rsidDel="00BA0D71">
          <w:delText>Сервисные компании: АО «Полюс Логистика», ООО «МФЦ Полюс», ООО «Полюс Строй», ООО «Полюс Проект».</w:delText>
        </w:r>
        <w:bookmarkStart w:id="2674" w:name="_Toc67558231"/>
        <w:bookmarkStart w:id="2675" w:name="_Toc69119917"/>
        <w:bookmarkStart w:id="2676" w:name="_Toc69225664"/>
        <w:bookmarkEnd w:id="2674"/>
        <w:bookmarkEnd w:id="2675"/>
        <w:bookmarkEnd w:id="2676"/>
      </w:del>
    </w:p>
    <w:p w14:paraId="5BE4B9B0" w14:textId="0D338CB6" w:rsidR="00494DF9" w:rsidRPr="00557467" w:rsidDel="00BA0D71" w:rsidRDefault="00494DF9" w:rsidP="00494DF9">
      <w:pPr>
        <w:pStyle w:val="30"/>
        <w:rPr>
          <w:del w:id="2677" w:author="Владимир Лаут" w:date="2021-03-24T19:58:00Z"/>
        </w:rPr>
      </w:pPr>
      <w:del w:id="2678" w:author="Владимир Лаут" w:date="2021-03-24T19:58:00Z">
        <w:r w:rsidDel="00BA0D71">
          <w:delText>Обоснование реализации</w:delText>
        </w:r>
        <w:bookmarkStart w:id="2679" w:name="_Toc67558232"/>
        <w:bookmarkStart w:id="2680" w:name="_Toc69119918"/>
        <w:bookmarkStart w:id="2681" w:name="_Toc69225665"/>
        <w:bookmarkEnd w:id="2679"/>
        <w:bookmarkEnd w:id="2680"/>
        <w:bookmarkEnd w:id="2681"/>
      </w:del>
    </w:p>
    <w:p w14:paraId="70B46974" w14:textId="5C4D511A" w:rsidR="00494DF9" w:rsidRPr="00A8396F" w:rsidDel="00BA0D71" w:rsidRDefault="00494DF9" w:rsidP="00494DF9">
      <w:pPr>
        <w:spacing w:before="60" w:line="276" w:lineRule="auto"/>
        <w:ind w:firstLine="567"/>
        <w:rPr>
          <w:del w:id="2682" w:author="Владимир Лаут" w:date="2021-03-24T19:58:00Z"/>
        </w:rPr>
      </w:pPr>
      <w:del w:id="2683" w:author="Владимир Лаут" w:date="2021-03-24T19:58:00Z">
        <w:r w:rsidRPr="00F431C4" w:rsidDel="00BA0D71">
          <w:rPr>
            <w:rFonts w:cs="Arial"/>
          </w:rPr>
          <w:delText xml:space="preserve">Форма отчёта обусловлена методикой планирования бюджета для ремонтных воздействий на ПА, содержащей ряд показателей для формирования отчёта и </w:delText>
        </w:r>
        <w:r w:rsidDel="00BA0D71">
          <w:rPr>
            <w:rFonts w:cs="Arial"/>
          </w:rPr>
          <w:delText>формой отчёта</w:delText>
        </w:r>
        <w:r w:rsidRPr="00F431C4" w:rsidDel="00BA0D71">
          <w:rPr>
            <w:rFonts w:cs="Arial"/>
          </w:rPr>
          <w:delText xml:space="preserve">, </w:delText>
        </w:r>
        <w:r w:rsidDel="00BA0D71">
          <w:rPr>
            <w:rFonts w:cs="Arial"/>
          </w:rPr>
          <w:delText>предоставленной техническим департаментом</w:delText>
        </w:r>
        <w:r w:rsidRPr="00F431C4" w:rsidDel="00BA0D71">
          <w:rPr>
            <w:rFonts w:cs="Arial"/>
          </w:rPr>
          <w:delText xml:space="preserve">. Отчёт отражает план затрат и капитальных вложений в реализацию воздействий на </w:delText>
        </w:r>
        <w:r w:rsidDel="00BA0D71">
          <w:rPr>
            <w:rFonts w:cs="Arial"/>
          </w:rPr>
          <w:delText>производственные активы на пери</w:delText>
        </w:r>
        <w:r w:rsidRPr="00F431C4" w:rsidDel="00BA0D71">
          <w:rPr>
            <w:rFonts w:cs="Arial"/>
          </w:rPr>
          <w:delText xml:space="preserve">од до 10 лет. Формат отчёта может </w:delText>
        </w:r>
        <w:r w:rsidDel="00BA0D71">
          <w:rPr>
            <w:rFonts w:cs="Arial"/>
          </w:rPr>
          <w:delText>измениться на этапе реализации</w:delText>
        </w:r>
        <w:r w:rsidRPr="00F431C4" w:rsidDel="00BA0D71">
          <w:rPr>
            <w:rFonts w:cs="Arial"/>
          </w:rPr>
          <w:delText>.</w:delText>
        </w:r>
        <w:bookmarkStart w:id="2684" w:name="_Toc67558233"/>
        <w:bookmarkStart w:id="2685" w:name="_Toc69119919"/>
        <w:bookmarkStart w:id="2686" w:name="_Toc69225666"/>
        <w:bookmarkEnd w:id="2684"/>
        <w:bookmarkEnd w:id="2685"/>
        <w:bookmarkEnd w:id="2686"/>
      </w:del>
    </w:p>
    <w:p w14:paraId="543E8325" w14:textId="7A8BF986" w:rsidR="00494DF9" w:rsidRPr="00557467" w:rsidDel="00BA0D71" w:rsidRDefault="00494DF9" w:rsidP="00494DF9">
      <w:pPr>
        <w:pStyle w:val="30"/>
        <w:rPr>
          <w:del w:id="2687" w:author="Владимир Лаут" w:date="2021-03-24T19:58:00Z"/>
        </w:rPr>
      </w:pPr>
      <w:del w:id="2688" w:author="Владимир Лаут" w:date="2021-03-24T19:58:00Z">
        <w:r w:rsidDel="00BA0D71">
          <w:delText>Сценарии использования</w:delText>
        </w:r>
        <w:bookmarkStart w:id="2689" w:name="_Toc67558234"/>
        <w:bookmarkStart w:id="2690" w:name="_Toc69119920"/>
        <w:bookmarkStart w:id="2691" w:name="_Toc69225667"/>
        <w:bookmarkEnd w:id="2689"/>
        <w:bookmarkEnd w:id="2690"/>
        <w:bookmarkEnd w:id="2691"/>
      </w:del>
    </w:p>
    <w:p w14:paraId="7D3A13F4" w14:textId="38E36EC0" w:rsidR="00494DF9" w:rsidRPr="00A8396F" w:rsidDel="00BA0D71" w:rsidRDefault="00494DF9" w:rsidP="00494DF9">
      <w:pPr>
        <w:spacing w:after="240" w:line="276" w:lineRule="auto"/>
        <w:ind w:firstLine="567"/>
        <w:rPr>
          <w:del w:id="2692" w:author="Владимир Лаут" w:date="2021-03-24T19:58:00Z"/>
        </w:rPr>
      </w:pPr>
      <w:del w:id="2693" w:author="Владимир Лаут" w:date="2021-03-24T19:58:00Z">
        <w:r w:rsidRPr="007922AE" w:rsidDel="00BA0D71">
          <w:delText>Используется для формирования и анализа плановых и фактических данных стоимости и количества работ, материалов, ВПС необходимых для воздействий на производственные активы. Отчёт используется для контроля и исполнения мастер-плана воздействий на производственные активы.</w:delText>
        </w:r>
        <w:bookmarkStart w:id="2694" w:name="_Toc67558235"/>
        <w:bookmarkStart w:id="2695" w:name="_Toc69119921"/>
        <w:bookmarkStart w:id="2696" w:name="_Toc69225668"/>
        <w:bookmarkEnd w:id="2694"/>
        <w:bookmarkEnd w:id="2695"/>
        <w:bookmarkEnd w:id="2696"/>
      </w:del>
    </w:p>
    <w:p w14:paraId="381C7EF6" w14:textId="24F58D50" w:rsidR="00494DF9" w:rsidRPr="00CE434A" w:rsidDel="00BA0D71" w:rsidRDefault="00494DF9" w:rsidP="00494DF9">
      <w:pPr>
        <w:pStyle w:val="30"/>
        <w:rPr>
          <w:del w:id="2697" w:author="Владимир Лаут" w:date="2021-03-24T19:58:00Z"/>
          <w:i/>
        </w:rPr>
      </w:pPr>
      <w:del w:id="2698" w:author="Владимир Лаут" w:date="2021-03-24T19:58:00Z">
        <w:r w:rsidRPr="00CE434A" w:rsidDel="00BA0D71">
          <w:delText>Ключевые алгоритмы и расчёты</w:delText>
        </w:r>
        <w:bookmarkStart w:id="2699" w:name="_Toc67558236"/>
        <w:bookmarkStart w:id="2700" w:name="_Toc69119922"/>
        <w:bookmarkStart w:id="2701" w:name="_Toc69225669"/>
        <w:bookmarkEnd w:id="2699"/>
        <w:bookmarkEnd w:id="2700"/>
        <w:bookmarkEnd w:id="2701"/>
      </w:del>
    </w:p>
    <w:p w14:paraId="383F7F01" w14:textId="1B833804" w:rsidR="00494DF9" w:rsidDel="00BA0D71" w:rsidRDefault="00494DF9" w:rsidP="00494DF9">
      <w:pPr>
        <w:spacing w:before="60" w:line="276" w:lineRule="auto"/>
        <w:ind w:firstLine="567"/>
        <w:rPr>
          <w:del w:id="2702" w:author="Владимир Лаут" w:date="2021-03-24T19:58:00Z"/>
        </w:rPr>
      </w:pPr>
      <w:del w:id="2703" w:author="Владимир Лаут" w:date="2021-03-24T19:58:00Z">
        <w:r w:rsidDel="00BA0D71">
          <w:delText>В случае, если при планировании использовался заказ ТОРО, то в отчётах в графе «Вид затрат» отражаются данные в разрезе видов затрат из заказов ТОРО. В случае, если планирование осуществляется без заказов ТОРО, то вид затрат определяется из СПП элемента.</w:delText>
        </w:r>
        <w:bookmarkStart w:id="2704" w:name="_Toc67558237"/>
        <w:bookmarkStart w:id="2705" w:name="_Toc69119923"/>
        <w:bookmarkStart w:id="2706" w:name="_Toc69225670"/>
        <w:bookmarkEnd w:id="2704"/>
        <w:bookmarkEnd w:id="2705"/>
        <w:bookmarkEnd w:id="2706"/>
      </w:del>
    </w:p>
    <w:p w14:paraId="76F828D2" w14:textId="16BB09BF" w:rsidR="00494DF9" w:rsidDel="00BA0D71" w:rsidRDefault="00494DF9" w:rsidP="00494DF9">
      <w:pPr>
        <w:spacing w:before="60" w:line="276" w:lineRule="auto"/>
        <w:ind w:firstLine="567"/>
        <w:rPr>
          <w:del w:id="2707" w:author="Владимир Лаут" w:date="2021-03-24T19:58:00Z"/>
        </w:rPr>
      </w:pPr>
      <w:del w:id="2708" w:author="Владимир Лаут" w:date="2021-03-24T19:58:00Z">
        <w:r w:rsidDel="00BA0D71">
          <w:delText>Формат отчёта фиксированный или функциональная транзакция будет уточнён на этапе реализации (в том числе и логика/возможности функциональной транзакции).</w:delText>
        </w:r>
        <w:bookmarkStart w:id="2709" w:name="_Toc67558238"/>
        <w:bookmarkStart w:id="2710" w:name="_Toc69119924"/>
        <w:bookmarkStart w:id="2711" w:name="_Toc69225671"/>
        <w:bookmarkEnd w:id="2709"/>
        <w:bookmarkEnd w:id="2710"/>
        <w:bookmarkEnd w:id="2711"/>
      </w:del>
    </w:p>
    <w:p w14:paraId="635682F1" w14:textId="0F6E3B35" w:rsidR="00F431C4" w:rsidDel="00507BD7" w:rsidRDefault="00F431C4" w:rsidP="00F431C4">
      <w:pPr>
        <w:pStyle w:val="21"/>
        <w:rPr>
          <w:del w:id="2712" w:author="Владимир Лаут" w:date="2021-03-24T20:11:00Z"/>
        </w:rPr>
      </w:pPr>
      <w:commentRangeStart w:id="2713"/>
      <w:del w:id="2714" w:author="Владимир Лаут" w:date="2021-03-24T20:11:00Z">
        <w:r w:rsidDel="00507BD7">
          <w:delText>Фиксированный отчет «</w:delText>
        </w:r>
        <w:r w:rsidRPr="00FE7E1C" w:rsidDel="00507BD7">
          <w:rPr>
            <w:lang w:val="en-US"/>
          </w:rPr>
          <w:delText>PM</w:delText>
        </w:r>
        <w:r w:rsidRPr="004A2F87" w:rsidDel="00507BD7">
          <w:delText>-</w:delText>
        </w:r>
        <w:r w:rsidRPr="00FE7E1C" w:rsidDel="00507BD7">
          <w:rPr>
            <w:lang w:val="en-US"/>
          </w:rPr>
          <w:delText>T</w:delText>
        </w:r>
        <w:r w:rsidRPr="004A2F87" w:rsidDel="00507BD7">
          <w:delText xml:space="preserve">06 Отчет по корректности типовой </w:delText>
        </w:r>
        <w:commentRangeEnd w:id="2713"/>
        <w:r w:rsidR="005668C1" w:rsidDel="00507BD7">
          <w:rPr>
            <w:rStyle w:val="aff8"/>
            <w:rFonts w:cs="Times New Roman"/>
            <w:b w:val="0"/>
            <w:caps w:val="0"/>
          </w:rPr>
          <w:commentReference w:id="2713"/>
        </w:r>
        <w:r w:rsidRPr="004A2F87" w:rsidDel="00507BD7">
          <w:delText>структуры ЕО</w:delText>
        </w:r>
        <w:r w:rsidDel="00507BD7">
          <w:delText>»</w:delText>
        </w:r>
        <w:bookmarkStart w:id="2715" w:name="_Toc67558239"/>
        <w:bookmarkStart w:id="2716" w:name="_Toc69119925"/>
        <w:bookmarkStart w:id="2717" w:name="_Toc69225672"/>
        <w:bookmarkEnd w:id="2715"/>
        <w:bookmarkEnd w:id="2716"/>
        <w:bookmarkEnd w:id="2717"/>
      </w:del>
    </w:p>
    <w:p w14:paraId="08EA3357" w14:textId="0C8A51FA" w:rsidR="00F431C4" w:rsidRPr="00557467" w:rsidDel="00507BD7" w:rsidRDefault="00F431C4" w:rsidP="00F431C4">
      <w:pPr>
        <w:pStyle w:val="30"/>
        <w:rPr>
          <w:del w:id="2718" w:author="Владимир Лаут" w:date="2021-03-24T20:11:00Z"/>
        </w:rPr>
      </w:pPr>
      <w:del w:id="2719" w:author="Владимир Лаут" w:date="2021-03-24T20:11:00Z">
        <w:r w:rsidRPr="00557467" w:rsidDel="00507BD7">
          <w:delText>Состав данных</w:delText>
        </w:r>
        <w:r w:rsidDel="00507BD7">
          <w:delText xml:space="preserve"> и общее описание</w:delText>
        </w:r>
        <w:bookmarkStart w:id="2720" w:name="_Toc67558240"/>
        <w:bookmarkStart w:id="2721" w:name="_Toc69119926"/>
        <w:bookmarkStart w:id="2722" w:name="_Toc69225673"/>
        <w:bookmarkEnd w:id="2720"/>
        <w:bookmarkEnd w:id="2721"/>
        <w:bookmarkEnd w:id="2722"/>
      </w:del>
    </w:p>
    <w:p w14:paraId="1BC057A4" w14:textId="75983C8F" w:rsidR="00F431C4" w:rsidRPr="00BC34C6" w:rsidDel="00507BD7" w:rsidRDefault="00F431C4" w:rsidP="00F431C4">
      <w:pPr>
        <w:spacing w:before="60" w:line="276" w:lineRule="auto"/>
        <w:ind w:firstLine="567"/>
        <w:rPr>
          <w:del w:id="2723" w:author="Владимир Лаут" w:date="2021-03-24T20:11:00Z"/>
        </w:rPr>
      </w:pPr>
      <w:del w:id="2724" w:author="Владимир Лаут" w:date="2021-03-24T20:11:00Z">
        <w:r w:rsidRPr="00BC34C6" w:rsidDel="00507BD7">
          <w:delText xml:space="preserve">Позволяет </w:delText>
        </w:r>
        <w:r w:rsidDel="00507BD7">
          <w:delText xml:space="preserve">отображать перечень и структуру ЕО. С помощью отчёта можно анализировать структуру ЕО, определять соответствие структуры конкретной ЕО типовой структуре класс ЕО, корректировать ею при необходимости. </w:delText>
        </w:r>
        <w:r w:rsidRPr="00BC34C6" w:rsidDel="00507BD7">
          <w:delText>Отчёт строится на основе гибкой матрицы PM-M0</w:delText>
        </w:r>
        <w:r w:rsidDel="00507BD7">
          <w:delText>1</w:delText>
        </w:r>
        <w:r w:rsidRPr="00BC34C6" w:rsidDel="00507BD7">
          <w:delText xml:space="preserve"> «</w:delText>
        </w:r>
        <w:r w:rsidRPr="0039453F" w:rsidDel="00507BD7">
          <w:delText>Планирование и исполнен</w:delText>
        </w:r>
        <w:r w:rsidDel="00507BD7">
          <w:delText>ие воздействий на производствен</w:delText>
        </w:r>
        <w:r w:rsidRPr="0039453F" w:rsidDel="00507BD7">
          <w:delText>ные активы</w:delText>
        </w:r>
        <w:r w:rsidRPr="00BC34C6" w:rsidDel="00507BD7">
          <w:delText>»</w:delText>
        </w:r>
        <w:r w:rsidDel="00507BD7">
          <w:delText xml:space="preserve"> и </w:delText>
        </w:r>
        <w:r w:rsidRPr="00BC34C6" w:rsidDel="00507BD7">
          <w:delText>PM-M0</w:delText>
        </w:r>
        <w:r w:rsidDel="00507BD7">
          <w:delText>3</w:delText>
        </w:r>
        <w:r w:rsidRPr="00BC34C6" w:rsidDel="00507BD7">
          <w:delText xml:space="preserve"> «</w:delText>
        </w:r>
        <w:r w:rsidDel="00507BD7">
          <w:delText>Спецификации ТОРО</w:delText>
        </w:r>
        <w:r w:rsidRPr="00BC34C6" w:rsidDel="00507BD7">
          <w:delText>».</w:delText>
        </w:r>
        <w:r w:rsidDel="00507BD7">
          <w:delText xml:space="preserve"> </w:delText>
        </w:r>
        <w:bookmarkStart w:id="2725" w:name="_Toc67558241"/>
        <w:bookmarkStart w:id="2726" w:name="_Toc69119927"/>
        <w:bookmarkStart w:id="2727" w:name="_Toc69225674"/>
        <w:bookmarkEnd w:id="2725"/>
        <w:bookmarkEnd w:id="2726"/>
        <w:bookmarkEnd w:id="2727"/>
      </w:del>
    </w:p>
    <w:p w14:paraId="3CEEE98C" w14:textId="2F93E2FC" w:rsidR="00F431C4" w:rsidRPr="00557467" w:rsidDel="00507BD7" w:rsidRDefault="00F431C4" w:rsidP="00F431C4">
      <w:pPr>
        <w:pStyle w:val="30"/>
        <w:rPr>
          <w:del w:id="2728" w:author="Владимир Лаут" w:date="2021-03-24T20:11:00Z"/>
        </w:rPr>
      </w:pPr>
      <w:del w:id="2729" w:author="Владимир Лаут" w:date="2021-03-24T20:11:00Z">
        <w:r w:rsidRPr="00557467" w:rsidDel="00507BD7">
          <w:delText>Организационный охват</w:delText>
        </w:r>
        <w:bookmarkStart w:id="2730" w:name="_Toc67558242"/>
        <w:bookmarkStart w:id="2731" w:name="_Toc69119928"/>
        <w:bookmarkStart w:id="2732" w:name="_Toc69225675"/>
        <w:bookmarkEnd w:id="2730"/>
        <w:bookmarkEnd w:id="2731"/>
        <w:bookmarkEnd w:id="2732"/>
      </w:del>
    </w:p>
    <w:p w14:paraId="348277D4" w14:textId="184ACCF1" w:rsidR="00F431C4" w:rsidDel="00507BD7" w:rsidRDefault="00F431C4" w:rsidP="00F431C4">
      <w:pPr>
        <w:ind w:firstLine="567"/>
        <w:rPr>
          <w:del w:id="2733" w:author="Владимир Лаут" w:date="2021-03-24T20:11:00Z"/>
        </w:rPr>
      </w:pPr>
      <w:del w:id="2734" w:author="Владимир Лаут" w:date="2021-03-24T20:11:00Z">
        <w:r w:rsidRPr="00220840" w:rsidDel="00507BD7">
          <w:delText xml:space="preserve">Отчёт </w:delText>
        </w:r>
        <w:r w:rsidDel="00507BD7">
          <w:delText xml:space="preserve">спроектирован для следующих балансовых единиц: </w:delText>
        </w:r>
        <w:bookmarkStart w:id="2735" w:name="_Toc67558243"/>
        <w:bookmarkStart w:id="2736" w:name="_Toc69119929"/>
        <w:bookmarkStart w:id="2737" w:name="_Toc69225676"/>
        <w:bookmarkEnd w:id="2735"/>
        <w:bookmarkEnd w:id="2736"/>
        <w:bookmarkEnd w:id="2737"/>
      </w:del>
    </w:p>
    <w:p w14:paraId="0C3BBCF0" w14:textId="3C453EC6" w:rsidR="00F431C4" w:rsidRPr="00D9713B" w:rsidDel="00507BD7" w:rsidRDefault="00F431C4" w:rsidP="00F431C4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738" w:author="Владимир Лаут" w:date="2021-03-24T20:11:00Z"/>
        </w:rPr>
      </w:pPr>
      <w:del w:id="2739" w:author="Владимир Лаут" w:date="2021-03-24T20:11:00Z">
        <w:r w:rsidDel="00507BD7">
          <w:delText>Управляющая компания ООО «УК Полюс»;</w:delText>
        </w:r>
        <w:bookmarkStart w:id="2740" w:name="_Toc67558244"/>
        <w:bookmarkStart w:id="2741" w:name="_Toc69119930"/>
        <w:bookmarkStart w:id="2742" w:name="_Toc69225677"/>
        <w:bookmarkEnd w:id="2740"/>
        <w:bookmarkEnd w:id="2741"/>
        <w:bookmarkEnd w:id="2742"/>
      </w:del>
    </w:p>
    <w:p w14:paraId="6ACBEA26" w14:textId="7AAF8B0E" w:rsidR="00F431C4" w:rsidRPr="00D9713B" w:rsidDel="00507BD7" w:rsidRDefault="00F431C4" w:rsidP="00F431C4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743" w:author="Владимир Лаут" w:date="2021-03-24T20:11:00Z"/>
        </w:rPr>
      </w:pPr>
      <w:del w:id="2744" w:author="Владимир Лаут" w:date="2021-03-24T20:11:00Z">
        <w:r w:rsidDel="00507BD7">
          <w:delText>Рудные золотодобывающие предприятия: АО «Полюс Красноярск», АО «Полюс Вернинское», АО «РиМ», АО «Алданзолото ГРК»;</w:delText>
        </w:r>
        <w:bookmarkStart w:id="2745" w:name="_Toc67558245"/>
        <w:bookmarkStart w:id="2746" w:name="_Toc69119931"/>
        <w:bookmarkStart w:id="2747" w:name="_Toc69225678"/>
        <w:bookmarkEnd w:id="2745"/>
        <w:bookmarkEnd w:id="2746"/>
        <w:bookmarkEnd w:id="2747"/>
      </w:del>
    </w:p>
    <w:p w14:paraId="2BE29F07" w14:textId="01AF7273" w:rsidR="00F431C4" w:rsidDel="00507BD7" w:rsidRDefault="00F431C4" w:rsidP="00F431C4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748" w:author="Владимир Лаут" w:date="2021-03-24T20:11:00Z"/>
        </w:rPr>
      </w:pPr>
      <w:del w:id="2749" w:author="Владимир Лаут" w:date="2021-03-24T20:11:00Z">
        <w:r w:rsidDel="00507BD7">
          <w:delText>Геологоразведочные предприятия: АО «Тонода», ООО «Первое ГРП», ООО «Амурское ГРП», ООО «Магаданское ГРП»;</w:delText>
        </w:r>
        <w:bookmarkStart w:id="2750" w:name="_Toc67558246"/>
        <w:bookmarkStart w:id="2751" w:name="_Toc69119932"/>
        <w:bookmarkStart w:id="2752" w:name="_Toc69225679"/>
        <w:bookmarkEnd w:id="2750"/>
        <w:bookmarkEnd w:id="2751"/>
        <w:bookmarkEnd w:id="2752"/>
      </w:del>
    </w:p>
    <w:p w14:paraId="2FFBA6B0" w14:textId="50352EF3" w:rsidR="00F431C4" w:rsidDel="00507BD7" w:rsidRDefault="00F431C4" w:rsidP="00F431C4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753" w:author="Владимир Лаут" w:date="2021-03-24T20:11:00Z"/>
        </w:rPr>
      </w:pPr>
      <w:del w:id="2754" w:author="Владимир Лаут" w:date="2021-03-24T20:11:00Z">
        <w:r w:rsidDel="00507BD7">
          <w:delText>Сервисные компании: АО «Полюс Логистика», ООО «МФЦ Полюс», ООО «Полюс Строй», ООО «Полюс Проект».</w:delText>
        </w:r>
        <w:bookmarkStart w:id="2755" w:name="_Toc67558247"/>
        <w:bookmarkStart w:id="2756" w:name="_Toc69119933"/>
        <w:bookmarkStart w:id="2757" w:name="_Toc69225680"/>
        <w:bookmarkEnd w:id="2755"/>
        <w:bookmarkEnd w:id="2756"/>
        <w:bookmarkEnd w:id="2757"/>
      </w:del>
    </w:p>
    <w:p w14:paraId="64366AED" w14:textId="7C734A5C" w:rsidR="00F431C4" w:rsidRPr="00557467" w:rsidDel="00507BD7" w:rsidRDefault="00F431C4" w:rsidP="00F431C4">
      <w:pPr>
        <w:pStyle w:val="30"/>
        <w:rPr>
          <w:del w:id="2758" w:author="Владимир Лаут" w:date="2021-03-24T20:11:00Z"/>
        </w:rPr>
      </w:pPr>
      <w:del w:id="2759" w:author="Владимир Лаут" w:date="2021-03-24T20:11:00Z">
        <w:r w:rsidDel="00507BD7">
          <w:delText>Обоснование реализации</w:delText>
        </w:r>
        <w:bookmarkStart w:id="2760" w:name="_Toc67558248"/>
        <w:bookmarkStart w:id="2761" w:name="_Toc69119934"/>
        <w:bookmarkStart w:id="2762" w:name="_Toc69225681"/>
        <w:bookmarkEnd w:id="2760"/>
        <w:bookmarkEnd w:id="2761"/>
        <w:bookmarkEnd w:id="2762"/>
      </w:del>
    </w:p>
    <w:p w14:paraId="16B100C2" w14:textId="51FFCE7A" w:rsidR="00F431C4" w:rsidRPr="00A8396F" w:rsidDel="00507BD7" w:rsidRDefault="00F431C4" w:rsidP="00F431C4">
      <w:pPr>
        <w:spacing w:before="60" w:line="276" w:lineRule="auto"/>
        <w:ind w:firstLine="567"/>
        <w:rPr>
          <w:del w:id="2763" w:author="Владимир Лаут" w:date="2021-03-24T20:11:00Z"/>
        </w:rPr>
      </w:pPr>
      <w:del w:id="2764" w:author="Владимир Лаут" w:date="2021-03-24T20:11:00Z">
        <w:r w:rsidDel="00507BD7">
          <w:rPr>
            <w:rFonts w:cs="Arial"/>
          </w:rPr>
          <w:delText xml:space="preserve">Необходим отчёт для определения соответствия структуры ЕО типовой, разработка описана в КД </w:delText>
        </w:r>
      </w:del>
      <w:del w:id="2765" w:author="Владимир Лаут" w:date="2020-04-10T21:36:00Z">
        <w:r w:rsidRPr="005F67A5" w:rsidDel="009525DB">
          <w:rPr>
            <w:rFonts w:cs="Arial"/>
          </w:rPr>
          <w:delText>ERP.5.1.</w:delText>
        </w:r>
      </w:del>
      <w:del w:id="2766" w:author="Владимир Лаут" w:date="2021-03-24T20:11:00Z">
        <w:r w:rsidRPr="005F67A5" w:rsidDel="00507BD7">
          <w:rPr>
            <w:rFonts w:cs="Arial"/>
          </w:rPr>
          <w:delText>50 КД Управление портфелем ПА</w:delText>
        </w:r>
        <w:r w:rsidDel="00507BD7">
          <w:rPr>
            <w:rFonts w:cs="Arial"/>
          </w:rPr>
          <w:delText>.</w:delText>
        </w:r>
        <w:bookmarkStart w:id="2767" w:name="_Toc67558249"/>
        <w:bookmarkStart w:id="2768" w:name="_Toc69119935"/>
        <w:bookmarkStart w:id="2769" w:name="_Toc69225682"/>
        <w:bookmarkEnd w:id="2767"/>
        <w:bookmarkEnd w:id="2768"/>
        <w:bookmarkEnd w:id="2769"/>
      </w:del>
    </w:p>
    <w:p w14:paraId="1F76D338" w14:textId="6C405170" w:rsidR="00F431C4" w:rsidRPr="00557467" w:rsidDel="00507BD7" w:rsidRDefault="00F431C4" w:rsidP="00F431C4">
      <w:pPr>
        <w:pStyle w:val="30"/>
        <w:rPr>
          <w:del w:id="2770" w:author="Владимир Лаут" w:date="2021-03-24T20:11:00Z"/>
        </w:rPr>
      </w:pPr>
      <w:del w:id="2771" w:author="Владимир Лаут" w:date="2021-03-24T20:11:00Z">
        <w:r w:rsidDel="00507BD7">
          <w:delText>Сценарии использования</w:delText>
        </w:r>
        <w:bookmarkStart w:id="2772" w:name="_Toc67558250"/>
        <w:bookmarkStart w:id="2773" w:name="_Toc69119936"/>
        <w:bookmarkStart w:id="2774" w:name="_Toc69225683"/>
        <w:bookmarkEnd w:id="2772"/>
        <w:bookmarkEnd w:id="2773"/>
        <w:bookmarkEnd w:id="2774"/>
      </w:del>
    </w:p>
    <w:p w14:paraId="2C91BC6C" w14:textId="1C9A21EC" w:rsidR="00F431C4" w:rsidRPr="00A8396F" w:rsidDel="00507BD7" w:rsidRDefault="00F431C4" w:rsidP="00F431C4">
      <w:pPr>
        <w:spacing w:after="240" w:line="276" w:lineRule="auto"/>
        <w:ind w:firstLine="567"/>
        <w:rPr>
          <w:del w:id="2775" w:author="Владимир Лаут" w:date="2021-03-24T20:11:00Z"/>
        </w:rPr>
      </w:pPr>
      <w:del w:id="2776" w:author="Владимир Лаут" w:date="2021-03-24T20:11:00Z">
        <w:r w:rsidRPr="00AE1A31" w:rsidDel="00507BD7">
          <w:delText>Используется для анализа</w:delText>
        </w:r>
        <w:r w:rsidDel="00507BD7">
          <w:delText xml:space="preserve"> соответствия структуры ЕО </w:delText>
        </w:r>
        <w:r w:rsidRPr="00AE1A31" w:rsidDel="00507BD7">
          <w:delText>и при необходимости корректировки типовой структуры един</w:delText>
        </w:r>
        <w:r w:rsidDel="00507BD7">
          <w:delText>и</w:delText>
        </w:r>
        <w:r w:rsidRPr="00AE1A31" w:rsidDel="00507BD7">
          <w:delText>ц оборудования</w:delText>
        </w:r>
        <w:r w:rsidDel="00507BD7">
          <w:delText>.</w:delText>
        </w:r>
        <w:bookmarkStart w:id="2777" w:name="_Toc67558251"/>
        <w:bookmarkStart w:id="2778" w:name="_Toc69119937"/>
        <w:bookmarkStart w:id="2779" w:name="_Toc69225684"/>
        <w:bookmarkEnd w:id="2777"/>
        <w:bookmarkEnd w:id="2778"/>
        <w:bookmarkEnd w:id="2779"/>
      </w:del>
    </w:p>
    <w:p w14:paraId="6DF65419" w14:textId="4F45958C" w:rsidR="00F431C4" w:rsidRPr="00CE434A" w:rsidDel="00507BD7" w:rsidRDefault="00F431C4" w:rsidP="00F431C4">
      <w:pPr>
        <w:pStyle w:val="30"/>
        <w:rPr>
          <w:del w:id="2780" w:author="Владимир Лаут" w:date="2021-03-24T20:11:00Z"/>
          <w:i/>
        </w:rPr>
      </w:pPr>
      <w:del w:id="2781" w:author="Владимир Лаут" w:date="2021-03-24T20:11:00Z">
        <w:r w:rsidRPr="00CE434A" w:rsidDel="00507BD7">
          <w:delText>Ключевые алгоритмы и расчёты</w:delText>
        </w:r>
        <w:bookmarkStart w:id="2782" w:name="_Toc67558252"/>
        <w:bookmarkStart w:id="2783" w:name="_Toc69119938"/>
        <w:bookmarkStart w:id="2784" w:name="_Toc69225685"/>
        <w:bookmarkEnd w:id="2782"/>
        <w:bookmarkEnd w:id="2783"/>
        <w:bookmarkEnd w:id="2784"/>
      </w:del>
    </w:p>
    <w:p w14:paraId="1E052D42" w14:textId="39697ED8" w:rsidR="00F431C4" w:rsidDel="00507BD7" w:rsidRDefault="00F431C4" w:rsidP="00F431C4">
      <w:pPr>
        <w:spacing w:before="60" w:line="276" w:lineRule="auto"/>
        <w:ind w:firstLine="567"/>
        <w:rPr>
          <w:del w:id="2785" w:author="Владимир Лаут" w:date="2021-03-24T20:11:00Z"/>
        </w:rPr>
      </w:pPr>
      <w:del w:id="2786" w:author="Владимир Лаут" w:date="2021-03-24T20:11:00Z">
        <w:r w:rsidDel="00507BD7">
          <w:delText xml:space="preserve">Показатель Общий % соответствия рассчитывается на основании совпадении объектов структуры ЕО и типовой структуры (значение «Да»). </w:delText>
        </w:r>
        <w:bookmarkStart w:id="2787" w:name="_Toc67558253"/>
        <w:bookmarkStart w:id="2788" w:name="_Toc69119939"/>
        <w:bookmarkStart w:id="2789" w:name="_Toc69225686"/>
        <w:bookmarkEnd w:id="2787"/>
        <w:bookmarkEnd w:id="2788"/>
        <w:bookmarkEnd w:id="2789"/>
      </w:del>
    </w:p>
    <w:p w14:paraId="47A5FF4A" w14:textId="39F21B28" w:rsidR="00F431C4" w:rsidDel="00507BD7" w:rsidRDefault="00F431C4" w:rsidP="00F431C4">
      <w:pPr>
        <w:spacing w:before="60" w:line="276" w:lineRule="auto"/>
        <w:ind w:firstLine="567"/>
        <w:rPr>
          <w:del w:id="2790" w:author="Владимир Лаут" w:date="2021-03-24T20:11:00Z"/>
        </w:rPr>
      </w:pPr>
      <w:del w:id="2791" w:author="Владимир Лаут" w:date="2021-03-24T20:11:00Z">
        <w:r w:rsidDel="00507BD7">
          <w:delText xml:space="preserve">Показатель равен: (Общее количество соответствий) </w:delText>
        </w:r>
        <w:r w:rsidRPr="00A760F1" w:rsidDel="00507BD7">
          <w:delText xml:space="preserve">/ </w:delText>
        </w:r>
        <w:r w:rsidDel="00507BD7">
          <w:delText>(Общее количество соответствий + Общее количество несоответствий) * 100 %</w:delText>
        </w:r>
        <w:r w:rsidRPr="00A760F1" w:rsidDel="00507BD7">
          <w:delText>.</w:delText>
        </w:r>
        <w:bookmarkStart w:id="2792" w:name="_Toc67558254"/>
        <w:bookmarkStart w:id="2793" w:name="_Toc69119940"/>
        <w:bookmarkStart w:id="2794" w:name="_Toc69225687"/>
        <w:bookmarkEnd w:id="2792"/>
        <w:bookmarkEnd w:id="2793"/>
        <w:bookmarkEnd w:id="2794"/>
      </w:del>
    </w:p>
    <w:p w14:paraId="1781B61A" w14:textId="2CB7BC75" w:rsidR="006546B6" w:rsidDel="00507BD7" w:rsidRDefault="006546B6" w:rsidP="006546B6">
      <w:pPr>
        <w:spacing w:before="60" w:line="276" w:lineRule="auto"/>
        <w:ind w:firstLine="567"/>
        <w:rPr>
          <w:del w:id="2795" w:author="Владимир Лаут" w:date="2021-03-24T20:11:00Z"/>
        </w:rPr>
      </w:pPr>
      <w:del w:id="2796" w:author="Владимир Лаут" w:date="2021-03-24T20:11:00Z">
        <w:r w:rsidDel="00507BD7">
          <w:delText>Формат отчёта фиксированный или функциональная транзакция будет уточнён на этапе реализации (в том числе и логика/возможности функциональной транзакции).</w:delText>
        </w:r>
        <w:bookmarkStart w:id="2797" w:name="_Toc67558255"/>
        <w:bookmarkStart w:id="2798" w:name="_Toc69119941"/>
        <w:bookmarkStart w:id="2799" w:name="_Toc69225688"/>
        <w:bookmarkEnd w:id="2797"/>
        <w:bookmarkEnd w:id="2798"/>
        <w:bookmarkEnd w:id="2799"/>
      </w:del>
    </w:p>
    <w:p w14:paraId="7178CD82" w14:textId="67687663" w:rsidR="00620904" w:rsidRPr="00F431C4" w:rsidDel="00507BD7" w:rsidRDefault="00620904" w:rsidP="00F431C4">
      <w:pPr>
        <w:pStyle w:val="21"/>
        <w:rPr>
          <w:del w:id="2800" w:author="Владимир Лаут" w:date="2021-03-24T20:11:00Z"/>
        </w:rPr>
      </w:pPr>
      <w:commentRangeStart w:id="2801"/>
      <w:del w:id="2802" w:author="Владимир Лаут" w:date="2021-03-24T20:11:00Z">
        <w:r w:rsidRPr="00F431C4" w:rsidDel="00507BD7">
          <w:delText>Фиксированный отчет «</w:delText>
        </w:r>
        <w:r w:rsidRPr="00F431C4" w:rsidDel="00507BD7">
          <w:rPr>
            <w:lang w:val="en-US"/>
          </w:rPr>
          <w:delText>PM</w:delText>
        </w:r>
        <w:r w:rsidRPr="00F431C4" w:rsidDel="00507BD7">
          <w:delText>-</w:delText>
        </w:r>
        <w:r w:rsidRPr="00F431C4" w:rsidDel="00507BD7">
          <w:rPr>
            <w:lang w:val="en-US"/>
          </w:rPr>
          <w:delText>T</w:delText>
        </w:r>
        <w:r w:rsidRPr="00F431C4" w:rsidDel="00507BD7">
          <w:delText xml:space="preserve">07 Отчет </w:delText>
        </w:r>
        <w:r w:rsidR="0073145F" w:rsidDel="00507BD7">
          <w:delText>по анализу операций</w:delText>
        </w:r>
        <w:r w:rsidRPr="00F431C4" w:rsidDel="00507BD7">
          <w:delText xml:space="preserve"> </w:delText>
        </w:r>
        <w:r w:rsidR="000C0662" w:rsidDel="00507BD7">
          <w:delText xml:space="preserve">операций заказов </w:delText>
        </w:r>
        <w:r w:rsidRPr="00F431C4" w:rsidDel="00507BD7">
          <w:delText>ТОРО»</w:delText>
        </w:r>
        <w:commentRangeEnd w:id="2801"/>
        <w:r w:rsidR="00867807" w:rsidDel="00507BD7">
          <w:rPr>
            <w:rStyle w:val="aff8"/>
            <w:rFonts w:cs="Times New Roman"/>
            <w:b w:val="0"/>
            <w:caps w:val="0"/>
          </w:rPr>
          <w:commentReference w:id="2801"/>
        </w:r>
        <w:bookmarkStart w:id="2803" w:name="_Toc67558256"/>
        <w:bookmarkStart w:id="2804" w:name="_Toc69119942"/>
        <w:bookmarkStart w:id="2805" w:name="_Toc69225689"/>
        <w:bookmarkEnd w:id="2803"/>
        <w:bookmarkEnd w:id="2804"/>
        <w:bookmarkEnd w:id="2805"/>
      </w:del>
    </w:p>
    <w:p w14:paraId="4270E299" w14:textId="63E1A4C0" w:rsidR="00620904" w:rsidRPr="00557467" w:rsidDel="00507BD7" w:rsidRDefault="00620904" w:rsidP="009B6B04">
      <w:pPr>
        <w:pStyle w:val="30"/>
        <w:rPr>
          <w:del w:id="2806" w:author="Владимир Лаут" w:date="2021-03-24T20:11:00Z"/>
        </w:rPr>
      </w:pPr>
      <w:del w:id="2807" w:author="Владимир Лаут" w:date="2021-03-24T20:11:00Z">
        <w:r w:rsidRPr="00557467" w:rsidDel="00507BD7">
          <w:delText>Состав данных</w:delText>
        </w:r>
        <w:r w:rsidDel="00507BD7">
          <w:delText xml:space="preserve"> и общее описание</w:delText>
        </w:r>
        <w:bookmarkStart w:id="2808" w:name="_Toc67558257"/>
        <w:bookmarkStart w:id="2809" w:name="_Toc69119943"/>
        <w:bookmarkStart w:id="2810" w:name="_Toc69225690"/>
        <w:bookmarkEnd w:id="2808"/>
        <w:bookmarkEnd w:id="2809"/>
        <w:bookmarkEnd w:id="2810"/>
      </w:del>
    </w:p>
    <w:p w14:paraId="462973DC" w14:textId="2823CE32" w:rsidR="007C43E5" w:rsidRPr="007C43E5" w:rsidDel="007C43E5" w:rsidRDefault="00620904" w:rsidP="00620904">
      <w:pPr>
        <w:spacing w:before="60" w:line="276" w:lineRule="auto"/>
        <w:ind w:firstLine="567"/>
        <w:rPr>
          <w:del w:id="2811" w:author="Владимир Лаут" w:date="2020-04-27T14:02:00Z"/>
        </w:rPr>
      </w:pPr>
      <w:del w:id="2812" w:author="Владимир Лаут" w:date="2021-03-24T20:11:00Z">
        <w:r w:rsidRPr="00BC34C6" w:rsidDel="00507BD7">
          <w:delText>Позволяет</w:delText>
        </w:r>
        <w:r w:rsidR="00544A06" w:rsidDel="00507BD7">
          <w:delText xml:space="preserve"> анализировать сведения</w:delText>
        </w:r>
        <w:r w:rsidR="00544A06" w:rsidRPr="00544A06" w:rsidDel="00507BD7">
          <w:delText xml:space="preserve"> по тех. картам и по фактическим показателям воздействий на ПА. Отчет для анализа соответствия тех.карт фактическому исполнению по заказам ТОРО</w:delText>
        </w:r>
        <w:r w:rsidR="00544A06" w:rsidDel="00507BD7">
          <w:delText>.</w:delText>
        </w:r>
        <w:r w:rsidR="00B008FA" w:rsidRPr="00B008FA" w:rsidDel="00507BD7">
          <w:delText xml:space="preserve"> </w:delText>
        </w:r>
        <w:r w:rsidR="00B008FA" w:rsidRPr="00BC34C6" w:rsidDel="00507BD7">
          <w:delText>Отчёт строится на основе гибкой матрицы PM-M0</w:delText>
        </w:r>
        <w:r w:rsidR="00B008FA" w:rsidDel="00507BD7">
          <w:delText>1</w:delText>
        </w:r>
        <w:r w:rsidR="00B008FA" w:rsidRPr="00BC34C6" w:rsidDel="00507BD7">
          <w:delText xml:space="preserve"> «</w:delText>
        </w:r>
        <w:r w:rsidR="00B008FA" w:rsidRPr="0039453F" w:rsidDel="00507BD7">
          <w:delText>Планирование и исполнен</w:delText>
        </w:r>
        <w:r w:rsidR="00B008FA" w:rsidDel="00507BD7">
          <w:delText>ие воздействий на производствен</w:delText>
        </w:r>
        <w:r w:rsidR="00B008FA" w:rsidRPr="0039453F" w:rsidDel="00507BD7">
          <w:delText>ные активы</w:delText>
        </w:r>
        <w:r w:rsidR="00B008FA" w:rsidRPr="00BC34C6" w:rsidDel="00507BD7">
          <w:delText>»</w:delText>
        </w:r>
        <w:r w:rsidR="00B008FA" w:rsidDel="00507BD7">
          <w:delText xml:space="preserve"> и </w:delText>
        </w:r>
        <w:r w:rsidR="00B008FA" w:rsidRPr="00BC34C6" w:rsidDel="00507BD7">
          <w:delText>PM-M0</w:delText>
        </w:r>
        <w:r w:rsidR="00B008FA" w:rsidDel="00507BD7">
          <w:delText>2</w:delText>
        </w:r>
        <w:r w:rsidR="00B008FA" w:rsidRPr="00BC34C6" w:rsidDel="00507BD7">
          <w:delText xml:space="preserve"> «</w:delText>
        </w:r>
        <w:r w:rsidR="00B008FA" w:rsidDel="00507BD7">
          <w:delText>З</w:delText>
        </w:r>
        <w:r w:rsidR="00B008FA" w:rsidRPr="00624FC1" w:rsidDel="00507BD7">
          <w:delText>аголовк</w:delText>
        </w:r>
        <w:r w:rsidR="00B008FA" w:rsidDel="00507BD7">
          <w:delText>и</w:delText>
        </w:r>
        <w:r w:rsidR="00B008FA" w:rsidRPr="00624FC1" w:rsidDel="00507BD7">
          <w:delText>, операци</w:delText>
        </w:r>
        <w:r w:rsidR="00B008FA" w:rsidDel="00507BD7">
          <w:delText>и, материалы</w:delText>
        </w:r>
        <w:r w:rsidR="00B008FA" w:rsidRPr="00624FC1" w:rsidDel="00507BD7">
          <w:delText xml:space="preserve"> ц</w:delText>
        </w:r>
        <w:r w:rsidR="00B008FA" w:rsidDel="00507BD7">
          <w:delText xml:space="preserve">ентрализованных и локальных технологических </w:delText>
        </w:r>
        <w:r w:rsidR="00B008FA" w:rsidRPr="00624FC1" w:rsidDel="00507BD7">
          <w:delText>карт</w:delText>
        </w:r>
        <w:r w:rsidR="00B008FA" w:rsidRPr="00BC34C6" w:rsidDel="00507BD7">
          <w:delText>».</w:delText>
        </w:r>
      </w:del>
      <w:bookmarkStart w:id="2813" w:name="_Toc67558258"/>
      <w:bookmarkStart w:id="2814" w:name="_Toc69119944"/>
      <w:bookmarkStart w:id="2815" w:name="_Toc69225691"/>
      <w:bookmarkEnd w:id="2813"/>
      <w:bookmarkEnd w:id="2814"/>
      <w:bookmarkEnd w:id="2815"/>
    </w:p>
    <w:p w14:paraId="63981B22" w14:textId="0D0E9EFD" w:rsidR="00620904" w:rsidRPr="00557467" w:rsidDel="00507BD7" w:rsidRDefault="00620904" w:rsidP="009B6B04">
      <w:pPr>
        <w:pStyle w:val="30"/>
        <w:rPr>
          <w:del w:id="2816" w:author="Владимир Лаут" w:date="2021-03-24T20:11:00Z"/>
        </w:rPr>
      </w:pPr>
      <w:del w:id="2817" w:author="Владимир Лаут" w:date="2021-03-24T20:11:00Z">
        <w:r w:rsidRPr="00557467" w:rsidDel="00507BD7">
          <w:delText>Организационный охват</w:delText>
        </w:r>
        <w:bookmarkStart w:id="2818" w:name="_Toc67558259"/>
        <w:bookmarkStart w:id="2819" w:name="_Toc69119945"/>
        <w:bookmarkStart w:id="2820" w:name="_Toc69225692"/>
        <w:bookmarkEnd w:id="2818"/>
        <w:bookmarkEnd w:id="2819"/>
        <w:bookmarkEnd w:id="2820"/>
      </w:del>
    </w:p>
    <w:p w14:paraId="6F403A44" w14:textId="50FCF548" w:rsidR="00620904" w:rsidDel="00507BD7" w:rsidRDefault="00620904" w:rsidP="00620904">
      <w:pPr>
        <w:ind w:firstLine="567"/>
        <w:rPr>
          <w:del w:id="2821" w:author="Владимир Лаут" w:date="2021-03-24T20:11:00Z"/>
        </w:rPr>
      </w:pPr>
      <w:del w:id="2822" w:author="Владимир Лаут" w:date="2021-03-24T20:11:00Z">
        <w:r w:rsidRPr="00220840" w:rsidDel="00507BD7">
          <w:delText xml:space="preserve">Отчёт </w:delText>
        </w:r>
        <w:r w:rsidDel="00507BD7">
          <w:delText xml:space="preserve">спроектирован для следующих балансовых единиц: </w:delText>
        </w:r>
        <w:bookmarkStart w:id="2823" w:name="_Toc67558260"/>
        <w:bookmarkStart w:id="2824" w:name="_Toc69119946"/>
        <w:bookmarkStart w:id="2825" w:name="_Toc69225693"/>
        <w:bookmarkEnd w:id="2823"/>
        <w:bookmarkEnd w:id="2824"/>
        <w:bookmarkEnd w:id="2825"/>
      </w:del>
    </w:p>
    <w:p w14:paraId="0E082ADB" w14:textId="1AEDF47B" w:rsidR="00620904" w:rsidRPr="00D9713B" w:rsidDel="00507BD7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826" w:author="Владимир Лаут" w:date="2021-03-24T20:11:00Z"/>
        </w:rPr>
      </w:pPr>
      <w:del w:id="2827" w:author="Владимир Лаут" w:date="2021-03-24T20:11:00Z">
        <w:r w:rsidDel="00507BD7">
          <w:delText>Управляющая компания ООО «УК Полюс»;</w:delText>
        </w:r>
        <w:bookmarkStart w:id="2828" w:name="_Toc67558261"/>
        <w:bookmarkStart w:id="2829" w:name="_Toc69119947"/>
        <w:bookmarkStart w:id="2830" w:name="_Toc69225694"/>
        <w:bookmarkEnd w:id="2828"/>
        <w:bookmarkEnd w:id="2829"/>
        <w:bookmarkEnd w:id="2830"/>
      </w:del>
    </w:p>
    <w:p w14:paraId="6A60D99D" w14:textId="58CC7856" w:rsidR="00620904" w:rsidRPr="00D9713B" w:rsidDel="00507BD7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831" w:author="Владимир Лаут" w:date="2021-03-24T20:11:00Z"/>
        </w:rPr>
      </w:pPr>
      <w:del w:id="2832" w:author="Владимир Лаут" w:date="2021-03-24T20:11:00Z">
        <w:r w:rsidDel="00507BD7">
          <w:delText>Рудные золотодобывающие предприятия: АО «Полюс Красноярск», АО «Полюс Вернинское», АО «РиМ», АО «Алданзолото ГРК»;</w:delText>
        </w:r>
        <w:bookmarkStart w:id="2833" w:name="_Toc67558262"/>
        <w:bookmarkStart w:id="2834" w:name="_Toc69119948"/>
        <w:bookmarkStart w:id="2835" w:name="_Toc69225695"/>
        <w:bookmarkEnd w:id="2833"/>
        <w:bookmarkEnd w:id="2834"/>
        <w:bookmarkEnd w:id="2835"/>
      </w:del>
    </w:p>
    <w:p w14:paraId="208955DF" w14:textId="3BA026FC" w:rsidR="00620904" w:rsidDel="00507BD7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836" w:author="Владимир Лаут" w:date="2021-03-24T20:11:00Z"/>
        </w:rPr>
      </w:pPr>
      <w:del w:id="2837" w:author="Владимир Лаут" w:date="2021-03-24T20:11:00Z">
        <w:r w:rsidDel="00507BD7">
          <w:delText>Геологоразведочные предприятия: АО «То</w:delText>
        </w:r>
        <w:r w:rsidR="007820AD" w:rsidDel="00507BD7">
          <w:delText>нод</w:delText>
        </w:r>
        <w:r w:rsidDel="00507BD7">
          <w:delText>а», ООО «Первое ГРП», ООО «Амурское ГРП», ООО «Магаданское ГРП»;</w:delText>
        </w:r>
        <w:bookmarkStart w:id="2838" w:name="_Toc67558263"/>
        <w:bookmarkStart w:id="2839" w:name="_Toc69119949"/>
        <w:bookmarkStart w:id="2840" w:name="_Toc69225696"/>
        <w:bookmarkEnd w:id="2838"/>
        <w:bookmarkEnd w:id="2839"/>
        <w:bookmarkEnd w:id="2840"/>
      </w:del>
    </w:p>
    <w:p w14:paraId="4FB00CD3" w14:textId="336A7636" w:rsidR="00620904" w:rsidDel="00507BD7" w:rsidRDefault="00620904" w:rsidP="00620904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841" w:author="Владимир Лаут" w:date="2021-03-24T20:11:00Z"/>
        </w:rPr>
      </w:pPr>
      <w:del w:id="2842" w:author="Владимир Лаут" w:date="2021-03-24T20:11:00Z">
        <w:r w:rsidDel="00507BD7">
          <w:delText>Сервисные компании: АО «Полюс Логистика», ООО «МФЦ Полюс», ООО «Полюс Строй», ООО «Полюс Проект».</w:delText>
        </w:r>
        <w:bookmarkStart w:id="2843" w:name="_Toc67558264"/>
        <w:bookmarkStart w:id="2844" w:name="_Toc69119950"/>
        <w:bookmarkStart w:id="2845" w:name="_Toc69225697"/>
        <w:bookmarkEnd w:id="2843"/>
        <w:bookmarkEnd w:id="2844"/>
        <w:bookmarkEnd w:id="2845"/>
      </w:del>
    </w:p>
    <w:p w14:paraId="3F6834E2" w14:textId="41419948" w:rsidR="00620904" w:rsidRPr="00557467" w:rsidDel="00507BD7" w:rsidRDefault="00620904" w:rsidP="009B6B04">
      <w:pPr>
        <w:pStyle w:val="30"/>
        <w:rPr>
          <w:del w:id="2846" w:author="Владимир Лаут" w:date="2021-03-24T20:11:00Z"/>
        </w:rPr>
      </w:pPr>
      <w:del w:id="2847" w:author="Владимир Лаут" w:date="2021-03-24T20:11:00Z">
        <w:r w:rsidDel="00507BD7">
          <w:delText>Обоснование реализации</w:delText>
        </w:r>
        <w:bookmarkStart w:id="2848" w:name="_Toc67558265"/>
        <w:bookmarkStart w:id="2849" w:name="_Toc69119951"/>
        <w:bookmarkStart w:id="2850" w:name="_Toc69225698"/>
        <w:bookmarkEnd w:id="2848"/>
        <w:bookmarkEnd w:id="2849"/>
        <w:bookmarkEnd w:id="2850"/>
      </w:del>
    </w:p>
    <w:p w14:paraId="1BC1AA7B" w14:textId="385617D5" w:rsidR="00620904" w:rsidRPr="00A8396F" w:rsidDel="00507BD7" w:rsidRDefault="00620904" w:rsidP="00620904">
      <w:pPr>
        <w:spacing w:before="60" w:line="276" w:lineRule="auto"/>
        <w:ind w:firstLine="567"/>
        <w:rPr>
          <w:del w:id="2851" w:author="Владимир Лаут" w:date="2021-03-24T20:11:00Z"/>
        </w:rPr>
      </w:pPr>
      <w:del w:id="2852" w:author="Владимир Лаут" w:date="2021-03-24T20:11:00Z">
        <w:r w:rsidDel="00507BD7">
          <w:rPr>
            <w:rFonts w:cs="Arial"/>
          </w:rPr>
          <w:delText>Необходим от</w:delText>
        </w:r>
        <w:r w:rsidR="005224B8" w:rsidDel="00507BD7">
          <w:rPr>
            <w:rFonts w:cs="Arial"/>
          </w:rPr>
          <w:delText>чётная форма</w:delText>
        </w:r>
        <w:r w:rsidDel="00507BD7">
          <w:rPr>
            <w:rFonts w:cs="Arial"/>
          </w:rPr>
          <w:delText xml:space="preserve"> для определения соответствия </w:delText>
        </w:r>
        <w:r w:rsidR="005224B8" w:rsidDel="00507BD7">
          <w:rPr>
            <w:rFonts w:cs="Arial"/>
          </w:rPr>
          <w:delText xml:space="preserve">сведений нормативов тех. </w:delText>
        </w:r>
        <w:r w:rsidR="00711B0D" w:rsidDel="00507BD7">
          <w:rPr>
            <w:rFonts w:cs="Arial"/>
          </w:rPr>
          <w:delText>карт фактическим</w:delText>
        </w:r>
        <w:r w:rsidR="005224B8" w:rsidDel="00507BD7">
          <w:rPr>
            <w:rFonts w:cs="Arial"/>
          </w:rPr>
          <w:delText xml:space="preserve"> данным по выполнению работ ТОРО</w:delText>
        </w:r>
        <w:r w:rsidDel="00507BD7">
          <w:rPr>
            <w:rFonts w:cs="Arial"/>
          </w:rPr>
          <w:delText xml:space="preserve">, разработка описана в КД </w:delText>
        </w:r>
      </w:del>
      <w:del w:id="2853" w:author="Владимир Лаут" w:date="2020-04-10T21:36:00Z">
        <w:r w:rsidR="00544A06" w:rsidRPr="00544A06" w:rsidDel="009525DB">
          <w:rPr>
            <w:rFonts w:cs="Arial"/>
          </w:rPr>
          <w:delText>ERP.5.1.</w:delText>
        </w:r>
      </w:del>
      <w:del w:id="2854" w:author="Владимир Лаут" w:date="2021-03-24T20:11:00Z">
        <w:r w:rsidR="00544A06" w:rsidRPr="00544A06" w:rsidDel="00507BD7">
          <w:rPr>
            <w:rFonts w:cs="Arial"/>
          </w:rPr>
          <w:delText>55 КД Выполнение и фактический учет работ</w:delText>
        </w:r>
        <w:bookmarkStart w:id="2855" w:name="_Toc67558266"/>
        <w:bookmarkStart w:id="2856" w:name="_Toc69119952"/>
        <w:bookmarkStart w:id="2857" w:name="_Toc69225699"/>
        <w:bookmarkEnd w:id="2855"/>
        <w:bookmarkEnd w:id="2856"/>
        <w:bookmarkEnd w:id="2857"/>
      </w:del>
    </w:p>
    <w:p w14:paraId="6FB5E521" w14:textId="07D6CBFA" w:rsidR="00620904" w:rsidRPr="00557467" w:rsidDel="00507BD7" w:rsidRDefault="00620904" w:rsidP="009B6B04">
      <w:pPr>
        <w:pStyle w:val="30"/>
        <w:rPr>
          <w:del w:id="2858" w:author="Владимир Лаут" w:date="2021-03-24T20:11:00Z"/>
        </w:rPr>
      </w:pPr>
      <w:del w:id="2859" w:author="Владимир Лаут" w:date="2021-03-24T20:11:00Z">
        <w:r w:rsidDel="00507BD7">
          <w:delText>Сценарии использования</w:delText>
        </w:r>
        <w:bookmarkStart w:id="2860" w:name="_Toc67558267"/>
        <w:bookmarkStart w:id="2861" w:name="_Toc69119953"/>
        <w:bookmarkStart w:id="2862" w:name="_Toc69225700"/>
        <w:bookmarkEnd w:id="2860"/>
        <w:bookmarkEnd w:id="2861"/>
        <w:bookmarkEnd w:id="2862"/>
      </w:del>
    </w:p>
    <w:p w14:paraId="302428E3" w14:textId="41F081E2" w:rsidR="00620904" w:rsidRPr="00A8396F" w:rsidDel="00507BD7" w:rsidRDefault="00620904" w:rsidP="00620904">
      <w:pPr>
        <w:spacing w:after="240" w:line="276" w:lineRule="auto"/>
        <w:ind w:firstLine="567"/>
        <w:rPr>
          <w:del w:id="2863" w:author="Владимир Лаут" w:date="2021-03-24T20:11:00Z"/>
        </w:rPr>
      </w:pPr>
      <w:del w:id="2864" w:author="Владимир Лаут" w:date="2021-03-24T20:11:00Z">
        <w:r w:rsidRPr="00AE1A31" w:rsidDel="00507BD7">
          <w:delText>Используется для анализа</w:delText>
        </w:r>
        <w:r w:rsidDel="00507BD7">
          <w:delText xml:space="preserve"> </w:delText>
        </w:r>
        <w:r w:rsidR="005224B8" w:rsidDel="00507BD7">
          <w:delText>данных тех. карт, заказов ТОРО, для актуализации нормативов тех. карт</w:delText>
        </w:r>
        <w:r w:rsidDel="00507BD7">
          <w:delText>.</w:delText>
        </w:r>
        <w:bookmarkStart w:id="2865" w:name="_Toc67558268"/>
        <w:bookmarkStart w:id="2866" w:name="_Toc69119954"/>
        <w:bookmarkStart w:id="2867" w:name="_Toc69225701"/>
        <w:bookmarkEnd w:id="2865"/>
        <w:bookmarkEnd w:id="2866"/>
        <w:bookmarkEnd w:id="2867"/>
      </w:del>
    </w:p>
    <w:p w14:paraId="764156B7" w14:textId="7EB8A83E" w:rsidR="00620904" w:rsidRPr="00CE434A" w:rsidDel="00507BD7" w:rsidRDefault="00620904" w:rsidP="009B6B04">
      <w:pPr>
        <w:pStyle w:val="30"/>
        <w:rPr>
          <w:del w:id="2868" w:author="Владимир Лаут" w:date="2021-03-24T20:11:00Z"/>
          <w:i/>
        </w:rPr>
      </w:pPr>
      <w:del w:id="2869" w:author="Владимир Лаут" w:date="2021-03-24T20:11:00Z">
        <w:r w:rsidRPr="00CE434A" w:rsidDel="00507BD7">
          <w:delText>Ключевые алгоритмы и расчёты</w:delText>
        </w:r>
        <w:bookmarkStart w:id="2870" w:name="_Toc67558269"/>
        <w:bookmarkStart w:id="2871" w:name="_Toc69119955"/>
        <w:bookmarkStart w:id="2872" w:name="_Toc69225702"/>
        <w:bookmarkEnd w:id="2870"/>
        <w:bookmarkEnd w:id="2871"/>
        <w:bookmarkEnd w:id="2872"/>
      </w:del>
    </w:p>
    <w:p w14:paraId="38B16D02" w14:textId="5DA23F25" w:rsidR="00620904" w:rsidDel="00507BD7" w:rsidRDefault="00620904" w:rsidP="002D1BE9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873" w:author="Владимир Лаут" w:date="2021-03-24T20:11:00Z"/>
        </w:rPr>
      </w:pPr>
      <w:del w:id="2874" w:author="Владимир Лаут" w:date="2021-03-24T20:11:00Z">
        <w:r w:rsidDel="00507BD7">
          <w:delText>Показатель</w:delText>
        </w:r>
        <w:r w:rsidR="005224B8" w:rsidDel="00507BD7">
          <w:delText xml:space="preserve"> Соответствие план %</w:delText>
        </w:r>
        <w:r w:rsidRPr="00AC45C4" w:rsidDel="00507BD7">
          <w:delText>.</w:delText>
        </w:r>
        <w:r w:rsidR="00936F58" w:rsidDel="00507BD7">
          <w:delText xml:space="preserve"> </w:delText>
        </w:r>
        <w:bookmarkStart w:id="2875" w:name="_Toc67558270"/>
        <w:bookmarkStart w:id="2876" w:name="_Toc69119956"/>
        <w:bookmarkStart w:id="2877" w:name="_Toc69225703"/>
        <w:bookmarkEnd w:id="2875"/>
        <w:bookmarkEnd w:id="2876"/>
        <w:bookmarkEnd w:id="2877"/>
      </w:del>
    </w:p>
    <w:p w14:paraId="68B3D238" w14:textId="364F020C" w:rsidR="00936F58" w:rsidDel="00507BD7" w:rsidRDefault="00936F58" w:rsidP="005224B8">
      <w:pPr>
        <w:spacing w:before="60" w:line="276" w:lineRule="auto"/>
        <w:ind w:firstLine="567"/>
        <w:rPr>
          <w:del w:id="2878" w:author="Владимир Лаут" w:date="2021-03-24T20:11:00Z"/>
        </w:rPr>
      </w:pPr>
      <w:del w:id="2879" w:author="Владимир Лаут" w:date="2021-03-24T20:11:00Z">
        <w:r w:rsidDel="00507BD7">
          <w:delText>Показатель равен отношению трудозатрат</w:delText>
        </w:r>
        <w:r w:rsidR="002C207F" w:rsidRPr="00A760F1" w:rsidDel="00507BD7">
          <w:delText>/</w:delText>
        </w:r>
        <w:r w:rsidR="002C207F" w:rsidDel="00507BD7">
          <w:delText>расхода компонентов</w:delText>
        </w:r>
        <w:r w:rsidDel="00507BD7">
          <w:delText xml:space="preserve"> операций ТОРО в тех.карте к плановым трудозатратам в заказе ТОРО.</w:delText>
        </w:r>
        <w:bookmarkStart w:id="2880" w:name="_Toc67558271"/>
        <w:bookmarkStart w:id="2881" w:name="_Toc69119957"/>
        <w:bookmarkStart w:id="2882" w:name="_Toc69225704"/>
        <w:bookmarkEnd w:id="2880"/>
        <w:bookmarkEnd w:id="2881"/>
        <w:bookmarkEnd w:id="2882"/>
      </w:del>
    </w:p>
    <w:p w14:paraId="3252AC8C" w14:textId="1819A621" w:rsidR="005224B8" w:rsidDel="00507BD7" w:rsidRDefault="005224B8" w:rsidP="002D1BE9">
      <w:pPr>
        <w:pStyle w:val="aff0"/>
        <w:numPr>
          <w:ilvl w:val="0"/>
          <w:numId w:val="25"/>
        </w:numPr>
        <w:spacing w:before="60" w:line="276" w:lineRule="auto"/>
        <w:ind w:left="567"/>
        <w:rPr>
          <w:del w:id="2883" w:author="Владимир Лаут" w:date="2021-03-24T20:11:00Z"/>
        </w:rPr>
      </w:pPr>
      <w:del w:id="2884" w:author="Владимир Лаут" w:date="2021-03-24T20:11:00Z">
        <w:r w:rsidDel="00507BD7">
          <w:delText>Показатель</w:delText>
        </w:r>
        <w:r w:rsidR="00D63A40" w:rsidDel="00507BD7">
          <w:delText xml:space="preserve"> Соответствие факт </w:delText>
        </w:r>
        <w:r w:rsidDel="00507BD7">
          <w:delText>%</w:delText>
        </w:r>
        <w:r w:rsidRPr="00AC45C4" w:rsidDel="00507BD7">
          <w:delText>.</w:delText>
        </w:r>
        <w:bookmarkStart w:id="2885" w:name="_Toc67558272"/>
        <w:bookmarkStart w:id="2886" w:name="_Toc69119958"/>
        <w:bookmarkStart w:id="2887" w:name="_Toc69225705"/>
        <w:bookmarkEnd w:id="2885"/>
        <w:bookmarkEnd w:id="2886"/>
        <w:bookmarkEnd w:id="2887"/>
      </w:del>
    </w:p>
    <w:p w14:paraId="6D55BB5B" w14:textId="166CB2DE" w:rsidR="006546B6" w:rsidDel="00507BD7" w:rsidRDefault="00936F58" w:rsidP="00936F58">
      <w:pPr>
        <w:spacing w:before="60" w:line="276" w:lineRule="auto"/>
        <w:ind w:firstLine="567"/>
        <w:rPr>
          <w:del w:id="2888" w:author="Владимир Лаут" w:date="2021-03-24T20:11:00Z"/>
        </w:rPr>
      </w:pPr>
      <w:del w:id="2889" w:author="Владимир Лаут" w:date="2021-03-24T20:11:00Z">
        <w:r w:rsidDel="00507BD7">
          <w:delText>Показатель равен отношению трудозатрат</w:delText>
        </w:r>
        <w:r w:rsidR="002C207F" w:rsidRPr="004743A1" w:rsidDel="00507BD7">
          <w:delText>/</w:delText>
        </w:r>
        <w:r w:rsidR="002C207F" w:rsidDel="00507BD7">
          <w:delText>расхода компонентов</w:delText>
        </w:r>
        <w:r w:rsidDel="00507BD7">
          <w:delText xml:space="preserve"> операций ТОРО в тех.карте к фактическим трудозатратам в заказе ТОРО.</w:delText>
        </w:r>
        <w:bookmarkStart w:id="2890" w:name="_Toc67558273"/>
        <w:bookmarkStart w:id="2891" w:name="_Toc69119959"/>
        <w:bookmarkStart w:id="2892" w:name="_Toc69225706"/>
        <w:bookmarkEnd w:id="2890"/>
        <w:bookmarkEnd w:id="2891"/>
        <w:bookmarkEnd w:id="2892"/>
      </w:del>
    </w:p>
    <w:p w14:paraId="3C2CFE40" w14:textId="77777777" w:rsidR="003F5B40" w:rsidRPr="00CA6EA3" w:rsidRDefault="003F5B40" w:rsidP="003F5B40">
      <w:pPr>
        <w:pStyle w:val="10"/>
        <w:rPr>
          <w:ins w:id="2893" w:author="Владимир Лаут" w:date="2021-03-24T14:37:00Z"/>
        </w:rPr>
      </w:pPr>
      <w:bookmarkStart w:id="2894" w:name="_Toc69225707"/>
      <w:ins w:id="2895" w:author="Владимир Лаут" w:date="2021-03-24T14:37:00Z">
        <w:r>
          <w:t>Дашборды</w:t>
        </w:r>
        <w:bookmarkEnd w:id="2894"/>
      </w:ins>
    </w:p>
    <w:p w14:paraId="2522B598" w14:textId="31DCFA86" w:rsidR="003F5B40" w:rsidRDefault="003F5B40">
      <w:pPr>
        <w:pStyle w:val="21"/>
        <w:rPr>
          <w:ins w:id="2896" w:author="Владимир Лаут" w:date="2021-03-24T14:37:00Z"/>
        </w:rPr>
        <w:pPrChange w:id="2897" w:author="Владимир Лаут" w:date="2021-03-24T20:05:00Z">
          <w:pPr>
            <w:pStyle w:val="21"/>
            <w:spacing w:line="240" w:lineRule="auto"/>
            <w:ind w:left="2844"/>
          </w:pPr>
        </w:pPrChange>
      </w:pPr>
      <w:bookmarkStart w:id="2898" w:name="_Toc69225708"/>
      <w:ins w:id="2899" w:author="Владимир Лаут" w:date="2021-03-24T14:37:00Z">
        <w:r>
          <w:t xml:space="preserve">Дашборд </w:t>
        </w:r>
      </w:ins>
      <w:ins w:id="2900" w:author="Владимир Лаут" w:date="2021-03-24T19:59:00Z">
        <w:r w:rsidR="00BA0D71">
          <w:t>ТОРО</w:t>
        </w:r>
      </w:ins>
      <w:bookmarkEnd w:id="2898"/>
    </w:p>
    <w:p w14:paraId="3F9D419D" w14:textId="77777777" w:rsidR="003F5B40" w:rsidRPr="00557467" w:rsidRDefault="003F5B40" w:rsidP="003F5B40">
      <w:pPr>
        <w:pStyle w:val="30"/>
        <w:spacing w:line="240" w:lineRule="auto"/>
        <w:ind w:left="720" w:hanging="720"/>
        <w:jc w:val="left"/>
        <w:rPr>
          <w:ins w:id="2901" w:author="Владимир Лаут" w:date="2021-03-24T14:37:00Z"/>
        </w:rPr>
      </w:pPr>
      <w:bookmarkStart w:id="2902" w:name="_Toc69225709"/>
      <w:ins w:id="2903" w:author="Владимир Лаут" w:date="2021-03-24T14:37:00Z">
        <w:r w:rsidRPr="00557467">
          <w:t>Состав данных</w:t>
        </w:r>
        <w:r>
          <w:t xml:space="preserve"> и общее описание</w:t>
        </w:r>
        <w:bookmarkEnd w:id="2902"/>
      </w:ins>
    </w:p>
    <w:p w14:paraId="268B5325" w14:textId="77777777" w:rsidR="003F5B40" w:rsidRDefault="003F5B40" w:rsidP="003F5B40">
      <w:pPr>
        <w:spacing w:before="240" w:after="240" w:line="276" w:lineRule="auto"/>
        <w:ind w:firstLine="567"/>
        <w:jc w:val="left"/>
        <w:rPr>
          <w:ins w:id="2904" w:author="Владимир Лаут" w:date="2021-03-24T14:41:00Z"/>
        </w:rPr>
      </w:pPr>
      <w:ins w:id="2905" w:author="Владимир Лаут" w:date="2021-03-24T14:41:00Z">
        <w:r>
          <w:t xml:space="preserve">Отчет содержит ряд показателей, сгруппированных в перечень разделов: </w:t>
        </w:r>
      </w:ins>
    </w:p>
    <w:tbl>
      <w:tblPr>
        <w:tblW w:w="10346" w:type="dxa"/>
        <w:tblLook w:val="04A0" w:firstRow="1" w:lastRow="0" w:firstColumn="1" w:lastColumn="0" w:noHBand="0" w:noVBand="1"/>
        <w:tblPrChange w:id="2906" w:author="Владимир Лаут" w:date="2021-03-24T20:04:00Z">
          <w:tblPr>
            <w:tblW w:w="10346" w:type="dxa"/>
            <w:tblLook w:val="04A0" w:firstRow="1" w:lastRow="0" w:firstColumn="1" w:lastColumn="0" w:noHBand="0" w:noVBand="1"/>
          </w:tblPr>
        </w:tblPrChange>
      </w:tblPr>
      <w:tblGrid>
        <w:gridCol w:w="1199"/>
        <w:gridCol w:w="1748"/>
        <w:gridCol w:w="1584"/>
        <w:gridCol w:w="5815"/>
        <w:tblGridChange w:id="2907">
          <w:tblGrid>
            <w:gridCol w:w="1199"/>
            <w:gridCol w:w="1748"/>
            <w:gridCol w:w="1417"/>
            <w:gridCol w:w="5982"/>
          </w:tblGrid>
        </w:tblGridChange>
      </w:tblGrid>
      <w:tr w:rsidR="003F5B40" w:rsidRPr="002A6383" w14:paraId="202AF989" w14:textId="77777777" w:rsidTr="00BA0D71">
        <w:trPr>
          <w:trHeight w:val="481"/>
          <w:ins w:id="2908" w:author="Владимир Лаут" w:date="2021-03-24T14:41:00Z"/>
          <w:trPrChange w:id="2909" w:author="Владимир Лаут" w:date="2021-03-24T20:04:00Z">
            <w:trPr>
              <w:trHeight w:val="481"/>
            </w:trPr>
          </w:trPrChange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  <w:tcPrChange w:id="2910" w:author="Владимир Лаут" w:date="2021-03-24T20:04:00Z">
              <w:tcPr>
                <w:tcW w:w="119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C000"/>
                <w:vAlign w:val="center"/>
                <w:hideMark/>
              </w:tcPr>
            </w:tcPrChange>
          </w:tcPr>
          <w:p w14:paraId="4A016FE2" w14:textId="77777777" w:rsidR="003F5B40" w:rsidRPr="002A6383" w:rsidRDefault="003F5B40" w:rsidP="00D0097C">
            <w:pPr>
              <w:ind w:firstLine="0"/>
              <w:jc w:val="center"/>
              <w:rPr>
                <w:ins w:id="2911" w:author="Владимир Лаут" w:date="2021-03-24T14:41:00Z"/>
                <w:rFonts w:cs="Arial"/>
                <w:b/>
                <w:bCs/>
                <w:sz w:val="20"/>
                <w:szCs w:val="20"/>
                <w:lang w:eastAsia="ru-RU"/>
              </w:rPr>
            </w:pPr>
            <w:ins w:id="2912" w:author="Владимир Лаут" w:date="2021-03-24T14:41:00Z">
              <w:r w:rsidRPr="002A6383">
                <w:rPr>
                  <w:rFonts w:cs="Arial"/>
                  <w:b/>
                  <w:bCs/>
                  <w:sz w:val="20"/>
                  <w:szCs w:val="20"/>
                  <w:lang w:eastAsia="ru-RU"/>
                </w:rPr>
                <w:t>Код</w:t>
              </w:r>
            </w:ins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  <w:tcPrChange w:id="2913" w:author="Владимир Лаут" w:date="2021-03-24T20:04:00Z">
              <w:tcPr>
                <w:tcW w:w="174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C000"/>
                <w:vAlign w:val="center"/>
                <w:hideMark/>
              </w:tcPr>
            </w:tcPrChange>
          </w:tcPr>
          <w:p w14:paraId="342E167B" w14:textId="77777777" w:rsidR="003F5B40" w:rsidRPr="002A6383" w:rsidRDefault="003F5B40" w:rsidP="00D0097C">
            <w:pPr>
              <w:ind w:firstLine="0"/>
              <w:jc w:val="center"/>
              <w:rPr>
                <w:ins w:id="2914" w:author="Владимир Лаут" w:date="2021-03-24T14:41:00Z"/>
                <w:rFonts w:cs="Arial"/>
                <w:b/>
                <w:bCs/>
                <w:sz w:val="20"/>
                <w:szCs w:val="20"/>
                <w:lang w:eastAsia="ru-RU"/>
              </w:rPr>
            </w:pPr>
            <w:ins w:id="2915" w:author="Владимир Лаут" w:date="2021-03-24T14:41:00Z">
              <w:r w:rsidRPr="002A6383">
                <w:rPr>
                  <w:rFonts w:cs="Arial"/>
                  <w:b/>
                  <w:bCs/>
                  <w:sz w:val="20"/>
                  <w:szCs w:val="20"/>
                  <w:lang w:eastAsia="ru-RU"/>
                </w:rPr>
                <w:t>Наименование</w:t>
              </w:r>
            </w:ins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  <w:tcPrChange w:id="2916" w:author="Владимир Лаут" w:date="2021-03-24T20:04:00Z">
              <w:tcPr>
                <w:tcW w:w="141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C000"/>
                <w:vAlign w:val="center"/>
                <w:hideMark/>
              </w:tcPr>
            </w:tcPrChange>
          </w:tcPr>
          <w:p w14:paraId="67213D4E" w14:textId="77777777" w:rsidR="003F5B40" w:rsidRPr="002A6383" w:rsidRDefault="003F5B40" w:rsidP="00D0097C">
            <w:pPr>
              <w:ind w:firstLine="0"/>
              <w:jc w:val="center"/>
              <w:rPr>
                <w:ins w:id="2917" w:author="Владимир Лаут" w:date="2021-03-24T14:41:00Z"/>
                <w:rFonts w:cs="Arial"/>
                <w:b/>
                <w:bCs/>
                <w:sz w:val="20"/>
                <w:szCs w:val="20"/>
                <w:lang w:eastAsia="ru-RU"/>
              </w:rPr>
            </w:pPr>
            <w:ins w:id="2918" w:author="Владимир Лаут" w:date="2021-03-24T14:41:00Z">
              <w:r w:rsidRPr="002A6383">
                <w:rPr>
                  <w:rFonts w:cs="Arial"/>
                  <w:b/>
                  <w:bCs/>
                  <w:sz w:val="20"/>
                  <w:szCs w:val="20"/>
                  <w:lang w:eastAsia="ru-RU"/>
                </w:rPr>
                <w:t>Периодичность формирования</w:t>
              </w:r>
            </w:ins>
          </w:p>
        </w:tc>
        <w:tc>
          <w:tcPr>
            <w:tcW w:w="5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  <w:tcPrChange w:id="2919" w:author="Владимир Лаут" w:date="2021-03-24T20:04:00Z">
              <w:tcPr>
                <w:tcW w:w="598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C000"/>
                <w:vAlign w:val="center"/>
                <w:hideMark/>
              </w:tcPr>
            </w:tcPrChange>
          </w:tcPr>
          <w:p w14:paraId="0139C443" w14:textId="77777777" w:rsidR="003F5B40" w:rsidRPr="002A6383" w:rsidRDefault="003F5B40" w:rsidP="00D0097C">
            <w:pPr>
              <w:ind w:firstLine="0"/>
              <w:jc w:val="center"/>
              <w:rPr>
                <w:ins w:id="2920" w:author="Владимир Лаут" w:date="2021-03-24T14:41:00Z"/>
                <w:rFonts w:cs="Arial"/>
                <w:b/>
                <w:bCs/>
                <w:sz w:val="20"/>
                <w:szCs w:val="20"/>
                <w:lang w:eastAsia="ru-RU"/>
              </w:rPr>
            </w:pPr>
            <w:ins w:id="2921" w:author="Владимир Лаут" w:date="2021-03-24T14:41:00Z">
              <w:r w:rsidRPr="002A6383">
                <w:rPr>
                  <w:rFonts w:cs="Arial"/>
                  <w:b/>
                  <w:bCs/>
                  <w:sz w:val="20"/>
                  <w:szCs w:val="20"/>
                  <w:lang w:eastAsia="ru-RU"/>
                </w:rPr>
                <w:t>Состав данных</w:t>
              </w:r>
            </w:ins>
          </w:p>
        </w:tc>
      </w:tr>
      <w:tr w:rsidR="00B20A46" w:rsidRPr="002A6383" w14:paraId="77285204" w14:textId="77777777" w:rsidTr="00BA0D71">
        <w:trPr>
          <w:trHeight w:val="481"/>
          <w:ins w:id="2922" w:author="Владимир Лаут" w:date="2021-03-24T14:41:00Z"/>
          <w:trPrChange w:id="2923" w:author="Владимир Лаут" w:date="2021-03-24T20:04:00Z">
            <w:trPr>
              <w:trHeight w:val="481"/>
            </w:trPr>
          </w:trPrChange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24" w:author="Владимир Лаут" w:date="2021-03-24T20:04:00Z">
              <w:tcPr>
                <w:tcW w:w="119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2BB3C348" w14:textId="3D7A53D8" w:rsidR="00B20A46" w:rsidRPr="002A6383" w:rsidRDefault="00B20A46" w:rsidP="00B20A46">
            <w:pPr>
              <w:ind w:firstLine="0"/>
              <w:jc w:val="left"/>
              <w:rPr>
                <w:ins w:id="2925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26" w:author="Владимир Лаут" w:date="2021-04-01T09:16:00Z">
              <w:r>
                <w:rPr>
                  <w:rFonts w:cs="Arial"/>
                  <w:sz w:val="20"/>
                  <w:szCs w:val="20"/>
                </w:rPr>
                <w:t>ТОиР_00</w:t>
              </w:r>
            </w:ins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27" w:author="Владимир Лаут" w:date="2021-03-24T20:04:00Z">
              <w:tcPr>
                <w:tcW w:w="17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2A575D37" w14:textId="32C08485" w:rsidR="00B20A46" w:rsidRPr="002A6383" w:rsidRDefault="00B20A46" w:rsidP="00B20A46">
            <w:pPr>
              <w:ind w:firstLine="0"/>
              <w:jc w:val="left"/>
              <w:rPr>
                <w:ins w:id="2928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29" w:author="Владимир Лаут" w:date="2021-04-01T09:16:00Z">
              <w:r>
                <w:rPr>
                  <w:rFonts w:cs="Arial"/>
                  <w:sz w:val="20"/>
                  <w:szCs w:val="20"/>
                </w:rPr>
                <w:t>Ключевые показатели</w:t>
              </w:r>
            </w:ins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30" w:author="Владимир Лаут" w:date="2021-03-24T20:04:00Z">
              <w:tcPr>
                <w:tcW w:w="141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749FBDB6" w14:textId="1CEA8BFD" w:rsidR="00B20A46" w:rsidRPr="002A6383" w:rsidRDefault="00B20A46">
            <w:pPr>
              <w:ind w:firstLine="0"/>
              <w:jc w:val="left"/>
              <w:rPr>
                <w:ins w:id="2931" w:author="Владимир Лаут" w:date="2021-03-24T14:41:00Z"/>
                <w:rFonts w:cs="Arial"/>
                <w:sz w:val="20"/>
                <w:szCs w:val="20"/>
              </w:rPr>
              <w:pPrChange w:id="2932" w:author="Владимир Лаут" w:date="2021-03-24T20:04:00Z">
                <w:pPr>
                  <w:ind w:firstLine="0"/>
                  <w:jc w:val="center"/>
                </w:pPr>
              </w:pPrChange>
            </w:pPr>
            <w:ins w:id="2933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Еженедельно</w:t>
              </w:r>
            </w:ins>
          </w:p>
        </w:tc>
        <w:tc>
          <w:tcPr>
            <w:tcW w:w="5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34" w:author="Владимир Лаут" w:date="2021-03-24T20:04:00Z">
              <w:tcPr>
                <w:tcW w:w="598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2F3DF68D" w14:textId="11A9D29B" w:rsidR="00B20A46" w:rsidRPr="002A6383" w:rsidRDefault="00B20A46" w:rsidP="00B20A46">
            <w:pPr>
              <w:ind w:firstLine="0"/>
              <w:jc w:val="left"/>
              <w:rPr>
                <w:ins w:id="2935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36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Основные показатели дашборда</w:t>
              </w:r>
            </w:ins>
          </w:p>
        </w:tc>
      </w:tr>
      <w:tr w:rsidR="00B20A46" w:rsidRPr="002A6383" w14:paraId="5277575A" w14:textId="77777777" w:rsidTr="00BA0D71">
        <w:trPr>
          <w:trHeight w:val="481"/>
          <w:ins w:id="2937" w:author="Владимир Лаут" w:date="2021-03-24T14:41:00Z"/>
          <w:trPrChange w:id="2938" w:author="Владимир Лаут" w:date="2021-03-24T20:04:00Z">
            <w:trPr>
              <w:trHeight w:val="481"/>
            </w:trPr>
          </w:trPrChange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39" w:author="Владимир Лаут" w:date="2021-03-24T20:04:00Z">
              <w:tcPr>
                <w:tcW w:w="119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60DF58A4" w14:textId="46396AE4" w:rsidR="00B20A46" w:rsidRPr="002A6383" w:rsidRDefault="00B20A46" w:rsidP="00B20A46">
            <w:pPr>
              <w:ind w:firstLine="0"/>
              <w:jc w:val="left"/>
              <w:rPr>
                <w:ins w:id="2940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41" w:author="Владимир Лаут" w:date="2021-04-01T09:16:00Z">
              <w:r>
                <w:rPr>
                  <w:rFonts w:cs="Arial"/>
                  <w:sz w:val="20"/>
                  <w:szCs w:val="20"/>
                </w:rPr>
                <w:t>ТОиР_01</w:t>
              </w:r>
            </w:ins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42" w:author="Владимир Лаут" w:date="2021-03-24T20:04:00Z">
              <w:tcPr>
                <w:tcW w:w="17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735868B6" w14:textId="10D30F30" w:rsidR="00B20A46" w:rsidRPr="002A6383" w:rsidRDefault="00B20A46" w:rsidP="00B20A46">
            <w:pPr>
              <w:ind w:firstLine="0"/>
              <w:jc w:val="left"/>
              <w:rPr>
                <w:ins w:id="2943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44" w:author="Владимир Лаут" w:date="2021-04-01T09:16:00Z">
              <w:r>
                <w:rPr>
                  <w:rFonts w:cs="Arial"/>
                  <w:sz w:val="20"/>
                  <w:szCs w:val="20"/>
                </w:rPr>
                <w:t>Анализ затрат на ТОиР</w:t>
              </w:r>
            </w:ins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45" w:author="Владимир Лаут" w:date="2021-03-24T20:04:00Z">
              <w:tcPr>
                <w:tcW w:w="141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21B605DB" w14:textId="398962E6" w:rsidR="00B20A46" w:rsidRPr="002A6383" w:rsidRDefault="00B20A46">
            <w:pPr>
              <w:ind w:firstLine="0"/>
              <w:jc w:val="left"/>
              <w:rPr>
                <w:ins w:id="2946" w:author="Владимир Лаут" w:date="2021-03-24T14:41:00Z"/>
                <w:rFonts w:cs="Arial"/>
                <w:sz w:val="20"/>
                <w:szCs w:val="20"/>
              </w:rPr>
              <w:pPrChange w:id="2947" w:author="Владимир Лаут" w:date="2021-03-24T20:04:00Z">
                <w:pPr>
                  <w:ind w:firstLine="0"/>
                  <w:jc w:val="center"/>
                </w:pPr>
              </w:pPrChange>
            </w:pPr>
            <w:ins w:id="2948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Еженедельно</w:t>
              </w:r>
            </w:ins>
          </w:p>
        </w:tc>
        <w:tc>
          <w:tcPr>
            <w:tcW w:w="5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49" w:author="Владимир Лаут" w:date="2021-03-24T20:04:00Z">
              <w:tcPr>
                <w:tcW w:w="598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5F0B6039" w14:textId="113BFBBA" w:rsidR="00B20A46" w:rsidRPr="002A6383" w:rsidRDefault="00B20A46" w:rsidP="00B20A46">
            <w:pPr>
              <w:ind w:firstLine="0"/>
              <w:jc w:val="left"/>
              <w:rPr>
                <w:ins w:id="2950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51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Количество единиц оборудования</w:t>
              </w:r>
              <w:r>
                <w:rPr>
                  <w:rFonts w:cs="Arial"/>
                  <w:sz w:val="20"/>
                  <w:szCs w:val="20"/>
                </w:rPr>
                <w:br/>
                <w:t>Количество ремонтов</w:t>
              </w:r>
              <w:r>
                <w:rPr>
                  <w:rFonts w:cs="Arial"/>
                  <w:sz w:val="20"/>
                  <w:szCs w:val="20"/>
                </w:rPr>
                <w:br/>
                <w:t>Срок эксплуатации</w:t>
              </w:r>
              <w:r>
                <w:rPr>
                  <w:rFonts w:cs="Arial"/>
                  <w:sz w:val="20"/>
                  <w:szCs w:val="20"/>
                </w:rPr>
                <w:br/>
                <w:t>Выработанный ресурс</w:t>
              </w:r>
              <w:r>
                <w:rPr>
                  <w:rFonts w:cs="Arial"/>
                  <w:sz w:val="20"/>
                  <w:szCs w:val="20"/>
                </w:rPr>
                <w:br/>
                <w:t>Разница наработки и ресурса</w:t>
              </w:r>
              <w:r>
                <w:rPr>
                  <w:rFonts w:cs="Arial"/>
                  <w:sz w:val="20"/>
                  <w:szCs w:val="20"/>
                </w:rPr>
                <w:br/>
                <w:t>Трудозатраты на ремонты</w:t>
              </w:r>
              <w:r>
                <w:rPr>
                  <w:rFonts w:cs="Arial"/>
                  <w:sz w:val="20"/>
                  <w:szCs w:val="20"/>
                </w:rPr>
                <w:br/>
                <w:t>Затраты на ремонты</w:t>
              </w:r>
            </w:ins>
          </w:p>
        </w:tc>
      </w:tr>
      <w:tr w:rsidR="00B20A46" w:rsidRPr="002A6383" w14:paraId="6B88D447" w14:textId="77777777" w:rsidTr="00BA0D71">
        <w:trPr>
          <w:trHeight w:val="481"/>
          <w:ins w:id="2952" w:author="Владимир Лаут" w:date="2021-03-24T14:41:00Z"/>
          <w:trPrChange w:id="2953" w:author="Владимир Лаут" w:date="2021-03-24T20:04:00Z">
            <w:trPr>
              <w:trHeight w:val="481"/>
            </w:trPr>
          </w:trPrChange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54" w:author="Владимир Лаут" w:date="2021-03-24T20:04:00Z">
              <w:tcPr>
                <w:tcW w:w="119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475F0012" w14:textId="1CBB2CD0" w:rsidR="00B20A46" w:rsidRPr="002A6383" w:rsidRDefault="00B20A46" w:rsidP="00B20A46">
            <w:pPr>
              <w:ind w:firstLine="0"/>
              <w:jc w:val="left"/>
              <w:rPr>
                <w:ins w:id="2955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56" w:author="Владимир Лаут" w:date="2021-04-01T09:16:00Z">
              <w:r>
                <w:rPr>
                  <w:rFonts w:cs="Arial"/>
                  <w:sz w:val="20"/>
                  <w:szCs w:val="20"/>
                </w:rPr>
                <w:t>ТОиР_02</w:t>
              </w:r>
            </w:ins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57" w:author="Владимир Лаут" w:date="2021-03-24T20:04:00Z">
              <w:tcPr>
                <w:tcW w:w="17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22928D5B" w14:textId="12BD1B73" w:rsidR="00B20A46" w:rsidRPr="002A6383" w:rsidRDefault="00B20A46" w:rsidP="00B20A46">
            <w:pPr>
              <w:ind w:firstLine="0"/>
              <w:jc w:val="left"/>
              <w:rPr>
                <w:ins w:id="2958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59" w:author="Владимир Лаут" w:date="2021-04-01T09:16:00Z">
              <w:r>
                <w:rPr>
                  <w:rFonts w:cs="Arial"/>
                  <w:sz w:val="20"/>
                  <w:szCs w:val="20"/>
                </w:rPr>
                <w:t>Анализ использования фонда времени оборудования</w:t>
              </w:r>
            </w:ins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60" w:author="Владимир Лаут" w:date="2021-03-24T20:04:00Z">
              <w:tcPr>
                <w:tcW w:w="141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6B45953A" w14:textId="16EAB6AB" w:rsidR="00B20A46" w:rsidRPr="002A6383" w:rsidRDefault="00B20A46">
            <w:pPr>
              <w:ind w:firstLine="0"/>
              <w:jc w:val="left"/>
              <w:rPr>
                <w:ins w:id="2961" w:author="Владимир Лаут" w:date="2021-03-24T14:41:00Z"/>
                <w:rFonts w:cs="Arial"/>
                <w:sz w:val="20"/>
                <w:szCs w:val="20"/>
              </w:rPr>
              <w:pPrChange w:id="2962" w:author="Владимир Лаут" w:date="2021-03-24T20:04:00Z">
                <w:pPr>
                  <w:ind w:firstLine="0"/>
                  <w:jc w:val="center"/>
                </w:pPr>
              </w:pPrChange>
            </w:pPr>
            <w:ins w:id="2963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Еженедельно</w:t>
              </w:r>
            </w:ins>
          </w:p>
        </w:tc>
        <w:tc>
          <w:tcPr>
            <w:tcW w:w="5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64" w:author="Владимир Лаут" w:date="2021-03-24T20:04:00Z">
              <w:tcPr>
                <w:tcW w:w="598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677AC29C" w14:textId="70129BB1" w:rsidR="00B20A46" w:rsidRPr="002A6383" w:rsidRDefault="00B20A46" w:rsidP="00B20A46">
            <w:pPr>
              <w:ind w:firstLine="0"/>
              <w:jc w:val="left"/>
              <w:rPr>
                <w:ins w:id="2965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66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Коэффициент технической готовности</w:t>
              </w:r>
              <w:r>
                <w:rPr>
                  <w:rFonts w:cs="Arial"/>
                  <w:sz w:val="20"/>
                  <w:szCs w:val="20"/>
                </w:rPr>
                <w:br/>
                <w:t>Коэффициент использования оборудования</w:t>
              </w:r>
              <w:r>
                <w:rPr>
                  <w:rFonts w:cs="Arial"/>
                  <w:sz w:val="20"/>
                  <w:szCs w:val="20"/>
                </w:rPr>
                <w:br/>
                <w:t>Время выполнения планового ремонта</w:t>
              </w:r>
              <w:r>
                <w:rPr>
                  <w:rFonts w:cs="Arial"/>
                  <w:sz w:val="20"/>
                  <w:szCs w:val="20"/>
                </w:rPr>
                <w:br/>
                <w:t>Время выполнения остановочного ремонта</w:t>
              </w:r>
              <w:r>
                <w:rPr>
                  <w:rFonts w:cs="Arial"/>
                  <w:sz w:val="20"/>
                  <w:szCs w:val="20"/>
                </w:rPr>
                <w:br/>
                <w:t>Время выполнения внепланового ремонта</w:t>
              </w:r>
              <w:r>
                <w:rPr>
                  <w:rFonts w:cs="Arial"/>
                  <w:sz w:val="20"/>
                  <w:szCs w:val="20"/>
                </w:rPr>
                <w:br/>
                <w:t>Продолжительность простоя оборудования</w:t>
              </w:r>
              <w:r>
                <w:rPr>
                  <w:rFonts w:cs="Arial"/>
                  <w:sz w:val="20"/>
                  <w:szCs w:val="20"/>
                </w:rPr>
                <w:br/>
                <w:t>Календарный фонд времени</w:t>
              </w:r>
              <w:r>
                <w:rPr>
                  <w:rFonts w:cs="Arial"/>
                  <w:sz w:val="20"/>
                  <w:szCs w:val="20"/>
                </w:rPr>
                <w:br/>
                <w:t>Режимный фонд времени</w:t>
              </w:r>
            </w:ins>
          </w:p>
        </w:tc>
      </w:tr>
      <w:tr w:rsidR="00B20A46" w:rsidRPr="002A6383" w14:paraId="21C320E9" w14:textId="77777777" w:rsidTr="00BA0D71">
        <w:trPr>
          <w:trHeight w:val="481"/>
          <w:ins w:id="2967" w:author="Владимир Лаут" w:date="2021-03-24T14:41:00Z"/>
          <w:trPrChange w:id="2968" w:author="Владимир Лаут" w:date="2021-03-24T20:04:00Z">
            <w:trPr>
              <w:trHeight w:val="481"/>
            </w:trPr>
          </w:trPrChange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69" w:author="Владимир Лаут" w:date="2021-03-24T20:04:00Z">
              <w:tcPr>
                <w:tcW w:w="119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7B44A06D" w14:textId="60FE9C95" w:rsidR="00B20A46" w:rsidRPr="002A6383" w:rsidRDefault="00B20A46" w:rsidP="00B20A46">
            <w:pPr>
              <w:ind w:firstLine="0"/>
              <w:jc w:val="left"/>
              <w:rPr>
                <w:ins w:id="2970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71" w:author="Владимир Лаут" w:date="2021-04-01T09:16:00Z">
              <w:r>
                <w:rPr>
                  <w:rFonts w:cs="Arial"/>
                  <w:sz w:val="20"/>
                  <w:szCs w:val="20"/>
                </w:rPr>
                <w:t>ТОиР_03</w:t>
              </w:r>
            </w:ins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72" w:author="Владимир Лаут" w:date="2021-03-24T20:04:00Z">
              <w:tcPr>
                <w:tcW w:w="17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12CB6086" w14:textId="37737178" w:rsidR="00B20A46" w:rsidRPr="002A6383" w:rsidRDefault="00B20A46" w:rsidP="00B20A46">
            <w:pPr>
              <w:ind w:firstLine="0"/>
              <w:jc w:val="left"/>
              <w:rPr>
                <w:ins w:id="2973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74" w:author="Владимир Лаут" w:date="2021-04-01T09:16:00Z">
              <w:r>
                <w:rPr>
                  <w:rFonts w:cs="Arial"/>
                  <w:sz w:val="20"/>
                  <w:szCs w:val="20"/>
                </w:rPr>
                <w:t>Анализ жизненного цикла оборудования</w:t>
              </w:r>
            </w:ins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75" w:author="Владимир Лаут" w:date="2021-03-24T20:04:00Z">
              <w:tcPr>
                <w:tcW w:w="141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1F42AFF3" w14:textId="36C96345" w:rsidR="00B20A46" w:rsidRPr="002A6383" w:rsidRDefault="00B20A46">
            <w:pPr>
              <w:ind w:firstLine="0"/>
              <w:jc w:val="left"/>
              <w:rPr>
                <w:ins w:id="2976" w:author="Владимир Лаут" w:date="2021-03-24T14:41:00Z"/>
                <w:rFonts w:cs="Arial"/>
                <w:sz w:val="20"/>
                <w:szCs w:val="20"/>
              </w:rPr>
              <w:pPrChange w:id="2977" w:author="Владимир Лаут" w:date="2021-03-24T20:04:00Z">
                <w:pPr>
                  <w:ind w:firstLine="0"/>
                  <w:jc w:val="center"/>
                </w:pPr>
              </w:pPrChange>
            </w:pPr>
            <w:ins w:id="2978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Еженедельно</w:t>
              </w:r>
            </w:ins>
          </w:p>
        </w:tc>
        <w:tc>
          <w:tcPr>
            <w:tcW w:w="5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79" w:author="Владимир Лаут" w:date="2021-03-24T20:04:00Z">
              <w:tcPr>
                <w:tcW w:w="598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5C64CAC0" w14:textId="7B204730" w:rsidR="00B20A46" w:rsidRPr="002A6383" w:rsidRDefault="00B20A46" w:rsidP="00B20A46">
            <w:pPr>
              <w:ind w:firstLine="0"/>
              <w:jc w:val="left"/>
              <w:rPr>
                <w:ins w:id="2980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81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Заказы ТОРО</w:t>
              </w:r>
              <w:r>
                <w:rPr>
                  <w:rFonts w:cs="Arial"/>
                  <w:sz w:val="20"/>
                  <w:szCs w:val="20"/>
                </w:rPr>
                <w:br/>
                <w:t>Количество единиц оборудования</w:t>
              </w:r>
              <w:r>
                <w:rPr>
                  <w:rFonts w:cs="Arial"/>
                  <w:sz w:val="20"/>
                  <w:szCs w:val="20"/>
                </w:rPr>
                <w:br/>
                <w:t>Количество ремонтов</w:t>
              </w:r>
              <w:r>
                <w:rPr>
                  <w:rFonts w:cs="Arial"/>
                  <w:sz w:val="20"/>
                  <w:szCs w:val="20"/>
                </w:rPr>
                <w:br/>
                <w:t>Срок эксплуатации</w:t>
              </w:r>
              <w:r>
                <w:rPr>
                  <w:rFonts w:cs="Arial"/>
                  <w:sz w:val="20"/>
                  <w:szCs w:val="20"/>
                </w:rPr>
                <w:br/>
                <w:t>Ресурс оборудования</w:t>
              </w:r>
              <w:r>
                <w:rPr>
                  <w:rFonts w:cs="Arial"/>
                  <w:sz w:val="20"/>
                  <w:szCs w:val="20"/>
                </w:rPr>
                <w:br/>
              </w:r>
              <w:r>
                <w:rPr>
                  <w:rFonts w:cs="Arial"/>
                  <w:sz w:val="20"/>
                  <w:szCs w:val="20"/>
                </w:rPr>
                <w:lastRenderedPageBreak/>
                <w:t>Затраты на ремонты</w:t>
              </w:r>
              <w:r>
                <w:rPr>
                  <w:rFonts w:cs="Arial"/>
                  <w:sz w:val="20"/>
                  <w:szCs w:val="20"/>
                </w:rPr>
                <w:br/>
                <w:t>Закупочная стоимость</w:t>
              </w:r>
            </w:ins>
          </w:p>
        </w:tc>
      </w:tr>
      <w:tr w:rsidR="00B20A46" w:rsidRPr="002A6383" w14:paraId="76AAA7B1" w14:textId="77777777" w:rsidTr="00BA0D71">
        <w:trPr>
          <w:trHeight w:val="481"/>
          <w:ins w:id="2982" w:author="Владимир Лаут" w:date="2021-03-24T14:41:00Z"/>
          <w:trPrChange w:id="2983" w:author="Владимир Лаут" w:date="2021-03-24T20:04:00Z">
            <w:trPr>
              <w:trHeight w:val="481"/>
            </w:trPr>
          </w:trPrChange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84" w:author="Владимир Лаут" w:date="2021-03-24T20:04:00Z">
              <w:tcPr>
                <w:tcW w:w="119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55D25978" w14:textId="1BF40E84" w:rsidR="00B20A46" w:rsidRPr="002A6383" w:rsidRDefault="00B20A46" w:rsidP="00B20A46">
            <w:pPr>
              <w:ind w:firstLine="0"/>
              <w:jc w:val="left"/>
              <w:rPr>
                <w:ins w:id="2985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86" w:author="Владимир Лаут" w:date="2021-04-01T09:16:00Z">
              <w:r>
                <w:rPr>
                  <w:rFonts w:cs="Arial"/>
                  <w:sz w:val="20"/>
                  <w:szCs w:val="20"/>
                </w:rPr>
                <w:lastRenderedPageBreak/>
                <w:t>ТОиР_04</w:t>
              </w:r>
            </w:ins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87" w:author="Владимир Лаут" w:date="2021-03-24T20:04:00Z">
              <w:tcPr>
                <w:tcW w:w="17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01BF2DBC" w14:textId="5D881EF5" w:rsidR="00B20A46" w:rsidRPr="002A6383" w:rsidRDefault="00B20A46" w:rsidP="00B20A46">
            <w:pPr>
              <w:ind w:firstLine="0"/>
              <w:jc w:val="left"/>
              <w:rPr>
                <w:ins w:id="2988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89" w:author="Владимир Лаут" w:date="2021-04-01T09:16:00Z">
              <w:r>
                <w:rPr>
                  <w:rFonts w:cs="Arial"/>
                  <w:sz w:val="20"/>
                  <w:szCs w:val="20"/>
                </w:rPr>
                <w:t>Ремонты</w:t>
              </w:r>
            </w:ins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90" w:author="Владимир Лаут" w:date="2021-03-24T20:04:00Z">
              <w:tcPr>
                <w:tcW w:w="141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1E4A304F" w14:textId="6A057703" w:rsidR="00B20A46" w:rsidRPr="002A6383" w:rsidRDefault="00B20A46">
            <w:pPr>
              <w:ind w:firstLine="0"/>
              <w:jc w:val="left"/>
              <w:rPr>
                <w:ins w:id="2991" w:author="Владимир Лаут" w:date="2021-03-24T14:41:00Z"/>
                <w:rFonts w:cs="Arial"/>
                <w:sz w:val="20"/>
                <w:szCs w:val="20"/>
              </w:rPr>
              <w:pPrChange w:id="2992" w:author="Владимир Лаут" w:date="2021-03-24T20:04:00Z">
                <w:pPr>
                  <w:ind w:firstLine="0"/>
                  <w:jc w:val="center"/>
                </w:pPr>
              </w:pPrChange>
            </w:pPr>
            <w:ins w:id="2993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Еженедельно</w:t>
              </w:r>
            </w:ins>
          </w:p>
        </w:tc>
        <w:tc>
          <w:tcPr>
            <w:tcW w:w="5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2994" w:author="Владимир Лаут" w:date="2021-03-24T20:04:00Z">
              <w:tcPr>
                <w:tcW w:w="598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1F2C0438" w14:textId="14F6D8A2" w:rsidR="00B20A46" w:rsidRPr="002A6383" w:rsidRDefault="00B20A46" w:rsidP="00B20A46">
            <w:pPr>
              <w:ind w:firstLine="0"/>
              <w:jc w:val="left"/>
              <w:rPr>
                <w:ins w:id="2995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2996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Заказы ТОРО</w:t>
              </w:r>
              <w:r>
                <w:rPr>
                  <w:rFonts w:cs="Arial"/>
                  <w:sz w:val="20"/>
                  <w:szCs w:val="20"/>
                </w:rPr>
                <w:br/>
                <w:t>Данные бюджета ТОиР</w:t>
              </w:r>
              <w:r>
                <w:rPr>
                  <w:rFonts w:cs="Arial"/>
                  <w:sz w:val="20"/>
                  <w:szCs w:val="20"/>
                </w:rPr>
                <w:br/>
                <w:t>Рнараб - запланировано   ремонтов "по наработке"</w:t>
              </w:r>
              <w:r>
                <w:rPr>
                  <w:rFonts w:cs="Arial"/>
                  <w:sz w:val="20"/>
                  <w:szCs w:val="20"/>
                </w:rPr>
                <w:br/>
                <w:t>Рсост - запланировано ремонтов "по состоянию оборудования"</w:t>
              </w:r>
              <w:r>
                <w:rPr>
                  <w:rFonts w:cs="Arial"/>
                  <w:sz w:val="20"/>
                  <w:szCs w:val="20"/>
                </w:rPr>
                <w:br/>
                <w:t>Lторо_факт - фактическая продолжительность планового ремонта, дней</w:t>
              </w:r>
              <w:r>
                <w:rPr>
                  <w:rFonts w:cs="Arial"/>
                  <w:sz w:val="20"/>
                  <w:szCs w:val="20"/>
                </w:rPr>
                <w:br/>
                <w:t>Lторо_пл - плановая продолжительность ремонта, дней</w:t>
              </w:r>
              <w:r>
                <w:rPr>
                  <w:rFonts w:cs="Arial"/>
                  <w:sz w:val="20"/>
                  <w:szCs w:val="20"/>
                </w:rPr>
                <w:br/>
                <w:t>Qтоир - качество выполненных ремонтов</w:t>
              </w:r>
              <w:r>
                <w:rPr>
                  <w:rFonts w:cs="Arial"/>
                  <w:sz w:val="20"/>
                  <w:szCs w:val="20"/>
                </w:rPr>
                <w:br/>
                <w:t>∑Nкпхс_n - суммарное количество отказов оборудования по причине некачественного ремонта</w:t>
              </w:r>
              <w:r>
                <w:rPr>
                  <w:rFonts w:cs="Arial"/>
                  <w:sz w:val="20"/>
                  <w:szCs w:val="20"/>
                </w:rPr>
                <w:br/>
                <w:t>Nот - общее количество отказов за период</w:t>
              </w:r>
              <w:r>
                <w:rPr>
                  <w:rFonts w:cs="Arial"/>
                  <w:sz w:val="20"/>
                  <w:szCs w:val="20"/>
                </w:rPr>
                <w:br/>
                <w:t>Сф - фактические расходы (бюджет) на проведение ремонтов, руб.</w:t>
              </w:r>
              <w:r>
                <w:rPr>
                  <w:rFonts w:cs="Arial"/>
                  <w:sz w:val="20"/>
                  <w:szCs w:val="20"/>
                </w:rPr>
                <w:br/>
                <w:t>Спл - Плановые расходы(бюджет) на проведение ремонтов, руб.</w:t>
              </w:r>
            </w:ins>
          </w:p>
        </w:tc>
      </w:tr>
      <w:tr w:rsidR="00B20A46" w:rsidRPr="002A6383" w14:paraId="546D11DB" w14:textId="77777777" w:rsidTr="00BA0D71">
        <w:trPr>
          <w:trHeight w:val="481"/>
          <w:ins w:id="2997" w:author="Владимир Лаут" w:date="2021-03-24T20:03:00Z"/>
          <w:trPrChange w:id="2998" w:author="Владимир Лаут" w:date="2021-03-24T20:04:00Z">
            <w:trPr>
              <w:trHeight w:val="481"/>
            </w:trPr>
          </w:trPrChange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999" w:author="Владимир Лаут" w:date="2021-03-24T20:04:00Z">
              <w:tcPr>
                <w:tcW w:w="119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3D0761FC" w14:textId="27940E24" w:rsidR="00B20A46" w:rsidRPr="002A6383" w:rsidRDefault="00B20A46" w:rsidP="00B20A46">
            <w:pPr>
              <w:ind w:firstLine="0"/>
              <w:jc w:val="left"/>
              <w:rPr>
                <w:ins w:id="3000" w:author="Владимир Лаут" w:date="2021-03-24T20:03:00Z"/>
                <w:rFonts w:cs="Arial"/>
                <w:sz w:val="20"/>
                <w:szCs w:val="20"/>
                <w:lang w:eastAsia="ru-RU"/>
              </w:rPr>
            </w:pPr>
            <w:ins w:id="3001" w:author="Владимир Лаут" w:date="2021-04-01T09:16:00Z">
              <w:r>
                <w:rPr>
                  <w:rFonts w:cs="Arial"/>
                  <w:sz w:val="20"/>
                  <w:szCs w:val="20"/>
                </w:rPr>
                <w:t>ТОиР_05</w:t>
              </w:r>
            </w:ins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002" w:author="Владимир Лаут" w:date="2021-03-24T20:04:00Z">
              <w:tcPr>
                <w:tcW w:w="17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F46D849" w14:textId="79884DD1" w:rsidR="00B20A46" w:rsidRPr="002A6383" w:rsidRDefault="00B20A46" w:rsidP="00B20A46">
            <w:pPr>
              <w:ind w:firstLine="0"/>
              <w:jc w:val="left"/>
              <w:rPr>
                <w:ins w:id="3003" w:author="Владимир Лаут" w:date="2021-03-24T20:03:00Z"/>
                <w:rFonts w:cs="Arial"/>
                <w:sz w:val="20"/>
                <w:szCs w:val="20"/>
                <w:lang w:eastAsia="ru-RU"/>
              </w:rPr>
            </w:pPr>
            <w:ins w:id="3004" w:author="Владимир Лаут" w:date="2021-04-01T09:16:00Z">
              <w:r>
                <w:rPr>
                  <w:rFonts w:cs="Arial"/>
                  <w:sz w:val="20"/>
                  <w:szCs w:val="20"/>
                </w:rPr>
                <w:t>Статистические показатели</w:t>
              </w:r>
            </w:ins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005" w:author="Владимир Лаут" w:date="2021-03-24T20:04:00Z">
              <w:tcPr>
                <w:tcW w:w="141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3BE45D42" w14:textId="52027A22" w:rsidR="00B20A46" w:rsidRPr="002A6383" w:rsidRDefault="00B20A46">
            <w:pPr>
              <w:ind w:firstLine="0"/>
              <w:jc w:val="left"/>
              <w:rPr>
                <w:ins w:id="3006" w:author="Владимир Лаут" w:date="2021-03-24T20:03:00Z"/>
                <w:rFonts w:cs="Arial"/>
                <w:sz w:val="20"/>
                <w:szCs w:val="20"/>
              </w:rPr>
              <w:pPrChange w:id="3007" w:author="Владимир Лаут" w:date="2021-03-24T20:04:00Z">
                <w:pPr>
                  <w:ind w:firstLine="0"/>
                  <w:jc w:val="center"/>
                </w:pPr>
              </w:pPrChange>
            </w:pPr>
            <w:ins w:id="3008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Еженедельно</w:t>
              </w:r>
            </w:ins>
          </w:p>
        </w:tc>
        <w:tc>
          <w:tcPr>
            <w:tcW w:w="5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009" w:author="Владимир Лаут" w:date="2021-03-24T20:04:00Z">
              <w:tcPr>
                <w:tcW w:w="598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42DA86AA" w14:textId="4EBEEBE9" w:rsidR="00B20A46" w:rsidRPr="002A6383" w:rsidRDefault="00B20A46" w:rsidP="00B20A46">
            <w:pPr>
              <w:ind w:firstLine="0"/>
              <w:jc w:val="left"/>
              <w:rPr>
                <w:ins w:id="3010" w:author="Владимир Лаут" w:date="2021-03-24T20:03:00Z"/>
                <w:rFonts w:cs="Arial"/>
                <w:sz w:val="20"/>
                <w:szCs w:val="20"/>
                <w:lang w:eastAsia="ru-RU"/>
              </w:rPr>
            </w:pPr>
            <w:ins w:id="3011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Время выполнение ремонта в случае поломки, т.е. внеплановый ремонт.</w:t>
              </w:r>
              <w:r>
                <w:rPr>
                  <w:rFonts w:cs="Arial"/>
                  <w:sz w:val="20"/>
                  <w:szCs w:val="20"/>
                </w:rPr>
                <w:br/>
                <w:t xml:space="preserve">Время между поломками любых видов одной ед. оборудования, т.е. внеплановыми ремонтами (т.к. остановка на плановое обслуживание не производится по причине поломки, а выполняется согласно плану). </w:t>
              </w:r>
              <w:r>
                <w:rPr>
                  <w:rFonts w:cs="Arial"/>
                  <w:sz w:val="20"/>
                  <w:szCs w:val="20"/>
                </w:rPr>
                <w:br/>
                <w:t xml:space="preserve">Количество поломок между двумя плановыми ремонтами по определенному виду. Для ед. оборудования в целом берется максимальная величина из FBPM для всех видов поломок. </w:t>
              </w:r>
            </w:ins>
          </w:p>
        </w:tc>
      </w:tr>
      <w:tr w:rsidR="00B20A46" w:rsidRPr="002A6383" w14:paraId="3DAC5647" w14:textId="77777777" w:rsidTr="00BA0D71">
        <w:trPr>
          <w:trHeight w:val="481"/>
          <w:ins w:id="3012" w:author="Владимир Лаут" w:date="2021-03-24T20:03:00Z"/>
          <w:trPrChange w:id="3013" w:author="Владимир Лаут" w:date="2021-03-24T20:04:00Z">
            <w:trPr>
              <w:trHeight w:val="481"/>
            </w:trPr>
          </w:trPrChange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014" w:author="Владимир Лаут" w:date="2021-03-24T20:04:00Z">
              <w:tcPr>
                <w:tcW w:w="119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7752E030" w14:textId="0C189B0D" w:rsidR="00B20A46" w:rsidRPr="002A6383" w:rsidRDefault="00B20A46" w:rsidP="00B20A46">
            <w:pPr>
              <w:ind w:firstLine="0"/>
              <w:jc w:val="left"/>
              <w:rPr>
                <w:ins w:id="3015" w:author="Владимир Лаут" w:date="2021-03-24T20:03:00Z"/>
                <w:rFonts w:cs="Arial"/>
                <w:sz w:val="20"/>
                <w:szCs w:val="20"/>
                <w:lang w:eastAsia="ru-RU"/>
              </w:rPr>
            </w:pPr>
            <w:ins w:id="3016" w:author="Владимир Лаут" w:date="2021-04-01T09:16:00Z">
              <w:r>
                <w:rPr>
                  <w:rFonts w:cs="Arial"/>
                  <w:sz w:val="20"/>
                  <w:szCs w:val="20"/>
                </w:rPr>
                <w:t>ТОиР_06</w:t>
              </w:r>
            </w:ins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017" w:author="Владимир Лаут" w:date="2021-03-24T20:04:00Z">
              <w:tcPr>
                <w:tcW w:w="17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416F8547" w14:textId="6CE7DEE2" w:rsidR="00B20A46" w:rsidRPr="002A6383" w:rsidRDefault="00B20A46" w:rsidP="00B20A46">
            <w:pPr>
              <w:ind w:firstLine="0"/>
              <w:jc w:val="left"/>
              <w:rPr>
                <w:ins w:id="3018" w:author="Владимир Лаут" w:date="2021-03-24T20:03:00Z"/>
                <w:rFonts w:cs="Arial"/>
                <w:sz w:val="20"/>
                <w:szCs w:val="20"/>
                <w:lang w:eastAsia="ru-RU"/>
              </w:rPr>
            </w:pPr>
            <w:ins w:id="3019" w:author="Владимир Лаут" w:date="2021-04-01T09:16:00Z">
              <w:r>
                <w:rPr>
                  <w:rFonts w:cs="Arial"/>
                  <w:sz w:val="20"/>
                  <w:szCs w:val="20"/>
                </w:rPr>
                <w:t>КПЭ</w:t>
              </w:r>
            </w:ins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020" w:author="Владимир Лаут" w:date="2021-03-24T20:04:00Z">
              <w:tcPr>
                <w:tcW w:w="141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6E58C7BC" w14:textId="2D730F2E" w:rsidR="00B20A46" w:rsidRPr="002A6383" w:rsidRDefault="00B20A46">
            <w:pPr>
              <w:ind w:firstLine="0"/>
              <w:jc w:val="left"/>
              <w:rPr>
                <w:ins w:id="3021" w:author="Владимир Лаут" w:date="2021-03-24T20:03:00Z"/>
                <w:rFonts w:cs="Arial"/>
                <w:sz w:val="20"/>
                <w:szCs w:val="20"/>
              </w:rPr>
              <w:pPrChange w:id="3022" w:author="Владимир Лаут" w:date="2021-03-24T20:04:00Z">
                <w:pPr>
                  <w:ind w:firstLine="0"/>
                  <w:jc w:val="center"/>
                </w:pPr>
              </w:pPrChange>
            </w:pPr>
            <w:ins w:id="3023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Еженедельно</w:t>
              </w:r>
            </w:ins>
          </w:p>
        </w:tc>
        <w:tc>
          <w:tcPr>
            <w:tcW w:w="5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024" w:author="Владимир Лаут" w:date="2021-03-24T20:04:00Z">
              <w:tcPr>
                <w:tcW w:w="598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EF37A6B" w14:textId="4E63981E" w:rsidR="00B20A46" w:rsidRPr="002A6383" w:rsidRDefault="00B20A46" w:rsidP="00B20A46">
            <w:pPr>
              <w:ind w:firstLine="0"/>
              <w:jc w:val="left"/>
              <w:rPr>
                <w:ins w:id="3025" w:author="Владимир Лаут" w:date="2021-03-24T20:03:00Z"/>
                <w:rFonts w:cs="Arial"/>
                <w:sz w:val="20"/>
                <w:szCs w:val="20"/>
                <w:lang w:eastAsia="ru-RU"/>
              </w:rPr>
            </w:pPr>
            <w:ins w:id="3026" w:author="Владимир Лаут" w:date="2021-04-01T09:17:00Z">
              <w:r>
                <w:rPr>
                  <w:rFonts w:cs="Arial"/>
                  <w:sz w:val="20"/>
                  <w:szCs w:val="20"/>
                </w:rPr>
                <w:t xml:space="preserve">Индекс эффективности агрегируется из 6 показателей:  Показатель активности основных пользователей SAP PM;  Показатель активности основных пользователей SAP PM; Качество ввода информации в Заказ ТОРО; Доля плановых заказов со срывом сроков; Доля плановых работ по ремонту и ТО оборудования;  Показатель планирования трудовых ресурсов; </w:t>
              </w:r>
            </w:ins>
          </w:p>
        </w:tc>
      </w:tr>
      <w:tr w:rsidR="00B20A46" w:rsidRPr="002A6383" w14:paraId="0DDB7806" w14:textId="77777777" w:rsidTr="00BA0D71">
        <w:trPr>
          <w:trHeight w:val="481"/>
          <w:ins w:id="3027" w:author="Владимир Лаут" w:date="2021-03-24T14:41:00Z"/>
          <w:trPrChange w:id="3028" w:author="Владимир Лаут" w:date="2021-03-24T20:04:00Z">
            <w:trPr>
              <w:trHeight w:val="481"/>
            </w:trPr>
          </w:trPrChange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3029" w:author="Владимир Лаут" w:date="2021-03-24T20:04:00Z">
              <w:tcPr>
                <w:tcW w:w="119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0BF018DB" w14:textId="41D5C3CB" w:rsidR="00B20A46" w:rsidRPr="002A6383" w:rsidRDefault="00B20A46" w:rsidP="00B20A46">
            <w:pPr>
              <w:ind w:firstLine="0"/>
              <w:jc w:val="left"/>
              <w:rPr>
                <w:ins w:id="3030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3031" w:author="Владимир Лаут" w:date="2021-04-01T09:16:00Z">
              <w:r>
                <w:rPr>
                  <w:rFonts w:cs="Arial"/>
                  <w:sz w:val="20"/>
                  <w:szCs w:val="20"/>
                </w:rPr>
                <w:t>ТОиР_07</w:t>
              </w:r>
            </w:ins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3032" w:author="Владимир Лаут" w:date="2021-03-24T20:04:00Z">
              <w:tcPr>
                <w:tcW w:w="17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14F63E3C" w14:textId="6259F585" w:rsidR="00B20A46" w:rsidRPr="002A6383" w:rsidRDefault="00B20A46" w:rsidP="00B20A46">
            <w:pPr>
              <w:ind w:firstLine="0"/>
              <w:jc w:val="left"/>
              <w:rPr>
                <w:ins w:id="3033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3034" w:author="Владимир Лаут" w:date="2021-04-01T09:16:00Z">
              <w:r>
                <w:rPr>
                  <w:rFonts w:cs="Arial"/>
                  <w:sz w:val="20"/>
                  <w:szCs w:val="20"/>
                </w:rPr>
                <w:t>Эффективность оборудования</w:t>
              </w:r>
            </w:ins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3035" w:author="Владимир Лаут" w:date="2021-03-24T20:04:00Z">
              <w:tcPr>
                <w:tcW w:w="141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45BE51DF" w14:textId="7FCAEA80" w:rsidR="00B20A46" w:rsidRPr="002A6383" w:rsidRDefault="00B20A46">
            <w:pPr>
              <w:ind w:firstLine="0"/>
              <w:jc w:val="left"/>
              <w:rPr>
                <w:ins w:id="3036" w:author="Владимир Лаут" w:date="2021-03-24T14:41:00Z"/>
                <w:rFonts w:cs="Arial"/>
                <w:sz w:val="20"/>
                <w:szCs w:val="20"/>
              </w:rPr>
              <w:pPrChange w:id="3037" w:author="Владимир Лаут" w:date="2021-03-24T20:04:00Z">
                <w:pPr>
                  <w:ind w:firstLine="0"/>
                  <w:jc w:val="center"/>
                </w:pPr>
              </w:pPrChange>
            </w:pPr>
            <w:ins w:id="3038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Еженедельно</w:t>
              </w:r>
            </w:ins>
          </w:p>
        </w:tc>
        <w:tc>
          <w:tcPr>
            <w:tcW w:w="5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  <w:tcPrChange w:id="3039" w:author="Владимир Лаут" w:date="2021-03-24T20:04:00Z">
              <w:tcPr>
                <w:tcW w:w="598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hideMark/>
              </w:tcPr>
            </w:tcPrChange>
          </w:tcPr>
          <w:p w14:paraId="3157BC31" w14:textId="6EE806C1" w:rsidR="00B20A46" w:rsidRPr="002A6383" w:rsidRDefault="00B20A46" w:rsidP="00B20A46">
            <w:pPr>
              <w:ind w:firstLine="0"/>
              <w:jc w:val="left"/>
              <w:rPr>
                <w:ins w:id="3040" w:author="Владимир Лаут" w:date="2021-03-24T14:41:00Z"/>
                <w:rFonts w:cs="Arial"/>
                <w:sz w:val="20"/>
                <w:szCs w:val="20"/>
                <w:lang w:eastAsia="ru-RU"/>
              </w:rPr>
            </w:pPr>
            <w:ins w:id="3041" w:author="Владимир Лаут" w:date="2021-04-01T09:17:00Z">
              <w:r>
                <w:rPr>
                  <w:rFonts w:cs="Arial"/>
                  <w:sz w:val="20"/>
                  <w:szCs w:val="20"/>
                </w:rPr>
                <w:t>Исполнение показателя КТГ за период</w:t>
              </w:r>
              <w:r>
                <w:rPr>
                  <w:rFonts w:cs="Arial"/>
                  <w:sz w:val="20"/>
                  <w:szCs w:val="20"/>
                </w:rPr>
                <w:br/>
                <w:t>Коэффициент технической готовности</w:t>
              </w:r>
              <w:r>
                <w:rPr>
                  <w:rFonts w:cs="Arial"/>
                  <w:sz w:val="20"/>
                  <w:szCs w:val="20"/>
                </w:rPr>
                <w:br/>
                <w:t>Коэффициент использования оборудования</w:t>
              </w:r>
              <w:r>
                <w:rPr>
                  <w:rFonts w:cs="Arial"/>
                  <w:sz w:val="20"/>
                  <w:szCs w:val="20"/>
                </w:rPr>
                <w:br/>
                <w:t>Календарный фонд времени</w:t>
              </w:r>
              <w:r>
                <w:rPr>
                  <w:rFonts w:cs="Arial"/>
                  <w:sz w:val="20"/>
                  <w:szCs w:val="20"/>
                </w:rPr>
                <w:br/>
                <w:t>Режимный фонд времени</w:t>
              </w:r>
            </w:ins>
          </w:p>
        </w:tc>
      </w:tr>
    </w:tbl>
    <w:p w14:paraId="437741AD" w14:textId="77777777" w:rsidR="003F5B40" w:rsidRDefault="003F5B40">
      <w:pPr>
        <w:spacing w:before="60" w:line="276" w:lineRule="auto"/>
        <w:ind w:firstLine="567"/>
        <w:rPr>
          <w:ins w:id="3042" w:author="Владимир Лаут" w:date="2021-03-24T14:41:00Z"/>
        </w:rPr>
        <w:pPrChange w:id="3043" w:author="Владимир Лаут" w:date="2021-03-24T20:00:00Z">
          <w:pPr>
            <w:spacing w:before="240" w:after="240" w:line="276" w:lineRule="auto"/>
            <w:ind w:firstLine="567"/>
            <w:jc w:val="left"/>
          </w:pPr>
        </w:pPrChange>
      </w:pPr>
      <w:ins w:id="3044" w:author="Владимир Лаут" w:date="2021-03-24T14:41:00Z">
        <w:r>
          <w:t xml:space="preserve">Детальное описание показателей и алгоритмов их расчета приведено в документе </w:t>
        </w:r>
        <w:r w:rsidRPr="00670AA9">
          <w:t>«</w:t>
        </w:r>
        <w:r w:rsidRPr="000C2501">
          <w:t>Реестр дашбордов</w:t>
        </w:r>
        <w:r w:rsidRPr="00670AA9">
          <w:t>»</w:t>
        </w:r>
        <w:r>
          <w:t xml:space="preserve">. Детально описание визуализации и интерактивных элементов дашборда приведено в функциональной спецификации. </w:t>
        </w:r>
      </w:ins>
    </w:p>
    <w:p w14:paraId="511F6EA0" w14:textId="77777777" w:rsidR="003F5B40" w:rsidRDefault="003F5B40">
      <w:pPr>
        <w:spacing w:before="60" w:line="276" w:lineRule="auto"/>
        <w:ind w:firstLine="567"/>
        <w:rPr>
          <w:ins w:id="3045" w:author="Владимир Лаут" w:date="2021-03-24T14:41:00Z"/>
        </w:rPr>
        <w:pPrChange w:id="3046" w:author="Владимир Лаут" w:date="2021-03-24T20:00:00Z">
          <w:pPr>
            <w:spacing w:before="240" w:after="240" w:line="276" w:lineRule="auto"/>
            <w:ind w:firstLine="567"/>
            <w:jc w:val="left"/>
          </w:pPr>
        </w:pPrChange>
      </w:pPr>
      <w:ins w:id="3047" w:author="Владимир Лаут" w:date="2021-03-24T14:41:00Z">
        <w:r>
          <w:t>Дашборд</w:t>
        </w:r>
        <w:r w:rsidRPr="004C1D4F">
          <w:t xml:space="preserve"> будет представлен в виде единой </w:t>
        </w:r>
        <w:r>
          <w:t xml:space="preserve">информационной панели на </w:t>
        </w:r>
        <w:r w:rsidRPr="00BA0D71">
          <w:rPr>
            <w:rPrChange w:id="3048" w:author="Владимир Лаут" w:date="2021-03-24T20:00:00Z">
              <w:rPr>
                <w:lang w:val="en-US"/>
              </w:rPr>
            </w:rPrChange>
          </w:rPr>
          <w:t>BI</w:t>
        </w:r>
        <w:r>
          <w:t>-Портале.</w:t>
        </w:r>
      </w:ins>
    </w:p>
    <w:p w14:paraId="724A48F3" w14:textId="77777777" w:rsidR="003F5B40" w:rsidRPr="00557467" w:rsidRDefault="003F5B40" w:rsidP="003F5B40">
      <w:pPr>
        <w:pStyle w:val="30"/>
        <w:spacing w:line="240" w:lineRule="auto"/>
        <w:ind w:left="720" w:hanging="720"/>
        <w:jc w:val="left"/>
        <w:rPr>
          <w:ins w:id="3049" w:author="Владимир Лаут" w:date="2021-03-24T14:43:00Z"/>
        </w:rPr>
      </w:pPr>
      <w:bookmarkStart w:id="3050" w:name="_Toc69225710"/>
      <w:ins w:id="3051" w:author="Владимир Лаут" w:date="2021-03-24T14:43:00Z">
        <w:r w:rsidRPr="00557467">
          <w:t>Организационный охват</w:t>
        </w:r>
        <w:bookmarkEnd w:id="3050"/>
      </w:ins>
    </w:p>
    <w:p w14:paraId="0B0FEEBE" w14:textId="77777777" w:rsidR="003F5B40" w:rsidRDefault="003F5B40" w:rsidP="003F5B40">
      <w:pPr>
        <w:ind w:firstLine="567"/>
        <w:rPr>
          <w:ins w:id="3052" w:author="Владимир Лаут" w:date="2021-03-24T14:43:00Z"/>
        </w:rPr>
      </w:pPr>
      <w:ins w:id="3053" w:author="Владимир Лаут" w:date="2021-03-24T14:43:00Z">
        <w:r w:rsidRPr="00220840">
          <w:t xml:space="preserve">Отчёт </w:t>
        </w:r>
        <w:r>
          <w:t xml:space="preserve">спроектирован для следующих балансовых единиц: </w:t>
        </w:r>
      </w:ins>
    </w:p>
    <w:p w14:paraId="7D469B01" w14:textId="77777777" w:rsidR="003F5B40" w:rsidRPr="00D9713B" w:rsidRDefault="003F5B40" w:rsidP="003F5B40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3054" w:author="Владимир Лаут" w:date="2021-03-24T14:43:00Z"/>
        </w:rPr>
      </w:pPr>
      <w:ins w:id="3055" w:author="Владимир Лаут" w:date="2021-03-24T14:43:00Z">
        <w:r>
          <w:t>Управляющая компания ООО «УК Полюс»;</w:t>
        </w:r>
      </w:ins>
    </w:p>
    <w:p w14:paraId="18B5671B" w14:textId="77777777" w:rsidR="003F5B40" w:rsidRPr="00D9713B" w:rsidRDefault="003F5B40" w:rsidP="003F5B40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3056" w:author="Владимир Лаут" w:date="2021-03-24T14:43:00Z"/>
        </w:rPr>
      </w:pPr>
      <w:ins w:id="3057" w:author="Владимир Лаут" w:date="2021-03-24T14:43:00Z">
        <w:r>
          <w:t>Рудные золотодобывающие предприятия: АО «Полюс Красноярск», АО «Полюс Вернинское», АО «РиМ», АО «Алданзолото ГРК»;</w:t>
        </w:r>
      </w:ins>
    </w:p>
    <w:p w14:paraId="02414676" w14:textId="77777777" w:rsidR="003F5B40" w:rsidRDefault="003F5B40" w:rsidP="003F5B40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3058" w:author="Владимир Лаут" w:date="2021-03-24T14:43:00Z"/>
        </w:rPr>
      </w:pPr>
      <w:ins w:id="3059" w:author="Владимир Лаут" w:date="2021-03-24T14:43:00Z">
        <w:r>
          <w:lastRenderedPageBreak/>
          <w:t>Геологоразведочные предприятия: АО «Тонода», ООО «Первое ГРП», ООО «Амурское ГРП», ООО «Магаданское ГРП»;</w:t>
        </w:r>
      </w:ins>
    </w:p>
    <w:p w14:paraId="1D38D391" w14:textId="77777777" w:rsidR="003F5B40" w:rsidRDefault="003F5B40" w:rsidP="003F5B40">
      <w:pPr>
        <w:pStyle w:val="aff0"/>
        <w:numPr>
          <w:ilvl w:val="0"/>
          <w:numId w:val="25"/>
        </w:numPr>
        <w:spacing w:before="60" w:line="276" w:lineRule="auto"/>
        <w:ind w:left="567"/>
        <w:rPr>
          <w:ins w:id="3060" w:author="Владимир Лаут" w:date="2021-03-24T14:43:00Z"/>
        </w:rPr>
      </w:pPr>
      <w:ins w:id="3061" w:author="Владимир Лаут" w:date="2021-03-24T14:43:00Z">
        <w:r>
          <w:t>Сервисные компании: АО «Полюс Логистика», ООО «МФЦ Полюс», ООО «Полюс Строй», ООО «Полюс Проект».</w:t>
        </w:r>
      </w:ins>
    </w:p>
    <w:p w14:paraId="1E20E0CF" w14:textId="77777777" w:rsidR="003F5B40" w:rsidRPr="00557467" w:rsidRDefault="003F5B40" w:rsidP="003F5B40">
      <w:pPr>
        <w:pStyle w:val="30"/>
        <w:spacing w:line="240" w:lineRule="auto"/>
        <w:ind w:left="720" w:hanging="720"/>
        <w:jc w:val="left"/>
        <w:rPr>
          <w:ins w:id="3062" w:author="Владимир Лаут" w:date="2021-03-24T14:43:00Z"/>
        </w:rPr>
      </w:pPr>
      <w:bookmarkStart w:id="3063" w:name="_Toc69225711"/>
      <w:ins w:id="3064" w:author="Владимир Лаут" w:date="2021-03-24T14:43:00Z">
        <w:r>
          <w:t>Обоснование реализации</w:t>
        </w:r>
        <w:bookmarkEnd w:id="3063"/>
      </w:ins>
    </w:p>
    <w:p w14:paraId="6E5D23FD" w14:textId="77777777" w:rsidR="003F5B40" w:rsidRDefault="003F5B40" w:rsidP="003F5B40">
      <w:pPr>
        <w:spacing w:before="240" w:after="240" w:line="276" w:lineRule="auto"/>
        <w:ind w:firstLine="567"/>
        <w:rPr>
          <w:ins w:id="3065" w:author="Владимир Лаут" w:date="2021-03-24T14:43:00Z"/>
        </w:rPr>
      </w:pPr>
      <w:ins w:id="3066" w:author="Владимир Лаут" w:date="2021-03-24T14:43:00Z">
        <w:r>
          <w:t>Дашборд является инструментом визуализации ключевых показателей. Позволяет осуществлять гибкий анализ данных компании, представляя информацию в виде графиков.</w:t>
        </w:r>
      </w:ins>
    </w:p>
    <w:p w14:paraId="547A2111" w14:textId="291A259B" w:rsidR="006546B6" w:rsidRDefault="006546B6" w:rsidP="006546B6">
      <w:pPr>
        <w:spacing w:before="60" w:line="276" w:lineRule="auto"/>
        <w:ind w:firstLine="567"/>
      </w:pPr>
      <w:del w:id="3067" w:author="Владимир Лаут" w:date="2020-04-27T14:02:00Z">
        <w:r w:rsidRPr="006546B6" w:rsidDel="007C43E5">
          <w:delText xml:space="preserve"> </w:delText>
        </w:r>
        <w:r w:rsidDel="007C43E5">
          <w:delText>Формат отчёта фиксированный или функциональная транзакция будет уточнён на этапе реализации (в том числе и логика/возможности функциональной транзакции).</w:delText>
        </w:r>
      </w:del>
    </w:p>
    <w:p w14:paraId="440BEA1E" w14:textId="77777777" w:rsidR="004A44D1" w:rsidRPr="000C4DA1" w:rsidRDefault="004A44D1">
      <w:pPr>
        <w:pStyle w:val="10"/>
      </w:pPr>
      <w:bookmarkStart w:id="3068" w:name="_Toc523220610"/>
      <w:bookmarkStart w:id="3069" w:name="_Toc522536761"/>
      <w:bookmarkStart w:id="3070" w:name="_Toc522536762"/>
      <w:bookmarkStart w:id="3071" w:name="_Toc522536763"/>
      <w:bookmarkStart w:id="3072" w:name="_Toc522536764"/>
      <w:bookmarkStart w:id="3073" w:name="_Toc522536765"/>
      <w:bookmarkStart w:id="3074" w:name="_Toc522536766"/>
      <w:bookmarkStart w:id="3075" w:name="_Toc522536767"/>
      <w:bookmarkStart w:id="3076" w:name="_Toc522536768"/>
      <w:bookmarkStart w:id="3077" w:name="_Toc522536769"/>
      <w:bookmarkStart w:id="3078" w:name="_Toc522536770"/>
      <w:bookmarkStart w:id="3079" w:name="_Toc522536771"/>
      <w:bookmarkStart w:id="3080" w:name="_Toc522536772"/>
      <w:bookmarkStart w:id="3081" w:name="_Toc522536773"/>
      <w:bookmarkStart w:id="3082" w:name="_Toc522536774"/>
      <w:bookmarkStart w:id="3083" w:name="_Toc506219509"/>
      <w:bookmarkStart w:id="3084" w:name="_Toc506219511"/>
      <w:bookmarkStart w:id="3085" w:name="_Toc522536775"/>
      <w:bookmarkStart w:id="3086" w:name="_Toc69225712"/>
      <w:bookmarkStart w:id="3087" w:name="_Toc521666887"/>
      <w:bookmarkEnd w:id="3068"/>
      <w:bookmarkEnd w:id="3069"/>
      <w:bookmarkEnd w:id="3070"/>
      <w:bookmarkEnd w:id="3071"/>
      <w:bookmarkEnd w:id="3072"/>
      <w:bookmarkEnd w:id="3073"/>
      <w:bookmarkEnd w:id="3074"/>
      <w:bookmarkEnd w:id="3075"/>
      <w:bookmarkEnd w:id="3076"/>
      <w:bookmarkEnd w:id="3077"/>
      <w:bookmarkEnd w:id="3078"/>
      <w:bookmarkEnd w:id="3079"/>
      <w:bookmarkEnd w:id="3080"/>
      <w:bookmarkEnd w:id="3081"/>
      <w:bookmarkEnd w:id="3082"/>
      <w:bookmarkEnd w:id="3083"/>
      <w:bookmarkEnd w:id="3084"/>
      <w:bookmarkEnd w:id="3085"/>
      <w:r>
        <w:t>Разделение полномочий</w:t>
      </w:r>
      <w:bookmarkEnd w:id="3086"/>
    </w:p>
    <w:p w14:paraId="6C4D1CF5" w14:textId="77777777" w:rsidR="007E5C0C" w:rsidRDefault="007E5C0C" w:rsidP="00F431C4">
      <w:pPr>
        <w:pStyle w:val="21"/>
      </w:pPr>
      <w:bookmarkStart w:id="3088" w:name="_Toc69225713"/>
      <w:r>
        <w:t>Подход к разделению ролей и полномочий</w:t>
      </w:r>
      <w:bookmarkEnd w:id="3087"/>
      <w:bookmarkEnd w:id="3088"/>
    </w:p>
    <w:p w14:paraId="655CCAA1" w14:textId="77777777" w:rsidR="007E5C0C" w:rsidRDefault="007E5C0C" w:rsidP="004A2F87">
      <w:pPr>
        <w:spacing w:before="60" w:line="276" w:lineRule="auto"/>
        <w:ind w:firstLine="567"/>
      </w:pPr>
      <w:r>
        <w:t xml:space="preserve">Подход к разделению ролей и полномочий в </w:t>
      </w:r>
      <w:r w:rsidRPr="009236DC">
        <w:t xml:space="preserve">SAP </w:t>
      </w:r>
      <w:r>
        <w:t>системах описан в документе «</w:t>
      </w:r>
      <w:r w:rsidRPr="00E34E4E">
        <w:t>ERP.2.1_28_SEC_Методика формирования и разделения полномочий</w:t>
      </w:r>
      <w:r>
        <w:t xml:space="preserve">». </w:t>
      </w:r>
    </w:p>
    <w:p w14:paraId="33D6646C" w14:textId="54EB310D" w:rsidR="007E5C0C" w:rsidRDefault="007E5C0C" w:rsidP="004A2F87">
      <w:pPr>
        <w:spacing w:before="60" w:line="276" w:lineRule="auto"/>
        <w:ind w:firstLine="567"/>
      </w:pPr>
      <w:r>
        <w:t>Раздел «</w:t>
      </w:r>
      <w:r w:rsidRPr="00E34E4E">
        <w:t>7.1</w:t>
      </w:r>
      <w:r>
        <w:t xml:space="preserve"> Особенности системы полномочий </w:t>
      </w:r>
      <w:r w:rsidRPr="00E34E4E">
        <w:t>SAP BI (BW)</w:t>
      </w:r>
      <w:r>
        <w:t xml:space="preserve">» </w:t>
      </w:r>
      <w:del w:id="3089" w:author="Владимир Лаут" w:date="2021-04-01T09:19:00Z">
        <w:r w:rsidDel="00375315">
          <w:delText xml:space="preserve">данного </w:delText>
        </w:r>
      </w:del>
      <w:r>
        <w:t xml:space="preserve">документа </w:t>
      </w:r>
      <w:ins w:id="3090" w:author="Владимир Лаут" w:date="2021-04-01T09:19:00Z">
        <w:r w:rsidR="00375315">
          <w:t>«</w:t>
        </w:r>
        <w:r w:rsidR="00375315" w:rsidRPr="00E34E4E">
          <w:t>ERP.2.1_28_SEC_Методика формирования и разделения полномочий</w:t>
        </w:r>
        <w:r w:rsidR="00375315">
          <w:t xml:space="preserve">» </w:t>
        </w:r>
      </w:ins>
      <w:r>
        <w:t xml:space="preserve">содержит описание подхода к разделению полномочий для </w:t>
      </w:r>
      <w:r w:rsidRPr="004A2F87">
        <w:t>BI</w:t>
      </w:r>
      <w:r w:rsidRPr="009236DC">
        <w:t xml:space="preserve"> </w:t>
      </w:r>
      <w:r w:rsidR="007947AD">
        <w:t>отчётности</w:t>
      </w:r>
      <w:r>
        <w:t>.</w:t>
      </w:r>
    </w:p>
    <w:p w14:paraId="42D74638" w14:textId="794F3975" w:rsidR="007E5C0C" w:rsidRPr="00275DCC" w:rsidRDefault="007E5C0C" w:rsidP="004A2F87">
      <w:pPr>
        <w:spacing w:before="60" w:line="276" w:lineRule="auto"/>
        <w:ind w:firstLine="567"/>
      </w:pPr>
      <w:bookmarkStart w:id="3091" w:name="_Hlk38887311"/>
      <w:r>
        <w:t xml:space="preserve">Роль на просмотр </w:t>
      </w:r>
      <w:r w:rsidR="007947AD">
        <w:t>отчётов</w:t>
      </w:r>
      <w:r>
        <w:t xml:space="preserve"> (или функциональная роль пользователя </w:t>
      </w:r>
      <w:r w:rsidR="007947AD">
        <w:t>отчётности</w:t>
      </w:r>
      <w:r>
        <w:t>) включает в себя</w:t>
      </w:r>
      <w:del w:id="3092" w:author="Безац Софья Олеговна (Подрядчик. ООО  БерингПойнт)" w:date="2020-04-27T16:02:00Z">
        <w:r w:rsidDel="00A726BA">
          <w:delText xml:space="preserve"> две</w:delText>
        </w:r>
      </w:del>
      <w:r>
        <w:t xml:space="preserve"> одиночные роли:</w:t>
      </w:r>
    </w:p>
    <w:bookmarkEnd w:id="3091"/>
    <w:p w14:paraId="57ADBB04" w14:textId="47CB6FDA" w:rsidR="007E5C0C" w:rsidRDefault="007E5C0C" w:rsidP="00EF3B50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 xml:space="preserve">Роль на </w:t>
      </w:r>
      <w:r w:rsidR="007947AD">
        <w:t>отчёты</w:t>
      </w:r>
      <w:r>
        <w:t xml:space="preserve">, содержит объекты полномочий на запуск </w:t>
      </w:r>
      <w:r w:rsidR="007947AD">
        <w:t>определённых</w:t>
      </w:r>
      <w:r w:rsidR="00EF3B50">
        <w:t xml:space="preserve"> отчётов.</w:t>
      </w:r>
    </w:p>
    <w:p w14:paraId="3EEC7F24" w14:textId="47881322" w:rsidR="007E5C0C" w:rsidRPr="0087109D" w:rsidRDefault="007E5C0C" w:rsidP="00EF3B50">
      <w:pPr>
        <w:pStyle w:val="aff0"/>
        <w:numPr>
          <w:ilvl w:val="0"/>
          <w:numId w:val="25"/>
        </w:numPr>
        <w:spacing w:before="60" w:line="276" w:lineRule="auto"/>
        <w:ind w:left="567"/>
      </w:pPr>
      <w:r>
        <w:t xml:space="preserve">Роль на данные, содержит объекты полномочий на доступ к </w:t>
      </w:r>
      <w:r w:rsidR="007947AD">
        <w:t>определённым</w:t>
      </w:r>
      <w:r>
        <w:t xml:space="preserve"> данным (пример – доступ </w:t>
      </w:r>
      <w:r w:rsidR="007947AD">
        <w:t>к данным</w:t>
      </w:r>
      <w:r w:rsidR="00EF3B50">
        <w:t xml:space="preserve"> только по БЕ Полюс-Вернинское).</w:t>
      </w:r>
    </w:p>
    <w:p w14:paraId="11D65721" w14:textId="77777777" w:rsidR="007E5C0C" w:rsidRPr="0087109D" w:rsidRDefault="007E5C0C" w:rsidP="00F431C4">
      <w:pPr>
        <w:pStyle w:val="21"/>
      </w:pPr>
      <w:bookmarkStart w:id="3093" w:name="_Toc521666888"/>
      <w:bookmarkStart w:id="3094" w:name="_Toc69225714"/>
      <w:r>
        <w:t xml:space="preserve">Детальный </w:t>
      </w:r>
      <w:r w:rsidRPr="00A854A6">
        <w:t>состав Ролей и полномочий</w:t>
      </w:r>
      <w:bookmarkEnd w:id="3093"/>
      <w:bookmarkEnd w:id="3094"/>
    </w:p>
    <w:p w14:paraId="66D958AA" w14:textId="34BEAE8A" w:rsidR="007E5C0C" w:rsidRDefault="007E5C0C" w:rsidP="004A2F87">
      <w:pPr>
        <w:spacing w:before="60" w:line="276" w:lineRule="auto"/>
        <w:ind w:firstLine="567"/>
      </w:pPr>
      <w:del w:id="3095" w:author="Безац Софья Олеговна (Подрядчик. ООО  БерингПойнт)" w:date="2020-04-27T16:02:00Z">
        <w:r w:rsidRPr="00A854A6" w:rsidDel="00A726BA">
          <w:delText xml:space="preserve">Детальный состав Ролей и полномочий </w:delText>
        </w:r>
        <w:r w:rsidDel="00A726BA">
          <w:delText xml:space="preserve">для </w:delText>
        </w:r>
        <w:r w:rsidR="007947AD" w:rsidDel="00A726BA">
          <w:delText>отчётов</w:delText>
        </w:r>
        <w:r w:rsidDel="00A726BA">
          <w:delText xml:space="preserve"> направления </w:delText>
        </w:r>
        <w:r w:rsidR="007947AD" w:rsidDel="00A726BA">
          <w:delText>приведён</w:delText>
        </w:r>
        <w:r w:rsidDel="00A726BA">
          <w:delText xml:space="preserve"> в Приложении 2.</w:delText>
        </w:r>
      </w:del>
      <w:ins w:id="3096" w:author="Безац Софья Олеговна (Подрядчик. ООО  БерингПойнт)" w:date="2020-04-27T16:02:00Z">
        <w:r w:rsidR="00A726BA" w:rsidRPr="00A726BA">
          <w:t>Полномочия на просмотре отчетов ТОРО включены в локализованную роль ZS_*_VIEWPMALL_PMNO_D «Просмотр данных объектов</w:t>
        </w:r>
        <w:r w:rsidR="00A726BA">
          <w:t xml:space="preserve"> ТОРО </w:t>
        </w:r>
        <w:del w:id="3097" w:author="Владимир Лаут" w:date="2021-03-24T20:13:00Z">
          <w:r w:rsidR="00A726BA" w:rsidDel="00507BD7">
            <w:delText>ОО</w:delText>
          </w:r>
        </w:del>
      </w:ins>
      <w:ins w:id="3098" w:author="Владимир Лаут" w:date="2021-03-24T20:13:00Z">
        <w:r w:rsidR="00507BD7">
          <w:t>У</w:t>
        </w:r>
      </w:ins>
      <w:ins w:id="3099" w:author="Безац Софья Олеговна (Подрядчик. ООО  БерингПойнт)" w:date="2020-04-27T16:02:00Z">
        <w:r w:rsidR="00A726BA">
          <w:t>О». В свою оче</w:t>
        </w:r>
        <w:r w:rsidR="00A726BA" w:rsidRPr="00A726BA">
          <w:t>редь данная роль включена в состав функционал</w:t>
        </w:r>
        <w:r w:rsidR="00A726BA">
          <w:t>ьных ролей, представленных в де</w:t>
        </w:r>
        <w:r w:rsidR="00A726BA" w:rsidRPr="00A726BA">
          <w:t>тальном составе Ролей и полномочий для отчёто</w:t>
        </w:r>
        <w:r w:rsidR="00A726BA">
          <w:t>в направления. Приведён в Прило</w:t>
        </w:r>
        <w:r w:rsidR="00A726BA" w:rsidRPr="00A726BA">
          <w:t>жении 2 вместе с ролями в SAP BI (BW).</w:t>
        </w:r>
      </w:ins>
    </w:p>
    <w:p w14:paraId="0343E8D8" w14:textId="4E5F0BD9" w:rsidR="00345F9B" w:rsidRDefault="00345F9B" w:rsidP="004D6754">
      <w:pPr>
        <w:pStyle w:val="10"/>
      </w:pPr>
      <w:bookmarkStart w:id="3100" w:name="_Toc69225715"/>
      <w:r>
        <w:t>Информационная безопасность</w:t>
      </w:r>
      <w:bookmarkEnd w:id="3100"/>
    </w:p>
    <w:p w14:paraId="5DF6392C" w14:textId="433F608C" w:rsidR="00322159" w:rsidRDefault="00322159" w:rsidP="004A2F87">
      <w:pPr>
        <w:spacing w:before="60" w:line="276" w:lineRule="auto"/>
        <w:ind w:firstLine="567"/>
      </w:pPr>
      <w:r w:rsidRPr="004A2F87">
        <w:t>Требования по Информационной Безопасности к системам и реализуемым в них бизнес-процессам, включая процессы, описанные в данном Концептуальном дизайне, отражены в разработанном на данном проекте документе «Проектное решение по обеспечению информационной безопасности в системах SAP».</w:t>
      </w:r>
    </w:p>
    <w:p w14:paraId="39E6FC2A" w14:textId="77777777" w:rsidR="004A44D1" w:rsidRPr="00F94454" w:rsidRDefault="004A44D1">
      <w:pPr>
        <w:pStyle w:val="10"/>
        <w:rPr>
          <w:rFonts w:eastAsia="Calibri"/>
        </w:rPr>
      </w:pPr>
      <w:bookmarkStart w:id="3101" w:name="_Toc519858007"/>
      <w:bookmarkStart w:id="3102" w:name="_Toc522710269"/>
      <w:bookmarkStart w:id="3103" w:name="_Toc69225716"/>
      <w:r w:rsidRPr="00F94454">
        <w:rPr>
          <w:rFonts w:eastAsia="Calibri"/>
        </w:rPr>
        <w:lastRenderedPageBreak/>
        <w:t>Открытые вопросы</w:t>
      </w:r>
      <w:bookmarkEnd w:id="3101"/>
      <w:bookmarkEnd w:id="3102"/>
      <w:bookmarkEnd w:id="3103"/>
    </w:p>
    <w:p w14:paraId="1EBBC60E" w14:textId="7E632171" w:rsidR="00CB78BD" w:rsidRDefault="00CB78BD" w:rsidP="00CB78BD">
      <w:pPr>
        <w:pStyle w:val="ae"/>
        <w:keepNext/>
        <w:spacing w:after="240" w:afterAutospacing="0" w:line="276" w:lineRule="auto"/>
        <w:jc w:val="right"/>
        <w:rPr>
          <w:rFonts w:cs="Arial"/>
          <w:b/>
          <w:sz w:val="22"/>
        </w:rPr>
      </w:pPr>
      <w:bookmarkStart w:id="3104" w:name="_Toc523220616"/>
      <w:bookmarkEnd w:id="3104"/>
      <w:r w:rsidRPr="00916FAB">
        <w:rPr>
          <w:rFonts w:cs="Arial"/>
          <w:b/>
          <w:sz w:val="22"/>
        </w:rPr>
        <w:t xml:space="preserve">Таблица </w:t>
      </w:r>
      <w:r w:rsidRPr="00916FAB">
        <w:rPr>
          <w:rFonts w:cs="Arial"/>
          <w:b/>
          <w:sz w:val="22"/>
        </w:rPr>
        <w:fldChar w:fldCharType="begin"/>
      </w:r>
      <w:r w:rsidRPr="00916FAB">
        <w:rPr>
          <w:rFonts w:cs="Arial"/>
          <w:b/>
          <w:sz w:val="22"/>
        </w:rPr>
        <w:instrText xml:space="preserve"> SEQ Таблица \* ARABIC </w:instrText>
      </w:r>
      <w:r w:rsidRPr="00916FAB">
        <w:rPr>
          <w:rFonts w:cs="Arial"/>
          <w:b/>
          <w:sz w:val="22"/>
        </w:rPr>
        <w:fldChar w:fldCharType="separate"/>
      </w:r>
      <w:ins w:id="3105" w:author="Владимир Лаут" w:date="2020-04-10T21:40:00Z">
        <w:r w:rsidR="00DD63DA">
          <w:rPr>
            <w:rFonts w:cs="Arial"/>
            <w:b/>
            <w:noProof/>
            <w:sz w:val="22"/>
          </w:rPr>
          <w:t>16</w:t>
        </w:r>
      </w:ins>
      <w:del w:id="3106" w:author="Владимир Лаут" w:date="2020-04-10T21:40:00Z">
        <w:r w:rsidDel="00DD63DA">
          <w:rPr>
            <w:rFonts w:cs="Arial"/>
            <w:b/>
            <w:noProof/>
            <w:sz w:val="22"/>
          </w:rPr>
          <w:delText>14</w:delText>
        </w:r>
      </w:del>
      <w:r w:rsidRPr="00916FAB">
        <w:rPr>
          <w:rFonts w:cs="Arial"/>
          <w:b/>
          <w:sz w:val="22"/>
        </w:rPr>
        <w:fldChar w:fldCharType="end"/>
      </w:r>
      <w:r w:rsidRPr="00916FAB">
        <w:rPr>
          <w:rFonts w:cs="Arial"/>
          <w:b/>
          <w:sz w:val="22"/>
        </w:rPr>
        <w:t>.</w:t>
      </w:r>
      <w:r>
        <w:rPr>
          <w:rFonts w:cs="Arial"/>
          <w:b/>
          <w:sz w:val="22"/>
        </w:rPr>
        <w:t xml:space="preserve"> </w:t>
      </w:r>
      <w:r w:rsidRPr="00916FAB">
        <w:rPr>
          <w:rFonts w:cs="Arial"/>
          <w:b/>
          <w:sz w:val="22"/>
        </w:rPr>
        <w:t>Открытые вопросы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70"/>
        <w:gridCol w:w="1924"/>
        <w:gridCol w:w="3604"/>
        <w:gridCol w:w="1595"/>
        <w:gridCol w:w="1716"/>
      </w:tblGrid>
      <w:tr w:rsidR="00CB78BD" w:rsidRPr="006F5656" w14:paraId="02DCBD3C" w14:textId="77777777" w:rsidTr="00CE2584">
        <w:trPr>
          <w:cantSplit/>
          <w:trHeight w:val="397"/>
          <w:tblHeader/>
        </w:trPr>
        <w:tc>
          <w:tcPr>
            <w:tcW w:w="379" w:type="pct"/>
            <w:shd w:val="clear" w:color="auto" w:fill="FFC000"/>
            <w:vAlign w:val="center"/>
          </w:tcPr>
          <w:p w14:paraId="24A9C9D9" w14:textId="77777777" w:rsidR="00CB78BD" w:rsidRPr="006F5656" w:rsidRDefault="00CB78BD" w:rsidP="00CE2584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C7F95">
              <w:rPr>
                <w:rFonts w:cs="Arial"/>
                <w:b/>
                <w:sz w:val="20"/>
                <w:szCs w:val="20"/>
                <w:lang w:eastAsia="ru-RU"/>
              </w:rPr>
              <w:t>№ из реестра</w:t>
            </w:r>
          </w:p>
        </w:tc>
        <w:tc>
          <w:tcPr>
            <w:tcW w:w="1007" w:type="pct"/>
            <w:shd w:val="clear" w:color="auto" w:fill="FFC000"/>
            <w:vAlign w:val="center"/>
          </w:tcPr>
          <w:p w14:paraId="20B15D9B" w14:textId="77777777" w:rsidR="00CB78BD" w:rsidRPr="006F5656" w:rsidRDefault="00CB78BD" w:rsidP="00CE2584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C7F95">
              <w:rPr>
                <w:rFonts w:cs="Arial"/>
                <w:b/>
                <w:sz w:val="20"/>
                <w:szCs w:val="20"/>
                <w:lang w:eastAsia="ru-RU"/>
              </w:rPr>
              <w:t>Наименование ОВ</w:t>
            </w:r>
          </w:p>
        </w:tc>
        <w:tc>
          <w:tcPr>
            <w:tcW w:w="1881" w:type="pct"/>
            <w:shd w:val="clear" w:color="auto" w:fill="FFC000"/>
            <w:vAlign w:val="center"/>
          </w:tcPr>
          <w:p w14:paraId="4F60B9A2" w14:textId="77777777" w:rsidR="00CB78BD" w:rsidRPr="006F5656" w:rsidRDefault="00CB78BD" w:rsidP="00CE2584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C7F95">
              <w:rPr>
                <w:rFonts w:cs="Arial"/>
                <w:b/>
                <w:sz w:val="20"/>
                <w:szCs w:val="20"/>
                <w:lang w:eastAsia="ru-RU"/>
              </w:rPr>
              <w:t>Краткое описание ОВ</w:t>
            </w:r>
          </w:p>
        </w:tc>
        <w:tc>
          <w:tcPr>
            <w:tcW w:w="835" w:type="pct"/>
            <w:shd w:val="clear" w:color="auto" w:fill="FFC000"/>
            <w:vAlign w:val="center"/>
          </w:tcPr>
          <w:p w14:paraId="4CBE49C7" w14:textId="77777777" w:rsidR="00CB78BD" w:rsidRPr="006F5656" w:rsidRDefault="00CB78BD" w:rsidP="00CE2584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C7F95">
              <w:rPr>
                <w:rFonts w:cs="Arial"/>
                <w:b/>
                <w:sz w:val="20"/>
                <w:szCs w:val="20"/>
                <w:lang w:eastAsia="ru-RU"/>
              </w:rPr>
              <w:t>Отве</w:t>
            </w:r>
            <w:r>
              <w:rPr>
                <w:rFonts w:cs="Arial"/>
                <w:b/>
                <w:sz w:val="20"/>
                <w:szCs w:val="20"/>
                <w:lang w:eastAsia="ru-RU"/>
              </w:rPr>
              <w:t>т</w:t>
            </w:r>
            <w:r w:rsidRPr="008C7F95">
              <w:rPr>
                <w:rFonts w:cs="Arial"/>
                <w:b/>
                <w:sz w:val="20"/>
                <w:szCs w:val="20"/>
                <w:lang w:eastAsia="ru-RU"/>
              </w:rPr>
              <w:t>ственный за решение</w:t>
            </w:r>
          </w:p>
        </w:tc>
        <w:tc>
          <w:tcPr>
            <w:tcW w:w="898" w:type="pct"/>
            <w:shd w:val="clear" w:color="auto" w:fill="FFC000"/>
            <w:vAlign w:val="center"/>
          </w:tcPr>
          <w:p w14:paraId="3B212D89" w14:textId="77777777" w:rsidR="00CB78BD" w:rsidRPr="006F5656" w:rsidRDefault="00CB78BD" w:rsidP="00CE2584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8C7F95">
              <w:rPr>
                <w:rFonts w:cs="Arial"/>
                <w:b/>
                <w:sz w:val="20"/>
                <w:szCs w:val="20"/>
                <w:lang w:eastAsia="ru-RU"/>
              </w:rPr>
              <w:t>Крайний срок решения</w:t>
            </w:r>
          </w:p>
        </w:tc>
      </w:tr>
      <w:tr w:rsidR="00CB78BD" w:rsidRPr="006F5656" w14:paraId="33A88ACB" w14:textId="77777777" w:rsidTr="00CE2584">
        <w:trPr>
          <w:cantSplit/>
        </w:trPr>
        <w:tc>
          <w:tcPr>
            <w:tcW w:w="379" w:type="pct"/>
            <w:shd w:val="clear" w:color="auto" w:fill="auto"/>
          </w:tcPr>
          <w:p w14:paraId="69545FD1" w14:textId="548A6509" w:rsidR="00CB78BD" w:rsidRPr="006F5656" w:rsidRDefault="00CB78BD" w:rsidP="00CE2584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007" w:type="pct"/>
          </w:tcPr>
          <w:p w14:paraId="64ECB788" w14:textId="241DC03B" w:rsidR="00CB78BD" w:rsidRPr="006F5656" w:rsidRDefault="00CB78BD" w:rsidP="00CE2584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881" w:type="pct"/>
          </w:tcPr>
          <w:p w14:paraId="728D5644" w14:textId="4CE255D7" w:rsidR="00CB78BD" w:rsidRPr="006F5656" w:rsidRDefault="00CB78BD" w:rsidP="00CB78BD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835" w:type="pct"/>
            <w:shd w:val="clear" w:color="auto" w:fill="auto"/>
          </w:tcPr>
          <w:p w14:paraId="33336996" w14:textId="049B464E" w:rsidR="00CB78BD" w:rsidRPr="006F5656" w:rsidRDefault="00CB78BD" w:rsidP="00CE2584">
            <w:pPr>
              <w:ind w:firstLine="0"/>
              <w:rPr>
                <w:rFonts w:cs="Arial"/>
                <w:sz w:val="20"/>
                <w:szCs w:val="20"/>
              </w:rPr>
            </w:pPr>
          </w:p>
        </w:tc>
        <w:tc>
          <w:tcPr>
            <w:tcW w:w="898" w:type="pct"/>
            <w:shd w:val="clear" w:color="auto" w:fill="auto"/>
          </w:tcPr>
          <w:p w14:paraId="56667522" w14:textId="22040681" w:rsidR="00CB78BD" w:rsidRPr="006F5656" w:rsidRDefault="00CB78BD" w:rsidP="00CE2584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14:paraId="613B25B9" w14:textId="4815F40D" w:rsidR="00993641" w:rsidRPr="00284043" w:rsidRDefault="00993641" w:rsidP="004D6754">
      <w:pPr>
        <w:pStyle w:val="10"/>
      </w:pPr>
      <w:bookmarkStart w:id="3107" w:name="_Toc69225717"/>
      <w:r>
        <w:t>Приложения</w:t>
      </w:r>
      <w:bookmarkEnd w:id="3107"/>
    </w:p>
    <w:p w14:paraId="62C006CA" w14:textId="591FB731" w:rsidR="002363EE" w:rsidRPr="00EB558D" w:rsidRDefault="002363EE" w:rsidP="00F431C4">
      <w:pPr>
        <w:pStyle w:val="21"/>
      </w:pPr>
      <w:bookmarkStart w:id="3108" w:name="_Toc69225718"/>
      <w:r>
        <w:t xml:space="preserve">Приложение </w:t>
      </w:r>
      <w:r w:rsidR="00587C88">
        <w:t>1</w:t>
      </w:r>
      <w:r>
        <w:t xml:space="preserve">: </w:t>
      </w:r>
      <w:r w:rsidR="005770BB">
        <w:t>Альбом отчётных форм</w:t>
      </w:r>
      <w:bookmarkEnd w:id="3108"/>
    </w:p>
    <w:p w14:paraId="7BD15FF3" w14:textId="3DCCBCAC" w:rsidR="002363EE" w:rsidRDefault="002700F6" w:rsidP="00473816">
      <w:pPr>
        <w:spacing w:line="276" w:lineRule="auto"/>
        <w:ind w:firstLine="567"/>
        <w:rPr>
          <w:rFonts w:cs="Arial"/>
          <w:szCs w:val="24"/>
        </w:rPr>
      </w:pPr>
      <w:ins w:id="3109" w:author="Владимир Лаут" w:date="2021-04-15T10:46:00Z">
        <w:r>
          <w:object w:dxaOrig="1538" w:dyaOrig="993" w14:anchorId="0A2EBB1B">
            <v:shape id="_x0000_i1039" type="#_x0000_t75" style="width:77.25pt;height:49.5pt" o:ole="">
              <v:imagedata r:id="rId19" o:title=""/>
            </v:shape>
            <o:OLEObject Type="Embed" ProgID="Excel.Sheet.12" ShapeID="_x0000_i1039" DrawAspect="Icon" ObjectID="_1679988783" r:id="rId20"/>
          </w:object>
        </w:r>
      </w:ins>
      <w:bookmarkStart w:id="3110" w:name="_GoBack"/>
      <w:bookmarkEnd w:id="3110"/>
      <w:del w:id="3111" w:author="Владимир Лаут" w:date="2021-04-15T10:46:00Z">
        <w:r w:rsidR="006B51D4" w:rsidDel="002700F6">
          <w:fldChar w:fldCharType="begin"/>
        </w:r>
        <w:r w:rsidR="006B51D4" w:rsidDel="002700F6">
          <w:fldChar w:fldCharType="separate"/>
        </w:r>
        <w:r w:rsidR="006B51D4" w:rsidDel="002700F6">
          <w:fldChar w:fldCharType="end"/>
        </w:r>
      </w:del>
      <w:del w:id="3112" w:author="Владимир Лаут" w:date="2021-04-14T17:41:00Z">
        <w:r w:rsidR="000A14C8" w:rsidDel="006B51D4">
          <w:fldChar w:fldCharType="begin"/>
        </w:r>
        <w:r w:rsidR="000A14C8" w:rsidDel="006B51D4">
          <w:fldChar w:fldCharType="end"/>
        </w:r>
      </w:del>
      <w:del w:id="3113" w:author="Владимир Лаут" w:date="2021-04-14T17:38:00Z">
        <w:r w:rsidR="004F4569" w:rsidDel="000A14C8">
          <w:fldChar w:fldCharType="begin"/>
        </w:r>
        <w:r w:rsidR="004F4569" w:rsidDel="000A14C8">
          <w:fldChar w:fldCharType="end"/>
        </w:r>
      </w:del>
      <w:del w:id="3114" w:author="Владимир Лаут" w:date="2021-04-13T16:57:00Z">
        <w:r w:rsidR="00B12CCB" w:rsidDel="004F4569">
          <w:fldChar w:fldCharType="begin"/>
        </w:r>
        <w:r w:rsidR="00B12CCB" w:rsidDel="004F4569">
          <w:fldChar w:fldCharType="end"/>
        </w:r>
      </w:del>
      <w:del w:id="3115" w:author="Владимир Лаут" w:date="2021-04-09T12:41:00Z">
        <w:r w:rsidR="00B271EB" w:rsidDel="00B12CCB">
          <w:fldChar w:fldCharType="begin"/>
        </w:r>
        <w:r w:rsidR="00B271EB" w:rsidDel="00B12CCB">
          <w:fldChar w:fldCharType="end"/>
        </w:r>
      </w:del>
      <w:del w:id="3116" w:author="Владимир Лаут" w:date="2021-04-09T12:00:00Z">
        <w:r w:rsidR="00EE2282" w:rsidDel="00B271EB">
          <w:fldChar w:fldCharType="begin"/>
        </w:r>
        <w:r w:rsidR="00EE2282" w:rsidDel="00B271EB">
          <w:fldChar w:fldCharType="end"/>
        </w:r>
      </w:del>
      <w:del w:id="3117" w:author="Владимир Лаут" w:date="2021-04-06T19:04:00Z">
        <w:r w:rsidR="00275DCC" w:rsidDel="00EE2282">
          <w:fldChar w:fldCharType="begin"/>
        </w:r>
        <w:r w:rsidR="00275DCC" w:rsidDel="00EE2282">
          <w:fldChar w:fldCharType="end"/>
        </w:r>
      </w:del>
      <w:del w:id="3118" w:author="Владимир Лаут" w:date="2021-04-01T13:07:00Z">
        <w:r w:rsidR="00391EDB" w:rsidDel="00275DCC">
          <w:fldChar w:fldCharType="begin"/>
        </w:r>
        <w:r w:rsidR="00391EDB" w:rsidDel="00275DCC">
          <w:fldChar w:fldCharType="end"/>
        </w:r>
      </w:del>
      <w:del w:id="3119" w:author="Владимир Лаут" w:date="2021-03-25T09:58:00Z">
        <w:r w:rsidR="00507BD7" w:rsidDel="005D24A5">
          <w:fldChar w:fldCharType="begin"/>
        </w:r>
        <w:r w:rsidR="00507BD7" w:rsidDel="005D24A5">
          <w:fldChar w:fldCharType="end"/>
        </w:r>
      </w:del>
      <w:ins w:id="3120" w:author="Владимир Лаут" w:date="2020-04-27T14:04:00Z">
        <w:del w:id="3121" w:author="LautVA" w:date="2020-12-04T18:19:00Z">
          <w:r w:rsidR="00802035" w:rsidDel="0009184F">
            <w:object w:dxaOrig="1538" w:dyaOrig="993" w14:anchorId="5DF3D409">
              <v:shape id="_x0000_i1027" type="#_x0000_t75" style="width:76.5pt;height:49.5pt" o:ole="">
                <v:imagedata r:id="rId21" o:title=""/>
              </v:shape>
              <o:OLEObject Type="Embed" ProgID="Excel.Sheet.12" ShapeID="_x0000_i1027" DrawAspect="Icon" ObjectID="_1679988784" r:id="rId22"/>
            </w:object>
          </w:r>
        </w:del>
      </w:ins>
      <w:ins w:id="3122" w:author="LautVA" w:date="2020-12-04T18:19:00Z">
        <w:del w:id="3123" w:author="Владимир Лаут" w:date="2021-03-24T14:46:00Z">
          <w:r w:rsidR="0009184F" w:rsidDel="00212DE1">
            <w:object w:dxaOrig="1534" w:dyaOrig="993" w14:anchorId="31AA6953">
              <v:shape id="_x0000_i1028" type="#_x0000_t75" style="width:75.75pt;height:49.5pt" o:ole="">
                <v:imagedata r:id="rId23" o:title=""/>
              </v:shape>
              <o:OLEObject Type="Embed" ProgID="Excel.Sheet.12" ShapeID="_x0000_i1028" DrawAspect="Icon" ObjectID="_1679988785" r:id="rId24"/>
            </w:object>
          </w:r>
        </w:del>
      </w:ins>
      <w:del w:id="3124" w:author="Владимир Лаут" w:date="2020-04-27T14:04:00Z">
        <w:r w:rsidR="002E3E5B" w:rsidDel="00FC0FB9">
          <w:fldChar w:fldCharType="begin"/>
        </w:r>
        <w:r w:rsidR="002E3E5B" w:rsidDel="00FC0FB9">
          <w:fldChar w:fldCharType="end"/>
        </w:r>
      </w:del>
      <w:bookmarkStart w:id="3125" w:name="_MON_1648059804"/>
      <w:bookmarkEnd w:id="3125"/>
      <w:del w:id="3126" w:author="Владимир Лаут" w:date="2020-04-15T18:33:00Z">
        <w:r w:rsidR="009525DB" w:rsidDel="0038139F">
          <w:rPr>
            <w:rFonts w:cs="Arial"/>
            <w:szCs w:val="24"/>
          </w:rPr>
          <w:object w:dxaOrig="1376" w:dyaOrig="899" w14:anchorId="0A2A9C1E">
            <v:shape id="_x0000_i1029" type="#_x0000_t75" style="width:68.25pt;height:44.25pt" o:ole="">
              <v:imagedata r:id="rId25" o:title=""/>
            </v:shape>
            <o:OLEObject Type="Embed" ProgID="Excel.Sheet.12" ShapeID="_x0000_i1029" DrawAspect="Icon" ObjectID="_1679988786" r:id="rId26"/>
          </w:object>
        </w:r>
      </w:del>
      <w:del w:id="3127" w:author="Владимир Лаут" w:date="2020-04-16T16:30:00Z">
        <w:r w:rsidR="0038139F" w:rsidDel="00212304">
          <w:fldChar w:fldCharType="begin"/>
        </w:r>
        <w:r w:rsidR="0038139F" w:rsidDel="00212304">
          <w:fldChar w:fldCharType="end"/>
        </w:r>
      </w:del>
      <w:del w:id="3128" w:author="Владимир Лаут" w:date="2020-04-27T13:46:00Z">
        <w:r w:rsidR="00287EA2" w:rsidDel="002E3E5B">
          <w:fldChar w:fldCharType="begin"/>
        </w:r>
        <w:r w:rsidR="00287EA2" w:rsidDel="002E3E5B">
          <w:fldChar w:fldCharType="end"/>
        </w:r>
      </w:del>
    </w:p>
    <w:p w14:paraId="51A0F3C8" w14:textId="0CA3B138" w:rsidR="008F1A34" w:rsidDel="00212DE1" w:rsidRDefault="008F1A34" w:rsidP="00473816">
      <w:pPr>
        <w:spacing w:line="276" w:lineRule="auto"/>
        <w:ind w:firstLine="567"/>
        <w:rPr>
          <w:del w:id="3129" w:author="Владимир Лаут" w:date="2021-03-24T14:44:00Z"/>
          <w:rFonts w:cs="Arial"/>
          <w:szCs w:val="24"/>
        </w:rPr>
      </w:pPr>
      <w:del w:id="3130" w:author="Владимир Лаут" w:date="2021-03-24T14:44:00Z">
        <w:r w:rsidDel="00212DE1">
          <w:rPr>
            <w:rFonts w:cs="Arial"/>
            <w:szCs w:val="24"/>
          </w:rPr>
          <w:delText>Детальный формат отчётов по бюджетированию – в приложенном файле.</w:delText>
        </w:r>
        <w:bookmarkStart w:id="3131" w:name="_Toc67558286"/>
        <w:bookmarkStart w:id="3132" w:name="_Toc69119972"/>
        <w:bookmarkStart w:id="3133" w:name="_Toc69225719"/>
        <w:bookmarkEnd w:id="3131"/>
        <w:bookmarkEnd w:id="3132"/>
        <w:bookmarkEnd w:id="3133"/>
      </w:del>
    </w:p>
    <w:p w14:paraId="1A37F16D" w14:textId="041DE5ED" w:rsidR="008F1A34" w:rsidDel="00212DE1" w:rsidRDefault="00FC0FB9" w:rsidP="00473816">
      <w:pPr>
        <w:spacing w:line="276" w:lineRule="auto"/>
        <w:ind w:firstLine="567"/>
        <w:rPr>
          <w:del w:id="3134" w:author="Владимир Лаут" w:date="2021-03-24T14:44:00Z"/>
          <w:rFonts w:cs="Arial"/>
          <w:szCs w:val="24"/>
        </w:rPr>
      </w:pPr>
      <w:del w:id="3135" w:author="Владимир Лаут" w:date="2021-03-24T14:44:00Z">
        <w:r w:rsidDel="00212DE1">
          <w:rPr>
            <w:rFonts w:cs="Arial"/>
            <w:szCs w:val="24"/>
          </w:rPr>
          <w:object w:dxaOrig="1376" w:dyaOrig="899" w14:anchorId="5557AB50">
            <v:shape id="_x0000_i1030" type="#_x0000_t75" style="width:68.25pt;height:44.25pt" o:ole="">
              <v:imagedata r:id="rId27" o:title=""/>
            </v:shape>
            <o:OLEObject Type="Embed" ProgID="Package" ShapeID="_x0000_i1030" DrawAspect="Icon" ObjectID="_1679988787" r:id="rId28"/>
          </w:object>
        </w:r>
        <w:bookmarkStart w:id="3136" w:name="_Toc67558287"/>
        <w:bookmarkStart w:id="3137" w:name="_Toc69119973"/>
        <w:bookmarkStart w:id="3138" w:name="_Toc69225720"/>
        <w:bookmarkEnd w:id="3136"/>
        <w:bookmarkEnd w:id="3137"/>
        <w:bookmarkEnd w:id="3138"/>
      </w:del>
    </w:p>
    <w:p w14:paraId="0F8DCEFC" w14:textId="3BC83C99" w:rsidR="006B1D05" w:rsidRPr="00EB558D" w:rsidRDefault="006B1D05" w:rsidP="00F431C4">
      <w:pPr>
        <w:pStyle w:val="21"/>
      </w:pPr>
      <w:bookmarkStart w:id="3139" w:name="_Toc522536782"/>
      <w:bookmarkStart w:id="3140" w:name="_Toc69225721"/>
      <w:bookmarkEnd w:id="3139"/>
      <w:r>
        <w:t>Приложение</w:t>
      </w:r>
      <w:r w:rsidR="00993641">
        <w:t xml:space="preserve"> </w:t>
      </w:r>
      <w:r w:rsidR="00587C88">
        <w:t>2</w:t>
      </w:r>
      <w:r>
        <w:t xml:space="preserve">: </w:t>
      </w:r>
      <w:r w:rsidRPr="00EB558D">
        <w:t>Перечень ролей</w:t>
      </w:r>
      <w:bookmarkEnd w:id="3140"/>
    </w:p>
    <w:bookmarkStart w:id="3141" w:name="_MON_1678122893"/>
    <w:bookmarkEnd w:id="3141"/>
    <w:p w14:paraId="42D23A8F" w14:textId="69BCC5B6" w:rsidR="00031845" w:rsidRDefault="00F575A3" w:rsidP="00031845">
      <w:pPr>
        <w:spacing w:line="276" w:lineRule="auto"/>
        <w:ind w:firstLine="567"/>
        <w:rPr>
          <w:rFonts w:cs="Arial"/>
          <w:color w:val="A6A6A6" w:themeColor="background1" w:themeShade="A6"/>
          <w:szCs w:val="24"/>
        </w:rPr>
      </w:pPr>
      <w:ins w:id="3142" w:author="Владимир Лаут" w:date="2021-03-24T20:18:00Z">
        <w:r>
          <w:rPr>
            <w:rFonts w:cs="Arial"/>
            <w:color w:val="A6A6A6" w:themeColor="background1" w:themeShade="A6"/>
            <w:szCs w:val="24"/>
          </w:rPr>
          <w:object w:dxaOrig="1376" w:dyaOrig="899" w14:anchorId="78D9F546">
            <v:shape id="_x0000_i1031" type="#_x0000_t75" style="width:68.25pt;height:45pt" o:ole="">
              <v:imagedata r:id="rId29" o:title=""/>
            </v:shape>
            <o:OLEObject Type="Embed" ProgID="Excel.Sheet.12" ShapeID="_x0000_i1031" DrawAspect="Icon" ObjectID="_1679988788" r:id="rId30"/>
          </w:object>
        </w:r>
      </w:ins>
      <w:bookmarkStart w:id="3143" w:name="_MON_1649506780"/>
      <w:bookmarkEnd w:id="3143"/>
      <w:ins w:id="3144" w:author="Владимир Лаут" w:date="2020-04-27T13:45:00Z">
        <w:del w:id="3145" w:author="Безац Софья Олеговна (Подрядчик. ООО  БерингПойнт)" w:date="2020-04-27T16:01:00Z">
          <w:r w:rsidR="00687473" w:rsidDel="00A726BA">
            <w:object w:dxaOrig="1538" w:dyaOrig="993" w14:anchorId="25C0C45A">
              <v:shape id="_x0000_i1032" type="#_x0000_t75" style="width:76.5pt;height:49.5pt" o:ole="">
                <v:imagedata r:id="rId31" o:title=""/>
              </v:shape>
              <o:OLEObject Type="Embed" ProgID="Word.Document.12" ShapeID="_x0000_i1032" DrawAspect="Icon" ObjectID="_1679988789" r:id="rId32">
                <o:FieldCodes>\s</o:FieldCodes>
              </o:OLEObject>
            </w:object>
          </w:r>
        </w:del>
      </w:ins>
      <w:ins w:id="3146" w:author="Владимир Лаут" w:date="2020-04-27T13:45:00Z">
        <w:del w:id="3147" w:author="Безац Софья Олеговна (Подрядчик. ООО  БерингПойнт)" w:date="2020-04-27T16:01:00Z">
          <w:r w:rsidR="00687473" w:rsidDel="00A726BA">
            <w:delText xml:space="preserve"> </w:delText>
          </w:r>
        </w:del>
      </w:ins>
      <w:ins w:id="3148" w:author="Владимир Лаут" w:date="2020-04-22T17:56:00Z">
        <w:del w:id="3149" w:author="Безац Софья Олеговна (Подрядчик. ООО  БерингПойнт)" w:date="2020-04-27T16:01:00Z">
          <w:r w:rsidR="00287EA2" w:rsidDel="00A726BA">
            <w:object w:dxaOrig="1538" w:dyaOrig="993" w14:anchorId="05AE4DF9">
              <v:shape id="_x0000_i1033" type="#_x0000_t75" style="width:76.5pt;height:49.5pt" o:ole="">
                <v:imagedata r:id="rId33" o:title=""/>
              </v:shape>
              <o:OLEObject Type="Embed" ProgID="Excel.Sheet.12" ShapeID="_x0000_i1033" DrawAspect="Icon" ObjectID="_1679988790" r:id="rId34"/>
            </w:object>
          </w:r>
        </w:del>
      </w:ins>
      <w:ins w:id="3150" w:author="Владимир Лаут" w:date="2020-04-24T14:10:00Z">
        <w:del w:id="3151" w:author="Безац Софья Олеговна (Подрядчик. ООО  БерингПойнт)" w:date="2020-04-27T16:03:00Z">
          <w:r w:rsidR="00A94D14" w:rsidDel="00A726BA">
            <w:delText xml:space="preserve"> </w:delText>
          </w:r>
        </w:del>
      </w:ins>
      <w:ins w:id="3152" w:author="Безац Софья Олеговна (Подрядчик. ООО  БерингПойнт)" w:date="2020-04-27T16:03:00Z">
        <w:del w:id="3153" w:author="Владимир Лаут" w:date="2021-03-24T14:44:00Z">
          <w:r w:rsidR="00A726BA" w:rsidDel="00212DE1">
            <w:rPr>
              <w:rFonts w:cs="Arial"/>
              <w:color w:val="A6A6A6" w:themeColor="background1" w:themeShade="A6"/>
              <w:szCs w:val="24"/>
            </w:rPr>
            <w:object w:dxaOrig="1376" w:dyaOrig="899" w14:anchorId="2CC9DC42">
              <v:shape id="_x0000_i1034" type="#_x0000_t75" style="width:68.25pt;height:45pt" o:ole="">
                <v:imagedata r:id="rId29" o:title=""/>
              </v:shape>
              <o:OLEObject Type="Embed" ProgID="Excel.Sheet.12" ShapeID="_x0000_i1034" DrawAspect="Icon" ObjectID="_1679988791" r:id="rId35"/>
            </w:object>
          </w:r>
        </w:del>
      </w:ins>
      <w:bookmarkStart w:id="3154" w:name="_MON_1649507455"/>
      <w:bookmarkEnd w:id="3154"/>
      <w:ins w:id="3155" w:author="Владимир Лаут" w:date="2020-04-24T14:10:00Z">
        <w:del w:id="3156" w:author="Безац Софья Олеговна (Подрядчик. ООО  БерингПойнт)" w:date="2020-04-27T16:01:00Z">
          <w:r w:rsidR="00BF1EFE" w:rsidDel="00A726BA">
            <w:object w:dxaOrig="1041" w:dyaOrig="674" w14:anchorId="2D485B4D">
              <v:shape id="_x0000_i1035" type="#_x0000_t75" style="width:51.75pt;height:33.75pt" o:ole="">
                <v:imagedata r:id="rId36" o:title=""/>
              </v:shape>
              <o:OLEObject Type="Embed" ProgID="Excel.Sheet.12" ShapeID="_x0000_i1035" DrawAspect="Icon" ObjectID="_1679988792" r:id="rId37"/>
            </w:object>
          </w:r>
        </w:del>
      </w:ins>
      <w:del w:id="3157" w:author="Владимир Лаут" w:date="2020-04-22T17:56:00Z">
        <w:r w:rsidR="00C21386" w:rsidDel="00C21386">
          <w:rPr>
            <w:rFonts w:cs="Arial"/>
            <w:color w:val="A6A6A6" w:themeColor="background1" w:themeShade="A6"/>
            <w:szCs w:val="24"/>
          </w:rPr>
          <w:object w:dxaOrig="1376" w:dyaOrig="899" w14:anchorId="26311A7A">
            <v:shape id="_x0000_i1036" type="#_x0000_t75" style="width:68.25pt;height:45pt" o:ole="">
              <v:imagedata r:id="rId29" o:title=""/>
            </v:shape>
            <o:OLEObject Type="Embed" ProgID="Excel.Sheet.12" ShapeID="_x0000_i1036" DrawAspect="Icon" ObjectID="_1679988793" r:id="rId38"/>
          </w:object>
        </w:r>
      </w:del>
    </w:p>
    <w:p w14:paraId="72A798C7" w14:textId="69AD4965" w:rsidR="00A8123F" w:rsidRPr="00EB558D" w:rsidRDefault="00A8123F" w:rsidP="00F431C4">
      <w:pPr>
        <w:pStyle w:val="21"/>
      </w:pPr>
      <w:bookmarkStart w:id="3158" w:name="_Toc522536784"/>
      <w:bookmarkStart w:id="3159" w:name="_Toc522536785"/>
      <w:bookmarkStart w:id="3160" w:name="_Toc69225722"/>
      <w:bookmarkEnd w:id="3158"/>
      <w:bookmarkEnd w:id="3159"/>
      <w:r>
        <w:t xml:space="preserve">Приложение </w:t>
      </w:r>
      <w:r w:rsidR="00F11C08">
        <w:t>3</w:t>
      </w:r>
      <w:r>
        <w:t xml:space="preserve">: </w:t>
      </w:r>
      <w:r w:rsidR="00F11C08">
        <w:t>Разработки</w:t>
      </w:r>
      <w:bookmarkEnd w:id="3160"/>
    </w:p>
    <w:bookmarkEnd w:id="0"/>
    <w:bookmarkEnd w:id="1"/>
    <w:bookmarkEnd w:id="2"/>
    <w:bookmarkEnd w:id="3"/>
    <w:bookmarkEnd w:id="4"/>
    <w:bookmarkEnd w:id="5"/>
    <w:bookmarkEnd w:id="6"/>
    <w:bookmarkStart w:id="3161" w:name="_MON_1597243544"/>
    <w:bookmarkEnd w:id="3161"/>
    <w:p w14:paraId="5CF49194" w14:textId="1A430A3E" w:rsidR="0032022B" w:rsidRPr="00F75DEC" w:rsidRDefault="00E8317A" w:rsidP="00473816">
      <w:pPr>
        <w:spacing w:line="276" w:lineRule="auto"/>
        <w:ind w:firstLine="567"/>
        <w:rPr>
          <w:lang w:val="en-US"/>
        </w:rPr>
      </w:pPr>
      <w:r>
        <w:rPr>
          <w:lang w:val="en-US"/>
        </w:rPr>
        <w:object w:dxaOrig="1155" w:dyaOrig="752" w14:anchorId="5A47A697">
          <v:shape id="_x0000_i1037" type="#_x0000_t75" style="width:69.75pt;height:45.75pt" o:ole="">
            <v:imagedata r:id="rId39" o:title=""/>
          </v:shape>
          <o:OLEObject Type="Embed" ProgID="Excel.Sheet.12" ShapeID="_x0000_i1037" DrawAspect="Icon" ObjectID="_1679988794" r:id="rId40"/>
        </w:object>
      </w:r>
    </w:p>
    <w:sectPr w:rsidR="0032022B" w:rsidRPr="00F75DEC" w:rsidSect="00175B15">
      <w:headerReference w:type="default" r:id="rId41"/>
      <w:footerReference w:type="default" r:id="rId42"/>
      <w:headerReference w:type="first" r:id="rId43"/>
      <w:pgSz w:w="11907" w:h="16840" w:code="9"/>
      <w:pgMar w:top="510" w:right="1021" w:bottom="567" w:left="1247" w:header="737" w:footer="68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713" w:author="Владимир Лаут" w:date="2021-03-24T13:34:00Z" w:initials="ВЛ">
    <w:p w14:paraId="1971E7A5" w14:textId="0B6CE32F" w:rsidR="00E8317A" w:rsidRDefault="00E8317A">
      <w:pPr>
        <w:pStyle w:val="af0"/>
      </w:pPr>
      <w:r>
        <w:rPr>
          <w:rStyle w:val="aff8"/>
        </w:rPr>
        <w:annotationRef/>
      </w:r>
      <w:r>
        <w:t>Удаляем</w:t>
      </w:r>
    </w:p>
  </w:comment>
  <w:comment w:id="2801" w:author="Владимир Лаут" w:date="2021-03-24T14:16:00Z" w:initials="ВЛ">
    <w:p w14:paraId="0E925275" w14:textId="33FA291B" w:rsidR="00E8317A" w:rsidRDefault="00E8317A">
      <w:pPr>
        <w:pStyle w:val="af0"/>
      </w:pPr>
      <w:r>
        <w:rPr>
          <w:rStyle w:val="aff8"/>
        </w:rPr>
        <w:annotationRef/>
      </w:r>
      <w:r>
        <w:t>Удаляем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971E7A5" w15:done="0"/>
  <w15:commentEx w15:paraId="0E9252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05BE4E" w16cex:dateUtc="2021-03-24T10:34:00Z"/>
  <w16cex:commentExtensible w16cex:durableId="2405C84A" w16cex:dateUtc="2021-03-24T11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971E7A5" w16cid:durableId="2405BE4E"/>
  <w16cid:commentId w16cid:paraId="0E925275" w16cid:durableId="2405C8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0DECA3" w14:textId="77777777" w:rsidR="00657B44" w:rsidRDefault="00657B44" w:rsidP="006C0925">
      <w:r>
        <w:separator/>
      </w:r>
    </w:p>
  </w:endnote>
  <w:endnote w:type="continuationSeparator" w:id="0">
    <w:p w14:paraId="5BA1327F" w14:textId="77777777" w:rsidR="00657B44" w:rsidRDefault="00657B44" w:rsidP="006C0925">
      <w:r>
        <w:continuationSeparator/>
      </w:r>
    </w:p>
  </w:endnote>
  <w:endnote w:type="continuationNotice" w:id="1">
    <w:p w14:paraId="747332CC" w14:textId="77777777" w:rsidR="00657B44" w:rsidRDefault="00657B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44159037"/>
      <w:docPartObj>
        <w:docPartGallery w:val="Page Numbers (Bottom of Page)"/>
        <w:docPartUnique/>
      </w:docPartObj>
    </w:sdtPr>
    <w:sdtEndPr/>
    <w:sdtContent>
      <w:p w14:paraId="0613A406" w14:textId="08B6C6EA" w:rsidR="00E8317A" w:rsidRDefault="00E8317A" w:rsidP="00DC6D24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3A883633" w14:textId="77777777" w:rsidR="00E8317A" w:rsidRDefault="00E8317A" w:rsidP="00E76CBF">
    <w:pPr>
      <w:pStyle w:val="ac"/>
    </w:pPr>
  </w:p>
  <w:p w14:paraId="169408F6" w14:textId="77777777" w:rsidR="00E8317A" w:rsidRDefault="00E8317A" w:rsidP="00E76C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5BE1C1" w14:textId="77777777" w:rsidR="00657B44" w:rsidRDefault="00657B44" w:rsidP="006C0925">
      <w:r>
        <w:separator/>
      </w:r>
    </w:p>
  </w:footnote>
  <w:footnote w:type="continuationSeparator" w:id="0">
    <w:p w14:paraId="5769A17C" w14:textId="77777777" w:rsidR="00657B44" w:rsidRDefault="00657B44" w:rsidP="006C0925">
      <w:r>
        <w:continuationSeparator/>
      </w:r>
    </w:p>
  </w:footnote>
  <w:footnote w:type="continuationNotice" w:id="1">
    <w:p w14:paraId="5E5DE241" w14:textId="77777777" w:rsidR="00657B44" w:rsidRDefault="00657B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6C416A" w14:textId="026031FE" w:rsidR="00E8317A" w:rsidRDefault="00E8317A" w:rsidP="009F5EA5">
    <w:pPr>
      <w:pStyle w:val="aa"/>
      <w:jc w:val="right"/>
    </w:pPr>
  </w:p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E8317A" w14:paraId="01C9C8A1" w14:textId="77777777" w:rsidTr="00876BA0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3FA83436" w14:textId="77777777" w:rsidR="00E8317A" w:rsidRDefault="00E8317A" w:rsidP="00D64890">
          <w:pPr>
            <w:pStyle w:val="aa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232BC85A" wp14:editId="61B1DD0A">
                <wp:extent cx="2240329" cy="504000"/>
                <wp:effectExtent l="0" t="0" r="0" b="0"/>
                <wp:docPr id="7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2E7CDAA" w14:textId="29A0D467" w:rsidR="00E8317A" w:rsidRPr="00B301D7" w:rsidRDefault="00E8317A" w:rsidP="00B301D7">
          <w:pPr>
            <w:pStyle w:val="InR1"/>
          </w:pPr>
          <w:r>
            <w:t>Концептуальный дизайн</w:t>
          </w:r>
          <w:r>
            <w:br/>
            <w:t>Отчётность по направлению ТОиР</w:t>
          </w:r>
        </w:p>
      </w:tc>
    </w:tr>
    <w:tr w:rsidR="00E8317A" w:rsidRPr="00DB4B2F" w14:paraId="26443ED9" w14:textId="77777777" w:rsidTr="00876BA0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522821C" w14:textId="77777777" w:rsidR="00E8317A" w:rsidRDefault="00E8317A" w:rsidP="00D64890">
          <w:pPr>
            <w:pStyle w:val="aa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7E639CE" w14:textId="77777777" w:rsidR="00E8317A" w:rsidRPr="000B5B67" w:rsidRDefault="00E8317A" w:rsidP="00D64890">
          <w:pPr>
            <w:jc w:val="center"/>
            <w:rPr>
              <w:b/>
              <w:bCs/>
            </w:rPr>
          </w:pPr>
        </w:p>
      </w:tc>
    </w:tr>
  </w:tbl>
  <w:p w14:paraId="50164B42" w14:textId="77777777" w:rsidR="00E8317A" w:rsidRDefault="00E8317A">
    <w:pPr>
      <w:pStyle w:val="aa"/>
    </w:pPr>
  </w:p>
  <w:p w14:paraId="2FCDC9FE" w14:textId="77777777" w:rsidR="00E8317A" w:rsidRDefault="00E8317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8A54F" w14:textId="10F90983" w:rsidR="00E8317A" w:rsidRDefault="00E8317A" w:rsidP="00296A01">
    <w:pPr>
      <w:pStyle w:val="aa"/>
      <w:ind w:firstLine="0"/>
      <w:jc w:val="left"/>
    </w:pPr>
    <w:r>
      <w:rPr>
        <w:b/>
        <w:bCs/>
        <w:noProof/>
        <w:lang w:eastAsia="ru-RU"/>
      </w:rPr>
      <w:drawing>
        <wp:inline distT="0" distB="0" distL="0" distR="0" wp14:anchorId="3CEEB005" wp14:editId="423BCCCC">
          <wp:extent cx="2240329" cy="504000"/>
          <wp:effectExtent l="0" t="0" r="0" b="0"/>
          <wp:docPr id="8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olyus_erp_gre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032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BA9C39" w14:textId="77777777" w:rsidR="00E8317A" w:rsidRDefault="00E8317A">
    <w:pPr>
      <w:pStyle w:val="aa"/>
    </w:pPr>
  </w:p>
  <w:p w14:paraId="48FE7A92" w14:textId="77777777" w:rsidR="00E8317A" w:rsidRDefault="00E8317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E8317A" w14:paraId="046AD7AC" w14:textId="77777777" w:rsidTr="00876BA0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928B3CB" w14:textId="77777777" w:rsidR="00E8317A" w:rsidRDefault="00E8317A" w:rsidP="00D64890">
          <w:pPr>
            <w:pStyle w:val="aa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00AF05F1" wp14:editId="55839C8E">
                <wp:extent cx="2240329" cy="504000"/>
                <wp:effectExtent l="0" t="0" r="0" b="0"/>
                <wp:docPr id="2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98668B0" w14:textId="3A66038B" w:rsidR="00E8317A" w:rsidRPr="00F337F1" w:rsidRDefault="00E8317A" w:rsidP="00F337F1">
          <w:pPr>
            <w:pStyle w:val="InR1"/>
          </w:pPr>
          <w:r>
            <w:t>Концептуальный дизайн</w:t>
          </w:r>
          <w:r>
            <w:br/>
            <w:t>Отчётность по направлению ТОиР</w:t>
          </w:r>
        </w:p>
      </w:tc>
    </w:tr>
    <w:tr w:rsidR="00E8317A" w:rsidRPr="00DB4B2F" w14:paraId="1324AA89" w14:textId="77777777" w:rsidTr="00876BA0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1E089A6" w14:textId="77777777" w:rsidR="00E8317A" w:rsidRDefault="00E8317A" w:rsidP="00D64890">
          <w:pPr>
            <w:pStyle w:val="aa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6E0D6691" w14:textId="77777777" w:rsidR="00E8317A" w:rsidRPr="000B5B67" w:rsidRDefault="00E8317A" w:rsidP="00D64890">
          <w:pPr>
            <w:jc w:val="center"/>
            <w:rPr>
              <w:b/>
              <w:bCs/>
            </w:rPr>
          </w:pPr>
        </w:p>
      </w:tc>
    </w:tr>
  </w:tbl>
  <w:p w14:paraId="498954C4" w14:textId="228EBE56" w:rsidR="00E8317A" w:rsidRDefault="00E8317A" w:rsidP="00D64890">
    <w:pPr>
      <w:pStyle w:val="aa"/>
      <w:ind w:firstLine="0"/>
      <w:jc w:val="right"/>
    </w:pPr>
  </w:p>
  <w:p w14:paraId="3485B1BB" w14:textId="77777777" w:rsidR="00E8317A" w:rsidRDefault="00E8317A" w:rsidP="00E76CBF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E8317A" w14:paraId="4F8FFC6B" w14:textId="77777777" w:rsidTr="00876BA0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4D824741" w14:textId="77777777" w:rsidR="00E8317A" w:rsidRDefault="00E8317A" w:rsidP="00D64890">
          <w:pPr>
            <w:pStyle w:val="aa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A19D3B" wp14:editId="4319A5BE">
                <wp:extent cx="2240329" cy="504000"/>
                <wp:effectExtent l="0" t="0" r="0" b="0"/>
                <wp:docPr id="1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19F4633E" w14:textId="76A2C269" w:rsidR="00E8317A" w:rsidRPr="00916FAB" w:rsidRDefault="00E8317A" w:rsidP="00041A11">
          <w:pPr>
            <w:pStyle w:val="InR1"/>
          </w:pPr>
          <w:r>
            <w:t>Концептуальный дизайн</w:t>
          </w:r>
          <w:r>
            <w:br/>
            <w:t>Хранилища данных и отчётности</w:t>
          </w:r>
        </w:p>
      </w:tc>
    </w:tr>
    <w:tr w:rsidR="00E8317A" w:rsidRPr="00DB4B2F" w14:paraId="10E808AD" w14:textId="77777777" w:rsidTr="00876BA0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1D365DE" w14:textId="77777777" w:rsidR="00E8317A" w:rsidRDefault="00E8317A" w:rsidP="00D64890">
          <w:pPr>
            <w:pStyle w:val="aa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5F7DD0E" w14:textId="77777777" w:rsidR="00E8317A" w:rsidRPr="000B5B67" w:rsidRDefault="00E8317A" w:rsidP="00D64890">
          <w:pPr>
            <w:jc w:val="center"/>
            <w:rPr>
              <w:b/>
              <w:bCs/>
            </w:rPr>
          </w:pPr>
        </w:p>
      </w:tc>
    </w:tr>
  </w:tbl>
  <w:p w14:paraId="57F516FF" w14:textId="1C143001" w:rsidR="00E8317A" w:rsidRDefault="00E8317A" w:rsidP="00AB1D9F">
    <w:pPr>
      <w:pStyle w:val="aa"/>
      <w:jc w:val="right"/>
    </w:pPr>
  </w:p>
  <w:p w14:paraId="708014EB" w14:textId="77777777" w:rsidR="00E8317A" w:rsidRDefault="00E8317A" w:rsidP="00E76CB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391EAC9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2118EB"/>
    <w:multiLevelType w:val="multilevel"/>
    <w:tmpl w:val="239EF1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69525AC"/>
    <w:multiLevelType w:val="multilevel"/>
    <w:tmpl w:val="3432BFC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32"/>
        <w:vertAlign w:val="baseline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pStyle w:val="3"/>
      <w:lvlText w:val="%1.%2.%3."/>
      <w:lvlJc w:val="left"/>
      <w:pPr>
        <w:ind w:left="59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754AD2"/>
    <w:multiLevelType w:val="hybridMultilevel"/>
    <w:tmpl w:val="4BA2F5D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0805530A"/>
    <w:multiLevelType w:val="hybridMultilevel"/>
    <w:tmpl w:val="C9F8B42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BFD2227"/>
    <w:multiLevelType w:val="hybridMultilevel"/>
    <w:tmpl w:val="09DE0310"/>
    <w:lvl w:ilvl="0" w:tplc="D54C6D9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122F5B79"/>
    <w:multiLevelType w:val="hybridMultilevel"/>
    <w:tmpl w:val="01543C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1486FAB"/>
    <w:multiLevelType w:val="hybridMultilevel"/>
    <w:tmpl w:val="E5E422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2D455FBD"/>
    <w:multiLevelType w:val="hybridMultilevel"/>
    <w:tmpl w:val="439637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B1E82"/>
    <w:multiLevelType w:val="hybridMultilevel"/>
    <w:tmpl w:val="44EEB8B4"/>
    <w:lvl w:ilvl="0" w:tplc="51E0634A">
      <w:start w:val="1"/>
      <w:numFmt w:val="bullet"/>
      <w:lvlText w:val="•"/>
      <w:lvlJc w:val="left"/>
      <w:pPr>
        <w:ind w:left="567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1" w:tplc="72A6E226">
      <w:start w:val="1"/>
      <w:numFmt w:val="bullet"/>
      <w:lvlText w:val="o"/>
      <w:lvlJc w:val="left"/>
      <w:pPr>
        <w:ind w:left="1364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2" w:tplc="52002720">
      <w:start w:val="1"/>
      <w:numFmt w:val="bullet"/>
      <w:lvlText w:val="▪"/>
      <w:lvlJc w:val="left"/>
      <w:pPr>
        <w:ind w:left="2084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3" w:tplc="5952FC3E">
      <w:start w:val="1"/>
      <w:numFmt w:val="bullet"/>
      <w:lvlText w:val="•"/>
      <w:lvlJc w:val="left"/>
      <w:pPr>
        <w:ind w:left="2804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4" w:tplc="89004604">
      <w:start w:val="1"/>
      <w:numFmt w:val="bullet"/>
      <w:lvlText w:val="o"/>
      <w:lvlJc w:val="left"/>
      <w:pPr>
        <w:ind w:left="3524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5" w:tplc="73D8C104">
      <w:start w:val="1"/>
      <w:numFmt w:val="bullet"/>
      <w:lvlText w:val="▪"/>
      <w:lvlJc w:val="left"/>
      <w:pPr>
        <w:ind w:left="4244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6" w:tplc="60B8050A">
      <w:start w:val="1"/>
      <w:numFmt w:val="bullet"/>
      <w:lvlText w:val="•"/>
      <w:lvlJc w:val="left"/>
      <w:pPr>
        <w:ind w:left="4964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7" w:tplc="B420DD50">
      <w:start w:val="1"/>
      <w:numFmt w:val="bullet"/>
      <w:lvlText w:val="o"/>
      <w:lvlJc w:val="left"/>
      <w:pPr>
        <w:ind w:left="5684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8" w:tplc="F06017DA">
      <w:start w:val="1"/>
      <w:numFmt w:val="bullet"/>
      <w:lvlText w:val="▪"/>
      <w:lvlJc w:val="left"/>
      <w:pPr>
        <w:ind w:left="6404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</w:abstractNum>
  <w:abstractNum w:abstractNumId="12" w15:restartNumberingAfterBreak="0">
    <w:nsid w:val="3C902FC7"/>
    <w:multiLevelType w:val="hybridMultilevel"/>
    <w:tmpl w:val="341CA67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E4E7FC8"/>
    <w:multiLevelType w:val="hybridMultilevel"/>
    <w:tmpl w:val="DBD03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0523A6F"/>
    <w:multiLevelType w:val="hybridMultilevel"/>
    <w:tmpl w:val="0DE8DE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10808F5"/>
    <w:multiLevelType w:val="multilevel"/>
    <w:tmpl w:val="9F60B7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4"/>
      </w:rPr>
    </w:lvl>
  </w:abstractNum>
  <w:abstractNum w:abstractNumId="16" w15:restartNumberingAfterBreak="0">
    <w:nsid w:val="43D15938"/>
    <w:multiLevelType w:val="multilevel"/>
    <w:tmpl w:val="AABA3CB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4291A92"/>
    <w:multiLevelType w:val="hybridMultilevel"/>
    <w:tmpl w:val="BE7E5F8E"/>
    <w:lvl w:ilvl="0" w:tplc="FFFFFFFF">
      <w:start w:val="1"/>
      <w:numFmt w:val="bullet"/>
      <w:pStyle w:val="a1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562"/>
        </w:tabs>
        <w:ind w:left="2562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82"/>
        </w:tabs>
        <w:ind w:left="32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02"/>
        </w:tabs>
        <w:ind w:left="40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22"/>
        </w:tabs>
        <w:ind w:left="472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42"/>
        </w:tabs>
        <w:ind w:left="54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62"/>
        </w:tabs>
        <w:ind w:left="61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82"/>
        </w:tabs>
        <w:ind w:left="688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02"/>
        </w:tabs>
        <w:ind w:left="7602" w:hanging="360"/>
      </w:pPr>
      <w:rPr>
        <w:rFonts w:ascii="Wingdings" w:hAnsi="Wingdings" w:hint="default"/>
      </w:rPr>
    </w:lvl>
  </w:abstractNum>
  <w:abstractNum w:abstractNumId="18" w15:restartNumberingAfterBreak="0">
    <w:nsid w:val="48D305F3"/>
    <w:multiLevelType w:val="hybridMultilevel"/>
    <w:tmpl w:val="BA306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511D7C5A"/>
    <w:multiLevelType w:val="hybridMultilevel"/>
    <w:tmpl w:val="DE447DA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53325F26"/>
    <w:multiLevelType w:val="hybridMultilevel"/>
    <w:tmpl w:val="16D434AC"/>
    <w:lvl w:ilvl="0" w:tplc="04190001">
      <w:start w:val="1"/>
      <w:numFmt w:val="bullet"/>
      <w:pStyle w:val="4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4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5A7628ED"/>
    <w:multiLevelType w:val="hybridMultilevel"/>
    <w:tmpl w:val="A5181F1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5BD00900"/>
    <w:multiLevelType w:val="hybridMultilevel"/>
    <w:tmpl w:val="EF24D4B0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5" w15:restartNumberingAfterBreak="0">
    <w:nsid w:val="5D541D8F"/>
    <w:multiLevelType w:val="hybridMultilevel"/>
    <w:tmpl w:val="6D220DF0"/>
    <w:lvl w:ilvl="0" w:tplc="9A2C1C5E">
      <w:start w:val="1"/>
      <w:numFmt w:val="decimal"/>
      <w:pStyle w:val="Style12ptBoldLeftLeft0cmAfter0ptNotExpandedby"/>
      <w:lvlText w:val="%1."/>
      <w:lvlJc w:val="left"/>
      <w:pPr>
        <w:ind w:left="720" w:hanging="360"/>
      </w:pPr>
    </w:lvl>
    <w:lvl w:ilvl="1" w:tplc="04190019">
      <w:start w:val="1"/>
      <w:numFmt w:val="lowerLetter"/>
      <w:pStyle w:val="Style12ptBoldLeftLeft0cmAfter0ptNotExpandedby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1B0AE6"/>
    <w:multiLevelType w:val="hybridMultilevel"/>
    <w:tmpl w:val="E56E6A6A"/>
    <w:lvl w:ilvl="0" w:tplc="E3606024">
      <w:start w:val="1"/>
      <w:numFmt w:val="bullet"/>
      <w:pStyle w:val="2"/>
      <w:lvlText w:val=""/>
      <w:lvlJc w:val="left"/>
      <w:pPr>
        <w:tabs>
          <w:tab w:val="num" w:pos="283"/>
        </w:tabs>
        <w:ind w:left="283" w:hanging="283"/>
      </w:pPr>
      <w:rPr>
        <w:rFonts w:ascii="Symbol" w:hAnsi="Symbol" w:hint="default"/>
      </w:rPr>
    </w:lvl>
    <w:lvl w:ilvl="1" w:tplc="CDB650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FF6E2AE">
      <w:start w:val="1"/>
      <w:numFmt w:val="bullet"/>
      <w:pStyle w:val="2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9CBFC8" w:tentative="1">
      <w:start w:val="1"/>
      <w:numFmt w:val="bullet"/>
      <w:pStyle w:val="41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421E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71EC49A" w:tentative="1">
      <w:start w:val="1"/>
      <w:numFmt w:val="bullet"/>
      <w:pStyle w:val="41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76C75C" w:tentative="1">
      <w:start w:val="1"/>
      <w:numFmt w:val="bullet"/>
      <w:pStyle w:val="a2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DAEF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57AA9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680ADF"/>
    <w:multiLevelType w:val="hybridMultilevel"/>
    <w:tmpl w:val="67A2362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6D1622D6"/>
    <w:multiLevelType w:val="hybridMultilevel"/>
    <w:tmpl w:val="2D4079A6"/>
    <w:lvl w:ilvl="0" w:tplc="509E1AA6">
      <w:start w:val="1"/>
      <w:numFmt w:val="bullet"/>
      <w:pStyle w:val="20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0" w15:restartNumberingAfterBreak="0">
    <w:nsid w:val="77734A6E"/>
    <w:multiLevelType w:val="hybridMultilevel"/>
    <w:tmpl w:val="93628ECC"/>
    <w:lvl w:ilvl="0" w:tplc="D252265E">
      <w:start w:val="1"/>
      <w:numFmt w:val="bullet"/>
      <w:pStyle w:val="a3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AEA462F"/>
    <w:multiLevelType w:val="hybridMultilevel"/>
    <w:tmpl w:val="E82212C0"/>
    <w:lvl w:ilvl="0" w:tplc="C5B67DAA">
      <w:start w:val="1"/>
      <w:numFmt w:val="bullet"/>
      <w:pStyle w:val="a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0821B8"/>
    <w:multiLevelType w:val="multilevel"/>
    <w:tmpl w:val="B5BED890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42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4" w15:restartNumberingAfterBreak="0">
    <w:nsid w:val="7FC741D8"/>
    <w:multiLevelType w:val="multilevel"/>
    <w:tmpl w:val="45AAF00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lang w:val="en-US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8"/>
  </w:num>
  <w:num w:numId="2">
    <w:abstractNumId w:val="33"/>
  </w:num>
  <w:num w:numId="3">
    <w:abstractNumId w:val="19"/>
  </w:num>
  <w:num w:numId="4">
    <w:abstractNumId w:val="22"/>
  </w:num>
  <w:num w:numId="5">
    <w:abstractNumId w:val="2"/>
  </w:num>
  <w:num w:numId="6">
    <w:abstractNumId w:val="9"/>
  </w:num>
  <w:num w:numId="7">
    <w:abstractNumId w:val="29"/>
  </w:num>
  <w:num w:numId="8">
    <w:abstractNumId w:val="21"/>
  </w:num>
  <w:num w:numId="9">
    <w:abstractNumId w:val="3"/>
  </w:num>
  <w:num w:numId="10">
    <w:abstractNumId w:val="0"/>
  </w:num>
  <w:num w:numId="11">
    <w:abstractNumId w:val="26"/>
  </w:num>
  <w:num w:numId="12">
    <w:abstractNumId w:val="17"/>
  </w:num>
  <w:num w:numId="13">
    <w:abstractNumId w:val="30"/>
  </w:num>
  <w:num w:numId="14">
    <w:abstractNumId w:val="31"/>
  </w:num>
  <w:num w:numId="15">
    <w:abstractNumId w:val="25"/>
  </w:num>
  <w:num w:numId="16">
    <w:abstractNumId w:val="16"/>
  </w:num>
  <w:num w:numId="17">
    <w:abstractNumId w:val="32"/>
  </w:num>
  <w:num w:numId="18">
    <w:abstractNumId w:val="14"/>
  </w:num>
  <w:num w:numId="19">
    <w:abstractNumId w:val="4"/>
  </w:num>
  <w:num w:numId="20">
    <w:abstractNumId w:val="20"/>
  </w:num>
  <w:num w:numId="21">
    <w:abstractNumId w:val="27"/>
  </w:num>
  <w:num w:numId="22">
    <w:abstractNumId w:val="5"/>
  </w:num>
  <w:num w:numId="23">
    <w:abstractNumId w:val="23"/>
  </w:num>
  <w:num w:numId="24">
    <w:abstractNumId w:val="12"/>
  </w:num>
  <w:num w:numId="25">
    <w:abstractNumId w:val="10"/>
  </w:num>
  <w:num w:numId="26">
    <w:abstractNumId w:val="13"/>
  </w:num>
  <w:num w:numId="27">
    <w:abstractNumId w:val="32"/>
  </w:num>
  <w:num w:numId="28">
    <w:abstractNumId w:val="32"/>
  </w:num>
  <w:num w:numId="2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</w:num>
  <w:num w:numId="31">
    <w:abstractNumId w:val="32"/>
  </w:num>
  <w:num w:numId="32">
    <w:abstractNumId w:val="32"/>
  </w:num>
  <w:num w:numId="33">
    <w:abstractNumId w:val="32"/>
  </w:num>
  <w:num w:numId="34">
    <w:abstractNumId w:val="18"/>
  </w:num>
  <w:num w:numId="35">
    <w:abstractNumId w:val="7"/>
  </w:num>
  <w:num w:numId="36">
    <w:abstractNumId w:val="32"/>
  </w:num>
  <w:num w:numId="37">
    <w:abstractNumId w:val="8"/>
  </w:num>
  <w:num w:numId="38">
    <w:abstractNumId w:val="34"/>
  </w:num>
  <w:num w:numId="39">
    <w:abstractNumId w:val="15"/>
  </w:num>
  <w:num w:numId="40">
    <w:abstractNumId w:val="1"/>
  </w:num>
  <w:num w:numId="41">
    <w:abstractNumId w:val="24"/>
  </w:num>
  <w:num w:numId="42">
    <w:abstractNumId w:val="11"/>
  </w:num>
  <w:numIdMacAtCleanup w:val="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Владимир Лаут">
    <w15:presenceInfo w15:providerId="Windows Live" w15:userId="61ba5594a813f493"/>
  </w15:person>
  <w15:person w15:author="pospelovas">
    <w15:presenceInfo w15:providerId="None" w15:userId="pospelovas"/>
  </w15:person>
  <w15:person w15:author="LautVA">
    <w15:presenceInfo w15:providerId="None" w15:userId="LautVA"/>
  </w15:person>
  <w15:person w15:author="Михаил Тришин">
    <w15:presenceInfo w15:providerId="Windows Live" w15:userId="5fd710fd45427f8b"/>
  </w15:person>
  <w15:person w15:author="Безац Софья Олеговна (Подрядчик. ООО  БерингПойнт)">
    <w15:presenceInfo w15:providerId="AD" w15:userId="S-1-5-21-4125628198-1674668921-3204586943-1298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925"/>
    <w:rsid w:val="000010F5"/>
    <w:rsid w:val="00002032"/>
    <w:rsid w:val="00002198"/>
    <w:rsid w:val="00002E6A"/>
    <w:rsid w:val="00003D62"/>
    <w:rsid w:val="00005384"/>
    <w:rsid w:val="000053FA"/>
    <w:rsid w:val="00005975"/>
    <w:rsid w:val="00005C9C"/>
    <w:rsid w:val="000071C4"/>
    <w:rsid w:val="00007C6F"/>
    <w:rsid w:val="00011B2E"/>
    <w:rsid w:val="00011C63"/>
    <w:rsid w:val="00014530"/>
    <w:rsid w:val="00014D28"/>
    <w:rsid w:val="000154E8"/>
    <w:rsid w:val="000158AB"/>
    <w:rsid w:val="00015A7F"/>
    <w:rsid w:val="00015CB5"/>
    <w:rsid w:val="0001605E"/>
    <w:rsid w:val="00016279"/>
    <w:rsid w:val="00016B63"/>
    <w:rsid w:val="00017294"/>
    <w:rsid w:val="00020C47"/>
    <w:rsid w:val="00021196"/>
    <w:rsid w:val="00022243"/>
    <w:rsid w:val="00022BD8"/>
    <w:rsid w:val="00022E6D"/>
    <w:rsid w:val="00022FE9"/>
    <w:rsid w:val="000230AE"/>
    <w:rsid w:val="00023B61"/>
    <w:rsid w:val="000240CA"/>
    <w:rsid w:val="00024E52"/>
    <w:rsid w:val="000257ED"/>
    <w:rsid w:val="00025C5F"/>
    <w:rsid w:val="00025FA1"/>
    <w:rsid w:val="000265E7"/>
    <w:rsid w:val="00030719"/>
    <w:rsid w:val="00031353"/>
    <w:rsid w:val="00031760"/>
    <w:rsid w:val="00031845"/>
    <w:rsid w:val="00033638"/>
    <w:rsid w:val="00034486"/>
    <w:rsid w:val="00035451"/>
    <w:rsid w:val="00037606"/>
    <w:rsid w:val="0003771C"/>
    <w:rsid w:val="00037853"/>
    <w:rsid w:val="000378F2"/>
    <w:rsid w:val="000409BC"/>
    <w:rsid w:val="00041A11"/>
    <w:rsid w:val="00041BBD"/>
    <w:rsid w:val="00042B24"/>
    <w:rsid w:val="0004372A"/>
    <w:rsid w:val="00044A59"/>
    <w:rsid w:val="00045DF5"/>
    <w:rsid w:val="00046427"/>
    <w:rsid w:val="00046EAC"/>
    <w:rsid w:val="0005129D"/>
    <w:rsid w:val="0005204F"/>
    <w:rsid w:val="0005255B"/>
    <w:rsid w:val="00052F89"/>
    <w:rsid w:val="0005357E"/>
    <w:rsid w:val="00053D62"/>
    <w:rsid w:val="00055EE8"/>
    <w:rsid w:val="00056174"/>
    <w:rsid w:val="00056222"/>
    <w:rsid w:val="00057E44"/>
    <w:rsid w:val="00060398"/>
    <w:rsid w:val="000613D0"/>
    <w:rsid w:val="00061D5B"/>
    <w:rsid w:val="00062939"/>
    <w:rsid w:val="000629A8"/>
    <w:rsid w:val="00063E2B"/>
    <w:rsid w:val="000644F1"/>
    <w:rsid w:val="00065570"/>
    <w:rsid w:val="00066BCF"/>
    <w:rsid w:val="00067316"/>
    <w:rsid w:val="0006739F"/>
    <w:rsid w:val="000702A3"/>
    <w:rsid w:val="0007301A"/>
    <w:rsid w:val="000733C3"/>
    <w:rsid w:val="000759DB"/>
    <w:rsid w:val="00075F0D"/>
    <w:rsid w:val="00076361"/>
    <w:rsid w:val="0007663A"/>
    <w:rsid w:val="00077C01"/>
    <w:rsid w:val="000802E6"/>
    <w:rsid w:val="000805F7"/>
    <w:rsid w:val="0008085E"/>
    <w:rsid w:val="00080AE6"/>
    <w:rsid w:val="00080FED"/>
    <w:rsid w:val="00081139"/>
    <w:rsid w:val="00083157"/>
    <w:rsid w:val="00083CE2"/>
    <w:rsid w:val="00084393"/>
    <w:rsid w:val="00085E23"/>
    <w:rsid w:val="00085EDB"/>
    <w:rsid w:val="00087299"/>
    <w:rsid w:val="00087581"/>
    <w:rsid w:val="000904D2"/>
    <w:rsid w:val="00090711"/>
    <w:rsid w:val="000908CE"/>
    <w:rsid w:val="0009184F"/>
    <w:rsid w:val="00093BFA"/>
    <w:rsid w:val="00093E9E"/>
    <w:rsid w:val="000941E1"/>
    <w:rsid w:val="0009449A"/>
    <w:rsid w:val="000949BC"/>
    <w:rsid w:val="00094ECA"/>
    <w:rsid w:val="00095BC0"/>
    <w:rsid w:val="00095EE1"/>
    <w:rsid w:val="0009627E"/>
    <w:rsid w:val="00096DAA"/>
    <w:rsid w:val="000A0363"/>
    <w:rsid w:val="000A0891"/>
    <w:rsid w:val="000A14C8"/>
    <w:rsid w:val="000A4EB1"/>
    <w:rsid w:val="000A5B95"/>
    <w:rsid w:val="000A79D3"/>
    <w:rsid w:val="000B0D76"/>
    <w:rsid w:val="000B353D"/>
    <w:rsid w:val="000B3C4D"/>
    <w:rsid w:val="000B481D"/>
    <w:rsid w:val="000B4C50"/>
    <w:rsid w:val="000B572E"/>
    <w:rsid w:val="000B6DC4"/>
    <w:rsid w:val="000C0197"/>
    <w:rsid w:val="000C0662"/>
    <w:rsid w:val="000C104A"/>
    <w:rsid w:val="000C20FC"/>
    <w:rsid w:val="000C3450"/>
    <w:rsid w:val="000C3CB9"/>
    <w:rsid w:val="000C4951"/>
    <w:rsid w:val="000C4C68"/>
    <w:rsid w:val="000C5152"/>
    <w:rsid w:val="000C5A91"/>
    <w:rsid w:val="000D016B"/>
    <w:rsid w:val="000D01FE"/>
    <w:rsid w:val="000D2E81"/>
    <w:rsid w:val="000D3E42"/>
    <w:rsid w:val="000D5836"/>
    <w:rsid w:val="000D6ACF"/>
    <w:rsid w:val="000D7870"/>
    <w:rsid w:val="000E323E"/>
    <w:rsid w:val="000E36F9"/>
    <w:rsid w:val="000E3793"/>
    <w:rsid w:val="000E4854"/>
    <w:rsid w:val="000E570E"/>
    <w:rsid w:val="000E6F6C"/>
    <w:rsid w:val="000E7E1F"/>
    <w:rsid w:val="000F06F3"/>
    <w:rsid w:val="000F15F5"/>
    <w:rsid w:val="000F18F7"/>
    <w:rsid w:val="000F2CF4"/>
    <w:rsid w:val="000F342D"/>
    <w:rsid w:val="000F4C45"/>
    <w:rsid w:val="000F6264"/>
    <w:rsid w:val="000F6CDC"/>
    <w:rsid w:val="00100B72"/>
    <w:rsid w:val="0010180A"/>
    <w:rsid w:val="0010361A"/>
    <w:rsid w:val="0010395D"/>
    <w:rsid w:val="001044B6"/>
    <w:rsid w:val="001046C8"/>
    <w:rsid w:val="00105EE7"/>
    <w:rsid w:val="00106772"/>
    <w:rsid w:val="0010776F"/>
    <w:rsid w:val="001078B3"/>
    <w:rsid w:val="00110B14"/>
    <w:rsid w:val="0011126E"/>
    <w:rsid w:val="001113D8"/>
    <w:rsid w:val="00111BEE"/>
    <w:rsid w:val="00111DF6"/>
    <w:rsid w:val="001148EA"/>
    <w:rsid w:val="001150E6"/>
    <w:rsid w:val="00115F62"/>
    <w:rsid w:val="00116AA9"/>
    <w:rsid w:val="00120197"/>
    <w:rsid w:val="00121788"/>
    <w:rsid w:val="00121F34"/>
    <w:rsid w:val="00122341"/>
    <w:rsid w:val="001227F8"/>
    <w:rsid w:val="00122C2F"/>
    <w:rsid w:val="00124563"/>
    <w:rsid w:val="00124800"/>
    <w:rsid w:val="001257CF"/>
    <w:rsid w:val="00126064"/>
    <w:rsid w:val="001268B1"/>
    <w:rsid w:val="0012758B"/>
    <w:rsid w:val="001316CD"/>
    <w:rsid w:val="00131DB6"/>
    <w:rsid w:val="0013211F"/>
    <w:rsid w:val="00133F21"/>
    <w:rsid w:val="001351A0"/>
    <w:rsid w:val="00135A0C"/>
    <w:rsid w:val="00137480"/>
    <w:rsid w:val="0014263B"/>
    <w:rsid w:val="00143715"/>
    <w:rsid w:val="00143C8B"/>
    <w:rsid w:val="00144E20"/>
    <w:rsid w:val="00144F3F"/>
    <w:rsid w:val="0014596D"/>
    <w:rsid w:val="00145B59"/>
    <w:rsid w:val="001465C1"/>
    <w:rsid w:val="001476FF"/>
    <w:rsid w:val="00147AF0"/>
    <w:rsid w:val="001525F6"/>
    <w:rsid w:val="0015321F"/>
    <w:rsid w:val="001532FA"/>
    <w:rsid w:val="001533AF"/>
    <w:rsid w:val="0015398F"/>
    <w:rsid w:val="00154A63"/>
    <w:rsid w:val="0015797E"/>
    <w:rsid w:val="00157A2C"/>
    <w:rsid w:val="00157D57"/>
    <w:rsid w:val="00157EBE"/>
    <w:rsid w:val="001602EE"/>
    <w:rsid w:val="00160994"/>
    <w:rsid w:val="00161CD4"/>
    <w:rsid w:val="001631F5"/>
    <w:rsid w:val="00166EBC"/>
    <w:rsid w:val="001672D4"/>
    <w:rsid w:val="00167C67"/>
    <w:rsid w:val="0017009D"/>
    <w:rsid w:val="0017050E"/>
    <w:rsid w:val="001728AD"/>
    <w:rsid w:val="00173EB7"/>
    <w:rsid w:val="001748CB"/>
    <w:rsid w:val="0017501E"/>
    <w:rsid w:val="001751D2"/>
    <w:rsid w:val="00175B15"/>
    <w:rsid w:val="00177807"/>
    <w:rsid w:val="00180B15"/>
    <w:rsid w:val="00180BD8"/>
    <w:rsid w:val="0018143D"/>
    <w:rsid w:val="001817EF"/>
    <w:rsid w:val="00182229"/>
    <w:rsid w:val="001836FE"/>
    <w:rsid w:val="00184EF3"/>
    <w:rsid w:val="00186B61"/>
    <w:rsid w:val="0019004B"/>
    <w:rsid w:val="00190F93"/>
    <w:rsid w:val="00190FF0"/>
    <w:rsid w:val="00191DC6"/>
    <w:rsid w:val="00193343"/>
    <w:rsid w:val="00195988"/>
    <w:rsid w:val="00195E47"/>
    <w:rsid w:val="001963D4"/>
    <w:rsid w:val="00197FA2"/>
    <w:rsid w:val="001A091C"/>
    <w:rsid w:val="001A0D2C"/>
    <w:rsid w:val="001A0DFD"/>
    <w:rsid w:val="001A172C"/>
    <w:rsid w:val="001A1F7A"/>
    <w:rsid w:val="001A2B2F"/>
    <w:rsid w:val="001A2DDC"/>
    <w:rsid w:val="001A2E46"/>
    <w:rsid w:val="001A383F"/>
    <w:rsid w:val="001A3D84"/>
    <w:rsid w:val="001A3F9C"/>
    <w:rsid w:val="001A54D2"/>
    <w:rsid w:val="001A5CAB"/>
    <w:rsid w:val="001A6506"/>
    <w:rsid w:val="001A7454"/>
    <w:rsid w:val="001B0D92"/>
    <w:rsid w:val="001B356E"/>
    <w:rsid w:val="001B3BC2"/>
    <w:rsid w:val="001B4279"/>
    <w:rsid w:val="001B4287"/>
    <w:rsid w:val="001B4655"/>
    <w:rsid w:val="001B4800"/>
    <w:rsid w:val="001B487C"/>
    <w:rsid w:val="001B6A3C"/>
    <w:rsid w:val="001B72FB"/>
    <w:rsid w:val="001C02AB"/>
    <w:rsid w:val="001C0462"/>
    <w:rsid w:val="001C11D2"/>
    <w:rsid w:val="001C1482"/>
    <w:rsid w:val="001C1D24"/>
    <w:rsid w:val="001C26E6"/>
    <w:rsid w:val="001C2748"/>
    <w:rsid w:val="001C3310"/>
    <w:rsid w:val="001C4079"/>
    <w:rsid w:val="001C41F7"/>
    <w:rsid w:val="001C45C5"/>
    <w:rsid w:val="001C4E0C"/>
    <w:rsid w:val="001C5C85"/>
    <w:rsid w:val="001C7B2A"/>
    <w:rsid w:val="001D0053"/>
    <w:rsid w:val="001D08A3"/>
    <w:rsid w:val="001D09A1"/>
    <w:rsid w:val="001D0CDC"/>
    <w:rsid w:val="001D1305"/>
    <w:rsid w:val="001D13F8"/>
    <w:rsid w:val="001D30E8"/>
    <w:rsid w:val="001D5212"/>
    <w:rsid w:val="001D60D5"/>
    <w:rsid w:val="001D6464"/>
    <w:rsid w:val="001D79CA"/>
    <w:rsid w:val="001E0640"/>
    <w:rsid w:val="001E137F"/>
    <w:rsid w:val="001E1591"/>
    <w:rsid w:val="001E2B6B"/>
    <w:rsid w:val="001E4B3E"/>
    <w:rsid w:val="001E4E1E"/>
    <w:rsid w:val="001E5945"/>
    <w:rsid w:val="001E6958"/>
    <w:rsid w:val="001F0256"/>
    <w:rsid w:val="001F13C1"/>
    <w:rsid w:val="001F1618"/>
    <w:rsid w:val="001F1E34"/>
    <w:rsid w:val="001F1E45"/>
    <w:rsid w:val="001F2A6A"/>
    <w:rsid w:val="001F352C"/>
    <w:rsid w:val="001F3E0B"/>
    <w:rsid w:val="001F3F84"/>
    <w:rsid w:val="001F5266"/>
    <w:rsid w:val="001F592D"/>
    <w:rsid w:val="00200121"/>
    <w:rsid w:val="002002C7"/>
    <w:rsid w:val="00200BBB"/>
    <w:rsid w:val="00200C0D"/>
    <w:rsid w:val="002027DF"/>
    <w:rsid w:val="0020302A"/>
    <w:rsid w:val="00203402"/>
    <w:rsid w:val="00203CE1"/>
    <w:rsid w:val="00203DB4"/>
    <w:rsid w:val="002040F3"/>
    <w:rsid w:val="00207005"/>
    <w:rsid w:val="00211DC5"/>
    <w:rsid w:val="00212304"/>
    <w:rsid w:val="00212DE1"/>
    <w:rsid w:val="0021337B"/>
    <w:rsid w:val="002147C7"/>
    <w:rsid w:val="00215551"/>
    <w:rsid w:val="0021691A"/>
    <w:rsid w:val="00216D1E"/>
    <w:rsid w:val="00216D9C"/>
    <w:rsid w:val="0021793B"/>
    <w:rsid w:val="00217E75"/>
    <w:rsid w:val="0022031D"/>
    <w:rsid w:val="002209DD"/>
    <w:rsid w:val="002221FA"/>
    <w:rsid w:val="00222700"/>
    <w:rsid w:val="00222F7F"/>
    <w:rsid w:val="002255E5"/>
    <w:rsid w:val="00226433"/>
    <w:rsid w:val="00226546"/>
    <w:rsid w:val="00226D36"/>
    <w:rsid w:val="00227421"/>
    <w:rsid w:val="00227597"/>
    <w:rsid w:val="00227A7A"/>
    <w:rsid w:val="00227B5C"/>
    <w:rsid w:val="00230FEE"/>
    <w:rsid w:val="002324ED"/>
    <w:rsid w:val="002327DD"/>
    <w:rsid w:val="0023317C"/>
    <w:rsid w:val="002333D4"/>
    <w:rsid w:val="002340FB"/>
    <w:rsid w:val="00235220"/>
    <w:rsid w:val="002353D9"/>
    <w:rsid w:val="00235962"/>
    <w:rsid w:val="002359D6"/>
    <w:rsid w:val="00235AD2"/>
    <w:rsid w:val="002363EE"/>
    <w:rsid w:val="00236AB1"/>
    <w:rsid w:val="00236F40"/>
    <w:rsid w:val="00237090"/>
    <w:rsid w:val="00237DA5"/>
    <w:rsid w:val="002400D2"/>
    <w:rsid w:val="0024133E"/>
    <w:rsid w:val="0024147E"/>
    <w:rsid w:val="002414B2"/>
    <w:rsid w:val="00242191"/>
    <w:rsid w:val="002446DE"/>
    <w:rsid w:val="00244917"/>
    <w:rsid w:val="00244F45"/>
    <w:rsid w:val="00247A04"/>
    <w:rsid w:val="00247D22"/>
    <w:rsid w:val="00247DC9"/>
    <w:rsid w:val="00250980"/>
    <w:rsid w:val="00251450"/>
    <w:rsid w:val="002529F0"/>
    <w:rsid w:val="00252C11"/>
    <w:rsid w:val="00252D72"/>
    <w:rsid w:val="002536F1"/>
    <w:rsid w:val="0025383B"/>
    <w:rsid w:val="00253BD3"/>
    <w:rsid w:val="00253DB7"/>
    <w:rsid w:val="00254D98"/>
    <w:rsid w:val="00254F8F"/>
    <w:rsid w:val="00255C5C"/>
    <w:rsid w:val="00256517"/>
    <w:rsid w:val="00256F93"/>
    <w:rsid w:val="00257046"/>
    <w:rsid w:val="0026064B"/>
    <w:rsid w:val="00260C77"/>
    <w:rsid w:val="00260F05"/>
    <w:rsid w:val="00261A3A"/>
    <w:rsid w:val="00262081"/>
    <w:rsid w:val="002623A9"/>
    <w:rsid w:val="00262DAC"/>
    <w:rsid w:val="00263AE9"/>
    <w:rsid w:val="00263EFE"/>
    <w:rsid w:val="00264AA2"/>
    <w:rsid w:val="00265016"/>
    <w:rsid w:val="002658F5"/>
    <w:rsid w:val="00266A03"/>
    <w:rsid w:val="00266A87"/>
    <w:rsid w:val="00267503"/>
    <w:rsid w:val="002700F6"/>
    <w:rsid w:val="0027130C"/>
    <w:rsid w:val="00271D8B"/>
    <w:rsid w:val="002729F4"/>
    <w:rsid w:val="002732B1"/>
    <w:rsid w:val="002735D5"/>
    <w:rsid w:val="002737B6"/>
    <w:rsid w:val="00273B40"/>
    <w:rsid w:val="00273C06"/>
    <w:rsid w:val="00273DC3"/>
    <w:rsid w:val="00274A86"/>
    <w:rsid w:val="00274B73"/>
    <w:rsid w:val="002753FF"/>
    <w:rsid w:val="00275DCC"/>
    <w:rsid w:val="002765E8"/>
    <w:rsid w:val="00276D07"/>
    <w:rsid w:val="00280F68"/>
    <w:rsid w:val="00281AE0"/>
    <w:rsid w:val="00281F5B"/>
    <w:rsid w:val="00283223"/>
    <w:rsid w:val="00284043"/>
    <w:rsid w:val="002846DC"/>
    <w:rsid w:val="00284E71"/>
    <w:rsid w:val="00284FA1"/>
    <w:rsid w:val="00285DA6"/>
    <w:rsid w:val="00286287"/>
    <w:rsid w:val="00286689"/>
    <w:rsid w:val="00287EA2"/>
    <w:rsid w:val="00291C80"/>
    <w:rsid w:val="00291D38"/>
    <w:rsid w:val="00292319"/>
    <w:rsid w:val="00292728"/>
    <w:rsid w:val="00292FA7"/>
    <w:rsid w:val="002939D7"/>
    <w:rsid w:val="00293EA3"/>
    <w:rsid w:val="00294D0F"/>
    <w:rsid w:val="002954E7"/>
    <w:rsid w:val="00295CA2"/>
    <w:rsid w:val="00295E91"/>
    <w:rsid w:val="00296A01"/>
    <w:rsid w:val="00296C7E"/>
    <w:rsid w:val="00296D7C"/>
    <w:rsid w:val="00297960"/>
    <w:rsid w:val="00297E66"/>
    <w:rsid w:val="002A03CA"/>
    <w:rsid w:val="002A0A2A"/>
    <w:rsid w:val="002A1F7B"/>
    <w:rsid w:val="002A3018"/>
    <w:rsid w:val="002A311E"/>
    <w:rsid w:val="002A5416"/>
    <w:rsid w:val="002A6511"/>
    <w:rsid w:val="002A7FF9"/>
    <w:rsid w:val="002B0955"/>
    <w:rsid w:val="002B104D"/>
    <w:rsid w:val="002B10C1"/>
    <w:rsid w:val="002B173D"/>
    <w:rsid w:val="002B1805"/>
    <w:rsid w:val="002B231F"/>
    <w:rsid w:val="002B24EC"/>
    <w:rsid w:val="002B2618"/>
    <w:rsid w:val="002B26AC"/>
    <w:rsid w:val="002B273D"/>
    <w:rsid w:val="002B3CDF"/>
    <w:rsid w:val="002B4539"/>
    <w:rsid w:val="002B52A6"/>
    <w:rsid w:val="002C0354"/>
    <w:rsid w:val="002C0BEC"/>
    <w:rsid w:val="002C12FB"/>
    <w:rsid w:val="002C1707"/>
    <w:rsid w:val="002C207F"/>
    <w:rsid w:val="002C2613"/>
    <w:rsid w:val="002C2AEB"/>
    <w:rsid w:val="002C40D8"/>
    <w:rsid w:val="002C480E"/>
    <w:rsid w:val="002C4EE9"/>
    <w:rsid w:val="002C587B"/>
    <w:rsid w:val="002C5E51"/>
    <w:rsid w:val="002C763D"/>
    <w:rsid w:val="002D01BE"/>
    <w:rsid w:val="002D0532"/>
    <w:rsid w:val="002D0983"/>
    <w:rsid w:val="002D0DEC"/>
    <w:rsid w:val="002D0E32"/>
    <w:rsid w:val="002D1624"/>
    <w:rsid w:val="002D1BE9"/>
    <w:rsid w:val="002D2BA2"/>
    <w:rsid w:val="002D2FAD"/>
    <w:rsid w:val="002D3E55"/>
    <w:rsid w:val="002D4046"/>
    <w:rsid w:val="002D4B04"/>
    <w:rsid w:val="002D4EDB"/>
    <w:rsid w:val="002D610A"/>
    <w:rsid w:val="002D6597"/>
    <w:rsid w:val="002D6619"/>
    <w:rsid w:val="002E0D2E"/>
    <w:rsid w:val="002E16C4"/>
    <w:rsid w:val="002E1F46"/>
    <w:rsid w:val="002E34A2"/>
    <w:rsid w:val="002E3E5B"/>
    <w:rsid w:val="002E4087"/>
    <w:rsid w:val="002E4368"/>
    <w:rsid w:val="002E551C"/>
    <w:rsid w:val="002E594D"/>
    <w:rsid w:val="002E5ADB"/>
    <w:rsid w:val="002E63EB"/>
    <w:rsid w:val="002E676F"/>
    <w:rsid w:val="002E67E7"/>
    <w:rsid w:val="002F140E"/>
    <w:rsid w:val="002F1911"/>
    <w:rsid w:val="002F230E"/>
    <w:rsid w:val="002F2983"/>
    <w:rsid w:val="002F2DC6"/>
    <w:rsid w:val="002F33E7"/>
    <w:rsid w:val="002F3AB3"/>
    <w:rsid w:val="002F5B48"/>
    <w:rsid w:val="002F6193"/>
    <w:rsid w:val="0030118C"/>
    <w:rsid w:val="0030161A"/>
    <w:rsid w:val="0030268F"/>
    <w:rsid w:val="003026F7"/>
    <w:rsid w:val="00302893"/>
    <w:rsid w:val="00302FDD"/>
    <w:rsid w:val="00303266"/>
    <w:rsid w:val="00303A95"/>
    <w:rsid w:val="00303B55"/>
    <w:rsid w:val="00304848"/>
    <w:rsid w:val="00305309"/>
    <w:rsid w:val="0030645E"/>
    <w:rsid w:val="00306493"/>
    <w:rsid w:val="0031090D"/>
    <w:rsid w:val="003110AB"/>
    <w:rsid w:val="00311CA3"/>
    <w:rsid w:val="00312860"/>
    <w:rsid w:val="00312DD8"/>
    <w:rsid w:val="0031362E"/>
    <w:rsid w:val="00314F62"/>
    <w:rsid w:val="003166CD"/>
    <w:rsid w:val="00316B57"/>
    <w:rsid w:val="00317167"/>
    <w:rsid w:val="0032022B"/>
    <w:rsid w:val="003204E6"/>
    <w:rsid w:val="00320B6F"/>
    <w:rsid w:val="00322159"/>
    <w:rsid w:val="003231E3"/>
    <w:rsid w:val="00323246"/>
    <w:rsid w:val="00323CD2"/>
    <w:rsid w:val="00324511"/>
    <w:rsid w:val="00324D2E"/>
    <w:rsid w:val="0032553E"/>
    <w:rsid w:val="00327E05"/>
    <w:rsid w:val="0033013D"/>
    <w:rsid w:val="00331081"/>
    <w:rsid w:val="003310F6"/>
    <w:rsid w:val="00332669"/>
    <w:rsid w:val="00332812"/>
    <w:rsid w:val="00332871"/>
    <w:rsid w:val="00332AFC"/>
    <w:rsid w:val="00333E49"/>
    <w:rsid w:val="00333EDF"/>
    <w:rsid w:val="00334523"/>
    <w:rsid w:val="003351E2"/>
    <w:rsid w:val="00336060"/>
    <w:rsid w:val="00336159"/>
    <w:rsid w:val="00337454"/>
    <w:rsid w:val="003374A7"/>
    <w:rsid w:val="0034076D"/>
    <w:rsid w:val="00341BDB"/>
    <w:rsid w:val="00342FEB"/>
    <w:rsid w:val="0034350C"/>
    <w:rsid w:val="00345CA2"/>
    <w:rsid w:val="00345F9B"/>
    <w:rsid w:val="00345FB7"/>
    <w:rsid w:val="00347702"/>
    <w:rsid w:val="00350DE0"/>
    <w:rsid w:val="00353EEA"/>
    <w:rsid w:val="00354A34"/>
    <w:rsid w:val="00354BEF"/>
    <w:rsid w:val="003563E6"/>
    <w:rsid w:val="00356D86"/>
    <w:rsid w:val="00357199"/>
    <w:rsid w:val="00362244"/>
    <w:rsid w:val="00362A5A"/>
    <w:rsid w:val="00362F71"/>
    <w:rsid w:val="003636F8"/>
    <w:rsid w:val="003644A2"/>
    <w:rsid w:val="00364576"/>
    <w:rsid w:val="003646FF"/>
    <w:rsid w:val="00364E80"/>
    <w:rsid w:val="003658AE"/>
    <w:rsid w:val="00367CCB"/>
    <w:rsid w:val="003701C2"/>
    <w:rsid w:val="0037108D"/>
    <w:rsid w:val="003728E0"/>
    <w:rsid w:val="00372E67"/>
    <w:rsid w:val="00373B61"/>
    <w:rsid w:val="00374123"/>
    <w:rsid w:val="00375315"/>
    <w:rsid w:val="00375F0B"/>
    <w:rsid w:val="003761F7"/>
    <w:rsid w:val="00377D77"/>
    <w:rsid w:val="003802F5"/>
    <w:rsid w:val="003812DB"/>
    <w:rsid w:val="0038139F"/>
    <w:rsid w:val="00381718"/>
    <w:rsid w:val="0038322D"/>
    <w:rsid w:val="00383728"/>
    <w:rsid w:val="0038418F"/>
    <w:rsid w:val="00385047"/>
    <w:rsid w:val="0038585B"/>
    <w:rsid w:val="003862CD"/>
    <w:rsid w:val="00386654"/>
    <w:rsid w:val="00387279"/>
    <w:rsid w:val="00387484"/>
    <w:rsid w:val="00387FD5"/>
    <w:rsid w:val="00390104"/>
    <w:rsid w:val="003917F2"/>
    <w:rsid w:val="00391EDB"/>
    <w:rsid w:val="00391FEA"/>
    <w:rsid w:val="00393932"/>
    <w:rsid w:val="00394240"/>
    <w:rsid w:val="0039453F"/>
    <w:rsid w:val="00396E6E"/>
    <w:rsid w:val="00396EBA"/>
    <w:rsid w:val="00396F6D"/>
    <w:rsid w:val="003973FE"/>
    <w:rsid w:val="00397EF4"/>
    <w:rsid w:val="003A027A"/>
    <w:rsid w:val="003A12D3"/>
    <w:rsid w:val="003A13C8"/>
    <w:rsid w:val="003A1731"/>
    <w:rsid w:val="003A2160"/>
    <w:rsid w:val="003A21EB"/>
    <w:rsid w:val="003A2E54"/>
    <w:rsid w:val="003A39AA"/>
    <w:rsid w:val="003A3D52"/>
    <w:rsid w:val="003A56B6"/>
    <w:rsid w:val="003A5E3D"/>
    <w:rsid w:val="003A65E5"/>
    <w:rsid w:val="003A7727"/>
    <w:rsid w:val="003A7FCD"/>
    <w:rsid w:val="003B20C9"/>
    <w:rsid w:val="003B21CA"/>
    <w:rsid w:val="003B36C3"/>
    <w:rsid w:val="003B4CC0"/>
    <w:rsid w:val="003B4E07"/>
    <w:rsid w:val="003B52D5"/>
    <w:rsid w:val="003B5B74"/>
    <w:rsid w:val="003B6FF7"/>
    <w:rsid w:val="003C1637"/>
    <w:rsid w:val="003C17E4"/>
    <w:rsid w:val="003C1A26"/>
    <w:rsid w:val="003C1DB8"/>
    <w:rsid w:val="003C3BB9"/>
    <w:rsid w:val="003C466E"/>
    <w:rsid w:val="003C4D8A"/>
    <w:rsid w:val="003C5529"/>
    <w:rsid w:val="003C57BD"/>
    <w:rsid w:val="003C639F"/>
    <w:rsid w:val="003C6718"/>
    <w:rsid w:val="003C6DC1"/>
    <w:rsid w:val="003C7545"/>
    <w:rsid w:val="003D1BFC"/>
    <w:rsid w:val="003D1D35"/>
    <w:rsid w:val="003D2C43"/>
    <w:rsid w:val="003D30E6"/>
    <w:rsid w:val="003D3A4D"/>
    <w:rsid w:val="003D5605"/>
    <w:rsid w:val="003D5D86"/>
    <w:rsid w:val="003E027A"/>
    <w:rsid w:val="003E11F8"/>
    <w:rsid w:val="003E1BBF"/>
    <w:rsid w:val="003E23D3"/>
    <w:rsid w:val="003E3254"/>
    <w:rsid w:val="003E367F"/>
    <w:rsid w:val="003E5235"/>
    <w:rsid w:val="003E56FF"/>
    <w:rsid w:val="003E720F"/>
    <w:rsid w:val="003E7F74"/>
    <w:rsid w:val="003F06A7"/>
    <w:rsid w:val="003F0CD6"/>
    <w:rsid w:val="003F1087"/>
    <w:rsid w:val="003F182B"/>
    <w:rsid w:val="003F1C5D"/>
    <w:rsid w:val="003F26FB"/>
    <w:rsid w:val="003F287F"/>
    <w:rsid w:val="003F294C"/>
    <w:rsid w:val="003F2D3A"/>
    <w:rsid w:val="003F328A"/>
    <w:rsid w:val="003F34F6"/>
    <w:rsid w:val="003F35CD"/>
    <w:rsid w:val="003F3C5C"/>
    <w:rsid w:val="003F3D03"/>
    <w:rsid w:val="003F451B"/>
    <w:rsid w:val="003F4C1E"/>
    <w:rsid w:val="003F5943"/>
    <w:rsid w:val="003F5B40"/>
    <w:rsid w:val="003F5F8B"/>
    <w:rsid w:val="003F62DC"/>
    <w:rsid w:val="004014FB"/>
    <w:rsid w:val="00401F64"/>
    <w:rsid w:val="004024E8"/>
    <w:rsid w:val="00403FF2"/>
    <w:rsid w:val="004051AC"/>
    <w:rsid w:val="004067F1"/>
    <w:rsid w:val="004074CE"/>
    <w:rsid w:val="004108FD"/>
    <w:rsid w:val="00411004"/>
    <w:rsid w:val="004118E3"/>
    <w:rsid w:val="004119EC"/>
    <w:rsid w:val="00412B62"/>
    <w:rsid w:val="00413DCE"/>
    <w:rsid w:val="00414245"/>
    <w:rsid w:val="00415110"/>
    <w:rsid w:val="004161F5"/>
    <w:rsid w:val="00417BD9"/>
    <w:rsid w:val="004200AA"/>
    <w:rsid w:val="00421CBB"/>
    <w:rsid w:val="004222CE"/>
    <w:rsid w:val="004222ED"/>
    <w:rsid w:val="004229B8"/>
    <w:rsid w:val="00423B8F"/>
    <w:rsid w:val="004241D1"/>
    <w:rsid w:val="00424712"/>
    <w:rsid w:val="00425E37"/>
    <w:rsid w:val="00425E7F"/>
    <w:rsid w:val="00426C8D"/>
    <w:rsid w:val="0042710B"/>
    <w:rsid w:val="00427AA2"/>
    <w:rsid w:val="00430687"/>
    <w:rsid w:val="00430729"/>
    <w:rsid w:val="004310B8"/>
    <w:rsid w:val="0043291A"/>
    <w:rsid w:val="004340C8"/>
    <w:rsid w:val="00434EF3"/>
    <w:rsid w:val="00435665"/>
    <w:rsid w:val="004359A2"/>
    <w:rsid w:val="00436026"/>
    <w:rsid w:val="004361B4"/>
    <w:rsid w:val="004365C6"/>
    <w:rsid w:val="00436AD4"/>
    <w:rsid w:val="00436C6C"/>
    <w:rsid w:val="00437CC5"/>
    <w:rsid w:val="00437D08"/>
    <w:rsid w:val="00441784"/>
    <w:rsid w:val="00441BFC"/>
    <w:rsid w:val="00442CA5"/>
    <w:rsid w:val="0044380D"/>
    <w:rsid w:val="004445DF"/>
    <w:rsid w:val="004445EA"/>
    <w:rsid w:val="00445BA9"/>
    <w:rsid w:val="00446834"/>
    <w:rsid w:val="00446AD5"/>
    <w:rsid w:val="0045092F"/>
    <w:rsid w:val="004511EC"/>
    <w:rsid w:val="004519BB"/>
    <w:rsid w:val="004525AA"/>
    <w:rsid w:val="00452AAF"/>
    <w:rsid w:val="00452C20"/>
    <w:rsid w:val="00453453"/>
    <w:rsid w:val="004536E0"/>
    <w:rsid w:val="00453D65"/>
    <w:rsid w:val="004547F4"/>
    <w:rsid w:val="00455D05"/>
    <w:rsid w:val="00455D26"/>
    <w:rsid w:val="0045663B"/>
    <w:rsid w:val="00456B6C"/>
    <w:rsid w:val="00456FC1"/>
    <w:rsid w:val="004574C1"/>
    <w:rsid w:val="004577DF"/>
    <w:rsid w:val="004602CD"/>
    <w:rsid w:val="00461CFD"/>
    <w:rsid w:val="004625B5"/>
    <w:rsid w:val="00463409"/>
    <w:rsid w:val="00463417"/>
    <w:rsid w:val="00463AF6"/>
    <w:rsid w:val="0046461D"/>
    <w:rsid w:val="00464E77"/>
    <w:rsid w:val="00464E7E"/>
    <w:rsid w:val="00464E8C"/>
    <w:rsid w:val="00465656"/>
    <w:rsid w:val="00465749"/>
    <w:rsid w:val="00466B4E"/>
    <w:rsid w:val="0047070B"/>
    <w:rsid w:val="00470D79"/>
    <w:rsid w:val="0047169D"/>
    <w:rsid w:val="004729A2"/>
    <w:rsid w:val="00472AC5"/>
    <w:rsid w:val="00472CCC"/>
    <w:rsid w:val="004732B6"/>
    <w:rsid w:val="00473679"/>
    <w:rsid w:val="00473816"/>
    <w:rsid w:val="004743D8"/>
    <w:rsid w:val="0047462B"/>
    <w:rsid w:val="00474695"/>
    <w:rsid w:val="004760CE"/>
    <w:rsid w:val="00477218"/>
    <w:rsid w:val="00477915"/>
    <w:rsid w:val="00477A39"/>
    <w:rsid w:val="004801A9"/>
    <w:rsid w:val="004806CA"/>
    <w:rsid w:val="00480B8A"/>
    <w:rsid w:val="00480D7C"/>
    <w:rsid w:val="004812E9"/>
    <w:rsid w:val="00482A63"/>
    <w:rsid w:val="00485B39"/>
    <w:rsid w:val="0048640B"/>
    <w:rsid w:val="00486455"/>
    <w:rsid w:val="0048740F"/>
    <w:rsid w:val="004875C6"/>
    <w:rsid w:val="00487E48"/>
    <w:rsid w:val="0049019F"/>
    <w:rsid w:val="004910B1"/>
    <w:rsid w:val="004914C7"/>
    <w:rsid w:val="00491C12"/>
    <w:rsid w:val="00491C33"/>
    <w:rsid w:val="00492169"/>
    <w:rsid w:val="0049288D"/>
    <w:rsid w:val="004928D4"/>
    <w:rsid w:val="00492F8D"/>
    <w:rsid w:val="00494DF9"/>
    <w:rsid w:val="00497361"/>
    <w:rsid w:val="004A00EC"/>
    <w:rsid w:val="004A2393"/>
    <w:rsid w:val="004A2A9C"/>
    <w:rsid w:val="004A2F87"/>
    <w:rsid w:val="004A3052"/>
    <w:rsid w:val="004A38C0"/>
    <w:rsid w:val="004A3FDC"/>
    <w:rsid w:val="004A44D1"/>
    <w:rsid w:val="004A4AFA"/>
    <w:rsid w:val="004A7B4B"/>
    <w:rsid w:val="004B1DCC"/>
    <w:rsid w:val="004B25AB"/>
    <w:rsid w:val="004B2A9D"/>
    <w:rsid w:val="004B30DF"/>
    <w:rsid w:val="004B3549"/>
    <w:rsid w:val="004B4330"/>
    <w:rsid w:val="004B47D0"/>
    <w:rsid w:val="004C06EF"/>
    <w:rsid w:val="004C0D8D"/>
    <w:rsid w:val="004C13FE"/>
    <w:rsid w:val="004C1E8A"/>
    <w:rsid w:val="004C2394"/>
    <w:rsid w:val="004C2CE6"/>
    <w:rsid w:val="004C4C84"/>
    <w:rsid w:val="004D129E"/>
    <w:rsid w:val="004D35FC"/>
    <w:rsid w:val="004D4307"/>
    <w:rsid w:val="004D6680"/>
    <w:rsid w:val="004D6754"/>
    <w:rsid w:val="004D6AF1"/>
    <w:rsid w:val="004E0AE8"/>
    <w:rsid w:val="004E12A3"/>
    <w:rsid w:val="004E13C6"/>
    <w:rsid w:val="004E22ED"/>
    <w:rsid w:val="004E2D75"/>
    <w:rsid w:val="004E4DEA"/>
    <w:rsid w:val="004E6135"/>
    <w:rsid w:val="004E7F6B"/>
    <w:rsid w:val="004F0647"/>
    <w:rsid w:val="004F0C56"/>
    <w:rsid w:val="004F2240"/>
    <w:rsid w:val="004F3122"/>
    <w:rsid w:val="004F4569"/>
    <w:rsid w:val="004F53CA"/>
    <w:rsid w:val="004F5B5B"/>
    <w:rsid w:val="004F7244"/>
    <w:rsid w:val="00500396"/>
    <w:rsid w:val="00500AA9"/>
    <w:rsid w:val="005010FC"/>
    <w:rsid w:val="00501C0B"/>
    <w:rsid w:val="005021DC"/>
    <w:rsid w:val="005022C3"/>
    <w:rsid w:val="005027E8"/>
    <w:rsid w:val="00502E81"/>
    <w:rsid w:val="0050404B"/>
    <w:rsid w:val="00504B33"/>
    <w:rsid w:val="00504E94"/>
    <w:rsid w:val="005064BC"/>
    <w:rsid w:val="00506A5A"/>
    <w:rsid w:val="00507673"/>
    <w:rsid w:val="00507BD7"/>
    <w:rsid w:val="00507BE9"/>
    <w:rsid w:val="00510DD9"/>
    <w:rsid w:val="005129B7"/>
    <w:rsid w:val="00512D24"/>
    <w:rsid w:val="005130AD"/>
    <w:rsid w:val="005135E0"/>
    <w:rsid w:val="00514180"/>
    <w:rsid w:val="00514266"/>
    <w:rsid w:val="005147AB"/>
    <w:rsid w:val="00514A38"/>
    <w:rsid w:val="00516C2D"/>
    <w:rsid w:val="00516C36"/>
    <w:rsid w:val="00517D46"/>
    <w:rsid w:val="00520675"/>
    <w:rsid w:val="0052168E"/>
    <w:rsid w:val="0052196A"/>
    <w:rsid w:val="00521C51"/>
    <w:rsid w:val="005224B8"/>
    <w:rsid w:val="00522AED"/>
    <w:rsid w:val="005231D5"/>
    <w:rsid w:val="005238FC"/>
    <w:rsid w:val="0052478E"/>
    <w:rsid w:val="00524878"/>
    <w:rsid w:val="00524C15"/>
    <w:rsid w:val="00524E4E"/>
    <w:rsid w:val="00527013"/>
    <w:rsid w:val="005302C5"/>
    <w:rsid w:val="005318CF"/>
    <w:rsid w:val="00531E55"/>
    <w:rsid w:val="005337F5"/>
    <w:rsid w:val="00533C52"/>
    <w:rsid w:val="00533C5D"/>
    <w:rsid w:val="00534420"/>
    <w:rsid w:val="005347F5"/>
    <w:rsid w:val="005358D6"/>
    <w:rsid w:val="00535C7D"/>
    <w:rsid w:val="00536BD4"/>
    <w:rsid w:val="00540092"/>
    <w:rsid w:val="00540392"/>
    <w:rsid w:val="00540758"/>
    <w:rsid w:val="0054117F"/>
    <w:rsid w:val="0054245A"/>
    <w:rsid w:val="00542C33"/>
    <w:rsid w:val="00544090"/>
    <w:rsid w:val="00544393"/>
    <w:rsid w:val="00544A06"/>
    <w:rsid w:val="00544DFC"/>
    <w:rsid w:val="00545BE2"/>
    <w:rsid w:val="005478DF"/>
    <w:rsid w:val="0054793D"/>
    <w:rsid w:val="00547D18"/>
    <w:rsid w:val="005504A2"/>
    <w:rsid w:val="005507C1"/>
    <w:rsid w:val="00550949"/>
    <w:rsid w:val="00550A4F"/>
    <w:rsid w:val="00550BB6"/>
    <w:rsid w:val="00550F37"/>
    <w:rsid w:val="005513FF"/>
    <w:rsid w:val="00551F04"/>
    <w:rsid w:val="005528EC"/>
    <w:rsid w:val="00552D49"/>
    <w:rsid w:val="00552E6F"/>
    <w:rsid w:val="005531C7"/>
    <w:rsid w:val="0055392B"/>
    <w:rsid w:val="0055395B"/>
    <w:rsid w:val="00554225"/>
    <w:rsid w:val="005551FC"/>
    <w:rsid w:val="00555974"/>
    <w:rsid w:val="00556C0C"/>
    <w:rsid w:val="00556E7A"/>
    <w:rsid w:val="00557479"/>
    <w:rsid w:val="0055776D"/>
    <w:rsid w:val="005606CE"/>
    <w:rsid w:val="0056081B"/>
    <w:rsid w:val="00562CE3"/>
    <w:rsid w:val="00563329"/>
    <w:rsid w:val="0056387D"/>
    <w:rsid w:val="005668C1"/>
    <w:rsid w:val="00567BD4"/>
    <w:rsid w:val="00570D3A"/>
    <w:rsid w:val="00571351"/>
    <w:rsid w:val="00571BAC"/>
    <w:rsid w:val="005730DB"/>
    <w:rsid w:val="005733D0"/>
    <w:rsid w:val="00573CE7"/>
    <w:rsid w:val="00574D35"/>
    <w:rsid w:val="00575D97"/>
    <w:rsid w:val="00575E6D"/>
    <w:rsid w:val="005770BB"/>
    <w:rsid w:val="0057759E"/>
    <w:rsid w:val="00577E98"/>
    <w:rsid w:val="00577F70"/>
    <w:rsid w:val="00580ED7"/>
    <w:rsid w:val="005818BF"/>
    <w:rsid w:val="00583C65"/>
    <w:rsid w:val="005855D1"/>
    <w:rsid w:val="00586CD5"/>
    <w:rsid w:val="00587262"/>
    <w:rsid w:val="00587C88"/>
    <w:rsid w:val="005917F8"/>
    <w:rsid w:val="0059221C"/>
    <w:rsid w:val="0059228B"/>
    <w:rsid w:val="005922E9"/>
    <w:rsid w:val="0059270A"/>
    <w:rsid w:val="00593EEF"/>
    <w:rsid w:val="005963F1"/>
    <w:rsid w:val="00597459"/>
    <w:rsid w:val="005A214F"/>
    <w:rsid w:val="005A3C92"/>
    <w:rsid w:val="005A43A7"/>
    <w:rsid w:val="005A46DD"/>
    <w:rsid w:val="005A4932"/>
    <w:rsid w:val="005A4C8C"/>
    <w:rsid w:val="005A4CBA"/>
    <w:rsid w:val="005A541B"/>
    <w:rsid w:val="005A5515"/>
    <w:rsid w:val="005A64A1"/>
    <w:rsid w:val="005B0233"/>
    <w:rsid w:val="005B1503"/>
    <w:rsid w:val="005B158A"/>
    <w:rsid w:val="005B1DD6"/>
    <w:rsid w:val="005B2650"/>
    <w:rsid w:val="005B2E56"/>
    <w:rsid w:val="005B3839"/>
    <w:rsid w:val="005B3BCE"/>
    <w:rsid w:val="005B563A"/>
    <w:rsid w:val="005B6782"/>
    <w:rsid w:val="005C09A3"/>
    <w:rsid w:val="005C2676"/>
    <w:rsid w:val="005C4953"/>
    <w:rsid w:val="005C7493"/>
    <w:rsid w:val="005C7B46"/>
    <w:rsid w:val="005D097D"/>
    <w:rsid w:val="005D0BD0"/>
    <w:rsid w:val="005D1D51"/>
    <w:rsid w:val="005D24A5"/>
    <w:rsid w:val="005D32B1"/>
    <w:rsid w:val="005D3CC0"/>
    <w:rsid w:val="005D4200"/>
    <w:rsid w:val="005D4C1A"/>
    <w:rsid w:val="005D4DC9"/>
    <w:rsid w:val="005D6906"/>
    <w:rsid w:val="005D6CA9"/>
    <w:rsid w:val="005D7042"/>
    <w:rsid w:val="005D74B6"/>
    <w:rsid w:val="005D75F5"/>
    <w:rsid w:val="005D7FDF"/>
    <w:rsid w:val="005E098F"/>
    <w:rsid w:val="005E10C9"/>
    <w:rsid w:val="005E1638"/>
    <w:rsid w:val="005E3238"/>
    <w:rsid w:val="005E4450"/>
    <w:rsid w:val="005E467A"/>
    <w:rsid w:val="005E58AA"/>
    <w:rsid w:val="005E5C1A"/>
    <w:rsid w:val="005F00A5"/>
    <w:rsid w:val="005F02DC"/>
    <w:rsid w:val="005F30F3"/>
    <w:rsid w:val="005F4269"/>
    <w:rsid w:val="005F42FC"/>
    <w:rsid w:val="005F441C"/>
    <w:rsid w:val="005F539D"/>
    <w:rsid w:val="005F58F9"/>
    <w:rsid w:val="005F62A5"/>
    <w:rsid w:val="005F67A5"/>
    <w:rsid w:val="005F6BFB"/>
    <w:rsid w:val="00600467"/>
    <w:rsid w:val="00600541"/>
    <w:rsid w:val="0060067B"/>
    <w:rsid w:val="006009F3"/>
    <w:rsid w:val="0060314D"/>
    <w:rsid w:val="00603908"/>
    <w:rsid w:val="00603DBA"/>
    <w:rsid w:val="006046E5"/>
    <w:rsid w:val="00607327"/>
    <w:rsid w:val="0060761D"/>
    <w:rsid w:val="006077A5"/>
    <w:rsid w:val="00610755"/>
    <w:rsid w:val="006115F6"/>
    <w:rsid w:val="00611859"/>
    <w:rsid w:val="0061203F"/>
    <w:rsid w:val="006120B9"/>
    <w:rsid w:val="0061281C"/>
    <w:rsid w:val="00613777"/>
    <w:rsid w:val="00613FDD"/>
    <w:rsid w:val="00614552"/>
    <w:rsid w:val="0061542F"/>
    <w:rsid w:val="0061555E"/>
    <w:rsid w:val="00615BD9"/>
    <w:rsid w:val="006163E3"/>
    <w:rsid w:val="00620904"/>
    <w:rsid w:val="00621C92"/>
    <w:rsid w:val="00621F13"/>
    <w:rsid w:val="00623D17"/>
    <w:rsid w:val="006241FF"/>
    <w:rsid w:val="00624FC1"/>
    <w:rsid w:val="00626AE7"/>
    <w:rsid w:val="00626C16"/>
    <w:rsid w:val="00631461"/>
    <w:rsid w:val="00632617"/>
    <w:rsid w:val="00632B29"/>
    <w:rsid w:val="006330B9"/>
    <w:rsid w:val="00633F84"/>
    <w:rsid w:val="00634F42"/>
    <w:rsid w:val="006350CE"/>
    <w:rsid w:val="00635E02"/>
    <w:rsid w:val="00636994"/>
    <w:rsid w:val="00636E70"/>
    <w:rsid w:val="0063712A"/>
    <w:rsid w:val="00637390"/>
    <w:rsid w:val="00640388"/>
    <w:rsid w:val="0064151C"/>
    <w:rsid w:val="0064296F"/>
    <w:rsid w:val="00642D0D"/>
    <w:rsid w:val="00643098"/>
    <w:rsid w:val="00646389"/>
    <w:rsid w:val="0064795C"/>
    <w:rsid w:val="00650765"/>
    <w:rsid w:val="006507DA"/>
    <w:rsid w:val="00650A69"/>
    <w:rsid w:val="00650E6D"/>
    <w:rsid w:val="00652C18"/>
    <w:rsid w:val="00653ACA"/>
    <w:rsid w:val="0065433D"/>
    <w:rsid w:val="006546B6"/>
    <w:rsid w:val="00654DF2"/>
    <w:rsid w:val="0065529A"/>
    <w:rsid w:val="00657B44"/>
    <w:rsid w:val="0066073F"/>
    <w:rsid w:val="0066117E"/>
    <w:rsid w:val="00661EF5"/>
    <w:rsid w:val="00664DA4"/>
    <w:rsid w:val="00665360"/>
    <w:rsid w:val="00665509"/>
    <w:rsid w:val="0066558B"/>
    <w:rsid w:val="00667255"/>
    <w:rsid w:val="00667F39"/>
    <w:rsid w:val="00670329"/>
    <w:rsid w:val="00671120"/>
    <w:rsid w:val="00671791"/>
    <w:rsid w:val="00671A9E"/>
    <w:rsid w:val="006730F1"/>
    <w:rsid w:val="0067356C"/>
    <w:rsid w:val="00674636"/>
    <w:rsid w:val="00675571"/>
    <w:rsid w:val="00676A0D"/>
    <w:rsid w:val="006800F6"/>
    <w:rsid w:val="00680C24"/>
    <w:rsid w:val="00681311"/>
    <w:rsid w:val="006817BE"/>
    <w:rsid w:val="00681B62"/>
    <w:rsid w:val="00682705"/>
    <w:rsid w:val="006829EB"/>
    <w:rsid w:val="00683070"/>
    <w:rsid w:val="00683942"/>
    <w:rsid w:val="00683CA1"/>
    <w:rsid w:val="00684016"/>
    <w:rsid w:val="00684C40"/>
    <w:rsid w:val="00684DCF"/>
    <w:rsid w:val="00686E03"/>
    <w:rsid w:val="00687316"/>
    <w:rsid w:val="00687473"/>
    <w:rsid w:val="00687A98"/>
    <w:rsid w:val="00687C75"/>
    <w:rsid w:val="00690E76"/>
    <w:rsid w:val="006917C9"/>
    <w:rsid w:val="006927FA"/>
    <w:rsid w:val="00692D0B"/>
    <w:rsid w:val="00693ACF"/>
    <w:rsid w:val="00693D70"/>
    <w:rsid w:val="00693F59"/>
    <w:rsid w:val="00694711"/>
    <w:rsid w:val="006965DF"/>
    <w:rsid w:val="006968CD"/>
    <w:rsid w:val="00697C9A"/>
    <w:rsid w:val="006A1532"/>
    <w:rsid w:val="006A372E"/>
    <w:rsid w:val="006A5174"/>
    <w:rsid w:val="006A5319"/>
    <w:rsid w:val="006A60A8"/>
    <w:rsid w:val="006A6ACF"/>
    <w:rsid w:val="006B01DC"/>
    <w:rsid w:val="006B0377"/>
    <w:rsid w:val="006B0D40"/>
    <w:rsid w:val="006B1CF6"/>
    <w:rsid w:val="006B1D05"/>
    <w:rsid w:val="006B51D4"/>
    <w:rsid w:val="006B54FC"/>
    <w:rsid w:val="006B6189"/>
    <w:rsid w:val="006B665A"/>
    <w:rsid w:val="006C057D"/>
    <w:rsid w:val="006C0925"/>
    <w:rsid w:val="006C0D91"/>
    <w:rsid w:val="006C1ABA"/>
    <w:rsid w:val="006C305E"/>
    <w:rsid w:val="006C349D"/>
    <w:rsid w:val="006C3B04"/>
    <w:rsid w:val="006C44DC"/>
    <w:rsid w:val="006C4A5B"/>
    <w:rsid w:val="006C5CE8"/>
    <w:rsid w:val="006C5D51"/>
    <w:rsid w:val="006C7823"/>
    <w:rsid w:val="006C7C70"/>
    <w:rsid w:val="006C7FD2"/>
    <w:rsid w:val="006D04D4"/>
    <w:rsid w:val="006D088B"/>
    <w:rsid w:val="006D0A3E"/>
    <w:rsid w:val="006D1906"/>
    <w:rsid w:val="006D1E71"/>
    <w:rsid w:val="006D2A1A"/>
    <w:rsid w:val="006D38B1"/>
    <w:rsid w:val="006D3CAC"/>
    <w:rsid w:val="006D3D28"/>
    <w:rsid w:val="006D474B"/>
    <w:rsid w:val="006D5381"/>
    <w:rsid w:val="006D5786"/>
    <w:rsid w:val="006D61E0"/>
    <w:rsid w:val="006D7DFC"/>
    <w:rsid w:val="006E0A51"/>
    <w:rsid w:val="006E1A62"/>
    <w:rsid w:val="006E40FE"/>
    <w:rsid w:val="006E5FD4"/>
    <w:rsid w:val="006E7E0A"/>
    <w:rsid w:val="006F1D12"/>
    <w:rsid w:val="006F27C7"/>
    <w:rsid w:val="006F2CEB"/>
    <w:rsid w:val="006F2F10"/>
    <w:rsid w:val="006F522B"/>
    <w:rsid w:val="006F54BC"/>
    <w:rsid w:val="006F690D"/>
    <w:rsid w:val="00700BD1"/>
    <w:rsid w:val="007019C9"/>
    <w:rsid w:val="00702C2B"/>
    <w:rsid w:val="007035F6"/>
    <w:rsid w:val="00704545"/>
    <w:rsid w:val="00704802"/>
    <w:rsid w:val="0070489F"/>
    <w:rsid w:val="00705116"/>
    <w:rsid w:val="007053CB"/>
    <w:rsid w:val="00705BB8"/>
    <w:rsid w:val="0070670B"/>
    <w:rsid w:val="007076ED"/>
    <w:rsid w:val="00710B09"/>
    <w:rsid w:val="00711504"/>
    <w:rsid w:val="00711A29"/>
    <w:rsid w:val="00711AA6"/>
    <w:rsid w:val="00711B0D"/>
    <w:rsid w:val="00712F94"/>
    <w:rsid w:val="00712FC4"/>
    <w:rsid w:val="00714E6C"/>
    <w:rsid w:val="00714FB5"/>
    <w:rsid w:val="0071517D"/>
    <w:rsid w:val="00715733"/>
    <w:rsid w:val="00715AAD"/>
    <w:rsid w:val="007167A1"/>
    <w:rsid w:val="00716AB6"/>
    <w:rsid w:val="00717128"/>
    <w:rsid w:val="00720B97"/>
    <w:rsid w:val="00722225"/>
    <w:rsid w:val="00723060"/>
    <w:rsid w:val="00723821"/>
    <w:rsid w:val="00723B82"/>
    <w:rsid w:val="007240B4"/>
    <w:rsid w:val="00724753"/>
    <w:rsid w:val="007267BF"/>
    <w:rsid w:val="00726D4B"/>
    <w:rsid w:val="007272DA"/>
    <w:rsid w:val="007273A5"/>
    <w:rsid w:val="007309D5"/>
    <w:rsid w:val="00730E27"/>
    <w:rsid w:val="0073145F"/>
    <w:rsid w:val="00731FCA"/>
    <w:rsid w:val="00732563"/>
    <w:rsid w:val="007332A7"/>
    <w:rsid w:val="007353A8"/>
    <w:rsid w:val="007354B9"/>
    <w:rsid w:val="00736F01"/>
    <w:rsid w:val="00737FEA"/>
    <w:rsid w:val="007406ED"/>
    <w:rsid w:val="00740891"/>
    <w:rsid w:val="00740B63"/>
    <w:rsid w:val="00741A9F"/>
    <w:rsid w:val="00742174"/>
    <w:rsid w:val="0074308F"/>
    <w:rsid w:val="007432B4"/>
    <w:rsid w:val="007437FB"/>
    <w:rsid w:val="007456E4"/>
    <w:rsid w:val="007464C0"/>
    <w:rsid w:val="00746B08"/>
    <w:rsid w:val="00747027"/>
    <w:rsid w:val="00747E14"/>
    <w:rsid w:val="00747F77"/>
    <w:rsid w:val="007515E9"/>
    <w:rsid w:val="00752755"/>
    <w:rsid w:val="007528FB"/>
    <w:rsid w:val="00753019"/>
    <w:rsid w:val="00753BBF"/>
    <w:rsid w:val="007550FD"/>
    <w:rsid w:val="0075550C"/>
    <w:rsid w:val="00755619"/>
    <w:rsid w:val="00755829"/>
    <w:rsid w:val="007566C2"/>
    <w:rsid w:val="0076001A"/>
    <w:rsid w:val="00760898"/>
    <w:rsid w:val="00760B8C"/>
    <w:rsid w:val="00761BD3"/>
    <w:rsid w:val="007621C8"/>
    <w:rsid w:val="00763A7C"/>
    <w:rsid w:val="0076410C"/>
    <w:rsid w:val="007650E8"/>
    <w:rsid w:val="0076660E"/>
    <w:rsid w:val="007667D6"/>
    <w:rsid w:val="00766EC9"/>
    <w:rsid w:val="0077104D"/>
    <w:rsid w:val="00771446"/>
    <w:rsid w:val="00774635"/>
    <w:rsid w:val="0077613F"/>
    <w:rsid w:val="00777655"/>
    <w:rsid w:val="00780D46"/>
    <w:rsid w:val="007817C2"/>
    <w:rsid w:val="00781C60"/>
    <w:rsid w:val="007820AD"/>
    <w:rsid w:val="0078257F"/>
    <w:rsid w:val="00783227"/>
    <w:rsid w:val="00783513"/>
    <w:rsid w:val="007851B5"/>
    <w:rsid w:val="007857CC"/>
    <w:rsid w:val="007874B4"/>
    <w:rsid w:val="007875E1"/>
    <w:rsid w:val="0079177F"/>
    <w:rsid w:val="00791B91"/>
    <w:rsid w:val="007922AE"/>
    <w:rsid w:val="00793682"/>
    <w:rsid w:val="007947AD"/>
    <w:rsid w:val="0079552E"/>
    <w:rsid w:val="00796DA8"/>
    <w:rsid w:val="00797EB3"/>
    <w:rsid w:val="007A01EA"/>
    <w:rsid w:val="007A0447"/>
    <w:rsid w:val="007A1BA5"/>
    <w:rsid w:val="007A2864"/>
    <w:rsid w:val="007A2D55"/>
    <w:rsid w:val="007A3123"/>
    <w:rsid w:val="007A3C47"/>
    <w:rsid w:val="007A4EC0"/>
    <w:rsid w:val="007A51B2"/>
    <w:rsid w:val="007A537B"/>
    <w:rsid w:val="007A5BD2"/>
    <w:rsid w:val="007A60E1"/>
    <w:rsid w:val="007A68BA"/>
    <w:rsid w:val="007A6AEF"/>
    <w:rsid w:val="007A6CC9"/>
    <w:rsid w:val="007A6F0E"/>
    <w:rsid w:val="007A70A8"/>
    <w:rsid w:val="007A778F"/>
    <w:rsid w:val="007A7D5C"/>
    <w:rsid w:val="007B0019"/>
    <w:rsid w:val="007B0AE4"/>
    <w:rsid w:val="007B1EA3"/>
    <w:rsid w:val="007B1FB6"/>
    <w:rsid w:val="007B33A1"/>
    <w:rsid w:val="007B380A"/>
    <w:rsid w:val="007B445C"/>
    <w:rsid w:val="007B63F9"/>
    <w:rsid w:val="007B6551"/>
    <w:rsid w:val="007B69BC"/>
    <w:rsid w:val="007B7B3F"/>
    <w:rsid w:val="007C02AA"/>
    <w:rsid w:val="007C0491"/>
    <w:rsid w:val="007C1E1B"/>
    <w:rsid w:val="007C43E5"/>
    <w:rsid w:val="007C44F4"/>
    <w:rsid w:val="007C4AA3"/>
    <w:rsid w:val="007C604E"/>
    <w:rsid w:val="007C60E8"/>
    <w:rsid w:val="007C6D1B"/>
    <w:rsid w:val="007C73AA"/>
    <w:rsid w:val="007C76F7"/>
    <w:rsid w:val="007D1175"/>
    <w:rsid w:val="007D15D3"/>
    <w:rsid w:val="007D21A8"/>
    <w:rsid w:val="007D22B2"/>
    <w:rsid w:val="007D296F"/>
    <w:rsid w:val="007D307F"/>
    <w:rsid w:val="007D3CD2"/>
    <w:rsid w:val="007D571D"/>
    <w:rsid w:val="007D59D2"/>
    <w:rsid w:val="007D5A3B"/>
    <w:rsid w:val="007D66D1"/>
    <w:rsid w:val="007D6876"/>
    <w:rsid w:val="007D7641"/>
    <w:rsid w:val="007D7B48"/>
    <w:rsid w:val="007E0A0F"/>
    <w:rsid w:val="007E1DEC"/>
    <w:rsid w:val="007E22F5"/>
    <w:rsid w:val="007E3200"/>
    <w:rsid w:val="007E364E"/>
    <w:rsid w:val="007E4454"/>
    <w:rsid w:val="007E47DA"/>
    <w:rsid w:val="007E5078"/>
    <w:rsid w:val="007E5C0C"/>
    <w:rsid w:val="007E6375"/>
    <w:rsid w:val="007E67F9"/>
    <w:rsid w:val="007F2066"/>
    <w:rsid w:val="007F46E0"/>
    <w:rsid w:val="007F526F"/>
    <w:rsid w:val="007F5600"/>
    <w:rsid w:val="007F5A14"/>
    <w:rsid w:val="007F668B"/>
    <w:rsid w:val="007F67E7"/>
    <w:rsid w:val="007F6EAA"/>
    <w:rsid w:val="007F7A5E"/>
    <w:rsid w:val="007F7DC6"/>
    <w:rsid w:val="0080080E"/>
    <w:rsid w:val="008008AA"/>
    <w:rsid w:val="00800F6E"/>
    <w:rsid w:val="00802035"/>
    <w:rsid w:val="008025F0"/>
    <w:rsid w:val="00803370"/>
    <w:rsid w:val="00805691"/>
    <w:rsid w:val="008065EE"/>
    <w:rsid w:val="00807A29"/>
    <w:rsid w:val="008113B2"/>
    <w:rsid w:val="0081190F"/>
    <w:rsid w:val="00811C5F"/>
    <w:rsid w:val="00813E42"/>
    <w:rsid w:val="0081439B"/>
    <w:rsid w:val="00814D66"/>
    <w:rsid w:val="008150FE"/>
    <w:rsid w:val="008158DD"/>
    <w:rsid w:val="00816830"/>
    <w:rsid w:val="00816AE2"/>
    <w:rsid w:val="00816CCF"/>
    <w:rsid w:val="008172BE"/>
    <w:rsid w:val="00820951"/>
    <w:rsid w:val="00820AEA"/>
    <w:rsid w:val="00820F0D"/>
    <w:rsid w:val="00821650"/>
    <w:rsid w:val="0082199A"/>
    <w:rsid w:val="008224AF"/>
    <w:rsid w:val="00822B4A"/>
    <w:rsid w:val="00823371"/>
    <w:rsid w:val="0082424A"/>
    <w:rsid w:val="008242FC"/>
    <w:rsid w:val="00824837"/>
    <w:rsid w:val="00824D20"/>
    <w:rsid w:val="0082567F"/>
    <w:rsid w:val="0083011C"/>
    <w:rsid w:val="00830322"/>
    <w:rsid w:val="00830A45"/>
    <w:rsid w:val="00831102"/>
    <w:rsid w:val="00831D5C"/>
    <w:rsid w:val="008333EB"/>
    <w:rsid w:val="00833955"/>
    <w:rsid w:val="0083395F"/>
    <w:rsid w:val="008346F4"/>
    <w:rsid w:val="00834BC2"/>
    <w:rsid w:val="008354D0"/>
    <w:rsid w:val="00835EC6"/>
    <w:rsid w:val="0083654D"/>
    <w:rsid w:val="008368FC"/>
    <w:rsid w:val="00836ACB"/>
    <w:rsid w:val="00836B65"/>
    <w:rsid w:val="00836E8F"/>
    <w:rsid w:val="00837373"/>
    <w:rsid w:val="0083795F"/>
    <w:rsid w:val="008406B7"/>
    <w:rsid w:val="00840DE2"/>
    <w:rsid w:val="00840EE8"/>
    <w:rsid w:val="008439C9"/>
    <w:rsid w:val="00843E89"/>
    <w:rsid w:val="00844ABC"/>
    <w:rsid w:val="008451E1"/>
    <w:rsid w:val="008467A5"/>
    <w:rsid w:val="008478A3"/>
    <w:rsid w:val="0085008E"/>
    <w:rsid w:val="00850752"/>
    <w:rsid w:val="00851406"/>
    <w:rsid w:val="0085144B"/>
    <w:rsid w:val="00851D5C"/>
    <w:rsid w:val="00851FAB"/>
    <w:rsid w:val="00852051"/>
    <w:rsid w:val="00853C46"/>
    <w:rsid w:val="00854405"/>
    <w:rsid w:val="00854CBF"/>
    <w:rsid w:val="0085607C"/>
    <w:rsid w:val="00857BA1"/>
    <w:rsid w:val="00860594"/>
    <w:rsid w:val="00860B44"/>
    <w:rsid w:val="00861DF9"/>
    <w:rsid w:val="00862A57"/>
    <w:rsid w:val="00862C27"/>
    <w:rsid w:val="00862E11"/>
    <w:rsid w:val="008632D8"/>
    <w:rsid w:val="008635EB"/>
    <w:rsid w:val="00863799"/>
    <w:rsid w:val="00866790"/>
    <w:rsid w:val="00867807"/>
    <w:rsid w:val="00870291"/>
    <w:rsid w:val="008708BD"/>
    <w:rsid w:val="0087208B"/>
    <w:rsid w:val="008727A2"/>
    <w:rsid w:val="00873414"/>
    <w:rsid w:val="00873ABD"/>
    <w:rsid w:val="00873F52"/>
    <w:rsid w:val="008747CE"/>
    <w:rsid w:val="00876AEF"/>
    <w:rsid w:val="00876BA0"/>
    <w:rsid w:val="0088011B"/>
    <w:rsid w:val="00882261"/>
    <w:rsid w:val="00882EDB"/>
    <w:rsid w:val="00883A6A"/>
    <w:rsid w:val="00883E55"/>
    <w:rsid w:val="00883F0E"/>
    <w:rsid w:val="00884712"/>
    <w:rsid w:val="00886A3C"/>
    <w:rsid w:val="00887BAC"/>
    <w:rsid w:val="00887BD2"/>
    <w:rsid w:val="00887CA1"/>
    <w:rsid w:val="00887F6E"/>
    <w:rsid w:val="00890985"/>
    <w:rsid w:val="00891208"/>
    <w:rsid w:val="00891E4D"/>
    <w:rsid w:val="00893269"/>
    <w:rsid w:val="00893858"/>
    <w:rsid w:val="0089397D"/>
    <w:rsid w:val="00894302"/>
    <w:rsid w:val="0089467C"/>
    <w:rsid w:val="00895942"/>
    <w:rsid w:val="00895A65"/>
    <w:rsid w:val="0089663D"/>
    <w:rsid w:val="0089708E"/>
    <w:rsid w:val="008A01DA"/>
    <w:rsid w:val="008A1E79"/>
    <w:rsid w:val="008A34E3"/>
    <w:rsid w:val="008A3F06"/>
    <w:rsid w:val="008A4842"/>
    <w:rsid w:val="008A4ABE"/>
    <w:rsid w:val="008A6601"/>
    <w:rsid w:val="008A7438"/>
    <w:rsid w:val="008A7F2C"/>
    <w:rsid w:val="008B0463"/>
    <w:rsid w:val="008B109C"/>
    <w:rsid w:val="008B2918"/>
    <w:rsid w:val="008B4065"/>
    <w:rsid w:val="008B481A"/>
    <w:rsid w:val="008B5656"/>
    <w:rsid w:val="008B5A6C"/>
    <w:rsid w:val="008B5C95"/>
    <w:rsid w:val="008B67F9"/>
    <w:rsid w:val="008C137F"/>
    <w:rsid w:val="008C266A"/>
    <w:rsid w:val="008C559D"/>
    <w:rsid w:val="008C6057"/>
    <w:rsid w:val="008C682D"/>
    <w:rsid w:val="008C6C9B"/>
    <w:rsid w:val="008C7058"/>
    <w:rsid w:val="008C769A"/>
    <w:rsid w:val="008D00A3"/>
    <w:rsid w:val="008D033E"/>
    <w:rsid w:val="008D0957"/>
    <w:rsid w:val="008D0C90"/>
    <w:rsid w:val="008D1686"/>
    <w:rsid w:val="008D184F"/>
    <w:rsid w:val="008D34F9"/>
    <w:rsid w:val="008D4CC9"/>
    <w:rsid w:val="008D5010"/>
    <w:rsid w:val="008D7B18"/>
    <w:rsid w:val="008E0F1B"/>
    <w:rsid w:val="008E3F2B"/>
    <w:rsid w:val="008E40FF"/>
    <w:rsid w:val="008E41BA"/>
    <w:rsid w:val="008E5F84"/>
    <w:rsid w:val="008E6A60"/>
    <w:rsid w:val="008E7C22"/>
    <w:rsid w:val="008E7C50"/>
    <w:rsid w:val="008F04AE"/>
    <w:rsid w:val="008F07FE"/>
    <w:rsid w:val="008F0B88"/>
    <w:rsid w:val="008F14F4"/>
    <w:rsid w:val="008F1A34"/>
    <w:rsid w:val="008F2122"/>
    <w:rsid w:val="008F2192"/>
    <w:rsid w:val="008F2A0C"/>
    <w:rsid w:val="008F34BA"/>
    <w:rsid w:val="008F393E"/>
    <w:rsid w:val="008F3995"/>
    <w:rsid w:val="008F3A12"/>
    <w:rsid w:val="008F3C17"/>
    <w:rsid w:val="008F3DBE"/>
    <w:rsid w:val="008F4475"/>
    <w:rsid w:val="008F456C"/>
    <w:rsid w:val="008F54D5"/>
    <w:rsid w:val="008F58BB"/>
    <w:rsid w:val="008F5CEB"/>
    <w:rsid w:val="008F5E92"/>
    <w:rsid w:val="008F63FA"/>
    <w:rsid w:val="008F735B"/>
    <w:rsid w:val="008F750A"/>
    <w:rsid w:val="008F774E"/>
    <w:rsid w:val="009027D3"/>
    <w:rsid w:val="00902FA9"/>
    <w:rsid w:val="0090395F"/>
    <w:rsid w:val="00903E66"/>
    <w:rsid w:val="00904BD5"/>
    <w:rsid w:val="00905882"/>
    <w:rsid w:val="00905FDB"/>
    <w:rsid w:val="00906262"/>
    <w:rsid w:val="00906305"/>
    <w:rsid w:val="009072A0"/>
    <w:rsid w:val="00907DE5"/>
    <w:rsid w:val="00907EA2"/>
    <w:rsid w:val="00911356"/>
    <w:rsid w:val="00911D9E"/>
    <w:rsid w:val="0091377C"/>
    <w:rsid w:val="0091456F"/>
    <w:rsid w:val="00914777"/>
    <w:rsid w:val="00914D58"/>
    <w:rsid w:val="009177B7"/>
    <w:rsid w:val="00917EB9"/>
    <w:rsid w:val="00920224"/>
    <w:rsid w:val="009205A7"/>
    <w:rsid w:val="00920943"/>
    <w:rsid w:val="0092186B"/>
    <w:rsid w:val="00921B3F"/>
    <w:rsid w:val="00922262"/>
    <w:rsid w:val="009232C1"/>
    <w:rsid w:val="00923955"/>
    <w:rsid w:val="00923D20"/>
    <w:rsid w:val="00924221"/>
    <w:rsid w:val="00924DF8"/>
    <w:rsid w:val="00924E7F"/>
    <w:rsid w:val="00925B91"/>
    <w:rsid w:val="00926277"/>
    <w:rsid w:val="00931039"/>
    <w:rsid w:val="0093147D"/>
    <w:rsid w:val="00931C5A"/>
    <w:rsid w:val="0093356A"/>
    <w:rsid w:val="009335A8"/>
    <w:rsid w:val="009336A2"/>
    <w:rsid w:val="00933B11"/>
    <w:rsid w:val="009349F1"/>
    <w:rsid w:val="00934E12"/>
    <w:rsid w:val="00935B93"/>
    <w:rsid w:val="00936342"/>
    <w:rsid w:val="009368AD"/>
    <w:rsid w:val="00936F58"/>
    <w:rsid w:val="00942C8E"/>
    <w:rsid w:val="009432E1"/>
    <w:rsid w:val="0094342C"/>
    <w:rsid w:val="00943735"/>
    <w:rsid w:val="009447D3"/>
    <w:rsid w:val="00944933"/>
    <w:rsid w:val="00944FF0"/>
    <w:rsid w:val="00945CEA"/>
    <w:rsid w:val="00945DDD"/>
    <w:rsid w:val="00947524"/>
    <w:rsid w:val="00952076"/>
    <w:rsid w:val="009525DB"/>
    <w:rsid w:val="00952C12"/>
    <w:rsid w:val="0095310F"/>
    <w:rsid w:val="00954091"/>
    <w:rsid w:val="0095459A"/>
    <w:rsid w:val="00955055"/>
    <w:rsid w:val="00957762"/>
    <w:rsid w:val="00957AD6"/>
    <w:rsid w:val="00960855"/>
    <w:rsid w:val="00961588"/>
    <w:rsid w:val="00961D18"/>
    <w:rsid w:val="00962E61"/>
    <w:rsid w:val="00964F56"/>
    <w:rsid w:val="009663F6"/>
    <w:rsid w:val="00967307"/>
    <w:rsid w:val="00970B89"/>
    <w:rsid w:val="0097245A"/>
    <w:rsid w:val="009749A2"/>
    <w:rsid w:val="00975890"/>
    <w:rsid w:val="00976A73"/>
    <w:rsid w:val="00977C5E"/>
    <w:rsid w:val="00977D6F"/>
    <w:rsid w:val="0098240B"/>
    <w:rsid w:val="00984520"/>
    <w:rsid w:val="00984689"/>
    <w:rsid w:val="00986986"/>
    <w:rsid w:val="009869B8"/>
    <w:rsid w:val="00986ADF"/>
    <w:rsid w:val="0098707C"/>
    <w:rsid w:val="00987D57"/>
    <w:rsid w:val="00987E91"/>
    <w:rsid w:val="00990111"/>
    <w:rsid w:val="00990268"/>
    <w:rsid w:val="009904D4"/>
    <w:rsid w:val="00990A1C"/>
    <w:rsid w:val="0099161E"/>
    <w:rsid w:val="00991E01"/>
    <w:rsid w:val="00992230"/>
    <w:rsid w:val="009922D7"/>
    <w:rsid w:val="00993426"/>
    <w:rsid w:val="00993641"/>
    <w:rsid w:val="009936AC"/>
    <w:rsid w:val="00994388"/>
    <w:rsid w:val="00995864"/>
    <w:rsid w:val="009966B0"/>
    <w:rsid w:val="009967CD"/>
    <w:rsid w:val="0099738E"/>
    <w:rsid w:val="00997A37"/>
    <w:rsid w:val="00997B34"/>
    <w:rsid w:val="009A0340"/>
    <w:rsid w:val="009A0798"/>
    <w:rsid w:val="009A156C"/>
    <w:rsid w:val="009A1618"/>
    <w:rsid w:val="009A17E4"/>
    <w:rsid w:val="009A41DA"/>
    <w:rsid w:val="009A4DB8"/>
    <w:rsid w:val="009A541C"/>
    <w:rsid w:val="009A62FC"/>
    <w:rsid w:val="009A6BB3"/>
    <w:rsid w:val="009B0578"/>
    <w:rsid w:val="009B05F4"/>
    <w:rsid w:val="009B086A"/>
    <w:rsid w:val="009B1610"/>
    <w:rsid w:val="009B1649"/>
    <w:rsid w:val="009B22C0"/>
    <w:rsid w:val="009B329B"/>
    <w:rsid w:val="009B3546"/>
    <w:rsid w:val="009B40A8"/>
    <w:rsid w:val="009B465E"/>
    <w:rsid w:val="009B4A09"/>
    <w:rsid w:val="009B5DC3"/>
    <w:rsid w:val="009B65FA"/>
    <w:rsid w:val="009B6B04"/>
    <w:rsid w:val="009B6E74"/>
    <w:rsid w:val="009B70F3"/>
    <w:rsid w:val="009B73CC"/>
    <w:rsid w:val="009C07A8"/>
    <w:rsid w:val="009C093F"/>
    <w:rsid w:val="009C0F96"/>
    <w:rsid w:val="009C2339"/>
    <w:rsid w:val="009C2504"/>
    <w:rsid w:val="009C287A"/>
    <w:rsid w:val="009C30BA"/>
    <w:rsid w:val="009C39C5"/>
    <w:rsid w:val="009C3E5F"/>
    <w:rsid w:val="009C4FB9"/>
    <w:rsid w:val="009C56DE"/>
    <w:rsid w:val="009C67C3"/>
    <w:rsid w:val="009C6D93"/>
    <w:rsid w:val="009C7153"/>
    <w:rsid w:val="009C724B"/>
    <w:rsid w:val="009C7FA5"/>
    <w:rsid w:val="009D0594"/>
    <w:rsid w:val="009D10CD"/>
    <w:rsid w:val="009D12D4"/>
    <w:rsid w:val="009D147B"/>
    <w:rsid w:val="009D1CF1"/>
    <w:rsid w:val="009D2673"/>
    <w:rsid w:val="009D3354"/>
    <w:rsid w:val="009D33D2"/>
    <w:rsid w:val="009D3681"/>
    <w:rsid w:val="009D4157"/>
    <w:rsid w:val="009D62B5"/>
    <w:rsid w:val="009D6654"/>
    <w:rsid w:val="009D6C83"/>
    <w:rsid w:val="009D713B"/>
    <w:rsid w:val="009D7BBF"/>
    <w:rsid w:val="009E1FA8"/>
    <w:rsid w:val="009E24D5"/>
    <w:rsid w:val="009E2A82"/>
    <w:rsid w:val="009E3705"/>
    <w:rsid w:val="009E4046"/>
    <w:rsid w:val="009E4160"/>
    <w:rsid w:val="009E4196"/>
    <w:rsid w:val="009E4811"/>
    <w:rsid w:val="009E4CFD"/>
    <w:rsid w:val="009E51F2"/>
    <w:rsid w:val="009E5374"/>
    <w:rsid w:val="009E56FD"/>
    <w:rsid w:val="009E590A"/>
    <w:rsid w:val="009E5A6D"/>
    <w:rsid w:val="009E5B3C"/>
    <w:rsid w:val="009E5E69"/>
    <w:rsid w:val="009E610C"/>
    <w:rsid w:val="009F0E57"/>
    <w:rsid w:val="009F0E97"/>
    <w:rsid w:val="009F10B1"/>
    <w:rsid w:val="009F1DD8"/>
    <w:rsid w:val="009F2534"/>
    <w:rsid w:val="009F3741"/>
    <w:rsid w:val="009F417D"/>
    <w:rsid w:val="009F42A8"/>
    <w:rsid w:val="009F4572"/>
    <w:rsid w:val="009F483A"/>
    <w:rsid w:val="009F4A18"/>
    <w:rsid w:val="009F502A"/>
    <w:rsid w:val="009F5102"/>
    <w:rsid w:val="009F58B7"/>
    <w:rsid w:val="009F5DB7"/>
    <w:rsid w:val="009F5EA5"/>
    <w:rsid w:val="009F7632"/>
    <w:rsid w:val="009F78AC"/>
    <w:rsid w:val="009F7961"/>
    <w:rsid w:val="00A008AA"/>
    <w:rsid w:val="00A00BA3"/>
    <w:rsid w:val="00A02431"/>
    <w:rsid w:val="00A02E6B"/>
    <w:rsid w:val="00A05017"/>
    <w:rsid w:val="00A057D0"/>
    <w:rsid w:val="00A0726E"/>
    <w:rsid w:val="00A079B5"/>
    <w:rsid w:val="00A07ED6"/>
    <w:rsid w:val="00A07F29"/>
    <w:rsid w:val="00A10240"/>
    <w:rsid w:val="00A11555"/>
    <w:rsid w:val="00A12B29"/>
    <w:rsid w:val="00A12FA3"/>
    <w:rsid w:val="00A13199"/>
    <w:rsid w:val="00A13E82"/>
    <w:rsid w:val="00A17F88"/>
    <w:rsid w:val="00A20300"/>
    <w:rsid w:val="00A205FE"/>
    <w:rsid w:val="00A2114C"/>
    <w:rsid w:val="00A21FCF"/>
    <w:rsid w:val="00A2266A"/>
    <w:rsid w:val="00A22DA7"/>
    <w:rsid w:val="00A23AC4"/>
    <w:rsid w:val="00A25783"/>
    <w:rsid w:val="00A25A0C"/>
    <w:rsid w:val="00A25D47"/>
    <w:rsid w:val="00A25D4B"/>
    <w:rsid w:val="00A30537"/>
    <w:rsid w:val="00A30E0C"/>
    <w:rsid w:val="00A3120D"/>
    <w:rsid w:val="00A313FD"/>
    <w:rsid w:val="00A33FAC"/>
    <w:rsid w:val="00A341FF"/>
    <w:rsid w:val="00A354A8"/>
    <w:rsid w:val="00A35664"/>
    <w:rsid w:val="00A35BC9"/>
    <w:rsid w:val="00A36554"/>
    <w:rsid w:val="00A40227"/>
    <w:rsid w:val="00A4079F"/>
    <w:rsid w:val="00A408A7"/>
    <w:rsid w:val="00A40A34"/>
    <w:rsid w:val="00A42330"/>
    <w:rsid w:val="00A42434"/>
    <w:rsid w:val="00A42859"/>
    <w:rsid w:val="00A43C62"/>
    <w:rsid w:val="00A44863"/>
    <w:rsid w:val="00A4588C"/>
    <w:rsid w:val="00A47FBF"/>
    <w:rsid w:val="00A51292"/>
    <w:rsid w:val="00A53C6F"/>
    <w:rsid w:val="00A53CB4"/>
    <w:rsid w:val="00A544C5"/>
    <w:rsid w:val="00A54A46"/>
    <w:rsid w:val="00A5514F"/>
    <w:rsid w:val="00A55A49"/>
    <w:rsid w:val="00A57592"/>
    <w:rsid w:val="00A624C4"/>
    <w:rsid w:val="00A62BD1"/>
    <w:rsid w:val="00A63AD4"/>
    <w:rsid w:val="00A63DDA"/>
    <w:rsid w:val="00A646CB"/>
    <w:rsid w:val="00A64A6F"/>
    <w:rsid w:val="00A64AE6"/>
    <w:rsid w:val="00A653BC"/>
    <w:rsid w:val="00A655BB"/>
    <w:rsid w:val="00A66003"/>
    <w:rsid w:val="00A66257"/>
    <w:rsid w:val="00A66837"/>
    <w:rsid w:val="00A675B0"/>
    <w:rsid w:val="00A70802"/>
    <w:rsid w:val="00A70E98"/>
    <w:rsid w:val="00A7107F"/>
    <w:rsid w:val="00A719FA"/>
    <w:rsid w:val="00A71D1B"/>
    <w:rsid w:val="00A71EAF"/>
    <w:rsid w:val="00A726BA"/>
    <w:rsid w:val="00A7435C"/>
    <w:rsid w:val="00A7567E"/>
    <w:rsid w:val="00A75987"/>
    <w:rsid w:val="00A760F1"/>
    <w:rsid w:val="00A7757F"/>
    <w:rsid w:val="00A80C5A"/>
    <w:rsid w:val="00A8123F"/>
    <w:rsid w:val="00A816E4"/>
    <w:rsid w:val="00A81BD3"/>
    <w:rsid w:val="00A81C70"/>
    <w:rsid w:val="00A82258"/>
    <w:rsid w:val="00A8363D"/>
    <w:rsid w:val="00A8389E"/>
    <w:rsid w:val="00A844F1"/>
    <w:rsid w:val="00A84B5F"/>
    <w:rsid w:val="00A85BE1"/>
    <w:rsid w:val="00A85C99"/>
    <w:rsid w:val="00A8639E"/>
    <w:rsid w:val="00A87426"/>
    <w:rsid w:val="00A87A31"/>
    <w:rsid w:val="00A912E8"/>
    <w:rsid w:val="00A926BA"/>
    <w:rsid w:val="00A92926"/>
    <w:rsid w:val="00A929AB"/>
    <w:rsid w:val="00A93828"/>
    <w:rsid w:val="00A93A7E"/>
    <w:rsid w:val="00A94D14"/>
    <w:rsid w:val="00A951D5"/>
    <w:rsid w:val="00A952BC"/>
    <w:rsid w:val="00A959F5"/>
    <w:rsid w:val="00A95AB6"/>
    <w:rsid w:val="00A95B97"/>
    <w:rsid w:val="00A97F1C"/>
    <w:rsid w:val="00AA018C"/>
    <w:rsid w:val="00AA0C73"/>
    <w:rsid w:val="00AA11D5"/>
    <w:rsid w:val="00AA1300"/>
    <w:rsid w:val="00AA18F2"/>
    <w:rsid w:val="00AA27F2"/>
    <w:rsid w:val="00AA2FD8"/>
    <w:rsid w:val="00AA472E"/>
    <w:rsid w:val="00AA50B0"/>
    <w:rsid w:val="00AA5D85"/>
    <w:rsid w:val="00AA5E8F"/>
    <w:rsid w:val="00AA6571"/>
    <w:rsid w:val="00AA6B48"/>
    <w:rsid w:val="00AA716F"/>
    <w:rsid w:val="00AA7500"/>
    <w:rsid w:val="00AB0249"/>
    <w:rsid w:val="00AB146F"/>
    <w:rsid w:val="00AB1D9F"/>
    <w:rsid w:val="00AB318C"/>
    <w:rsid w:val="00AB3EE8"/>
    <w:rsid w:val="00AB5BE8"/>
    <w:rsid w:val="00AB6F87"/>
    <w:rsid w:val="00AB7E38"/>
    <w:rsid w:val="00AC19A5"/>
    <w:rsid w:val="00AC1F40"/>
    <w:rsid w:val="00AC2D14"/>
    <w:rsid w:val="00AC2FD8"/>
    <w:rsid w:val="00AC4C64"/>
    <w:rsid w:val="00AC5CB5"/>
    <w:rsid w:val="00AC66F4"/>
    <w:rsid w:val="00AC6A58"/>
    <w:rsid w:val="00AC6DC9"/>
    <w:rsid w:val="00AC7946"/>
    <w:rsid w:val="00AD0FD9"/>
    <w:rsid w:val="00AD14F5"/>
    <w:rsid w:val="00AD1C0B"/>
    <w:rsid w:val="00AD2A18"/>
    <w:rsid w:val="00AD43B3"/>
    <w:rsid w:val="00AD450D"/>
    <w:rsid w:val="00AD47CF"/>
    <w:rsid w:val="00AD4889"/>
    <w:rsid w:val="00AD568C"/>
    <w:rsid w:val="00AD5839"/>
    <w:rsid w:val="00AD60AA"/>
    <w:rsid w:val="00AD7152"/>
    <w:rsid w:val="00AD76BC"/>
    <w:rsid w:val="00AD7DDD"/>
    <w:rsid w:val="00AE0159"/>
    <w:rsid w:val="00AE0CC7"/>
    <w:rsid w:val="00AE0FD3"/>
    <w:rsid w:val="00AE167E"/>
    <w:rsid w:val="00AE1907"/>
    <w:rsid w:val="00AE1A31"/>
    <w:rsid w:val="00AE1D04"/>
    <w:rsid w:val="00AE3C9F"/>
    <w:rsid w:val="00AE4370"/>
    <w:rsid w:val="00AE5865"/>
    <w:rsid w:val="00AE5F4F"/>
    <w:rsid w:val="00AE66B4"/>
    <w:rsid w:val="00AE7F20"/>
    <w:rsid w:val="00AF0646"/>
    <w:rsid w:val="00AF0B94"/>
    <w:rsid w:val="00AF23B1"/>
    <w:rsid w:val="00AF2878"/>
    <w:rsid w:val="00AF2AFA"/>
    <w:rsid w:val="00AF3001"/>
    <w:rsid w:val="00AF37D5"/>
    <w:rsid w:val="00AF3CF6"/>
    <w:rsid w:val="00AF4DF5"/>
    <w:rsid w:val="00AF5EAC"/>
    <w:rsid w:val="00AF6AE7"/>
    <w:rsid w:val="00AF7858"/>
    <w:rsid w:val="00B00382"/>
    <w:rsid w:val="00B008FA"/>
    <w:rsid w:val="00B00A3E"/>
    <w:rsid w:val="00B02370"/>
    <w:rsid w:val="00B0238B"/>
    <w:rsid w:val="00B02B42"/>
    <w:rsid w:val="00B02B7D"/>
    <w:rsid w:val="00B03E48"/>
    <w:rsid w:val="00B04678"/>
    <w:rsid w:val="00B05D4D"/>
    <w:rsid w:val="00B06265"/>
    <w:rsid w:val="00B07A26"/>
    <w:rsid w:val="00B1064E"/>
    <w:rsid w:val="00B10B0A"/>
    <w:rsid w:val="00B10E5A"/>
    <w:rsid w:val="00B10F25"/>
    <w:rsid w:val="00B1129B"/>
    <w:rsid w:val="00B11C2E"/>
    <w:rsid w:val="00B12CCB"/>
    <w:rsid w:val="00B12E57"/>
    <w:rsid w:val="00B13C09"/>
    <w:rsid w:val="00B14359"/>
    <w:rsid w:val="00B14890"/>
    <w:rsid w:val="00B149A1"/>
    <w:rsid w:val="00B14EC9"/>
    <w:rsid w:val="00B15321"/>
    <w:rsid w:val="00B176CF"/>
    <w:rsid w:val="00B20A46"/>
    <w:rsid w:val="00B20B0B"/>
    <w:rsid w:val="00B22791"/>
    <w:rsid w:val="00B23D47"/>
    <w:rsid w:val="00B23D52"/>
    <w:rsid w:val="00B24231"/>
    <w:rsid w:val="00B24BCA"/>
    <w:rsid w:val="00B24E88"/>
    <w:rsid w:val="00B26251"/>
    <w:rsid w:val="00B26935"/>
    <w:rsid w:val="00B271EB"/>
    <w:rsid w:val="00B301D7"/>
    <w:rsid w:val="00B304A5"/>
    <w:rsid w:val="00B32134"/>
    <w:rsid w:val="00B336C9"/>
    <w:rsid w:val="00B33BB1"/>
    <w:rsid w:val="00B344D1"/>
    <w:rsid w:val="00B34E1F"/>
    <w:rsid w:val="00B354FF"/>
    <w:rsid w:val="00B35BD9"/>
    <w:rsid w:val="00B35D35"/>
    <w:rsid w:val="00B36A26"/>
    <w:rsid w:val="00B36E2E"/>
    <w:rsid w:val="00B36E88"/>
    <w:rsid w:val="00B37274"/>
    <w:rsid w:val="00B40324"/>
    <w:rsid w:val="00B40A91"/>
    <w:rsid w:val="00B4138A"/>
    <w:rsid w:val="00B414EE"/>
    <w:rsid w:val="00B41819"/>
    <w:rsid w:val="00B41FB9"/>
    <w:rsid w:val="00B42ACA"/>
    <w:rsid w:val="00B4350E"/>
    <w:rsid w:val="00B43A6B"/>
    <w:rsid w:val="00B44288"/>
    <w:rsid w:val="00B44B8A"/>
    <w:rsid w:val="00B47B21"/>
    <w:rsid w:val="00B47EA0"/>
    <w:rsid w:val="00B5082B"/>
    <w:rsid w:val="00B50F26"/>
    <w:rsid w:val="00B52B5E"/>
    <w:rsid w:val="00B531DE"/>
    <w:rsid w:val="00B54ED9"/>
    <w:rsid w:val="00B5554D"/>
    <w:rsid w:val="00B55A09"/>
    <w:rsid w:val="00B56BEA"/>
    <w:rsid w:val="00B6071D"/>
    <w:rsid w:val="00B60BEC"/>
    <w:rsid w:val="00B61DF8"/>
    <w:rsid w:val="00B62181"/>
    <w:rsid w:val="00B625C0"/>
    <w:rsid w:val="00B62B92"/>
    <w:rsid w:val="00B62E11"/>
    <w:rsid w:val="00B62F7F"/>
    <w:rsid w:val="00B6338E"/>
    <w:rsid w:val="00B633E3"/>
    <w:rsid w:val="00B6370E"/>
    <w:rsid w:val="00B639DA"/>
    <w:rsid w:val="00B63DE6"/>
    <w:rsid w:val="00B63E27"/>
    <w:rsid w:val="00B66256"/>
    <w:rsid w:val="00B6649B"/>
    <w:rsid w:val="00B6699C"/>
    <w:rsid w:val="00B66A3C"/>
    <w:rsid w:val="00B66B5E"/>
    <w:rsid w:val="00B67864"/>
    <w:rsid w:val="00B67DEE"/>
    <w:rsid w:val="00B70242"/>
    <w:rsid w:val="00B71D88"/>
    <w:rsid w:val="00B7205B"/>
    <w:rsid w:val="00B722EC"/>
    <w:rsid w:val="00B72F3C"/>
    <w:rsid w:val="00B731DA"/>
    <w:rsid w:val="00B764FE"/>
    <w:rsid w:val="00B76FE6"/>
    <w:rsid w:val="00B7718F"/>
    <w:rsid w:val="00B778C7"/>
    <w:rsid w:val="00B77F7D"/>
    <w:rsid w:val="00B802A8"/>
    <w:rsid w:val="00B81002"/>
    <w:rsid w:val="00B81641"/>
    <w:rsid w:val="00B81B25"/>
    <w:rsid w:val="00B824C3"/>
    <w:rsid w:val="00B8449A"/>
    <w:rsid w:val="00B85ADC"/>
    <w:rsid w:val="00B85ED3"/>
    <w:rsid w:val="00B8685C"/>
    <w:rsid w:val="00B86F40"/>
    <w:rsid w:val="00B90EC3"/>
    <w:rsid w:val="00B91376"/>
    <w:rsid w:val="00B91A3D"/>
    <w:rsid w:val="00B92DA8"/>
    <w:rsid w:val="00B93D10"/>
    <w:rsid w:val="00B9416B"/>
    <w:rsid w:val="00B953FD"/>
    <w:rsid w:val="00B9688D"/>
    <w:rsid w:val="00B968BF"/>
    <w:rsid w:val="00B97AD0"/>
    <w:rsid w:val="00BA0059"/>
    <w:rsid w:val="00BA02C8"/>
    <w:rsid w:val="00BA0D71"/>
    <w:rsid w:val="00BA1A97"/>
    <w:rsid w:val="00BA1BF1"/>
    <w:rsid w:val="00BA269E"/>
    <w:rsid w:val="00BA2768"/>
    <w:rsid w:val="00BA293A"/>
    <w:rsid w:val="00BA3410"/>
    <w:rsid w:val="00BA35D1"/>
    <w:rsid w:val="00BA4094"/>
    <w:rsid w:val="00BA641C"/>
    <w:rsid w:val="00BA68DB"/>
    <w:rsid w:val="00BA7106"/>
    <w:rsid w:val="00BB0156"/>
    <w:rsid w:val="00BB01C4"/>
    <w:rsid w:val="00BB139A"/>
    <w:rsid w:val="00BB25E1"/>
    <w:rsid w:val="00BB26C2"/>
    <w:rsid w:val="00BB33F2"/>
    <w:rsid w:val="00BB35EB"/>
    <w:rsid w:val="00BB3D87"/>
    <w:rsid w:val="00BB451D"/>
    <w:rsid w:val="00BB4C7F"/>
    <w:rsid w:val="00BB518F"/>
    <w:rsid w:val="00BB529E"/>
    <w:rsid w:val="00BB53AA"/>
    <w:rsid w:val="00BB60D0"/>
    <w:rsid w:val="00BB6183"/>
    <w:rsid w:val="00BB65E5"/>
    <w:rsid w:val="00BC0685"/>
    <w:rsid w:val="00BC09CC"/>
    <w:rsid w:val="00BC1472"/>
    <w:rsid w:val="00BC22FB"/>
    <w:rsid w:val="00BC2470"/>
    <w:rsid w:val="00BC32E0"/>
    <w:rsid w:val="00BC4D85"/>
    <w:rsid w:val="00BC52AC"/>
    <w:rsid w:val="00BC5B03"/>
    <w:rsid w:val="00BC5E58"/>
    <w:rsid w:val="00BC758C"/>
    <w:rsid w:val="00BD13C2"/>
    <w:rsid w:val="00BD1804"/>
    <w:rsid w:val="00BD2797"/>
    <w:rsid w:val="00BD2859"/>
    <w:rsid w:val="00BD3401"/>
    <w:rsid w:val="00BD4FB6"/>
    <w:rsid w:val="00BD561E"/>
    <w:rsid w:val="00BD625D"/>
    <w:rsid w:val="00BD673F"/>
    <w:rsid w:val="00BD69D1"/>
    <w:rsid w:val="00BD7B5A"/>
    <w:rsid w:val="00BD7CC7"/>
    <w:rsid w:val="00BE0060"/>
    <w:rsid w:val="00BE258C"/>
    <w:rsid w:val="00BE25DF"/>
    <w:rsid w:val="00BE3402"/>
    <w:rsid w:val="00BE34F4"/>
    <w:rsid w:val="00BE3C75"/>
    <w:rsid w:val="00BE3D6C"/>
    <w:rsid w:val="00BE4D92"/>
    <w:rsid w:val="00BE64EE"/>
    <w:rsid w:val="00BF1309"/>
    <w:rsid w:val="00BF1AE7"/>
    <w:rsid w:val="00BF1EFE"/>
    <w:rsid w:val="00BF4593"/>
    <w:rsid w:val="00BF47F7"/>
    <w:rsid w:val="00BF4B39"/>
    <w:rsid w:val="00BF5ACC"/>
    <w:rsid w:val="00BF65B8"/>
    <w:rsid w:val="00BF7633"/>
    <w:rsid w:val="00BF7D32"/>
    <w:rsid w:val="00C00178"/>
    <w:rsid w:val="00C0048E"/>
    <w:rsid w:val="00C0164E"/>
    <w:rsid w:val="00C02E2C"/>
    <w:rsid w:val="00C043DC"/>
    <w:rsid w:val="00C0508C"/>
    <w:rsid w:val="00C050E8"/>
    <w:rsid w:val="00C057FC"/>
    <w:rsid w:val="00C0727B"/>
    <w:rsid w:val="00C077D0"/>
    <w:rsid w:val="00C10BC2"/>
    <w:rsid w:val="00C11DD7"/>
    <w:rsid w:val="00C1221C"/>
    <w:rsid w:val="00C1294F"/>
    <w:rsid w:val="00C13B30"/>
    <w:rsid w:val="00C1503D"/>
    <w:rsid w:val="00C15312"/>
    <w:rsid w:val="00C1584F"/>
    <w:rsid w:val="00C1597D"/>
    <w:rsid w:val="00C15E08"/>
    <w:rsid w:val="00C16091"/>
    <w:rsid w:val="00C16D9E"/>
    <w:rsid w:val="00C17546"/>
    <w:rsid w:val="00C17766"/>
    <w:rsid w:val="00C200BD"/>
    <w:rsid w:val="00C203DB"/>
    <w:rsid w:val="00C21386"/>
    <w:rsid w:val="00C215F2"/>
    <w:rsid w:val="00C21870"/>
    <w:rsid w:val="00C2208A"/>
    <w:rsid w:val="00C221CF"/>
    <w:rsid w:val="00C251B7"/>
    <w:rsid w:val="00C25C39"/>
    <w:rsid w:val="00C27647"/>
    <w:rsid w:val="00C30795"/>
    <w:rsid w:val="00C31FFD"/>
    <w:rsid w:val="00C348AC"/>
    <w:rsid w:val="00C354BA"/>
    <w:rsid w:val="00C3565D"/>
    <w:rsid w:val="00C35A68"/>
    <w:rsid w:val="00C36346"/>
    <w:rsid w:val="00C36C32"/>
    <w:rsid w:val="00C37433"/>
    <w:rsid w:val="00C37D59"/>
    <w:rsid w:val="00C403D3"/>
    <w:rsid w:val="00C403F3"/>
    <w:rsid w:val="00C40503"/>
    <w:rsid w:val="00C4098C"/>
    <w:rsid w:val="00C40DDE"/>
    <w:rsid w:val="00C418E0"/>
    <w:rsid w:val="00C4199B"/>
    <w:rsid w:val="00C424A6"/>
    <w:rsid w:val="00C43BBB"/>
    <w:rsid w:val="00C43F39"/>
    <w:rsid w:val="00C447F1"/>
    <w:rsid w:val="00C44B19"/>
    <w:rsid w:val="00C453F3"/>
    <w:rsid w:val="00C46A8F"/>
    <w:rsid w:val="00C46C7D"/>
    <w:rsid w:val="00C4715B"/>
    <w:rsid w:val="00C47D0F"/>
    <w:rsid w:val="00C506E3"/>
    <w:rsid w:val="00C519B9"/>
    <w:rsid w:val="00C51C4B"/>
    <w:rsid w:val="00C52C96"/>
    <w:rsid w:val="00C53D97"/>
    <w:rsid w:val="00C53DA9"/>
    <w:rsid w:val="00C5431F"/>
    <w:rsid w:val="00C56AB0"/>
    <w:rsid w:val="00C57599"/>
    <w:rsid w:val="00C6083F"/>
    <w:rsid w:val="00C60EF4"/>
    <w:rsid w:val="00C61D20"/>
    <w:rsid w:val="00C62DDC"/>
    <w:rsid w:val="00C63013"/>
    <w:rsid w:val="00C6340F"/>
    <w:rsid w:val="00C63BEA"/>
    <w:rsid w:val="00C64195"/>
    <w:rsid w:val="00C6469D"/>
    <w:rsid w:val="00C64CC5"/>
    <w:rsid w:val="00C64CEB"/>
    <w:rsid w:val="00C660E1"/>
    <w:rsid w:val="00C66596"/>
    <w:rsid w:val="00C66CEB"/>
    <w:rsid w:val="00C66DE0"/>
    <w:rsid w:val="00C66E44"/>
    <w:rsid w:val="00C67CD4"/>
    <w:rsid w:val="00C67CDE"/>
    <w:rsid w:val="00C714C9"/>
    <w:rsid w:val="00C71C18"/>
    <w:rsid w:val="00C738DF"/>
    <w:rsid w:val="00C73DE6"/>
    <w:rsid w:val="00C74A1E"/>
    <w:rsid w:val="00C74F13"/>
    <w:rsid w:val="00C7551B"/>
    <w:rsid w:val="00C77A14"/>
    <w:rsid w:val="00C77D30"/>
    <w:rsid w:val="00C77E16"/>
    <w:rsid w:val="00C77EF1"/>
    <w:rsid w:val="00C801A2"/>
    <w:rsid w:val="00C81962"/>
    <w:rsid w:val="00C82090"/>
    <w:rsid w:val="00C826DF"/>
    <w:rsid w:val="00C82A6D"/>
    <w:rsid w:val="00C82DD7"/>
    <w:rsid w:val="00C83185"/>
    <w:rsid w:val="00C83DA5"/>
    <w:rsid w:val="00C83F63"/>
    <w:rsid w:val="00C851B5"/>
    <w:rsid w:val="00C85BFF"/>
    <w:rsid w:val="00C85EC5"/>
    <w:rsid w:val="00C86895"/>
    <w:rsid w:val="00C876E5"/>
    <w:rsid w:val="00C91BD6"/>
    <w:rsid w:val="00C92B52"/>
    <w:rsid w:val="00C946F2"/>
    <w:rsid w:val="00C94B9F"/>
    <w:rsid w:val="00C95D4D"/>
    <w:rsid w:val="00C964D6"/>
    <w:rsid w:val="00C97D1D"/>
    <w:rsid w:val="00CA00B4"/>
    <w:rsid w:val="00CA14B4"/>
    <w:rsid w:val="00CA2238"/>
    <w:rsid w:val="00CA2AD8"/>
    <w:rsid w:val="00CA318D"/>
    <w:rsid w:val="00CA40EC"/>
    <w:rsid w:val="00CA418B"/>
    <w:rsid w:val="00CA6A95"/>
    <w:rsid w:val="00CA6EA3"/>
    <w:rsid w:val="00CA7847"/>
    <w:rsid w:val="00CA7C08"/>
    <w:rsid w:val="00CA7E07"/>
    <w:rsid w:val="00CB0945"/>
    <w:rsid w:val="00CB2009"/>
    <w:rsid w:val="00CB2BDB"/>
    <w:rsid w:val="00CB3745"/>
    <w:rsid w:val="00CB388A"/>
    <w:rsid w:val="00CB3E5C"/>
    <w:rsid w:val="00CB6035"/>
    <w:rsid w:val="00CB62AB"/>
    <w:rsid w:val="00CB678B"/>
    <w:rsid w:val="00CB78BD"/>
    <w:rsid w:val="00CC1090"/>
    <w:rsid w:val="00CC2675"/>
    <w:rsid w:val="00CC4224"/>
    <w:rsid w:val="00CC4331"/>
    <w:rsid w:val="00CC4457"/>
    <w:rsid w:val="00CC5041"/>
    <w:rsid w:val="00CC5686"/>
    <w:rsid w:val="00CC5AAE"/>
    <w:rsid w:val="00CC6DE1"/>
    <w:rsid w:val="00CD04E3"/>
    <w:rsid w:val="00CD14C9"/>
    <w:rsid w:val="00CD1FC5"/>
    <w:rsid w:val="00CD2193"/>
    <w:rsid w:val="00CD2D84"/>
    <w:rsid w:val="00CD3452"/>
    <w:rsid w:val="00CD470D"/>
    <w:rsid w:val="00CD5E35"/>
    <w:rsid w:val="00CE0F49"/>
    <w:rsid w:val="00CE1C18"/>
    <w:rsid w:val="00CE1C81"/>
    <w:rsid w:val="00CE2584"/>
    <w:rsid w:val="00CE4511"/>
    <w:rsid w:val="00CE55C6"/>
    <w:rsid w:val="00CE5BBE"/>
    <w:rsid w:val="00CE6E71"/>
    <w:rsid w:val="00CE7416"/>
    <w:rsid w:val="00CF052B"/>
    <w:rsid w:val="00CF2C99"/>
    <w:rsid w:val="00CF4055"/>
    <w:rsid w:val="00CF4EA8"/>
    <w:rsid w:val="00CF594B"/>
    <w:rsid w:val="00CF5F0D"/>
    <w:rsid w:val="00D0014F"/>
    <w:rsid w:val="00D0097C"/>
    <w:rsid w:val="00D00C2B"/>
    <w:rsid w:val="00D00E75"/>
    <w:rsid w:val="00D0266C"/>
    <w:rsid w:val="00D02DA8"/>
    <w:rsid w:val="00D03F8E"/>
    <w:rsid w:val="00D04AC9"/>
    <w:rsid w:val="00D07172"/>
    <w:rsid w:val="00D10C87"/>
    <w:rsid w:val="00D10F90"/>
    <w:rsid w:val="00D11546"/>
    <w:rsid w:val="00D125A5"/>
    <w:rsid w:val="00D12C97"/>
    <w:rsid w:val="00D1351E"/>
    <w:rsid w:val="00D14FE6"/>
    <w:rsid w:val="00D15089"/>
    <w:rsid w:val="00D1546B"/>
    <w:rsid w:val="00D16739"/>
    <w:rsid w:val="00D16B69"/>
    <w:rsid w:val="00D16EE5"/>
    <w:rsid w:val="00D1714B"/>
    <w:rsid w:val="00D17DFA"/>
    <w:rsid w:val="00D20D7C"/>
    <w:rsid w:val="00D22823"/>
    <w:rsid w:val="00D234F4"/>
    <w:rsid w:val="00D23D72"/>
    <w:rsid w:val="00D24210"/>
    <w:rsid w:val="00D24245"/>
    <w:rsid w:val="00D24743"/>
    <w:rsid w:val="00D2616F"/>
    <w:rsid w:val="00D27393"/>
    <w:rsid w:val="00D27A57"/>
    <w:rsid w:val="00D27AFE"/>
    <w:rsid w:val="00D3102B"/>
    <w:rsid w:val="00D311D7"/>
    <w:rsid w:val="00D328F6"/>
    <w:rsid w:val="00D328FE"/>
    <w:rsid w:val="00D33686"/>
    <w:rsid w:val="00D35365"/>
    <w:rsid w:val="00D35392"/>
    <w:rsid w:val="00D35DCF"/>
    <w:rsid w:val="00D4042A"/>
    <w:rsid w:val="00D42197"/>
    <w:rsid w:val="00D422D7"/>
    <w:rsid w:val="00D42EC8"/>
    <w:rsid w:val="00D44956"/>
    <w:rsid w:val="00D44D0E"/>
    <w:rsid w:val="00D4659E"/>
    <w:rsid w:val="00D46C46"/>
    <w:rsid w:val="00D47493"/>
    <w:rsid w:val="00D477B4"/>
    <w:rsid w:val="00D51767"/>
    <w:rsid w:val="00D53F1B"/>
    <w:rsid w:val="00D5456A"/>
    <w:rsid w:val="00D55122"/>
    <w:rsid w:val="00D561F0"/>
    <w:rsid w:val="00D60002"/>
    <w:rsid w:val="00D60B5B"/>
    <w:rsid w:val="00D60C03"/>
    <w:rsid w:val="00D61FC2"/>
    <w:rsid w:val="00D625DD"/>
    <w:rsid w:val="00D63238"/>
    <w:rsid w:val="00D635DB"/>
    <w:rsid w:val="00D63A40"/>
    <w:rsid w:val="00D64890"/>
    <w:rsid w:val="00D648A0"/>
    <w:rsid w:val="00D64FEB"/>
    <w:rsid w:val="00D67C19"/>
    <w:rsid w:val="00D67E2A"/>
    <w:rsid w:val="00D7032C"/>
    <w:rsid w:val="00D70666"/>
    <w:rsid w:val="00D709F2"/>
    <w:rsid w:val="00D70A34"/>
    <w:rsid w:val="00D70FBB"/>
    <w:rsid w:val="00D72BD9"/>
    <w:rsid w:val="00D737C1"/>
    <w:rsid w:val="00D73A93"/>
    <w:rsid w:val="00D744EF"/>
    <w:rsid w:val="00D77400"/>
    <w:rsid w:val="00D77BE6"/>
    <w:rsid w:val="00D80FA8"/>
    <w:rsid w:val="00D81F17"/>
    <w:rsid w:val="00D82D15"/>
    <w:rsid w:val="00D82DDE"/>
    <w:rsid w:val="00D8315C"/>
    <w:rsid w:val="00D83A3B"/>
    <w:rsid w:val="00D83AF2"/>
    <w:rsid w:val="00D843BB"/>
    <w:rsid w:val="00D85833"/>
    <w:rsid w:val="00D87032"/>
    <w:rsid w:val="00D87DFE"/>
    <w:rsid w:val="00D91AFA"/>
    <w:rsid w:val="00D91C11"/>
    <w:rsid w:val="00D93BF2"/>
    <w:rsid w:val="00D94BD8"/>
    <w:rsid w:val="00D95A81"/>
    <w:rsid w:val="00D9712B"/>
    <w:rsid w:val="00D9713B"/>
    <w:rsid w:val="00D97B92"/>
    <w:rsid w:val="00DA07F4"/>
    <w:rsid w:val="00DA0B05"/>
    <w:rsid w:val="00DA19C9"/>
    <w:rsid w:val="00DA1A56"/>
    <w:rsid w:val="00DA1A82"/>
    <w:rsid w:val="00DA3472"/>
    <w:rsid w:val="00DA389E"/>
    <w:rsid w:val="00DA4D36"/>
    <w:rsid w:val="00DA52A4"/>
    <w:rsid w:val="00DA5395"/>
    <w:rsid w:val="00DA647B"/>
    <w:rsid w:val="00DA76FF"/>
    <w:rsid w:val="00DB0430"/>
    <w:rsid w:val="00DB086D"/>
    <w:rsid w:val="00DB4242"/>
    <w:rsid w:val="00DB47CC"/>
    <w:rsid w:val="00DB63B2"/>
    <w:rsid w:val="00DB69BD"/>
    <w:rsid w:val="00DB6B50"/>
    <w:rsid w:val="00DB72ED"/>
    <w:rsid w:val="00DB7995"/>
    <w:rsid w:val="00DC0DD0"/>
    <w:rsid w:val="00DC10B6"/>
    <w:rsid w:val="00DC16B4"/>
    <w:rsid w:val="00DC39A0"/>
    <w:rsid w:val="00DC3DE9"/>
    <w:rsid w:val="00DC4226"/>
    <w:rsid w:val="00DC43F0"/>
    <w:rsid w:val="00DC5107"/>
    <w:rsid w:val="00DC58F1"/>
    <w:rsid w:val="00DC5D3D"/>
    <w:rsid w:val="00DC6D24"/>
    <w:rsid w:val="00DD0012"/>
    <w:rsid w:val="00DD064E"/>
    <w:rsid w:val="00DD0FF2"/>
    <w:rsid w:val="00DD2352"/>
    <w:rsid w:val="00DD2665"/>
    <w:rsid w:val="00DD389D"/>
    <w:rsid w:val="00DD3BD5"/>
    <w:rsid w:val="00DD5012"/>
    <w:rsid w:val="00DD5528"/>
    <w:rsid w:val="00DD56A5"/>
    <w:rsid w:val="00DD576B"/>
    <w:rsid w:val="00DD591D"/>
    <w:rsid w:val="00DD593F"/>
    <w:rsid w:val="00DD594F"/>
    <w:rsid w:val="00DD63DA"/>
    <w:rsid w:val="00DD7196"/>
    <w:rsid w:val="00DD7549"/>
    <w:rsid w:val="00DE13A5"/>
    <w:rsid w:val="00DE4256"/>
    <w:rsid w:val="00DE452B"/>
    <w:rsid w:val="00DE6F13"/>
    <w:rsid w:val="00DE7BBA"/>
    <w:rsid w:val="00DF0E97"/>
    <w:rsid w:val="00DF0ED6"/>
    <w:rsid w:val="00DF0EEA"/>
    <w:rsid w:val="00DF17E8"/>
    <w:rsid w:val="00DF37F9"/>
    <w:rsid w:val="00DF4130"/>
    <w:rsid w:val="00DF475A"/>
    <w:rsid w:val="00DF4E33"/>
    <w:rsid w:val="00DF553F"/>
    <w:rsid w:val="00DF62D0"/>
    <w:rsid w:val="00DF643C"/>
    <w:rsid w:val="00DF6CC4"/>
    <w:rsid w:val="00DF6D5E"/>
    <w:rsid w:val="00E001A5"/>
    <w:rsid w:val="00E00729"/>
    <w:rsid w:val="00E00F74"/>
    <w:rsid w:val="00E0149C"/>
    <w:rsid w:val="00E03110"/>
    <w:rsid w:val="00E038D2"/>
    <w:rsid w:val="00E03A10"/>
    <w:rsid w:val="00E03AD2"/>
    <w:rsid w:val="00E054C9"/>
    <w:rsid w:val="00E05770"/>
    <w:rsid w:val="00E057DE"/>
    <w:rsid w:val="00E06423"/>
    <w:rsid w:val="00E069A5"/>
    <w:rsid w:val="00E06AA9"/>
    <w:rsid w:val="00E07EE8"/>
    <w:rsid w:val="00E10823"/>
    <w:rsid w:val="00E10AA4"/>
    <w:rsid w:val="00E1112D"/>
    <w:rsid w:val="00E122EE"/>
    <w:rsid w:val="00E128BF"/>
    <w:rsid w:val="00E14840"/>
    <w:rsid w:val="00E1493A"/>
    <w:rsid w:val="00E1594F"/>
    <w:rsid w:val="00E15E47"/>
    <w:rsid w:val="00E16EA5"/>
    <w:rsid w:val="00E17383"/>
    <w:rsid w:val="00E179E1"/>
    <w:rsid w:val="00E21576"/>
    <w:rsid w:val="00E21C49"/>
    <w:rsid w:val="00E22920"/>
    <w:rsid w:val="00E2389F"/>
    <w:rsid w:val="00E25678"/>
    <w:rsid w:val="00E25B78"/>
    <w:rsid w:val="00E26146"/>
    <w:rsid w:val="00E26B09"/>
    <w:rsid w:val="00E27CC5"/>
    <w:rsid w:val="00E322AA"/>
    <w:rsid w:val="00E32F91"/>
    <w:rsid w:val="00E332BE"/>
    <w:rsid w:val="00E33C55"/>
    <w:rsid w:val="00E33F08"/>
    <w:rsid w:val="00E340B7"/>
    <w:rsid w:val="00E347C5"/>
    <w:rsid w:val="00E35469"/>
    <w:rsid w:val="00E37CF8"/>
    <w:rsid w:val="00E4095E"/>
    <w:rsid w:val="00E4134A"/>
    <w:rsid w:val="00E41366"/>
    <w:rsid w:val="00E42118"/>
    <w:rsid w:val="00E423E5"/>
    <w:rsid w:val="00E42F15"/>
    <w:rsid w:val="00E4356A"/>
    <w:rsid w:val="00E44687"/>
    <w:rsid w:val="00E448B1"/>
    <w:rsid w:val="00E44CF1"/>
    <w:rsid w:val="00E5291C"/>
    <w:rsid w:val="00E54D0B"/>
    <w:rsid w:val="00E550F4"/>
    <w:rsid w:val="00E5571A"/>
    <w:rsid w:val="00E56B8F"/>
    <w:rsid w:val="00E570F0"/>
    <w:rsid w:val="00E57C0F"/>
    <w:rsid w:val="00E57CC7"/>
    <w:rsid w:val="00E60E15"/>
    <w:rsid w:val="00E6143A"/>
    <w:rsid w:val="00E6231F"/>
    <w:rsid w:val="00E6247B"/>
    <w:rsid w:val="00E6489C"/>
    <w:rsid w:val="00E64B44"/>
    <w:rsid w:val="00E64FD1"/>
    <w:rsid w:val="00E6671A"/>
    <w:rsid w:val="00E66DDF"/>
    <w:rsid w:val="00E6702B"/>
    <w:rsid w:val="00E675CF"/>
    <w:rsid w:val="00E679DA"/>
    <w:rsid w:val="00E7080F"/>
    <w:rsid w:val="00E70E72"/>
    <w:rsid w:val="00E7170A"/>
    <w:rsid w:val="00E717E5"/>
    <w:rsid w:val="00E720A5"/>
    <w:rsid w:val="00E7256F"/>
    <w:rsid w:val="00E72D13"/>
    <w:rsid w:val="00E74628"/>
    <w:rsid w:val="00E74955"/>
    <w:rsid w:val="00E74D95"/>
    <w:rsid w:val="00E76CBF"/>
    <w:rsid w:val="00E77D17"/>
    <w:rsid w:val="00E814FC"/>
    <w:rsid w:val="00E81F35"/>
    <w:rsid w:val="00E82127"/>
    <w:rsid w:val="00E82AC5"/>
    <w:rsid w:val="00E8317A"/>
    <w:rsid w:val="00E831C0"/>
    <w:rsid w:val="00E8403C"/>
    <w:rsid w:val="00E84405"/>
    <w:rsid w:val="00E86C50"/>
    <w:rsid w:val="00E875DE"/>
    <w:rsid w:val="00E8790D"/>
    <w:rsid w:val="00E8791C"/>
    <w:rsid w:val="00E87A28"/>
    <w:rsid w:val="00E87FF9"/>
    <w:rsid w:val="00E904DC"/>
    <w:rsid w:val="00E9148D"/>
    <w:rsid w:val="00E91CBD"/>
    <w:rsid w:val="00E91F8D"/>
    <w:rsid w:val="00E920B4"/>
    <w:rsid w:val="00E9211F"/>
    <w:rsid w:val="00E933EE"/>
    <w:rsid w:val="00E948A9"/>
    <w:rsid w:val="00E94C32"/>
    <w:rsid w:val="00E96FAA"/>
    <w:rsid w:val="00EA04AC"/>
    <w:rsid w:val="00EA2BF5"/>
    <w:rsid w:val="00EA2E77"/>
    <w:rsid w:val="00EA3237"/>
    <w:rsid w:val="00EA34EC"/>
    <w:rsid w:val="00EA3F39"/>
    <w:rsid w:val="00EA5B62"/>
    <w:rsid w:val="00EA6777"/>
    <w:rsid w:val="00EB027C"/>
    <w:rsid w:val="00EB0AEE"/>
    <w:rsid w:val="00EB27D7"/>
    <w:rsid w:val="00EB3A26"/>
    <w:rsid w:val="00EB3F06"/>
    <w:rsid w:val="00EB4A94"/>
    <w:rsid w:val="00EB558D"/>
    <w:rsid w:val="00EB6756"/>
    <w:rsid w:val="00EC1411"/>
    <w:rsid w:val="00EC2B57"/>
    <w:rsid w:val="00EC305D"/>
    <w:rsid w:val="00EC3658"/>
    <w:rsid w:val="00EC63F9"/>
    <w:rsid w:val="00EC70E9"/>
    <w:rsid w:val="00ED1272"/>
    <w:rsid w:val="00ED226F"/>
    <w:rsid w:val="00ED22F5"/>
    <w:rsid w:val="00ED2CC7"/>
    <w:rsid w:val="00ED35C8"/>
    <w:rsid w:val="00ED49E0"/>
    <w:rsid w:val="00ED5378"/>
    <w:rsid w:val="00ED5386"/>
    <w:rsid w:val="00ED5F22"/>
    <w:rsid w:val="00ED626A"/>
    <w:rsid w:val="00ED63CA"/>
    <w:rsid w:val="00ED6E53"/>
    <w:rsid w:val="00EE0535"/>
    <w:rsid w:val="00EE1183"/>
    <w:rsid w:val="00EE1252"/>
    <w:rsid w:val="00EE2282"/>
    <w:rsid w:val="00EE379F"/>
    <w:rsid w:val="00EE3911"/>
    <w:rsid w:val="00EE4389"/>
    <w:rsid w:val="00EE4BB3"/>
    <w:rsid w:val="00EE4F98"/>
    <w:rsid w:val="00EE5257"/>
    <w:rsid w:val="00EE56F9"/>
    <w:rsid w:val="00EE6530"/>
    <w:rsid w:val="00EE6C2F"/>
    <w:rsid w:val="00EF0C1A"/>
    <w:rsid w:val="00EF2351"/>
    <w:rsid w:val="00EF319D"/>
    <w:rsid w:val="00EF3B50"/>
    <w:rsid w:val="00EF3EF3"/>
    <w:rsid w:val="00EF40FD"/>
    <w:rsid w:val="00EF5166"/>
    <w:rsid w:val="00EF5B0A"/>
    <w:rsid w:val="00EF5DA4"/>
    <w:rsid w:val="00EF78A5"/>
    <w:rsid w:val="00F00050"/>
    <w:rsid w:val="00F01D47"/>
    <w:rsid w:val="00F022BC"/>
    <w:rsid w:val="00F029CC"/>
    <w:rsid w:val="00F02C7E"/>
    <w:rsid w:val="00F03454"/>
    <w:rsid w:val="00F03A16"/>
    <w:rsid w:val="00F04FBE"/>
    <w:rsid w:val="00F05D63"/>
    <w:rsid w:val="00F05E5C"/>
    <w:rsid w:val="00F05ECE"/>
    <w:rsid w:val="00F07375"/>
    <w:rsid w:val="00F078BA"/>
    <w:rsid w:val="00F07F49"/>
    <w:rsid w:val="00F1065B"/>
    <w:rsid w:val="00F10E71"/>
    <w:rsid w:val="00F111CD"/>
    <w:rsid w:val="00F11997"/>
    <w:rsid w:val="00F11C08"/>
    <w:rsid w:val="00F11DA1"/>
    <w:rsid w:val="00F1283D"/>
    <w:rsid w:val="00F1330A"/>
    <w:rsid w:val="00F149E3"/>
    <w:rsid w:val="00F169EA"/>
    <w:rsid w:val="00F1795C"/>
    <w:rsid w:val="00F205DD"/>
    <w:rsid w:val="00F23D50"/>
    <w:rsid w:val="00F26CC7"/>
    <w:rsid w:val="00F272CA"/>
    <w:rsid w:val="00F309F2"/>
    <w:rsid w:val="00F337F1"/>
    <w:rsid w:val="00F34553"/>
    <w:rsid w:val="00F345B8"/>
    <w:rsid w:val="00F348C1"/>
    <w:rsid w:val="00F352C2"/>
    <w:rsid w:val="00F36B55"/>
    <w:rsid w:val="00F404DF"/>
    <w:rsid w:val="00F4082B"/>
    <w:rsid w:val="00F40A12"/>
    <w:rsid w:val="00F40EAA"/>
    <w:rsid w:val="00F4196E"/>
    <w:rsid w:val="00F419A6"/>
    <w:rsid w:val="00F42170"/>
    <w:rsid w:val="00F431C4"/>
    <w:rsid w:val="00F431E5"/>
    <w:rsid w:val="00F43837"/>
    <w:rsid w:val="00F43B36"/>
    <w:rsid w:val="00F440E3"/>
    <w:rsid w:val="00F443A1"/>
    <w:rsid w:val="00F44E04"/>
    <w:rsid w:val="00F45467"/>
    <w:rsid w:val="00F458F8"/>
    <w:rsid w:val="00F463C8"/>
    <w:rsid w:val="00F464AB"/>
    <w:rsid w:val="00F5214F"/>
    <w:rsid w:val="00F52906"/>
    <w:rsid w:val="00F546E3"/>
    <w:rsid w:val="00F5489D"/>
    <w:rsid w:val="00F55B85"/>
    <w:rsid w:val="00F56578"/>
    <w:rsid w:val="00F56A93"/>
    <w:rsid w:val="00F575A3"/>
    <w:rsid w:val="00F577FC"/>
    <w:rsid w:val="00F57894"/>
    <w:rsid w:val="00F6101F"/>
    <w:rsid w:val="00F61D21"/>
    <w:rsid w:val="00F6402D"/>
    <w:rsid w:val="00F64343"/>
    <w:rsid w:val="00F65DA8"/>
    <w:rsid w:val="00F65F72"/>
    <w:rsid w:val="00F66A84"/>
    <w:rsid w:val="00F66D53"/>
    <w:rsid w:val="00F66E44"/>
    <w:rsid w:val="00F66ECE"/>
    <w:rsid w:val="00F70562"/>
    <w:rsid w:val="00F71F14"/>
    <w:rsid w:val="00F730BD"/>
    <w:rsid w:val="00F73533"/>
    <w:rsid w:val="00F73B2C"/>
    <w:rsid w:val="00F742D5"/>
    <w:rsid w:val="00F75DEC"/>
    <w:rsid w:val="00F75F06"/>
    <w:rsid w:val="00F76B3E"/>
    <w:rsid w:val="00F773DD"/>
    <w:rsid w:val="00F7744C"/>
    <w:rsid w:val="00F80755"/>
    <w:rsid w:val="00F827D2"/>
    <w:rsid w:val="00F8386F"/>
    <w:rsid w:val="00F83E62"/>
    <w:rsid w:val="00F83F5D"/>
    <w:rsid w:val="00F8426C"/>
    <w:rsid w:val="00F862E8"/>
    <w:rsid w:val="00F8692F"/>
    <w:rsid w:val="00F86B94"/>
    <w:rsid w:val="00F90494"/>
    <w:rsid w:val="00F90F33"/>
    <w:rsid w:val="00F914D2"/>
    <w:rsid w:val="00F92022"/>
    <w:rsid w:val="00F92C79"/>
    <w:rsid w:val="00F93EC1"/>
    <w:rsid w:val="00F94200"/>
    <w:rsid w:val="00F954F8"/>
    <w:rsid w:val="00F95FE4"/>
    <w:rsid w:val="00F97338"/>
    <w:rsid w:val="00F9744E"/>
    <w:rsid w:val="00FA2A6E"/>
    <w:rsid w:val="00FA3F4E"/>
    <w:rsid w:val="00FA4A44"/>
    <w:rsid w:val="00FA4BD6"/>
    <w:rsid w:val="00FA5075"/>
    <w:rsid w:val="00FA5082"/>
    <w:rsid w:val="00FA6ADC"/>
    <w:rsid w:val="00FA6B6B"/>
    <w:rsid w:val="00FA6C6F"/>
    <w:rsid w:val="00FB2EA4"/>
    <w:rsid w:val="00FB3780"/>
    <w:rsid w:val="00FB38DB"/>
    <w:rsid w:val="00FB401C"/>
    <w:rsid w:val="00FB40B4"/>
    <w:rsid w:val="00FB4148"/>
    <w:rsid w:val="00FB6EC4"/>
    <w:rsid w:val="00FB7571"/>
    <w:rsid w:val="00FB7640"/>
    <w:rsid w:val="00FC0275"/>
    <w:rsid w:val="00FC0ACA"/>
    <w:rsid w:val="00FC0FB9"/>
    <w:rsid w:val="00FC1744"/>
    <w:rsid w:val="00FC189E"/>
    <w:rsid w:val="00FC1FCD"/>
    <w:rsid w:val="00FC20D5"/>
    <w:rsid w:val="00FC29AD"/>
    <w:rsid w:val="00FC4523"/>
    <w:rsid w:val="00FC4AFE"/>
    <w:rsid w:val="00FC4BCE"/>
    <w:rsid w:val="00FC6119"/>
    <w:rsid w:val="00FC6520"/>
    <w:rsid w:val="00FC6C61"/>
    <w:rsid w:val="00FD0E01"/>
    <w:rsid w:val="00FD1AD0"/>
    <w:rsid w:val="00FD32D6"/>
    <w:rsid w:val="00FD4385"/>
    <w:rsid w:val="00FD56E1"/>
    <w:rsid w:val="00FD570A"/>
    <w:rsid w:val="00FD6584"/>
    <w:rsid w:val="00FD67D2"/>
    <w:rsid w:val="00FD6D2D"/>
    <w:rsid w:val="00FD7101"/>
    <w:rsid w:val="00FD7222"/>
    <w:rsid w:val="00FD73FC"/>
    <w:rsid w:val="00FD7EB6"/>
    <w:rsid w:val="00FE0E2B"/>
    <w:rsid w:val="00FE140C"/>
    <w:rsid w:val="00FE1B4A"/>
    <w:rsid w:val="00FE330F"/>
    <w:rsid w:val="00FE3A27"/>
    <w:rsid w:val="00FE3C17"/>
    <w:rsid w:val="00FE3D8D"/>
    <w:rsid w:val="00FE5DE5"/>
    <w:rsid w:val="00FE7358"/>
    <w:rsid w:val="00FE74FD"/>
    <w:rsid w:val="00FE7E1C"/>
    <w:rsid w:val="00FF0E3C"/>
    <w:rsid w:val="00FF0F9C"/>
    <w:rsid w:val="00FF2147"/>
    <w:rsid w:val="00FF3A60"/>
    <w:rsid w:val="00FF4691"/>
    <w:rsid w:val="00FF4915"/>
    <w:rsid w:val="00FF5C54"/>
    <w:rsid w:val="00FF5D1A"/>
    <w:rsid w:val="00FF6BF2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711C0B"/>
  <w15:docId w15:val="{C22E0A6E-8551-4430-9FFB-64F4C886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BA2768"/>
    <w:pPr>
      <w:spacing w:after="0" w:line="240" w:lineRule="auto"/>
      <w:ind w:firstLine="425"/>
      <w:jc w:val="both"/>
    </w:pPr>
    <w:rPr>
      <w:rFonts w:ascii="Arial" w:eastAsia="Times New Roman" w:hAnsi="Arial" w:cs="Times New Roman"/>
      <w:sz w:val="24"/>
    </w:rPr>
  </w:style>
  <w:style w:type="paragraph" w:styleId="10">
    <w:name w:val="heading 1"/>
    <w:aliases w:val="H1,h1,Kapitel,Arial 14 Fett,Arial 14 Fett1,Arial 14 Fett2,Arial 16 Fett,Datasheet title,Section Heading,Überschrift 1a,Headline1,Headline1:Überschrift 1,OdsKap1,OdsKap1Überschrift,.,Название спецификации,Chapter Headline,47"/>
    <w:basedOn w:val="a5"/>
    <w:next w:val="a5"/>
    <w:link w:val="11"/>
    <w:autoRedefine/>
    <w:qFormat/>
    <w:rsid w:val="004D6754"/>
    <w:pPr>
      <w:keepNext/>
      <w:numPr>
        <w:numId w:val="17"/>
      </w:numPr>
      <w:spacing w:before="240" w:after="240"/>
      <w:jc w:val="left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21">
    <w:name w:val="heading 2"/>
    <w:aliases w:val="h2,Gliederung2,Gliederung,H2,Indented Heading,H21,H22,Indented Heading1,Indented Heading2,Indented Heading3,Indented Heading4,H23,H211,H221,Indented Heading5,Indented Heading6,Indented Heading7,H24,H212,H222,Indented Heading8,H25,H213,H223,L"/>
    <w:basedOn w:val="a5"/>
    <w:next w:val="a5"/>
    <w:link w:val="22"/>
    <w:autoRedefine/>
    <w:qFormat/>
    <w:rsid w:val="00F431C4"/>
    <w:pPr>
      <w:keepNext/>
      <w:numPr>
        <w:ilvl w:val="1"/>
        <w:numId w:val="17"/>
      </w:numPr>
      <w:spacing w:before="240" w:after="240" w:line="276" w:lineRule="auto"/>
      <w:jc w:val="left"/>
      <w:outlineLvl w:val="1"/>
    </w:pPr>
    <w:rPr>
      <w:rFonts w:cs="Arial"/>
      <w:b/>
      <w:caps/>
      <w:szCs w:val="24"/>
    </w:rPr>
  </w:style>
  <w:style w:type="paragraph" w:styleId="30">
    <w:name w:val="heading 3"/>
    <w:aliases w:val="h3,Gliederung3,H3,OdsKap3,OdsKap3Überschrift,Заголовок 3 Знак1,Заголовок 3 Знак Знак,H3 Знак Знак,Çàãîëîâîê 3,Подраздел,Caaieiaie 3,Subhead B,H3 Знак,Заголовок 3 Знак2,Заголовок 3 Знак1 Знак,Заголовок 3 Знак Знак Знак,H3 Зна"/>
    <w:basedOn w:val="a5"/>
    <w:next w:val="a5"/>
    <w:link w:val="31"/>
    <w:autoRedefine/>
    <w:qFormat/>
    <w:rsid w:val="009B6B04"/>
    <w:pPr>
      <w:keepNext/>
      <w:numPr>
        <w:ilvl w:val="2"/>
        <w:numId w:val="17"/>
      </w:numPr>
      <w:spacing w:before="120" w:after="120" w:line="276" w:lineRule="auto"/>
      <w:ind w:left="567" w:hanging="567"/>
      <w:outlineLvl w:val="2"/>
    </w:pPr>
    <w:rPr>
      <w:rFonts w:eastAsia="Calibri"/>
      <w:b/>
      <w:szCs w:val="20"/>
    </w:rPr>
  </w:style>
  <w:style w:type="paragraph" w:styleId="42">
    <w:name w:val="heading 4"/>
    <w:aliases w:val="Gliederung4,h4,H4,Заголовок 4 (Приложение),Заголовок 4 Знак1,Заголовок 4 (Приложение) Знак,H4 Знак,Заголовок 4 Знак Знак Знак Знак Знак,Заголовок 4 Знак Знак Знак Знак,Заголовок 4 Знак2,Заголовок 4 Знак Знак"/>
    <w:basedOn w:val="a5"/>
    <w:next w:val="a5"/>
    <w:link w:val="43"/>
    <w:qFormat/>
    <w:rsid w:val="006C0925"/>
    <w:pPr>
      <w:keepNext/>
      <w:numPr>
        <w:ilvl w:val="3"/>
        <w:numId w:val="17"/>
      </w:numPr>
      <w:outlineLvl w:val="3"/>
    </w:pPr>
    <w:rPr>
      <w:rFonts w:eastAsia="Calibri"/>
      <w:i/>
      <w:caps/>
      <w:sz w:val="20"/>
      <w:szCs w:val="20"/>
    </w:rPr>
  </w:style>
  <w:style w:type="paragraph" w:styleId="5">
    <w:name w:val="heading 5"/>
    <w:aliases w:val="Gliederung5,H5,Заголовок 5 Знак1,Заголовок 5 Знак Знак,Gliederung51,H51,Заголовок 5 Знак11,Заголовок 5 Знак Знак1,Заголовок 5 Знак2"/>
    <w:basedOn w:val="a5"/>
    <w:next w:val="a6"/>
    <w:link w:val="50"/>
    <w:qFormat/>
    <w:rsid w:val="00911D9E"/>
    <w:pPr>
      <w:numPr>
        <w:ilvl w:val="4"/>
        <w:numId w:val="17"/>
      </w:numPr>
      <w:overflowPunct w:val="0"/>
      <w:autoSpaceDE w:val="0"/>
      <w:autoSpaceDN w:val="0"/>
      <w:adjustRightInd w:val="0"/>
      <w:spacing w:after="120"/>
      <w:jc w:val="left"/>
      <w:textAlignment w:val="baseline"/>
      <w:outlineLvl w:val="4"/>
    </w:pPr>
    <w:rPr>
      <w:b/>
      <w:sz w:val="20"/>
      <w:szCs w:val="20"/>
      <w:lang w:val="en-US"/>
    </w:rPr>
  </w:style>
  <w:style w:type="paragraph" w:styleId="6">
    <w:name w:val="heading 6"/>
    <w:aliases w:val="Gliederung6,Gliederung61"/>
    <w:basedOn w:val="a5"/>
    <w:next w:val="a6"/>
    <w:link w:val="60"/>
    <w:qFormat/>
    <w:rsid w:val="00911D9E"/>
    <w:pPr>
      <w:numPr>
        <w:ilvl w:val="5"/>
        <w:numId w:val="17"/>
      </w:numPr>
      <w:overflowPunct w:val="0"/>
      <w:autoSpaceDE w:val="0"/>
      <w:autoSpaceDN w:val="0"/>
      <w:adjustRightInd w:val="0"/>
      <w:spacing w:after="120"/>
      <w:jc w:val="left"/>
      <w:textAlignment w:val="baseline"/>
      <w:outlineLvl w:val="5"/>
    </w:pPr>
    <w:rPr>
      <w:sz w:val="20"/>
      <w:szCs w:val="20"/>
      <w:u w:val="single"/>
      <w:lang w:val="en-US"/>
    </w:rPr>
  </w:style>
  <w:style w:type="paragraph" w:styleId="7">
    <w:name w:val="heading 7"/>
    <w:basedOn w:val="a5"/>
    <w:next w:val="a6"/>
    <w:link w:val="70"/>
    <w:qFormat/>
    <w:rsid w:val="00911D9E"/>
    <w:pPr>
      <w:numPr>
        <w:ilvl w:val="6"/>
        <w:numId w:val="17"/>
      </w:numPr>
      <w:overflowPunct w:val="0"/>
      <w:autoSpaceDE w:val="0"/>
      <w:autoSpaceDN w:val="0"/>
      <w:adjustRightInd w:val="0"/>
      <w:spacing w:after="120"/>
      <w:jc w:val="left"/>
      <w:textAlignment w:val="baseline"/>
      <w:outlineLvl w:val="6"/>
    </w:pPr>
    <w:rPr>
      <w:i/>
      <w:sz w:val="20"/>
      <w:szCs w:val="20"/>
      <w:lang w:val="en-US"/>
    </w:rPr>
  </w:style>
  <w:style w:type="paragraph" w:styleId="8">
    <w:name w:val="heading 8"/>
    <w:basedOn w:val="a5"/>
    <w:next w:val="a6"/>
    <w:link w:val="80"/>
    <w:qFormat/>
    <w:rsid w:val="00911D9E"/>
    <w:pPr>
      <w:numPr>
        <w:ilvl w:val="7"/>
        <w:numId w:val="17"/>
      </w:numPr>
      <w:overflowPunct w:val="0"/>
      <w:autoSpaceDE w:val="0"/>
      <w:autoSpaceDN w:val="0"/>
      <w:adjustRightInd w:val="0"/>
      <w:spacing w:after="120"/>
      <w:jc w:val="left"/>
      <w:textAlignment w:val="baseline"/>
      <w:outlineLvl w:val="7"/>
    </w:pPr>
    <w:rPr>
      <w:i/>
      <w:sz w:val="20"/>
      <w:szCs w:val="20"/>
      <w:lang w:val="en-US"/>
    </w:rPr>
  </w:style>
  <w:style w:type="paragraph" w:styleId="9">
    <w:name w:val="heading 9"/>
    <w:basedOn w:val="a5"/>
    <w:next w:val="a6"/>
    <w:link w:val="90"/>
    <w:qFormat/>
    <w:rsid w:val="00911D9E"/>
    <w:pPr>
      <w:numPr>
        <w:ilvl w:val="8"/>
        <w:numId w:val="17"/>
      </w:numPr>
      <w:overflowPunct w:val="0"/>
      <w:autoSpaceDE w:val="0"/>
      <w:autoSpaceDN w:val="0"/>
      <w:adjustRightInd w:val="0"/>
      <w:spacing w:after="120"/>
      <w:jc w:val="left"/>
      <w:textAlignment w:val="baseline"/>
      <w:outlineLvl w:val="8"/>
    </w:pPr>
    <w:rPr>
      <w:i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1">
    <w:name w:val="Заголовок 1 Знак"/>
    <w:aliases w:val="H1 Знак,h1 Знак,Kapitel Знак,Arial 14 Fett Знак,Arial 14 Fett1 Знак,Arial 14 Fett2 Знак,Arial 16 Fett Знак,Datasheet title Знак,Section Heading Знак,Überschrift 1a Знак,Headline1 Знак,Headline1:Überschrift 1 Знак,OdsKap1 Знак,. Знак"/>
    <w:basedOn w:val="a7"/>
    <w:link w:val="10"/>
    <w:rsid w:val="004D6754"/>
    <w:rPr>
      <w:rFonts w:ascii="Arial" w:eastAsia="Times New Roman" w:hAnsi="Arial" w:cs="Arial"/>
      <w:b/>
      <w:bCs/>
      <w:caps/>
      <w:kern w:val="32"/>
      <w:sz w:val="32"/>
      <w:szCs w:val="32"/>
    </w:rPr>
  </w:style>
  <w:style w:type="character" w:customStyle="1" w:styleId="22">
    <w:name w:val="Заголовок 2 Знак"/>
    <w:aliases w:val="h2 Знак,Gliederung2 Знак,Gliederung Знак,H2 Знак,Indented Heading Знак,H21 Знак,H22 Знак,Indented Heading1 Знак,Indented Heading2 Знак,Indented Heading3 Знак,Indented Heading4 Знак,H23 Знак,H211 Знак,H221 Знак,Indented Heading5 Знак"/>
    <w:basedOn w:val="a7"/>
    <w:link w:val="21"/>
    <w:rsid w:val="00F431C4"/>
    <w:rPr>
      <w:rFonts w:ascii="Arial" w:eastAsia="Times New Roman" w:hAnsi="Arial" w:cs="Arial"/>
      <w:b/>
      <w:caps/>
      <w:sz w:val="24"/>
      <w:szCs w:val="24"/>
    </w:rPr>
  </w:style>
  <w:style w:type="character" w:customStyle="1" w:styleId="31">
    <w:name w:val="Заголовок 3 Знак"/>
    <w:aliases w:val="h3 Знак,Gliederung3 Знак,H3 Знак1,OdsKap3 Знак,OdsKap3Überschrift Знак,Заголовок 3 Знак1 Знак1,Заголовок 3 Знак Знак Знак1,H3 Знак Знак Знак,Çàãîëîâîê 3 Знак,Подраздел Знак,Caaieiaie 3 Знак,Subhead B Знак,H3 Знак Знак1,H3 Зна Знак"/>
    <w:basedOn w:val="a7"/>
    <w:link w:val="30"/>
    <w:rsid w:val="009B6B04"/>
    <w:rPr>
      <w:rFonts w:ascii="Arial" w:eastAsia="Calibri" w:hAnsi="Arial" w:cs="Times New Roman"/>
      <w:b/>
      <w:sz w:val="24"/>
      <w:szCs w:val="20"/>
    </w:rPr>
  </w:style>
  <w:style w:type="character" w:customStyle="1" w:styleId="43">
    <w:name w:val="Заголовок 4 Знак"/>
    <w:aliases w:val="Gliederung4 Знак,h4 Знак,H4 Знак1,Заголовок 4 (Приложение) Знак1,Заголовок 4 Знак1 Знак,Заголовок 4 (Приложение) Знак Знак,H4 Знак Знак,Заголовок 4 Знак Знак Знак Знак Знак Знак,Заголовок 4 Знак Знак Знак Знак Знак1"/>
    <w:basedOn w:val="a7"/>
    <w:link w:val="42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6">
    <w:name w:val="Normal Indent"/>
    <w:basedOn w:val="a5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/>
      <w:szCs w:val="20"/>
      <w:lang w:val="en-US"/>
    </w:rPr>
  </w:style>
  <w:style w:type="character" w:customStyle="1" w:styleId="50">
    <w:name w:val="Заголовок 5 Знак"/>
    <w:aliases w:val="Gliederung5 Знак,H5 Знак,Заголовок 5 Знак1 Знак,Заголовок 5 Знак Знак Знак,Gliederung51 Знак,H51 Знак,Заголовок 5 Знак11 Знак,Заголовок 5 Знак Знак1 Знак,Заголовок 5 Знак2 Знак"/>
    <w:basedOn w:val="a7"/>
    <w:link w:val="5"/>
    <w:rsid w:val="00911D9E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60">
    <w:name w:val="Заголовок 6 Знак"/>
    <w:aliases w:val="Gliederung6 Знак,Gliederung61 Знак"/>
    <w:basedOn w:val="a7"/>
    <w:link w:val="6"/>
    <w:rsid w:val="00911D9E"/>
    <w:rPr>
      <w:rFonts w:ascii="Arial" w:eastAsia="Times New Roman" w:hAnsi="Arial" w:cs="Times New Roman"/>
      <w:sz w:val="20"/>
      <w:szCs w:val="20"/>
      <w:u w:val="single"/>
      <w:lang w:val="en-US"/>
    </w:rPr>
  </w:style>
  <w:style w:type="character" w:customStyle="1" w:styleId="70">
    <w:name w:val="Заголовок 7 Знак"/>
    <w:basedOn w:val="a7"/>
    <w:link w:val="7"/>
    <w:rsid w:val="00911D9E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80">
    <w:name w:val="Заголовок 8 Знак"/>
    <w:basedOn w:val="a7"/>
    <w:link w:val="8"/>
    <w:rsid w:val="00911D9E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90">
    <w:name w:val="Заголовок 9 Знак"/>
    <w:basedOn w:val="a7"/>
    <w:link w:val="9"/>
    <w:rsid w:val="00911D9E"/>
    <w:rPr>
      <w:rFonts w:ascii="Arial" w:eastAsia="Times New Roman" w:hAnsi="Arial" w:cs="Times New Roman"/>
      <w:i/>
      <w:sz w:val="20"/>
      <w:szCs w:val="20"/>
      <w:lang w:val="en-US"/>
    </w:rPr>
  </w:style>
  <w:style w:type="paragraph" w:styleId="aa">
    <w:name w:val="header"/>
    <w:basedOn w:val="a5"/>
    <w:link w:val="ab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b">
    <w:name w:val="Верхний колонтитул Знак"/>
    <w:basedOn w:val="a7"/>
    <w:link w:val="aa"/>
    <w:rsid w:val="006C0925"/>
    <w:rPr>
      <w:rFonts w:ascii="Calibri" w:eastAsia="Calibri" w:hAnsi="Calibri" w:cs="Times New Roman"/>
      <w:sz w:val="20"/>
      <w:szCs w:val="20"/>
    </w:rPr>
  </w:style>
  <w:style w:type="paragraph" w:styleId="ac">
    <w:name w:val="footer"/>
    <w:basedOn w:val="a5"/>
    <w:link w:val="ad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d">
    <w:name w:val="Нижний колонтитул Знак"/>
    <w:basedOn w:val="a7"/>
    <w:link w:val="ac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2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e">
    <w:name w:val="caption"/>
    <w:aliases w:val="рисунок,МИ_Caption"/>
    <w:basedOn w:val="a5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3">
    <w:name w:val="toc 1"/>
    <w:basedOn w:val="a5"/>
    <w:next w:val="a5"/>
    <w:autoRedefine/>
    <w:uiPriority w:val="39"/>
    <w:rsid w:val="00ED1272"/>
    <w:pPr>
      <w:tabs>
        <w:tab w:val="left" w:pos="426"/>
        <w:tab w:val="right" w:leader="dot" w:pos="9628"/>
      </w:tabs>
      <w:spacing w:before="40"/>
      <w:ind w:left="425" w:hanging="425"/>
    </w:pPr>
    <w:rPr>
      <w:rFonts w:cs="Arial"/>
      <w:b/>
      <w:noProof/>
      <w:sz w:val="20"/>
      <w:szCs w:val="20"/>
    </w:rPr>
  </w:style>
  <w:style w:type="paragraph" w:styleId="23">
    <w:name w:val="toc 2"/>
    <w:basedOn w:val="a5"/>
    <w:next w:val="a5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2">
    <w:name w:val="toc 3"/>
    <w:basedOn w:val="a5"/>
    <w:next w:val="a5"/>
    <w:autoRedefine/>
    <w:uiPriority w:val="39"/>
    <w:rsid w:val="006C0925"/>
    <w:pPr>
      <w:ind w:left="480"/>
    </w:pPr>
    <w:rPr>
      <w:rFonts w:asciiTheme="minorHAnsi" w:hAnsiTheme="minorHAnsi"/>
      <w:sz w:val="22"/>
    </w:rPr>
  </w:style>
  <w:style w:type="paragraph" w:styleId="61">
    <w:name w:val="toc 6"/>
    <w:basedOn w:val="a5"/>
    <w:next w:val="a5"/>
    <w:autoRedefine/>
    <w:uiPriority w:val="39"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5"/>
    <w:next w:val="a5"/>
    <w:autoRedefine/>
    <w:uiPriority w:val="39"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f">
    <w:name w:val="Hyperlink"/>
    <w:uiPriority w:val="99"/>
    <w:rsid w:val="006C0925"/>
    <w:rPr>
      <w:color w:val="0000FF"/>
      <w:u w:val="single"/>
    </w:rPr>
  </w:style>
  <w:style w:type="paragraph" w:styleId="af0">
    <w:name w:val="annotation text"/>
    <w:basedOn w:val="a5"/>
    <w:link w:val="af1"/>
    <w:uiPriority w:val="99"/>
    <w:rsid w:val="006C0925"/>
    <w:rPr>
      <w:sz w:val="20"/>
      <w:szCs w:val="20"/>
    </w:rPr>
  </w:style>
  <w:style w:type="character" w:customStyle="1" w:styleId="af1">
    <w:name w:val="Текст примечания Знак"/>
    <w:basedOn w:val="a7"/>
    <w:link w:val="af0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f2">
    <w:name w:val="Тема примечания Знак"/>
    <w:basedOn w:val="af1"/>
    <w:link w:val="af3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3">
    <w:name w:val="annotation subject"/>
    <w:basedOn w:val="af0"/>
    <w:next w:val="af0"/>
    <w:link w:val="af2"/>
    <w:semiHidden/>
    <w:rsid w:val="006C0925"/>
    <w:rPr>
      <w:b/>
      <w:bCs/>
    </w:rPr>
  </w:style>
  <w:style w:type="character" w:customStyle="1" w:styleId="af4">
    <w:name w:val="Текст выноски Знак"/>
    <w:basedOn w:val="a7"/>
    <w:link w:val="af5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5">
    <w:name w:val="Balloon Text"/>
    <w:basedOn w:val="a5"/>
    <w:link w:val="af4"/>
    <w:semiHidden/>
    <w:rsid w:val="006C0925"/>
    <w:rPr>
      <w:rFonts w:ascii="Tahoma" w:hAnsi="Tahoma" w:cs="Tahoma"/>
      <w:sz w:val="16"/>
      <w:szCs w:val="16"/>
    </w:rPr>
  </w:style>
  <w:style w:type="paragraph" w:styleId="33">
    <w:name w:val="Body Text 3"/>
    <w:basedOn w:val="a5"/>
    <w:link w:val="34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4">
    <w:name w:val="Основной текст 3 Знак"/>
    <w:basedOn w:val="a7"/>
    <w:link w:val="33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6">
    <w:name w:val="ФИО"/>
    <w:basedOn w:val="a5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7">
    <w:name w:val="footnote text"/>
    <w:aliases w:val="Текст сноски Знак Знак Знак,Знак Знак Знак Знак"/>
    <w:basedOn w:val="a5"/>
    <w:link w:val="af8"/>
    <w:uiPriority w:val="99"/>
    <w:rsid w:val="006C0925"/>
    <w:rPr>
      <w:rFonts w:eastAsia="Calibri"/>
      <w:sz w:val="20"/>
      <w:szCs w:val="20"/>
      <w:lang w:eastAsia="ru-RU"/>
    </w:rPr>
  </w:style>
  <w:style w:type="character" w:customStyle="1" w:styleId="af8">
    <w:name w:val="Текст сноски Знак"/>
    <w:aliases w:val="Текст сноски Знак Знак Знак Знак,Знак Знак Знак Знак Знак"/>
    <w:basedOn w:val="a7"/>
    <w:link w:val="af7"/>
    <w:uiPriority w:val="99"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9">
    <w:name w:val="Текст таблица"/>
    <w:basedOn w:val="a5"/>
    <w:rsid w:val="006C0925"/>
    <w:pPr>
      <w:numPr>
        <w:ilvl w:val="12"/>
      </w:numPr>
      <w:spacing w:before="60"/>
      <w:ind w:firstLine="425"/>
    </w:pPr>
    <w:rPr>
      <w:rFonts w:eastAsia="Calibri"/>
      <w:iCs/>
      <w:sz w:val="22"/>
      <w:szCs w:val="20"/>
      <w:lang w:eastAsia="ru-RU"/>
    </w:rPr>
  </w:style>
  <w:style w:type="character" w:styleId="afa">
    <w:name w:val="footnote reference"/>
    <w:uiPriority w:val="99"/>
    <w:rsid w:val="006C0925"/>
    <w:rPr>
      <w:vertAlign w:val="superscript"/>
    </w:rPr>
  </w:style>
  <w:style w:type="paragraph" w:styleId="20">
    <w:name w:val="List 2"/>
    <w:basedOn w:val="a5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b">
    <w:name w:val="Strong"/>
    <w:uiPriority w:val="22"/>
    <w:qFormat/>
    <w:rsid w:val="006C0925"/>
    <w:rPr>
      <w:b/>
    </w:rPr>
  </w:style>
  <w:style w:type="paragraph" w:styleId="35">
    <w:name w:val="Body Text Indent 3"/>
    <w:basedOn w:val="a5"/>
    <w:link w:val="36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6">
    <w:name w:val="Основной текст с отступом 3 Знак"/>
    <w:basedOn w:val="a7"/>
    <w:link w:val="35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c">
    <w:name w:val="Normal (Web)"/>
    <w:basedOn w:val="a5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4">
    <w:name w:val="Абзац списка1"/>
    <w:basedOn w:val="a5"/>
    <w:link w:val="ListParagraphChar1"/>
    <w:rsid w:val="006C0925"/>
    <w:pPr>
      <w:ind w:left="708"/>
    </w:pPr>
  </w:style>
  <w:style w:type="character" w:customStyle="1" w:styleId="ListParagraphChar1">
    <w:name w:val="List Paragraph Char1"/>
    <w:link w:val="14"/>
    <w:locked/>
    <w:rsid w:val="00911D9E"/>
    <w:rPr>
      <w:rFonts w:ascii="Times New Roman" w:eastAsia="Times New Roman" w:hAnsi="Times New Roman" w:cs="Times New Roman"/>
      <w:sz w:val="24"/>
    </w:rPr>
  </w:style>
  <w:style w:type="paragraph" w:customStyle="1" w:styleId="S0">
    <w:name w:val="S_Обычный"/>
    <w:basedOn w:val="a5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5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4">
    <w:name w:val="Абзац списка2"/>
    <w:basedOn w:val="a5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5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5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d">
    <w:name w:val="Table Grid"/>
    <w:basedOn w:val="a8"/>
    <w:uiPriority w:val="59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e">
    <w:name w:val="Текст концевой сноски Знак"/>
    <w:basedOn w:val="a7"/>
    <w:link w:val="aff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f">
    <w:name w:val="endnote text"/>
    <w:basedOn w:val="a5"/>
    <w:link w:val="afe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5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f0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5"/>
    <w:link w:val="16"/>
    <w:uiPriority w:val="34"/>
    <w:qFormat/>
    <w:rsid w:val="006C0925"/>
    <w:pPr>
      <w:ind w:left="708"/>
    </w:pPr>
  </w:style>
  <w:style w:type="character" w:customStyle="1" w:styleId="16">
    <w:name w:val="Абзац списка Знак1"/>
    <w:aliases w:val="Заголовок_3 Знак1,1 Знак1,UL Знак1,Абзац маркированнный Знак1,Bullet List Знак1,FooterText Знак1,numbered Знак1,Bullet Number Знак1,Figure_name Знак1,List Paragraph1 Знак1,Paragraphe de liste1 Знак1,Bulletr List Paragraph Знак1"/>
    <w:basedOn w:val="a7"/>
    <w:link w:val="aff0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0">
    <w:name w:val="TOC Heading"/>
    <w:basedOn w:val="10"/>
    <w:next w:val="a5"/>
    <w:uiPriority w:val="39"/>
    <w:unhideWhenUsed/>
    <w:qFormat/>
    <w:rsid w:val="006C0925"/>
    <w:pPr>
      <w:keepLines/>
      <w:numPr>
        <w:numId w:val="16"/>
      </w:numPr>
      <w:spacing w:before="480" w:after="0" w:line="276" w:lineRule="auto"/>
      <w:ind w:left="567" w:hanging="567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5"/>
    <w:next w:val="a5"/>
    <w:autoRedefine/>
    <w:rsid w:val="006C0925"/>
    <w:rPr>
      <w:rFonts w:cs="Arial"/>
      <w:i/>
      <w:sz w:val="20"/>
      <w:szCs w:val="24"/>
      <w:lang w:eastAsia="ru-RU"/>
    </w:rPr>
  </w:style>
  <w:style w:type="paragraph" w:styleId="25">
    <w:name w:val="Body Text 2"/>
    <w:basedOn w:val="a5"/>
    <w:link w:val="26"/>
    <w:rsid w:val="006C0925"/>
    <w:pPr>
      <w:spacing w:after="120" w:line="480" w:lineRule="auto"/>
    </w:pPr>
  </w:style>
  <w:style w:type="character" w:customStyle="1" w:styleId="26">
    <w:name w:val="Основной текст 2 Знак"/>
    <w:basedOn w:val="a7"/>
    <w:link w:val="25"/>
    <w:rsid w:val="006C0925"/>
    <w:rPr>
      <w:rFonts w:ascii="Times New Roman" w:eastAsia="Times New Roman" w:hAnsi="Times New Roman" w:cs="Times New Roman"/>
      <w:sz w:val="24"/>
    </w:rPr>
  </w:style>
  <w:style w:type="paragraph" w:styleId="aff1">
    <w:name w:val="Subtitle"/>
    <w:basedOn w:val="a5"/>
    <w:next w:val="a5"/>
    <w:link w:val="aff2"/>
    <w:qFormat/>
    <w:rsid w:val="006C0925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2">
    <w:name w:val="Подзаголовок Знак"/>
    <w:basedOn w:val="a7"/>
    <w:link w:val="aff1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5"/>
    <w:next w:val="a5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3">
    <w:name w:val="No Spacing"/>
    <w:aliases w:val="Table text"/>
    <w:link w:val="aff4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4">
    <w:name w:val="Без интервала Знак"/>
    <w:aliases w:val="Table text Знак"/>
    <w:basedOn w:val="a7"/>
    <w:link w:val="aff3"/>
    <w:uiPriority w:val="1"/>
    <w:rsid w:val="00D42EC8"/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b/>
      <w:caps/>
      <w:sz w:val="10"/>
      <w:szCs w:val="10"/>
    </w:rPr>
  </w:style>
  <w:style w:type="paragraph" w:customStyle="1" w:styleId="Sb">
    <w:name w:val="S_ВидДокумента"/>
    <w:basedOn w:val="aff5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5">
    <w:name w:val="Body Text"/>
    <w:basedOn w:val="a5"/>
    <w:link w:val="aff6"/>
    <w:rsid w:val="006C0925"/>
    <w:pPr>
      <w:spacing w:after="120"/>
    </w:pPr>
  </w:style>
  <w:style w:type="character" w:customStyle="1" w:styleId="aff6">
    <w:name w:val="Основной текст Знак"/>
    <w:basedOn w:val="a7"/>
    <w:link w:val="aff5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b/>
      <w:sz w:val="14"/>
    </w:rPr>
  </w:style>
  <w:style w:type="paragraph" w:customStyle="1" w:styleId="S13">
    <w:name w:val="S_Заголовок1"/>
    <w:basedOn w:val="a5"/>
    <w:next w:val="S0"/>
    <w:rsid w:val="006C0925"/>
    <w:pPr>
      <w:keepNext/>
      <w:pageBreakBefore/>
      <w:outlineLvl w:val="0"/>
    </w:pPr>
    <w:rPr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5"/>
    <w:next w:val="S0"/>
    <w:rsid w:val="006C0925"/>
    <w:pPr>
      <w:keepNext/>
      <w:outlineLvl w:val="1"/>
    </w:pPr>
    <w:rPr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5"/>
    <w:next w:val="S0"/>
    <w:rsid w:val="006C0925"/>
    <w:pPr>
      <w:keepNext/>
      <w:numPr>
        <w:ilvl w:val="2"/>
        <w:numId w:val="3"/>
      </w:numPr>
      <w:ind w:left="0" w:firstLine="0"/>
    </w:pPr>
    <w:rPr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b/>
      <w:caps/>
      <w:sz w:val="18"/>
      <w:szCs w:val="18"/>
    </w:rPr>
  </w:style>
  <w:style w:type="paragraph" w:customStyle="1" w:styleId="Sf0">
    <w:name w:val="S_НазваниеРисунка"/>
    <w:basedOn w:val="a5"/>
    <w:next w:val="S0"/>
    <w:rsid w:val="006C0925"/>
    <w:pPr>
      <w:spacing w:before="60"/>
      <w:jc w:val="center"/>
    </w:pPr>
    <w:rPr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b/>
      <w:caps/>
    </w:rPr>
  </w:style>
  <w:style w:type="paragraph" w:customStyle="1" w:styleId="S14">
    <w:name w:val="S_ТекстВТаблице1"/>
    <w:basedOn w:val="S0"/>
    <w:next w:val="S0"/>
    <w:link w:val="S15"/>
    <w:qFormat/>
    <w:rsid w:val="006C0925"/>
    <w:pPr>
      <w:spacing w:before="120"/>
      <w:jc w:val="left"/>
    </w:pPr>
    <w:rPr>
      <w:szCs w:val="28"/>
    </w:rPr>
  </w:style>
  <w:style w:type="character" w:customStyle="1" w:styleId="S15">
    <w:name w:val="S_ТекстВТаблице1 Знак"/>
    <w:link w:val="S14"/>
    <w:rsid w:val="00911D9E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7">
    <w:name w:val="FollowedHyperlink"/>
    <w:basedOn w:val="a7"/>
    <w:uiPriority w:val="99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5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8">
    <w:name w:val="annotation reference"/>
    <w:basedOn w:val="a7"/>
    <w:unhideWhenUsed/>
    <w:rsid w:val="00C85EC5"/>
    <w:rPr>
      <w:sz w:val="16"/>
      <w:szCs w:val="16"/>
    </w:rPr>
  </w:style>
  <w:style w:type="paragraph" w:styleId="aff9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a">
    <w:name w:val="Шапка таблицы"/>
    <w:basedOn w:val="a5"/>
    <w:link w:val="affb"/>
    <w:qFormat/>
    <w:rsid w:val="00F022BC"/>
    <w:pPr>
      <w:spacing w:before="60" w:after="60"/>
      <w:jc w:val="left"/>
    </w:pPr>
    <w:rPr>
      <w:rFonts w:eastAsia="Calibri" w:cs="Arial"/>
      <w:b/>
      <w:szCs w:val="24"/>
      <w:lang w:eastAsia="ru-RU"/>
    </w:rPr>
  </w:style>
  <w:style w:type="character" w:customStyle="1" w:styleId="affb">
    <w:name w:val="Шапка таблицы Знак"/>
    <w:basedOn w:val="a7"/>
    <w:link w:val="affa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c">
    <w:name w:val="Body Text Indent"/>
    <w:basedOn w:val="a5"/>
    <w:link w:val="affd"/>
    <w:uiPriority w:val="99"/>
    <w:unhideWhenUsed/>
    <w:rsid w:val="00F022BC"/>
    <w:pPr>
      <w:spacing w:before="60" w:after="120"/>
      <w:ind w:left="283" w:firstLine="567"/>
    </w:pPr>
    <w:rPr>
      <w:szCs w:val="24"/>
    </w:rPr>
  </w:style>
  <w:style w:type="character" w:customStyle="1" w:styleId="affd">
    <w:name w:val="Основной текст с отступом Знак"/>
    <w:basedOn w:val="a7"/>
    <w:link w:val="affc"/>
    <w:uiPriority w:val="99"/>
    <w:rsid w:val="00F022BC"/>
    <w:rPr>
      <w:rFonts w:ascii="Arial" w:eastAsia="Times New Roman" w:hAnsi="Arial" w:cs="Times New Roman"/>
      <w:sz w:val="24"/>
      <w:szCs w:val="24"/>
    </w:rPr>
  </w:style>
  <w:style w:type="paragraph" w:customStyle="1" w:styleId="Sf6">
    <w:name w:val="S_СписокМ_шары"/>
    <w:basedOn w:val="S7"/>
    <w:link w:val="Sf7"/>
    <w:qFormat/>
    <w:rsid w:val="003374A7"/>
    <w:pPr>
      <w:tabs>
        <w:tab w:val="left" w:pos="426"/>
      </w:tabs>
      <w:spacing w:before="0" w:after="60"/>
      <w:ind w:firstLine="709"/>
      <w:contextualSpacing/>
    </w:pPr>
    <w:rPr>
      <w:rFonts w:eastAsia="Times New Roman"/>
      <w:sz w:val="20"/>
      <w:szCs w:val="24"/>
      <w:lang w:eastAsia="ru-RU"/>
    </w:rPr>
  </w:style>
  <w:style w:type="character" w:customStyle="1" w:styleId="Sf7">
    <w:name w:val="S_СписокМ_шары Знак"/>
    <w:basedOn w:val="a7"/>
    <w:link w:val="Sf6"/>
    <w:rsid w:val="003374A7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7">
    <w:name w:val="Уровень 2"/>
    <w:basedOn w:val="21"/>
    <w:qFormat/>
    <w:rsid w:val="005F441C"/>
    <w:pPr>
      <w:keepLines/>
      <w:suppressAutoHyphens/>
      <w:spacing w:before="120" w:after="120"/>
      <w:ind w:left="360" w:hanging="360"/>
    </w:pPr>
    <w:rPr>
      <w:rFonts w:ascii="Times New Roman" w:eastAsiaTheme="majorEastAsia" w:hAnsi="Times New Roman" w:cs="Times New Roman"/>
      <w:bCs/>
      <w:iCs/>
      <w:noProof/>
      <w:color w:val="000000" w:themeColor="text1"/>
      <w:szCs w:val="26"/>
    </w:rPr>
  </w:style>
  <w:style w:type="paragraph" w:customStyle="1" w:styleId="1">
    <w:name w:val="Уровень 1"/>
    <w:basedOn w:val="10"/>
    <w:qFormat/>
    <w:rsid w:val="005F441C"/>
    <w:pPr>
      <w:keepLines/>
      <w:numPr>
        <w:numId w:val="9"/>
      </w:numPr>
      <w:suppressAutoHyphens/>
      <w:spacing w:before="120" w:after="120"/>
    </w:pPr>
    <w:rPr>
      <w:rFonts w:ascii="Times New Roman" w:eastAsiaTheme="majorEastAsia" w:hAnsi="Times New Roman" w:cstheme="majorBidi"/>
      <w:bCs w:val="0"/>
      <w:color w:val="000000" w:themeColor="text1"/>
      <w:kern w:val="0"/>
    </w:rPr>
  </w:style>
  <w:style w:type="paragraph" w:customStyle="1" w:styleId="3">
    <w:name w:val="Уровень 3"/>
    <w:basedOn w:val="aff0"/>
    <w:qFormat/>
    <w:rsid w:val="005F441C"/>
    <w:pPr>
      <w:numPr>
        <w:ilvl w:val="2"/>
        <w:numId w:val="9"/>
      </w:numPr>
      <w:spacing w:before="120" w:after="120"/>
    </w:pPr>
    <w:rPr>
      <w:rFonts w:eastAsiaTheme="minorHAnsi"/>
      <w:szCs w:val="24"/>
    </w:rPr>
  </w:style>
  <w:style w:type="paragraph" w:customStyle="1" w:styleId="4">
    <w:name w:val="Уровень 4"/>
    <w:basedOn w:val="3"/>
    <w:qFormat/>
    <w:rsid w:val="005F441C"/>
    <w:pPr>
      <w:numPr>
        <w:ilvl w:val="3"/>
      </w:numPr>
    </w:pPr>
  </w:style>
  <w:style w:type="paragraph" w:customStyle="1" w:styleId="62">
    <w:name w:val="Стиль Перед:  6 пт"/>
    <w:basedOn w:val="a5"/>
    <w:link w:val="6Char"/>
    <w:rsid w:val="00CA40EC"/>
    <w:pPr>
      <w:spacing w:before="120"/>
      <w:jc w:val="left"/>
    </w:pPr>
    <w:rPr>
      <w:szCs w:val="20"/>
      <w:lang w:val="en-US" w:eastAsia="ru-RU"/>
    </w:rPr>
  </w:style>
  <w:style w:type="character" w:customStyle="1" w:styleId="6Char">
    <w:name w:val="Стиль Перед:  6 пт Char"/>
    <w:link w:val="62"/>
    <w:rsid w:val="00CA40EC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customStyle="1" w:styleId="a3">
    <w:name w:val="СписокКружок"/>
    <w:basedOn w:val="affe"/>
    <w:link w:val="afff"/>
    <w:autoRedefine/>
    <w:qFormat/>
    <w:rsid w:val="00911D9E"/>
    <w:pPr>
      <w:numPr>
        <w:numId w:val="13"/>
      </w:numPr>
      <w:spacing w:before="120" w:after="120" w:line="276" w:lineRule="auto"/>
    </w:pPr>
    <w:rPr>
      <w:rFonts w:ascii="Calibri" w:hAnsi="Calibri"/>
      <w:sz w:val="22"/>
      <w:lang w:eastAsia="ru-RU"/>
    </w:rPr>
  </w:style>
  <w:style w:type="paragraph" w:styleId="affe">
    <w:name w:val="List"/>
    <w:basedOn w:val="a5"/>
    <w:uiPriority w:val="99"/>
    <w:semiHidden/>
    <w:unhideWhenUsed/>
    <w:rsid w:val="00911D9E"/>
    <w:pPr>
      <w:ind w:left="283" w:hanging="283"/>
      <w:contextualSpacing/>
    </w:pPr>
    <w:rPr>
      <w:sz w:val="20"/>
    </w:rPr>
  </w:style>
  <w:style w:type="character" w:customStyle="1" w:styleId="afff">
    <w:name w:val="СписокКружок Знак"/>
    <w:link w:val="a3"/>
    <w:rsid w:val="00911D9E"/>
    <w:rPr>
      <w:rFonts w:ascii="Calibri" w:eastAsia="Times New Roman" w:hAnsi="Calibri" w:cs="Times New Roman"/>
      <w:lang w:eastAsia="ru-RU"/>
    </w:rPr>
  </w:style>
  <w:style w:type="paragraph" w:customStyle="1" w:styleId="a">
    <w:name w:val="ГС_абз_Список"/>
    <w:uiPriority w:val="99"/>
    <w:rsid w:val="00911D9E"/>
    <w:pPr>
      <w:numPr>
        <w:numId w:val="10"/>
      </w:numPr>
      <w:spacing w:before="60" w:after="6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ГС_абз_Список_2"/>
    <w:uiPriority w:val="99"/>
    <w:rsid w:val="00911D9E"/>
    <w:pPr>
      <w:numPr>
        <w:numId w:val="11"/>
      </w:num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9">
    <w:name w:val="ГС Заголовок 1"/>
    <w:uiPriority w:val="99"/>
    <w:rsid w:val="00911D9E"/>
    <w:pPr>
      <w:keepNext/>
      <w:pageBreakBefore/>
      <w:tabs>
        <w:tab w:val="num" w:pos="1417"/>
      </w:tabs>
      <w:spacing w:before="120" w:after="240" w:line="240" w:lineRule="auto"/>
      <w:ind w:left="1134"/>
      <w:outlineLvl w:val="0"/>
    </w:pPr>
    <w:rPr>
      <w:rFonts w:ascii="Times New Roman" w:eastAsia="Times New Roman" w:hAnsi="Times New Roman" w:cs="Arial"/>
      <w:b/>
      <w:bCs/>
      <w:sz w:val="32"/>
      <w:szCs w:val="26"/>
      <w:lang w:eastAsia="ru-RU"/>
    </w:rPr>
  </w:style>
  <w:style w:type="paragraph" w:customStyle="1" w:styleId="37">
    <w:name w:val="ГС_Заголовок_3"/>
    <w:uiPriority w:val="99"/>
    <w:rsid w:val="00911D9E"/>
    <w:pPr>
      <w:keepNext/>
      <w:tabs>
        <w:tab w:val="num" w:pos="2160"/>
      </w:tabs>
      <w:spacing w:before="240" w:after="240" w:line="240" w:lineRule="auto"/>
      <w:ind w:left="2160" w:hanging="360"/>
      <w:outlineLvl w:val="2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41">
    <w:name w:val="ГС_Заголовок_4"/>
    <w:uiPriority w:val="99"/>
    <w:rsid w:val="00911D9E"/>
    <w:pPr>
      <w:keepNext/>
      <w:numPr>
        <w:ilvl w:val="3"/>
        <w:numId w:val="11"/>
      </w:numPr>
      <w:spacing w:before="240" w:after="240" w:line="240" w:lineRule="auto"/>
    </w:pPr>
    <w:rPr>
      <w:rFonts w:ascii="Times New Roman" w:eastAsia="Times New Roman" w:hAnsi="Times New Roman" w:cs="Times New Roman"/>
      <w:b/>
      <w:sz w:val="26"/>
      <w:szCs w:val="24"/>
      <w:lang w:eastAsia="ru-RU"/>
    </w:rPr>
  </w:style>
  <w:style w:type="paragraph" w:customStyle="1" w:styleId="51">
    <w:name w:val="ГС_Заголовок_5"/>
    <w:uiPriority w:val="99"/>
    <w:rsid w:val="00911D9E"/>
    <w:pPr>
      <w:keepNext/>
      <w:tabs>
        <w:tab w:val="num" w:pos="3600"/>
      </w:tabs>
      <w:spacing w:before="240" w:after="240" w:line="240" w:lineRule="auto"/>
      <w:ind w:left="3600" w:hanging="360"/>
    </w:pPr>
    <w:rPr>
      <w:rFonts w:ascii="Times New Roman" w:eastAsia="Times New Roman" w:hAnsi="Times New Roman" w:cs="Arial"/>
      <w:bCs/>
      <w:i/>
      <w:sz w:val="26"/>
      <w:szCs w:val="26"/>
      <w:lang w:eastAsia="ru-RU"/>
    </w:rPr>
  </w:style>
  <w:style w:type="paragraph" w:customStyle="1" w:styleId="afff0">
    <w:name w:val="ГС_Заголовок_Прил"/>
    <w:uiPriority w:val="99"/>
    <w:rsid w:val="00911D9E"/>
    <w:pPr>
      <w:pageBreakBefore/>
      <w:tabs>
        <w:tab w:val="num" w:pos="4319"/>
      </w:tabs>
      <w:spacing w:after="0" w:line="240" w:lineRule="auto"/>
      <w:ind w:left="4320" w:hanging="360"/>
    </w:pPr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customStyle="1" w:styleId="afff1">
    <w:name w:val="ГС_абз_Основной Знак Знак"/>
    <w:basedOn w:val="a7"/>
    <w:link w:val="afff2"/>
    <w:uiPriority w:val="99"/>
    <w:locked/>
    <w:rsid w:val="00911D9E"/>
    <w:rPr>
      <w:rFonts w:ascii="Times New Roman" w:eastAsia="Times New Roman" w:hAnsi="Times New Roman"/>
    </w:rPr>
  </w:style>
  <w:style w:type="paragraph" w:customStyle="1" w:styleId="afff2">
    <w:name w:val="ГС_абз_Основной"/>
    <w:link w:val="afff1"/>
    <w:autoRedefine/>
    <w:uiPriority w:val="99"/>
    <w:rsid w:val="00911D9E"/>
    <w:pPr>
      <w:spacing w:before="60" w:after="0" w:line="360" w:lineRule="auto"/>
      <w:jc w:val="both"/>
    </w:pPr>
    <w:rPr>
      <w:rFonts w:ascii="Times New Roman" w:eastAsia="Times New Roman" w:hAnsi="Times New Roman"/>
    </w:rPr>
  </w:style>
  <w:style w:type="paragraph" w:customStyle="1" w:styleId="a2">
    <w:name w:val="ГС Заголовок функции"/>
    <w:basedOn w:val="41"/>
    <w:uiPriority w:val="99"/>
    <w:rsid w:val="00911D9E"/>
    <w:pPr>
      <w:numPr>
        <w:ilvl w:val="6"/>
      </w:numPr>
    </w:pPr>
  </w:style>
  <w:style w:type="paragraph" w:customStyle="1" w:styleId="G">
    <w:name w:val="G_Текст"/>
    <w:basedOn w:val="a5"/>
    <w:link w:val="G0"/>
    <w:uiPriority w:val="99"/>
    <w:rsid w:val="00911D9E"/>
    <w:pPr>
      <w:spacing w:after="120" w:line="276" w:lineRule="auto"/>
      <w:ind w:firstLine="851"/>
    </w:pPr>
    <w:rPr>
      <w:szCs w:val="20"/>
      <w:lang w:val="en-US" w:eastAsia="ru-RU"/>
    </w:rPr>
  </w:style>
  <w:style w:type="character" w:customStyle="1" w:styleId="G0">
    <w:name w:val="G_Текст Знак"/>
    <w:link w:val="G"/>
    <w:uiPriority w:val="99"/>
    <w:locked/>
    <w:rsid w:val="00911D9E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customStyle="1" w:styleId="afff3">
    <w:name w:val="Знак Знак Знак Знак Знак Знак Знак Знак Знак Знак Знак Знак Знак Знак Знак Знак Знак Знак Знак Знак Знак Знак Знак Знак Знак Знак Знак"/>
    <w:basedOn w:val="a5"/>
    <w:autoRedefine/>
    <w:rsid w:val="00911D9E"/>
    <w:pPr>
      <w:spacing w:after="160" w:line="240" w:lineRule="exact"/>
      <w:ind w:firstLine="567"/>
    </w:pPr>
    <w:rPr>
      <w:szCs w:val="24"/>
      <w:lang w:val="en-US"/>
    </w:rPr>
  </w:style>
  <w:style w:type="paragraph" w:customStyle="1" w:styleId="a1">
    <w:name w:val="Маркир. список"/>
    <w:basedOn w:val="a5"/>
    <w:rsid w:val="00911D9E"/>
    <w:pPr>
      <w:numPr>
        <w:numId w:val="12"/>
      </w:numPr>
      <w:shd w:val="clear" w:color="auto" w:fill="FFFFFF"/>
      <w:spacing w:after="20" w:line="264" w:lineRule="auto"/>
    </w:pPr>
    <w:rPr>
      <w:color w:val="000000"/>
      <w:spacing w:val="-5"/>
      <w:sz w:val="28"/>
      <w:szCs w:val="25"/>
      <w:lang w:eastAsia="ru-RU"/>
    </w:rPr>
  </w:style>
  <w:style w:type="paragraph" w:customStyle="1" w:styleId="afff4">
    <w:name w:val="Обычный без отступа"/>
    <w:basedOn w:val="a5"/>
    <w:rsid w:val="00911D9E"/>
    <w:pPr>
      <w:spacing w:line="276" w:lineRule="auto"/>
    </w:pPr>
    <w:rPr>
      <w:bCs/>
      <w:sz w:val="28"/>
      <w:szCs w:val="24"/>
      <w:lang w:eastAsia="ru-RU"/>
    </w:rPr>
  </w:style>
  <w:style w:type="character" w:customStyle="1" w:styleId="-">
    <w:name w:val="ТЗ - Таблица Знак"/>
    <w:basedOn w:val="a7"/>
    <w:link w:val="-0"/>
    <w:locked/>
    <w:rsid w:val="00911D9E"/>
    <w:rPr>
      <w:color w:val="333333"/>
    </w:rPr>
  </w:style>
  <w:style w:type="paragraph" w:customStyle="1" w:styleId="-0">
    <w:name w:val="ТЗ - Таблица"/>
    <w:basedOn w:val="a5"/>
    <w:link w:val="-"/>
    <w:rsid w:val="00911D9E"/>
    <w:pPr>
      <w:spacing w:before="120" w:after="200"/>
      <w:jc w:val="left"/>
    </w:pPr>
    <w:rPr>
      <w:rFonts w:asciiTheme="minorHAnsi" w:eastAsiaTheme="minorHAnsi" w:hAnsiTheme="minorHAnsi" w:cstheme="minorBidi"/>
      <w:color w:val="333333"/>
      <w:sz w:val="22"/>
    </w:rPr>
  </w:style>
  <w:style w:type="paragraph" w:customStyle="1" w:styleId="1a">
    <w:name w:val="Знак Знак Знак Знак Знак Знак Знак Знак Знак Знак Знак Знак Знак Знак Знак Знак Знак Знак Знак Знак Знак Знак Знак Знак Знак Знак Знак1"/>
    <w:basedOn w:val="a5"/>
    <w:autoRedefine/>
    <w:rsid w:val="00911D9E"/>
    <w:pPr>
      <w:spacing w:after="160" w:line="240" w:lineRule="exact"/>
      <w:ind w:firstLine="567"/>
    </w:pPr>
    <w:rPr>
      <w:szCs w:val="24"/>
      <w:lang w:val="en-US"/>
    </w:rPr>
  </w:style>
  <w:style w:type="paragraph" w:styleId="44">
    <w:name w:val="toc 4"/>
    <w:basedOn w:val="a5"/>
    <w:next w:val="a5"/>
    <w:autoRedefine/>
    <w:uiPriority w:val="39"/>
    <w:unhideWhenUsed/>
    <w:rsid w:val="00911D9E"/>
    <w:pPr>
      <w:ind w:left="400" w:firstLine="709"/>
      <w:jc w:val="left"/>
    </w:pPr>
    <w:rPr>
      <w:rFonts w:asciiTheme="minorHAnsi" w:hAnsiTheme="minorHAnsi"/>
      <w:sz w:val="20"/>
      <w:szCs w:val="20"/>
    </w:rPr>
  </w:style>
  <w:style w:type="paragraph" w:styleId="52">
    <w:name w:val="toc 5"/>
    <w:basedOn w:val="a5"/>
    <w:next w:val="a5"/>
    <w:autoRedefine/>
    <w:uiPriority w:val="39"/>
    <w:unhideWhenUsed/>
    <w:rsid w:val="00911D9E"/>
    <w:pPr>
      <w:ind w:left="600" w:firstLine="709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5"/>
    <w:next w:val="a5"/>
    <w:autoRedefine/>
    <w:uiPriority w:val="39"/>
    <w:unhideWhenUsed/>
    <w:rsid w:val="00911D9E"/>
    <w:pPr>
      <w:ind w:left="1000" w:firstLine="709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5"/>
    <w:next w:val="a5"/>
    <w:autoRedefine/>
    <w:uiPriority w:val="39"/>
    <w:unhideWhenUsed/>
    <w:rsid w:val="00911D9E"/>
    <w:pPr>
      <w:ind w:left="1400" w:firstLine="709"/>
      <w:jc w:val="left"/>
    </w:pPr>
    <w:rPr>
      <w:rFonts w:asciiTheme="minorHAnsi" w:hAnsiTheme="minorHAnsi"/>
      <w:sz w:val="20"/>
      <w:szCs w:val="20"/>
    </w:rPr>
  </w:style>
  <w:style w:type="paragraph" w:customStyle="1" w:styleId="TableParagraph">
    <w:name w:val="Table Paragraph"/>
    <w:basedOn w:val="a5"/>
    <w:uiPriority w:val="1"/>
    <w:rsid w:val="00911D9E"/>
    <w:pPr>
      <w:widowControl w:val="0"/>
      <w:ind w:left="23"/>
      <w:jc w:val="left"/>
    </w:pPr>
    <w:rPr>
      <w:sz w:val="22"/>
      <w:lang w:val="en-US"/>
    </w:rPr>
  </w:style>
  <w:style w:type="paragraph" w:styleId="afff5">
    <w:name w:val="Title"/>
    <w:basedOn w:val="a5"/>
    <w:next w:val="a5"/>
    <w:link w:val="afff6"/>
    <w:uiPriority w:val="10"/>
    <w:qFormat/>
    <w:rsid w:val="00911D9E"/>
    <w:pPr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6">
    <w:name w:val="Заголовок Знак"/>
    <w:basedOn w:val="a7"/>
    <w:link w:val="afff5"/>
    <w:uiPriority w:val="10"/>
    <w:rsid w:val="0091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40">
    <w:name w:val="Заголовок_4"/>
    <w:basedOn w:val="21"/>
    <w:link w:val="45"/>
    <w:rsid w:val="00911D9E"/>
    <w:pPr>
      <w:numPr>
        <w:numId w:val="8"/>
      </w:numPr>
      <w:ind w:hanging="1080"/>
    </w:pPr>
    <w:rPr>
      <w:rFonts w:ascii="Times New Roman" w:hAnsi="Times New Roman" w:cs="Times New Roman"/>
    </w:rPr>
  </w:style>
  <w:style w:type="character" w:customStyle="1" w:styleId="45">
    <w:name w:val="Заголовок_4 Знак"/>
    <w:basedOn w:val="16"/>
    <w:link w:val="40"/>
    <w:rsid w:val="00911D9E"/>
    <w:rPr>
      <w:rFonts w:ascii="Times New Roman" w:eastAsia="Times New Roman" w:hAnsi="Times New Roman" w:cs="Times New Roman"/>
      <w:b/>
      <w:caps/>
      <w:color w:val="17365D" w:themeColor="text2" w:themeShade="BF"/>
      <w:sz w:val="24"/>
      <w:szCs w:val="24"/>
    </w:rPr>
  </w:style>
  <w:style w:type="paragraph" w:customStyle="1" w:styleId="28">
    <w:name w:val="ГС_Заголовок_2"/>
    <w:uiPriority w:val="99"/>
    <w:rsid w:val="00911D9E"/>
    <w:pPr>
      <w:keepNext/>
      <w:tabs>
        <w:tab w:val="num" w:pos="1440"/>
      </w:tabs>
      <w:spacing w:before="240" w:after="240" w:line="240" w:lineRule="auto"/>
      <w:ind w:left="1440" w:hanging="360"/>
      <w:outlineLvl w:val="1"/>
    </w:pPr>
    <w:rPr>
      <w:rFonts w:ascii="Times New Roman" w:eastAsia="Times New Roman" w:hAnsi="Times New Roman" w:cs="Times New Roman"/>
      <w:b/>
      <w:sz w:val="30"/>
      <w:szCs w:val="24"/>
      <w:lang w:eastAsia="ru-RU"/>
    </w:rPr>
  </w:style>
  <w:style w:type="paragraph" w:customStyle="1" w:styleId="111">
    <w:name w:val="ГС Заголовок 1.1"/>
    <w:basedOn w:val="28"/>
    <w:uiPriority w:val="99"/>
    <w:rsid w:val="00911D9E"/>
  </w:style>
  <w:style w:type="table" w:customStyle="1" w:styleId="TableNormal1">
    <w:name w:val="Table Normal1"/>
    <w:uiPriority w:val="2"/>
    <w:semiHidden/>
    <w:qFormat/>
    <w:rsid w:val="00B40A91"/>
    <w:pPr>
      <w:widowControl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100">
    <w:name w:val="s10"/>
    <w:basedOn w:val="a7"/>
    <w:rsid w:val="002B52A6"/>
  </w:style>
  <w:style w:type="paragraph" w:customStyle="1" w:styleId="a4">
    <w:name w:val="Перечесление в таблице"/>
    <w:basedOn w:val="aff3"/>
    <w:link w:val="afff7"/>
    <w:qFormat/>
    <w:rsid w:val="0018143D"/>
    <w:pPr>
      <w:numPr>
        <w:numId w:val="14"/>
      </w:numPr>
    </w:pPr>
    <w:rPr>
      <w:rFonts w:ascii="Arial" w:hAnsi="Arial" w:cs="Arial"/>
      <w:lang w:eastAsia="ru-RU"/>
    </w:rPr>
  </w:style>
  <w:style w:type="character" w:customStyle="1" w:styleId="afff7">
    <w:name w:val="Перечесление в таблице Знак"/>
    <w:basedOn w:val="aff4"/>
    <w:link w:val="a4"/>
    <w:rsid w:val="0018143D"/>
    <w:rPr>
      <w:rFonts w:ascii="Arial" w:eastAsia="Calibri" w:hAnsi="Arial" w:cs="Arial"/>
      <w:lang w:eastAsia="ru-RU"/>
    </w:rPr>
  </w:style>
  <w:style w:type="character" w:customStyle="1" w:styleId="st1">
    <w:name w:val="st1"/>
    <w:basedOn w:val="a7"/>
    <w:rsid w:val="009C2504"/>
  </w:style>
  <w:style w:type="paragraph" w:customStyle="1" w:styleId="Style12ptBoldLeftLeft0cmAfter0ptNotExpandedby">
    <w:name w:val="Style 12 pt Bold Left Left:  0 cm After:  0 pt Not Expanded by..."/>
    <w:basedOn w:val="21"/>
    <w:rsid w:val="00283223"/>
    <w:pPr>
      <w:numPr>
        <w:numId w:val="15"/>
      </w:numPr>
      <w:spacing w:before="0" w:after="0"/>
    </w:pPr>
    <w:rPr>
      <w:iCs/>
      <w:caps w:val="0"/>
      <w:szCs w:val="28"/>
      <w:lang w:eastAsia="ru-RU"/>
    </w:rPr>
  </w:style>
  <w:style w:type="paragraph" w:customStyle="1" w:styleId="xl71">
    <w:name w:val="xl71"/>
    <w:basedOn w:val="a5"/>
    <w:rsid w:val="00715A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Calibri" w:hAnsi="Calibri"/>
      <w:sz w:val="18"/>
      <w:szCs w:val="18"/>
      <w:lang w:eastAsia="ru-RU"/>
    </w:rPr>
  </w:style>
  <w:style w:type="paragraph" w:customStyle="1" w:styleId="xl72">
    <w:name w:val="xl72"/>
    <w:basedOn w:val="a5"/>
    <w:rsid w:val="00715AAD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Calibri" w:hAnsi="Calibri"/>
      <w:sz w:val="18"/>
      <w:szCs w:val="18"/>
      <w:lang w:eastAsia="ru-RU"/>
    </w:rPr>
  </w:style>
  <w:style w:type="paragraph" w:customStyle="1" w:styleId="xl73">
    <w:name w:val="xl73"/>
    <w:basedOn w:val="a5"/>
    <w:rsid w:val="00715A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Calibri" w:hAnsi="Calibri"/>
      <w:sz w:val="18"/>
      <w:szCs w:val="18"/>
      <w:lang w:eastAsia="ru-RU"/>
    </w:rPr>
  </w:style>
  <w:style w:type="character" w:customStyle="1" w:styleId="locality">
    <w:name w:val="locality"/>
    <w:basedOn w:val="a7"/>
    <w:rsid w:val="00312860"/>
  </w:style>
  <w:style w:type="character" w:customStyle="1" w:styleId="afff8">
    <w:name w:val="Название таблицы Знак"/>
    <w:basedOn w:val="a7"/>
    <w:link w:val="afff9"/>
    <w:locked/>
    <w:rsid w:val="007E67F9"/>
    <w:rPr>
      <w:rFonts w:ascii="Arial" w:eastAsia="Times New Roman" w:hAnsi="Arial" w:cs="Arial"/>
      <w:b/>
      <w:iCs/>
      <w:sz w:val="20"/>
      <w:szCs w:val="18"/>
    </w:rPr>
  </w:style>
  <w:style w:type="paragraph" w:customStyle="1" w:styleId="afff9">
    <w:name w:val="Название таблицы"/>
    <w:basedOn w:val="ae"/>
    <w:link w:val="afff8"/>
    <w:qFormat/>
    <w:rsid w:val="007E67F9"/>
    <w:pPr>
      <w:keepNext/>
      <w:overflowPunct w:val="0"/>
      <w:autoSpaceDE w:val="0"/>
      <w:autoSpaceDN w:val="0"/>
      <w:adjustRightInd w:val="0"/>
      <w:spacing w:before="120" w:beforeAutospacing="0" w:after="120" w:afterAutospacing="0"/>
      <w:ind w:firstLine="851"/>
      <w:jc w:val="right"/>
    </w:pPr>
    <w:rPr>
      <w:rFonts w:eastAsia="Times New Roman" w:cs="Arial"/>
      <w:b/>
      <w:iCs/>
      <w:sz w:val="20"/>
      <w:szCs w:val="18"/>
      <w:lang w:eastAsia="en-US"/>
    </w:rPr>
  </w:style>
  <w:style w:type="paragraph" w:customStyle="1" w:styleId="InR1">
    <w:name w:val="InR_Верхний Колонтитул 1"/>
    <w:basedOn w:val="a5"/>
    <w:autoRedefine/>
    <w:qFormat/>
    <w:rsid w:val="00D64890"/>
    <w:pPr>
      <w:spacing w:after="240" w:line="276" w:lineRule="auto"/>
      <w:ind w:left="57" w:firstLine="567"/>
      <w:jc w:val="right"/>
    </w:pPr>
    <w:rPr>
      <w:rFonts w:eastAsiaTheme="minorHAnsi" w:cs="Arial"/>
      <w:b/>
      <w:bCs/>
      <w:sz w:val="20"/>
      <w:szCs w:val="24"/>
    </w:rPr>
  </w:style>
  <w:style w:type="character" w:customStyle="1" w:styleId="afffa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7"/>
    <w:uiPriority w:val="34"/>
    <w:locked/>
    <w:rsid w:val="00E87FF9"/>
    <w:rPr>
      <w:rFonts w:ascii="Arial" w:hAnsi="Arial" w:cs="Arial"/>
    </w:rPr>
  </w:style>
  <w:style w:type="character" w:customStyle="1" w:styleId="UnresolvedMention1">
    <w:name w:val="Unresolved Mention1"/>
    <w:basedOn w:val="a7"/>
    <w:uiPriority w:val="99"/>
    <w:semiHidden/>
    <w:unhideWhenUsed/>
    <w:rsid w:val="007A01EA"/>
    <w:rPr>
      <w:color w:val="808080"/>
      <w:shd w:val="clear" w:color="auto" w:fill="E6E6E6"/>
    </w:rPr>
  </w:style>
  <w:style w:type="character" w:customStyle="1" w:styleId="1b">
    <w:name w:val="Неразрешенное упоминание1"/>
    <w:basedOn w:val="a7"/>
    <w:uiPriority w:val="99"/>
    <w:semiHidden/>
    <w:unhideWhenUsed/>
    <w:rsid w:val="00CC5041"/>
    <w:rPr>
      <w:color w:val="808080"/>
      <w:shd w:val="clear" w:color="auto" w:fill="E6E6E6"/>
    </w:rPr>
  </w:style>
  <w:style w:type="character" w:customStyle="1" w:styleId="29">
    <w:name w:val="Неразрешенное упоминание2"/>
    <w:basedOn w:val="a7"/>
    <w:uiPriority w:val="99"/>
    <w:semiHidden/>
    <w:unhideWhenUsed/>
    <w:rsid w:val="00DD63DA"/>
    <w:rPr>
      <w:color w:val="605E5C"/>
      <w:shd w:val="clear" w:color="auto" w:fill="E1DFDD"/>
    </w:rPr>
  </w:style>
  <w:style w:type="character" w:styleId="afffb">
    <w:name w:val="Unresolved Mention"/>
    <w:basedOn w:val="a7"/>
    <w:uiPriority w:val="99"/>
    <w:semiHidden/>
    <w:unhideWhenUsed/>
    <w:rsid w:val="00DD0012"/>
    <w:rPr>
      <w:color w:val="605E5C"/>
      <w:shd w:val="clear" w:color="auto" w:fill="E1DFDD"/>
    </w:rPr>
  </w:style>
  <w:style w:type="character" w:styleId="afffc">
    <w:name w:val="Placeholder Text"/>
    <w:basedOn w:val="a7"/>
    <w:uiPriority w:val="99"/>
    <w:semiHidden/>
    <w:rsid w:val="003841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7760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6185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3191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6728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0214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2139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4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46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7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24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29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2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6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35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1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2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7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02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72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5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2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63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7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39214">
                          <w:marLeft w:val="0"/>
                          <w:marRight w:val="-35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2598">
                              <w:marLeft w:val="0"/>
                              <w:marRight w:val="3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14287">
                                  <w:marLeft w:val="15"/>
                                  <w:marRight w:val="15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2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2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3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438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00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292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34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99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53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68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215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54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78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761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377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34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2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84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0500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1698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6091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5885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7156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3199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7105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419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9210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2810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2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24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4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36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4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0491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3029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9231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6676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4251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8901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3036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1912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3390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0098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453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0803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3505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28029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7869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0952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5284">
          <w:marLeft w:val="17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1557">
                          <w:marLeft w:val="0"/>
                          <w:marRight w:val="-35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6275">
                              <w:marLeft w:val="0"/>
                              <w:marRight w:val="3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5811">
                                  <w:marLeft w:val="15"/>
                                  <w:marRight w:val="15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5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6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58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709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microsoft.com/office/2018/08/relationships/commentsExtensible" Target="commentsExtensible.xml"/><Relationship Id="rId26" Type="http://schemas.openxmlformats.org/officeDocument/2006/relationships/package" Target="embeddings/Microsoft_Excel_Worksheet3.xlsx"/><Relationship Id="rId39" Type="http://schemas.openxmlformats.org/officeDocument/2006/relationships/image" Target="media/image12.emf"/><Relationship Id="rId21" Type="http://schemas.openxmlformats.org/officeDocument/2006/relationships/image" Target="media/image4.emf"/><Relationship Id="rId34" Type="http://schemas.openxmlformats.org/officeDocument/2006/relationships/package" Target="embeddings/Microsoft_Excel_Worksheet5.xlsx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9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package" Target="embeddings/Microsoft_Excel_Worksheet2.xlsx"/><Relationship Id="rId32" Type="http://schemas.openxmlformats.org/officeDocument/2006/relationships/package" Target="embeddings/Microsoft_Word_Document.docx"/><Relationship Id="rId37" Type="http://schemas.openxmlformats.org/officeDocument/2006/relationships/package" Target="embeddings/Microsoft_Excel_Worksheet7.xlsx"/><Relationship Id="rId40" Type="http://schemas.openxmlformats.org/officeDocument/2006/relationships/package" Target="embeddings/Microsoft_Excel_Worksheet9.xlsx"/><Relationship Id="rId45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image" Target="media/image5.emf"/><Relationship Id="rId28" Type="http://schemas.openxmlformats.org/officeDocument/2006/relationships/oleObject" Target="embeddings/oleObject2.bin"/><Relationship Id="rId36" Type="http://schemas.openxmlformats.org/officeDocument/2006/relationships/image" Target="media/image11.emf"/><Relationship Id="rId10" Type="http://schemas.openxmlformats.org/officeDocument/2006/relationships/endnotes" Target="endnotes.xml"/><Relationship Id="rId19" Type="http://schemas.openxmlformats.org/officeDocument/2006/relationships/image" Target="media/image3.emf"/><Relationship Id="rId31" Type="http://schemas.openxmlformats.org/officeDocument/2006/relationships/image" Target="media/image9.emf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package" Target="embeddings/Microsoft_Excel_Worksheet1.xlsx"/><Relationship Id="rId27" Type="http://schemas.openxmlformats.org/officeDocument/2006/relationships/image" Target="media/image7.emf"/><Relationship Id="rId30" Type="http://schemas.openxmlformats.org/officeDocument/2006/relationships/package" Target="embeddings/Microsoft_Excel_Worksheet4.xlsx"/><Relationship Id="rId35" Type="http://schemas.openxmlformats.org/officeDocument/2006/relationships/package" Target="embeddings/Microsoft_Excel_Worksheet6.xlsx"/><Relationship Id="rId43" Type="http://schemas.openxmlformats.org/officeDocument/2006/relationships/header" Target="header4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microsoft.com/office/2016/09/relationships/commentsIds" Target="commentsIds.xml"/><Relationship Id="rId25" Type="http://schemas.openxmlformats.org/officeDocument/2006/relationships/image" Target="media/image6.emf"/><Relationship Id="rId33" Type="http://schemas.openxmlformats.org/officeDocument/2006/relationships/image" Target="media/image10.emf"/><Relationship Id="rId38" Type="http://schemas.openxmlformats.org/officeDocument/2006/relationships/package" Target="embeddings/Microsoft_Excel_Worksheet8.xlsx"/><Relationship Id="rId46" Type="http://schemas.openxmlformats.org/officeDocument/2006/relationships/theme" Target="theme/theme1.xml"/><Relationship Id="rId20" Type="http://schemas.openxmlformats.org/officeDocument/2006/relationships/package" Target="embeddings/Microsoft_Excel_Worksheet.xlsx"/><Relationship Id="rId41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5F3B9F-68F6-4180-9221-955187717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8A4AFE-9706-454D-8EE5-ADC0153490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B1CF229-F433-4C56-A2B9-CF99D13F1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35</Pages>
  <Words>11258</Words>
  <Characters>64174</Characters>
  <Application>Microsoft Office Word</Application>
  <DocSecurity>0</DocSecurity>
  <Lines>534</Lines>
  <Paragraphs>150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75282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Тюриков Михаил Юрьевич</dc:creator>
  <cp:keywords/>
  <dc:description/>
  <cp:lastModifiedBy>Владимир Лаут</cp:lastModifiedBy>
  <cp:revision>64</cp:revision>
  <cp:lastPrinted>2018-02-14T06:40:00Z</cp:lastPrinted>
  <dcterms:created xsi:type="dcterms:W3CDTF">2020-04-22T09:30:00Z</dcterms:created>
  <dcterms:modified xsi:type="dcterms:W3CDTF">2021-04-15T07:46:00Z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</Properties>
</file>