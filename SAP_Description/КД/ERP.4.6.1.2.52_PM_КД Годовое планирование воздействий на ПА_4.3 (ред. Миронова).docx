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 ContentType="application/msword"/>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comments.xml" ContentType="application/vnd.openxmlformats-officedocument.wordprocessingml.comments+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ECE" w:rsidRPr="007008A3" w:rsidRDefault="00F66ECE" w:rsidP="00F66ECE">
      <w:pPr>
        <w:rPr>
          <w:rFonts w:cs="Arial"/>
          <w:lang w:eastAsia="ru-RU"/>
        </w:rPr>
      </w:pPr>
      <w:bookmarkStart w:id="0" w:name="_Toc352939869"/>
      <w:bookmarkStart w:id="1" w:name="_Ref353369916"/>
      <w:bookmarkStart w:id="2" w:name="_Toc357586935"/>
      <w:bookmarkStart w:id="3" w:name="_Toc359333746"/>
    </w:p>
    <w:p w:rsidR="00F66ECE" w:rsidRPr="007008A3" w:rsidRDefault="00F66ECE" w:rsidP="00F66ECE">
      <w:pPr>
        <w:rPr>
          <w:rFonts w:cs="Arial"/>
          <w:lang w:eastAsia="ru-RU"/>
        </w:rPr>
      </w:pPr>
    </w:p>
    <w:p w:rsidR="00F66ECE" w:rsidRPr="007008A3" w:rsidRDefault="00F66ECE" w:rsidP="00F66ECE">
      <w:pPr>
        <w:rPr>
          <w:rFonts w:cs="Arial"/>
          <w:lang w:eastAsia="ru-RU"/>
        </w:rPr>
      </w:pPr>
    </w:p>
    <w:p w:rsidR="00F66ECE" w:rsidRPr="007008A3" w:rsidRDefault="00F66ECE" w:rsidP="00F66ECE">
      <w:pPr>
        <w:rPr>
          <w:rFonts w:cs="Arial"/>
          <w:lang w:eastAsia="ru-RU"/>
        </w:rPr>
      </w:pPr>
    </w:p>
    <w:p w:rsidR="00F66ECE" w:rsidRPr="007008A3" w:rsidRDefault="00F66ECE" w:rsidP="00F66ECE">
      <w:pPr>
        <w:rPr>
          <w:rFonts w:cs="Arial"/>
          <w:lang w:eastAsia="ru-RU"/>
        </w:rPr>
      </w:pPr>
    </w:p>
    <w:p w:rsidR="00F66ECE" w:rsidRPr="007008A3" w:rsidRDefault="00F66ECE" w:rsidP="00F66ECE">
      <w:pPr>
        <w:rPr>
          <w:rFonts w:cs="Arial"/>
          <w:lang w:eastAsia="ru-RU"/>
        </w:rPr>
      </w:pPr>
    </w:p>
    <w:p w:rsidR="00F66ECE" w:rsidRPr="007008A3" w:rsidRDefault="00F66ECE" w:rsidP="00F66ECE">
      <w:pPr>
        <w:rPr>
          <w:rFonts w:cs="Arial"/>
          <w:lang w:eastAsia="ru-RU"/>
        </w:rPr>
      </w:pPr>
    </w:p>
    <w:p w:rsidR="00193343" w:rsidRPr="007008A3" w:rsidRDefault="00193343" w:rsidP="00F66ECE">
      <w:pPr>
        <w:rPr>
          <w:rFonts w:cs="Arial"/>
          <w:lang w:eastAsia="ru-RU"/>
        </w:rPr>
      </w:pPr>
    </w:p>
    <w:p w:rsidR="00193343" w:rsidRPr="007008A3" w:rsidRDefault="00193343" w:rsidP="00F66ECE">
      <w:pPr>
        <w:rPr>
          <w:rFonts w:cs="Arial"/>
          <w:lang w:eastAsia="ru-RU"/>
        </w:rPr>
      </w:pPr>
    </w:p>
    <w:p w:rsidR="00193343" w:rsidRPr="007008A3" w:rsidRDefault="00193343" w:rsidP="00F66ECE">
      <w:pPr>
        <w:rPr>
          <w:rFonts w:cs="Arial"/>
          <w:lang w:eastAsia="ru-RU"/>
        </w:rPr>
      </w:pPr>
    </w:p>
    <w:p w:rsidR="00193343" w:rsidRPr="009721BA" w:rsidRDefault="00193343" w:rsidP="00F66ECE">
      <w:pPr>
        <w:rPr>
          <w:rFonts w:cs="Arial"/>
          <w:lang w:val="en-US" w:eastAsia="ru-RU"/>
        </w:rPr>
      </w:pPr>
    </w:p>
    <w:p w:rsidR="00193343" w:rsidRPr="007008A3" w:rsidRDefault="00193343" w:rsidP="00F66ECE">
      <w:pPr>
        <w:rPr>
          <w:rFonts w:cs="Arial"/>
          <w:lang w:eastAsia="ru-RU"/>
        </w:rPr>
      </w:pPr>
    </w:p>
    <w:p w:rsidR="00F66ECE" w:rsidRPr="007008A3" w:rsidRDefault="00F66ECE" w:rsidP="00F66ECE">
      <w:pPr>
        <w:rPr>
          <w:rFonts w:cs="Arial"/>
          <w:lang w:eastAsia="ru-RU"/>
        </w:rPr>
      </w:pPr>
    </w:p>
    <w:p w:rsidR="00F66ECE" w:rsidRPr="007008A3" w:rsidRDefault="00F66ECE" w:rsidP="00CD470D">
      <w:pPr>
        <w:rPr>
          <w:rFonts w:cs="Arial"/>
          <w:lang w:eastAsia="ru-RU"/>
        </w:rPr>
      </w:pPr>
    </w:p>
    <w:p w:rsidR="004831B8" w:rsidRPr="007008A3" w:rsidRDefault="004831B8" w:rsidP="004831B8">
      <w:pPr>
        <w:jc w:val="center"/>
        <w:rPr>
          <w:rFonts w:cs="Arial"/>
          <w:b/>
          <w:sz w:val="32"/>
          <w:szCs w:val="32"/>
        </w:rPr>
      </w:pPr>
      <w:r w:rsidRPr="007008A3">
        <w:rPr>
          <w:rFonts w:cs="Arial"/>
          <w:b/>
          <w:sz w:val="32"/>
          <w:szCs w:val="32"/>
        </w:rPr>
        <w:t>КОНЦЕПТУАЛЬНЫЙ ДИЗАЙН</w:t>
      </w:r>
    </w:p>
    <w:p w:rsidR="004831B8" w:rsidRPr="007008A3" w:rsidRDefault="004831B8" w:rsidP="004831B8">
      <w:pPr>
        <w:jc w:val="center"/>
        <w:rPr>
          <w:rFonts w:cs="Arial"/>
          <w:b/>
          <w:sz w:val="32"/>
          <w:szCs w:val="32"/>
        </w:rPr>
      </w:pPr>
    </w:p>
    <w:p w:rsidR="004831B8" w:rsidRPr="007008A3" w:rsidRDefault="004831B8" w:rsidP="004831B8">
      <w:pPr>
        <w:jc w:val="center"/>
        <w:rPr>
          <w:rFonts w:cs="Arial"/>
          <w:bCs/>
          <w:kern w:val="32"/>
          <w:sz w:val="32"/>
          <w:szCs w:val="32"/>
        </w:rPr>
      </w:pPr>
      <w:r w:rsidRPr="007008A3">
        <w:rPr>
          <w:rFonts w:cs="Arial"/>
          <w:bCs/>
          <w:kern w:val="32"/>
          <w:sz w:val="32"/>
          <w:szCs w:val="32"/>
        </w:rPr>
        <w:t>ТОиР</w:t>
      </w:r>
    </w:p>
    <w:p w:rsidR="004831B8" w:rsidRPr="007008A3" w:rsidRDefault="004831B8" w:rsidP="004831B8">
      <w:pPr>
        <w:jc w:val="center"/>
        <w:rPr>
          <w:rFonts w:cs="Arial"/>
          <w:bCs/>
          <w:kern w:val="32"/>
          <w:sz w:val="32"/>
          <w:szCs w:val="32"/>
        </w:rPr>
      </w:pPr>
    </w:p>
    <w:p w:rsidR="004831B8" w:rsidRPr="007008A3" w:rsidRDefault="004831B8" w:rsidP="004831B8">
      <w:pPr>
        <w:jc w:val="center"/>
        <w:rPr>
          <w:rFonts w:cs="Arial"/>
          <w:bCs/>
          <w:kern w:val="32"/>
          <w:sz w:val="32"/>
          <w:szCs w:val="32"/>
        </w:rPr>
      </w:pPr>
      <w:bookmarkStart w:id="4" w:name="OLE_LINK22"/>
      <w:bookmarkStart w:id="5" w:name="OLE_LINK23"/>
      <w:r w:rsidRPr="007008A3">
        <w:rPr>
          <w:rFonts w:cs="Arial"/>
          <w:bCs/>
          <w:kern w:val="32"/>
          <w:sz w:val="32"/>
          <w:szCs w:val="32"/>
        </w:rPr>
        <w:t>Г</w:t>
      </w:r>
      <w:r w:rsidR="00844011">
        <w:rPr>
          <w:rFonts w:cs="Arial"/>
          <w:bCs/>
          <w:kern w:val="32"/>
          <w:sz w:val="32"/>
          <w:szCs w:val="32"/>
        </w:rPr>
        <w:t>ОДОВОЕ ПЛАНИРОВАНИЕ ВОЗДЕЙСТВИЙ НА ПРОИЗВОДСТВЕННЫЕ АКТИВЫ</w:t>
      </w:r>
    </w:p>
    <w:bookmarkEnd w:id="4"/>
    <w:bookmarkEnd w:id="5"/>
    <w:p w:rsidR="004831B8" w:rsidRPr="007008A3" w:rsidRDefault="004831B8" w:rsidP="004831B8">
      <w:pPr>
        <w:jc w:val="center"/>
        <w:rPr>
          <w:rFonts w:cs="Arial"/>
          <w:bCs/>
          <w:kern w:val="32"/>
          <w:sz w:val="32"/>
          <w:szCs w:val="32"/>
        </w:rPr>
      </w:pPr>
    </w:p>
    <w:p w:rsidR="004831B8" w:rsidRPr="007008A3" w:rsidRDefault="008E0B62" w:rsidP="004831B8">
      <w:pPr>
        <w:jc w:val="center"/>
        <w:rPr>
          <w:rFonts w:cs="Arial"/>
          <w:sz w:val="32"/>
          <w:szCs w:val="32"/>
        </w:rPr>
      </w:pPr>
      <w:bookmarkStart w:id="6" w:name="OLE_LINK20"/>
      <w:bookmarkStart w:id="7" w:name="OLE_LINK21"/>
      <w:ins w:id="8" w:author="Дёмин Александр Александрович" w:date="2022-04-05T18:32:00Z">
        <w:r w:rsidRPr="008E0B62">
          <w:rPr>
            <w:rFonts w:cs="Arial"/>
            <w:sz w:val="32"/>
            <w:szCs w:val="32"/>
            <w:lang w:val="en-US"/>
          </w:rPr>
          <w:t>ERP</w:t>
        </w:r>
        <w:r w:rsidRPr="007332CA">
          <w:rPr>
            <w:rFonts w:cs="Arial"/>
            <w:sz w:val="32"/>
            <w:szCs w:val="32"/>
            <w:rPrChange w:id="9" w:author="VelikhanovVR" w:date="2022-04-07T16:30:00Z">
              <w:rPr>
                <w:rFonts w:cs="Arial"/>
                <w:sz w:val="32"/>
                <w:szCs w:val="32"/>
                <w:lang w:val="en-US"/>
              </w:rPr>
            </w:rPrChange>
          </w:rPr>
          <w:t>.4.6.1.2.</w:t>
        </w:r>
      </w:ins>
      <w:del w:id="10" w:author="Дёмин Александр Александрович" w:date="2022-04-05T18:32:00Z">
        <w:r w:rsidR="004831B8" w:rsidRPr="007008A3" w:rsidDel="008E0B62">
          <w:rPr>
            <w:rFonts w:cs="Arial"/>
            <w:sz w:val="32"/>
            <w:szCs w:val="32"/>
            <w:lang w:val="en-US"/>
          </w:rPr>
          <w:delText>ERP</w:delText>
        </w:r>
        <w:r w:rsidR="004831B8" w:rsidRPr="007008A3" w:rsidDel="008E0B62">
          <w:rPr>
            <w:rFonts w:cs="Arial"/>
            <w:sz w:val="32"/>
            <w:szCs w:val="32"/>
          </w:rPr>
          <w:delText>.</w:delText>
        </w:r>
        <w:r w:rsidR="00A25E4A" w:rsidDel="008E0B62">
          <w:rPr>
            <w:rFonts w:cs="Arial"/>
            <w:sz w:val="32"/>
            <w:szCs w:val="32"/>
          </w:rPr>
          <w:delText>13</w:delText>
        </w:r>
        <w:r w:rsidR="008C1AC9" w:rsidRPr="009721BA" w:rsidDel="008E0B62">
          <w:rPr>
            <w:rFonts w:cs="Arial"/>
            <w:sz w:val="32"/>
            <w:szCs w:val="32"/>
          </w:rPr>
          <w:delText>.9</w:delText>
        </w:r>
        <w:r w:rsidR="004831B8" w:rsidRPr="007008A3" w:rsidDel="008E0B62">
          <w:rPr>
            <w:rFonts w:cs="Arial"/>
            <w:sz w:val="32"/>
            <w:szCs w:val="32"/>
          </w:rPr>
          <w:delText>.</w:delText>
        </w:r>
        <w:r w:rsidR="00A26479" w:rsidRPr="009721BA" w:rsidDel="008E0B62">
          <w:rPr>
            <w:rFonts w:cs="Arial"/>
            <w:sz w:val="32"/>
            <w:szCs w:val="32"/>
          </w:rPr>
          <w:delText>2</w:delText>
        </w:r>
        <w:r w:rsidR="004831B8" w:rsidRPr="007008A3" w:rsidDel="008E0B62">
          <w:rPr>
            <w:rFonts w:cs="Arial"/>
            <w:sz w:val="32"/>
            <w:szCs w:val="32"/>
          </w:rPr>
          <w:delText>.</w:delText>
        </w:r>
      </w:del>
      <w:r w:rsidR="004831B8" w:rsidRPr="007008A3">
        <w:rPr>
          <w:rFonts w:cs="Arial"/>
          <w:sz w:val="32"/>
          <w:szCs w:val="32"/>
        </w:rPr>
        <w:t>52</w:t>
      </w:r>
    </w:p>
    <w:bookmarkEnd w:id="6"/>
    <w:bookmarkEnd w:id="7"/>
    <w:p w:rsidR="00916FAB" w:rsidRPr="00554843" w:rsidRDefault="00916FAB" w:rsidP="00EA3237">
      <w:pPr>
        <w:jc w:val="center"/>
        <w:rPr>
          <w:rFonts w:cs="Arial"/>
          <w:sz w:val="32"/>
          <w:szCs w:val="32"/>
        </w:rPr>
      </w:pPr>
    </w:p>
    <w:p w:rsidR="00916FAB" w:rsidRPr="007008A3" w:rsidRDefault="00916FAB" w:rsidP="00EA3237">
      <w:pPr>
        <w:jc w:val="center"/>
        <w:rPr>
          <w:rFonts w:cs="Arial"/>
          <w:sz w:val="32"/>
          <w:szCs w:val="32"/>
        </w:rPr>
      </w:pPr>
    </w:p>
    <w:p w:rsidR="00916FAB" w:rsidRPr="007008A3" w:rsidRDefault="00916FAB" w:rsidP="00EA3237">
      <w:pPr>
        <w:jc w:val="center"/>
        <w:rPr>
          <w:rFonts w:cs="Arial"/>
          <w:sz w:val="32"/>
          <w:szCs w:val="32"/>
        </w:rPr>
      </w:pPr>
      <w:r w:rsidRPr="007008A3">
        <w:rPr>
          <w:rFonts w:eastAsiaTheme="majorEastAsia" w:cs="Arial"/>
          <w:caps/>
          <w:spacing w:val="-10"/>
          <w:kern w:val="28"/>
          <w:sz w:val="28"/>
          <w:szCs w:val="32"/>
          <w:lang w:eastAsia="ru-RU"/>
        </w:rPr>
        <w:t>31710</w:t>
      </w:r>
      <w:r w:rsidR="000A65B8">
        <w:rPr>
          <w:rFonts w:eastAsiaTheme="majorEastAsia" w:cs="Arial"/>
          <w:caps/>
          <w:spacing w:val="-10"/>
          <w:kern w:val="28"/>
          <w:sz w:val="28"/>
          <w:szCs w:val="32"/>
          <w:lang w:eastAsia="ru-RU"/>
        </w:rPr>
        <w:t>2</w:t>
      </w:r>
      <w:r w:rsidRPr="007008A3">
        <w:rPr>
          <w:rFonts w:eastAsiaTheme="majorEastAsia" w:cs="Arial"/>
          <w:caps/>
          <w:spacing w:val="-10"/>
          <w:kern w:val="28"/>
          <w:sz w:val="28"/>
          <w:szCs w:val="32"/>
          <w:lang w:eastAsia="ru-RU"/>
        </w:rPr>
        <w:t xml:space="preserve">. </w:t>
      </w:r>
      <w:r w:rsidR="002167B5">
        <w:rPr>
          <w:rFonts w:eastAsiaTheme="majorEastAsia" w:cs="Arial"/>
          <w:caps/>
          <w:spacing w:val="-10"/>
          <w:kern w:val="28"/>
          <w:sz w:val="28"/>
          <w:szCs w:val="32"/>
          <w:lang w:eastAsia="ru-RU"/>
        </w:rPr>
        <w:t>ВНЕДРЕНИЕ ПИЛОТА и СТАБИЛИЗАЦИЯ РЕШЕНИЯ</w:t>
      </w:r>
    </w:p>
    <w:p w:rsidR="000F6264" w:rsidRPr="007008A3" w:rsidRDefault="000F6264" w:rsidP="000F6264">
      <w:pPr>
        <w:jc w:val="center"/>
        <w:rPr>
          <w:rFonts w:cs="Arial"/>
          <w:sz w:val="32"/>
          <w:szCs w:val="32"/>
        </w:rPr>
      </w:pPr>
    </w:p>
    <w:p w:rsidR="00F66ECE" w:rsidRPr="007008A3" w:rsidRDefault="00F66ECE" w:rsidP="00CD470D">
      <w:pPr>
        <w:rPr>
          <w:rFonts w:cs="Arial"/>
        </w:rPr>
      </w:pPr>
    </w:p>
    <w:p w:rsidR="002E67E7" w:rsidRPr="007008A3" w:rsidRDefault="002E67E7" w:rsidP="00175B15">
      <w:pPr>
        <w:tabs>
          <w:tab w:val="left" w:pos="3285"/>
        </w:tabs>
        <w:jc w:val="center"/>
        <w:rPr>
          <w:rFonts w:cs="Arial"/>
          <w:lang w:eastAsia="ru-RU"/>
        </w:rPr>
      </w:pPr>
    </w:p>
    <w:p w:rsidR="00FA3F4E" w:rsidRPr="007008A3" w:rsidRDefault="00FA3F4E" w:rsidP="00175B15">
      <w:pPr>
        <w:tabs>
          <w:tab w:val="left" w:pos="3285"/>
        </w:tabs>
        <w:jc w:val="center"/>
        <w:rPr>
          <w:rFonts w:cs="Arial"/>
          <w:lang w:eastAsia="ru-RU"/>
        </w:rPr>
      </w:pPr>
    </w:p>
    <w:p w:rsidR="00FA3F4E" w:rsidRPr="007008A3" w:rsidRDefault="00FA3F4E" w:rsidP="00175B15">
      <w:pPr>
        <w:tabs>
          <w:tab w:val="left" w:pos="3285"/>
        </w:tabs>
        <w:jc w:val="center"/>
        <w:rPr>
          <w:rFonts w:cs="Arial"/>
          <w:lang w:eastAsia="ru-RU"/>
        </w:rPr>
      </w:pPr>
    </w:p>
    <w:p w:rsidR="00193343" w:rsidRPr="007008A3" w:rsidRDefault="00193343" w:rsidP="00175B15">
      <w:pPr>
        <w:tabs>
          <w:tab w:val="left" w:pos="3285"/>
        </w:tabs>
        <w:jc w:val="center"/>
        <w:rPr>
          <w:rFonts w:cs="Arial"/>
          <w:lang w:eastAsia="ru-RU"/>
        </w:rPr>
      </w:pPr>
    </w:p>
    <w:p w:rsidR="00193343" w:rsidRPr="007008A3" w:rsidRDefault="00193343" w:rsidP="00175B15">
      <w:pPr>
        <w:tabs>
          <w:tab w:val="left" w:pos="3285"/>
        </w:tabs>
        <w:jc w:val="center"/>
        <w:rPr>
          <w:rFonts w:cs="Arial"/>
          <w:lang w:eastAsia="ru-RU"/>
        </w:rPr>
      </w:pPr>
    </w:p>
    <w:p w:rsidR="00FA3F4E" w:rsidRPr="007008A3" w:rsidRDefault="00FA3F4E" w:rsidP="00175B15">
      <w:pPr>
        <w:tabs>
          <w:tab w:val="left" w:pos="3285"/>
        </w:tabs>
        <w:jc w:val="center"/>
        <w:rPr>
          <w:rFonts w:cs="Arial"/>
          <w:lang w:eastAsia="ru-RU"/>
        </w:rPr>
      </w:pPr>
    </w:p>
    <w:p w:rsidR="00FA3F4E" w:rsidRPr="007008A3" w:rsidRDefault="00FA3F4E" w:rsidP="00175B15">
      <w:pPr>
        <w:tabs>
          <w:tab w:val="left" w:pos="3285"/>
        </w:tabs>
        <w:jc w:val="center"/>
        <w:rPr>
          <w:rFonts w:cs="Arial"/>
          <w:lang w:eastAsia="ru-RU"/>
        </w:rPr>
      </w:pPr>
    </w:p>
    <w:p w:rsidR="00FA3F4E" w:rsidRPr="007008A3" w:rsidRDefault="00FA3F4E" w:rsidP="00175B15">
      <w:pPr>
        <w:tabs>
          <w:tab w:val="left" w:pos="3285"/>
        </w:tabs>
        <w:jc w:val="center"/>
        <w:rPr>
          <w:rFonts w:cs="Arial"/>
          <w:lang w:eastAsia="ru-RU"/>
        </w:rPr>
      </w:pPr>
    </w:p>
    <w:p w:rsidR="00FA3F4E" w:rsidRPr="007008A3" w:rsidRDefault="00FA3F4E" w:rsidP="00175B15">
      <w:pPr>
        <w:tabs>
          <w:tab w:val="left" w:pos="3285"/>
        </w:tabs>
        <w:jc w:val="center"/>
        <w:rPr>
          <w:rFonts w:cs="Arial"/>
          <w:lang w:eastAsia="ru-RU"/>
        </w:rPr>
      </w:pPr>
    </w:p>
    <w:p w:rsidR="00175B15" w:rsidRPr="007008A3" w:rsidRDefault="00175B15" w:rsidP="00175B15">
      <w:pPr>
        <w:tabs>
          <w:tab w:val="left" w:pos="3285"/>
        </w:tabs>
        <w:jc w:val="center"/>
        <w:rPr>
          <w:rFonts w:cs="Arial"/>
          <w:lang w:eastAsia="ru-RU"/>
        </w:rPr>
      </w:pPr>
    </w:p>
    <w:p w:rsidR="00175B15" w:rsidRPr="007008A3" w:rsidRDefault="00175B15" w:rsidP="00175B15">
      <w:pPr>
        <w:tabs>
          <w:tab w:val="left" w:pos="3285"/>
        </w:tabs>
        <w:jc w:val="center"/>
        <w:rPr>
          <w:rFonts w:cs="Arial"/>
          <w:lang w:eastAsia="ru-RU"/>
        </w:rPr>
      </w:pPr>
    </w:p>
    <w:p w:rsidR="00175B15" w:rsidRPr="007008A3" w:rsidRDefault="00175B15" w:rsidP="00175B15">
      <w:pPr>
        <w:tabs>
          <w:tab w:val="left" w:pos="3285"/>
        </w:tabs>
        <w:jc w:val="center"/>
        <w:rPr>
          <w:rFonts w:cs="Arial"/>
          <w:lang w:eastAsia="ru-RU"/>
        </w:rPr>
      </w:pPr>
    </w:p>
    <w:p w:rsidR="00175B15" w:rsidRPr="007008A3" w:rsidRDefault="00175B15" w:rsidP="009F5EA5">
      <w:pPr>
        <w:tabs>
          <w:tab w:val="left" w:pos="3285"/>
        </w:tabs>
        <w:rPr>
          <w:rFonts w:cs="Arial"/>
          <w:lang w:eastAsia="ru-RU"/>
        </w:rPr>
      </w:pPr>
    </w:p>
    <w:p w:rsidR="008F456C" w:rsidRPr="007008A3" w:rsidRDefault="008F456C" w:rsidP="009F5EA5">
      <w:pPr>
        <w:tabs>
          <w:tab w:val="left" w:pos="3285"/>
        </w:tabs>
        <w:rPr>
          <w:rFonts w:cs="Arial"/>
          <w:lang w:eastAsia="ru-RU"/>
        </w:rPr>
      </w:pPr>
    </w:p>
    <w:p w:rsidR="008F456C" w:rsidRPr="007008A3" w:rsidRDefault="008F456C" w:rsidP="009F5EA5">
      <w:pPr>
        <w:tabs>
          <w:tab w:val="left" w:pos="3285"/>
        </w:tabs>
        <w:rPr>
          <w:rFonts w:cs="Arial"/>
          <w:lang w:eastAsia="ru-RU"/>
        </w:rPr>
      </w:pPr>
    </w:p>
    <w:p w:rsidR="008F456C" w:rsidRPr="007008A3" w:rsidRDefault="008F456C" w:rsidP="009F5EA5">
      <w:pPr>
        <w:tabs>
          <w:tab w:val="left" w:pos="3285"/>
        </w:tabs>
        <w:rPr>
          <w:rFonts w:cs="Arial"/>
          <w:lang w:eastAsia="ru-RU"/>
        </w:rPr>
      </w:pPr>
    </w:p>
    <w:p w:rsidR="00D12ECC" w:rsidRPr="007008A3" w:rsidRDefault="00916FAB" w:rsidP="00B153FA">
      <w:pPr>
        <w:jc w:val="center"/>
        <w:rPr>
          <w:rFonts w:cs="Arial"/>
          <w:b/>
          <w:sz w:val="20"/>
        </w:rPr>
      </w:pPr>
      <w:r w:rsidRPr="007008A3">
        <w:rPr>
          <w:rFonts w:cs="Arial"/>
          <w:b/>
          <w:sz w:val="22"/>
        </w:rPr>
        <w:t>Москва 20</w:t>
      </w:r>
      <w:r w:rsidR="00A14E3A" w:rsidRPr="008767CC">
        <w:rPr>
          <w:rFonts w:cs="Arial"/>
          <w:b/>
          <w:sz w:val="22"/>
        </w:rPr>
        <w:t>2</w:t>
      </w:r>
      <w:ins w:id="11" w:author="Дёмин Александр Александрович" w:date="2022-04-13T10:29:00Z">
        <w:r w:rsidR="00D76C1D">
          <w:rPr>
            <w:rFonts w:cs="Arial"/>
            <w:b/>
            <w:sz w:val="22"/>
          </w:rPr>
          <w:t>2</w:t>
        </w:r>
      </w:ins>
      <w:del w:id="12" w:author="Дёмин Александр Александрович" w:date="2022-04-13T10:29:00Z">
        <w:r w:rsidR="00505ABE" w:rsidDel="00D76C1D">
          <w:rPr>
            <w:rFonts w:cs="Arial"/>
            <w:b/>
            <w:sz w:val="22"/>
          </w:rPr>
          <w:delText>1</w:delText>
        </w:r>
      </w:del>
    </w:p>
    <w:p w:rsidR="003701C2" w:rsidRPr="007008A3" w:rsidRDefault="003701C2"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1</w:t>
      </w:r>
      <w:r w:rsidR="00106AE3" w:rsidRPr="007008A3">
        <w:rPr>
          <w:rFonts w:cs="Arial"/>
          <w:b/>
          <w:noProof/>
          <w:sz w:val="22"/>
        </w:rPr>
        <w:fldChar w:fldCharType="end"/>
      </w:r>
      <w:r w:rsidRPr="007008A3">
        <w:rPr>
          <w:rFonts w:cs="Arial"/>
          <w:b/>
          <w:sz w:val="22"/>
        </w:rPr>
        <w:t>. История изменений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154"/>
        <w:gridCol w:w="1459"/>
        <w:gridCol w:w="5611"/>
        <w:gridCol w:w="1952"/>
      </w:tblGrid>
      <w:tr w:rsidR="00175B15" w:rsidRPr="007008A3" w:rsidTr="008767CC">
        <w:trPr>
          <w:cantSplit/>
          <w:trHeight w:val="397"/>
          <w:tblHeader/>
        </w:trPr>
        <w:tc>
          <w:tcPr>
            <w:tcW w:w="567" w:type="pct"/>
            <w:shd w:val="clear" w:color="auto" w:fill="FFC000"/>
            <w:vAlign w:val="center"/>
          </w:tcPr>
          <w:p w:rsidR="00175B15" w:rsidRPr="007008A3" w:rsidRDefault="00175B15" w:rsidP="00B153FA">
            <w:pPr>
              <w:ind w:firstLine="19"/>
              <w:jc w:val="center"/>
              <w:rPr>
                <w:rFonts w:cs="Arial"/>
                <w:b/>
                <w:sz w:val="20"/>
              </w:rPr>
            </w:pPr>
            <w:r w:rsidRPr="007008A3">
              <w:rPr>
                <w:rFonts w:cs="Arial"/>
                <w:b/>
                <w:sz w:val="20"/>
              </w:rPr>
              <w:t>Версия</w:t>
            </w:r>
          </w:p>
        </w:tc>
        <w:tc>
          <w:tcPr>
            <w:tcW w:w="717" w:type="pct"/>
            <w:shd w:val="clear" w:color="auto" w:fill="FFC000"/>
            <w:vAlign w:val="center"/>
          </w:tcPr>
          <w:p w:rsidR="00175B15" w:rsidRPr="007008A3" w:rsidRDefault="00175B15" w:rsidP="00B153FA">
            <w:pPr>
              <w:ind w:firstLine="19"/>
              <w:jc w:val="center"/>
              <w:rPr>
                <w:rFonts w:cs="Arial"/>
                <w:b/>
                <w:sz w:val="20"/>
              </w:rPr>
            </w:pPr>
            <w:r w:rsidRPr="007008A3">
              <w:rPr>
                <w:rFonts w:cs="Arial"/>
                <w:b/>
                <w:sz w:val="20"/>
              </w:rPr>
              <w:t>Дата</w:t>
            </w:r>
          </w:p>
        </w:tc>
        <w:tc>
          <w:tcPr>
            <w:tcW w:w="2757" w:type="pct"/>
            <w:shd w:val="clear" w:color="auto" w:fill="FFC000"/>
            <w:vAlign w:val="center"/>
          </w:tcPr>
          <w:p w:rsidR="00175B15" w:rsidRPr="007008A3" w:rsidRDefault="00175B15" w:rsidP="00B153FA">
            <w:pPr>
              <w:ind w:firstLine="19"/>
              <w:jc w:val="center"/>
              <w:rPr>
                <w:rFonts w:cs="Arial"/>
                <w:b/>
                <w:sz w:val="20"/>
              </w:rPr>
            </w:pPr>
            <w:r w:rsidRPr="007008A3">
              <w:rPr>
                <w:rFonts w:cs="Arial"/>
                <w:b/>
                <w:sz w:val="20"/>
              </w:rPr>
              <w:t>Комментарий</w:t>
            </w:r>
          </w:p>
        </w:tc>
        <w:tc>
          <w:tcPr>
            <w:tcW w:w="959" w:type="pct"/>
            <w:shd w:val="clear" w:color="auto" w:fill="FFC000"/>
            <w:vAlign w:val="center"/>
          </w:tcPr>
          <w:p w:rsidR="00175B15" w:rsidRPr="007008A3" w:rsidRDefault="00175B15" w:rsidP="00B153FA">
            <w:pPr>
              <w:ind w:firstLine="19"/>
              <w:jc w:val="center"/>
              <w:rPr>
                <w:rFonts w:cs="Arial"/>
                <w:b/>
                <w:sz w:val="20"/>
              </w:rPr>
            </w:pPr>
            <w:r w:rsidRPr="007008A3">
              <w:rPr>
                <w:rFonts w:cs="Arial"/>
                <w:b/>
                <w:sz w:val="20"/>
              </w:rPr>
              <w:t>Автор</w:t>
            </w:r>
          </w:p>
        </w:tc>
      </w:tr>
      <w:tr w:rsidR="004831B8" w:rsidRPr="007008A3" w:rsidTr="008767CC">
        <w:trPr>
          <w:cantSplit/>
        </w:trPr>
        <w:tc>
          <w:tcPr>
            <w:tcW w:w="567" w:type="pct"/>
          </w:tcPr>
          <w:p w:rsidR="004831B8" w:rsidRPr="007008A3" w:rsidRDefault="004831B8" w:rsidP="00B153FA">
            <w:pPr>
              <w:ind w:firstLine="19"/>
              <w:jc w:val="center"/>
              <w:rPr>
                <w:rFonts w:cs="Arial"/>
                <w:sz w:val="20"/>
              </w:rPr>
            </w:pPr>
            <w:r w:rsidRPr="007008A3">
              <w:rPr>
                <w:rFonts w:cs="Arial"/>
                <w:sz w:val="20"/>
              </w:rPr>
              <w:t>0</w:t>
            </w:r>
          </w:p>
        </w:tc>
        <w:tc>
          <w:tcPr>
            <w:tcW w:w="717" w:type="pct"/>
          </w:tcPr>
          <w:p w:rsidR="004831B8" w:rsidRPr="007008A3" w:rsidRDefault="004831B8" w:rsidP="00B153FA">
            <w:pPr>
              <w:ind w:firstLine="19"/>
              <w:rPr>
                <w:rFonts w:cs="Arial"/>
                <w:sz w:val="20"/>
              </w:rPr>
            </w:pPr>
            <w:r w:rsidRPr="007008A3">
              <w:rPr>
                <w:rFonts w:cs="Arial"/>
                <w:sz w:val="20"/>
              </w:rPr>
              <w:t>04.06.2018</w:t>
            </w:r>
          </w:p>
        </w:tc>
        <w:tc>
          <w:tcPr>
            <w:tcW w:w="2757" w:type="pct"/>
          </w:tcPr>
          <w:p w:rsidR="004831B8" w:rsidRPr="007008A3" w:rsidRDefault="004831B8" w:rsidP="00B153FA">
            <w:pPr>
              <w:ind w:firstLine="19"/>
              <w:rPr>
                <w:rFonts w:cs="Arial"/>
                <w:sz w:val="20"/>
              </w:rPr>
            </w:pPr>
            <w:r w:rsidRPr="007008A3">
              <w:rPr>
                <w:rFonts w:cs="Arial"/>
                <w:sz w:val="20"/>
              </w:rPr>
              <w:t>Начало разработки документа</w:t>
            </w:r>
          </w:p>
        </w:tc>
        <w:tc>
          <w:tcPr>
            <w:tcW w:w="959" w:type="pct"/>
          </w:tcPr>
          <w:p w:rsidR="004831B8" w:rsidRPr="00E45EAD" w:rsidRDefault="004831B8" w:rsidP="00B153FA">
            <w:pPr>
              <w:ind w:firstLine="19"/>
              <w:jc w:val="center"/>
              <w:rPr>
                <w:rFonts w:cs="Arial"/>
                <w:sz w:val="20"/>
              </w:rPr>
            </w:pPr>
            <w:r w:rsidRPr="007008A3">
              <w:rPr>
                <w:rFonts w:cs="Arial"/>
                <w:sz w:val="20"/>
              </w:rPr>
              <w:t>Золотько Ю.С.</w:t>
            </w:r>
          </w:p>
        </w:tc>
      </w:tr>
      <w:tr w:rsidR="004831B8" w:rsidRPr="007008A3" w:rsidTr="008767CC">
        <w:trPr>
          <w:cantSplit/>
        </w:trPr>
        <w:tc>
          <w:tcPr>
            <w:tcW w:w="567" w:type="pct"/>
          </w:tcPr>
          <w:p w:rsidR="004831B8" w:rsidRPr="007008A3" w:rsidRDefault="004E4B3E" w:rsidP="00B153FA">
            <w:pPr>
              <w:ind w:firstLine="19"/>
              <w:jc w:val="center"/>
              <w:rPr>
                <w:rFonts w:cs="Arial"/>
                <w:sz w:val="20"/>
              </w:rPr>
            </w:pPr>
            <w:r>
              <w:rPr>
                <w:rFonts w:cs="Arial"/>
                <w:sz w:val="20"/>
              </w:rPr>
              <w:t>1.0</w:t>
            </w:r>
          </w:p>
        </w:tc>
        <w:tc>
          <w:tcPr>
            <w:tcW w:w="717" w:type="pct"/>
          </w:tcPr>
          <w:p w:rsidR="004831B8" w:rsidRPr="00BE4185" w:rsidRDefault="004E4B3E" w:rsidP="00B153FA">
            <w:pPr>
              <w:ind w:firstLine="19"/>
              <w:rPr>
                <w:rFonts w:cs="Arial"/>
                <w:sz w:val="20"/>
                <w:lang w:val="en-US"/>
              </w:rPr>
            </w:pPr>
            <w:r>
              <w:rPr>
                <w:rFonts w:cs="Arial"/>
                <w:sz w:val="20"/>
              </w:rPr>
              <w:t>25</w:t>
            </w:r>
            <w:r w:rsidRPr="007008A3">
              <w:rPr>
                <w:rFonts w:cs="Arial"/>
                <w:sz w:val="20"/>
              </w:rPr>
              <w:t>.0</w:t>
            </w:r>
            <w:r>
              <w:rPr>
                <w:rFonts w:cs="Arial"/>
                <w:sz w:val="20"/>
              </w:rPr>
              <w:t>7</w:t>
            </w:r>
            <w:r w:rsidRPr="007008A3">
              <w:rPr>
                <w:rFonts w:cs="Arial"/>
                <w:sz w:val="20"/>
              </w:rPr>
              <w:t>.2018</w:t>
            </w:r>
          </w:p>
        </w:tc>
        <w:tc>
          <w:tcPr>
            <w:tcW w:w="2757" w:type="pct"/>
          </w:tcPr>
          <w:p w:rsidR="004831B8" w:rsidRPr="007008A3" w:rsidRDefault="004E4B3E" w:rsidP="00B153FA">
            <w:pPr>
              <w:ind w:firstLine="19"/>
              <w:rPr>
                <w:rFonts w:cs="Arial"/>
                <w:sz w:val="20"/>
              </w:rPr>
            </w:pPr>
            <w:r>
              <w:rPr>
                <w:rFonts w:cs="Arial"/>
                <w:sz w:val="20"/>
              </w:rPr>
              <w:t>Сформированы основные разделы 5.1, 5.2 и ряд дополнительных</w:t>
            </w:r>
          </w:p>
        </w:tc>
        <w:tc>
          <w:tcPr>
            <w:tcW w:w="959" w:type="pct"/>
          </w:tcPr>
          <w:p w:rsidR="004831B8" w:rsidRPr="007008A3" w:rsidRDefault="004E4B3E" w:rsidP="00B153FA">
            <w:pPr>
              <w:ind w:firstLine="19"/>
              <w:jc w:val="center"/>
              <w:rPr>
                <w:rFonts w:cs="Arial"/>
                <w:sz w:val="20"/>
              </w:rPr>
            </w:pPr>
            <w:r w:rsidRPr="007008A3">
              <w:rPr>
                <w:rFonts w:cs="Arial"/>
                <w:sz w:val="20"/>
              </w:rPr>
              <w:t>Золотько Ю.С.</w:t>
            </w:r>
          </w:p>
        </w:tc>
      </w:tr>
      <w:tr w:rsidR="00852012" w:rsidRPr="007008A3" w:rsidTr="008767CC">
        <w:trPr>
          <w:cantSplit/>
        </w:trPr>
        <w:tc>
          <w:tcPr>
            <w:tcW w:w="567" w:type="pct"/>
          </w:tcPr>
          <w:p w:rsidR="00852012" w:rsidRPr="007008A3" w:rsidRDefault="00852012" w:rsidP="00B153FA">
            <w:pPr>
              <w:ind w:firstLine="19"/>
              <w:jc w:val="center"/>
              <w:rPr>
                <w:rFonts w:cs="Arial"/>
                <w:sz w:val="20"/>
              </w:rPr>
            </w:pPr>
            <w:r>
              <w:rPr>
                <w:rFonts w:cs="Arial"/>
                <w:sz w:val="20"/>
              </w:rPr>
              <w:t>1.</w:t>
            </w:r>
            <w:r w:rsidR="00B81C00">
              <w:rPr>
                <w:rFonts w:cs="Arial"/>
                <w:sz w:val="20"/>
              </w:rPr>
              <w:t>0</w:t>
            </w:r>
            <w:r>
              <w:rPr>
                <w:rFonts w:cs="Arial"/>
                <w:sz w:val="20"/>
              </w:rPr>
              <w:t>1</w:t>
            </w:r>
          </w:p>
        </w:tc>
        <w:tc>
          <w:tcPr>
            <w:tcW w:w="717" w:type="pct"/>
          </w:tcPr>
          <w:p w:rsidR="00852012" w:rsidRPr="007008A3" w:rsidRDefault="00A32F38" w:rsidP="00B153FA">
            <w:pPr>
              <w:ind w:firstLine="19"/>
              <w:rPr>
                <w:rFonts w:cs="Arial"/>
                <w:sz w:val="20"/>
              </w:rPr>
            </w:pPr>
            <w:r>
              <w:rPr>
                <w:rFonts w:cs="Arial"/>
                <w:sz w:val="20"/>
              </w:rPr>
              <w:t>01</w:t>
            </w:r>
            <w:r w:rsidR="00852012" w:rsidRPr="007008A3">
              <w:rPr>
                <w:rFonts w:cs="Arial"/>
                <w:sz w:val="20"/>
              </w:rPr>
              <w:t>.0</w:t>
            </w:r>
            <w:r>
              <w:rPr>
                <w:rFonts w:cs="Arial"/>
                <w:sz w:val="20"/>
              </w:rPr>
              <w:t>8</w:t>
            </w:r>
            <w:r w:rsidR="00852012" w:rsidRPr="007008A3">
              <w:rPr>
                <w:rFonts w:cs="Arial"/>
                <w:sz w:val="20"/>
              </w:rPr>
              <w:t>.2018</w:t>
            </w:r>
          </w:p>
        </w:tc>
        <w:tc>
          <w:tcPr>
            <w:tcW w:w="2757" w:type="pct"/>
          </w:tcPr>
          <w:p w:rsidR="00852012" w:rsidRPr="007008A3" w:rsidRDefault="00A32F38" w:rsidP="00B153FA">
            <w:pPr>
              <w:ind w:firstLine="19"/>
              <w:rPr>
                <w:rFonts w:cs="Arial"/>
                <w:sz w:val="20"/>
              </w:rPr>
            </w:pPr>
            <w:r>
              <w:rPr>
                <w:rFonts w:cs="Arial"/>
                <w:sz w:val="20"/>
              </w:rPr>
              <w:t xml:space="preserve">Сформирован реестр замечаний. </w:t>
            </w:r>
            <w:r w:rsidR="00852012">
              <w:rPr>
                <w:rFonts w:cs="Arial"/>
                <w:sz w:val="20"/>
              </w:rPr>
              <w:t>Отработан ряд замечаний от Мироновой Н.В., к разделу</w:t>
            </w:r>
            <w:r w:rsidR="00B81C00">
              <w:rPr>
                <w:rFonts w:cs="Arial"/>
                <w:sz w:val="20"/>
              </w:rPr>
              <w:t xml:space="preserve"> 5.1.1.</w:t>
            </w:r>
            <w:r>
              <w:rPr>
                <w:rFonts w:cs="Arial"/>
                <w:sz w:val="20"/>
              </w:rPr>
              <w:t xml:space="preserve"> </w:t>
            </w:r>
          </w:p>
        </w:tc>
        <w:tc>
          <w:tcPr>
            <w:tcW w:w="959" w:type="pct"/>
          </w:tcPr>
          <w:p w:rsidR="00852012" w:rsidRPr="007008A3" w:rsidRDefault="00852012" w:rsidP="00B153FA">
            <w:pPr>
              <w:ind w:firstLine="19"/>
              <w:jc w:val="center"/>
              <w:rPr>
                <w:rFonts w:cs="Arial"/>
                <w:sz w:val="20"/>
              </w:rPr>
            </w:pPr>
            <w:r w:rsidRPr="007008A3">
              <w:rPr>
                <w:rFonts w:cs="Arial"/>
                <w:sz w:val="20"/>
              </w:rPr>
              <w:t>Золотько Ю.С.</w:t>
            </w:r>
          </w:p>
        </w:tc>
      </w:tr>
      <w:tr w:rsidR="008B35C3" w:rsidRPr="007008A3" w:rsidTr="008767CC">
        <w:trPr>
          <w:cantSplit/>
        </w:trPr>
        <w:tc>
          <w:tcPr>
            <w:tcW w:w="567" w:type="pct"/>
          </w:tcPr>
          <w:p w:rsidR="008B35C3" w:rsidRDefault="008B35C3" w:rsidP="00B153FA">
            <w:pPr>
              <w:ind w:firstLine="19"/>
              <w:jc w:val="center"/>
              <w:rPr>
                <w:rFonts w:cs="Arial"/>
                <w:sz w:val="20"/>
              </w:rPr>
            </w:pPr>
            <w:r>
              <w:rPr>
                <w:rFonts w:cs="Arial"/>
                <w:sz w:val="20"/>
              </w:rPr>
              <w:t>1.1</w:t>
            </w:r>
          </w:p>
        </w:tc>
        <w:tc>
          <w:tcPr>
            <w:tcW w:w="717" w:type="pct"/>
          </w:tcPr>
          <w:p w:rsidR="008B35C3" w:rsidRDefault="009C3C53" w:rsidP="00B153FA">
            <w:pPr>
              <w:ind w:firstLine="19"/>
              <w:rPr>
                <w:rFonts w:cs="Arial"/>
                <w:sz w:val="20"/>
              </w:rPr>
            </w:pPr>
            <w:r>
              <w:rPr>
                <w:rFonts w:cs="Arial"/>
                <w:sz w:val="20"/>
              </w:rPr>
              <w:t>1</w:t>
            </w:r>
            <w:r w:rsidR="00C139BD">
              <w:rPr>
                <w:rFonts w:cs="Arial"/>
                <w:sz w:val="20"/>
              </w:rPr>
              <w:t>4</w:t>
            </w:r>
            <w:r w:rsidR="008B35C3" w:rsidRPr="007008A3">
              <w:rPr>
                <w:rFonts w:cs="Arial"/>
                <w:sz w:val="20"/>
              </w:rPr>
              <w:t>.0</w:t>
            </w:r>
            <w:r w:rsidR="008B35C3">
              <w:rPr>
                <w:rFonts w:cs="Arial"/>
                <w:sz w:val="20"/>
              </w:rPr>
              <w:t>8</w:t>
            </w:r>
            <w:r w:rsidR="008B35C3" w:rsidRPr="007008A3">
              <w:rPr>
                <w:rFonts w:cs="Arial"/>
                <w:sz w:val="20"/>
              </w:rPr>
              <w:t>.2018</w:t>
            </w:r>
          </w:p>
        </w:tc>
        <w:tc>
          <w:tcPr>
            <w:tcW w:w="2757" w:type="pct"/>
          </w:tcPr>
          <w:p w:rsidR="008B35C3" w:rsidRDefault="008B35C3" w:rsidP="00B153FA">
            <w:pPr>
              <w:ind w:firstLine="19"/>
              <w:rPr>
                <w:rFonts w:cs="Arial"/>
                <w:sz w:val="20"/>
              </w:rPr>
            </w:pPr>
            <w:r>
              <w:rPr>
                <w:rFonts w:cs="Arial"/>
                <w:sz w:val="20"/>
              </w:rPr>
              <w:t xml:space="preserve">06.08 </w:t>
            </w:r>
            <w:r w:rsidR="00AF27CD">
              <w:rPr>
                <w:rFonts w:cs="Arial"/>
                <w:sz w:val="20"/>
              </w:rPr>
              <w:t>сформирован</w:t>
            </w:r>
            <w:r w:rsidR="009C3C53">
              <w:rPr>
                <w:rFonts w:cs="Arial"/>
                <w:sz w:val="20"/>
              </w:rPr>
              <w:t xml:space="preserve"> общий </w:t>
            </w:r>
            <w:r>
              <w:rPr>
                <w:rFonts w:cs="Arial"/>
                <w:sz w:val="20"/>
              </w:rPr>
              <w:t>реестр замечаний</w:t>
            </w:r>
            <w:r w:rsidR="00834347">
              <w:rPr>
                <w:rFonts w:cs="Arial"/>
                <w:sz w:val="20"/>
              </w:rPr>
              <w:t xml:space="preserve"> от ПО</w:t>
            </w:r>
            <w:r>
              <w:rPr>
                <w:rFonts w:cs="Arial"/>
                <w:sz w:val="20"/>
              </w:rPr>
              <w:t xml:space="preserve">. </w:t>
            </w:r>
          </w:p>
          <w:p w:rsidR="009C3C53" w:rsidRDefault="00834347" w:rsidP="00B153FA">
            <w:pPr>
              <w:ind w:firstLine="19"/>
              <w:rPr>
                <w:rFonts w:cs="Arial"/>
                <w:sz w:val="20"/>
              </w:rPr>
            </w:pPr>
            <w:r>
              <w:rPr>
                <w:rFonts w:cs="Arial"/>
                <w:sz w:val="20"/>
              </w:rPr>
              <w:t>14.08 о</w:t>
            </w:r>
            <w:r w:rsidR="009C3C53">
              <w:rPr>
                <w:rFonts w:cs="Arial"/>
                <w:sz w:val="20"/>
              </w:rPr>
              <w:t>тработаны замечания ПО.</w:t>
            </w:r>
          </w:p>
        </w:tc>
        <w:tc>
          <w:tcPr>
            <w:tcW w:w="959" w:type="pct"/>
          </w:tcPr>
          <w:p w:rsidR="008B35C3" w:rsidRPr="007008A3" w:rsidRDefault="008B35C3" w:rsidP="00B153FA">
            <w:pPr>
              <w:ind w:firstLine="19"/>
              <w:jc w:val="center"/>
              <w:rPr>
                <w:rFonts w:cs="Arial"/>
                <w:sz w:val="20"/>
              </w:rPr>
            </w:pPr>
            <w:r w:rsidRPr="007008A3">
              <w:rPr>
                <w:rFonts w:cs="Arial"/>
                <w:sz w:val="20"/>
              </w:rPr>
              <w:t>Золотько Ю.С.</w:t>
            </w:r>
          </w:p>
        </w:tc>
      </w:tr>
      <w:tr w:rsidR="000E6555" w:rsidRPr="007008A3" w:rsidTr="008767CC">
        <w:trPr>
          <w:cantSplit/>
        </w:trPr>
        <w:tc>
          <w:tcPr>
            <w:tcW w:w="567" w:type="pct"/>
          </w:tcPr>
          <w:p w:rsidR="000E6555" w:rsidRDefault="000E6555">
            <w:pPr>
              <w:ind w:firstLine="19"/>
              <w:jc w:val="center"/>
              <w:rPr>
                <w:rFonts w:cs="Arial"/>
                <w:sz w:val="20"/>
              </w:rPr>
            </w:pPr>
            <w:r>
              <w:rPr>
                <w:rFonts w:cs="Arial"/>
                <w:sz w:val="20"/>
              </w:rPr>
              <w:t>1.2</w:t>
            </w:r>
          </w:p>
        </w:tc>
        <w:tc>
          <w:tcPr>
            <w:tcW w:w="717" w:type="pct"/>
          </w:tcPr>
          <w:p w:rsidR="000E6555" w:rsidRDefault="000E6555">
            <w:pPr>
              <w:ind w:firstLine="19"/>
              <w:rPr>
                <w:rFonts w:cs="Arial"/>
                <w:sz w:val="20"/>
              </w:rPr>
            </w:pPr>
            <w:r>
              <w:rPr>
                <w:rFonts w:cs="Arial"/>
                <w:sz w:val="20"/>
              </w:rPr>
              <w:t>27</w:t>
            </w:r>
            <w:r w:rsidRPr="007008A3">
              <w:rPr>
                <w:rFonts w:cs="Arial"/>
                <w:sz w:val="20"/>
              </w:rPr>
              <w:t>.0</w:t>
            </w:r>
            <w:r>
              <w:rPr>
                <w:rFonts w:cs="Arial"/>
                <w:sz w:val="20"/>
              </w:rPr>
              <w:t>8</w:t>
            </w:r>
            <w:r w:rsidRPr="007008A3">
              <w:rPr>
                <w:rFonts w:cs="Arial"/>
                <w:sz w:val="20"/>
              </w:rPr>
              <w:t>.2018</w:t>
            </w:r>
          </w:p>
        </w:tc>
        <w:tc>
          <w:tcPr>
            <w:tcW w:w="2757" w:type="pct"/>
          </w:tcPr>
          <w:p w:rsidR="000E6555" w:rsidRDefault="000E6555">
            <w:pPr>
              <w:ind w:firstLine="19"/>
              <w:rPr>
                <w:rFonts w:cs="Arial"/>
                <w:sz w:val="20"/>
              </w:rPr>
            </w:pPr>
            <w:r>
              <w:rPr>
                <w:rFonts w:cs="Arial"/>
                <w:sz w:val="20"/>
              </w:rPr>
              <w:t>Отработка замечаний от ПО и бизнес-экспертов</w:t>
            </w:r>
          </w:p>
        </w:tc>
        <w:tc>
          <w:tcPr>
            <w:tcW w:w="959" w:type="pct"/>
          </w:tcPr>
          <w:p w:rsidR="000E6555" w:rsidRPr="007008A3" w:rsidRDefault="000E6555">
            <w:pPr>
              <w:ind w:firstLine="19"/>
              <w:jc w:val="center"/>
              <w:rPr>
                <w:rFonts w:cs="Arial"/>
                <w:sz w:val="20"/>
              </w:rPr>
            </w:pPr>
            <w:r>
              <w:rPr>
                <w:rFonts w:cs="Arial"/>
                <w:sz w:val="20"/>
              </w:rPr>
              <w:t>Ягунов А.В.</w:t>
            </w:r>
          </w:p>
        </w:tc>
      </w:tr>
      <w:tr w:rsidR="00914AC2" w:rsidRPr="007008A3" w:rsidTr="008767CC">
        <w:trPr>
          <w:cantSplit/>
        </w:trPr>
        <w:tc>
          <w:tcPr>
            <w:tcW w:w="567" w:type="pct"/>
          </w:tcPr>
          <w:p w:rsidR="00914AC2" w:rsidRDefault="00914AC2">
            <w:pPr>
              <w:ind w:firstLine="19"/>
              <w:jc w:val="center"/>
              <w:rPr>
                <w:rFonts w:cs="Arial"/>
                <w:sz w:val="20"/>
              </w:rPr>
            </w:pPr>
            <w:r>
              <w:rPr>
                <w:rFonts w:cs="Arial"/>
                <w:sz w:val="20"/>
              </w:rPr>
              <w:t>2.5</w:t>
            </w:r>
          </w:p>
        </w:tc>
        <w:tc>
          <w:tcPr>
            <w:tcW w:w="717" w:type="pct"/>
          </w:tcPr>
          <w:p w:rsidR="00914AC2" w:rsidRDefault="00914AC2">
            <w:pPr>
              <w:ind w:firstLine="19"/>
              <w:rPr>
                <w:rFonts w:cs="Arial"/>
                <w:sz w:val="20"/>
              </w:rPr>
            </w:pPr>
            <w:r>
              <w:rPr>
                <w:rFonts w:cs="Arial"/>
                <w:sz w:val="20"/>
              </w:rPr>
              <w:t>11.09.2018</w:t>
            </w:r>
          </w:p>
        </w:tc>
        <w:tc>
          <w:tcPr>
            <w:tcW w:w="2757" w:type="pct"/>
          </w:tcPr>
          <w:p w:rsidR="00914AC2" w:rsidRDefault="00914AC2">
            <w:pPr>
              <w:ind w:firstLine="19"/>
              <w:rPr>
                <w:rFonts w:cs="Arial"/>
                <w:sz w:val="20"/>
              </w:rPr>
            </w:pPr>
            <w:r>
              <w:rPr>
                <w:rFonts w:cs="Arial"/>
                <w:sz w:val="20"/>
              </w:rPr>
              <w:t>Отработка замечаний из СЭД</w:t>
            </w:r>
          </w:p>
        </w:tc>
        <w:tc>
          <w:tcPr>
            <w:tcW w:w="959" w:type="pct"/>
          </w:tcPr>
          <w:p w:rsidR="00914AC2" w:rsidRDefault="00914AC2">
            <w:pPr>
              <w:ind w:firstLine="19"/>
              <w:jc w:val="center"/>
              <w:rPr>
                <w:rFonts w:cs="Arial"/>
                <w:sz w:val="20"/>
              </w:rPr>
            </w:pPr>
            <w:r w:rsidRPr="007008A3">
              <w:rPr>
                <w:rFonts w:cs="Arial"/>
                <w:sz w:val="20"/>
              </w:rPr>
              <w:t>Золотько Ю.С.</w:t>
            </w:r>
          </w:p>
        </w:tc>
      </w:tr>
      <w:tr w:rsidR="00914AC2" w:rsidRPr="007008A3" w:rsidTr="008767CC">
        <w:trPr>
          <w:cantSplit/>
        </w:trPr>
        <w:tc>
          <w:tcPr>
            <w:tcW w:w="567" w:type="pct"/>
          </w:tcPr>
          <w:p w:rsidR="00914AC2" w:rsidRDefault="00914AC2" w:rsidP="00914AC2">
            <w:pPr>
              <w:ind w:firstLine="19"/>
              <w:jc w:val="center"/>
              <w:rPr>
                <w:rFonts w:cs="Arial"/>
                <w:sz w:val="20"/>
              </w:rPr>
            </w:pPr>
            <w:r>
              <w:rPr>
                <w:rFonts w:cs="Arial"/>
                <w:sz w:val="20"/>
              </w:rPr>
              <w:t>2.6</w:t>
            </w:r>
          </w:p>
        </w:tc>
        <w:tc>
          <w:tcPr>
            <w:tcW w:w="717" w:type="pct"/>
          </w:tcPr>
          <w:p w:rsidR="00914AC2" w:rsidRDefault="00914AC2" w:rsidP="00914AC2">
            <w:pPr>
              <w:ind w:firstLine="19"/>
              <w:rPr>
                <w:rFonts w:cs="Arial"/>
                <w:sz w:val="20"/>
              </w:rPr>
            </w:pPr>
            <w:r>
              <w:rPr>
                <w:rFonts w:cs="Arial"/>
                <w:sz w:val="20"/>
              </w:rPr>
              <w:t>18.09.2018</w:t>
            </w:r>
          </w:p>
        </w:tc>
        <w:tc>
          <w:tcPr>
            <w:tcW w:w="2757" w:type="pct"/>
          </w:tcPr>
          <w:p w:rsidR="00914AC2" w:rsidRDefault="00914AC2" w:rsidP="00914AC2">
            <w:pPr>
              <w:ind w:firstLine="19"/>
              <w:rPr>
                <w:rFonts w:cs="Arial"/>
                <w:sz w:val="20"/>
              </w:rPr>
            </w:pPr>
            <w:r>
              <w:rPr>
                <w:rFonts w:cs="Arial"/>
                <w:sz w:val="20"/>
              </w:rPr>
              <w:t>Отработка дополнительных замечаний из СЭД</w:t>
            </w:r>
          </w:p>
        </w:tc>
        <w:tc>
          <w:tcPr>
            <w:tcW w:w="959" w:type="pct"/>
          </w:tcPr>
          <w:p w:rsidR="00914AC2" w:rsidRDefault="00914AC2" w:rsidP="00914AC2">
            <w:pPr>
              <w:ind w:firstLine="19"/>
              <w:jc w:val="center"/>
              <w:rPr>
                <w:rFonts w:cs="Arial"/>
                <w:sz w:val="20"/>
              </w:rPr>
            </w:pPr>
            <w:r w:rsidRPr="007008A3">
              <w:rPr>
                <w:rFonts w:cs="Arial"/>
                <w:sz w:val="20"/>
              </w:rPr>
              <w:t>Золотько Ю.С.</w:t>
            </w:r>
          </w:p>
        </w:tc>
      </w:tr>
      <w:tr w:rsidR="00401A17" w:rsidRPr="007008A3" w:rsidTr="008767CC">
        <w:trPr>
          <w:cantSplit/>
        </w:trPr>
        <w:tc>
          <w:tcPr>
            <w:tcW w:w="567" w:type="pct"/>
          </w:tcPr>
          <w:p w:rsidR="00401A17" w:rsidRDefault="00401A17" w:rsidP="00401A17">
            <w:pPr>
              <w:ind w:firstLine="19"/>
              <w:jc w:val="center"/>
              <w:rPr>
                <w:rFonts w:cs="Arial"/>
                <w:sz w:val="20"/>
              </w:rPr>
            </w:pPr>
            <w:r>
              <w:rPr>
                <w:rFonts w:cs="Arial"/>
                <w:sz w:val="20"/>
              </w:rPr>
              <w:t>2.7</w:t>
            </w:r>
          </w:p>
        </w:tc>
        <w:tc>
          <w:tcPr>
            <w:tcW w:w="717" w:type="pct"/>
          </w:tcPr>
          <w:p w:rsidR="00401A17" w:rsidRDefault="00401A17" w:rsidP="00401A17">
            <w:pPr>
              <w:ind w:firstLine="19"/>
              <w:rPr>
                <w:rFonts w:cs="Arial"/>
                <w:sz w:val="20"/>
              </w:rPr>
            </w:pPr>
            <w:r>
              <w:rPr>
                <w:rFonts w:cs="Arial"/>
                <w:sz w:val="20"/>
              </w:rPr>
              <w:t>25.09.2018</w:t>
            </w:r>
          </w:p>
        </w:tc>
        <w:tc>
          <w:tcPr>
            <w:tcW w:w="2757" w:type="pct"/>
          </w:tcPr>
          <w:p w:rsidR="00401A17" w:rsidRDefault="00401A17" w:rsidP="00401A17">
            <w:pPr>
              <w:ind w:firstLine="19"/>
              <w:rPr>
                <w:rFonts w:cs="Arial"/>
                <w:sz w:val="20"/>
              </w:rPr>
            </w:pPr>
            <w:r>
              <w:rPr>
                <w:rFonts w:cs="Arial"/>
                <w:sz w:val="20"/>
              </w:rPr>
              <w:t>Отработка замечаний ТД</w:t>
            </w:r>
          </w:p>
        </w:tc>
        <w:tc>
          <w:tcPr>
            <w:tcW w:w="959" w:type="pct"/>
          </w:tcPr>
          <w:p w:rsidR="00401A17" w:rsidRPr="007008A3" w:rsidRDefault="00401A17" w:rsidP="00401A17">
            <w:pPr>
              <w:ind w:firstLine="19"/>
              <w:jc w:val="center"/>
              <w:rPr>
                <w:rFonts w:cs="Arial"/>
                <w:sz w:val="20"/>
              </w:rPr>
            </w:pPr>
            <w:r w:rsidRPr="007008A3">
              <w:rPr>
                <w:rFonts w:cs="Arial"/>
                <w:sz w:val="20"/>
              </w:rPr>
              <w:t>Золотько Ю.С.</w:t>
            </w:r>
          </w:p>
        </w:tc>
      </w:tr>
      <w:tr w:rsidR="002D36B5" w:rsidRPr="007008A3" w:rsidTr="008767CC">
        <w:trPr>
          <w:cantSplit/>
        </w:trPr>
        <w:tc>
          <w:tcPr>
            <w:tcW w:w="567" w:type="pct"/>
          </w:tcPr>
          <w:p w:rsidR="002D36B5" w:rsidRDefault="00205651" w:rsidP="00401A17">
            <w:pPr>
              <w:ind w:firstLine="19"/>
              <w:jc w:val="center"/>
              <w:rPr>
                <w:rFonts w:cs="Arial"/>
                <w:sz w:val="20"/>
              </w:rPr>
            </w:pPr>
            <w:r>
              <w:rPr>
                <w:rFonts w:cs="Arial"/>
                <w:sz w:val="20"/>
              </w:rPr>
              <w:t>2.8</w:t>
            </w:r>
          </w:p>
        </w:tc>
        <w:tc>
          <w:tcPr>
            <w:tcW w:w="717" w:type="pct"/>
          </w:tcPr>
          <w:p w:rsidR="002D36B5" w:rsidRDefault="00205651" w:rsidP="00401A17">
            <w:pPr>
              <w:ind w:firstLine="19"/>
              <w:rPr>
                <w:rFonts w:cs="Arial"/>
                <w:sz w:val="20"/>
              </w:rPr>
            </w:pPr>
            <w:r>
              <w:rPr>
                <w:rFonts w:cs="Arial"/>
                <w:sz w:val="20"/>
              </w:rPr>
              <w:t>07.10.2018</w:t>
            </w:r>
          </w:p>
        </w:tc>
        <w:tc>
          <w:tcPr>
            <w:tcW w:w="2757" w:type="pct"/>
          </w:tcPr>
          <w:p w:rsidR="002D36B5" w:rsidRDefault="00205651" w:rsidP="00401A17">
            <w:pPr>
              <w:ind w:firstLine="19"/>
              <w:rPr>
                <w:rFonts w:cs="Arial"/>
                <w:sz w:val="20"/>
              </w:rPr>
            </w:pPr>
            <w:r>
              <w:rPr>
                <w:rFonts w:cs="Arial"/>
                <w:sz w:val="20"/>
              </w:rPr>
              <w:t>Корректировка КД по замечаниям от Загребина.</w:t>
            </w:r>
          </w:p>
        </w:tc>
        <w:tc>
          <w:tcPr>
            <w:tcW w:w="959" w:type="pct"/>
          </w:tcPr>
          <w:p w:rsidR="002D36B5" w:rsidRPr="007008A3" w:rsidRDefault="00205651" w:rsidP="00401A17">
            <w:pPr>
              <w:ind w:firstLine="19"/>
              <w:jc w:val="center"/>
              <w:rPr>
                <w:rFonts w:cs="Arial"/>
                <w:sz w:val="20"/>
              </w:rPr>
            </w:pPr>
            <w:r>
              <w:rPr>
                <w:rFonts w:cs="Arial"/>
                <w:sz w:val="20"/>
              </w:rPr>
              <w:t>Ягунов А.В.</w:t>
            </w:r>
          </w:p>
        </w:tc>
      </w:tr>
      <w:tr w:rsidR="00205651" w:rsidRPr="007008A3" w:rsidTr="008767CC">
        <w:trPr>
          <w:cantSplit/>
        </w:trPr>
        <w:tc>
          <w:tcPr>
            <w:tcW w:w="567" w:type="pct"/>
          </w:tcPr>
          <w:p w:rsidR="00205651" w:rsidRDefault="00205651" w:rsidP="00401A17">
            <w:pPr>
              <w:ind w:firstLine="19"/>
              <w:jc w:val="center"/>
              <w:rPr>
                <w:rFonts w:cs="Arial"/>
                <w:sz w:val="20"/>
              </w:rPr>
            </w:pPr>
            <w:r>
              <w:rPr>
                <w:rFonts w:cs="Arial"/>
                <w:sz w:val="20"/>
              </w:rPr>
              <w:t>2.9</w:t>
            </w:r>
          </w:p>
        </w:tc>
        <w:tc>
          <w:tcPr>
            <w:tcW w:w="717" w:type="pct"/>
          </w:tcPr>
          <w:p w:rsidR="00205651" w:rsidRDefault="00205651" w:rsidP="00401A17">
            <w:pPr>
              <w:ind w:firstLine="19"/>
              <w:rPr>
                <w:rFonts w:cs="Arial"/>
                <w:sz w:val="20"/>
              </w:rPr>
            </w:pPr>
            <w:r>
              <w:rPr>
                <w:rFonts w:cs="Arial"/>
                <w:sz w:val="20"/>
              </w:rPr>
              <w:t>08.10.2018</w:t>
            </w:r>
          </w:p>
        </w:tc>
        <w:tc>
          <w:tcPr>
            <w:tcW w:w="2757" w:type="pct"/>
          </w:tcPr>
          <w:p w:rsidR="00205651" w:rsidRDefault="00205651" w:rsidP="00401A17">
            <w:pPr>
              <w:ind w:firstLine="19"/>
              <w:rPr>
                <w:rFonts w:cs="Arial"/>
                <w:sz w:val="20"/>
              </w:rPr>
            </w:pPr>
            <w:r>
              <w:rPr>
                <w:rFonts w:cs="Arial"/>
                <w:sz w:val="20"/>
              </w:rPr>
              <w:t>Фиксация ОВ по АТЗ от Мытник Ю.</w:t>
            </w:r>
          </w:p>
        </w:tc>
        <w:tc>
          <w:tcPr>
            <w:tcW w:w="959" w:type="pct"/>
          </w:tcPr>
          <w:p w:rsidR="00205651" w:rsidRDefault="00205651" w:rsidP="00401A17">
            <w:pPr>
              <w:ind w:firstLine="19"/>
              <w:jc w:val="center"/>
              <w:rPr>
                <w:rFonts w:cs="Arial"/>
                <w:sz w:val="20"/>
              </w:rPr>
            </w:pPr>
            <w:r>
              <w:rPr>
                <w:rFonts w:cs="Arial"/>
                <w:sz w:val="20"/>
              </w:rPr>
              <w:t>Лялин Д.Р.</w:t>
            </w:r>
          </w:p>
        </w:tc>
      </w:tr>
      <w:tr w:rsidR="00C06CDB" w:rsidRPr="007008A3" w:rsidTr="008767CC">
        <w:trPr>
          <w:cantSplit/>
        </w:trPr>
        <w:tc>
          <w:tcPr>
            <w:tcW w:w="567" w:type="pct"/>
          </w:tcPr>
          <w:p w:rsidR="00C06CDB" w:rsidRPr="004F103A" w:rsidRDefault="00C06CDB" w:rsidP="00401A17">
            <w:pPr>
              <w:ind w:firstLine="19"/>
              <w:jc w:val="center"/>
              <w:rPr>
                <w:rFonts w:cs="Arial"/>
                <w:sz w:val="20"/>
                <w:lang w:val="en-US"/>
              </w:rPr>
            </w:pPr>
            <w:r>
              <w:rPr>
                <w:rFonts w:cs="Arial"/>
                <w:sz w:val="20"/>
                <w:lang w:val="en-US"/>
              </w:rPr>
              <w:t>3.0</w:t>
            </w:r>
          </w:p>
        </w:tc>
        <w:tc>
          <w:tcPr>
            <w:tcW w:w="717" w:type="pct"/>
          </w:tcPr>
          <w:p w:rsidR="00C06CDB" w:rsidRPr="004F103A" w:rsidRDefault="00C06CDB" w:rsidP="00401A17">
            <w:pPr>
              <w:ind w:firstLine="19"/>
              <w:rPr>
                <w:rFonts w:cs="Arial"/>
                <w:sz w:val="20"/>
                <w:lang w:val="en-US"/>
              </w:rPr>
            </w:pPr>
            <w:r>
              <w:rPr>
                <w:rFonts w:cs="Arial"/>
                <w:sz w:val="20"/>
                <w:lang w:val="en-US"/>
              </w:rPr>
              <w:t>09.11.2018</w:t>
            </w:r>
          </w:p>
        </w:tc>
        <w:tc>
          <w:tcPr>
            <w:tcW w:w="2757" w:type="pct"/>
          </w:tcPr>
          <w:p w:rsidR="00C06CDB" w:rsidRDefault="00C06CDB" w:rsidP="00401A17">
            <w:pPr>
              <w:ind w:firstLine="19"/>
              <w:rPr>
                <w:rFonts w:cs="Arial"/>
                <w:sz w:val="20"/>
              </w:rPr>
            </w:pPr>
            <w:r>
              <w:rPr>
                <w:rFonts w:cs="Arial"/>
                <w:sz w:val="20"/>
              </w:rPr>
              <w:t>Отработка замечаний от Наговицына И. по согласованию с ПТО.</w:t>
            </w:r>
          </w:p>
          <w:p w:rsidR="00C06CDB" w:rsidRPr="00C06CDB" w:rsidRDefault="00C06CDB" w:rsidP="00401A17">
            <w:pPr>
              <w:ind w:firstLine="19"/>
              <w:rPr>
                <w:rFonts w:cs="Arial"/>
                <w:sz w:val="20"/>
              </w:rPr>
            </w:pPr>
            <w:r>
              <w:rPr>
                <w:rFonts w:cs="Arial"/>
                <w:sz w:val="20"/>
              </w:rPr>
              <w:t>Выравнивание нумерации и приведение в соответствие с моделями бизнес-процессов</w:t>
            </w:r>
          </w:p>
        </w:tc>
        <w:tc>
          <w:tcPr>
            <w:tcW w:w="959" w:type="pct"/>
          </w:tcPr>
          <w:p w:rsidR="00C06CDB" w:rsidRDefault="00C06CDB" w:rsidP="00401A17">
            <w:pPr>
              <w:ind w:firstLine="19"/>
              <w:jc w:val="center"/>
              <w:rPr>
                <w:rFonts w:cs="Arial"/>
                <w:sz w:val="20"/>
              </w:rPr>
            </w:pPr>
            <w:r>
              <w:rPr>
                <w:rFonts w:cs="Arial"/>
                <w:sz w:val="20"/>
              </w:rPr>
              <w:t>Ягунов А.В</w:t>
            </w:r>
          </w:p>
        </w:tc>
      </w:tr>
      <w:tr w:rsidR="00AE5877" w:rsidRPr="007008A3" w:rsidTr="008767CC">
        <w:trPr>
          <w:cantSplit/>
        </w:trPr>
        <w:tc>
          <w:tcPr>
            <w:tcW w:w="567" w:type="pct"/>
          </w:tcPr>
          <w:p w:rsidR="00AE5877" w:rsidRDefault="00AE5877" w:rsidP="00AE5877">
            <w:pPr>
              <w:ind w:firstLine="19"/>
              <w:jc w:val="center"/>
              <w:rPr>
                <w:rFonts w:cs="Arial"/>
                <w:sz w:val="20"/>
                <w:lang w:val="en-US"/>
              </w:rPr>
            </w:pPr>
            <w:r>
              <w:rPr>
                <w:rFonts w:cs="Arial"/>
                <w:sz w:val="20"/>
                <w:szCs w:val="20"/>
              </w:rPr>
              <w:t>3.1</w:t>
            </w:r>
          </w:p>
        </w:tc>
        <w:tc>
          <w:tcPr>
            <w:tcW w:w="717" w:type="pct"/>
          </w:tcPr>
          <w:p w:rsidR="00AE5877" w:rsidRDefault="00AE5877" w:rsidP="00AE5877">
            <w:pPr>
              <w:ind w:firstLine="19"/>
              <w:rPr>
                <w:rFonts w:cs="Arial"/>
                <w:sz w:val="20"/>
                <w:lang w:val="en-US"/>
              </w:rPr>
            </w:pPr>
            <w:r w:rsidRPr="008D1AA7">
              <w:rPr>
                <w:rFonts w:cs="Arial"/>
                <w:sz w:val="20"/>
                <w:szCs w:val="20"/>
              </w:rPr>
              <w:t>11.04.2020</w:t>
            </w:r>
          </w:p>
        </w:tc>
        <w:tc>
          <w:tcPr>
            <w:tcW w:w="2757" w:type="pct"/>
          </w:tcPr>
          <w:p w:rsidR="00AE5877" w:rsidRDefault="00AE5877" w:rsidP="00AE5877">
            <w:pPr>
              <w:ind w:firstLine="19"/>
              <w:rPr>
                <w:rFonts w:cs="Arial"/>
                <w:sz w:val="20"/>
              </w:rPr>
            </w:pPr>
            <w:r w:rsidRPr="00137E1F">
              <w:rPr>
                <w:rFonts w:cs="Arial"/>
                <w:sz w:val="20"/>
                <w:szCs w:val="20"/>
              </w:rPr>
              <w:t>Актуализация КД на основе реестра изменений</w:t>
            </w:r>
          </w:p>
        </w:tc>
        <w:tc>
          <w:tcPr>
            <w:tcW w:w="959" w:type="pct"/>
          </w:tcPr>
          <w:p w:rsidR="00AE5877" w:rsidRDefault="00AE5877" w:rsidP="00AE5877">
            <w:pPr>
              <w:ind w:firstLine="19"/>
              <w:jc w:val="center"/>
              <w:rPr>
                <w:rFonts w:cs="Arial"/>
                <w:sz w:val="20"/>
              </w:rPr>
            </w:pPr>
            <w:r w:rsidRPr="008D1AA7">
              <w:rPr>
                <w:rFonts w:cs="Arial"/>
                <w:sz w:val="20"/>
                <w:szCs w:val="20"/>
              </w:rPr>
              <w:t>Шрамков А.Б.</w:t>
            </w:r>
          </w:p>
        </w:tc>
      </w:tr>
      <w:tr w:rsidR="00E45AD4" w:rsidRPr="007008A3" w:rsidTr="008767CC">
        <w:trPr>
          <w:cantSplit/>
        </w:trPr>
        <w:tc>
          <w:tcPr>
            <w:tcW w:w="567" w:type="pct"/>
          </w:tcPr>
          <w:p w:rsidR="00E45AD4" w:rsidRDefault="00E45AD4" w:rsidP="00AE5877">
            <w:pPr>
              <w:ind w:firstLine="19"/>
              <w:jc w:val="center"/>
              <w:rPr>
                <w:rFonts w:cs="Arial"/>
                <w:sz w:val="20"/>
                <w:szCs w:val="20"/>
              </w:rPr>
            </w:pPr>
            <w:r>
              <w:rPr>
                <w:rFonts w:cs="Arial"/>
                <w:sz w:val="20"/>
                <w:szCs w:val="20"/>
              </w:rPr>
              <w:t>3.2</w:t>
            </w:r>
          </w:p>
        </w:tc>
        <w:tc>
          <w:tcPr>
            <w:tcW w:w="717" w:type="pct"/>
          </w:tcPr>
          <w:p w:rsidR="00E45AD4" w:rsidRPr="008D1AA7" w:rsidRDefault="00E45AD4" w:rsidP="00AE5877">
            <w:pPr>
              <w:ind w:firstLine="19"/>
              <w:rPr>
                <w:rFonts w:cs="Arial"/>
                <w:sz w:val="20"/>
                <w:szCs w:val="20"/>
              </w:rPr>
            </w:pPr>
            <w:r>
              <w:rPr>
                <w:rFonts w:cs="Arial"/>
                <w:sz w:val="20"/>
                <w:szCs w:val="20"/>
              </w:rPr>
              <w:t>14.07.2020</w:t>
            </w:r>
          </w:p>
        </w:tc>
        <w:tc>
          <w:tcPr>
            <w:tcW w:w="2757" w:type="pct"/>
          </w:tcPr>
          <w:p w:rsidR="00E45AD4" w:rsidRPr="00137E1F" w:rsidRDefault="00E45AD4" w:rsidP="00AE5877">
            <w:pPr>
              <w:ind w:firstLine="19"/>
              <w:rPr>
                <w:rFonts w:cs="Arial"/>
                <w:sz w:val="20"/>
                <w:szCs w:val="20"/>
              </w:rPr>
            </w:pPr>
            <w:r>
              <w:rPr>
                <w:rFonts w:cs="Arial"/>
                <w:sz w:val="20"/>
                <w:szCs w:val="20"/>
              </w:rPr>
              <w:t xml:space="preserve">Дополнение КД </w:t>
            </w:r>
            <w:r w:rsidR="00154C26">
              <w:rPr>
                <w:rFonts w:cs="Arial"/>
                <w:sz w:val="20"/>
                <w:szCs w:val="20"/>
              </w:rPr>
              <w:t>–</w:t>
            </w:r>
            <w:r>
              <w:rPr>
                <w:rFonts w:cs="Arial"/>
                <w:sz w:val="20"/>
                <w:szCs w:val="20"/>
              </w:rPr>
              <w:t xml:space="preserve"> </w:t>
            </w:r>
            <w:r w:rsidR="00154C26">
              <w:rPr>
                <w:rFonts w:cs="Arial"/>
                <w:sz w:val="20"/>
                <w:szCs w:val="20"/>
              </w:rPr>
              <w:t>ЗнИ 74. Управление процессами воздействий на ЗиС.</w:t>
            </w:r>
          </w:p>
        </w:tc>
        <w:tc>
          <w:tcPr>
            <w:tcW w:w="959" w:type="pct"/>
          </w:tcPr>
          <w:p w:rsidR="00E45AD4" w:rsidRPr="008D1AA7" w:rsidRDefault="00154C26" w:rsidP="00AE5877">
            <w:pPr>
              <w:ind w:firstLine="19"/>
              <w:jc w:val="center"/>
              <w:rPr>
                <w:rFonts w:cs="Arial"/>
                <w:sz w:val="20"/>
                <w:szCs w:val="20"/>
              </w:rPr>
            </w:pPr>
            <w:r>
              <w:rPr>
                <w:rFonts w:cs="Arial"/>
                <w:sz w:val="20"/>
                <w:szCs w:val="20"/>
              </w:rPr>
              <w:t>Попова Д.Н.</w:t>
            </w:r>
          </w:p>
        </w:tc>
      </w:tr>
      <w:tr w:rsidR="000E64FE" w:rsidRPr="007008A3" w:rsidTr="008767CC">
        <w:trPr>
          <w:cantSplit/>
        </w:trPr>
        <w:tc>
          <w:tcPr>
            <w:tcW w:w="567" w:type="pct"/>
          </w:tcPr>
          <w:p w:rsidR="000E64FE" w:rsidRDefault="000E64FE" w:rsidP="00AE5877">
            <w:pPr>
              <w:ind w:firstLine="19"/>
              <w:jc w:val="center"/>
              <w:rPr>
                <w:rFonts w:cs="Arial"/>
                <w:sz w:val="20"/>
                <w:szCs w:val="20"/>
              </w:rPr>
            </w:pPr>
            <w:r>
              <w:rPr>
                <w:rFonts w:cs="Arial"/>
                <w:sz w:val="20"/>
                <w:szCs w:val="20"/>
              </w:rPr>
              <w:t>3.3</w:t>
            </w:r>
          </w:p>
        </w:tc>
        <w:tc>
          <w:tcPr>
            <w:tcW w:w="717" w:type="pct"/>
          </w:tcPr>
          <w:p w:rsidR="000E64FE" w:rsidRDefault="00764893" w:rsidP="00AE5877">
            <w:pPr>
              <w:ind w:firstLine="19"/>
              <w:rPr>
                <w:rFonts w:cs="Arial"/>
                <w:sz w:val="20"/>
                <w:szCs w:val="20"/>
              </w:rPr>
            </w:pPr>
            <w:r>
              <w:rPr>
                <w:rFonts w:cs="Arial"/>
                <w:sz w:val="20"/>
                <w:szCs w:val="20"/>
              </w:rPr>
              <w:t>05</w:t>
            </w:r>
            <w:r w:rsidR="000E64FE">
              <w:rPr>
                <w:rFonts w:cs="Arial"/>
                <w:sz w:val="20"/>
                <w:szCs w:val="20"/>
              </w:rPr>
              <w:t>.03.2021</w:t>
            </w:r>
          </w:p>
        </w:tc>
        <w:tc>
          <w:tcPr>
            <w:tcW w:w="2757" w:type="pct"/>
          </w:tcPr>
          <w:p w:rsidR="000E64FE" w:rsidRDefault="000E64FE" w:rsidP="00AE5877">
            <w:pPr>
              <w:ind w:firstLine="19"/>
              <w:rPr>
                <w:rFonts w:cs="Arial"/>
                <w:sz w:val="20"/>
                <w:szCs w:val="20"/>
              </w:rPr>
            </w:pPr>
            <w:r w:rsidRPr="00137E1F">
              <w:rPr>
                <w:rFonts w:cs="Arial"/>
                <w:sz w:val="20"/>
                <w:szCs w:val="20"/>
              </w:rPr>
              <w:t>Актуализация КД на основе реестра изменений</w:t>
            </w:r>
          </w:p>
        </w:tc>
        <w:tc>
          <w:tcPr>
            <w:tcW w:w="959" w:type="pct"/>
          </w:tcPr>
          <w:p w:rsidR="000E64FE" w:rsidRDefault="000E64FE" w:rsidP="00AE5877">
            <w:pPr>
              <w:ind w:firstLine="19"/>
              <w:jc w:val="center"/>
              <w:rPr>
                <w:rFonts w:cs="Arial"/>
                <w:sz w:val="20"/>
                <w:szCs w:val="20"/>
              </w:rPr>
            </w:pPr>
            <w:r w:rsidRPr="008D1AA7">
              <w:rPr>
                <w:rFonts w:cs="Arial"/>
                <w:sz w:val="20"/>
                <w:szCs w:val="20"/>
              </w:rPr>
              <w:t>Шрамков А.Б.</w:t>
            </w:r>
          </w:p>
        </w:tc>
      </w:tr>
      <w:tr w:rsidR="00237EEB" w:rsidRPr="007008A3" w:rsidTr="008767CC">
        <w:trPr>
          <w:cantSplit/>
        </w:trPr>
        <w:tc>
          <w:tcPr>
            <w:tcW w:w="567" w:type="pct"/>
          </w:tcPr>
          <w:p w:rsidR="00237EEB" w:rsidRDefault="00237EEB" w:rsidP="00237EEB">
            <w:pPr>
              <w:ind w:firstLine="19"/>
              <w:jc w:val="center"/>
              <w:rPr>
                <w:rFonts w:cs="Arial"/>
                <w:sz w:val="20"/>
                <w:szCs w:val="20"/>
              </w:rPr>
            </w:pPr>
            <w:r>
              <w:rPr>
                <w:rFonts w:cs="Arial"/>
                <w:sz w:val="20"/>
                <w:szCs w:val="20"/>
              </w:rPr>
              <w:t>3.4</w:t>
            </w:r>
          </w:p>
        </w:tc>
        <w:tc>
          <w:tcPr>
            <w:tcW w:w="717" w:type="pct"/>
          </w:tcPr>
          <w:p w:rsidR="00237EEB" w:rsidRDefault="00237EEB" w:rsidP="00237EEB">
            <w:pPr>
              <w:ind w:firstLine="19"/>
              <w:rPr>
                <w:rFonts w:cs="Arial"/>
                <w:sz w:val="20"/>
                <w:szCs w:val="20"/>
              </w:rPr>
            </w:pPr>
            <w:r>
              <w:rPr>
                <w:rFonts w:cs="Arial"/>
                <w:sz w:val="20"/>
                <w:szCs w:val="20"/>
              </w:rPr>
              <w:t>18.11.2021</w:t>
            </w:r>
          </w:p>
        </w:tc>
        <w:tc>
          <w:tcPr>
            <w:tcW w:w="2757" w:type="pct"/>
          </w:tcPr>
          <w:p w:rsidR="00237EEB" w:rsidRPr="00137E1F" w:rsidRDefault="00237EEB">
            <w:pPr>
              <w:ind w:firstLine="19"/>
              <w:rPr>
                <w:rFonts w:cs="Arial"/>
                <w:sz w:val="20"/>
                <w:szCs w:val="20"/>
              </w:rPr>
            </w:pPr>
            <w:r w:rsidRPr="00137E1F">
              <w:rPr>
                <w:rFonts w:cs="Arial"/>
                <w:sz w:val="20"/>
                <w:szCs w:val="20"/>
              </w:rPr>
              <w:t xml:space="preserve">Актуализация КД </w:t>
            </w:r>
            <w:r>
              <w:rPr>
                <w:rFonts w:cs="Arial"/>
                <w:sz w:val="20"/>
                <w:szCs w:val="20"/>
              </w:rPr>
              <w:t xml:space="preserve">по результатам реализации ПОИ </w:t>
            </w:r>
            <w:r w:rsidRPr="00237EEB">
              <w:rPr>
                <w:rFonts w:cs="Arial"/>
                <w:sz w:val="20"/>
                <w:szCs w:val="20"/>
              </w:rPr>
              <w:t>RP1262586</w:t>
            </w:r>
            <w:r>
              <w:rPr>
                <w:rFonts w:cs="Arial"/>
                <w:sz w:val="20"/>
                <w:szCs w:val="20"/>
              </w:rPr>
              <w:t xml:space="preserve">, а также ЗнИ </w:t>
            </w:r>
            <w:r w:rsidRPr="00237EEB">
              <w:rPr>
                <w:rFonts w:cs="Arial"/>
                <w:sz w:val="20"/>
                <w:szCs w:val="20"/>
              </w:rPr>
              <w:t>118 (ТОиР)</w:t>
            </w:r>
          </w:p>
        </w:tc>
        <w:tc>
          <w:tcPr>
            <w:tcW w:w="959" w:type="pct"/>
          </w:tcPr>
          <w:p w:rsidR="00237EEB" w:rsidRPr="008D1AA7" w:rsidRDefault="00237EEB" w:rsidP="00237EEB">
            <w:pPr>
              <w:ind w:firstLine="19"/>
              <w:jc w:val="center"/>
              <w:rPr>
                <w:rFonts w:cs="Arial"/>
                <w:sz w:val="20"/>
                <w:szCs w:val="20"/>
              </w:rPr>
            </w:pPr>
            <w:r w:rsidRPr="008D1AA7">
              <w:rPr>
                <w:rFonts w:cs="Arial"/>
                <w:sz w:val="20"/>
                <w:szCs w:val="20"/>
              </w:rPr>
              <w:t>Шрамков А.Б.</w:t>
            </w:r>
          </w:p>
        </w:tc>
      </w:tr>
      <w:tr w:rsidR="00BA2077" w:rsidRPr="007008A3" w:rsidTr="008767CC">
        <w:trPr>
          <w:cantSplit/>
        </w:trPr>
        <w:tc>
          <w:tcPr>
            <w:tcW w:w="567" w:type="pct"/>
          </w:tcPr>
          <w:p w:rsidR="00BA2077" w:rsidRDefault="00BA2077" w:rsidP="00237EEB">
            <w:pPr>
              <w:ind w:firstLine="19"/>
              <w:jc w:val="center"/>
              <w:rPr>
                <w:rFonts w:cs="Arial"/>
                <w:sz w:val="20"/>
                <w:szCs w:val="20"/>
              </w:rPr>
            </w:pPr>
            <w:r>
              <w:rPr>
                <w:rFonts w:cs="Arial"/>
                <w:sz w:val="20"/>
                <w:szCs w:val="20"/>
              </w:rPr>
              <w:t>3.5</w:t>
            </w:r>
          </w:p>
        </w:tc>
        <w:tc>
          <w:tcPr>
            <w:tcW w:w="717" w:type="pct"/>
          </w:tcPr>
          <w:p w:rsidR="00BA2077" w:rsidRDefault="00BA2077" w:rsidP="00237EEB">
            <w:pPr>
              <w:ind w:firstLine="19"/>
              <w:rPr>
                <w:rFonts w:cs="Arial"/>
                <w:sz w:val="20"/>
                <w:szCs w:val="20"/>
              </w:rPr>
            </w:pPr>
            <w:r>
              <w:rPr>
                <w:rFonts w:cs="Arial"/>
                <w:sz w:val="20"/>
                <w:szCs w:val="20"/>
              </w:rPr>
              <w:t>20.11.2021</w:t>
            </w:r>
          </w:p>
        </w:tc>
        <w:tc>
          <w:tcPr>
            <w:tcW w:w="2757" w:type="pct"/>
          </w:tcPr>
          <w:p w:rsidR="00BA2077" w:rsidRPr="00137E1F" w:rsidRDefault="00BA2077">
            <w:pPr>
              <w:ind w:firstLine="19"/>
              <w:rPr>
                <w:rFonts w:cs="Arial"/>
                <w:sz w:val="20"/>
                <w:szCs w:val="20"/>
              </w:rPr>
            </w:pPr>
            <w:r>
              <w:rPr>
                <w:rFonts w:cs="Arial"/>
                <w:sz w:val="20"/>
                <w:szCs w:val="20"/>
              </w:rPr>
              <w:t xml:space="preserve">Актуализация КД по результатам реализации ПОИ </w:t>
            </w:r>
            <w:r w:rsidRPr="008767CC">
              <w:rPr>
                <w:rFonts w:cs="Arial"/>
                <w:bCs/>
                <w:sz w:val="20"/>
                <w:szCs w:val="20"/>
                <w:lang w:val="en-US" w:eastAsia="ru-RU"/>
              </w:rPr>
              <w:t>RP</w:t>
            </w:r>
            <w:r w:rsidRPr="008767CC">
              <w:rPr>
                <w:rFonts w:cs="Arial"/>
                <w:bCs/>
                <w:sz w:val="20"/>
                <w:szCs w:val="20"/>
                <w:lang w:eastAsia="ru-RU"/>
              </w:rPr>
              <w:t>1251177</w:t>
            </w:r>
            <w:r>
              <w:rPr>
                <w:rFonts w:cs="Arial"/>
                <w:bCs/>
                <w:sz w:val="20"/>
                <w:szCs w:val="20"/>
                <w:lang w:eastAsia="ru-RU"/>
              </w:rPr>
              <w:t xml:space="preserve">, а так же ЗнИ </w:t>
            </w:r>
            <w:r w:rsidRPr="00BA2077">
              <w:rPr>
                <w:rFonts w:cs="Arial"/>
                <w:bCs/>
                <w:sz w:val="20"/>
                <w:szCs w:val="20"/>
                <w:lang w:eastAsia="ru-RU"/>
              </w:rPr>
              <w:t>7000004228</w:t>
            </w:r>
            <w:r>
              <w:rPr>
                <w:rFonts w:cs="Arial"/>
                <w:bCs/>
                <w:sz w:val="20"/>
                <w:szCs w:val="20"/>
                <w:lang w:eastAsia="ru-RU"/>
              </w:rPr>
              <w:t xml:space="preserve"> (ТОиР)</w:t>
            </w:r>
          </w:p>
        </w:tc>
        <w:tc>
          <w:tcPr>
            <w:tcW w:w="959" w:type="pct"/>
          </w:tcPr>
          <w:p w:rsidR="00BA2077" w:rsidRPr="008D1AA7" w:rsidRDefault="00BA2077" w:rsidP="00237EEB">
            <w:pPr>
              <w:ind w:firstLine="19"/>
              <w:jc w:val="center"/>
              <w:rPr>
                <w:rFonts w:cs="Arial"/>
                <w:sz w:val="20"/>
                <w:szCs w:val="20"/>
              </w:rPr>
            </w:pPr>
            <w:r>
              <w:rPr>
                <w:rFonts w:cs="Arial"/>
                <w:sz w:val="20"/>
                <w:szCs w:val="20"/>
              </w:rPr>
              <w:t>Медведев М.С.</w:t>
            </w:r>
          </w:p>
        </w:tc>
      </w:tr>
      <w:tr w:rsidR="008767CC" w:rsidRPr="007008A3" w:rsidTr="008767CC">
        <w:trPr>
          <w:cantSplit/>
        </w:trPr>
        <w:tc>
          <w:tcPr>
            <w:tcW w:w="567" w:type="pct"/>
          </w:tcPr>
          <w:p w:rsidR="008767CC" w:rsidRDefault="00836067" w:rsidP="008767CC">
            <w:pPr>
              <w:ind w:firstLine="19"/>
              <w:jc w:val="center"/>
              <w:rPr>
                <w:rFonts w:cs="Arial"/>
                <w:sz w:val="20"/>
                <w:szCs w:val="20"/>
              </w:rPr>
            </w:pPr>
            <w:ins w:id="13" w:author="Киселев Юрий Валерьевич" w:date="2022-03-31T21:12:00Z">
              <w:r>
                <w:rPr>
                  <w:rFonts w:cs="Arial"/>
                  <w:sz w:val="20"/>
                  <w:szCs w:val="20"/>
                </w:rPr>
                <w:t>4.0</w:t>
              </w:r>
            </w:ins>
          </w:p>
        </w:tc>
        <w:tc>
          <w:tcPr>
            <w:tcW w:w="717" w:type="pct"/>
          </w:tcPr>
          <w:p w:rsidR="008767CC" w:rsidRDefault="008767CC" w:rsidP="008767CC">
            <w:pPr>
              <w:ind w:firstLine="19"/>
              <w:rPr>
                <w:rFonts w:cs="Arial"/>
                <w:sz w:val="20"/>
                <w:szCs w:val="20"/>
              </w:rPr>
            </w:pPr>
            <w:ins w:id="14" w:author="Киселев Юрий Валерьевич" w:date="2022-03-24T12:45:00Z">
              <w:r>
                <w:rPr>
                  <w:rFonts w:cs="Arial"/>
                  <w:sz w:val="20"/>
                  <w:szCs w:val="20"/>
                </w:rPr>
                <w:t>23.03.2022</w:t>
              </w:r>
            </w:ins>
          </w:p>
        </w:tc>
        <w:tc>
          <w:tcPr>
            <w:tcW w:w="2757" w:type="pct"/>
          </w:tcPr>
          <w:p w:rsidR="008767CC" w:rsidRDefault="008767CC" w:rsidP="008767CC">
            <w:pPr>
              <w:ind w:firstLine="19"/>
              <w:rPr>
                <w:rFonts w:cs="Arial"/>
                <w:sz w:val="20"/>
                <w:szCs w:val="20"/>
              </w:rPr>
            </w:pPr>
            <w:ins w:id="15" w:author="Киселев Юрий Валерьевич" w:date="2022-03-24T12:45:00Z">
              <w:r>
                <w:rPr>
                  <w:rFonts w:cs="Arial"/>
                  <w:sz w:val="20"/>
                  <w:szCs w:val="20"/>
                </w:rPr>
                <w:t>Актуализация КД по результатам завершения Тиража ПМ</w:t>
              </w:r>
            </w:ins>
          </w:p>
        </w:tc>
        <w:tc>
          <w:tcPr>
            <w:tcW w:w="959" w:type="pct"/>
          </w:tcPr>
          <w:p w:rsidR="008767CC" w:rsidRDefault="008767CC" w:rsidP="008767CC">
            <w:pPr>
              <w:ind w:firstLine="19"/>
              <w:jc w:val="center"/>
              <w:rPr>
                <w:rFonts w:cs="Arial"/>
                <w:sz w:val="20"/>
                <w:szCs w:val="20"/>
              </w:rPr>
            </w:pPr>
            <w:ins w:id="16" w:author="Киселев Юрий Валерьевич" w:date="2022-03-24T12:45:00Z">
              <w:r>
                <w:rPr>
                  <w:rFonts w:cs="Arial"/>
                  <w:sz w:val="20"/>
                  <w:szCs w:val="20"/>
                </w:rPr>
                <w:t>Киселев Ю.В.</w:t>
              </w:r>
            </w:ins>
          </w:p>
        </w:tc>
      </w:tr>
      <w:tr w:rsidR="007332CA" w:rsidRPr="007008A3" w:rsidTr="008767CC">
        <w:trPr>
          <w:cantSplit/>
          <w:ins w:id="17" w:author="VelikhanovVR" w:date="2022-04-07T16:30:00Z"/>
        </w:trPr>
        <w:tc>
          <w:tcPr>
            <w:tcW w:w="567" w:type="pct"/>
          </w:tcPr>
          <w:p w:rsidR="007332CA" w:rsidRDefault="007332CA" w:rsidP="007332CA">
            <w:pPr>
              <w:ind w:firstLine="19"/>
              <w:jc w:val="center"/>
              <w:rPr>
                <w:ins w:id="18" w:author="VelikhanovVR" w:date="2022-04-07T16:30:00Z"/>
                <w:rFonts w:cs="Arial"/>
                <w:sz w:val="20"/>
                <w:szCs w:val="20"/>
              </w:rPr>
            </w:pPr>
            <w:ins w:id="19" w:author="VelikhanovVR" w:date="2022-04-07T16:30:00Z">
              <w:r>
                <w:rPr>
                  <w:rFonts w:cs="Arial"/>
                  <w:sz w:val="20"/>
                  <w:szCs w:val="20"/>
                </w:rPr>
                <w:t>4.1</w:t>
              </w:r>
            </w:ins>
          </w:p>
        </w:tc>
        <w:tc>
          <w:tcPr>
            <w:tcW w:w="717" w:type="pct"/>
          </w:tcPr>
          <w:p w:rsidR="007332CA" w:rsidRDefault="007332CA" w:rsidP="007332CA">
            <w:pPr>
              <w:ind w:firstLine="19"/>
              <w:rPr>
                <w:ins w:id="20" w:author="VelikhanovVR" w:date="2022-04-07T16:30:00Z"/>
                <w:rFonts w:cs="Arial"/>
                <w:sz w:val="20"/>
                <w:szCs w:val="20"/>
              </w:rPr>
            </w:pPr>
            <w:ins w:id="21" w:author="VelikhanovVR" w:date="2022-04-07T16:30:00Z">
              <w:r>
                <w:rPr>
                  <w:rFonts w:cs="Arial"/>
                  <w:sz w:val="20"/>
                  <w:szCs w:val="20"/>
                </w:rPr>
                <w:t>07.04.2022</w:t>
              </w:r>
            </w:ins>
          </w:p>
        </w:tc>
        <w:tc>
          <w:tcPr>
            <w:tcW w:w="2757" w:type="pct"/>
          </w:tcPr>
          <w:p w:rsidR="007332CA" w:rsidRDefault="007332CA" w:rsidP="007332CA">
            <w:pPr>
              <w:ind w:firstLine="19"/>
              <w:rPr>
                <w:ins w:id="22" w:author="VelikhanovVR" w:date="2022-04-07T16:30:00Z"/>
                <w:rFonts w:cs="Arial"/>
                <w:sz w:val="20"/>
                <w:szCs w:val="20"/>
              </w:rPr>
            </w:pPr>
            <w:ins w:id="23" w:author="VelikhanovVR" w:date="2022-04-07T16:31:00Z">
              <w:r>
                <w:rPr>
                  <w:rFonts w:cs="Arial"/>
                  <w:sz w:val="20"/>
                </w:rPr>
                <w:t xml:space="preserve">Актуализация по результатам реализации ЗНИ </w:t>
              </w:r>
              <w:r w:rsidRPr="008E0037">
                <w:rPr>
                  <w:rFonts w:cs="Arial"/>
                  <w:sz w:val="20"/>
                </w:rPr>
                <w:t>№ RP1612490</w:t>
              </w:r>
              <w:r>
                <w:rPr>
                  <w:rFonts w:cs="Arial"/>
                  <w:sz w:val="20"/>
                </w:rPr>
                <w:t xml:space="preserve"> (добавление статуса)</w:t>
              </w:r>
            </w:ins>
          </w:p>
        </w:tc>
        <w:tc>
          <w:tcPr>
            <w:tcW w:w="959" w:type="pct"/>
          </w:tcPr>
          <w:p w:rsidR="007332CA" w:rsidRDefault="007332CA" w:rsidP="007332CA">
            <w:pPr>
              <w:ind w:firstLine="19"/>
              <w:jc w:val="center"/>
              <w:rPr>
                <w:ins w:id="24" w:author="VelikhanovVR" w:date="2022-04-07T16:30:00Z"/>
                <w:rFonts w:cs="Arial"/>
                <w:sz w:val="20"/>
                <w:szCs w:val="20"/>
              </w:rPr>
            </w:pPr>
            <w:ins w:id="25" w:author="VelikhanovVR" w:date="2022-04-07T16:31:00Z">
              <w:r>
                <w:rPr>
                  <w:rFonts w:cs="Arial"/>
                  <w:sz w:val="20"/>
                </w:rPr>
                <w:t>Велиханов В.Р.</w:t>
              </w:r>
            </w:ins>
          </w:p>
        </w:tc>
      </w:tr>
    </w:tbl>
    <w:p w:rsidR="00354BEF" w:rsidRPr="007008A3" w:rsidRDefault="00354BEF"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2</w:t>
      </w:r>
      <w:r w:rsidR="00106AE3" w:rsidRPr="007008A3">
        <w:rPr>
          <w:rFonts w:cs="Arial"/>
          <w:b/>
          <w:sz w:val="22"/>
        </w:rPr>
        <w:fldChar w:fldCharType="end"/>
      </w:r>
      <w:r w:rsidRPr="007008A3">
        <w:rPr>
          <w:rFonts w:cs="Arial"/>
          <w:b/>
          <w:sz w:val="22"/>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008A3" w:rsidTr="009355EA">
        <w:trPr>
          <w:cantSplit/>
          <w:trHeight w:val="397"/>
          <w:tblHeader/>
        </w:trPr>
        <w:tc>
          <w:tcPr>
            <w:tcW w:w="2500" w:type="pct"/>
            <w:shd w:val="clear" w:color="auto" w:fill="FFC000"/>
            <w:vAlign w:val="center"/>
          </w:tcPr>
          <w:p w:rsidR="00175B15" w:rsidRPr="00B153FA" w:rsidRDefault="00175B15" w:rsidP="00B153FA">
            <w:pPr>
              <w:pStyle w:val="TABLECONTENT"/>
              <w:jc w:val="center"/>
              <w:rPr>
                <w:b/>
              </w:rPr>
            </w:pPr>
            <w:r w:rsidRPr="00B153FA">
              <w:rPr>
                <w:b/>
              </w:rPr>
              <w:t>Название документа</w:t>
            </w:r>
          </w:p>
        </w:tc>
        <w:tc>
          <w:tcPr>
            <w:tcW w:w="1542" w:type="pct"/>
            <w:shd w:val="clear" w:color="auto" w:fill="FFC000"/>
            <w:vAlign w:val="center"/>
          </w:tcPr>
          <w:p w:rsidR="00175B15" w:rsidRPr="00B153FA" w:rsidRDefault="00175B15" w:rsidP="00B153FA">
            <w:pPr>
              <w:pStyle w:val="TABLECONTENT"/>
              <w:jc w:val="center"/>
              <w:rPr>
                <w:b/>
              </w:rPr>
            </w:pPr>
            <w:r w:rsidRPr="00B153FA">
              <w:rPr>
                <w:b/>
              </w:rPr>
              <w:t>Номер версии /</w:t>
            </w:r>
            <w:r w:rsidR="00354BEF" w:rsidRPr="00B153FA">
              <w:rPr>
                <w:b/>
              </w:rPr>
              <w:t xml:space="preserve"> и</w:t>
            </w:r>
            <w:r w:rsidRPr="00B153FA">
              <w:rPr>
                <w:b/>
              </w:rPr>
              <w:t>мя файла</w:t>
            </w:r>
          </w:p>
        </w:tc>
        <w:tc>
          <w:tcPr>
            <w:tcW w:w="958" w:type="pct"/>
            <w:shd w:val="clear" w:color="auto" w:fill="FFC000"/>
            <w:vAlign w:val="center"/>
          </w:tcPr>
          <w:p w:rsidR="00175B15" w:rsidRPr="00B153FA" w:rsidRDefault="00175B15" w:rsidP="00B153FA">
            <w:pPr>
              <w:pStyle w:val="TABLECONTENT"/>
              <w:jc w:val="center"/>
              <w:rPr>
                <w:b/>
              </w:rPr>
            </w:pPr>
            <w:r w:rsidRPr="00B153FA">
              <w:rPr>
                <w:b/>
              </w:rPr>
              <w:t>Дата</w:t>
            </w:r>
          </w:p>
        </w:tc>
      </w:tr>
      <w:tr w:rsidR="00CA79D1" w:rsidRPr="007008A3" w:rsidTr="00B153FA">
        <w:trPr>
          <w:cantSplit/>
        </w:trPr>
        <w:tc>
          <w:tcPr>
            <w:tcW w:w="2500" w:type="pct"/>
            <w:vAlign w:val="bottom"/>
          </w:tcPr>
          <w:p w:rsidR="00CA79D1" w:rsidRPr="007008A3" w:rsidRDefault="00CA79D1" w:rsidP="00B153FA">
            <w:pPr>
              <w:pStyle w:val="TABLECONTENT"/>
              <w:rPr>
                <w:color w:val="000000"/>
                <w:szCs w:val="20"/>
                <w:lang w:eastAsia="ru-RU"/>
              </w:rPr>
            </w:pPr>
            <w:r>
              <w:rPr>
                <w:color w:val="000000"/>
                <w:szCs w:val="20"/>
              </w:rPr>
              <w:t>Глоссарий Проекта</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B153FA">
        <w:trPr>
          <w:cantSplit/>
        </w:trPr>
        <w:tc>
          <w:tcPr>
            <w:tcW w:w="2500" w:type="pct"/>
            <w:vAlign w:val="bottom"/>
          </w:tcPr>
          <w:p w:rsidR="00CA79D1" w:rsidRPr="007008A3" w:rsidRDefault="00CA79D1" w:rsidP="00CA79D1">
            <w:pPr>
              <w:pStyle w:val="TABLECONTENT"/>
              <w:rPr>
                <w:color w:val="000000"/>
                <w:szCs w:val="20"/>
                <w:lang w:eastAsia="ru-RU"/>
              </w:rPr>
            </w:pPr>
            <w:r w:rsidRPr="00595A3E">
              <w:rPr>
                <w:color w:val="000000"/>
                <w:szCs w:val="20"/>
              </w:rPr>
              <w:t xml:space="preserve">НМД </w:t>
            </w:r>
            <w:bookmarkStart w:id="26" w:name="OLE_LINK2"/>
            <w:r w:rsidRPr="00777793">
              <w:rPr>
                <w:color w:val="000000"/>
                <w:szCs w:val="20"/>
              </w:rPr>
              <w:t>«</w:t>
            </w:r>
            <w:r w:rsidRPr="00595A3E">
              <w:rPr>
                <w:color w:val="000000"/>
                <w:szCs w:val="20"/>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777793">
              <w:rPr>
                <w:color w:val="000000"/>
                <w:szCs w:val="20"/>
              </w:rPr>
              <w:t>»</w:t>
            </w:r>
            <w:bookmarkEnd w:id="26"/>
          </w:p>
        </w:tc>
        <w:tc>
          <w:tcPr>
            <w:tcW w:w="1542" w:type="pct"/>
          </w:tcPr>
          <w:p w:rsidR="00CA79D1" w:rsidRPr="007008A3" w:rsidRDefault="00CA79D1" w:rsidP="00CA79D1">
            <w:pPr>
              <w:pStyle w:val="TABLECONTENT"/>
            </w:pPr>
          </w:p>
        </w:tc>
        <w:tc>
          <w:tcPr>
            <w:tcW w:w="958" w:type="pct"/>
          </w:tcPr>
          <w:p w:rsidR="00CA79D1" w:rsidRPr="007008A3" w:rsidRDefault="00CA79D1" w:rsidP="00CA79D1">
            <w:pPr>
              <w:pStyle w:val="TABLECONTENT"/>
            </w:pPr>
          </w:p>
        </w:tc>
      </w:tr>
      <w:tr w:rsidR="00CA79D1" w:rsidRPr="007008A3" w:rsidTr="00B153FA">
        <w:trPr>
          <w:cantSplit/>
        </w:trPr>
        <w:tc>
          <w:tcPr>
            <w:tcW w:w="2500" w:type="pct"/>
            <w:vAlign w:val="bottom"/>
          </w:tcPr>
          <w:p w:rsidR="00CA79D1" w:rsidRPr="00F67405"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ERP.2.1.17.PM Методика планирования и контроля факта затрат на ТОиР (с учетом капитализации затрат на капитальный ремонт основных средств)</w:t>
            </w:r>
            <w:r w:rsidRPr="00777793">
              <w:rPr>
                <w:color w:val="000000"/>
                <w:szCs w:val="20"/>
              </w:rPr>
              <w:t>»</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B153FA">
        <w:trPr>
          <w:cantSplit/>
        </w:trPr>
        <w:tc>
          <w:tcPr>
            <w:tcW w:w="2500" w:type="pct"/>
            <w:vAlign w:val="bottom"/>
          </w:tcPr>
          <w:p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ERP.2.1.19.PM Методика учета и управления обменным фондом</w:t>
            </w:r>
            <w:r w:rsidRPr="00777793">
              <w:rPr>
                <w:color w:val="000000"/>
                <w:szCs w:val="20"/>
              </w:rPr>
              <w:t>»</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B153FA">
        <w:trPr>
          <w:cantSplit/>
        </w:trPr>
        <w:tc>
          <w:tcPr>
            <w:tcW w:w="2500" w:type="pct"/>
            <w:vAlign w:val="bottom"/>
          </w:tcPr>
          <w:p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ERP.2.1.38 Методика определения плановой и фактической стоимости жизненного цикла производственных активов</w:t>
            </w:r>
            <w:r w:rsidRPr="00777793">
              <w:rPr>
                <w:color w:val="000000"/>
                <w:szCs w:val="20"/>
              </w:rPr>
              <w:t>»</w:t>
            </w:r>
          </w:p>
        </w:tc>
        <w:tc>
          <w:tcPr>
            <w:tcW w:w="1542" w:type="pct"/>
          </w:tcPr>
          <w:p w:rsidR="00CA79D1" w:rsidRPr="007008A3" w:rsidRDefault="00CA79D1" w:rsidP="00B153FA">
            <w:pPr>
              <w:pStyle w:val="TABLECONTENT"/>
            </w:pPr>
          </w:p>
        </w:tc>
        <w:tc>
          <w:tcPr>
            <w:tcW w:w="958" w:type="pct"/>
          </w:tcPr>
          <w:p w:rsidR="00CA79D1" w:rsidRPr="00723048" w:rsidRDefault="00CA79D1" w:rsidP="00B153FA">
            <w:pPr>
              <w:pStyle w:val="TABLECONTENT"/>
            </w:pPr>
          </w:p>
        </w:tc>
      </w:tr>
      <w:tr w:rsidR="00CA79D1" w:rsidRPr="007008A3" w:rsidTr="00B153FA">
        <w:trPr>
          <w:cantSplit/>
        </w:trPr>
        <w:tc>
          <w:tcPr>
            <w:tcW w:w="2500" w:type="pct"/>
            <w:vAlign w:val="bottom"/>
          </w:tcPr>
          <w:p w:rsidR="00CA79D1" w:rsidRPr="0077442B" w:rsidRDefault="00CA79D1" w:rsidP="00B153FA">
            <w:pPr>
              <w:pStyle w:val="TABLECONTENT"/>
              <w:rPr>
                <w:color w:val="000000"/>
                <w:szCs w:val="20"/>
                <w:lang w:eastAsia="ru-RU"/>
              </w:rPr>
            </w:pPr>
            <w:r w:rsidRPr="00B478E6">
              <w:rPr>
                <w:color w:val="000000"/>
                <w:szCs w:val="20"/>
              </w:rPr>
              <w:t xml:space="preserve">НМД </w:t>
            </w:r>
            <w:r w:rsidRPr="00777793">
              <w:rPr>
                <w:color w:val="000000"/>
                <w:szCs w:val="20"/>
              </w:rPr>
              <w:t>«</w:t>
            </w:r>
            <w:r w:rsidRPr="00B478E6">
              <w:rPr>
                <w:color w:val="000000"/>
                <w:szCs w:val="20"/>
              </w:rPr>
              <w:t>ERP.2.1.16.PM Методика определения компонентного состава объектов ТОиР в соответствии с требованиями компонентного учета основных средств и принятия</w:t>
            </w:r>
            <w:r w:rsidRPr="00777793">
              <w:rPr>
                <w:color w:val="000000"/>
                <w:szCs w:val="20"/>
              </w:rPr>
              <w:t>»</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7442B" w:rsidRDefault="00CA79D1" w:rsidP="00B153FA">
            <w:pPr>
              <w:pStyle w:val="TABLECONTENT"/>
              <w:rPr>
                <w:color w:val="000000"/>
                <w:szCs w:val="20"/>
                <w:lang w:eastAsia="ru-RU"/>
              </w:rPr>
            </w:pPr>
            <w:r w:rsidRPr="00777793">
              <w:rPr>
                <w:color w:val="000000"/>
                <w:szCs w:val="20"/>
                <w:lang w:eastAsia="ru-RU"/>
              </w:rPr>
              <w:t>Методологическое решение «Об учете капитализируемых ремонтов основных средств»</w:t>
            </w:r>
          </w:p>
        </w:tc>
        <w:tc>
          <w:tcPr>
            <w:tcW w:w="1542" w:type="pct"/>
          </w:tcPr>
          <w:p w:rsidR="00CA79D1" w:rsidRPr="007008A3" w:rsidRDefault="00CA79D1" w:rsidP="00B153FA">
            <w:pPr>
              <w:pStyle w:val="TABLECONTENT"/>
            </w:pPr>
            <w:r w:rsidRPr="00777793">
              <w:t>№83</w:t>
            </w:r>
          </w:p>
        </w:tc>
        <w:tc>
          <w:tcPr>
            <w:tcW w:w="958" w:type="pct"/>
          </w:tcPr>
          <w:p w:rsidR="00CA79D1" w:rsidRPr="007008A3" w:rsidRDefault="00CA79D1" w:rsidP="00B153FA">
            <w:pPr>
              <w:pStyle w:val="TABLECONTENT"/>
            </w:pPr>
            <w:r w:rsidRPr="00777793">
              <w:t>14.11.2016</w:t>
            </w: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27" w:author="Дёмин Александр Александрович" w:date="2022-04-05T18:33:00Z">
              <w:r w:rsidR="008E0B62" w:rsidRPr="008E0B62">
                <w:rPr>
                  <w:color w:val="000000"/>
                  <w:szCs w:val="20"/>
                  <w:lang w:eastAsia="ru-RU"/>
                </w:rPr>
                <w:t>ERP.4.6.1.2.</w:t>
              </w:r>
            </w:ins>
            <w:del w:id="28" w:author="Дёмин Александр Александрович" w:date="2022-04-05T18:33:00Z">
              <w:r w:rsidRPr="00777793" w:rsidDel="008E0B62">
                <w:rPr>
                  <w:color w:val="000000"/>
                  <w:szCs w:val="20"/>
                  <w:lang w:eastAsia="ru-RU"/>
                </w:rPr>
                <w:delText>ERP.</w:delText>
              </w:r>
              <w:r w:rsidR="00B323B1" w:rsidDel="008E0B62">
                <w:rPr>
                  <w:color w:val="000000"/>
                  <w:szCs w:val="20"/>
                  <w:lang w:eastAsia="ru-RU"/>
                </w:rPr>
                <w:delText>13</w:delText>
              </w:r>
              <w:r w:rsidRPr="00777793" w:rsidDel="008E0B62">
                <w:rPr>
                  <w:color w:val="000000"/>
                  <w:szCs w:val="20"/>
                  <w:lang w:eastAsia="ru-RU"/>
                </w:rPr>
                <w:delText>.</w:delText>
              </w:r>
              <w:r w:rsidR="00230D33" w:rsidRPr="009721BA" w:rsidDel="008E0B62">
                <w:rPr>
                  <w:color w:val="000000"/>
                  <w:szCs w:val="20"/>
                  <w:lang w:eastAsia="ru-RU"/>
                </w:rPr>
                <w:delText>9.2</w:delText>
              </w:r>
              <w:r w:rsidRPr="00777793" w:rsidDel="008E0B62">
                <w:rPr>
                  <w:color w:val="000000"/>
                  <w:szCs w:val="20"/>
                  <w:lang w:eastAsia="ru-RU"/>
                </w:rPr>
                <w:delText>.</w:delText>
              </w:r>
            </w:del>
            <w:r w:rsidRPr="00777793">
              <w:rPr>
                <w:color w:val="000000"/>
                <w:szCs w:val="20"/>
                <w:lang w:eastAsia="ru-RU"/>
              </w:rPr>
              <w:t>7.PM.КД Управление основными данными по направлению ТОиР»</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29" w:author="Дёмин Александр Александрович" w:date="2022-04-05T18:33:00Z">
              <w:r w:rsidR="008E0B62" w:rsidRPr="008E0B62">
                <w:rPr>
                  <w:color w:val="000000"/>
                  <w:szCs w:val="20"/>
                  <w:lang w:eastAsia="ru-RU"/>
                </w:rPr>
                <w:t>ERP.4.6.1.2.</w:t>
              </w:r>
            </w:ins>
            <w:del w:id="30" w:author="Дёмин Александр Александрович" w:date="2022-04-05T18:33:00Z">
              <w:r w:rsidRPr="00777793" w:rsidDel="008E0B62">
                <w:rPr>
                  <w:color w:val="000000"/>
                  <w:szCs w:val="20"/>
                  <w:lang w:eastAsia="ru-RU"/>
                </w:rPr>
                <w:delText>ERP.</w:delText>
              </w:r>
              <w:r w:rsidR="00B323B1" w:rsidDel="008E0B62">
                <w:rPr>
                  <w:color w:val="000000"/>
                  <w:szCs w:val="20"/>
                  <w:lang w:eastAsia="ru-RU"/>
                </w:rPr>
                <w:delText>13</w:delText>
              </w:r>
              <w:r w:rsidR="00230D33" w:rsidRPr="00777793" w:rsidDel="008E0B62">
                <w:rPr>
                  <w:color w:val="000000"/>
                  <w:szCs w:val="20"/>
                  <w:lang w:eastAsia="ru-RU"/>
                </w:rPr>
                <w:delText>.</w:delText>
              </w:r>
              <w:r w:rsidR="00230D33" w:rsidRPr="00053BDF" w:rsidDel="008E0B62">
                <w:rPr>
                  <w:color w:val="000000"/>
                  <w:szCs w:val="20"/>
                  <w:lang w:eastAsia="ru-RU"/>
                </w:rPr>
                <w:delText>9.2</w:delText>
              </w:r>
              <w:r w:rsidRPr="00777793" w:rsidDel="008E0B62">
                <w:rPr>
                  <w:color w:val="000000"/>
                  <w:szCs w:val="20"/>
                  <w:lang w:eastAsia="ru-RU"/>
                </w:rPr>
                <w:delText>.</w:delText>
              </w:r>
            </w:del>
            <w:r w:rsidRPr="00777793">
              <w:rPr>
                <w:color w:val="000000"/>
                <w:szCs w:val="20"/>
                <w:lang w:eastAsia="ru-RU"/>
              </w:rPr>
              <w:t>15.PM.КД Отчетность по направлению ТОиР»</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AA34DA" w:rsidRDefault="00CA79D1" w:rsidP="00B153FA">
            <w:pPr>
              <w:pStyle w:val="TABLECONTENT"/>
              <w:rPr>
                <w:strike/>
              </w:rPr>
            </w:pPr>
            <w:r w:rsidRPr="00777793">
              <w:rPr>
                <w:color w:val="000000"/>
                <w:szCs w:val="20"/>
                <w:lang w:eastAsia="ru-RU"/>
              </w:rPr>
              <w:t>КД «</w:t>
            </w:r>
            <w:ins w:id="31" w:author="Дёмин Александр Александрович" w:date="2022-04-05T18:33:00Z">
              <w:r w:rsidR="008E0B62" w:rsidRPr="008E0B62">
                <w:rPr>
                  <w:color w:val="000000"/>
                  <w:szCs w:val="20"/>
                  <w:lang w:eastAsia="ru-RU"/>
                </w:rPr>
                <w:t>ERP.4.6.1.2.</w:t>
              </w:r>
            </w:ins>
            <w:del w:id="32" w:author="Дёмин Александр Александрович" w:date="2022-04-05T18:33:00Z">
              <w:r w:rsidRPr="00777793" w:rsidDel="008E0B62">
                <w:rPr>
                  <w:color w:val="000000"/>
                  <w:szCs w:val="20"/>
                  <w:lang w:eastAsia="ru-RU"/>
                </w:rPr>
                <w:delText>ERP.</w:delText>
              </w:r>
              <w:r w:rsidR="00B323B1" w:rsidDel="008E0B62">
                <w:rPr>
                  <w:color w:val="000000"/>
                  <w:szCs w:val="20"/>
                  <w:lang w:eastAsia="ru-RU"/>
                </w:rPr>
                <w:delText>13</w:delText>
              </w:r>
              <w:r w:rsidR="00230D33" w:rsidRPr="00777793" w:rsidDel="008E0B62">
                <w:rPr>
                  <w:color w:val="000000"/>
                  <w:szCs w:val="20"/>
                  <w:lang w:eastAsia="ru-RU"/>
                </w:rPr>
                <w:delText>.</w:delText>
              </w:r>
              <w:r w:rsidR="00230D33" w:rsidRPr="00053BDF" w:rsidDel="008E0B62">
                <w:rPr>
                  <w:color w:val="000000"/>
                  <w:szCs w:val="20"/>
                  <w:lang w:eastAsia="ru-RU"/>
                </w:rPr>
                <w:delText>9.2</w:delText>
              </w:r>
              <w:r w:rsidRPr="00777793" w:rsidDel="008E0B62">
                <w:rPr>
                  <w:color w:val="000000"/>
                  <w:szCs w:val="20"/>
                  <w:lang w:eastAsia="ru-RU"/>
                </w:rPr>
                <w:delText>.</w:delText>
              </w:r>
            </w:del>
            <w:r w:rsidRPr="00777793">
              <w:rPr>
                <w:color w:val="000000"/>
                <w:szCs w:val="20"/>
                <w:lang w:eastAsia="ru-RU"/>
              </w:rPr>
              <w:t>51.PM.КД Формирование и управление бюджетами ТОиР»</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33" w:author="Дёмин Александр Александрович" w:date="2022-04-05T18:33:00Z">
              <w:r w:rsidR="008E0B62" w:rsidRPr="008E0B62">
                <w:rPr>
                  <w:color w:val="000000"/>
                  <w:szCs w:val="20"/>
                  <w:lang w:eastAsia="ru-RU"/>
                </w:rPr>
                <w:t>ERP.4.6.1.2.</w:t>
              </w:r>
            </w:ins>
            <w:del w:id="34" w:author="Дёмин Александр Александрович" w:date="2022-04-05T18:33:00Z">
              <w:r w:rsidRPr="00777793" w:rsidDel="008E0B62">
                <w:rPr>
                  <w:color w:val="000000"/>
                  <w:szCs w:val="20"/>
                  <w:lang w:eastAsia="ru-RU"/>
                </w:rPr>
                <w:delText>ERP.</w:delText>
              </w:r>
              <w:r w:rsidR="00B323B1" w:rsidDel="008E0B62">
                <w:rPr>
                  <w:color w:val="000000"/>
                  <w:szCs w:val="20"/>
                  <w:lang w:eastAsia="ru-RU"/>
                </w:rPr>
                <w:delText>13</w:delText>
              </w:r>
              <w:r w:rsidR="00230D33" w:rsidRPr="00777793" w:rsidDel="008E0B62">
                <w:rPr>
                  <w:color w:val="000000"/>
                  <w:szCs w:val="20"/>
                  <w:lang w:eastAsia="ru-RU"/>
                </w:rPr>
                <w:delText>.</w:delText>
              </w:r>
              <w:r w:rsidR="00230D33" w:rsidRPr="00053BDF" w:rsidDel="008E0B62">
                <w:rPr>
                  <w:color w:val="000000"/>
                  <w:szCs w:val="20"/>
                  <w:lang w:eastAsia="ru-RU"/>
                </w:rPr>
                <w:delText>9.2</w:delText>
              </w:r>
              <w:r w:rsidRPr="00777793" w:rsidDel="008E0B62">
                <w:rPr>
                  <w:color w:val="000000"/>
                  <w:szCs w:val="20"/>
                  <w:lang w:eastAsia="ru-RU"/>
                </w:rPr>
                <w:delText>.</w:delText>
              </w:r>
            </w:del>
            <w:r w:rsidRPr="00777793">
              <w:rPr>
                <w:color w:val="000000"/>
                <w:szCs w:val="20"/>
                <w:lang w:eastAsia="ru-RU"/>
              </w:rPr>
              <w:t>52.PM.КД Годовое планирование воздействий на ПА»</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35" w:author="Дёмин Александр Александрович" w:date="2022-04-05T18:33:00Z">
              <w:r w:rsidR="008E0B62" w:rsidRPr="008E0B62">
                <w:rPr>
                  <w:color w:val="000000"/>
                  <w:szCs w:val="20"/>
                  <w:lang w:eastAsia="ru-RU"/>
                </w:rPr>
                <w:t>ERP.4.6.1.2.</w:t>
              </w:r>
            </w:ins>
            <w:del w:id="36" w:author="Дёмин Александр Александрович" w:date="2022-04-05T18:33:00Z">
              <w:r w:rsidRPr="00777793" w:rsidDel="008E0B62">
                <w:rPr>
                  <w:color w:val="000000"/>
                  <w:szCs w:val="20"/>
                  <w:lang w:eastAsia="ru-RU"/>
                </w:rPr>
                <w:delText>ERP</w:delText>
              </w:r>
              <w:r w:rsidR="00230D33" w:rsidRPr="00777793" w:rsidDel="008E0B62">
                <w:rPr>
                  <w:color w:val="000000"/>
                  <w:szCs w:val="20"/>
                  <w:lang w:eastAsia="ru-RU"/>
                </w:rPr>
                <w:delText>.</w:delText>
              </w:r>
              <w:r w:rsidR="00B323B1" w:rsidDel="008E0B62">
                <w:rPr>
                  <w:color w:val="000000"/>
                  <w:szCs w:val="20"/>
                  <w:lang w:eastAsia="ru-RU"/>
                </w:rPr>
                <w:delText>13</w:delText>
              </w:r>
              <w:r w:rsidR="00230D33" w:rsidRPr="00777793" w:rsidDel="008E0B62">
                <w:rPr>
                  <w:color w:val="000000"/>
                  <w:szCs w:val="20"/>
                  <w:lang w:eastAsia="ru-RU"/>
                </w:rPr>
                <w:delText>.</w:delText>
              </w:r>
              <w:r w:rsidR="00230D33" w:rsidRPr="00053BDF" w:rsidDel="008E0B62">
                <w:rPr>
                  <w:color w:val="000000"/>
                  <w:szCs w:val="20"/>
                  <w:lang w:eastAsia="ru-RU"/>
                </w:rPr>
                <w:delText>9.2</w:delText>
              </w:r>
              <w:r w:rsidR="00230D33" w:rsidRPr="00777793" w:rsidDel="008E0B62">
                <w:rPr>
                  <w:color w:val="000000"/>
                  <w:szCs w:val="20"/>
                  <w:lang w:eastAsia="ru-RU"/>
                </w:rPr>
                <w:delText>.</w:delText>
              </w:r>
            </w:del>
            <w:r w:rsidRPr="00777793">
              <w:rPr>
                <w:color w:val="000000"/>
                <w:szCs w:val="20"/>
                <w:lang w:eastAsia="ru-RU"/>
              </w:rPr>
              <w:t>53.PM.КД Планирование остановочных ремонтов»</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37" w:author="Дёмин Александр Александрович" w:date="2022-04-05T18:33:00Z">
              <w:r w:rsidR="008E0B62" w:rsidRPr="008E0B62">
                <w:rPr>
                  <w:color w:val="000000"/>
                  <w:szCs w:val="20"/>
                  <w:lang w:eastAsia="ru-RU"/>
                </w:rPr>
                <w:t>ERP.4.6.1.2.</w:t>
              </w:r>
            </w:ins>
            <w:del w:id="38" w:author="Дёмин Александр Александрович" w:date="2022-04-05T18:33:00Z">
              <w:r w:rsidRPr="00777793" w:rsidDel="008E0B62">
                <w:rPr>
                  <w:color w:val="000000"/>
                  <w:szCs w:val="20"/>
                  <w:lang w:eastAsia="ru-RU"/>
                </w:rPr>
                <w:delText>ERP</w:delText>
              </w:r>
              <w:r w:rsidR="00230D33" w:rsidRPr="00777793" w:rsidDel="008E0B62">
                <w:rPr>
                  <w:color w:val="000000"/>
                  <w:szCs w:val="20"/>
                  <w:lang w:eastAsia="ru-RU"/>
                </w:rPr>
                <w:delText>.</w:delText>
              </w:r>
              <w:r w:rsidR="00B323B1" w:rsidDel="008E0B62">
                <w:rPr>
                  <w:color w:val="000000"/>
                  <w:szCs w:val="20"/>
                  <w:lang w:eastAsia="ru-RU"/>
                </w:rPr>
                <w:delText>13</w:delText>
              </w:r>
              <w:r w:rsidR="00230D33" w:rsidRPr="00777793" w:rsidDel="008E0B62">
                <w:rPr>
                  <w:color w:val="000000"/>
                  <w:szCs w:val="20"/>
                  <w:lang w:eastAsia="ru-RU"/>
                </w:rPr>
                <w:delText>.</w:delText>
              </w:r>
              <w:r w:rsidR="00230D33" w:rsidRPr="00053BDF" w:rsidDel="008E0B62">
                <w:rPr>
                  <w:color w:val="000000"/>
                  <w:szCs w:val="20"/>
                  <w:lang w:eastAsia="ru-RU"/>
                </w:rPr>
                <w:delText>9.2</w:delText>
              </w:r>
              <w:r w:rsidR="00230D33" w:rsidRPr="00777793" w:rsidDel="008E0B62">
                <w:rPr>
                  <w:color w:val="000000"/>
                  <w:szCs w:val="20"/>
                  <w:lang w:eastAsia="ru-RU"/>
                </w:rPr>
                <w:delText>.</w:delText>
              </w:r>
            </w:del>
            <w:r w:rsidRPr="00777793">
              <w:rPr>
                <w:color w:val="000000"/>
                <w:szCs w:val="20"/>
                <w:lang w:eastAsia="ru-RU"/>
              </w:rPr>
              <w:t>55.PM.КД Выполнение и фактический учет работ»</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39" w:author="Дёмин Александр Александрович" w:date="2022-04-05T18:33:00Z">
              <w:r w:rsidR="008E0B62" w:rsidRPr="008E0B62">
                <w:rPr>
                  <w:color w:val="000000"/>
                  <w:szCs w:val="20"/>
                  <w:lang w:eastAsia="ru-RU"/>
                </w:rPr>
                <w:t>ERP.4.6.1.2.</w:t>
              </w:r>
            </w:ins>
            <w:del w:id="40" w:author="Дёмин Александр Александрович" w:date="2022-04-05T18:33:00Z">
              <w:r w:rsidRPr="00777793" w:rsidDel="008E0B62">
                <w:rPr>
                  <w:color w:val="000000"/>
                  <w:szCs w:val="20"/>
                  <w:lang w:eastAsia="ru-RU"/>
                </w:rPr>
                <w:delText>ERP</w:delText>
              </w:r>
              <w:r w:rsidR="00F9737B" w:rsidRPr="00777793" w:rsidDel="008E0B62">
                <w:rPr>
                  <w:color w:val="000000"/>
                  <w:szCs w:val="20"/>
                  <w:lang w:eastAsia="ru-RU"/>
                </w:rPr>
                <w:delText>.</w:delText>
              </w:r>
              <w:r w:rsidR="00B323B1" w:rsidDel="008E0B62">
                <w:rPr>
                  <w:color w:val="000000"/>
                  <w:szCs w:val="20"/>
                  <w:lang w:eastAsia="ru-RU"/>
                </w:rPr>
                <w:delText>13</w:delText>
              </w:r>
              <w:r w:rsidR="00F9737B" w:rsidRPr="00777793" w:rsidDel="008E0B62">
                <w:rPr>
                  <w:color w:val="000000"/>
                  <w:szCs w:val="20"/>
                  <w:lang w:eastAsia="ru-RU"/>
                </w:rPr>
                <w:delText>.</w:delText>
              </w:r>
              <w:r w:rsidR="00F9737B" w:rsidRPr="00053BDF" w:rsidDel="008E0B62">
                <w:rPr>
                  <w:color w:val="000000"/>
                  <w:szCs w:val="20"/>
                  <w:lang w:eastAsia="ru-RU"/>
                </w:rPr>
                <w:delText>9.2</w:delText>
              </w:r>
              <w:r w:rsidR="00F9737B" w:rsidRPr="00777793" w:rsidDel="008E0B62">
                <w:rPr>
                  <w:color w:val="000000"/>
                  <w:szCs w:val="20"/>
                  <w:lang w:eastAsia="ru-RU"/>
                </w:rPr>
                <w:delText>.</w:delText>
              </w:r>
            </w:del>
            <w:r w:rsidRPr="00777793">
              <w:rPr>
                <w:color w:val="000000"/>
                <w:szCs w:val="20"/>
                <w:lang w:eastAsia="ru-RU"/>
              </w:rPr>
              <w:t>56.PM.КД Мониторинг и оценка технического состояния ПА»</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w:t>
            </w:r>
            <w:ins w:id="41" w:author="Дёмин Александр Александрович" w:date="2022-04-05T18:33:00Z">
              <w:r w:rsidR="008E0B62" w:rsidRPr="008E0B62">
                <w:rPr>
                  <w:color w:val="000000"/>
                  <w:szCs w:val="20"/>
                  <w:lang w:eastAsia="ru-RU"/>
                </w:rPr>
                <w:t>ERP.4.6.1.2.</w:t>
              </w:r>
            </w:ins>
            <w:del w:id="42" w:author="Дёмин Александр Александрович" w:date="2022-04-05T18:33:00Z">
              <w:r w:rsidRPr="00777793" w:rsidDel="008E0B62">
                <w:rPr>
                  <w:color w:val="000000"/>
                  <w:szCs w:val="20"/>
                  <w:lang w:eastAsia="ru-RU"/>
                </w:rPr>
                <w:delText>ERP</w:delText>
              </w:r>
              <w:r w:rsidR="00F9737B" w:rsidRPr="00777793" w:rsidDel="008E0B62">
                <w:rPr>
                  <w:color w:val="000000"/>
                  <w:szCs w:val="20"/>
                  <w:lang w:eastAsia="ru-RU"/>
                </w:rPr>
                <w:delText>.</w:delText>
              </w:r>
              <w:r w:rsidR="00B323B1" w:rsidDel="008E0B62">
                <w:rPr>
                  <w:color w:val="000000"/>
                  <w:szCs w:val="20"/>
                  <w:lang w:eastAsia="ru-RU"/>
                </w:rPr>
                <w:delText>13</w:delText>
              </w:r>
              <w:r w:rsidR="00F9737B" w:rsidRPr="00777793" w:rsidDel="008E0B62">
                <w:rPr>
                  <w:color w:val="000000"/>
                  <w:szCs w:val="20"/>
                  <w:lang w:eastAsia="ru-RU"/>
                </w:rPr>
                <w:delText>.</w:delText>
              </w:r>
              <w:r w:rsidR="00F9737B" w:rsidRPr="00053BDF" w:rsidDel="008E0B62">
                <w:rPr>
                  <w:color w:val="000000"/>
                  <w:szCs w:val="20"/>
                  <w:lang w:eastAsia="ru-RU"/>
                </w:rPr>
                <w:delText>9.2</w:delText>
              </w:r>
              <w:r w:rsidR="00F9737B" w:rsidRPr="00777793" w:rsidDel="008E0B62">
                <w:rPr>
                  <w:color w:val="000000"/>
                  <w:szCs w:val="20"/>
                  <w:lang w:eastAsia="ru-RU"/>
                </w:rPr>
                <w:delText>.</w:delText>
              </w:r>
            </w:del>
            <w:r w:rsidRPr="00777793">
              <w:rPr>
                <w:color w:val="000000"/>
                <w:szCs w:val="20"/>
                <w:lang w:eastAsia="ru-RU"/>
              </w:rPr>
              <w:t>57.PM.КД Ресурсное обеспечение ТОиР»</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8E0B62" w:rsidP="00B153FA">
            <w:pPr>
              <w:pStyle w:val="TABLECONTENT"/>
            </w:pPr>
            <w:ins w:id="43" w:author="Дёмин Александр Александрович" w:date="2022-04-05T18:33:00Z">
              <w:r w:rsidRPr="008E0B62">
                <w:rPr>
                  <w:color w:val="000000"/>
                  <w:szCs w:val="20"/>
                  <w:lang w:eastAsia="ru-RU"/>
                </w:rPr>
                <w:t>ERP.4.6.1.2.</w:t>
              </w:r>
            </w:ins>
            <w:del w:id="44" w:author="Дёмин Александр Александрович" w:date="2022-04-05T18:33:00Z">
              <w:r w:rsidR="00CA79D1" w:rsidRPr="00777793" w:rsidDel="008E0B62">
                <w:rPr>
                  <w:color w:val="000000"/>
                  <w:szCs w:val="20"/>
                  <w:lang w:eastAsia="ru-RU"/>
                </w:rPr>
                <w:delText>ERP</w:delText>
              </w:r>
              <w:r w:rsidR="00F9737B" w:rsidRPr="00777793" w:rsidDel="008E0B62">
                <w:rPr>
                  <w:color w:val="000000"/>
                  <w:szCs w:val="20"/>
                  <w:lang w:eastAsia="ru-RU"/>
                </w:rPr>
                <w:delText>.</w:delText>
              </w:r>
              <w:r w:rsidR="00B323B1" w:rsidDel="008E0B62">
                <w:rPr>
                  <w:color w:val="000000"/>
                  <w:szCs w:val="20"/>
                  <w:lang w:eastAsia="ru-RU"/>
                </w:rPr>
                <w:delText>13</w:delText>
              </w:r>
              <w:r w:rsidR="00F9737B" w:rsidRPr="00777793" w:rsidDel="008E0B62">
                <w:rPr>
                  <w:color w:val="000000"/>
                  <w:szCs w:val="20"/>
                  <w:lang w:eastAsia="ru-RU"/>
                </w:rPr>
                <w:delText>.</w:delText>
              </w:r>
              <w:r w:rsidR="00F9737B" w:rsidRPr="00053BDF" w:rsidDel="008E0B62">
                <w:rPr>
                  <w:color w:val="000000"/>
                  <w:szCs w:val="20"/>
                  <w:lang w:eastAsia="ru-RU"/>
                </w:rPr>
                <w:delText>9.2</w:delText>
              </w:r>
              <w:r w:rsidR="00F9737B" w:rsidRPr="00777793" w:rsidDel="008E0B62">
                <w:rPr>
                  <w:color w:val="000000"/>
                  <w:szCs w:val="20"/>
                  <w:lang w:eastAsia="ru-RU"/>
                </w:rPr>
                <w:delText>.</w:delText>
              </w:r>
            </w:del>
            <w:r w:rsidR="00CA79D1">
              <w:rPr>
                <w:color w:val="000000"/>
                <w:szCs w:val="20"/>
                <w:lang w:eastAsia="ru-RU"/>
              </w:rPr>
              <w:t>66</w:t>
            </w:r>
            <w:r w:rsidR="00CA79D1" w:rsidRPr="00777793">
              <w:rPr>
                <w:color w:val="000000"/>
                <w:szCs w:val="20"/>
                <w:lang w:eastAsia="ru-RU"/>
              </w:rPr>
              <w:t>.PM Альбом форм по направлению ТОиР</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 xml:space="preserve">КД </w:t>
            </w:r>
            <w:ins w:id="45" w:author="Дёмин Александр Александрович" w:date="2022-04-05T18:33:00Z">
              <w:r w:rsidR="008E0B62" w:rsidRPr="008E0B62">
                <w:rPr>
                  <w:color w:val="000000"/>
                  <w:szCs w:val="20"/>
                  <w:lang w:eastAsia="ru-RU"/>
                </w:rPr>
                <w:t>ERP.4.6.1.2.</w:t>
              </w:r>
            </w:ins>
            <w:del w:id="46" w:author="Дёмин Александр Александрович" w:date="2022-04-05T18:33:00Z">
              <w:r w:rsidRPr="00777793" w:rsidDel="008E0B62">
                <w:rPr>
                  <w:color w:val="000000"/>
                  <w:szCs w:val="20"/>
                  <w:lang w:eastAsia="ru-RU"/>
                </w:rPr>
                <w:delText>ERP</w:delText>
              </w:r>
              <w:r w:rsidR="00F9737B" w:rsidRPr="00777793" w:rsidDel="008E0B62">
                <w:rPr>
                  <w:color w:val="000000"/>
                  <w:szCs w:val="20"/>
                  <w:lang w:eastAsia="ru-RU"/>
                </w:rPr>
                <w:delText>.</w:delText>
              </w:r>
              <w:r w:rsidR="00B323B1" w:rsidDel="008E0B62">
                <w:rPr>
                  <w:color w:val="000000"/>
                  <w:szCs w:val="20"/>
                  <w:lang w:eastAsia="ru-RU"/>
                </w:rPr>
                <w:delText>13</w:delText>
              </w:r>
              <w:r w:rsidR="00F9737B" w:rsidRPr="00777793" w:rsidDel="008E0B62">
                <w:rPr>
                  <w:color w:val="000000"/>
                  <w:szCs w:val="20"/>
                  <w:lang w:eastAsia="ru-RU"/>
                </w:rPr>
                <w:delText>.</w:delText>
              </w:r>
              <w:r w:rsidR="00F9737B" w:rsidRPr="00053BDF" w:rsidDel="008E0B62">
                <w:rPr>
                  <w:color w:val="000000"/>
                  <w:szCs w:val="20"/>
                  <w:lang w:eastAsia="ru-RU"/>
                </w:rPr>
                <w:delText>9.2</w:delText>
              </w:r>
              <w:r w:rsidR="00F9737B" w:rsidRPr="00777793" w:rsidDel="008E0B62">
                <w:rPr>
                  <w:color w:val="000000"/>
                  <w:szCs w:val="20"/>
                  <w:lang w:eastAsia="ru-RU"/>
                </w:rPr>
                <w:delText>.</w:delText>
              </w:r>
            </w:del>
            <w:r w:rsidRPr="00777793">
              <w:rPr>
                <w:color w:val="000000"/>
                <w:szCs w:val="20"/>
                <w:lang w:eastAsia="ru-RU"/>
              </w:rPr>
              <w:t>58 Планирование обеспечения МТР, работами и услугами</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008A3" w:rsidRDefault="00CA79D1" w:rsidP="00B153FA">
            <w:pPr>
              <w:pStyle w:val="TABLECONTENT"/>
            </w:pPr>
            <w:r w:rsidRPr="00777793">
              <w:rPr>
                <w:color w:val="000000"/>
                <w:szCs w:val="20"/>
                <w:lang w:eastAsia="ru-RU"/>
              </w:rPr>
              <w:t>КД ERP</w:t>
            </w:r>
            <w:r w:rsidR="00F9737B" w:rsidRPr="00777793">
              <w:rPr>
                <w:color w:val="000000"/>
                <w:szCs w:val="20"/>
                <w:lang w:eastAsia="ru-RU"/>
              </w:rPr>
              <w:t>.</w:t>
            </w:r>
            <w:r w:rsidR="000B519E">
              <w:rPr>
                <w:color w:val="000000"/>
                <w:szCs w:val="20"/>
                <w:lang w:eastAsia="ru-RU"/>
              </w:rPr>
              <w:t>4.6.1.2.</w:t>
            </w:r>
            <w:r w:rsidRPr="00777793">
              <w:rPr>
                <w:color w:val="000000"/>
                <w:szCs w:val="20"/>
                <w:lang w:eastAsia="ru-RU"/>
              </w:rPr>
              <w:t>37 Обеспечение плановых данных</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F34F72" w:rsidRDefault="00CA79D1" w:rsidP="001F5EEB">
            <w:pPr>
              <w:pStyle w:val="TABLECONTENT"/>
              <w:rPr>
                <w:color w:val="000000"/>
                <w:szCs w:val="20"/>
                <w:lang w:eastAsia="ru-RU"/>
              </w:rPr>
            </w:pPr>
            <w:r w:rsidRPr="00777793">
              <w:rPr>
                <w:color w:val="000000"/>
                <w:szCs w:val="20"/>
                <w:lang w:eastAsia="ru-RU"/>
              </w:rPr>
              <w:t xml:space="preserve">СОИ «ERP.5.6.18 Соглашение об интеграции </w:t>
            </w:r>
            <w:r w:rsidRPr="00C11C4C">
              <w:rPr>
                <w:color w:val="000000"/>
                <w:szCs w:val="20"/>
                <w:lang w:eastAsia="ru-RU"/>
              </w:rPr>
              <w:t>3D-модели и каталог запчастей для оборудования</w:t>
            </w:r>
            <w:r w:rsidR="001F5EEB">
              <w:t xml:space="preserve"> </w:t>
            </w:r>
            <w:r w:rsidR="001F5EEB" w:rsidRPr="001F5EEB">
              <w:rPr>
                <w:color w:val="000000"/>
                <w:szCs w:val="20"/>
                <w:lang w:eastAsia="ru-RU"/>
              </w:rPr>
              <w:t>LinkOne/CAT IP</w:t>
            </w:r>
            <w:r w:rsidRPr="00777793">
              <w:rPr>
                <w:color w:val="000000"/>
                <w:szCs w:val="20"/>
                <w:lang w:eastAsia="ru-RU"/>
              </w:rPr>
              <w:t>»</w:t>
            </w:r>
          </w:p>
        </w:tc>
        <w:tc>
          <w:tcPr>
            <w:tcW w:w="1542" w:type="pct"/>
          </w:tcPr>
          <w:p w:rsidR="00CA79D1" w:rsidRPr="007008A3" w:rsidRDefault="00CA79D1" w:rsidP="00B153FA">
            <w:pPr>
              <w:pStyle w:val="TABLECONTENT"/>
            </w:pPr>
          </w:p>
        </w:tc>
        <w:tc>
          <w:tcPr>
            <w:tcW w:w="958" w:type="pct"/>
          </w:tcPr>
          <w:p w:rsidR="00CA79D1" w:rsidRPr="007008A3" w:rsidRDefault="00CA79D1" w:rsidP="00B153FA">
            <w:pPr>
              <w:pStyle w:val="TABLECONTENT"/>
            </w:pPr>
          </w:p>
        </w:tc>
      </w:tr>
      <w:tr w:rsidR="00CA79D1" w:rsidRPr="007008A3" w:rsidTr="00927CCC">
        <w:trPr>
          <w:cantSplit/>
        </w:trPr>
        <w:tc>
          <w:tcPr>
            <w:tcW w:w="2500" w:type="pct"/>
          </w:tcPr>
          <w:p w:rsidR="00CA79D1" w:rsidRPr="00777793" w:rsidRDefault="00CA79D1" w:rsidP="00CA79D1">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ERP.5.6.3. Разработка и внедрение автоматизированной системы управления персоналом</w:t>
            </w:r>
            <w:r>
              <w:rPr>
                <w:color w:val="000000"/>
                <w:szCs w:val="20"/>
                <w:lang w:eastAsia="ru-RU"/>
              </w:rPr>
              <w:t xml:space="preserve"> </w:t>
            </w:r>
            <w:r w:rsidR="006C32A4">
              <w:rPr>
                <w:color w:val="000000"/>
                <w:szCs w:val="20"/>
                <w:lang w:eastAsia="ru-RU"/>
              </w:rPr>
              <w:t>(АСУП</w:t>
            </w:r>
            <w:r w:rsidRPr="00C11C4C">
              <w:rPr>
                <w:color w:val="000000"/>
                <w:szCs w:val="20"/>
                <w:lang w:eastAsia="ru-RU"/>
              </w:rPr>
              <w:t>)</w:t>
            </w:r>
            <w:r w:rsidRPr="00777793">
              <w:rPr>
                <w:color w:val="000000"/>
                <w:szCs w:val="20"/>
                <w:lang w:eastAsia="ru-RU"/>
              </w:rPr>
              <w:t>»</w:t>
            </w:r>
          </w:p>
        </w:tc>
        <w:tc>
          <w:tcPr>
            <w:tcW w:w="1542" w:type="pct"/>
          </w:tcPr>
          <w:p w:rsidR="00CA79D1" w:rsidRPr="007008A3" w:rsidRDefault="00CA79D1" w:rsidP="00CA79D1">
            <w:pPr>
              <w:pStyle w:val="TABLECONTENT"/>
            </w:pPr>
          </w:p>
        </w:tc>
        <w:tc>
          <w:tcPr>
            <w:tcW w:w="958" w:type="pct"/>
          </w:tcPr>
          <w:p w:rsidR="00CA79D1" w:rsidRPr="007008A3" w:rsidRDefault="00CA79D1" w:rsidP="00CA79D1">
            <w:pPr>
              <w:pStyle w:val="TABLECONTENT"/>
            </w:pPr>
          </w:p>
        </w:tc>
      </w:tr>
      <w:tr w:rsidR="005242FE" w:rsidRPr="007008A3" w:rsidTr="00927CCC">
        <w:trPr>
          <w:cantSplit/>
        </w:trPr>
        <w:tc>
          <w:tcPr>
            <w:tcW w:w="2500" w:type="pct"/>
          </w:tcPr>
          <w:p w:rsidR="005242FE" w:rsidRPr="00B478E6" w:rsidRDefault="005242FE" w:rsidP="00CA79D1">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8</w:t>
            </w:r>
            <w:r w:rsidRPr="00B478E6">
              <w:rPr>
                <w:color w:val="000000"/>
                <w:szCs w:val="20"/>
                <w:lang w:eastAsia="ru-RU"/>
              </w:rPr>
              <w:t xml:space="preserve">. </w:t>
            </w:r>
            <w:r>
              <w:rPr>
                <w:color w:val="000000"/>
                <w:szCs w:val="20"/>
                <w:lang w:eastAsia="ru-RU"/>
              </w:rPr>
              <w:t>КОНТУР ГСМ</w:t>
            </w:r>
            <w:r w:rsidRPr="00777793">
              <w:rPr>
                <w:color w:val="000000"/>
                <w:szCs w:val="20"/>
                <w:lang w:eastAsia="ru-RU"/>
              </w:rPr>
              <w:t>»</w:t>
            </w:r>
          </w:p>
        </w:tc>
        <w:tc>
          <w:tcPr>
            <w:tcW w:w="1542" w:type="pct"/>
          </w:tcPr>
          <w:p w:rsidR="005242FE" w:rsidRPr="007008A3" w:rsidRDefault="005242FE" w:rsidP="00CA79D1">
            <w:pPr>
              <w:pStyle w:val="TABLECONTENT"/>
            </w:pPr>
          </w:p>
        </w:tc>
        <w:tc>
          <w:tcPr>
            <w:tcW w:w="958" w:type="pct"/>
          </w:tcPr>
          <w:p w:rsidR="005242FE" w:rsidRPr="007008A3" w:rsidRDefault="005242FE" w:rsidP="00CA79D1">
            <w:pPr>
              <w:pStyle w:val="TABLECONTENT"/>
            </w:pPr>
          </w:p>
        </w:tc>
      </w:tr>
      <w:tr w:rsidR="005242FE" w:rsidRPr="007008A3" w:rsidTr="00927CCC">
        <w:trPr>
          <w:cantSplit/>
        </w:trPr>
        <w:tc>
          <w:tcPr>
            <w:tcW w:w="2500" w:type="pct"/>
          </w:tcPr>
          <w:p w:rsidR="005242FE" w:rsidRPr="00B478E6" w:rsidRDefault="005242FE" w:rsidP="005242FE">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9</w:t>
            </w:r>
            <w:r w:rsidRPr="00B478E6">
              <w:rPr>
                <w:color w:val="000000"/>
                <w:szCs w:val="20"/>
                <w:lang w:eastAsia="ru-RU"/>
              </w:rPr>
              <w:t xml:space="preserve">. </w:t>
            </w:r>
            <w:r>
              <w:rPr>
                <w:color w:val="000000"/>
                <w:szCs w:val="20"/>
                <w:lang w:eastAsia="ru-RU"/>
              </w:rPr>
              <w:t>Система контроля расхода топлива и мониторинга транспорта (Автограф)</w:t>
            </w:r>
            <w:r w:rsidRPr="00777793">
              <w:rPr>
                <w:color w:val="000000"/>
                <w:szCs w:val="20"/>
                <w:lang w:eastAsia="ru-RU"/>
              </w:rPr>
              <w:t>»</w:t>
            </w:r>
          </w:p>
        </w:tc>
        <w:tc>
          <w:tcPr>
            <w:tcW w:w="1542" w:type="pct"/>
          </w:tcPr>
          <w:p w:rsidR="005242FE" w:rsidRPr="007008A3" w:rsidRDefault="005242FE" w:rsidP="005242FE">
            <w:pPr>
              <w:pStyle w:val="TABLECONTENT"/>
            </w:pPr>
          </w:p>
        </w:tc>
        <w:tc>
          <w:tcPr>
            <w:tcW w:w="958" w:type="pct"/>
          </w:tcPr>
          <w:p w:rsidR="005242FE" w:rsidRPr="007008A3" w:rsidRDefault="005242FE" w:rsidP="005242FE">
            <w:pPr>
              <w:pStyle w:val="TABLECONTENT"/>
            </w:pPr>
          </w:p>
        </w:tc>
      </w:tr>
      <w:tr w:rsidR="005242FE" w:rsidRPr="007008A3" w:rsidTr="00927CCC">
        <w:trPr>
          <w:cantSplit/>
        </w:trPr>
        <w:tc>
          <w:tcPr>
            <w:tcW w:w="2500" w:type="pct"/>
          </w:tcPr>
          <w:p w:rsidR="005242FE" w:rsidRPr="00B478E6" w:rsidRDefault="005242FE" w:rsidP="005242FE">
            <w:pPr>
              <w:pStyle w:val="TABLECONTENT"/>
              <w:rPr>
                <w:color w:val="000000"/>
                <w:szCs w:val="20"/>
                <w:lang w:eastAsia="ru-RU"/>
              </w:rPr>
            </w:pPr>
            <w:r w:rsidRPr="00B478E6">
              <w:rPr>
                <w:color w:val="000000"/>
                <w:szCs w:val="20"/>
                <w:lang w:eastAsia="ru-RU"/>
              </w:rPr>
              <w:t xml:space="preserve">СОИ </w:t>
            </w:r>
            <w:r w:rsidRPr="00777793">
              <w:rPr>
                <w:color w:val="000000"/>
                <w:szCs w:val="20"/>
                <w:lang w:eastAsia="ru-RU"/>
              </w:rPr>
              <w:t>«</w:t>
            </w:r>
            <w:r w:rsidRPr="00B478E6">
              <w:rPr>
                <w:color w:val="000000"/>
                <w:szCs w:val="20"/>
                <w:lang w:eastAsia="ru-RU"/>
              </w:rPr>
              <w:t>ERP.5.6.</w:t>
            </w:r>
            <w:r>
              <w:rPr>
                <w:color w:val="000000"/>
                <w:szCs w:val="20"/>
                <w:lang w:eastAsia="ru-RU"/>
              </w:rPr>
              <w:t>11</w:t>
            </w:r>
            <w:r w:rsidRPr="00B478E6">
              <w:rPr>
                <w:color w:val="000000"/>
                <w:szCs w:val="20"/>
                <w:lang w:eastAsia="ru-RU"/>
              </w:rPr>
              <w:t xml:space="preserve">. </w:t>
            </w:r>
            <w:r>
              <w:rPr>
                <w:color w:val="000000"/>
                <w:szCs w:val="20"/>
                <w:lang w:eastAsia="ru-RU"/>
              </w:rPr>
              <w:t>Система управления закупками и реализацией НВИ (SRM)</w:t>
            </w:r>
            <w:r w:rsidRPr="00777793">
              <w:rPr>
                <w:color w:val="000000"/>
                <w:szCs w:val="20"/>
                <w:lang w:eastAsia="ru-RU"/>
              </w:rPr>
              <w:t>»</w:t>
            </w:r>
          </w:p>
        </w:tc>
        <w:tc>
          <w:tcPr>
            <w:tcW w:w="1542" w:type="pct"/>
          </w:tcPr>
          <w:p w:rsidR="005242FE" w:rsidRPr="007008A3" w:rsidRDefault="005242FE" w:rsidP="005242FE">
            <w:pPr>
              <w:pStyle w:val="TABLECONTENT"/>
            </w:pPr>
          </w:p>
        </w:tc>
        <w:tc>
          <w:tcPr>
            <w:tcW w:w="958" w:type="pct"/>
          </w:tcPr>
          <w:p w:rsidR="005242FE" w:rsidRPr="007008A3" w:rsidRDefault="005242FE" w:rsidP="005242FE">
            <w:pPr>
              <w:pStyle w:val="TABLECONTENT"/>
            </w:pPr>
          </w:p>
        </w:tc>
      </w:tr>
      <w:tr w:rsidR="00F131CD" w:rsidRPr="00F645AF" w:rsidTr="00927CCC">
        <w:trPr>
          <w:cantSplit/>
        </w:trPr>
        <w:tc>
          <w:tcPr>
            <w:tcW w:w="2500" w:type="pct"/>
          </w:tcPr>
          <w:p w:rsidR="00F131CD" w:rsidRPr="00910EF7" w:rsidRDefault="00F131CD" w:rsidP="005242FE">
            <w:pPr>
              <w:pStyle w:val="TABLECONTENT"/>
              <w:rPr>
                <w:color w:val="000000"/>
                <w:szCs w:val="20"/>
                <w:lang w:val="en-US" w:eastAsia="ru-RU"/>
              </w:rPr>
            </w:pPr>
            <w:r>
              <w:rPr>
                <w:color w:val="000000"/>
                <w:szCs w:val="20"/>
                <w:lang w:eastAsia="ru-RU"/>
              </w:rPr>
              <w:t>СОИ</w:t>
            </w:r>
            <w:r w:rsidRPr="00910EF7">
              <w:rPr>
                <w:color w:val="000000"/>
                <w:szCs w:val="20"/>
                <w:lang w:val="en-US" w:eastAsia="ru-RU"/>
              </w:rPr>
              <w:t xml:space="preserve"> «</w:t>
            </w:r>
            <w:r w:rsidR="00910EF7" w:rsidRPr="00910EF7">
              <w:rPr>
                <w:color w:val="000000"/>
                <w:szCs w:val="20"/>
                <w:lang w:val="en-US" w:eastAsia="ru-RU"/>
              </w:rPr>
              <w:t xml:space="preserve">ERP.5.6.7. </w:t>
            </w:r>
            <w:r w:rsidR="00910EF7">
              <w:rPr>
                <w:color w:val="000000"/>
                <w:szCs w:val="20"/>
                <w:lang w:eastAsia="ru-RU"/>
              </w:rPr>
              <w:t>АСКБ</w:t>
            </w:r>
            <w:r w:rsidR="00910EF7" w:rsidRPr="00910EF7">
              <w:rPr>
                <w:color w:val="000000"/>
                <w:szCs w:val="20"/>
                <w:lang w:val="en-US" w:eastAsia="ru-RU"/>
              </w:rPr>
              <w:t xml:space="preserve"> – S/4HANA</w:t>
            </w:r>
            <w:r w:rsidRPr="00910EF7">
              <w:rPr>
                <w:color w:val="000000"/>
                <w:szCs w:val="20"/>
                <w:lang w:val="en-US" w:eastAsia="ru-RU"/>
              </w:rPr>
              <w:t>»</w:t>
            </w:r>
          </w:p>
        </w:tc>
        <w:tc>
          <w:tcPr>
            <w:tcW w:w="1542" w:type="pct"/>
          </w:tcPr>
          <w:p w:rsidR="00F131CD" w:rsidRPr="00910EF7" w:rsidRDefault="00F131CD" w:rsidP="005242FE">
            <w:pPr>
              <w:pStyle w:val="TABLECONTENT"/>
              <w:rPr>
                <w:lang w:val="en-US"/>
              </w:rPr>
            </w:pPr>
          </w:p>
        </w:tc>
        <w:tc>
          <w:tcPr>
            <w:tcW w:w="958" w:type="pct"/>
          </w:tcPr>
          <w:p w:rsidR="00F131CD" w:rsidRPr="00910EF7" w:rsidRDefault="00F131CD" w:rsidP="005242FE">
            <w:pPr>
              <w:pStyle w:val="TABLECONTENT"/>
              <w:rPr>
                <w:lang w:val="en-US"/>
              </w:rPr>
            </w:pPr>
          </w:p>
        </w:tc>
      </w:tr>
    </w:tbl>
    <w:p w:rsidR="008A64F0" w:rsidRPr="00910EF7" w:rsidRDefault="008A64F0" w:rsidP="00B153FA">
      <w:pPr>
        <w:pStyle w:val="TABLECONTENT"/>
        <w:rPr>
          <w:sz w:val="22"/>
          <w:lang w:val="en-US"/>
        </w:rPr>
      </w:pPr>
    </w:p>
    <w:p w:rsidR="00397DCF" w:rsidRPr="00910EF7" w:rsidRDefault="00397DCF" w:rsidP="00B153FA">
      <w:pPr>
        <w:pStyle w:val="TABLECONTENT"/>
        <w:rPr>
          <w:b/>
          <w:sz w:val="22"/>
          <w:lang w:val="en-US"/>
        </w:rPr>
      </w:pPr>
    </w:p>
    <w:p w:rsidR="00B81641" w:rsidRPr="00B153FA" w:rsidRDefault="00B81641" w:rsidP="00B153FA">
      <w:pPr>
        <w:pStyle w:val="TABLECONTENT"/>
        <w:jc w:val="right"/>
        <w:rPr>
          <w:b/>
          <w:sz w:val="22"/>
        </w:rPr>
      </w:pPr>
      <w:r w:rsidRPr="00B153FA">
        <w:rPr>
          <w:b/>
          <w:sz w:val="22"/>
        </w:rPr>
        <w:t xml:space="preserve">Таблица </w:t>
      </w:r>
      <w:r w:rsidR="00106AE3" w:rsidRPr="00B153FA">
        <w:rPr>
          <w:b/>
          <w:sz w:val="22"/>
        </w:rPr>
        <w:fldChar w:fldCharType="begin"/>
      </w:r>
      <w:r w:rsidR="00106AE3" w:rsidRPr="00B153FA">
        <w:rPr>
          <w:b/>
          <w:sz w:val="22"/>
        </w:rPr>
        <w:instrText xml:space="preserve"> SEQ Таблица \* ARABIC </w:instrText>
      </w:r>
      <w:r w:rsidR="00106AE3" w:rsidRPr="00B153FA">
        <w:rPr>
          <w:b/>
          <w:sz w:val="22"/>
        </w:rPr>
        <w:fldChar w:fldCharType="separate"/>
      </w:r>
      <w:r w:rsidR="00E24180">
        <w:rPr>
          <w:b/>
          <w:noProof/>
          <w:sz w:val="22"/>
        </w:rPr>
        <w:t>3</w:t>
      </w:r>
      <w:r w:rsidR="00106AE3" w:rsidRPr="00B153FA">
        <w:rPr>
          <w:b/>
          <w:sz w:val="22"/>
        </w:rPr>
        <w:fldChar w:fldCharType="end"/>
      </w:r>
      <w:r w:rsidRPr="00B153FA">
        <w:rPr>
          <w:b/>
          <w:sz w:val="22"/>
        </w:rPr>
        <w:t>. Приложения (являются неотъемлемой частью документа)</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7008A3" w:rsidTr="009355EA">
        <w:trPr>
          <w:cantSplit/>
          <w:trHeight w:val="397"/>
          <w:tblHeader/>
        </w:trPr>
        <w:tc>
          <w:tcPr>
            <w:tcW w:w="2500" w:type="pct"/>
            <w:shd w:val="clear" w:color="auto" w:fill="FFC000"/>
            <w:vAlign w:val="center"/>
          </w:tcPr>
          <w:p w:rsidR="00175B15" w:rsidRPr="007008A3" w:rsidRDefault="00175B15" w:rsidP="00B153FA">
            <w:pPr>
              <w:pStyle w:val="TABLECONTENT"/>
            </w:pPr>
            <w:r w:rsidRPr="007008A3">
              <w:t>Название документа</w:t>
            </w:r>
          </w:p>
        </w:tc>
        <w:tc>
          <w:tcPr>
            <w:tcW w:w="1542" w:type="pct"/>
            <w:shd w:val="clear" w:color="auto" w:fill="FFC000"/>
            <w:vAlign w:val="center"/>
          </w:tcPr>
          <w:p w:rsidR="00175B15" w:rsidRPr="007008A3" w:rsidRDefault="00175B15" w:rsidP="00B153FA">
            <w:pPr>
              <w:pStyle w:val="TABLECONTENT"/>
            </w:pPr>
            <w:r w:rsidRPr="007008A3">
              <w:t>Номер версии /</w:t>
            </w:r>
            <w:r w:rsidR="00E6247B" w:rsidRPr="007008A3">
              <w:t xml:space="preserve"> и</w:t>
            </w:r>
            <w:r w:rsidRPr="007008A3">
              <w:t>мя файла</w:t>
            </w:r>
          </w:p>
        </w:tc>
        <w:tc>
          <w:tcPr>
            <w:tcW w:w="958" w:type="pct"/>
            <w:shd w:val="clear" w:color="auto" w:fill="FFC000"/>
            <w:vAlign w:val="center"/>
          </w:tcPr>
          <w:p w:rsidR="00175B15" w:rsidRPr="007008A3" w:rsidRDefault="00175B15" w:rsidP="00B153FA">
            <w:pPr>
              <w:pStyle w:val="TABLECONTENT"/>
            </w:pPr>
            <w:r w:rsidRPr="007008A3">
              <w:t>Дата</w:t>
            </w:r>
          </w:p>
        </w:tc>
      </w:tr>
      <w:tr w:rsidR="004831B8" w:rsidRPr="007008A3" w:rsidTr="00927CCC">
        <w:trPr>
          <w:cantSplit/>
        </w:trPr>
        <w:tc>
          <w:tcPr>
            <w:tcW w:w="2500" w:type="pct"/>
          </w:tcPr>
          <w:p w:rsidR="004831B8" w:rsidRPr="007008A3" w:rsidRDefault="004831B8" w:rsidP="00B153FA">
            <w:pPr>
              <w:pStyle w:val="TABLECONTENT"/>
            </w:pPr>
            <w:r w:rsidRPr="007008A3">
              <w:t>ПРИЛОЖЕНИЕ № 1.</w:t>
            </w:r>
            <w:r w:rsidR="005915D4">
              <w:t xml:space="preserve"> </w:t>
            </w:r>
            <w:r w:rsidRPr="007008A3">
              <w:t>Модели бизнес-процессов</w:t>
            </w:r>
          </w:p>
        </w:tc>
        <w:tc>
          <w:tcPr>
            <w:tcW w:w="1542" w:type="pct"/>
          </w:tcPr>
          <w:p w:rsidR="004831B8" w:rsidRPr="007008A3" w:rsidRDefault="004831B8" w:rsidP="00B153FA">
            <w:pPr>
              <w:pStyle w:val="TABLECONTENT"/>
            </w:pPr>
          </w:p>
        </w:tc>
        <w:tc>
          <w:tcPr>
            <w:tcW w:w="958" w:type="pct"/>
          </w:tcPr>
          <w:p w:rsidR="004831B8" w:rsidRPr="007008A3" w:rsidRDefault="004831B8" w:rsidP="00B153FA">
            <w:pPr>
              <w:pStyle w:val="TABLECONTENT"/>
            </w:pPr>
          </w:p>
        </w:tc>
      </w:tr>
      <w:tr w:rsidR="004831B8" w:rsidRPr="007008A3" w:rsidTr="00927CCC">
        <w:trPr>
          <w:cantSplit/>
        </w:trPr>
        <w:tc>
          <w:tcPr>
            <w:tcW w:w="2500" w:type="pct"/>
          </w:tcPr>
          <w:p w:rsidR="004831B8" w:rsidRPr="007008A3" w:rsidRDefault="004831B8" w:rsidP="00B153FA">
            <w:pPr>
              <w:pStyle w:val="TABLECONTENT"/>
            </w:pPr>
            <w:r w:rsidRPr="007008A3">
              <w:t>ПРИЛОЖЕНИЕ № 2. Реестр бизнес-требований</w:t>
            </w:r>
          </w:p>
        </w:tc>
        <w:tc>
          <w:tcPr>
            <w:tcW w:w="1542" w:type="pct"/>
          </w:tcPr>
          <w:p w:rsidR="004831B8" w:rsidRPr="007008A3" w:rsidRDefault="004831B8" w:rsidP="00B153FA">
            <w:pPr>
              <w:pStyle w:val="TABLECONTENT"/>
            </w:pPr>
          </w:p>
        </w:tc>
        <w:tc>
          <w:tcPr>
            <w:tcW w:w="958" w:type="pct"/>
          </w:tcPr>
          <w:p w:rsidR="004831B8" w:rsidRPr="007008A3" w:rsidRDefault="004831B8" w:rsidP="00B153FA">
            <w:pPr>
              <w:pStyle w:val="TABLECONTENT"/>
            </w:pPr>
          </w:p>
        </w:tc>
      </w:tr>
      <w:tr w:rsidR="004831B8" w:rsidRPr="007008A3" w:rsidTr="00927CCC">
        <w:trPr>
          <w:cantSplit/>
        </w:trPr>
        <w:tc>
          <w:tcPr>
            <w:tcW w:w="2500" w:type="pct"/>
          </w:tcPr>
          <w:p w:rsidR="004831B8" w:rsidRPr="007008A3" w:rsidRDefault="004831B8" w:rsidP="00B153FA">
            <w:pPr>
              <w:pStyle w:val="TABLECONTENT"/>
            </w:pPr>
            <w:r w:rsidRPr="007008A3">
              <w:t>ПРИЛОЖЕНИЕ № 4. Описание шагов бизнес-процессов</w:t>
            </w:r>
          </w:p>
        </w:tc>
        <w:tc>
          <w:tcPr>
            <w:tcW w:w="1542" w:type="pct"/>
          </w:tcPr>
          <w:p w:rsidR="004831B8" w:rsidRPr="007008A3" w:rsidRDefault="004831B8" w:rsidP="00B153FA">
            <w:pPr>
              <w:pStyle w:val="TABLECONTENT"/>
            </w:pPr>
          </w:p>
        </w:tc>
        <w:tc>
          <w:tcPr>
            <w:tcW w:w="958" w:type="pct"/>
          </w:tcPr>
          <w:p w:rsidR="004831B8" w:rsidRPr="007008A3" w:rsidRDefault="004831B8" w:rsidP="00B153FA">
            <w:pPr>
              <w:pStyle w:val="TABLECONTENT"/>
            </w:pPr>
          </w:p>
        </w:tc>
      </w:tr>
      <w:tr w:rsidR="004831B8" w:rsidRPr="007008A3" w:rsidTr="00927CCC">
        <w:trPr>
          <w:cantSplit/>
        </w:trPr>
        <w:tc>
          <w:tcPr>
            <w:tcW w:w="2500" w:type="pct"/>
          </w:tcPr>
          <w:p w:rsidR="004831B8" w:rsidRPr="007008A3" w:rsidRDefault="004831B8" w:rsidP="00B153FA">
            <w:pPr>
              <w:pStyle w:val="TABLECONTENT"/>
            </w:pPr>
            <w:r w:rsidRPr="007008A3">
              <w:t>ПРИЛОЖЕНИЕ № РП1-6: Роли и полномочия</w:t>
            </w:r>
          </w:p>
        </w:tc>
        <w:tc>
          <w:tcPr>
            <w:tcW w:w="1542" w:type="pct"/>
          </w:tcPr>
          <w:p w:rsidR="004831B8" w:rsidRPr="007008A3" w:rsidRDefault="004831B8" w:rsidP="00B153FA">
            <w:pPr>
              <w:pStyle w:val="TABLECONTENT"/>
            </w:pPr>
          </w:p>
        </w:tc>
        <w:tc>
          <w:tcPr>
            <w:tcW w:w="958" w:type="pct"/>
          </w:tcPr>
          <w:p w:rsidR="004831B8" w:rsidRPr="007008A3" w:rsidRDefault="004831B8" w:rsidP="00B153FA">
            <w:pPr>
              <w:pStyle w:val="TABLECONTENT"/>
            </w:pPr>
          </w:p>
        </w:tc>
      </w:tr>
      <w:tr w:rsidR="004831B8" w:rsidRPr="007008A3" w:rsidTr="00927CCC">
        <w:trPr>
          <w:cantSplit/>
        </w:trPr>
        <w:tc>
          <w:tcPr>
            <w:tcW w:w="2500" w:type="pct"/>
          </w:tcPr>
          <w:p w:rsidR="004831B8" w:rsidRPr="007008A3" w:rsidRDefault="004831B8" w:rsidP="00B153FA">
            <w:pPr>
              <w:pStyle w:val="TABLECONTENT"/>
            </w:pPr>
            <w:r w:rsidRPr="007008A3">
              <w:t>ПРИЛОЖЕНИЕ № РИК1. Матрица рисков и контрольных процедур</w:t>
            </w:r>
          </w:p>
        </w:tc>
        <w:tc>
          <w:tcPr>
            <w:tcW w:w="1542" w:type="pct"/>
          </w:tcPr>
          <w:p w:rsidR="004831B8" w:rsidRPr="007008A3" w:rsidRDefault="004831B8" w:rsidP="00B153FA">
            <w:pPr>
              <w:pStyle w:val="TABLECONTENT"/>
            </w:pPr>
          </w:p>
        </w:tc>
        <w:tc>
          <w:tcPr>
            <w:tcW w:w="958" w:type="pct"/>
          </w:tcPr>
          <w:p w:rsidR="004831B8" w:rsidRPr="007008A3" w:rsidRDefault="004831B8" w:rsidP="00B153FA">
            <w:pPr>
              <w:pStyle w:val="TABLECONTENT"/>
            </w:pPr>
          </w:p>
        </w:tc>
      </w:tr>
      <w:tr w:rsidR="004831B8" w:rsidRPr="007008A3" w:rsidTr="00927CCC">
        <w:trPr>
          <w:cantSplit/>
        </w:trPr>
        <w:tc>
          <w:tcPr>
            <w:tcW w:w="2500" w:type="pct"/>
          </w:tcPr>
          <w:p w:rsidR="004831B8" w:rsidRPr="007008A3" w:rsidRDefault="004831B8" w:rsidP="00B153FA">
            <w:pPr>
              <w:pStyle w:val="TABLECONTENT"/>
            </w:pPr>
            <w:r w:rsidRPr="007008A3">
              <w:t>ПРИЛОЖЕНИЕ № КП1. Матрица конфликтов полномочий</w:t>
            </w:r>
          </w:p>
        </w:tc>
        <w:tc>
          <w:tcPr>
            <w:tcW w:w="1542" w:type="pct"/>
          </w:tcPr>
          <w:p w:rsidR="004831B8" w:rsidRPr="007008A3" w:rsidRDefault="004831B8" w:rsidP="00B153FA">
            <w:pPr>
              <w:pStyle w:val="TABLECONTENT"/>
            </w:pPr>
          </w:p>
        </w:tc>
        <w:tc>
          <w:tcPr>
            <w:tcW w:w="958" w:type="pct"/>
          </w:tcPr>
          <w:p w:rsidR="004831B8" w:rsidRPr="007008A3" w:rsidRDefault="004831B8" w:rsidP="00B153FA">
            <w:pPr>
              <w:pStyle w:val="TABLECONTENT"/>
            </w:pPr>
          </w:p>
        </w:tc>
      </w:tr>
    </w:tbl>
    <w:p w:rsidR="0033013D" w:rsidRPr="007008A3" w:rsidRDefault="0033013D" w:rsidP="00E0149C">
      <w:pPr>
        <w:pStyle w:val="a7"/>
        <w:keepNext/>
        <w:jc w:val="right"/>
        <w:rPr>
          <w:rFonts w:cs="Arial"/>
        </w:rPr>
      </w:pPr>
    </w:p>
    <w:p w:rsidR="0033013D" w:rsidRPr="007008A3" w:rsidRDefault="0033013D">
      <w:pPr>
        <w:spacing w:after="200" w:line="276" w:lineRule="auto"/>
        <w:jc w:val="left"/>
        <w:rPr>
          <w:rFonts w:eastAsia="Calibri" w:cs="Arial"/>
          <w:szCs w:val="24"/>
          <w:lang w:eastAsia="ru-RU"/>
        </w:rPr>
      </w:pPr>
      <w:r w:rsidRPr="007008A3">
        <w:rPr>
          <w:rFonts w:cs="Arial"/>
        </w:rPr>
        <w:br w:type="page"/>
      </w:r>
    </w:p>
    <w:p w:rsidR="009355EA" w:rsidRPr="007008A3" w:rsidRDefault="009355EA" w:rsidP="009355EA">
      <w:pPr>
        <w:pStyle w:val="a7"/>
        <w:keepNext/>
        <w:spacing w:after="240" w:afterAutospacing="0" w:line="276" w:lineRule="auto"/>
        <w:jc w:val="left"/>
        <w:rPr>
          <w:rFonts w:cs="Arial"/>
          <w:b/>
          <w:sz w:val="22"/>
        </w:rPr>
      </w:pPr>
      <w:bookmarkStart w:id="47" w:name="_Toc392078586"/>
      <w:bookmarkStart w:id="48" w:name="_Toc392838968"/>
      <w:bookmarkStart w:id="49" w:name="_Toc393208389"/>
      <w:r w:rsidRPr="007008A3">
        <w:rPr>
          <w:rFonts w:cs="Arial"/>
          <w:b/>
          <w:sz w:val="28"/>
        </w:rPr>
        <w:t>ЛИСТ СОГЛАСОВАНИЯ</w:t>
      </w:r>
      <w:bookmarkEnd w:id="47"/>
      <w:bookmarkEnd w:id="48"/>
      <w:bookmarkEnd w:id="49"/>
    </w:p>
    <w:p w:rsidR="00E0149C" w:rsidRPr="007008A3" w:rsidRDefault="00E0149C"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4</w:t>
      </w:r>
      <w:r w:rsidR="00106AE3" w:rsidRPr="007008A3">
        <w:rPr>
          <w:rFonts w:cs="Arial"/>
          <w:b/>
          <w:sz w:val="22"/>
        </w:rPr>
        <w:fldChar w:fldCharType="end"/>
      </w:r>
      <w:r w:rsidRPr="007008A3">
        <w:rPr>
          <w:rFonts w:cs="Arial"/>
          <w:b/>
          <w:sz w:val="22"/>
        </w:rPr>
        <w:t>. Документ утвержден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936"/>
        <w:gridCol w:w="2693"/>
        <w:gridCol w:w="1395"/>
        <w:gridCol w:w="2167"/>
      </w:tblGrid>
      <w:tr w:rsidR="00175B15" w:rsidRPr="007008A3" w:rsidTr="009355EA">
        <w:trPr>
          <w:cantSplit/>
          <w:trHeight w:val="397"/>
          <w:tblHeader/>
        </w:trPr>
        <w:tc>
          <w:tcPr>
            <w:tcW w:w="3936" w:type="dxa"/>
            <w:shd w:val="clear" w:color="auto" w:fill="FFC000"/>
            <w:vAlign w:val="center"/>
          </w:tcPr>
          <w:p w:rsidR="00175B15" w:rsidRPr="007008A3" w:rsidRDefault="00175B15" w:rsidP="00BC56DB">
            <w:pPr>
              <w:jc w:val="center"/>
              <w:rPr>
                <w:rFonts w:cs="Arial"/>
                <w:b/>
                <w:sz w:val="20"/>
              </w:rPr>
            </w:pPr>
            <w:r w:rsidRPr="007008A3">
              <w:rPr>
                <w:rFonts w:cs="Arial"/>
                <w:b/>
                <w:sz w:val="20"/>
              </w:rPr>
              <w:t>Кто утвердил</w:t>
            </w:r>
          </w:p>
        </w:tc>
        <w:tc>
          <w:tcPr>
            <w:tcW w:w="2693" w:type="dxa"/>
            <w:shd w:val="clear" w:color="auto" w:fill="FFC000"/>
            <w:vAlign w:val="center"/>
          </w:tcPr>
          <w:p w:rsidR="00175B15" w:rsidRPr="007008A3" w:rsidRDefault="00175B15" w:rsidP="00BC56DB">
            <w:pPr>
              <w:jc w:val="center"/>
              <w:rPr>
                <w:rFonts w:cs="Arial"/>
                <w:b/>
                <w:sz w:val="20"/>
              </w:rPr>
            </w:pPr>
            <w:r w:rsidRPr="007008A3">
              <w:rPr>
                <w:rFonts w:cs="Arial"/>
                <w:b/>
                <w:sz w:val="20"/>
              </w:rPr>
              <w:t>ФИО</w:t>
            </w:r>
          </w:p>
        </w:tc>
        <w:tc>
          <w:tcPr>
            <w:tcW w:w="1395" w:type="dxa"/>
            <w:shd w:val="clear" w:color="auto" w:fill="FFC000"/>
            <w:vAlign w:val="center"/>
          </w:tcPr>
          <w:p w:rsidR="00175B15" w:rsidRPr="007008A3" w:rsidRDefault="00175B15" w:rsidP="00BC56DB">
            <w:pPr>
              <w:jc w:val="center"/>
              <w:rPr>
                <w:rFonts w:cs="Arial"/>
                <w:b/>
                <w:sz w:val="20"/>
              </w:rPr>
            </w:pPr>
            <w:r w:rsidRPr="007008A3">
              <w:rPr>
                <w:rFonts w:cs="Arial"/>
                <w:b/>
                <w:sz w:val="20"/>
              </w:rPr>
              <w:t>Дата</w:t>
            </w:r>
          </w:p>
        </w:tc>
        <w:tc>
          <w:tcPr>
            <w:tcW w:w="2167" w:type="dxa"/>
            <w:shd w:val="clear" w:color="auto" w:fill="FFC000"/>
            <w:vAlign w:val="center"/>
          </w:tcPr>
          <w:p w:rsidR="00175B15" w:rsidRPr="007008A3" w:rsidRDefault="00175B15" w:rsidP="00BC56DB">
            <w:pPr>
              <w:jc w:val="center"/>
              <w:rPr>
                <w:rFonts w:cs="Arial"/>
                <w:b/>
                <w:sz w:val="20"/>
              </w:rPr>
            </w:pPr>
            <w:r w:rsidRPr="007008A3">
              <w:rPr>
                <w:rFonts w:cs="Arial"/>
                <w:b/>
                <w:sz w:val="20"/>
              </w:rPr>
              <w:t>Подпись</w:t>
            </w:r>
          </w:p>
        </w:tc>
      </w:tr>
      <w:tr w:rsidR="00175B15" w:rsidRPr="007008A3" w:rsidTr="009355EA">
        <w:trPr>
          <w:cantSplit/>
          <w:trHeight w:val="51"/>
        </w:trPr>
        <w:tc>
          <w:tcPr>
            <w:tcW w:w="3936" w:type="dxa"/>
          </w:tcPr>
          <w:p w:rsidR="00175B15" w:rsidRPr="007008A3" w:rsidRDefault="008706BC" w:rsidP="00B153FA">
            <w:pPr>
              <w:pStyle w:val="TABLECONTENT"/>
            </w:pPr>
            <w:r>
              <w:t>Спонсор проекта</w:t>
            </w:r>
          </w:p>
        </w:tc>
        <w:tc>
          <w:tcPr>
            <w:tcW w:w="2693" w:type="dxa"/>
          </w:tcPr>
          <w:p w:rsidR="00175B15" w:rsidRPr="007008A3" w:rsidRDefault="008706BC" w:rsidP="00B153FA">
            <w:pPr>
              <w:pStyle w:val="TABLECONTENT"/>
            </w:pPr>
            <w:r>
              <w:t>Грачев П.С.</w:t>
            </w:r>
          </w:p>
        </w:tc>
        <w:tc>
          <w:tcPr>
            <w:tcW w:w="1395" w:type="dxa"/>
          </w:tcPr>
          <w:p w:rsidR="00175B15" w:rsidRPr="007008A3" w:rsidRDefault="00175B15" w:rsidP="008708BD">
            <w:pPr>
              <w:jc w:val="center"/>
              <w:rPr>
                <w:rFonts w:cs="Arial"/>
                <w:sz w:val="20"/>
              </w:rPr>
            </w:pPr>
          </w:p>
        </w:tc>
        <w:tc>
          <w:tcPr>
            <w:tcW w:w="2167" w:type="dxa"/>
          </w:tcPr>
          <w:p w:rsidR="00175B15" w:rsidRPr="007008A3" w:rsidRDefault="00175B15" w:rsidP="008708BD">
            <w:pPr>
              <w:jc w:val="center"/>
              <w:rPr>
                <w:rFonts w:cs="Arial"/>
                <w:sz w:val="20"/>
              </w:rPr>
            </w:pPr>
          </w:p>
        </w:tc>
      </w:tr>
      <w:tr w:rsidR="008706BC" w:rsidRPr="007008A3" w:rsidTr="009355EA">
        <w:trPr>
          <w:cantSplit/>
          <w:trHeight w:val="51"/>
        </w:trPr>
        <w:tc>
          <w:tcPr>
            <w:tcW w:w="3936" w:type="dxa"/>
          </w:tcPr>
          <w:p w:rsidR="008706BC" w:rsidRDefault="008706BC" w:rsidP="00B153FA">
            <w:pPr>
              <w:pStyle w:val="TABLECONTENT"/>
            </w:pPr>
            <w:r>
              <w:t>Вице-президент по трансформации бизнеса</w:t>
            </w:r>
          </w:p>
        </w:tc>
        <w:tc>
          <w:tcPr>
            <w:tcW w:w="2693" w:type="dxa"/>
          </w:tcPr>
          <w:p w:rsidR="008706BC" w:rsidRDefault="009D6F6A" w:rsidP="00B153FA">
            <w:pPr>
              <w:pStyle w:val="TABLECONTENT"/>
            </w:pPr>
            <w:r>
              <w:t>Бондаренко Л.Г.</w:t>
            </w:r>
          </w:p>
        </w:tc>
        <w:tc>
          <w:tcPr>
            <w:tcW w:w="1395" w:type="dxa"/>
          </w:tcPr>
          <w:p w:rsidR="008706BC" w:rsidRPr="007008A3" w:rsidRDefault="008706BC" w:rsidP="008708BD">
            <w:pPr>
              <w:jc w:val="center"/>
              <w:rPr>
                <w:rFonts w:cs="Arial"/>
                <w:sz w:val="20"/>
              </w:rPr>
            </w:pPr>
          </w:p>
        </w:tc>
        <w:tc>
          <w:tcPr>
            <w:tcW w:w="2167" w:type="dxa"/>
          </w:tcPr>
          <w:p w:rsidR="008706BC" w:rsidRPr="007008A3" w:rsidRDefault="008706BC" w:rsidP="008708BD">
            <w:pPr>
              <w:jc w:val="center"/>
              <w:rPr>
                <w:rFonts w:cs="Arial"/>
                <w:sz w:val="20"/>
              </w:rPr>
            </w:pPr>
          </w:p>
        </w:tc>
      </w:tr>
    </w:tbl>
    <w:p w:rsidR="00E0149C" w:rsidRPr="007008A3" w:rsidRDefault="00E0149C" w:rsidP="00916FAB">
      <w:pPr>
        <w:pStyle w:val="a7"/>
        <w:keepNext/>
        <w:spacing w:after="240" w:afterAutospacing="0" w:line="276" w:lineRule="auto"/>
        <w:jc w:val="right"/>
        <w:rPr>
          <w:rFonts w:cs="Arial"/>
          <w:b/>
          <w:sz w:val="22"/>
        </w:rPr>
      </w:pPr>
      <w:r w:rsidRPr="007008A3">
        <w:rPr>
          <w:rFonts w:cs="Arial"/>
          <w:b/>
          <w:sz w:val="22"/>
        </w:rPr>
        <w:t xml:space="preserve">Таблица </w:t>
      </w:r>
      <w:r w:rsidR="00106AE3" w:rsidRPr="007008A3">
        <w:rPr>
          <w:rFonts w:cs="Arial"/>
          <w:b/>
          <w:sz w:val="22"/>
        </w:rPr>
        <w:fldChar w:fldCharType="begin"/>
      </w:r>
      <w:r w:rsidR="00106AE3" w:rsidRPr="007008A3">
        <w:rPr>
          <w:rFonts w:cs="Arial"/>
          <w:b/>
          <w:sz w:val="22"/>
        </w:rPr>
        <w:instrText xml:space="preserve"> SEQ Таблица \* ARABIC </w:instrText>
      </w:r>
      <w:r w:rsidR="00106AE3" w:rsidRPr="007008A3">
        <w:rPr>
          <w:rFonts w:cs="Arial"/>
          <w:b/>
          <w:sz w:val="22"/>
        </w:rPr>
        <w:fldChar w:fldCharType="separate"/>
      </w:r>
      <w:r w:rsidR="00E24180">
        <w:rPr>
          <w:rFonts w:cs="Arial"/>
          <w:b/>
          <w:noProof/>
          <w:sz w:val="22"/>
        </w:rPr>
        <w:t>5</w:t>
      </w:r>
      <w:r w:rsidR="00106AE3" w:rsidRPr="007008A3">
        <w:rPr>
          <w:rFonts w:cs="Arial"/>
          <w:b/>
          <w:sz w:val="22"/>
        </w:rPr>
        <w:fldChar w:fldCharType="end"/>
      </w:r>
      <w:r w:rsidRPr="007008A3">
        <w:rPr>
          <w:rFonts w:cs="Arial"/>
          <w:b/>
          <w:sz w:val="22"/>
        </w:rPr>
        <w:t>. Документ согласован</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175B15" w:rsidRPr="007008A3" w:rsidTr="009355EA">
        <w:trPr>
          <w:cantSplit/>
          <w:trHeight w:val="397"/>
          <w:tblHeader/>
        </w:trPr>
        <w:tc>
          <w:tcPr>
            <w:tcW w:w="4077" w:type="dxa"/>
            <w:shd w:val="clear" w:color="auto" w:fill="FFC000"/>
            <w:vAlign w:val="center"/>
          </w:tcPr>
          <w:p w:rsidR="00175B15" w:rsidRPr="007008A3" w:rsidRDefault="00175B15" w:rsidP="00BC56DB">
            <w:pPr>
              <w:jc w:val="center"/>
              <w:rPr>
                <w:rFonts w:cs="Arial"/>
                <w:b/>
                <w:sz w:val="20"/>
              </w:rPr>
            </w:pPr>
            <w:bookmarkStart w:id="50" w:name="_Hlk521591049"/>
            <w:r w:rsidRPr="007008A3">
              <w:rPr>
                <w:rFonts w:cs="Arial"/>
                <w:b/>
                <w:sz w:val="20"/>
              </w:rPr>
              <w:t>Дополнительные визы</w:t>
            </w:r>
          </w:p>
        </w:tc>
        <w:tc>
          <w:tcPr>
            <w:tcW w:w="2552" w:type="dxa"/>
            <w:shd w:val="clear" w:color="auto" w:fill="FFC000"/>
            <w:vAlign w:val="center"/>
          </w:tcPr>
          <w:p w:rsidR="00175B15" w:rsidRPr="007008A3" w:rsidRDefault="00175B15" w:rsidP="00BC56DB">
            <w:pPr>
              <w:jc w:val="center"/>
              <w:rPr>
                <w:rFonts w:cs="Arial"/>
                <w:b/>
                <w:sz w:val="20"/>
              </w:rPr>
            </w:pPr>
            <w:r w:rsidRPr="007008A3">
              <w:rPr>
                <w:rFonts w:cs="Arial"/>
                <w:b/>
                <w:sz w:val="20"/>
              </w:rPr>
              <w:t>ФИО</w:t>
            </w:r>
          </w:p>
        </w:tc>
        <w:tc>
          <w:tcPr>
            <w:tcW w:w="1395" w:type="dxa"/>
            <w:shd w:val="clear" w:color="auto" w:fill="FFC000"/>
            <w:vAlign w:val="center"/>
          </w:tcPr>
          <w:p w:rsidR="00175B15" w:rsidRPr="007008A3" w:rsidRDefault="00175B15" w:rsidP="00BC56DB">
            <w:pPr>
              <w:jc w:val="center"/>
              <w:rPr>
                <w:rFonts w:cs="Arial"/>
                <w:b/>
                <w:sz w:val="20"/>
              </w:rPr>
            </w:pPr>
            <w:r w:rsidRPr="007008A3">
              <w:rPr>
                <w:rFonts w:cs="Arial"/>
                <w:b/>
                <w:sz w:val="20"/>
              </w:rPr>
              <w:t>Дата</w:t>
            </w:r>
          </w:p>
        </w:tc>
        <w:tc>
          <w:tcPr>
            <w:tcW w:w="2167" w:type="dxa"/>
            <w:shd w:val="clear" w:color="auto" w:fill="FFC000"/>
            <w:vAlign w:val="center"/>
          </w:tcPr>
          <w:p w:rsidR="00175B15" w:rsidRPr="007008A3" w:rsidRDefault="00175B15" w:rsidP="00BC56DB">
            <w:pPr>
              <w:jc w:val="center"/>
              <w:rPr>
                <w:rFonts w:cs="Arial"/>
                <w:b/>
                <w:sz w:val="20"/>
              </w:rPr>
            </w:pPr>
            <w:r w:rsidRPr="007008A3">
              <w:rPr>
                <w:rFonts w:cs="Arial"/>
                <w:b/>
                <w:sz w:val="20"/>
              </w:rPr>
              <w:t>Подпись</w:t>
            </w:r>
          </w:p>
        </w:tc>
      </w:tr>
      <w:tr w:rsidR="009F1ADA" w:rsidRPr="007008A3" w:rsidTr="009355EA">
        <w:trPr>
          <w:cantSplit/>
        </w:trPr>
        <w:tc>
          <w:tcPr>
            <w:tcW w:w="4077" w:type="dxa"/>
          </w:tcPr>
          <w:p w:rsidR="009F1ADA" w:rsidRPr="00FE0113" w:rsidRDefault="009F1ADA" w:rsidP="00B153FA">
            <w:pPr>
              <w:pStyle w:val="TABLECONTENT"/>
            </w:pPr>
            <w:r>
              <w:t>Вице-президент по производству и технической политике блока по производству и технической политике</w:t>
            </w:r>
          </w:p>
        </w:tc>
        <w:tc>
          <w:tcPr>
            <w:tcW w:w="2552" w:type="dxa"/>
          </w:tcPr>
          <w:p w:rsidR="009F1ADA" w:rsidRPr="00FE0113" w:rsidRDefault="009F1ADA" w:rsidP="00B153FA">
            <w:pPr>
              <w:pStyle w:val="TABLECONTENT"/>
            </w:pPr>
            <w:r>
              <w:t>Крылов А.М.</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t>Технический директор блока по производству и технической политике</w:t>
            </w:r>
          </w:p>
        </w:tc>
        <w:tc>
          <w:tcPr>
            <w:tcW w:w="2552" w:type="dxa"/>
          </w:tcPr>
          <w:p w:rsidR="009F1ADA" w:rsidRPr="00FE0113" w:rsidRDefault="009F1ADA" w:rsidP="00B153FA">
            <w:pPr>
              <w:pStyle w:val="TABLECONTENT"/>
            </w:pPr>
            <w:r>
              <w:t>Белоглазов К.В.</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t>Директор департамента планирования, управления запасами и развития МТС</w:t>
            </w:r>
          </w:p>
        </w:tc>
        <w:tc>
          <w:tcPr>
            <w:tcW w:w="2552" w:type="dxa"/>
          </w:tcPr>
          <w:p w:rsidR="009F1ADA" w:rsidRPr="00FE0113" w:rsidRDefault="009F1ADA" w:rsidP="00B153FA">
            <w:pPr>
              <w:pStyle w:val="TABLECONTENT"/>
            </w:pPr>
            <w:r>
              <w:t>Братцева Ю.С.</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t>Директор департамента методологии и управления контролем корп. программ</w:t>
            </w:r>
          </w:p>
        </w:tc>
        <w:tc>
          <w:tcPr>
            <w:tcW w:w="2552" w:type="dxa"/>
          </w:tcPr>
          <w:p w:rsidR="009F1ADA" w:rsidRPr="00FE0113" w:rsidRDefault="009F1ADA" w:rsidP="00B153FA">
            <w:pPr>
              <w:pStyle w:val="TABLECONTENT"/>
            </w:pPr>
            <w:r>
              <w:t>Арифулин Д.Р.</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t>Начальник управления информационной безопасности</w:t>
            </w:r>
          </w:p>
        </w:tc>
        <w:tc>
          <w:tcPr>
            <w:tcW w:w="2552" w:type="dxa"/>
          </w:tcPr>
          <w:p w:rsidR="009F1ADA" w:rsidRPr="00FE0113" w:rsidRDefault="009F1ADA" w:rsidP="00B153FA">
            <w:pPr>
              <w:pStyle w:val="TABLECONTENT"/>
            </w:pPr>
            <w:r>
              <w:t>Епихов А.А.</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Проектный офис программы по внедрению интегрированной системы управления</w:t>
            </w:r>
            <w:r w:rsidR="007070CA">
              <w:t>.</w:t>
            </w:r>
            <w:r w:rsidRPr="00B153FA">
              <w:t xml:space="preserve"> Руководитель программы </w:t>
            </w:r>
          </w:p>
        </w:tc>
        <w:tc>
          <w:tcPr>
            <w:tcW w:w="2552" w:type="dxa"/>
          </w:tcPr>
          <w:p w:rsidR="009F1ADA" w:rsidRPr="00FE0113" w:rsidRDefault="009F1ADA" w:rsidP="00B153FA">
            <w:pPr>
              <w:pStyle w:val="TABLECONTENT"/>
            </w:pPr>
            <w:r>
              <w:t>Рындин Е.Б.</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Директор по внедрению интегрированной системы управления</w:t>
            </w:r>
            <w:r w:rsidRPr="00850753">
              <w:t xml:space="preserve"> </w:t>
            </w:r>
            <w:r w:rsidRPr="00B153FA">
              <w:t>АО "Полюс Красноярск" (Красноярск)</w:t>
            </w:r>
          </w:p>
        </w:tc>
        <w:tc>
          <w:tcPr>
            <w:tcW w:w="2552" w:type="dxa"/>
          </w:tcPr>
          <w:p w:rsidR="009F1ADA" w:rsidRPr="00FE0113" w:rsidRDefault="009F1ADA" w:rsidP="00B153FA">
            <w:pPr>
              <w:pStyle w:val="TABLECONTENT"/>
            </w:pPr>
            <w:r>
              <w:t>Климовских Е.</w:t>
            </w:r>
            <w:r w:rsidRPr="00B153FA">
              <w:t>М.</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Директор по внедрению интегрированной системы управления АО "Полюс Красноярск" (Нижний куранах)</w:t>
            </w:r>
          </w:p>
        </w:tc>
        <w:tc>
          <w:tcPr>
            <w:tcW w:w="2552" w:type="dxa"/>
          </w:tcPr>
          <w:p w:rsidR="009F1ADA" w:rsidRPr="00FE0113" w:rsidRDefault="009F1ADA" w:rsidP="00B153FA">
            <w:pPr>
              <w:pStyle w:val="TABLECONTENT"/>
            </w:pPr>
            <w:r>
              <w:t>Валеев Е</w:t>
            </w:r>
            <w:r w:rsidRPr="00B153FA">
              <w:t>. Н.</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Директор по внедрению интегрированной системы управления АО "Полюс Вернинское"</w:t>
            </w:r>
          </w:p>
        </w:tc>
        <w:tc>
          <w:tcPr>
            <w:tcW w:w="2552" w:type="dxa"/>
          </w:tcPr>
          <w:p w:rsidR="009F1ADA" w:rsidRPr="00FE0113" w:rsidRDefault="009F1ADA" w:rsidP="00B153FA">
            <w:pPr>
              <w:pStyle w:val="TABLECONTENT"/>
            </w:pPr>
            <w:r>
              <w:t>Романова В</w:t>
            </w:r>
            <w:r w:rsidRPr="00B153FA">
              <w:t>. А.</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 xml:space="preserve">Директор по </w:t>
            </w:r>
            <w:r w:rsidR="0071595D" w:rsidRPr="00B153FA">
              <w:t>внедрению интегрированной</w:t>
            </w:r>
            <w:r w:rsidRPr="00B153FA">
              <w:t xml:space="preserve"> системы управления АО "Полюс Красноярск" (Магадан)</w:t>
            </w:r>
          </w:p>
        </w:tc>
        <w:tc>
          <w:tcPr>
            <w:tcW w:w="2552" w:type="dxa"/>
          </w:tcPr>
          <w:p w:rsidR="009F1ADA" w:rsidRPr="00FE0113" w:rsidRDefault="009F1ADA" w:rsidP="00B153FA">
            <w:pPr>
              <w:pStyle w:val="TABLECONTENT"/>
            </w:pPr>
            <w:r>
              <w:t>Плешкова Е.</w:t>
            </w:r>
            <w:r w:rsidRPr="00B153FA">
              <w:t xml:space="preserve"> Н.</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Руководитель направления архитектуры информационных систем</w:t>
            </w:r>
          </w:p>
        </w:tc>
        <w:tc>
          <w:tcPr>
            <w:tcW w:w="2552" w:type="dxa"/>
          </w:tcPr>
          <w:p w:rsidR="009F1ADA" w:rsidRPr="00FE0113" w:rsidRDefault="009F1ADA" w:rsidP="00B153FA">
            <w:pPr>
              <w:pStyle w:val="TABLECONTENT"/>
            </w:pPr>
            <w:r>
              <w:t>Безродний А.В.</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Старший менеджер по интеграции проектов операционного блока</w:t>
            </w:r>
          </w:p>
        </w:tc>
        <w:tc>
          <w:tcPr>
            <w:tcW w:w="2552" w:type="dxa"/>
          </w:tcPr>
          <w:p w:rsidR="009F1ADA" w:rsidRPr="00FE0113" w:rsidRDefault="009F1ADA" w:rsidP="00B153FA">
            <w:pPr>
              <w:pStyle w:val="TABLECONTENT"/>
            </w:pPr>
            <w:r>
              <w:t>Кузьмин А.А.</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Старший менеджер по интеграции проектов корпоративных функций</w:t>
            </w:r>
          </w:p>
        </w:tc>
        <w:tc>
          <w:tcPr>
            <w:tcW w:w="2552" w:type="dxa"/>
          </w:tcPr>
          <w:p w:rsidR="009F1ADA" w:rsidRPr="00FE0113" w:rsidRDefault="009F1ADA" w:rsidP="00B153FA">
            <w:pPr>
              <w:pStyle w:val="TABLECONTENT"/>
            </w:pPr>
            <w:r>
              <w:t>Тюриков М.Ю.</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Руководитель группы по технической архитектуре и ИТ-безопасности</w:t>
            </w:r>
          </w:p>
        </w:tc>
        <w:tc>
          <w:tcPr>
            <w:tcW w:w="2552" w:type="dxa"/>
          </w:tcPr>
          <w:p w:rsidR="009F1ADA" w:rsidRPr="00FE0113" w:rsidRDefault="009F1ADA" w:rsidP="00B153FA">
            <w:pPr>
              <w:pStyle w:val="TABLECONTENT"/>
            </w:pPr>
            <w:r>
              <w:t>Волков А.</w:t>
            </w:r>
            <w:r w:rsidRPr="00B153FA">
              <w:t xml:space="preserve"> В.</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Руководитель группы контроли и риски</w:t>
            </w:r>
          </w:p>
        </w:tc>
        <w:tc>
          <w:tcPr>
            <w:tcW w:w="2552" w:type="dxa"/>
          </w:tcPr>
          <w:p w:rsidR="009F1ADA" w:rsidRPr="00FE0113" w:rsidRDefault="009F1ADA" w:rsidP="00B153FA">
            <w:pPr>
              <w:pStyle w:val="TABLECONTENT"/>
            </w:pPr>
            <w:r>
              <w:t>Глухова А</w:t>
            </w:r>
            <w:r w:rsidRPr="00B153FA">
              <w:t>. В.</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tr w:rsidR="009F1ADA" w:rsidRPr="007008A3" w:rsidTr="009355EA">
        <w:trPr>
          <w:cantSplit/>
        </w:trPr>
        <w:tc>
          <w:tcPr>
            <w:tcW w:w="4077" w:type="dxa"/>
          </w:tcPr>
          <w:p w:rsidR="009F1ADA" w:rsidRPr="00FE0113" w:rsidRDefault="009F1ADA" w:rsidP="00B153FA">
            <w:pPr>
              <w:pStyle w:val="TABLECONTENT"/>
            </w:pPr>
            <w:r w:rsidRPr="00B153FA">
              <w:t>Руководитель программы трансформации системы управления основными фондами</w:t>
            </w:r>
          </w:p>
        </w:tc>
        <w:tc>
          <w:tcPr>
            <w:tcW w:w="2552" w:type="dxa"/>
          </w:tcPr>
          <w:p w:rsidR="009F1ADA" w:rsidRDefault="009F1ADA" w:rsidP="00B153FA">
            <w:pPr>
              <w:pStyle w:val="TABLECONTENT"/>
            </w:pPr>
            <w:r>
              <w:t>Загребин В.В.</w:t>
            </w:r>
          </w:p>
        </w:tc>
        <w:tc>
          <w:tcPr>
            <w:tcW w:w="1395" w:type="dxa"/>
          </w:tcPr>
          <w:p w:rsidR="009F1ADA" w:rsidRPr="007008A3" w:rsidRDefault="009F1ADA" w:rsidP="00B153FA">
            <w:pPr>
              <w:pStyle w:val="TABLECONTENT"/>
            </w:pPr>
          </w:p>
        </w:tc>
        <w:tc>
          <w:tcPr>
            <w:tcW w:w="2167" w:type="dxa"/>
          </w:tcPr>
          <w:p w:rsidR="009F1ADA" w:rsidRPr="007008A3" w:rsidRDefault="009F1ADA" w:rsidP="009F1ADA">
            <w:pPr>
              <w:jc w:val="center"/>
              <w:rPr>
                <w:rFonts w:cs="Arial"/>
                <w:sz w:val="20"/>
              </w:rPr>
            </w:pPr>
          </w:p>
        </w:tc>
      </w:tr>
      <w:bookmarkEnd w:id="50"/>
    </w:tbl>
    <w:p w:rsidR="009721BA" w:rsidRDefault="009721BA" w:rsidP="001A2810">
      <w:pPr>
        <w:ind w:firstLine="426"/>
        <w:rPr>
          <w:rFonts w:cs="Arial"/>
          <w:i/>
        </w:rPr>
      </w:pPr>
      <w:r>
        <w:rPr>
          <w:rFonts w:cs="Arial"/>
          <w:i/>
        </w:rPr>
        <w:br w:type="page"/>
      </w:r>
    </w:p>
    <w:bookmarkStart w:id="51" w:name="_Toc512271224" w:displacedByCustomXml="next"/>
    <w:bookmarkStart w:id="52" w:name="_Toc65846391"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rPr>
          <w:rFonts w:ascii="Arial" w:hAnsi="Arial"/>
        </w:rPr>
      </w:sdtEndPr>
      <w:sdtContent>
        <w:p w:rsidR="00B778C7" w:rsidRPr="007008A3" w:rsidRDefault="00B778C7" w:rsidP="009E7971">
          <w:pPr>
            <w:pStyle w:val="1"/>
            <w:numPr>
              <w:ilvl w:val="0"/>
              <w:numId w:val="0"/>
            </w:numPr>
            <w:ind w:left="708"/>
          </w:pPr>
          <w:r w:rsidRPr="007008A3">
            <w:t>Оглавление</w:t>
          </w:r>
          <w:bookmarkEnd w:id="52"/>
          <w:bookmarkEnd w:id="51"/>
        </w:p>
        <w:p w:rsidR="00E24180" w:rsidRDefault="00B778C7">
          <w:pPr>
            <w:pStyle w:val="14"/>
            <w:rPr>
              <w:rFonts w:asciiTheme="minorHAnsi" w:eastAsiaTheme="minorEastAsia" w:hAnsiTheme="minorHAnsi" w:cstheme="minorBidi"/>
              <w:b w:val="0"/>
              <w:sz w:val="22"/>
              <w:szCs w:val="22"/>
              <w:lang w:eastAsia="ru-RU"/>
            </w:rPr>
          </w:pPr>
          <w:r w:rsidRPr="00A32F31">
            <w:fldChar w:fldCharType="begin"/>
          </w:r>
          <w:r w:rsidRPr="00154C26">
            <w:instrText xml:space="preserve"> TOC \o "1-3" \h \z \u </w:instrText>
          </w:r>
          <w:r w:rsidRPr="00A32F31">
            <w:fldChar w:fldCharType="separate"/>
          </w:r>
          <w:hyperlink w:anchor="_Toc65846391" w:history="1">
            <w:r w:rsidR="00E24180" w:rsidRPr="00194187">
              <w:rPr>
                <w:rStyle w:val="a9"/>
              </w:rPr>
              <w:t>Оглавление</w:t>
            </w:r>
            <w:r w:rsidR="00E24180">
              <w:rPr>
                <w:webHidden/>
              </w:rPr>
              <w:tab/>
            </w:r>
            <w:r w:rsidR="00E24180">
              <w:rPr>
                <w:webHidden/>
              </w:rPr>
              <w:fldChar w:fldCharType="begin"/>
            </w:r>
            <w:r w:rsidR="00E24180">
              <w:rPr>
                <w:webHidden/>
              </w:rPr>
              <w:instrText xml:space="preserve"> PAGEREF _Toc65846391 \h </w:instrText>
            </w:r>
            <w:r w:rsidR="00E24180">
              <w:rPr>
                <w:webHidden/>
              </w:rPr>
            </w:r>
            <w:r w:rsidR="00E24180">
              <w:rPr>
                <w:webHidden/>
              </w:rPr>
              <w:fldChar w:fldCharType="separate"/>
            </w:r>
            <w:r w:rsidR="00E24180">
              <w:rPr>
                <w:webHidden/>
              </w:rPr>
              <w:t>5</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392" w:history="1">
            <w:r w:rsidR="00E24180" w:rsidRPr="00194187">
              <w:rPr>
                <w:rStyle w:val="a9"/>
              </w:rPr>
              <w:t>1</w:t>
            </w:r>
            <w:r w:rsidR="00E24180">
              <w:rPr>
                <w:rFonts w:asciiTheme="minorHAnsi" w:eastAsiaTheme="minorEastAsia" w:hAnsiTheme="minorHAnsi" w:cstheme="minorBidi"/>
                <w:b w:val="0"/>
                <w:sz w:val="22"/>
                <w:szCs w:val="22"/>
                <w:lang w:eastAsia="ru-RU"/>
              </w:rPr>
              <w:tab/>
            </w:r>
            <w:r w:rsidR="00E24180" w:rsidRPr="00194187">
              <w:rPr>
                <w:rStyle w:val="a9"/>
              </w:rPr>
              <w:t>Глоссарий</w:t>
            </w:r>
            <w:r w:rsidR="00E24180">
              <w:rPr>
                <w:webHidden/>
              </w:rPr>
              <w:tab/>
            </w:r>
            <w:r w:rsidR="00E24180">
              <w:rPr>
                <w:webHidden/>
              </w:rPr>
              <w:fldChar w:fldCharType="begin"/>
            </w:r>
            <w:r w:rsidR="00E24180">
              <w:rPr>
                <w:webHidden/>
              </w:rPr>
              <w:instrText xml:space="preserve"> PAGEREF _Toc65846392 \h </w:instrText>
            </w:r>
            <w:r w:rsidR="00E24180">
              <w:rPr>
                <w:webHidden/>
              </w:rPr>
            </w:r>
            <w:r w:rsidR="00E24180">
              <w:rPr>
                <w:webHidden/>
              </w:rPr>
              <w:fldChar w:fldCharType="separate"/>
            </w:r>
            <w:r w:rsidR="00E24180">
              <w:rPr>
                <w:webHidden/>
              </w:rPr>
              <w:t>7</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393" w:history="1">
            <w:r w:rsidR="00E24180" w:rsidRPr="00194187">
              <w:rPr>
                <w:rStyle w:val="a9"/>
              </w:rPr>
              <w:t>2</w:t>
            </w:r>
            <w:r w:rsidR="00E24180">
              <w:rPr>
                <w:rFonts w:asciiTheme="minorHAnsi" w:eastAsiaTheme="minorEastAsia" w:hAnsiTheme="minorHAnsi" w:cstheme="minorBidi"/>
                <w:b w:val="0"/>
                <w:sz w:val="22"/>
                <w:szCs w:val="22"/>
                <w:lang w:eastAsia="ru-RU"/>
              </w:rPr>
              <w:tab/>
            </w:r>
            <w:r w:rsidR="00E24180" w:rsidRPr="00194187">
              <w:rPr>
                <w:rStyle w:val="a9"/>
              </w:rPr>
              <w:t>Назначение документа</w:t>
            </w:r>
            <w:r w:rsidR="00E24180">
              <w:rPr>
                <w:webHidden/>
              </w:rPr>
              <w:tab/>
            </w:r>
            <w:r w:rsidR="00E24180">
              <w:rPr>
                <w:webHidden/>
              </w:rPr>
              <w:fldChar w:fldCharType="begin"/>
            </w:r>
            <w:r w:rsidR="00E24180">
              <w:rPr>
                <w:webHidden/>
              </w:rPr>
              <w:instrText xml:space="preserve"> PAGEREF _Toc65846393 \h </w:instrText>
            </w:r>
            <w:r w:rsidR="00E24180">
              <w:rPr>
                <w:webHidden/>
              </w:rPr>
            </w:r>
            <w:r w:rsidR="00E24180">
              <w:rPr>
                <w:webHidden/>
              </w:rPr>
              <w:fldChar w:fldCharType="separate"/>
            </w:r>
            <w:r w:rsidR="00E24180">
              <w:rPr>
                <w:webHidden/>
              </w:rPr>
              <w:t>7</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394" w:history="1">
            <w:r w:rsidR="00E24180" w:rsidRPr="00194187">
              <w:rPr>
                <w:rStyle w:val="a9"/>
              </w:rPr>
              <w:t>3</w:t>
            </w:r>
            <w:r w:rsidR="00E24180">
              <w:rPr>
                <w:rFonts w:asciiTheme="minorHAnsi" w:eastAsiaTheme="minorEastAsia" w:hAnsiTheme="minorHAnsi" w:cstheme="minorBidi"/>
                <w:b w:val="0"/>
                <w:sz w:val="22"/>
                <w:szCs w:val="22"/>
                <w:lang w:eastAsia="ru-RU"/>
              </w:rPr>
              <w:tab/>
            </w:r>
            <w:r w:rsidR="00E24180" w:rsidRPr="00194187">
              <w:rPr>
                <w:rStyle w:val="a9"/>
              </w:rPr>
              <w:t>Предпосылки успешной реализации</w:t>
            </w:r>
            <w:r w:rsidR="00E24180">
              <w:rPr>
                <w:webHidden/>
              </w:rPr>
              <w:tab/>
            </w:r>
            <w:r w:rsidR="00E24180">
              <w:rPr>
                <w:webHidden/>
              </w:rPr>
              <w:fldChar w:fldCharType="begin"/>
            </w:r>
            <w:r w:rsidR="00E24180">
              <w:rPr>
                <w:webHidden/>
              </w:rPr>
              <w:instrText xml:space="preserve"> PAGEREF _Toc65846394 \h </w:instrText>
            </w:r>
            <w:r w:rsidR="00E24180">
              <w:rPr>
                <w:webHidden/>
              </w:rPr>
            </w:r>
            <w:r w:rsidR="00E24180">
              <w:rPr>
                <w:webHidden/>
              </w:rPr>
              <w:fldChar w:fldCharType="separate"/>
            </w:r>
            <w:r w:rsidR="00E24180">
              <w:rPr>
                <w:webHidden/>
              </w:rPr>
              <w:t>7</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395" w:history="1">
            <w:r w:rsidR="00E24180" w:rsidRPr="00194187">
              <w:rPr>
                <w:rStyle w:val="a9"/>
                <w:rFonts w:eastAsia="Calibri"/>
              </w:rPr>
              <w:t>4</w:t>
            </w:r>
            <w:r w:rsidR="00E24180">
              <w:rPr>
                <w:rFonts w:asciiTheme="minorHAnsi" w:eastAsiaTheme="minorEastAsia" w:hAnsiTheme="minorHAnsi" w:cstheme="minorBidi"/>
                <w:b w:val="0"/>
                <w:sz w:val="22"/>
                <w:szCs w:val="22"/>
                <w:lang w:eastAsia="ru-RU"/>
              </w:rPr>
              <w:tab/>
            </w:r>
            <w:r w:rsidR="00E24180" w:rsidRPr="00194187">
              <w:rPr>
                <w:rStyle w:val="a9"/>
                <w:rFonts w:eastAsia="Calibri"/>
              </w:rPr>
              <w:t>Бизнес-требования</w:t>
            </w:r>
            <w:r w:rsidR="00E24180">
              <w:rPr>
                <w:webHidden/>
              </w:rPr>
              <w:tab/>
            </w:r>
            <w:r w:rsidR="00E24180">
              <w:rPr>
                <w:webHidden/>
              </w:rPr>
              <w:fldChar w:fldCharType="begin"/>
            </w:r>
            <w:r w:rsidR="00E24180">
              <w:rPr>
                <w:webHidden/>
              </w:rPr>
              <w:instrText xml:space="preserve"> PAGEREF _Toc65846395 \h </w:instrText>
            </w:r>
            <w:r w:rsidR="00E24180">
              <w:rPr>
                <w:webHidden/>
              </w:rPr>
            </w:r>
            <w:r w:rsidR="00E24180">
              <w:rPr>
                <w:webHidden/>
              </w:rPr>
              <w:fldChar w:fldCharType="separate"/>
            </w:r>
            <w:r w:rsidR="00E24180">
              <w:rPr>
                <w:webHidden/>
              </w:rPr>
              <w:t>9</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396" w:history="1">
            <w:r w:rsidR="00E24180" w:rsidRPr="00194187">
              <w:rPr>
                <w:rStyle w:val="a9"/>
                <w:rFonts w:eastAsia="Calibri"/>
              </w:rPr>
              <w:t>5</w:t>
            </w:r>
            <w:r w:rsidR="00E24180">
              <w:rPr>
                <w:rFonts w:asciiTheme="minorHAnsi" w:eastAsiaTheme="minorEastAsia" w:hAnsiTheme="minorHAnsi" w:cstheme="minorBidi"/>
                <w:b w:val="0"/>
                <w:sz w:val="22"/>
                <w:szCs w:val="22"/>
                <w:lang w:eastAsia="ru-RU"/>
              </w:rPr>
              <w:tab/>
            </w:r>
            <w:r w:rsidR="00E24180" w:rsidRPr="00194187">
              <w:rPr>
                <w:rStyle w:val="a9"/>
                <w:rFonts w:eastAsia="Calibri"/>
              </w:rPr>
              <w:t>Реализация бизнес-процессов</w:t>
            </w:r>
            <w:r w:rsidR="00E24180">
              <w:rPr>
                <w:webHidden/>
              </w:rPr>
              <w:tab/>
            </w:r>
            <w:r w:rsidR="00E24180">
              <w:rPr>
                <w:webHidden/>
              </w:rPr>
              <w:fldChar w:fldCharType="begin"/>
            </w:r>
            <w:r w:rsidR="00E24180">
              <w:rPr>
                <w:webHidden/>
              </w:rPr>
              <w:instrText xml:space="preserve"> PAGEREF _Toc65846396 \h </w:instrText>
            </w:r>
            <w:r w:rsidR="00E24180">
              <w:rPr>
                <w:webHidden/>
              </w:rPr>
            </w:r>
            <w:r w:rsidR="00E24180">
              <w:rPr>
                <w:webHidden/>
              </w:rPr>
              <w:fldChar w:fldCharType="separate"/>
            </w:r>
            <w:r w:rsidR="00E24180">
              <w:rPr>
                <w:webHidden/>
              </w:rPr>
              <w:t>9</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397" w:history="1">
            <w:r w:rsidR="00E24180" w:rsidRPr="00194187">
              <w:rPr>
                <w:rStyle w:val="a9"/>
                <w:rFonts w:eastAsiaTheme="majorEastAsia" w:cs="Arial"/>
                <w:noProof/>
              </w:rPr>
              <w:t>5.1</w:t>
            </w:r>
            <w:r w:rsidR="00E24180">
              <w:rPr>
                <w:rFonts w:eastAsiaTheme="minorEastAsia" w:cstheme="minorBidi"/>
                <w:b w:val="0"/>
                <w:noProof/>
                <w:lang w:eastAsia="ru-RU"/>
              </w:rPr>
              <w:tab/>
            </w:r>
            <w:r w:rsidR="00E24180" w:rsidRPr="00194187">
              <w:rPr>
                <w:rStyle w:val="a9"/>
                <w:rFonts w:eastAsiaTheme="majorEastAsia" w:cs="Arial"/>
                <w:noProof/>
              </w:rPr>
              <w:t>Описание бизнес-процессов</w:t>
            </w:r>
            <w:r w:rsidR="00E24180">
              <w:rPr>
                <w:noProof/>
                <w:webHidden/>
              </w:rPr>
              <w:tab/>
            </w:r>
            <w:r w:rsidR="00E24180">
              <w:rPr>
                <w:noProof/>
                <w:webHidden/>
              </w:rPr>
              <w:fldChar w:fldCharType="begin"/>
            </w:r>
            <w:r w:rsidR="00E24180">
              <w:rPr>
                <w:noProof/>
                <w:webHidden/>
              </w:rPr>
              <w:instrText xml:space="preserve"> PAGEREF _Toc65846397 \h </w:instrText>
            </w:r>
            <w:r w:rsidR="00E24180">
              <w:rPr>
                <w:noProof/>
                <w:webHidden/>
              </w:rPr>
            </w:r>
            <w:r w:rsidR="00E24180">
              <w:rPr>
                <w:noProof/>
                <w:webHidden/>
              </w:rPr>
              <w:fldChar w:fldCharType="separate"/>
            </w:r>
            <w:r w:rsidR="00E24180">
              <w:rPr>
                <w:noProof/>
                <w:webHidden/>
              </w:rPr>
              <w:t>9</w:t>
            </w:r>
            <w:r w:rsidR="00E24180">
              <w:rPr>
                <w:noProof/>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398" w:history="1">
            <w:r w:rsidR="00E24180" w:rsidRPr="00194187">
              <w:rPr>
                <w:rStyle w:val="a9"/>
              </w:rPr>
              <w:t>5.1.1</w:t>
            </w:r>
            <w:r w:rsidR="00E24180">
              <w:rPr>
                <w:rFonts w:asciiTheme="minorHAnsi" w:eastAsiaTheme="minorEastAsia" w:hAnsiTheme="minorHAnsi" w:cstheme="minorBidi"/>
                <w:sz w:val="22"/>
                <w:szCs w:val="22"/>
                <w:lang w:eastAsia="ru-RU"/>
              </w:rPr>
              <w:tab/>
            </w:r>
            <w:r w:rsidR="00E24180" w:rsidRPr="00194187">
              <w:rPr>
                <w:rStyle w:val="a9"/>
              </w:rPr>
              <w:t>Описание бизнес-процесса ПП-07.02.03.01-ERP Годовое планирование воздействий на ПА</w:t>
            </w:r>
            <w:r w:rsidR="00E24180">
              <w:rPr>
                <w:webHidden/>
              </w:rPr>
              <w:tab/>
            </w:r>
            <w:r w:rsidR="00E24180">
              <w:rPr>
                <w:webHidden/>
              </w:rPr>
              <w:fldChar w:fldCharType="begin"/>
            </w:r>
            <w:r w:rsidR="00E24180">
              <w:rPr>
                <w:webHidden/>
              </w:rPr>
              <w:instrText xml:space="preserve"> PAGEREF _Toc65846398 \h </w:instrText>
            </w:r>
            <w:r w:rsidR="00E24180">
              <w:rPr>
                <w:webHidden/>
              </w:rPr>
            </w:r>
            <w:r w:rsidR="00E24180">
              <w:rPr>
                <w:webHidden/>
              </w:rPr>
              <w:fldChar w:fldCharType="separate"/>
            </w:r>
            <w:r w:rsidR="00E24180">
              <w:rPr>
                <w:webHidden/>
              </w:rPr>
              <w:t>9</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399" w:history="1">
            <w:r w:rsidR="00E24180" w:rsidRPr="00194187">
              <w:rPr>
                <w:rStyle w:val="a9"/>
              </w:rPr>
              <w:t>5.1.2</w:t>
            </w:r>
            <w:r w:rsidR="00E24180">
              <w:rPr>
                <w:rFonts w:asciiTheme="minorHAnsi" w:eastAsiaTheme="minorEastAsia" w:hAnsiTheme="minorHAnsi" w:cstheme="minorBidi"/>
                <w:sz w:val="22"/>
                <w:szCs w:val="22"/>
                <w:lang w:eastAsia="ru-RU"/>
              </w:rPr>
              <w:tab/>
            </w:r>
            <w:r w:rsidR="00E24180" w:rsidRPr="00194187">
              <w:rPr>
                <w:rStyle w:val="a9"/>
              </w:rPr>
              <w:t>Описание бизнес-процесса ПП-07.02.03.03-ERP Определение стоимости работ</w:t>
            </w:r>
            <w:r w:rsidR="00E24180">
              <w:rPr>
                <w:webHidden/>
              </w:rPr>
              <w:tab/>
            </w:r>
            <w:r w:rsidR="00E24180">
              <w:rPr>
                <w:webHidden/>
              </w:rPr>
              <w:fldChar w:fldCharType="begin"/>
            </w:r>
            <w:r w:rsidR="00E24180">
              <w:rPr>
                <w:webHidden/>
              </w:rPr>
              <w:instrText xml:space="preserve"> PAGEREF _Toc65846399 \h </w:instrText>
            </w:r>
            <w:r w:rsidR="00E24180">
              <w:rPr>
                <w:webHidden/>
              </w:rPr>
            </w:r>
            <w:r w:rsidR="00E24180">
              <w:rPr>
                <w:webHidden/>
              </w:rPr>
              <w:fldChar w:fldCharType="separate"/>
            </w:r>
            <w:r w:rsidR="00E24180">
              <w:rPr>
                <w:webHidden/>
              </w:rPr>
              <w:t>17</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00" w:history="1">
            <w:r w:rsidR="00E24180" w:rsidRPr="00194187">
              <w:rPr>
                <w:rStyle w:val="a9"/>
                <w:rFonts w:eastAsiaTheme="majorEastAsia" w:cs="Arial"/>
                <w:noProof/>
              </w:rPr>
              <w:t>5.2</w:t>
            </w:r>
            <w:r w:rsidR="00E24180">
              <w:rPr>
                <w:rFonts w:eastAsiaTheme="minorEastAsia" w:cstheme="minorBidi"/>
                <w:b w:val="0"/>
                <w:noProof/>
                <w:lang w:eastAsia="ru-RU"/>
              </w:rPr>
              <w:tab/>
            </w:r>
            <w:r w:rsidR="00E24180" w:rsidRPr="00194187">
              <w:rPr>
                <w:rStyle w:val="a9"/>
                <w:rFonts w:eastAsiaTheme="majorEastAsia" w:cs="Arial"/>
                <w:noProof/>
              </w:rPr>
              <w:t>Описание шагов бизнес-процессов</w:t>
            </w:r>
            <w:r w:rsidR="00E24180">
              <w:rPr>
                <w:noProof/>
                <w:webHidden/>
              </w:rPr>
              <w:tab/>
            </w:r>
            <w:r w:rsidR="00E24180">
              <w:rPr>
                <w:noProof/>
                <w:webHidden/>
              </w:rPr>
              <w:fldChar w:fldCharType="begin"/>
            </w:r>
            <w:r w:rsidR="00E24180">
              <w:rPr>
                <w:noProof/>
                <w:webHidden/>
              </w:rPr>
              <w:instrText xml:space="preserve"> PAGEREF _Toc65846400 \h </w:instrText>
            </w:r>
            <w:r w:rsidR="00E24180">
              <w:rPr>
                <w:noProof/>
                <w:webHidden/>
              </w:rPr>
            </w:r>
            <w:r w:rsidR="00E24180">
              <w:rPr>
                <w:noProof/>
                <w:webHidden/>
              </w:rPr>
              <w:fldChar w:fldCharType="separate"/>
            </w:r>
            <w:r w:rsidR="00E24180">
              <w:rPr>
                <w:noProof/>
                <w:webHidden/>
              </w:rPr>
              <w:t>18</w:t>
            </w:r>
            <w:r w:rsidR="00E24180">
              <w:rPr>
                <w:noProof/>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01" w:history="1">
            <w:r w:rsidR="00E24180" w:rsidRPr="00194187">
              <w:rPr>
                <w:rStyle w:val="a9"/>
              </w:rPr>
              <w:t>5.2.1</w:t>
            </w:r>
            <w:r w:rsidR="00E24180">
              <w:rPr>
                <w:rFonts w:asciiTheme="minorHAnsi" w:eastAsiaTheme="minorEastAsia" w:hAnsiTheme="minorHAnsi" w:cstheme="minorBidi"/>
                <w:sz w:val="22"/>
                <w:szCs w:val="22"/>
                <w:lang w:eastAsia="ru-RU"/>
              </w:rPr>
              <w:tab/>
            </w:r>
            <w:r w:rsidR="00E24180" w:rsidRPr="00194187">
              <w:rPr>
                <w:rStyle w:val="a9"/>
              </w:rPr>
              <w:t>Описание шагов бизнес-процесса ПП-07.02.03.01-ERP Годовое планирование воздействий на ПА</w:t>
            </w:r>
            <w:r w:rsidR="00E24180">
              <w:rPr>
                <w:webHidden/>
              </w:rPr>
              <w:tab/>
            </w:r>
            <w:r w:rsidR="00E24180">
              <w:rPr>
                <w:webHidden/>
              </w:rPr>
              <w:fldChar w:fldCharType="begin"/>
            </w:r>
            <w:r w:rsidR="00E24180">
              <w:rPr>
                <w:webHidden/>
              </w:rPr>
              <w:instrText xml:space="preserve"> PAGEREF _Toc65846401 \h </w:instrText>
            </w:r>
            <w:r w:rsidR="00E24180">
              <w:rPr>
                <w:webHidden/>
              </w:rPr>
            </w:r>
            <w:r w:rsidR="00E24180">
              <w:rPr>
                <w:webHidden/>
              </w:rPr>
              <w:fldChar w:fldCharType="separate"/>
            </w:r>
            <w:r w:rsidR="00E24180">
              <w:rPr>
                <w:webHidden/>
              </w:rPr>
              <w:t>18</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02" w:history="1">
            <w:r w:rsidR="00E24180" w:rsidRPr="00194187">
              <w:rPr>
                <w:rStyle w:val="a9"/>
              </w:rPr>
              <w:t>5.2.2</w:t>
            </w:r>
            <w:r w:rsidR="00E24180">
              <w:rPr>
                <w:rFonts w:asciiTheme="minorHAnsi" w:eastAsiaTheme="minorEastAsia" w:hAnsiTheme="minorHAnsi" w:cstheme="minorBidi"/>
                <w:sz w:val="22"/>
                <w:szCs w:val="22"/>
                <w:lang w:eastAsia="ru-RU"/>
              </w:rPr>
              <w:tab/>
            </w:r>
            <w:r w:rsidR="00E24180" w:rsidRPr="00194187">
              <w:rPr>
                <w:rStyle w:val="a9"/>
              </w:rPr>
              <w:t>Описание шагов бизнес-процесса ПП-07.02.03.03-ERP Определение стоимости работ</w:t>
            </w:r>
            <w:r w:rsidR="00E24180">
              <w:rPr>
                <w:webHidden/>
              </w:rPr>
              <w:tab/>
            </w:r>
            <w:r w:rsidR="00E24180">
              <w:rPr>
                <w:webHidden/>
              </w:rPr>
              <w:fldChar w:fldCharType="begin"/>
            </w:r>
            <w:r w:rsidR="00E24180">
              <w:rPr>
                <w:webHidden/>
              </w:rPr>
              <w:instrText xml:space="preserve"> PAGEREF _Toc65846402 \h </w:instrText>
            </w:r>
            <w:r w:rsidR="00E24180">
              <w:rPr>
                <w:webHidden/>
              </w:rPr>
            </w:r>
            <w:r w:rsidR="00E24180">
              <w:rPr>
                <w:webHidden/>
              </w:rPr>
              <w:fldChar w:fldCharType="separate"/>
            </w:r>
            <w:r w:rsidR="00E24180">
              <w:rPr>
                <w:webHidden/>
              </w:rPr>
              <w:t>57</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03" w:history="1">
            <w:r w:rsidR="00E24180" w:rsidRPr="00194187">
              <w:rPr>
                <w:rStyle w:val="a9"/>
                <w:rFonts w:eastAsiaTheme="majorEastAsia" w:cs="Arial"/>
                <w:noProof/>
              </w:rPr>
              <w:t>5.3</w:t>
            </w:r>
            <w:r w:rsidR="00E24180">
              <w:rPr>
                <w:rFonts w:eastAsiaTheme="minorEastAsia" w:cstheme="minorBidi"/>
                <w:b w:val="0"/>
                <w:noProof/>
                <w:lang w:eastAsia="ru-RU"/>
              </w:rPr>
              <w:tab/>
            </w:r>
            <w:r w:rsidR="00E24180" w:rsidRPr="00194187">
              <w:rPr>
                <w:rStyle w:val="a9"/>
                <w:rFonts w:eastAsiaTheme="majorEastAsia" w:cs="Arial"/>
                <w:noProof/>
              </w:rPr>
              <w:t>Роли и полномочия</w:t>
            </w:r>
            <w:r w:rsidR="00E24180">
              <w:rPr>
                <w:noProof/>
                <w:webHidden/>
              </w:rPr>
              <w:tab/>
            </w:r>
            <w:r w:rsidR="00E24180">
              <w:rPr>
                <w:noProof/>
                <w:webHidden/>
              </w:rPr>
              <w:fldChar w:fldCharType="begin"/>
            </w:r>
            <w:r w:rsidR="00E24180">
              <w:rPr>
                <w:noProof/>
                <w:webHidden/>
              </w:rPr>
              <w:instrText xml:space="preserve"> PAGEREF _Toc65846403 \h </w:instrText>
            </w:r>
            <w:r w:rsidR="00E24180">
              <w:rPr>
                <w:noProof/>
                <w:webHidden/>
              </w:rPr>
            </w:r>
            <w:r w:rsidR="00E24180">
              <w:rPr>
                <w:noProof/>
                <w:webHidden/>
              </w:rPr>
              <w:fldChar w:fldCharType="separate"/>
            </w:r>
            <w:r w:rsidR="00E24180">
              <w:rPr>
                <w:noProof/>
                <w:webHidden/>
              </w:rPr>
              <w:t>61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04" w:history="1">
            <w:r w:rsidR="00E24180" w:rsidRPr="00194187">
              <w:rPr>
                <w:rStyle w:val="a9"/>
                <w:rFonts w:eastAsiaTheme="majorEastAsia" w:cs="Arial"/>
                <w:noProof/>
              </w:rPr>
              <w:t>5.4</w:t>
            </w:r>
            <w:r w:rsidR="00E24180">
              <w:rPr>
                <w:rFonts w:eastAsiaTheme="minorEastAsia" w:cstheme="minorBidi"/>
                <w:b w:val="0"/>
                <w:noProof/>
                <w:lang w:eastAsia="ru-RU"/>
              </w:rPr>
              <w:tab/>
            </w:r>
            <w:r w:rsidR="00E24180" w:rsidRPr="00194187">
              <w:rPr>
                <w:rStyle w:val="a9"/>
                <w:rFonts w:eastAsiaTheme="majorEastAsia" w:cs="Arial"/>
                <w:noProof/>
              </w:rPr>
              <w:t>Риски и контрольные процедуры</w:t>
            </w:r>
            <w:r w:rsidR="00E24180">
              <w:rPr>
                <w:noProof/>
                <w:webHidden/>
              </w:rPr>
              <w:tab/>
            </w:r>
            <w:r w:rsidR="00E24180">
              <w:rPr>
                <w:noProof/>
                <w:webHidden/>
              </w:rPr>
              <w:fldChar w:fldCharType="begin"/>
            </w:r>
            <w:r w:rsidR="00E24180">
              <w:rPr>
                <w:noProof/>
                <w:webHidden/>
              </w:rPr>
              <w:instrText xml:space="preserve"> PAGEREF _Toc65846404 \h </w:instrText>
            </w:r>
            <w:r w:rsidR="00E24180">
              <w:rPr>
                <w:noProof/>
                <w:webHidden/>
              </w:rPr>
            </w:r>
            <w:r w:rsidR="00E24180">
              <w:rPr>
                <w:noProof/>
                <w:webHidden/>
              </w:rPr>
              <w:fldChar w:fldCharType="separate"/>
            </w:r>
            <w:r w:rsidR="00E24180">
              <w:rPr>
                <w:noProof/>
                <w:webHidden/>
              </w:rPr>
              <w:t>63</w:t>
            </w:r>
            <w:r w:rsidR="00E24180">
              <w:rPr>
                <w:noProof/>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05" w:history="1">
            <w:r w:rsidR="00E24180" w:rsidRPr="00194187">
              <w:rPr>
                <w:rStyle w:val="a9"/>
              </w:rPr>
              <w:t>5.4.1</w:t>
            </w:r>
            <w:r w:rsidR="00E24180">
              <w:rPr>
                <w:rFonts w:asciiTheme="minorHAnsi" w:eastAsiaTheme="minorEastAsia" w:hAnsiTheme="minorHAnsi" w:cstheme="minorBidi"/>
                <w:sz w:val="22"/>
                <w:szCs w:val="22"/>
                <w:lang w:eastAsia="ru-RU"/>
              </w:rPr>
              <w:tab/>
            </w:r>
            <w:r w:rsidR="00E24180" w:rsidRPr="00194187">
              <w:rPr>
                <w:rStyle w:val="a9"/>
              </w:rPr>
              <w:t>Риски и контроли</w:t>
            </w:r>
            <w:r w:rsidR="00E24180">
              <w:rPr>
                <w:webHidden/>
              </w:rPr>
              <w:tab/>
            </w:r>
            <w:r w:rsidR="00E24180">
              <w:rPr>
                <w:webHidden/>
              </w:rPr>
              <w:fldChar w:fldCharType="begin"/>
            </w:r>
            <w:r w:rsidR="00E24180">
              <w:rPr>
                <w:webHidden/>
              </w:rPr>
              <w:instrText xml:space="preserve"> PAGEREF _Toc65846405 \h </w:instrText>
            </w:r>
            <w:r w:rsidR="00E24180">
              <w:rPr>
                <w:webHidden/>
              </w:rPr>
            </w:r>
            <w:r w:rsidR="00E24180">
              <w:rPr>
                <w:webHidden/>
              </w:rPr>
              <w:fldChar w:fldCharType="separate"/>
            </w:r>
            <w:r w:rsidR="00E24180">
              <w:rPr>
                <w:webHidden/>
              </w:rPr>
              <w:t>63</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06" w:history="1">
            <w:r w:rsidR="00E24180" w:rsidRPr="00194187">
              <w:rPr>
                <w:rStyle w:val="a9"/>
              </w:rPr>
              <w:t>5.4.2</w:t>
            </w:r>
            <w:r w:rsidR="00E24180">
              <w:rPr>
                <w:rFonts w:asciiTheme="minorHAnsi" w:eastAsiaTheme="minorEastAsia" w:hAnsiTheme="minorHAnsi" w:cstheme="minorBidi"/>
                <w:sz w:val="22"/>
                <w:szCs w:val="22"/>
                <w:lang w:eastAsia="ru-RU"/>
              </w:rPr>
              <w:tab/>
            </w:r>
            <w:r w:rsidR="00E24180" w:rsidRPr="00194187">
              <w:rPr>
                <w:rStyle w:val="a9"/>
              </w:rPr>
              <w:t>Разделение полномочий</w:t>
            </w:r>
            <w:r w:rsidR="00E24180">
              <w:rPr>
                <w:webHidden/>
              </w:rPr>
              <w:tab/>
            </w:r>
            <w:r w:rsidR="00E24180">
              <w:rPr>
                <w:webHidden/>
              </w:rPr>
              <w:fldChar w:fldCharType="begin"/>
            </w:r>
            <w:r w:rsidR="00E24180">
              <w:rPr>
                <w:webHidden/>
              </w:rPr>
              <w:instrText xml:space="preserve"> PAGEREF _Toc65846406 \h </w:instrText>
            </w:r>
            <w:r w:rsidR="00E24180">
              <w:rPr>
                <w:webHidden/>
              </w:rPr>
            </w:r>
            <w:r w:rsidR="00E24180">
              <w:rPr>
                <w:webHidden/>
              </w:rPr>
              <w:fldChar w:fldCharType="separate"/>
            </w:r>
            <w:r w:rsidR="00E24180">
              <w:rPr>
                <w:webHidden/>
              </w:rPr>
              <w:t>64</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09" w:history="1">
            <w:r w:rsidR="00E24180" w:rsidRPr="00194187">
              <w:rPr>
                <w:rStyle w:val="a9"/>
                <w:rFonts w:eastAsiaTheme="majorEastAsia" w:cs="Arial"/>
                <w:noProof/>
              </w:rPr>
              <w:t>5.5</w:t>
            </w:r>
            <w:r w:rsidR="00E24180">
              <w:rPr>
                <w:rFonts w:eastAsiaTheme="minorEastAsia" w:cstheme="minorBidi"/>
                <w:b w:val="0"/>
                <w:noProof/>
                <w:lang w:eastAsia="ru-RU"/>
              </w:rPr>
              <w:tab/>
            </w:r>
            <w:r w:rsidR="00E24180" w:rsidRPr="00194187">
              <w:rPr>
                <w:rStyle w:val="a9"/>
                <w:rFonts w:eastAsiaTheme="majorEastAsia" w:cs="Arial"/>
                <w:noProof/>
              </w:rPr>
              <w:t>Интеграционные точки со смежными процессами</w:t>
            </w:r>
            <w:r w:rsidR="00E24180">
              <w:rPr>
                <w:noProof/>
                <w:webHidden/>
              </w:rPr>
              <w:tab/>
            </w:r>
            <w:r w:rsidR="00E24180">
              <w:rPr>
                <w:noProof/>
                <w:webHidden/>
              </w:rPr>
              <w:fldChar w:fldCharType="begin"/>
            </w:r>
            <w:r w:rsidR="00E24180">
              <w:rPr>
                <w:noProof/>
                <w:webHidden/>
              </w:rPr>
              <w:instrText xml:space="preserve"> PAGEREF _Toc65846409 \h </w:instrText>
            </w:r>
            <w:r w:rsidR="00E24180">
              <w:rPr>
                <w:noProof/>
                <w:webHidden/>
              </w:rPr>
            </w:r>
            <w:r w:rsidR="00E24180">
              <w:rPr>
                <w:noProof/>
                <w:webHidden/>
              </w:rPr>
              <w:fldChar w:fldCharType="separate"/>
            </w:r>
            <w:r w:rsidR="00E24180">
              <w:rPr>
                <w:noProof/>
                <w:webHidden/>
              </w:rPr>
              <w:t>67</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10" w:history="1">
            <w:r w:rsidR="00E24180" w:rsidRPr="00194187">
              <w:rPr>
                <w:rStyle w:val="a9"/>
                <w:rFonts w:eastAsiaTheme="majorEastAsia" w:cs="Arial"/>
                <w:noProof/>
              </w:rPr>
              <w:t>5.6</w:t>
            </w:r>
            <w:r w:rsidR="00E24180">
              <w:rPr>
                <w:rFonts w:eastAsiaTheme="minorEastAsia" w:cstheme="minorBidi"/>
                <w:b w:val="0"/>
                <w:noProof/>
                <w:lang w:eastAsia="ru-RU"/>
              </w:rPr>
              <w:tab/>
            </w:r>
            <w:r w:rsidR="00E24180" w:rsidRPr="00194187">
              <w:rPr>
                <w:rStyle w:val="a9"/>
                <w:rFonts w:eastAsiaTheme="majorEastAsia" w:cs="Arial"/>
                <w:noProof/>
              </w:rPr>
              <w:t>Основные данные</w:t>
            </w:r>
            <w:r w:rsidR="00E24180">
              <w:rPr>
                <w:noProof/>
                <w:webHidden/>
              </w:rPr>
              <w:tab/>
            </w:r>
            <w:r w:rsidR="00E24180">
              <w:rPr>
                <w:noProof/>
                <w:webHidden/>
              </w:rPr>
              <w:fldChar w:fldCharType="begin"/>
            </w:r>
            <w:r w:rsidR="00E24180">
              <w:rPr>
                <w:noProof/>
                <w:webHidden/>
              </w:rPr>
              <w:instrText xml:space="preserve"> PAGEREF _Toc65846410 \h </w:instrText>
            </w:r>
            <w:r w:rsidR="00E24180">
              <w:rPr>
                <w:noProof/>
                <w:webHidden/>
              </w:rPr>
            </w:r>
            <w:r w:rsidR="00E24180">
              <w:rPr>
                <w:noProof/>
                <w:webHidden/>
              </w:rPr>
              <w:fldChar w:fldCharType="separate"/>
            </w:r>
            <w:r w:rsidR="00E24180">
              <w:rPr>
                <w:noProof/>
                <w:webHidden/>
              </w:rPr>
              <w:t>71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12" w:history="1">
            <w:r w:rsidR="00E24180" w:rsidRPr="00194187">
              <w:rPr>
                <w:rStyle w:val="a9"/>
                <w:rFonts w:eastAsiaTheme="majorEastAsia" w:cs="Arial"/>
                <w:noProof/>
              </w:rPr>
              <w:t>5.7</w:t>
            </w:r>
            <w:r w:rsidR="00E24180">
              <w:rPr>
                <w:rFonts w:eastAsiaTheme="minorEastAsia" w:cstheme="minorBidi"/>
                <w:b w:val="0"/>
                <w:noProof/>
                <w:lang w:eastAsia="ru-RU"/>
              </w:rPr>
              <w:tab/>
            </w:r>
            <w:r w:rsidR="00E24180" w:rsidRPr="00194187">
              <w:rPr>
                <w:rStyle w:val="a9"/>
                <w:rFonts w:eastAsiaTheme="majorEastAsia" w:cs="Arial"/>
                <w:noProof/>
              </w:rPr>
              <w:t>Транзакционные данные</w:t>
            </w:r>
            <w:r w:rsidR="00E24180">
              <w:rPr>
                <w:noProof/>
                <w:webHidden/>
              </w:rPr>
              <w:tab/>
            </w:r>
            <w:r w:rsidR="00E24180">
              <w:rPr>
                <w:noProof/>
                <w:webHidden/>
              </w:rPr>
              <w:fldChar w:fldCharType="begin"/>
            </w:r>
            <w:r w:rsidR="00E24180">
              <w:rPr>
                <w:noProof/>
                <w:webHidden/>
              </w:rPr>
              <w:instrText xml:space="preserve"> PAGEREF _Toc65846412 \h </w:instrText>
            </w:r>
            <w:r w:rsidR="00E24180">
              <w:rPr>
                <w:noProof/>
                <w:webHidden/>
              </w:rPr>
            </w:r>
            <w:r w:rsidR="00E24180">
              <w:rPr>
                <w:noProof/>
                <w:webHidden/>
              </w:rPr>
              <w:fldChar w:fldCharType="separate"/>
            </w:r>
            <w:r w:rsidR="00E24180">
              <w:rPr>
                <w:noProof/>
                <w:webHidden/>
              </w:rPr>
              <w:t>72</w:t>
            </w:r>
            <w:r w:rsidR="00E24180">
              <w:rPr>
                <w:noProof/>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13" w:history="1">
            <w:r w:rsidR="00E24180" w:rsidRPr="00194187">
              <w:rPr>
                <w:rStyle w:val="a9"/>
              </w:rPr>
              <w:t>5.7.1</w:t>
            </w:r>
            <w:r w:rsidR="00E24180">
              <w:rPr>
                <w:rFonts w:asciiTheme="minorHAnsi" w:eastAsiaTheme="minorEastAsia" w:hAnsiTheme="minorHAnsi" w:cstheme="minorBidi"/>
                <w:sz w:val="22"/>
                <w:szCs w:val="22"/>
                <w:lang w:eastAsia="ru-RU"/>
              </w:rPr>
              <w:tab/>
            </w:r>
            <w:r w:rsidR="00E24180" w:rsidRPr="00194187">
              <w:rPr>
                <w:rStyle w:val="a9"/>
              </w:rPr>
              <w:t>Заказы ТОРО</w:t>
            </w:r>
            <w:r w:rsidR="00E24180">
              <w:rPr>
                <w:webHidden/>
              </w:rPr>
              <w:tab/>
            </w:r>
            <w:r w:rsidR="00E24180">
              <w:rPr>
                <w:webHidden/>
              </w:rPr>
              <w:fldChar w:fldCharType="begin"/>
            </w:r>
            <w:r w:rsidR="00E24180">
              <w:rPr>
                <w:webHidden/>
              </w:rPr>
              <w:instrText xml:space="preserve"> PAGEREF _Toc65846413 \h </w:instrText>
            </w:r>
            <w:r w:rsidR="00E24180">
              <w:rPr>
                <w:webHidden/>
              </w:rPr>
            </w:r>
            <w:r w:rsidR="00E24180">
              <w:rPr>
                <w:webHidden/>
              </w:rPr>
              <w:fldChar w:fldCharType="separate"/>
            </w:r>
            <w:r w:rsidR="00E24180">
              <w:rPr>
                <w:webHidden/>
              </w:rPr>
              <w:t>72</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14" w:history="1">
            <w:r w:rsidR="00E24180" w:rsidRPr="00194187">
              <w:rPr>
                <w:rStyle w:val="a9"/>
              </w:rPr>
              <w:t>5.7.2</w:t>
            </w:r>
            <w:r w:rsidR="00E24180">
              <w:rPr>
                <w:rFonts w:asciiTheme="minorHAnsi" w:eastAsiaTheme="minorEastAsia" w:hAnsiTheme="minorHAnsi" w:cstheme="minorBidi"/>
                <w:sz w:val="22"/>
                <w:szCs w:val="22"/>
                <w:lang w:eastAsia="ru-RU"/>
              </w:rPr>
              <w:tab/>
            </w:r>
            <w:r w:rsidR="00E24180" w:rsidRPr="00194187">
              <w:rPr>
                <w:rStyle w:val="a9"/>
              </w:rPr>
              <w:t>Планы ТОРО</w:t>
            </w:r>
            <w:r w:rsidR="00E24180">
              <w:rPr>
                <w:webHidden/>
              </w:rPr>
              <w:tab/>
            </w:r>
            <w:r w:rsidR="00E24180">
              <w:rPr>
                <w:webHidden/>
              </w:rPr>
              <w:fldChar w:fldCharType="begin"/>
            </w:r>
            <w:r w:rsidR="00E24180">
              <w:rPr>
                <w:webHidden/>
              </w:rPr>
              <w:instrText xml:space="preserve"> PAGEREF _Toc65846414 \h </w:instrText>
            </w:r>
            <w:r w:rsidR="00E24180">
              <w:rPr>
                <w:webHidden/>
              </w:rPr>
            </w:r>
            <w:r w:rsidR="00E24180">
              <w:rPr>
                <w:webHidden/>
              </w:rPr>
              <w:fldChar w:fldCharType="separate"/>
            </w:r>
            <w:r w:rsidR="00E24180">
              <w:rPr>
                <w:webHidden/>
              </w:rPr>
              <w:t>87</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15" w:history="1">
            <w:r w:rsidR="00E24180" w:rsidRPr="00194187">
              <w:rPr>
                <w:rStyle w:val="a9"/>
              </w:rPr>
              <w:t>5.7.3</w:t>
            </w:r>
            <w:r w:rsidR="00E24180">
              <w:rPr>
                <w:rFonts w:asciiTheme="minorHAnsi" w:eastAsiaTheme="minorEastAsia" w:hAnsiTheme="minorHAnsi" w:cstheme="minorBidi"/>
                <w:sz w:val="22"/>
                <w:szCs w:val="22"/>
                <w:lang w:eastAsia="ru-RU"/>
              </w:rPr>
              <w:tab/>
            </w:r>
            <w:r w:rsidR="00E24180" w:rsidRPr="00194187">
              <w:rPr>
                <w:rStyle w:val="a9"/>
              </w:rPr>
              <w:t>Сетевые графики</w:t>
            </w:r>
            <w:r w:rsidR="00E24180">
              <w:rPr>
                <w:webHidden/>
              </w:rPr>
              <w:tab/>
            </w:r>
            <w:r w:rsidR="00E24180">
              <w:rPr>
                <w:webHidden/>
              </w:rPr>
              <w:fldChar w:fldCharType="begin"/>
            </w:r>
            <w:r w:rsidR="00E24180">
              <w:rPr>
                <w:webHidden/>
              </w:rPr>
              <w:instrText xml:space="preserve"> PAGEREF _Toc65846415 \h </w:instrText>
            </w:r>
            <w:r w:rsidR="00E24180">
              <w:rPr>
                <w:webHidden/>
              </w:rPr>
            </w:r>
            <w:r w:rsidR="00E24180">
              <w:rPr>
                <w:webHidden/>
              </w:rPr>
              <w:fldChar w:fldCharType="separate"/>
            </w:r>
            <w:r w:rsidR="00E24180">
              <w:rPr>
                <w:webHidden/>
              </w:rPr>
              <w:t>92</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16" w:history="1">
            <w:r w:rsidR="00E24180" w:rsidRPr="00194187">
              <w:rPr>
                <w:rStyle w:val="a9"/>
                <w:rFonts w:eastAsiaTheme="majorEastAsia" w:cs="Arial"/>
                <w:noProof/>
              </w:rPr>
              <w:t>5.8</w:t>
            </w:r>
            <w:r w:rsidR="00E24180">
              <w:rPr>
                <w:rFonts w:eastAsiaTheme="minorEastAsia" w:cstheme="minorBidi"/>
                <w:b w:val="0"/>
                <w:noProof/>
                <w:lang w:eastAsia="ru-RU"/>
              </w:rPr>
              <w:tab/>
            </w:r>
            <w:r w:rsidR="00E24180" w:rsidRPr="00194187">
              <w:rPr>
                <w:rStyle w:val="a9"/>
                <w:rFonts w:eastAsiaTheme="majorEastAsia" w:cs="Arial"/>
                <w:noProof/>
              </w:rPr>
              <w:t>Отчетность и выходные формы</w:t>
            </w:r>
            <w:r w:rsidR="00E24180">
              <w:rPr>
                <w:noProof/>
                <w:webHidden/>
              </w:rPr>
              <w:tab/>
            </w:r>
            <w:r w:rsidR="00E24180">
              <w:rPr>
                <w:noProof/>
                <w:webHidden/>
              </w:rPr>
              <w:fldChar w:fldCharType="begin"/>
            </w:r>
            <w:r w:rsidR="00E24180">
              <w:rPr>
                <w:noProof/>
                <w:webHidden/>
              </w:rPr>
              <w:instrText xml:space="preserve"> PAGEREF _Toc65846416 \h </w:instrText>
            </w:r>
            <w:r w:rsidR="00E24180">
              <w:rPr>
                <w:noProof/>
                <w:webHidden/>
              </w:rPr>
            </w:r>
            <w:r w:rsidR="00E24180">
              <w:rPr>
                <w:noProof/>
                <w:webHidden/>
              </w:rPr>
              <w:fldChar w:fldCharType="separate"/>
            </w:r>
            <w:r w:rsidR="00E24180">
              <w:rPr>
                <w:noProof/>
                <w:webHidden/>
              </w:rPr>
              <w:t>93</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17" w:history="1">
            <w:r w:rsidR="00E24180" w:rsidRPr="00194187">
              <w:rPr>
                <w:rStyle w:val="a9"/>
                <w:rFonts w:eastAsiaTheme="majorEastAsia"/>
                <w:noProof/>
              </w:rPr>
              <w:t>5.9</w:t>
            </w:r>
            <w:r w:rsidR="00E24180">
              <w:rPr>
                <w:rFonts w:eastAsiaTheme="minorEastAsia" w:cstheme="minorBidi"/>
                <w:b w:val="0"/>
                <w:noProof/>
                <w:lang w:eastAsia="ru-RU"/>
              </w:rPr>
              <w:tab/>
            </w:r>
            <w:r w:rsidR="00E24180" w:rsidRPr="00194187">
              <w:rPr>
                <w:rStyle w:val="a9"/>
                <w:rFonts w:eastAsiaTheme="majorEastAsia" w:cs="Arial"/>
                <w:noProof/>
              </w:rPr>
              <w:t>Перечень доработок, разработок и интеграция (интерфейсы)</w:t>
            </w:r>
            <w:r w:rsidR="00E24180">
              <w:rPr>
                <w:noProof/>
                <w:webHidden/>
              </w:rPr>
              <w:tab/>
            </w:r>
            <w:r w:rsidR="00E24180">
              <w:rPr>
                <w:noProof/>
                <w:webHidden/>
              </w:rPr>
              <w:fldChar w:fldCharType="begin"/>
            </w:r>
            <w:r w:rsidR="00E24180">
              <w:rPr>
                <w:noProof/>
                <w:webHidden/>
              </w:rPr>
              <w:instrText xml:space="preserve"> PAGEREF _Toc65846417 \h </w:instrText>
            </w:r>
            <w:r w:rsidR="00E24180">
              <w:rPr>
                <w:noProof/>
                <w:webHidden/>
              </w:rPr>
            </w:r>
            <w:r w:rsidR="00E24180">
              <w:rPr>
                <w:noProof/>
                <w:webHidden/>
              </w:rPr>
              <w:fldChar w:fldCharType="separate"/>
            </w:r>
            <w:r w:rsidR="00E24180">
              <w:rPr>
                <w:noProof/>
                <w:webHidden/>
              </w:rPr>
              <w:t>95</w:t>
            </w:r>
            <w:r w:rsidR="00E24180">
              <w:rPr>
                <w:noProof/>
                <w:webHidden/>
              </w:rPr>
              <w:fldChar w:fldCharType="end"/>
            </w:r>
          </w:hyperlink>
        </w:p>
        <w:p w:rsidR="00E24180" w:rsidRDefault="003414C9">
          <w:pPr>
            <w:pStyle w:val="24"/>
            <w:tabs>
              <w:tab w:val="left" w:pos="1680"/>
            </w:tabs>
            <w:rPr>
              <w:rFonts w:eastAsiaTheme="minorEastAsia" w:cstheme="minorBidi"/>
              <w:b w:val="0"/>
              <w:noProof/>
              <w:lang w:eastAsia="ru-RU"/>
            </w:rPr>
          </w:pPr>
          <w:hyperlink w:anchor="_Toc65846418" w:history="1">
            <w:r w:rsidR="00E24180" w:rsidRPr="00194187">
              <w:rPr>
                <w:rStyle w:val="a9"/>
                <w:rFonts w:eastAsiaTheme="majorEastAsia" w:cs="Arial"/>
                <w:noProof/>
              </w:rPr>
              <w:t>5.10</w:t>
            </w:r>
            <w:r w:rsidR="00E24180">
              <w:rPr>
                <w:rFonts w:eastAsiaTheme="minorEastAsia" w:cstheme="minorBidi"/>
                <w:b w:val="0"/>
                <w:noProof/>
                <w:lang w:eastAsia="ru-RU"/>
              </w:rPr>
              <w:tab/>
            </w:r>
            <w:r w:rsidR="00E24180" w:rsidRPr="00194187">
              <w:rPr>
                <w:rStyle w:val="a9"/>
                <w:rFonts w:eastAsiaTheme="majorEastAsia" w:cs="Arial"/>
                <w:noProof/>
              </w:rPr>
              <w:t>Особенности технической реализации</w:t>
            </w:r>
            <w:r w:rsidR="00E24180">
              <w:rPr>
                <w:noProof/>
                <w:webHidden/>
              </w:rPr>
              <w:tab/>
            </w:r>
            <w:r w:rsidR="00E24180">
              <w:rPr>
                <w:noProof/>
                <w:webHidden/>
              </w:rPr>
              <w:fldChar w:fldCharType="begin"/>
            </w:r>
            <w:r w:rsidR="00E24180">
              <w:rPr>
                <w:noProof/>
                <w:webHidden/>
              </w:rPr>
              <w:instrText xml:space="preserve"> PAGEREF _Toc65846418 \h </w:instrText>
            </w:r>
            <w:r w:rsidR="00E24180">
              <w:rPr>
                <w:noProof/>
                <w:webHidden/>
              </w:rPr>
            </w:r>
            <w:r w:rsidR="00E24180">
              <w:rPr>
                <w:noProof/>
                <w:webHidden/>
              </w:rPr>
              <w:fldChar w:fldCharType="separate"/>
            </w:r>
            <w:r w:rsidR="00E24180">
              <w:rPr>
                <w:noProof/>
                <w:webHidden/>
              </w:rPr>
              <w:t>98</w:t>
            </w:r>
            <w:r w:rsidR="00E24180">
              <w:rPr>
                <w:noProof/>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19" w:history="1">
            <w:r w:rsidR="00E24180" w:rsidRPr="00194187">
              <w:rPr>
                <w:rStyle w:val="a9"/>
              </w:rPr>
              <w:t>5.10.1</w:t>
            </w:r>
            <w:r w:rsidR="00E24180">
              <w:rPr>
                <w:rFonts w:asciiTheme="minorHAnsi" w:eastAsiaTheme="minorEastAsia" w:hAnsiTheme="minorHAnsi" w:cstheme="minorBidi"/>
                <w:sz w:val="22"/>
                <w:szCs w:val="22"/>
                <w:lang w:eastAsia="ru-RU"/>
              </w:rPr>
              <w:tab/>
            </w:r>
            <w:r w:rsidR="00E24180" w:rsidRPr="00194187">
              <w:rPr>
                <w:rStyle w:val="a9"/>
              </w:rPr>
              <w:t>Реализация связки между тех.объектами ТОРО и тех.объектами производства</w:t>
            </w:r>
            <w:r w:rsidR="00E24180">
              <w:rPr>
                <w:webHidden/>
              </w:rPr>
              <w:tab/>
            </w:r>
            <w:r w:rsidR="00E24180">
              <w:rPr>
                <w:webHidden/>
              </w:rPr>
              <w:fldChar w:fldCharType="begin"/>
            </w:r>
            <w:r w:rsidR="00E24180">
              <w:rPr>
                <w:webHidden/>
              </w:rPr>
              <w:instrText xml:space="preserve"> PAGEREF _Toc65846419 \h </w:instrText>
            </w:r>
            <w:r w:rsidR="00E24180">
              <w:rPr>
                <w:webHidden/>
              </w:rPr>
            </w:r>
            <w:r w:rsidR="00E24180">
              <w:rPr>
                <w:webHidden/>
              </w:rPr>
              <w:fldChar w:fldCharType="separate"/>
            </w:r>
            <w:r w:rsidR="00E24180">
              <w:rPr>
                <w:webHidden/>
              </w:rPr>
              <w:t>98</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0" w:history="1">
            <w:r w:rsidR="00E24180" w:rsidRPr="00194187">
              <w:rPr>
                <w:rStyle w:val="a9"/>
              </w:rPr>
              <w:t>5.10.2</w:t>
            </w:r>
            <w:r w:rsidR="00E24180">
              <w:rPr>
                <w:rFonts w:asciiTheme="minorHAnsi" w:eastAsiaTheme="minorEastAsia" w:hAnsiTheme="minorHAnsi" w:cstheme="minorBidi"/>
                <w:sz w:val="22"/>
                <w:szCs w:val="22"/>
                <w:lang w:eastAsia="ru-RU"/>
              </w:rPr>
              <w:tab/>
            </w:r>
            <w:r w:rsidR="00E24180" w:rsidRPr="00194187">
              <w:rPr>
                <w:rStyle w:val="a9"/>
              </w:rPr>
              <w:t>Реализация планирования воздействий на ПА, планируемые к вводу в эксплуатацию</w:t>
            </w:r>
            <w:r w:rsidR="00E24180">
              <w:rPr>
                <w:webHidden/>
              </w:rPr>
              <w:tab/>
            </w:r>
            <w:r w:rsidR="00E24180">
              <w:rPr>
                <w:webHidden/>
              </w:rPr>
              <w:fldChar w:fldCharType="begin"/>
            </w:r>
            <w:r w:rsidR="00E24180">
              <w:rPr>
                <w:webHidden/>
              </w:rPr>
              <w:instrText xml:space="preserve"> PAGEREF _Toc65846420 \h </w:instrText>
            </w:r>
            <w:r w:rsidR="00E24180">
              <w:rPr>
                <w:webHidden/>
              </w:rPr>
            </w:r>
            <w:r w:rsidR="00E24180">
              <w:rPr>
                <w:webHidden/>
              </w:rPr>
              <w:fldChar w:fldCharType="separate"/>
            </w:r>
            <w:r w:rsidR="00E24180">
              <w:rPr>
                <w:webHidden/>
              </w:rPr>
              <w:t>98</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1" w:history="1">
            <w:r w:rsidR="00E24180" w:rsidRPr="00194187">
              <w:rPr>
                <w:rStyle w:val="a9"/>
              </w:rPr>
              <w:t>5.10.3</w:t>
            </w:r>
            <w:r w:rsidR="00E24180">
              <w:rPr>
                <w:rFonts w:asciiTheme="minorHAnsi" w:eastAsiaTheme="minorEastAsia" w:hAnsiTheme="minorHAnsi" w:cstheme="minorBidi"/>
                <w:sz w:val="22"/>
                <w:szCs w:val="22"/>
                <w:lang w:eastAsia="ru-RU"/>
              </w:rPr>
              <w:tab/>
            </w:r>
            <w:r w:rsidR="00E24180" w:rsidRPr="00194187">
              <w:rPr>
                <w:rStyle w:val="a9"/>
              </w:rPr>
              <w:t>Реализация интеграции заказов ТОРО с сетевыми графиками на уровне планов-графиков воздействий на ПА</w:t>
            </w:r>
            <w:r w:rsidR="00E24180">
              <w:rPr>
                <w:webHidden/>
              </w:rPr>
              <w:tab/>
            </w:r>
            <w:r w:rsidR="00E24180">
              <w:rPr>
                <w:webHidden/>
              </w:rPr>
              <w:fldChar w:fldCharType="begin"/>
            </w:r>
            <w:r w:rsidR="00E24180">
              <w:rPr>
                <w:webHidden/>
              </w:rPr>
              <w:instrText xml:space="preserve"> PAGEREF _Toc65846421 \h </w:instrText>
            </w:r>
            <w:r w:rsidR="00E24180">
              <w:rPr>
                <w:webHidden/>
              </w:rPr>
            </w:r>
            <w:r w:rsidR="00E24180">
              <w:rPr>
                <w:webHidden/>
              </w:rPr>
              <w:fldChar w:fldCharType="separate"/>
            </w:r>
            <w:r w:rsidR="00E24180">
              <w:rPr>
                <w:webHidden/>
              </w:rPr>
              <w:t>99</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2" w:history="1">
            <w:r w:rsidR="00E24180" w:rsidRPr="00194187">
              <w:rPr>
                <w:rStyle w:val="a9"/>
              </w:rPr>
              <w:t>5.10.4</w:t>
            </w:r>
            <w:r w:rsidR="00E24180">
              <w:rPr>
                <w:rFonts w:asciiTheme="minorHAnsi" w:eastAsiaTheme="minorEastAsia" w:hAnsiTheme="minorHAnsi" w:cstheme="minorBidi"/>
                <w:sz w:val="22"/>
                <w:szCs w:val="22"/>
                <w:lang w:eastAsia="ru-RU"/>
              </w:rPr>
              <w:tab/>
            </w:r>
            <w:r w:rsidR="00E24180" w:rsidRPr="00194187">
              <w:rPr>
                <w:rStyle w:val="a9"/>
              </w:rPr>
              <w:t>Определение плановой цены МТР</w:t>
            </w:r>
            <w:r w:rsidR="00E24180">
              <w:rPr>
                <w:webHidden/>
              </w:rPr>
              <w:tab/>
            </w:r>
            <w:r w:rsidR="00E24180">
              <w:rPr>
                <w:webHidden/>
              </w:rPr>
              <w:fldChar w:fldCharType="begin"/>
            </w:r>
            <w:r w:rsidR="00E24180">
              <w:rPr>
                <w:webHidden/>
              </w:rPr>
              <w:instrText xml:space="preserve"> PAGEREF _Toc65846422 \h </w:instrText>
            </w:r>
            <w:r w:rsidR="00E24180">
              <w:rPr>
                <w:webHidden/>
              </w:rPr>
            </w:r>
            <w:r w:rsidR="00E24180">
              <w:rPr>
                <w:webHidden/>
              </w:rPr>
              <w:fldChar w:fldCharType="separate"/>
            </w:r>
            <w:r w:rsidR="00E24180">
              <w:rPr>
                <w:webHidden/>
              </w:rPr>
              <w:t>100</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3" w:history="1">
            <w:r w:rsidR="00E24180" w:rsidRPr="00194187">
              <w:rPr>
                <w:rStyle w:val="a9"/>
              </w:rPr>
              <w:t>5.10.5</w:t>
            </w:r>
            <w:r w:rsidR="00E24180">
              <w:rPr>
                <w:rFonts w:asciiTheme="minorHAnsi" w:eastAsiaTheme="minorEastAsia" w:hAnsiTheme="minorHAnsi" w:cstheme="minorBidi"/>
                <w:sz w:val="22"/>
                <w:szCs w:val="22"/>
                <w:lang w:eastAsia="ru-RU"/>
              </w:rPr>
              <w:tab/>
            </w:r>
            <w:r w:rsidR="00E24180" w:rsidRPr="00194187">
              <w:rPr>
                <w:rStyle w:val="a9"/>
              </w:rPr>
              <w:t>Состояние производственной установки</w:t>
            </w:r>
            <w:r w:rsidR="00E24180">
              <w:rPr>
                <w:webHidden/>
              </w:rPr>
              <w:tab/>
            </w:r>
            <w:r w:rsidR="00E24180">
              <w:rPr>
                <w:webHidden/>
              </w:rPr>
              <w:fldChar w:fldCharType="begin"/>
            </w:r>
            <w:r w:rsidR="00E24180">
              <w:rPr>
                <w:webHidden/>
              </w:rPr>
              <w:instrText xml:space="preserve"> PAGEREF _Toc65846423 \h </w:instrText>
            </w:r>
            <w:r w:rsidR="00E24180">
              <w:rPr>
                <w:webHidden/>
              </w:rPr>
            </w:r>
            <w:r w:rsidR="00E24180">
              <w:rPr>
                <w:webHidden/>
              </w:rPr>
              <w:fldChar w:fldCharType="separate"/>
            </w:r>
            <w:r w:rsidR="00E24180">
              <w:rPr>
                <w:webHidden/>
              </w:rPr>
              <w:t>100</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4" w:history="1">
            <w:r w:rsidR="00E24180" w:rsidRPr="00194187">
              <w:rPr>
                <w:rStyle w:val="a9"/>
              </w:rPr>
              <w:t>5.10.6</w:t>
            </w:r>
            <w:r w:rsidR="00E24180">
              <w:rPr>
                <w:rFonts w:asciiTheme="minorHAnsi" w:eastAsiaTheme="minorEastAsia" w:hAnsiTheme="minorHAnsi" w:cstheme="minorBidi"/>
                <w:sz w:val="22"/>
                <w:szCs w:val="22"/>
                <w:lang w:eastAsia="ru-RU"/>
              </w:rPr>
              <w:tab/>
            </w:r>
            <w:r w:rsidR="00E24180" w:rsidRPr="00194187">
              <w:rPr>
                <w:rStyle w:val="a9"/>
              </w:rPr>
              <w:t>Передача информации по КТГ в систему планирования FS-PER</w:t>
            </w:r>
            <w:r w:rsidR="00E24180">
              <w:rPr>
                <w:webHidden/>
              </w:rPr>
              <w:tab/>
            </w:r>
            <w:r w:rsidR="00E24180">
              <w:rPr>
                <w:webHidden/>
              </w:rPr>
              <w:fldChar w:fldCharType="begin"/>
            </w:r>
            <w:r w:rsidR="00E24180">
              <w:rPr>
                <w:webHidden/>
              </w:rPr>
              <w:instrText xml:space="preserve"> PAGEREF _Toc65846424 \h </w:instrText>
            </w:r>
            <w:r w:rsidR="00E24180">
              <w:rPr>
                <w:webHidden/>
              </w:rPr>
            </w:r>
            <w:r w:rsidR="00E24180">
              <w:rPr>
                <w:webHidden/>
              </w:rPr>
              <w:fldChar w:fldCharType="separate"/>
            </w:r>
            <w:r w:rsidR="00E24180">
              <w:rPr>
                <w:webHidden/>
              </w:rPr>
              <w:t>101</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5" w:history="1">
            <w:r w:rsidR="00E24180" w:rsidRPr="00194187">
              <w:rPr>
                <w:rStyle w:val="a9"/>
              </w:rPr>
              <w:t>5.10.7</w:t>
            </w:r>
            <w:r w:rsidR="00E24180">
              <w:rPr>
                <w:rFonts w:asciiTheme="minorHAnsi" w:eastAsiaTheme="minorEastAsia" w:hAnsiTheme="minorHAnsi" w:cstheme="minorBidi"/>
                <w:sz w:val="22"/>
                <w:szCs w:val="22"/>
                <w:lang w:eastAsia="ru-RU"/>
              </w:rPr>
              <w:tab/>
            </w:r>
            <w:r w:rsidR="00E24180" w:rsidRPr="00194187">
              <w:rPr>
                <w:rStyle w:val="a9"/>
              </w:rPr>
              <w:t>Особенности разработок</w:t>
            </w:r>
            <w:r w:rsidR="00E24180">
              <w:rPr>
                <w:webHidden/>
              </w:rPr>
              <w:tab/>
            </w:r>
            <w:r w:rsidR="00E24180">
              <w:rPr>
                <w:webHidden/>
              </w:rPr>
              <w:fldChar w:fldCharType="begin"/>
            </w:r>
            <w:r w:rsidR="00E24180">
              <w:rPr>
                <w:webHidden/>
              </w:rPr>
              <w:instrText xml:space="preserve"> PAGEREF _Toc65846425 \h </w:instrText>
            </w:r>
            <w:r w:rsidR="00E24180">
              <w:rPr>
                <w:webHidden/>
              </w:rPr>
            </w:r>
            <w:r w:rsidR="00E24180">
              <w:rPr>
                <w:webHidden/>
              </w:rPr>
              <w:fldChar w:fldCharType="separate"/>
            </w:r>
            <w:r w:rsidR="00E24180">
              <w:rPr>
                <w:webHidden/>
              </w:rPr>
              <w:t>102</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6" w:history="1">
            <w:r w:rsidR="00E24180" w:rsidRPr="00194187">
              <w:rPr>
                <w:rStyle w:val="a9"/>
              </w:rPr>
              <w:t>5.10.8</w:t>
            </w:r>
            <w:r w:rsidR="00E24180">
              <w:rPr>
                <w:rFonts w:asciiTheme="minorHAnsi" w:eastAsiaTheme="minorEastAsia" w:hAnsiTheme="minorHAnsi" w:cstheme="minorBidi"/>
                <w:sz w:val="22"/>
                <w:szCs w:val="22"/>
                <w:lang w:eastAsia="ru-RU"/>
              </w:rPr>
              <w:tab/>
            </w:r>
            <w:r w:rsidR="00E24180" w:rsidRPr="00194187">
              <w:rPr>
                <w:rStyle w:val="a9"/>
              </w:rPr>
              <w:t>Определение ранга заказа ТОРО</w:t>
            </w:r>
            <w:r w:rsidR="00E24180">
              <w:rPr>
                <w:webHidden/>
              </w:rPr>
              <w:tab/>
            </w:r>
            <w:r w:rsidR="00E24180">
              <w:rPr>
                <w:webHidden/>
              </w:rPr>
              <w:fldChar w:fldCharType="begin"/>
            </w:r>
            <w:r w:rsidR="00E24180">
              <w:rPr>
                <w:webHidden/>
              </w:rPr>
              <w:instrText xml:space="preserve"> PAGEREF _Toc65846426 \h </w:instrText>
            </w:r>
            <w:r w:rsidR="00E24180">
              <w:rPr>
                <w:webHidden/>
              </w:rPr>
            </w:r>
            <w:r w:rsidR="00E24180">
              <w:rPr>
                <w:webHidden/>
              </w:rPr>
              <w:fldChar w:fldCharType="separate"/>
            </w:r>
            <w:r w:rsidR="00E24180">
              <w:rPr>
                <w:webHidden/>
              </w:rPr>
              <w:t>130</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7" w:history="1">
            <w:r w:rsidR="00E24180" w:rsidRPr="00194187">
              <w:rPr>
                <w:rStyle w:val="a9"/>
              </w:rPr>
              <w:t>5.10.9</w:t>
            </w:r>
            <w:r w:rsidR="00E24180">
              <w:rPr>
                <w:rFonts w:asciiTheme="minorHAnsi" w:eastAsiaTheme="minorEastAsia" w:hAnsiTheme="minorHAnsi" w:cstheme="minorBidi"/>
                <w:sz w:val="22"/>
                <w:szCs w:val="22"/>
                <w:lang w:eastAsia="ru-RU"/>
              </w:rPr>
              <w:tab/>
            </w:r>
            <w:r w:rsidR="00E24180" w:rsidRPr="00194187">
              <w:rPr>
                <w:rStyle w:val="a9"/>
              </w:rPr>
              <w:t>Правила преобразования рабочих мест</w:t>
            </w:r>
            <w:r w:rsidR="00E24180">
              <w:rPr>
                <w:webHidden/>
              </w:rPr>
              <w:tab/>
            </w:r>
            <w:r w:rsidR="00E24180">
              <w:rPr>
                <w:webHidden/>
              </w:rPr>
              <w:fldChar w:fldCharType="begin"/>
            </w:r>
            <w:r w:rsidR="00E24180">
              <w:rPr>
                <w:webHidden/>
              </w:rPr>
              <w:instrText xml:space="preserve"> PAGEREF _Toc65846427 \h </w:instrText>
            </w:r>
            <w:r w:rsidR="00E24180">
              <w:rPr>
                <w:webHidden/>
              </w:rPr>
            </w:r>
            <w:r w:rsidR="00E24180">
              <w:rPr>
                <w:webHidden/>
              </w:rPr>
              <w:fldChar w:fldCharType="separate"/>
            </w:r>
            <w:r w:rsidR="00E24180">
              <w:rPr>
                <w:webHidden/>
              </w:rPr>
              <w:t>130</w:t>
            </w:r>
            <w:r w:rsidR="00E24180">
              <w:rPr>
                <w:webHidden/>
              </w:rPr>
              <w:fldChar w:fldCharType="end"/>
            </w:r>
          </w:hyperlink>
        </w:p>
        <w:p w:rsidR="00E24180" w:rsidRDefault="003414C9">
          <w:pPr>
            <w:pStyle w:val="33"/>
            <w:rPr>
              <w:rFonts w:asciiTheme="minorHAnsi" w:eastAsiaTheme="minorEastAsia" w:hAnsiTheme="minorHAnsi" w:cstheme="minorBidi"/>
              <w:sz w:val="22"/>
              <w:szCs w:val="22"/>
              <w:lang w:eastAsia="ru-RU"/>
            </w:rPr>
          </w:pPr>
          <w:hyperlink w:anchor="_Toc65846428" w:history="1">
            <w:r w:rsidR="00E24180" w:rsidRPr="00194187">
              <w:rPr>
                <w:rStyle w:val="a9"/>
              </w:rPr>
              <w:t>5.10.10</w:t>
            </w:r>
            <w:r w:rsidR="00E24180">
              <w:rPr>
                <w:rFonts w:asciiTheme="minorHAnsi" w:eastAsiaTheme="minorEastAsia" w:hAnsiTheme="minorHAnsi" w:cstheme="minorBidi"/>
                <w:sz w:val="22"/>
                <w:szCs w:val="22"/>
                <w:lang w:eastAsia="ru-RU"/>
              </w:rPr>
              <w:tab/>
            </w:r>
            <w:r w:rsidR="00E24180" w:rsidRPr="00194187">
              <w:rPr>
                <w:rStyle w:val="a9"/>
              </w:rPr>
              <w:t>Планирование заказов ТОРО с длительным сроком поставки</w:t>
            </w:r>
            <w:r w:rsidR="00E24180">
              <w:rPr>
                <w:webHidden/>
              </w:rPr>
              <w:tab/>
            </w:r>
            <w:r w:rsidR="00E24180">
              <w:rPr>
                <w:webHidden/>
              </w:rPr>
              <w:fldChar w:fldCharType="begin"/>
            </w:r>
            <w:r w:rsidR="00E24180">
              <w:rPr>
                <w:webHidden/>
              </w:rPr>
              <w:instrText xml:space="preserve"> PAGEREF _Toc65846428 \h </w:instrText>
            </w:r>
            <w:r w:rsidR="00E24180">
              <w:rPr>
                <w:webHidden/>
              </w:rPr>
            </w:r>
            <w:r w:rsidR="00E24180">
              <w:rPr>
                <w:webHidden/>
              </w:rPr>
              <w:fldChar w:fldCharType="separate"/>
            </w:r>
            <w:r w:rsidR="00E24180">
              <w:rPr>
                <w:webHidden/>
              </w:rPr>
              <w:t>131</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431" w:history="1">
            <w:r w:rsidR="00E24180" w:rsidRPr="00194187">
              <w:rPr>
                <w:rStyle w:val="a9"/>
              </w:rPr>
              <w:t>6</w:t>
            </w:r>
            <w:r w:rsidR="00E24180">
              <w:rPr>
                <w:rFonts w:asciiTheme="minorHAnsi" w:eastAsiaTheme="minorEastAsia" w:hAnsiTheme="minorHAnsi" w:cstheme="minorBidi"/>
                <w:b w:val="0"/>
                <w:sz w:val="22"/>
                <w:szCs w:val="22"/>
                <w:lang w:eastAsia="ru-RU"/>
              </w:rPr>
              <w:tab/>
            </w:r>
            <w:r w:rsidR="00E24180" w:rsidRPr="00194187">
              <w:rPr>
                <w:rStyle w:val="a9"/>
              </w:rPr>
              <w:t>Информационная Безопасность</w:t>
            </w:r>
            <w:r w:rsidR="00E24180">
              <w:rPr>
                <w:webHidden/>
              </w:rPr>
              <w:tab/>
            </w:r>
            <w:r w:rsidR="00E24180">
              <w:rPr>
                <w:webHidden/>
              </w:rPr>
              <w:fldChar w:fldCharType="begin"/>
            </w:r>
            <w:r w:rsidR="00E24180">
              <w:rPr>
                <w:webHidden/>
              </w:rPr>
              <w:instrText xml:space="preserve"> PAGEREF _Toc65846431 \h </w:instrText>
            </w:r>
            <w:r w:rsidR="00E24180">
              <w:rPr>
                <w:webHidden/>
              </w:rPr>
            </w:r>
            <w:r w:rsidR="00E24180">
              <w:rPr>
                <w:webHidden/>
              </w:rPr>
              <w:fldChar w:fldCharType="separate"/>
            </w:r>
            <w:r w:rsidR="00E24180">
              <w:rPr>
                <w:webHidden/>
              </w:rPr>
              <w:t>131</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432" w:history="1">
            <w:r w:rsidR="00E24180" w:rsidRPr="00194187">
              <w:rPr>
                <w:rStyle w:val="a9"/>
                <w:rFonts w:eastAsia="Calibri"/>
              </w:rPr>
              <w:t>7</w:t>
            </w:r>
            <w:r w:rsidR="00E24180">
              <w:rPr>
                <w:rFonts w:asciiTheme="minorHAnsi" w:eastAsiaTheme="minorEastAsia" w:hAnsiTheme="minorHAnsi" w:cstheme="minorBidi"/>
                <w:b w:val="0"/>
                <w:sz w:val="22"/>
                <w:szCs w:val="22"/>
                <w:lang w:eastAsia="ru-RU"/>
              </w:rPr>
              <w:tab/>
            </w:r>
            <w:r w:rsidR="00E24180" w:rsidRPr="00194187">
              <w:rPr>
                <w:rStyle w:val="a9"/>
                <w:rFonts w:eastAsia="Calibri"/>
              </w:rPr>
              <w:t>Организационные изменения</w:t>
            </w:r>
            <w:r w:rsidR="00E24180">
              <w:rPr>
                <w:webHidden/>
              </w:rPr>
              <w:tab/>
            </w:r>
            <w:r w:rsidR="00E24180">
              <w:rPr>
                <w:webHidden/>
              </w:rPr>
              <w:fldChar w:fldCharType="begin"/>
            </w:r>
            <w:r w:rsidR="00E24180">
              <w:rPr>
                <w:webHidden/>
              </w:rPr>
              <w:instrText xml:space="preserve"> PAGEREF _Toc65846432 \h </w:instrText>
            </w:r>
            <w:r w:rsidR="00E24180">
              <w:rPr>
                <w:webHidden/>
              </w:rPr>
            </w:r>
            <w:r w:rsidR="00E24180">
              <w:rPr>
                <w:webHidden/>
              </w:rPr>
              <w:fldChar w:fldCharType="separate"/>
            </w:r>
            <w:r w:rsidR="00E24180">
              <w:rPr>
                <w:webHidden/>
              </w:rPr>
              <w:t>132</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33" w:history="1">
            <w:r w:rsidR="00E24180" w:rsidRPr="00194187">
              <w:rPr>
                <w:rStyle w:val="a9"/>
                <w:rFonts w:eastAsiaTheme="majorEastAsia" w:cs="Arial"/>
                <w:noProof/>
              </w:rPr>
              <w:t>7.1</w:t>
            </w:r>
            <w:r w:rsidR="00E24180">
              <w:rPr>
                <w:rFonts w:eastAsiaTheme="minorEastAsia" w:cstheme="minorBidi"/>
                <w:b w:val="0"/>
                <w:noProof/>
                <w:lang w:eastAsia="ru-RU"/>
              </w:rPr>
              <w:tab/>
            </w:r>
            <w:r w:rsidR="00E24180" w:rsidRPr="00194187">
              <w:rPr>
                <w:rStyle w:val="a9"/>
                <w:rFonts w:eastAsiaTheme="majorEastAsia" w:cs="Arial"/>
                <w:noProof/>
              </w:rPr>
              <w:t>Ключевые процессные изменения и области улучшений</w:t>
            </w:r>
            <w:r w:rsidR="00E24180">
              <w:rPr>
                <w:noProof/>
                <w:webHidden/>
              </w:rPr>
              <w:tab/>
            </w:r>
            <w:r w:rsidR="00E24180">
              <w:rPr>
                <w:noProof/>
                <w:webHidden/>
              </w:rPr>
              <w:fldChar w:fldCharType="begin"/>
            </w:r>
            <w:r w:rsidR="00E24180">
              <w:rPr>
                <w:noProof/>
                <w:webHidden/>
              </w:rPr>
              <w:instrText xml:space="preserve"> PAGEREF _Toc65846433 \h </w:instrText>
            </w:r>
            <w:r w:rsidR="00E24180">
              <w:rPr>
                <w:noProof/>
                <w:webHidden/>
              </w:rPr>
            </w:r>
            <w:r w:rsidR="00E24180">
              <w:rPr>
                <w:noProof/>
                <w:webHidden/>
              </w:rPr>
              <w:fldChar w:fldCharType="separate"/>
            </w:r>
            <w:r w:rsidR="00E24180">
              <w:rPr>
                <w:noProof/>
                <w:webHidden/>
              </w:rPr>
              <w:t>132</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34" w:history="1">
            <w:r w:rsidR="00E24180" w:rsidRPr="00194187">
              <w:rPr>
                <w:rStyle w:val="a9"/>
                <w:rFonts w:eastAsiaTheme="majorEastAsia" w:cstheme="majorBidi"/>
                <w:noProof/>
              </w:rPr>
              <w:t>7.2</w:t>
            </w:r>
            <w:r w:rsidR="00E24180">
              <w:rPr>
                <w:rFonts w:eastAsiaTheme="minorEastAsia" w:cstheme="minorBidi"/>
                <w:b w:val="0"/>
                <w:noProof/>
                <w:lang w:eastAsia="ru-RU"/>
              </w:rPr>
              <w:tab/>
            </w:r>
            <w:r w:rsidR="00E24180" w:rsidRPr="00194187">
              <w:rPr>
                <w:rStyle w:val="a9"/>
                <w:rFonts w:eastAsiaTheme="majorEastAsia" w:cstheme="majorBidi"/>
                <w:noProof/>
              </w:rPr>
              <w:t>Организационные аспекты</w:t>
            </w:r>
            <w:r w:rsidR="00E24180">
              <w:rPr>
                <w:noProof/>
                <w:webHidden/>
              </w:rPr>
              <w:tab/>
            </w:r>
            <w:r w:rsidR="00E24180">
              <w:rPr>
                <w:noProof/>
                <w:webHidden/>
              </w:rPr>
              <w:fldChar w:fldCharType="begin"/>
            </w:r>
            <w:r w:rsidR="00E24180">
              <w:rPr>
                <w:noProof/>
                <w:webHidden/>
              </w:rPr>
              <w:instrText xml:space="preserve"> PAGEREF _Toc65846434 \h </w:instrText>
            </w:r>
            <w:r w:rsidR="00E24180">
              <w:rPr>
                <w:noProof/>
                <w:webHidden/>
              </w:rPr>
            </w:r>
            <w:r w:rsidR="00E24180">
              <w:rPr>
                <w:noProof/>
                <w:webHidden/>
              </w:rPr>
              <w:fldChar w:fldCharType="separate"/>
            </w:r>
            <w:r w:rsidR="00E24180">
              <w:rPr>
                <w:noProof/>
                <w:webHidden/>
              </w:rPr>
              <w:t>139</w:t>
            </w:r>
            <w:r w:rsidR="00E24180">
              <w:rPr>
                <w:noProof/>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441" w:history="1">
            <w:r w:rsidR="00E24180" w:rsidRPr="00194187">
              <w:rPr>
                <w:rStyle w:val="a9"/>
                <w:rFonts w:eastAsia="Calibri"/>
              </w:rPr>
              <w:t>8</w:t>
            </w:r>
            <w:r w:rsidR="00E24180">
              <w:rPr>
                <w:rFonts w:asciiTheme="minorHAnsi" w:eastAsiaTheme="minorEastAsia" w:hAnsiTheme="minorHAnsi" w:cstheme="minorBidi"/>
                <w:b w:val="0"/>
                <w:sz w:val="22"/>
                <w:szCs w:val="22"/>
                <w:lang w:eastAsia="ru-RU"/>
              </w:rPr>
              <w:tab/>
            </w:r>
            <w:r w:rsidR="00E24180" w:rsidRPr="00194187">
              <w:rPr>
                <w:rStyle w:val="a9"/>
                <w:rFonts w:eastAsia="Calibri"/>
              </w:rPr>
              <w:t>Открытые вопросы</w:t>
            </w:r>
            <w:r w:rsidR="00E24180">
              <w:rPr>
                <w:webHidden/>
              </w:rPr>
              <w:tab/>
            </w:r>
            <w:r w:rsidR="00E24180">
              <w:rPr>
                <w:webHidden/>
              </w:rPr>
              <w:fldChar w:fldCharType="begin"/>
            </w:r>
            <w:r w:rsidR="00E24180">
              <w:rPr>
                <w:webHidden/>
              </w:rPr>
              <w:instrText xml:space="preserve"> PAGEREF _Toc65846441 \h </w:instrText>
            </w:r>
            <w:r w:rsidR="00E24180">
              <w:rPr>
                <w:webHidden/>
              </w:rPr>
            </w:r>
            <w:r w:rsidR="00E24180">
              <w:rPr>
                <w:webHidden/>
              </w:rPr>
              <w:fldChar w:fldCharType="separate"/>
            </w:r>
            <w:r w:rsidR="00E24180">
              <w:rPr>
                <w:webHidden/>
              </w:rPr>
              <w:t>139</w:t>
            </w:r>
            <w:r w:rsidR="00E24180">
              <w:rPr>
                <w:webHidden/>
              </w:rPr>
              <w:fldChar w:fldCharType="end"/>
            </w:r>
          </w:hyperlink>
        </w:p>
        <w:p w:rsidR="00E24180" w:rsidRDefault="003414C9">
          <w:pPr>
            <w:pStyle w:val="14"/>
            <w:rPr>
              <w:rFonts w:asciiTheme="minorHAnsi" w:eastAsiaTheme="minorEastAsia" w:hAnsiTheme="minorHAnsi" w:cstheme="minorBidi"/>
              <w:b w:val="0"/>
              <w:sz w:val="22"/>
              <w:szCs w:val="22"/>
              <w:lang w:eastAsia="ru-RU"/>
            </w:rPr>
          </w:pPr>
          <w:hyperlink w:anchor="_Toc65846442" w:history="1">
            <w:r w:rsidR="00E24180" w:rsidRPr="00194187">
              <w:rPr>
                <w:rStyle w:val="a9"/>
                <w:rFonts w:eastAsia="Calibri"/>
              </w:rPr>
              <w:t>9</w:t>
            </w:r>
            <w:r w:rsidR="00E24180">
              <w:rPr>
                <w:rFonts w:asciiTheme="minorHAnsi" w:eastAsiaTheme="minorEastAsia" w:hAnsiTheme="minorHAnsi" w:cstheme="minorBidi"/>
                <w:b w:val="0"/>
                <w:sz w:val="22"/>
                <w:szCs w:val="22"/>
                <w:lang w:eastAsia="ru-RU"/>
              </w:rPr>
              <w:tab/>
            </w:r>
            <w:r w:rsidR="00E24180" w:rsidRPr="00194187">
              <w:rPr>
                <w:rStyle w:val="a9"/>
                <w:rFonts w:eastAsia="Calibri"/>
              </w:rPr>
              <w:t>Приложения</w:t>
            </w:r>
            <w:r w:rsidR="00E24180">
              <w:rPr>
                <w:webHidden/>
              </w:rPr>
              <w:tab/>
            </w:r>
            <w:r w:rsidR="00E24180">
              <w:rPr>
                <w:webHidden/>
              </w:rPr>
              <w:fldChar w:fldCharType="begin"/>
            </w:r>
            <w:r w:rsidR="00E24180">
              <w:rPr>
                <w:webHidden/>
              </w:rPr>
              <w:instrText xml:space="preserve"> PAGEREF _Toc65846442 \h </w:instrText>
            </w:r>
            <w:r w:rsidR="00E24180">
              <w:rPr>
                <w:webHidden/>
              </w:rPr>
            </w:r>
            <w:r w:rsidR="00E24180">
              <w:rPr>
                <w:webHidden/>
              </w:rPr>
              <w:fldChar w:fldCharType="separate"/>
            </w:r>
            <w:r w:rsidR="00E24180">
              <w:rPr>
                <w:webHidden/>
              </w:rPr>
              <w:t>141</w:t>
            </w:r>
            <w:r w:rsidR="00E24180">
              <w:rPr>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3" w:history="1">
            <w:r w:rsidR="00E24180" w:rsidRPr="00194187">
              <w:rPr>
                <w:rStyle w:val="a9"/>
                <w:rFonts w:eastAsiaTheme="majorEastAsia" w:cs="Arial"/>
                <w:noProof/>
              </w:rPr>
              <w:t>9.1</w:t>
            </w:r>
            <w:r w:rsidR="00E24180">
              <w:rPr>
                <w:rFonts w:eastAsiaTheme="minorEastAsia" w:cstheme="minorBidi"/>
                <w:b w:val="0"/>
                <w:noProof/>
                <w:lang w:eastAsia="ru-RU"/>
              </w:rPr>
              <w:tab/>
            </w:r>
            <w:r w:rsidR="00E24180" w:rsidRPr="00194187">
              <w:rPr>
                <w:rStyle w:val="a9"/>
                <w:rFonts w:eastAsiaTheme="majorEastAsia" w:cs="Arial"/>
                <w:noProof/>
              </w:rPr>
              <w:t>Приложение № 1. Модели бизнес-процессов</w:t>
            </w:r>
            <w:r w:rsidR="00E24180">
              <w:rPr>
                <w:noProof/>
                <w:webHidden/>
              </w:rPr>
              <w:tab/>
            </w:r>
            <w:r w:rsidR="00E24180">
              <w:rPr>
                <w:noProof/>
                <w:webHidden/>
              </w:rPr>
              <w:fldChar w:fldCharType="begin"/>
            </w:r>
            <w:r w:rsidR="00E24180">
              <w:rPr>
                <w:noProof/>
                <w:webHidden/>
              </w:rPr>
              <w:instrText xml:space="preserve"> PAGEREF _Toc65846443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4" w:history="1">
            <w:r w:rsidR="00E24180" w:rsidRPr="00194187">
              <w:rPr>
                <w:rStyle w:val="a9"/>
                <w:rFonts w:eastAsiaTheme="majorEastAsia" w:cs="Arial"/>
                <w:noProof/>
              </w:rPr>
              <w:t>9.2</w:t>
            </w:r>
            <w:r w:rsidR="00E24180">
              <w:rPr>
                <w:rFonts w:eastAsiaTheme="minorEastAsia" w:cstheme="minorBidi"/>
                <w:b w:val="0"/>
                <w:noProof/>
                <w:lang w:eastAsia="ru-RU"/>
              </w:rPr>
              <w:tab/>
            </w:r>
            <w:r w:rsidR="00E24180" w:rsidRPr="00194187">
              <w:rPr>
                <w:rStyle w:val="a9"/>
                <w:rFonts w:eastAsiaTheme="majorEastAsia" w:cs="Arial"/>
                <w:noProof/>
              </w:rPr>
              <w:t>Приложение № 2. Реестр бизнес-требований</w:t>
            </w:r>
            <w:r w:rsidR="00E24180">
              <w:rPr>
                <w:noProof/>
                <w:webHidden/>
              </w:rPr>
              <w:tab/>
            </w:r>
            <w:r w:rsidR="00E24180">
              <w:rPr>
                <w:noProof/>
                <w:webHidden/>
              </w:rPr>
              <w:fldChar w:fldCharType="begin"/>
            </w:r>
            <w:r w:rsidR="00E24180">
              <w:rPr>
                <w:noProof/>
                <w:webHidden/>
              </w:rPr>
              <w:instrText xml:space="preserve"> PAGEREF _Toc65846444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5" w:history="1">
            <w:r w:rsidR="00E24180" w:rsidRPr="00194187">
              <w:rPr>
                <w:rStyle w:val="a9"/>
                <w:rFonts w:eastAsiaTheme="majorEastAsia" w:cs="Arial"/>
                <w:noProof/>
              </w:rPr>
              <w:t>9.3</w:t>
            </w:r>
            <w:r w:rsidR="00E24180">
              <w:rPr>
                <w:rFonts w:eastAsiaTheme="minorEastAsia" w:cstheme="minorBidi"/>
                <w:b w:val="0"/>
                <w:noProof/>
                <w:lang w:eastAsia="ru-RU"/>
              </w:rPr>
              <w:tab/>
            </w:r>
            <w:r w:rsidR="00E24180" w:rsidRPr="00194187">
              <w:rPr>
                <w:rStyle w:val="a9"/>
                <w:rFonts w:eastAsiaTheme="majorEastAsia" w:cs="Arial"/>
                <w:noProof/>
              </w:rPr>
              <w:t>Приложение № 3. Описание шагов бизнес-процессов</w:t>
            </w:r>
            <w:r w:rsidR="00E24180">
              <w:rPr>
                <w:noProof/>
                <w:webHidden/>
              </w:rPr>
              <w:tab/>
            </w:r>
            <w:r w:rsidR="00E24180">
              <w:rPr>
                <w:noProof/>
                <w:webHidden/>
              </w:rPr>
              <w:fldChar w:fldCharType="begin"/>
            </w:r>
            <w:r w:rsidR="00E24180">
              <w:rPr>
                <w:noProof/>
                <w:webHidden/>
              </w:rPr>
              <w:instrText xml:space="preserve"> PAGEREF _Toc65846445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6" w:history="1">
            <w:r w:rsidR="00E24180" w:rsidRPr="00194187">
              <w:rPr>
                <w:rStyle w:val="a9"/>
                <w:rFonts w:eastAsiaTheme="majorEastAsia" w:cs="Arial"/>
                <w:noProof/>
              </w:rPr>
              <w:t>9.4</w:t>
            </w:r>
            <w:r w:rsidR="00E24180">
              <w:rPr>
                <w:rFonts w:eastAsiaTheme="minorEastAsia" w:cstheme="minorBidi"/>
                <w:b w:val="0"/>
                <w:noProof/>
                <w:lang w:eastAsia="ru-RU"/>
              </w:rPr>
              <w:tab/>
            </w:r>
            <w:r w:rsidR="00E24180" w:rsidRPr="00194187">
              <w:rPr>
                <w:rStyle w:val="a9"/>
                <w:rFonts w:eastAsiaTheme="majorEastAsia" w:cs="Arial"/>
                <w:noProof/>
              </w:rPr>
              <w:t>Приложение № 4. Прочее</w:t>
            </w:r>
            <w:r w:rsidR="00E24180">
              <w:rPr>
                <w:noProof/>
                <w:webHidden/>
              </w:rPr>
              <w:tab/>
            </w:r>
            <w:r w:rsidR="00E24180">
              <w:rPr>
                <w:noProof/>
                <w:webHidden/>
              </w:rPr>
              <w:fldChar w:fldCharType="begin"/>
            </w:r>
            <w:r w:rsidR="00E24180">
              <w:rPr>
                <w:noProof/>
                <w:webHidden/>
              </w:rPr>
              <w:instrText xml:space="preserve"> PAGEREF _Toc65846446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7" w:history="1">
            <w:r w:rsidR="00E24180" w:rsidRPr="00194187">
              <w:rPr>
                <w:rStyle w:val="a9"/>
                <w:rFonts w:eastAsiaTheme="majorEastAsia" w:cs="Arial"/>
                <w:noProof/>
              </w:rPr>
              <w:t>9.5</w:t>
            </w:r>
            <w:r w:rsidR="00E24180">
              <w:rPr>
                <w:rFonts w:eastAsiaTheme="minorEastAsia" w:cstheme="minorBidi"/>
                <w:b w:val="0"/>
                <w:noProof/>
                <w:lang w:eastAsia="ru-RU"/>
              </w:rPr>
              <w:tab/>
            </w:r>
            <w:r w:rsidR="00E24180" w:rsidRPr="00194187">
              <w:rPr>
                <w:rStyle w:val="a9"/>
                <w:rFonts w:eastAsiaTheme="majorEastAsia" w:cs="Arial"/>
                <w:noProof/>
              </w:rPr>
              <w:t>Приложение № РП1-6: Роли и полномочия</w:t>
            </w:r>
            <w:r w:rsidR="00E24180">
              <w:rPr>
                <w:noProof/>
                <w:webHidden/>
              </w:rPr>
              <w:tab/>
            </w:r>
            <w:r w:rsidR="00E24180">
              <w:rPr>
                <w:noProof/>
                <w:webHidden/>
              </w:rPr>
              <w:fldChar w:fldCharType="begin"/>
            </w:r>
            <w:r w:rsidR="00E24180">
              <w:rPr>
                <w:noProof/>
                <w:webHidden/>
              </w:rPr>
              <w:instrText xml:space="preserve"> PAGEREF _Toc65846447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8" w:history="1">
            <w:r w:rsidR="00E24180" w:rsidRPr="00194187">
              <w:rPr>
                <w:rStyle w:val="a9"/>
                <w:rFonts w:eastAsia="Calibri"/>
                <w:noProof/>
              </w:rPr>
              <w:t>9.6</w:t>
            </w:r>
            <w:r w:rsidR="00E24180">
              <w:rPr>
                <w:rFonts w:eastAsiaTheme="minorEastAsia" w:cstheme="minorBidi"/>
                <w:b w:val="0"/>
                <w:noProof/>
                <w:lang w:eastAsia="ru-RU"/>
              </w:rPr>
              <w:tab/>
            </w:r>
            <w:r w:rsidR="00E24180" w:rsidRPr="00194187">
              <w:rPr>
                <w:rStyle w:val="a9"/>
                <w:rFonts w:eastAsiaTheme="majorEastAsia" w:cs="Arial"/>
                <w:noProof/>
              </w:rPr>
              <w:t>Приложение № РиК1. Матрица рисков и контрольных процедур</w:t>
            </w:r>
            <w:r w:rsidR="00E24180">
              <w:rPr>
                <w:noProof/>
                <w:webHidden/>
              </w:rPr>
              <w:tab/>
            </w:r>
            <w:r w:rsidR="00E24180">
              <w:rPr>
                <w:noProof/>
                <w:webHidden/>
              </w:rPr>
              <w:fldChar w:fldCharType="begin"/>
            </w:r>
            <w:r w:rsidR="00E24180">
              <w:rPr>
                <w:noProof/>
                <w:webHidden/>
              </w:rPr>
              <w:instrText xml:space="preserve"> PAGEREF _Toc65846448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E24180" w:rsidRDefault="003414C9">
          <w:pPr>
            <w:pStyle w:val="24"/>
            <w:tabs>
              <w:tab w:val="left" w:pos="1320"/>
            </w:tabs>
            <w:rPr>
              <w:rFonts w:eastAsiaTheme="minorEastAsia" w:cstheme="minorBidi"/>
              <w:b w:val="0"/>
              <w:noProof/>
              <w:lang w:eastAsia="ru-RU"/>
            </w:rPr>
          </w:pPr>
          <w:hyperlink w:anchor="_Toc65846449" w:history="1">
            <w:r w:rsidR="00E24180" w:rsidRPr="00194187">
              <w:rPr>
                <w:rStyle w:val="a9"/>
                <w:rFonts w:eastAsiaTheme="majorEastAsia" w:cs="Arial"/>
                <w:noProof/>
              </w:rPr>
              <w:t>9.7</w:t>
            </w:r>
            <w:r w:rsidR="00E24180">
              <w:rPr>
                <w:rFonts w:eastAsiaTheme="minorEastAsia" w:cstheme="minorBidi"/>
                <w:b w:val="0"/>
                <w:noProof/>
                <w:lang w:eastAsia="ru-RU"/>
              </w:rPr>
              <w:tab/>
            </w:r>
            <w:r w:rsidR="00E24180" w:rsidRPr="00194187">
              <w:rPr>
                <w:rStyle w:val="a9"/>
                <w:rFonts w:eastAsiaTheme="majorEastAsia" w:cs="Arial"/>
                <w:noProof/>
              </w:rPr>
              <w:t>Приложение № КП1. Матрица конфликтов полномочий</w:t>
            </w:r>
            <w:r w:rsidR="00E24180">
              <w:rPr>
                <w:noProof/>
                <w:webHidden/>
              </w:rPr>
              <w:tab/>
            </w:r>
            <w:r w:rsidR="00E24180">
              <w:rPr>
                <w:noProof/>
                <w:webHidden/>
              </w:rPr>
              <w:fldChar w:fldCharType="begin"/>
            </w:r>
            <w:r w:rsidR="00E24180">
              <w:rPr>
                <w:noProof/>
                <w:webHidden/>
              </w:rPr>
              <w:instrText xml:space="preserve"> PAGEREF _Toc65846449 \h </w:instrText>
            </w:r>
            <w:r w:rsidR="00E24180">
              <w:rPr>
                <w:noProof/>
                <w:webHidden/>
              </w:rPr>
            </w:r>
            <w:r w:rsidR="00E24180">
              <w:rPr>
                <w:noProof/>
                <w:webHidden/>
              </w:rPr>
              <w:fldChar w:fldCharType="separate"/>
            </w:r>
            <w:r w:rsidR="00E24180">
              <w:rPr>
                <w:noProof/>
                <w:webHidden/>
              </w:rPr>
              <w:t>141</w:t>
            </w:r>
            <w:r w:rsidR="00E24180">
              <w:rPr>
                <w:noProof/>
                <w:webHidden/>
              </w:rPr>
              <w:fldChar w:fldCharType="end"/>
            </w:r>
          </w:hyperlink>
        </w:p>
        <w:p w:rsidR="009F5EA5" w:rsidRPr="007008A3" w:rsidRDefault="00B778C7" w:rsidP="00850753">
          <w:pPr>
            <w:ind w:hanging="426"/>
            <w:rPr>
              <w:rFonts w:cs="Arial"/>
            </w:rPr>
          </w:pPr>
          <w:r w:rsidRPr="00A32F31">
            <w:rPr>
              <w:rFonts w:cs="Arial"/>
              <w:b/>
              <w:bCs/>
            </w:rPr>
            <w:fldChar w:fldCharType="end"/>
          </w:r>
        </w:p>
      </w:sdtContent>
    </w:sdt>
    <w:p w:rsidR="009F5EA5" w:rsidRPr="007008A3" w:rsidRDefault="009F5EA5" w:rsidP="00895A65">
      <w:pPr>
        <w:rPr>
          <w:rFonts w:cs="Arial"/>
        </w:rPr>
      </w:pPr>
    </w:p>
    <w:p w:rsidR="00252D72" w:rsidRPr="007008A3" w:rsidRDefault="00252D72" w:rsidP="00895A65">
      <w:pPr>
        <w:rPr>
          <w:rFonts w:cs="Arial"/>
        </w:rPr>
        <w:sectPr w:rsidR="00252D72" w:rsidRPr="007008A3" w:rsidSect="00916FAB">
          <w:headerReference w:type="default" r:id="rId11"/>
          <w:footerReference w:type="default" r:id="rId12"/>
          <w:headerReference w:type="first" r:id="rId13"/>
          <w:pgSz w:w="11907" w:h="16840" w:code="9"/>
          <w:pgMar w:top="1134" w:right="567" w:bottom="1134" w:left="1134" w:header="737" w:footer="680" w:gutter="0"/>
          <w:cols w:space="708"/>
          <w:titlePg/>
          <w:docGrid w:linePitch="360"/>
        </w:sectPr>
      </w:pPr>
    </w:p>
    <w:p w:rsidR="00FA572B" w:rsidRPr="007008A3" w:rsidRDefault="001135C1" w:rsidP="009E7971">
      <w:pPr>
        <w:pStyle w:val="1"/>
      </w:pPr>
      <w:bookmarkStart w:id="53" w:name="_Toc65846392"/>
      <w:r w:rsidRPr="007008A3">
        <w:t>Глоссарий</w:t>
      </w:r>
      <w:bookmarkEnd w:id="53"/>
    </w:p>
    <w:p w:rsidR="00C22B26" w:rsidRPr="00B153FA" w:rsidRDefault="008910E5" w:rsidP="00FA572B">
      <w:pPr>
        <w:rPr>
          <w:rFonts w:cs="Arial"/>
        </w:rPr>
      </w:pPr>
      <w:r w:rsidRPr="008305CC">
        <w:rPr>
          <w:rFonts w:cs="Arial"/>
        </w:rPr>
        <w:t xml:space="preserve">Глоссарий ведется централизованно на Портале Проекта и доступен по ссылке: </w:t>
      </w:r>
      <w:r w:rsidRPr="00B153FA">
        <w:rPr>
          <w:rFonts w:cs="Arial"/>
        </w:rPr>
        <w:t>http://portal.polyus.com/ERP/ERPDocuments/00_Управление проектом/02_Реестры и списки/04_Глоссарий</w:t>
      </w:r>
    </w:p>
    <w:p w:rsidR="00C22B26" w:rsidRDefault="00C22B26" w:rsidP="00FA572B">
      <w:pPr>
        <w:rPr>
          <w:rFonts w:cs="Arial"/>
          <w:i/>
        </w:rPr>
      </w:pPr>
    </w:p>
    <w:p w:rsidR="00FA572B" w:rsidRPr="007008A3" w:rsidRDefault="001135C1" w:rsidP="009E7971">
      <w:pPr>
        <w:pStyle w:val="1"/>
      </w:pPr>
      <w:bookmarkStart w:id="54" w:name="_Toc65846393"/>
      <w:r w:rsidRPr="007008A3">
        <w:t>Назн</w:t>
      </w:r>
      <w:r w:rsidR="00A8186B" w:rsidRPr="007008A3">
        <w:t>а</w:t>
      </w:r>
      <w:r w:rsidRPr="007008A3">
        <w:t>чение документа</w:t>
      </w:r>
      <w:bookmarkEnd w:id="54"/>
    </w:p>
    <w:p w:rsidR="008862A5" w:rsidRPr="00562687" w:rsidRDefault="008862A5" w:rsidP="008862A5">
      <w:pPr>
        <w:rPr>
          <w:rFonts w:cs="Arial"/>
        </w:rPr>
      </w:pPr>
      <w:r w:rsidRPr="00562687">
        <w:rPr>
          <w:rFonts w:cs="Arial"/>
        </w:rPr>
        <w:t xml:space="preserve">Данный документ концептуально описывает реализацию процессов </w:t>
      </w:r>
      <w:r>
        <w:rPr>
          <w:rFonts w:cs="Arial"/>
        </w:rPr>
        <w:t>годового</w:t>
      </w:r>
      <w:r w:rsidRPr="00562687">
        <w:rPr>
          <w:rFonts w:cs="Arial"/>
        </w:rPr>
        <w:t xml:space="preserve"> планирования воздействий на ПА</w:t>
      </w:r>
      <w:r w:rsidR="008910E5">
        <w:rPr>
          <w:rFonts w:cs="Arial"/>
        </w:rPr>
        <w:t xml:space="preserve"> и процесса определения стоимости работ</w:t>
      </w:r>
      <w:r w:rsidR="004F0B6E">
        <w:rPr>
          <w:rFonts w:cs="Arial"/>
        </w:rPr>
        <w:t xml:space="preserve"> на основании ведомости дефектов</w:t>
      </w:r>
      <w:r w:rsidRPr="00562687">
        <w:rPr>
          <w:rFonts w:cs="Arial"/>
        </w:rPr>
        <w:t xml:space="preserve"> в системе SAP S/4HANA.</w:t>
      </w:r>
    </w:p>
    <w:p w:rsidR="00363CBE" w:rsidRPr="007008A3" w:rsidRDefault="00363CBE" w:rsidP="00363CBE">
      <w:pPr>
        <w:rPr>
          <w:rFonts w:cs="Arial"/>
        </w:rPr>
      </w:pPr>
    </w:p>
    <w:p w:rsidR="00FF5232" w:rsidRPr="007008A3" w:rsidRDefault="00FF5232" w:rsidP="009E7971">
      <w:pPr>
        <w:pStyle w:val="1"/>
      </w:pPr>
      <w:bookmarkStart w:id="55" w:name="_Toc469481037"/>
      <w:bookmarkStart w:id="56" w:name="_Toc65846394"/>
      <w:r w:rsidRPr="007008A3">
        <w:t>Предпосылки успешной реализации</w:t>
      </w:r>
      <w:bookmarkEnd w:id="55"/>
      <w:bookmarkEnd w:id="56"/>
    </w:p>
    <w:p w:rsidR="00C31041" w:rsidRPr="00E111F5" w:rsidRDefault="00CB7684" w:rsidP="00BD5CCE">
      <w:pPr>
        <w:spacing w:after="240" w:line="276" w:lineRule="auto"/>
        <w:rPr>
          <w:rFonts w:cs="Arial"/>
          <w:szCs w:val="24"/>
        </w:rPr>
      </w:pPr>
      <w:r w:rsidRPr="00E111F5">
        <w:rPr>
          <w:rFonts w:cs="Arial"/>
          <w:szCs w:val="24"/>
        </w:rPr>
        <w:t xml:space="preserve">Для успешной реализации бизнес-процесса годового планирования воздействий на ПА в системе SAP S4/HANA </w:t>
      </w:r>
      <w:r w:rsidR="00C31041" w:rsidRPr="00E111F5">
        <w:rPr>
          <w:rFonts w:cs="Arial"/>
          <w:szCs w:val="24"/>
        </w:rPr>
        <w:t>необходима реализация связанных бизнес-процессов</w:t>
      </w:r>
      <w:r w:rsidRPr="00E111F5">
        <w:rPr>
          <w:rFonts w:cs="Arial"/>
          <w:szCs w:val="24"/>
        </w:rPr>
        <w:t>:</w:t>
      </w:r>
    </w:p>
    <w:p w:rsidR="00C31041" w:rsidRPr="00850753" w:rsidRDefault="00C31041" w:rsidP="002E665C">
      <w:pPr>
        <w:pStyle w:val="afa"/>
        <w:numPr>
          <w:ilvl w:val="0"/>
          <w:numId w:val="42"/>
        </w:numPr>
        <w:spacing w:after="240" w:line="276" w:lineRule="auto"/>
        <w:ind w:left="567"/>
        <w:rPr>
          <w:rFonts w:cs="Arial"/>
          <w:szCs w:val="24"/>
        </w:rPr>
      </w:pPr>
      <w:r w:rsidRPr="00850753">
        <w:rPr>
          <w:rFonts w:cs="Arial"/>
          <w:szCs w:val="24"/>
        </w:rPr>
        <w:t>ПП-07.05.03-ERP</w:t>
      </w:r>
      <w:r w:rsidRPr="00850753">
        <w:rPr>
          <w:rFonts w:cs="Arial"/>
          <w:szCs w:val="24"/>
        </w:rPr>
        <w:tab/>
        <w:t>Формирование и потребление обменного фонда</w:t>
      </w:r>
      <w:r w:rsidR="00CB7684" w:rsidRPr="00E111F5">
        <w:rPr>
          <w:rFonts w:cs="Arial"/>
          <w:szCs w:val="24"/>
        </w:rPr>
        <w:t xml:space="preserve"> (описан в КД</w:t>
      </w:r>
      <w:r w:rsidR="00E47801" w:rsidRPr="00E111F5">
        <w:rPr>
          <w:rFonts w:cs="Arial"/>
          <w:szCs w:val="24"/>
        </w:rPr>
        <w:t xml:space="preserve"> «ERP.</w:t>
      </w:r>
      <w:r w:rsidR="000B519E">
        <w:rPr>
          <w:rFonts w:cs="Arial"/>
          <w:szCs w:val="24"/>
        </w:rPr>
        <w:t>4.6.1.2.</w:t>
      </w:r>
      <w:r w:rsidR="00E47801" w:rsidRPr="00E111F5">
        <w:rPr>
          <w:rFonts w:cs="Arial"/>
          <w:szCs w:val="24"/>
        </w:rPr>
        <w:t>57.PM.КД Ресурсное обеспечение ТОиР»</w:t>
      </w:r>
      <w:r w:rsidR="00CB7684" w:rsidRPr="00E111F5">
        <w:rPr>
          <w:rFonts w:cs="Arial"/>
          <w:szCs w:val="24"/>
        </w:rPr>
        <w:t>)</w:t>
      </w:r>
      <w:r w:rsidR="00154C26">
        <w:rPr>
          <w:rFonts w:cs="Arial"/>
          <w:szCs w:val="24"/>
        </w:rPr>
        <w:t>;</w:t>
      </w:r>
    </w:p>
    <w:p w:rsidR="00C31041" w:rsidRPr="00850753" w:rsidRDefault="00CB7684" w:rsidP="002E665C">
      <w:pPr>
        <w:pStyle w:val="afa"/>
        <w:numPr>
          <w:ilvl w:val="0"/>
          <w:numId w:val="42"/>
        </w:numPr>
        <w:spacing w:after="240" w:line="276" w:lineRule="auto"/>
        <w:ind w:left="567"/>
        <w:rPr>
          <w:rFonts w:cs="Arial"/>
          <w:szCs w:val="24"/>
        </w:rPr>
      </w:pPr>
      <w:r w:rsidRPr="00E111F5">
        <w:rPr>
          <w:rFonts w:cs="Arial"/>
          <w:szCs w:val="24"/>
        </w:rPr>
        <w:t xml:space="preserve">ПП-07.02.03.03-ERP </w:t>
      </w:r>
      <w:r w:rsidR="00C31041" w:rsidRPr="00850753">
        <w:rPr>
          <w:rFonts w:cs="Arial"/>
          <w:szCs w:val="24"/>
        </w:rPr>
        <w:t>Определение стоимости работ</w:t>
      </w:r>
      <w:r w:rsidRPr="00E111F5">
        <w:rPr>
          <w:rFonts w:cs="Arial"/>
          <w:szCs w:val="24"/>
        </w:rPr>
        <w:t xml:space="preserve"> (описан в текущем КД)</w:t>
      </w:r>
      <w:r w:rsidR="00154C26">
        <w:rPr>
          <w:rFonts w:cs="Arial"/>
          <w:szCs w:val="24"/>
        </w:rPr>
        <w:t>;</w:t>
      </w:r>
    </w:p>
    <w:p w:rsidR="00C31041" w:rsidRPr="00850753" w:rsidRDefault="00C31041" w:rsidP="002E665C">
      <w:pPr>
        <w:pStyle w:val="afa"/>
        <w:numPr>
          <w:ilvl w:val="0"/>
          <w:numId w:val="42"/>
        </w:numPr>
        <w:spacing w:after="240" w:line="276" w:lineRule="auto"/>
        <w:ind w:left="567"/>
        <w:rPr>
          <w:rFonts w:cs="Arial"/>
          <w:szCs w:val="24"/>
        </w:rPr>
      </w:pPr>
      <w:r w:rsidRPr="00850753">
        <w:rPr>
          <w:rFonts w:cs="Arial"/>
          <w:szCs w:val="24"/>
        </w:rPr>
        <w:t>ПП-07.04.02-ERP</w:t>
      </w:r>
      <w:r w:rsidR="00106266" w:rsidRPr="00E111F5">
        <w:rPr>
          <w:rFonts w:cs="Arial"/>
          <w:szCs w:val="24"/>
        </w:rPr>
        <w:t xml:space="preserve"> </w:t>
      </w:r>
      <w:r w:rsidRPr="00850753">
        <w:rPr>
          <w:rFonts w:cs="Arial"/>
          <w:szCs w:val="24"/>
        </w:rPr>
        <w:t>Регистрация технических параметров эксплуатации оборудования (измерения, наработка)</w:t>
      </w:r>
      <w:r w:rsidR="00E47801" w:rsidRPr="00E111F5">
        <w:rPr>
          <w:rFonts w:cs="Arial"/>
          <w:szCs w:val="24"/>
        </w:rPr>
        <w:t xml:space="preserve"> (описан в КД «</w:t>
      </w:r>
      <w:r w:rsidR="001710A8">
        <w:rPr>
          <w:rFonts w:cs="Arial"/>
          <w:szCs w:val="24"/>
        </w:rPr>
        <w:t>ERP.</w:t>
      </w:r>
      <w:r w:rsidR="000B519E">
        <w:rPr>
          <w:rFonts w:cs="Arial"/>
          <w:szCs w:val="24"/>
        </w:rPr>
        <w:t>4.6.1.2.</w:t>
      </w:r>
      <w:r w:rsidR="00E47801" w:rsidRPr="00E111F5">
        <w:rPr>
          <w:rFonts w:cs="Arial"/>
          <w:szCs w:val="24"/>
        </w:rPr>
        <w:t>56.PM.КД Мониторинг и оценка технического состояния ПА»)</w:t>
      </w:r>
      <w:r w:rsidR="00154C26">
        <w:rPr>
          <w:rFonts w:cs="Arial"/>
          <w:szCs w:val="24"/>
        </w:rPr>
        <w:t>;</w:t>
      </w:r>
    </w:p>
    <w:p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ПП-07.06.03-ERP </w:t>
      </w:r>
      <w:r w:rsidR="00C31041" w:rsidRPr="00850753">
        <w:rPr>
          <w:rFonts w:cs="Arial"/>
          <w:szCs w:val="24"/>
        </w:rPr>
        <w:t>Формирование годового бюджета воздействий на производственные активы (описан в КД</w:t>
      </w:r>
      <w:r w:rsidRPr="00E111F5">
        <w:rPr>
          <w:rFonts w:cs="Arial"/>
          <w:szCs w:val="24"/>
        </w:rPr>
        <w:t xml:space="preserve"> </w:t>
      </w:r>
      <w:r w:rsidR="001710A8">
        <w:rPr>
          <w:rFonts w:cs="Arial"/>
          <w:szCs w:val="24"/>
        </w:rPr>
        <w:t>ERP.</w:t>
      </w:r>
      <w:r w:rsidR="000B519E">
        <w:rPr>
          <w:rFonts w:cs="Arial"/>
          <w:szCs w:val="24"/>
        </w:rPr>
        <w:t>4.6.1.2.</w:t>
      </w:r>
      <w:r w:rsidRPr="00E111F5">
        <w:rPr>
          <w:rFonts w:cs="Arial"/>
          <w:szCs w:val="24"/>
        </w:rPr>
        <w:t>51.PM.КД "Формирование и управление бюджетами ТОиР"</w:t>
      </w:r>
      <w:r w:rsidR="00C31041" w:rsidRPr="00850753">
        <w:rPr>
          <w:rFonts w:cs="Arial"/>
          <w:szCs w:val="24"/>
        </w:rPr>
        <w:t>)</w:t>
      </w:r>
      <w:r w:rsidR="00154C26">
        <w:rPr>
          <w:rFonts w:cs="Arial"/>
          <w:szCs w:val="24"/>
        </w:rPr>
        <w:t>;</w:t>
      </w:r>
    </w:p>
    <w:p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УП-04.02.04-ERP </w:t>
      </w:r>
      <w:r w:rsidR="00C31041" w:rsidRPr="00850753">
        <w:rPr>
          <w:rFonts w:cs="Arial"/>
          <w:szCs w:val="24"/>
        </w:rPr>
        <w:t>Загрузка плановых данных контроллинга (описан в КД</w:t>
      </w:r>
      <w:r w:rsidRPr="00E111F5">
        <w:rPr>
          <w:rFonts w:cs="Arial"/>
          <w:szCs w:val="24"/>
        </w:rPr>
        <w:t xml:space="preserve"> «</w:t>
      </w:r>
      <w:r w:rsidR="001710A8">
        <w:rPr>
          <w:rFonts w:cs="Arial"/>
          <w:szCs w:val="24"/>
        </w:rPr>
        <w:t>ERP.</w:t>
      </w:r>
      <w:r w:rsidR="000B519E">
        <w:rPr>
          <w:rFonts w:cs="Arial"/>
          <w:szCs w:val="24"/>
        </w:rPr>
        <w:t>4.6.1.2.</w:t>
      </w:r>
      <w:r w:rsidRPr="00E111F5">
        <w:rPr>
          <w:rFonts w:cs="Arial"/>
          <w:szCs w:val="24"/>
        </w:rPr>
        <w:t>37 Обеспечение плановых данных»</w:t>
      </w:r>
      <w:r w:rsidR="00C31041" w:rsidRPr="00850753">
        <w:rPr>
          <w:rFonts w:cs="Arial"/>
          <w:szCs w:val="24"/>
        </w:rPr>
        <w:t>)</w:t>
      </w:r>
      <w:r w:rsidR="00154C26">
        <w:rPr>
          <w:rFonts w:cs="Arial"/>
          <w:szCs w:val="24"/>
        </w:rPr>
        <w:t>;</w:t>
      </w:r>
    </w:p>
    <w:p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ПП-10.03.01-ERP </w:t>
      </w:r>
      <w:r w:rsidR="00C31041" w:rsidRPr="00850753">
        <w:rPr>
          <w:rFonts w:cs="Arial"/>
          <w:szCs w:val="24"/>
        </w:rPr>
        <w:t xml:space="preserve">Ведение плановых цен (описан в </w:t>
      </w:r>
      <w:r w:rsidRPr="00B153FA">
        <w:rPr>
          <w:rFonts w:cs="Arial"/>
          <w:szCs w:val="24"/>
        </w:rPr>
        <w:t xml:space="preserve">КД </w:t>
      </w:r>
      <w:r w:rsidRPr="00E111F5">
        <w:rPr>
          <w:rFonts w:cs="Arial"/>
          <w:szCs w:val="24"/>
        </w:rPr>
        <w:t>«</w:t>
      </w:r>
      <w:r w:rsidR="001710A8">
        <w:rPr>
          <w:rFonts w:cs="Arial"/>
          <w:szCs w:val="24"/>
        </w:rPr>
        <w:t>ERP.</w:t>
      </w:r>
      <w:r w:rsidR="000B519E">
        <w:rPr>
          <w:rFonts w:cs="Arial"/>
          <w:szCs w:val="24"/>
        </w:rPr>
        <w:t>4.6.1.2.</w:t>
      </w:r>
      <w:r w:rsidRPr="00B153FA">
        <w:rPr>
          <w:rFonts w:cs="Arial"/>
          <w:szCs w:val="24"/>
        </w:rPr>
        <w:t>58 Планирование обеспечения МТР, работами и услугами</w:t>
      </w:r>
      <w:r w:rsidRPr="00E111F5">
        <w:rPr>
          <w:rFonts w:cs="Arial"/>
          <w:szCs w:val="24"/>
        </w:rPr>
        <w:t>»</w:t>
      </w:r>
      <w:r w:rsidR="00C31041" w:rsidRPr="00850753">
        <w:rPr>
          <w:rFonts w:cs="Arial"/>
          <w:szCs w:val="24"/>
        </w:rPr>
        <w:t>)</w:t>
      </w:r>
      <w:r w:rsidR="00154C26">
        <w:rPr>
          <w:rFonts w:cs="Arial"/>
          <w:szCs w:val="24"/>
        </w:rPr>
        <w:t>;</w:t>
      </w:r>
    </w:p>
    <w:p w:rsidR="00C31041" w:rsidRPr="00E111F5"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ПП-07.03.01-ERP </w:t>
      </w:r>
      <w:r w:rsidR="00C31041" w:rsidRPr="00850753">
        <w:rPr>
          <w:rFonts w:cs="Arial"/>
          <w:szCs w:val="24"/>
        </w:rPr>
        <w:t>Оперативное (месячное) планирование</w:t>
      </w:r>
      <w:r w:rsidR="00E111F5" w:rsidRPr="00E111F5">
        <w:rPr>
          <w:rFonts w:cs="Arial"/>
          <w:szCs w:val="24"/>
        </w:rPr>
        <w:t xml:space="preserve"> воздей</w:t>
      </w:r>
      <w:r w:rsidR="00C31041" w:rsidRPr="00850753">
        <w:rPr>
          <w:rFonts w:cs="Arial"/>
          <w:szCs w:val="24"/>
        </w:rPr>
        <w:t>ствий на производственные активы (описан в КД</w:t>
      </w:r>
      <w:r w:rsidRPr="00E111F5">
        <w:rPr>
          <w:rFonts w:cs="Arial"/>
          <w:szCs w:val="24"/>
        </w:rPr>
        <w:t xml:space="preserve"> «</w:t>
      </w:r>
      <w:r w:rsidR="001710A8">
        <w:rPr>
          <w:rFonts w:cs="Arial"/>
          <w:szCs w:val="24"/>
        </w:rPr>
        <w:t>ERP.</w:t>
      </w:r>
      <w:r w:rsidR="000B519E">
        <w:rPr>
          <w:rFonts w:cs="Arial"/>
          <w:szCs w:val="24"/>
        </w:rPr>
        <w:t>4.6.1.2.</w:t>
      </w:r>
      <w:r w:rsidRPr="00E111F5">
        <w:rPr>
          <w:rFonts w:cs="Arial"/>
          <w:szCs w:val="24"/>
        </w:rPr>
        <w:t>54.PM.КД Оперативное планирование мероприятий ТОиР»</w:t>
      </w:r>
      <w:r w:rsidR="00C31041" w:rsidRPr="00850753">
        <w:rPr>
          <w:rFonts w:cs="Arial"/>
          <w:szCs w:val="24"/>
        </w:rPr>
        <w:t>)</w:t>
      </w:r>
      <w:r w:rsidR="00154C26">
        <w:rPr>
          <w:rFonts w:cs="Arial"/>
          <w:szCs w:val="24"/>
        </w:rPr>
        <w:t>;</w:t>
      </w:r>
    </w:p>
    <w:p w:rsidR="00E4780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ПП-07.03.02-ERP </w:t>
      </w:r>
      <w:r w:rsidR="00E47801" w:rsidRPr="00E111F5">
        <w:rPr>
          <w:rFonts w:cs="Arial"/>
          <w:szCs w:val="24"/>
        </w:rPr>
        <w:t>Недельно-суточное планирование воздействий на производственные активы (описан в КД</w:t>
      </w:r>
      <w:r w:rsidRPr="00E111F5">
        <w:rPr>
          <w:rFonts w:cs="Arial"/>
          <w:szCs w:val="24"/>
        </w:rPr>
        <w:t xml:space="preserve"> «</w:t>
      </w:r>
      <w:r w:rsidR="001710A8">
        <w:rPr>
          <w:rFonts w:cs="Arial"/>
          <w:szCs w:val="24"/>
        </w:rPr>
        <w:t>ERP.</w:t>
      </w:r>
      <w:r w:rsidR="000B519E">
        <w:rPr>
          <w:rFonts w:cs="Arial"/>
          <w:szCs w:val="24"/>
        </w:rPr>
        <w:t>4.6.1.2.</w:t>
      </w:r>
      <w:r w:rsidRPr="00E111F5">
        <w:rPr>
          <w:rFonts w:cs="Arial"/>
          <w:szCs w:val="24"/>
        </w:rPr>
        <w:t>54.PM.КД Оперативное планирование мероприятий ТОиР»</w:t>
      </w:r>
      <w:r w:rsidR="00E47801" w:rsidRPr="00E111F5">
        <w:rPr>
          <w:rFonts w:cs="Arial"/>
          <w:szCs w:val="24"/>
        </w:rPr>
        <w:t>)</w:t>
      </w:r>
      <w:r w:rsidR="00154C26">
        <w:rPr>
          <w:rFonts w:cs="Arial"/>
          <w:szCs w:val="24"/>
        </w:rPr>
        <w:t>;</w:t>
      </w:r>
    </w:p>
    <w:p w:rsidR="00C31041" w:rsidRPr="00850753" w:rsidRDefault="00106266" w:rsidP="002E665C">
      <w:pPr>
        <w:pStyle w:val="afa"/>
        <w:numPr>
          <w:ilvl w:val="0"/>
          <w:numId w:val="42"/>
        </w:numPr>
        <w:spacing w:after="240" w:line="276" w:lineRule="auto"/>
        <w:ind w:left="567"/>
        <w:rPr>
          <w:rFonts w:cs="Arial"/>
          <w:szCs w:val="24"/>
        </w:rPr>
      </w:pPr>
      <w:r w:rsidRPr="00E111F5">
        <w:rPr>
          <w:rFonts w:cs="Arial"/>
          <w:szCs w:val="24"/>
        </w:rPr>
        <w:t xml:space="preserve">ПП-07.02.03.02-ERP </w:t>
      </w:r>
      <w:r w:rsidR="00C31041" w:rsidRPr="00850753">
        <w:rPr>
          <w:rFonts w:cs="Arial"/>
          <w:szCs w:val="24"/>
        </w:rPr>
        <w:t>Планирование остановочных ремонтов (описан в КД</w:t>
      </w:r>
      <w:r w:rsidR="00E47801" w:rsidRPr="00E111F5">
        <w:rPr>
          <w:rFonts w:cs="Arial"/>
          <w:szCs w:val="24"/>
        </w:rPr>
        <w:t xml:space="preserve"> </w:t>
      </w:r>
      <w:r w:rsidRPr="00E111F5">
        <w:rPr>
          <w:rFonts w:cs="Arial"/>
          <w:szCs w:val="24"/>
        </w:rPr>
        <w:t>«</w:t>
      </w:r>
      <w:r w:rsidR="001710A8">
        <w:rPr>
          <w:rFonts w:cs="Arial"/>
          <w:szCs w:val="24"/>
        </w:rPr>
        <w:t>ERP.</w:t>
      </w:r>
      <w:r w:rsidR="000B519E">
        <w:rPr>
          <w:rFonts w:cs="Arial"/>
          <w:szCs w:val="24"/>
        </w:rPr>
        <w:t>4.6.1.2.</w:t>
      </w:r>
      <w:r w:rsidR="00E47801" w:rsidRPr="00E111F5">
        <w:rPr>
          <w:rFonts w:cs="Arial"/>
          <w:szCs w:val="24"/>
        </w:rPr>
        <w:t>53.PM.КД Пла</w:t>
      </w:r>
      <w:r w:rsidRPr="00E111F5">
        <w:rPr>
          <w:rFonts w:cs="Arial"/>
          <w:szCs w:val="24"/>
        </w:rPr>
        <w:t>нирование остановочных ремонтов»</w:t>
      </w:r>
      <w:r w:rsidR="00C31041" w:rsidRPr="00850753">
        <w:rPr>
          <w:rFonts w:cs="Arial"/>
          <w:szCs w:val="24"/>
        </w:rPr>
        <w:t>)</w:t>
      </w:r>
      <w:r w:rsidR="00154C26">
        <w:rPr>
          <w:rFonts w:cs="Arial"/>
          <w:szCs w:val="24"/>
        </w:rPr>
        <w:t>;</w:t>
      </w:r>
    </w:p>
    <w:p w:rsidR="00E47801" w:rsidRPr="00E111F5" w:rsidRDefault="00C31041" w:rsidP="002E665C">
      <w:pPr>
        <w:pStyle w:val="afa"/>
        <w:numPr>
          <w:ilvl w:val="0"/>
          <w:numId w:val="42"/>
        </w:numPr>
        <w:spacing w:after="120" w:line="276" w:lineRule="auto"/>
        <w:ind w:left="567"/>
        <w:rPr>
          <w:rFonts w:cs="Arial"/>
          <w:szCs w:val="24"/>
        </w:rPr>
      </w:pPr>
      <w:r w:rsidRPr="00850753">
        <w:rPr>
          <w:rFonts w:cs="Arial"/>
          <w:szCs w:val="24"/>
        </w:rPr>
        <w:t>ПП-10</w:t>
      </w:r>
      <w:r w:rsidR="00E47801" w:rsidRPr="00E111F5">
        <w:rPr>
          <w:rFonts w:cs="Arial"/>
          <w:szCs w:val="24"/>
        </w:rPr>
        <w:t>.04.03.01-ERP Выполнение закупки (описан в КД «</w:t>
      </w:r>
      <w:r w:rsidR="001710A8">
        <w:rPr>
          <w:rFonts w:cs="Arial"/>
          <w:szCs w:val="24"/>
        </w:rPr>
        <w:t>ERP.</w:t>
      </w:r>
      <w:r w:rsidR="000B519E">
        <w:rPr>
          <w:rFonts w:cs="Arial"/>
          <w:szCs w:val="24"/>
        </w:rPr>
        <w:t>4.6.1.2.</w:t>
      </w:r>
      <w:r w:rsidR="00E47801" w:rsidRPr="00E111F5">
        <w:rPr>
          <w:rFonts w:cs="Arial"/>
          <w:szCs w:val="24"/>
        </w:rPr>
        <w:t>59 Закупка МТР, работ, услуг»)</w:t>
      </w:r>
      <w:r w:rsidR="00154C26">
        <w:rPr>
          <w:rFonts w:cs="Arial"/>
          <w:szCs w:val="24"/>
        </w:rPr>
        <w:t>;</w:t>
      </w:r>
    </w:p>
    <w:p w:rsidR="00C31041" w:rsidRPr="00E111F5" w:rsidRDefault="00C31041" w:rsidP="002E665C">
      <w:pPr>
        <w:pStyle w:val="afa"/>
        <w:numPr>
          <w:ilvl w:val="0"/>
          <w:numId w:val="42"/>
        </w:numPr>
        <w:spacing w:after="120" w:line="276" w:lineRule="auto"/>
        <w:ind w:left="567"/>
        <w:rPr>
          <w:rFonts w:cs="Arial"/>
          <w:szCs w:val="24"/>
        </w:rPr>
      </w:pPr>
      <w:r w:rsidRPr="00E111F5">
        <w:rPr>
          <w:rFonts w:cs="Arial"/>
          <w:szCs w:val="24"/>
        </w:rPr>
        <w:t>ПП-07.03.03.01-ERP Выполнение и фактический учет воздействий (описан в КД «</w:t>
      </w:r>
      <w:r w:rsidR="001710A8">
        <w:rPr>
          <w:rFonts w:cs="Arial"/>
          <w:szCs w:val="24"/>
        </w:rPr>
        <w:t>ERP.</w:t>
      </w:r>
      <w:r w:rsidR="000B519E">
        <w:rPr>
          <w:rFonts w:cs="Arial"/>
          <w:szCs w:val="24"/>
        </w:rPr>
        <w:t>4.6.1.2.</w:t>
      </w:r>
      <w:r w:rsidRPr="00E111F5">
        <w:rPr>
          <w:rFonts w:cs="Arial"/>
          <w:szCs w:val="24"/>
        </w:rPr>
        <w:t>55</w:t>
      </w:r>
      <w:r w:rsidR="00E47801" w:rsidRPr="00E111F5">
        <w:rPr>
          <w:rFonts w:cs="Arial"/>
          <w:szCs w:val="24"/>
        </w:rPr>
        <w:t>.PM.</w:t>
      </w:r>
      <w:r w:rsidRPr="00E111F5">
        <w:rPr>
          <w:rFonts w:cs="Arial"/>
          <w:szCs w:val="24"/>
        </w:rPr>
        <w:t>КД Выполнение и фактический учет работ»);</w:t>
      </w:r>
    </w:p>
    <w:p w:rsidR="00C31041" w:rsidRDefault="00106266" w:rsidP="002E665C">
      <w:pPr>
        <w:pStyle w:val="afa"/>
        <w:numPr>
          <w:ilvl w:val="0"/>
          <w:numId w:val="42"/>
        </w:numPr>
        <w:spacing w:after="120" w:line="276" w:lineRule="auto"/>
        <w:ind w:left="567"/>
        <w:rPr>
          <w:rFonts w:cs="Arial"/>
          <w:szCs w:val="24"/>
        </w:rPr>
      </w:pPr>
      <w:r w:rsidRPr="00E111F5">
        <w:rPr>
          <w:rFonts w:cs="Arial"/>
          <w:szCs w:val="24"/>
        </w:rPr>
        <w:t xml:space="preserve">ПП-07.03.03.02-ERP </w:t>
      </w:r>
      <w:r w:rsidR="00C31041" w:rsidRPr="00850753">
        <w:rPr>
          <w:rFonts w:cs="Arial"/>
          <w:szCs w:val="24"/>
        </w:rPr>
        <w:t>Управление внеплановыми воздействиями ТОиР (описан в КД</w:t>
      </w:r>
      <w:r w:rsidR="00154C26">
        <w:rPr>
          <w:rFonts w:cs="Arial"/>
          <w:szCs w:val="24"/>
        </w:rPr>
        <w:t xml:space="preserve"> </w:t>
      </w:r>
      <w:r w:rsidR="00E47801" w:rsidRPr="00E111F5">
        <w:rPr>
          <w:rFonts w:cs="Arial"/>
          <w:szCs w:val="24"/>
        </w:rPr>
        <w:t>«</w:t>
      </w:r>
      <w:r w:rsidR="001710A8">
        <w:rPr>
          <w:rFonts w:cs="Arial"/>
          <w:szCs w:val="24"/>
        </w:rPr>
        <w:t>ERP.</w:t>
      </w:r>
      <w:r w:rsidR="000B519E">
        <w:rPr>
          <w:rFonts w:cs="Arial"/>
          <w:szCs w:val="24"/>
        </w:rPr>
        <w:t>4.6.1.2.</w:t>
      </w:r>
      <w:r w:rsidR="00E47801" w:rsidRPr="00E111F5">
        <w:rPr>
          <w:rFonts w:cs="Arial"/>
          <w:szCs w:val="24"/>
        </w:rPr>
        <w:t>55.PM.КД Выполнение и фактический учет работ»)</w:t>
      </w:r>
      <w:r w:rsidR="00154C26">
        <w:rPr>
          <w:rFonts w:cs="Arial"/>
          <w:szCs w:val="24"/>
        </w:rPr>
        <w:t>;</w:t>
      </w:r>
    </w:p>
    <w:p w:rsidR="00DF607D" w:rsidRPr="00850753" w:rsidRDefault="00DF607D" w:rsidP="002E665C">
      <w:pPr>
        <w:pStyle w:val="afa"/>
        <w:numPr>
          <w:ilvl w:val="0"/>
          <w:numId w:val="42"/>
        </w:numPr>
        <w:spacing w:after="120" w:line="276" w:lineRule="auto"/>
        <w:ind w:left="567"/>
        <w:rPr>
          <w:rFonts w:cs="Arial"/>
          <w:szCs w:val="24"/>
        </w:rPr>
      </w:pPr>
      <w:r>
        <w:rPr>
          <w:rFonts w:cs="Arial"/>
          <w:szCs w:val="24"/>
        </w:rPr>
        <w:t>УП-03.03.04.02-ERP Регистрация согласованных плановых показателей производственной программы и формирование потребности в основных нормируемых материалах (описан в КД)</w:t>
      </w:r>
      <w:r w:rsidR="00154C26">
        <w:rPr>
          <w:rFonts w:cs="Arial"/>
          <w:szCs w:val="24"/>
        </w:rPr>
        <w:t>;</w:t>
      </w:r>
    </w:p>
    <w:p w:rsidR="00106266" w:rsidRPr="0061768F" w:rsidRDefault="00DF6483" w:rsidP="000B519E">
      <w:pPr>
        <w:pStyle w:val="afa"/>
        <w:numPr>
          <w:ilvl w:val="0"/>
          <w:numId w:val="42"/>
        </w:numPr>
        <w:spacing w:after="240" w:line="276" w:lineRule="auto"/>
        <w:rPr>
          <w:rFonts w:cs="Arial"/>
          <w:szCs w:val="24"/>
        </w:rPr>
      </w:pPr>
      <w:r w:rsidRPr="00DF6483">
        <w:rPr>
          <w:rFonts w:cs="Arial"/>
          <w:szCs w:val="24"/>
        </w:rPr>
        <w:t>ПП-07.02.03.04</w:t>
      </w:r>
      <w:r w:rsidR="000B519E">
        <w:rPr>
          <w:rFonts w:cs="Arial"/>
          <w:szCs w:val="24"/>
        </w:rPr>
        <w:t xml:space="preserve">-ERP Планирование программы </w:t>
      </w:r>
      <w:r w:rsidRPr="00DF6483">
        <w:rPr>
          <w:rFonts w:cs="Arial"/>
          <w:szCs w:val="24"/>
        </w:rPr>
        <w:t>ОВП в рамках программы воздействий на ПА и инвестиционной программы</w:t>
      </w:r>
      <w:r w:rsidR="00106266" w:rsidRPr="00723048">
        <w:rPr>
          <w:rFonts w:cs="Arial"/>
          <w:szCs w:val="24"/>
        </w:rPr>
        <w:t xml:space="preserve"> (</w:t>
      </w:r>
      <w:r w:rsidR="0061768F" w:rsidRPr="00723048">
        <w:rPr>
          <w:rFonts w:cs="Arial"/>
          <w:szCs w:val="24"/>
        </w:rPr>
        <w:t xml:space="preserve">описан в КД </w:t>
      </w:r>
      <w:r w:rsidR="000B519E">
        <w:rPr>
          <w:rFonts w:cs="Arial"/>
          <w:szCs w:val="24"/>
        </w:rPr>
        <w:t>«</w:t>
      </w:r>
      <w:r w:rsidR="000B519E" w:rsidRPr="000B519E">
        <w:rPr>
          <w:rFonts w:cs="Arial"/>
          <w:szCs w:val="24"/>
        </w:rPr>
        <w:t>ERP.4.6.1.2.73</w:t>
      </w:r>
      <w:r w:rsidR="000B519E">
        <w:rPr>
          <w:rFonts w:cs="Arial"/>
          <w:szCs w:val="24"/>
        </w:rPr>
        <w:t xml:space="preserve">.КД </w:t>
      </w:r>
      <w:r w:rsidR="0061768F" w:rsidRPr="000367AC">
        <w:rPr>
          <w:rFonts w:cs="Arial"/>
          <w:szCs w:val="24"/>
        </w:rPr>
        <w:t>Планирование программы ОВП</w:t>
      </w:r>
      <w:r w:rsidR="0061768F" w:rsidRPr="00DE184D">
        <w:rPr>
          <w:rFonts w:cs="Arial"/>
          <w:szCs w:val="24"/>
        </w:rPr>
        <w:t xml:space="preserve"> в рамках программы воздействий на </w:t>
      </w:r>
      <w:r w:rsidR="0061768F" w:rsidRPr="0061768F">
        <w:rPr>
          <w:rFonts w:cs="Arial"/>
          <w:szCs w:val="24"/>
        </w:rPr>
        <w:t>ПА и инвестиционной программы</w:t>
      </w:r>
      <w:r w:rsidR="00106266" w:rsidRPr="0061768F">
        <w:rPr>
          <w:rFonts w:cs="Arial"/>
          <w:szCs w:val="24"/>
        </w:rPr>
        <w:t>)</w:t>
      </w:r>
      <w:r w:rsidR="00154C26">
        <w:rPr>
          <w:rFonts w:cs="Arial"/>
          <w:szCs w:val="24"/>
        </w:rPr>
        <w:t>.</w:t>
      </w:r>
    </w:p>
    <w:p w:rsidR="00BD5CCE" w:rsidRPr="00E111F5" w:rsidRDefault="00E111F5" w:rsidP="002E665C">
      <w:pPr>
        <w:spacing w:after="240" w:line="276" w:lineRule="auto"/>
        <w:ind w:left="567"/>
        <w:rPr>
          <w:rFonts w:cs="Arial"/>
          <w:szCs w:val="24"/>
        </w:rPr>
      </w:pPr>
      <w:r>
        <w:rPr>
          <w:rFonts w:cs="Arial"/>
          <w:szCs w:val="24"/>
        </w:rPr>
        <w:t>Связанные бизнес-процессы должны обеспечивать</w:t>
      </w:r>
      <w:r w:rsidR="00F729D4" w:rsidRPr="00F729D4">
        <w:rPr>
          <w:rFonts w:cs="Arial"/>
          <w:szCs w:val="24"/>
        </w:rPr>
        <w:t xml:space="preserve"> </w:t>
      </w:r>
      <w:r w:rsidR="00F729D4" w:rsidRPr="00E111F5">
        <w:rPr>
          <w:rFonts w:cs="Arial"/>
          <w:szCs w:val="24"/>
        </w:rPr>
        <w:t>в системе SAP S4/HANA</w:t>
      </w:r>
      <w:r w:rsidR="00BD5CCE" w:rsidRPr="00E111F5">
        <w:rPr>
          <w:rFonts w:cs="Arial"/>
          <w:szCs w:val="24"/>
        </w:rPr>
        <w:t>:</w:t>
      </w:r>
    </w:p>
    <w:p w:rsidR="00BD5CCE" w:rsidRPr="009772FB" w:rsidRDefault="005B4392" w:rsidP="002E665C">
      <w:pPr>
        <w:pStyle w:val="afa"/>
        <w:numPr>
          <w:ilvl w:val="0"/>
          <w:numId w:val="43"/>
        </w:numPr>
        <w:spacing w:after="240" w:line="276" w:lineRule="auto"/>
        <w:ind w:left="567"/>
        <w:rPr>
          <w:rFonts w:cs="Arial"/>
          <w:szCs w:val="24"/>
        </w:rPr>
      </w:pPr>
      <w:r w:rsidRPr="00A44015">
        <w:rPr>
          <w:rFonts w:cs="Arial"/>
          <w:szCs w:val="24"/>
        </w:rPr>
        <w:t>наличие плановых цен</w:t>
      </w:r>
      <w:r w:rsidR="00BD5CCE" w:rsidRPr="009772FB">
        <w:rPr>
          <w:rFonts w:cs="Arial"/>
          <w:szCs w:val="24"/>
        </w:rPr>
        <w:t xml:space="preserve"> МТР;</w:t>
      </w:r>
    </w:p>
    <w:p w:rsidR="009C3273" w:rsidRPr="00B153FA" w:rsidRDefault="009C3273" w:rsidP="002E665C">
      <w:pPr>
        <w:pStyle w:val="afa"/>
        <w:numPr>
          <w:ilvl w:val="0"/>
          <w:numId w:val="43"/>
        </w:numPr>
        <w:spacing w:after="240" w:line="276" w:lineRule="auto"/>
        <w:ind w:left="567"/>
        <w:rPr>
          <w:rFonts w:cs="Arial"/>
          <w:szCs w:val="24"/>
        </w:rPr>
      </w:pPr>
      <w:r w:rsidRPr="009772FB">
        <w:rPr>
          <w:rFonts w:cs="Arial"/>
          <w:szCs w:val="24"/>
        </w:rPr>
        <w:t>наличие плановых тарифов видов работ для исполнителей воздействий на ПА;</w:t>
      </w:r>
    </w:p>
    <w:p w:rsidR="00BD5CCE" w:rsidRPr="00850753" w:rsidRDefault="00BD5CCE" w:rsidP="002E665C">
      <w:pPr>
        <w:pStyle w:val="afa"/>
        <w:numPr>
          <w:ilvl w:val="0"/>
          <w:numId w:val="43"/>
        </w:numPr>
        <w:spacing w:after="240" w:line="276" w:lineRule="auto"/>
        <w:ind w:left="567"/>
        <w:rPr>
          <w:rFonts w:cs="Arial"/>
          <w:szCs w:val="24"/>
        </w:rPr>
      </w:pPr>
      <w:r w:rsidRPr="00850753">
        <w:rPr>
          <w:rFonts w:cs="Arial"/>
          <w:szCs w:val="24"/>
        </w:rPr>
        <w:t xml:space="preserve">оперативный ввод </w:t>
      </w:r>
      <w:r w:rsidR="00000E18" w:rsidRPr="00850753">
        <w:rPr>
          <w:rFonts w:cs="Arial"/>
          <w:szCs w:val="24"/>
        </w:rPr>
        <w:t>измерений (наработки, техсостояния), на основе которых выполняется (пере)расчет сроков планируемых воздействий</w:t>
      </w:r>
      <w:r w:rsidRPr="00850753">
        <w:rPr>
          <w:rFonts w:cs="Arial"/>
          <w:szCs w:val="24"/>
        </w:rPr>
        <w:t xml:space="preserve">; </w:t>
      </w:r>
    </w:p>
    <w:p w:rsidR="00E111F5" w:rsidRDefault="00BD5CCE" w:rsidP="002E665C">
      <w:pPr>
        <w:pStyle w:val="afa"/>
        <w:numPr>
          <w:ilvl w:val="0"/>
          <w:numId w:val="43"/>
        </w:numPr>
        <w:spacing w:after="240" w:line="276" w:lineRule="auto"/>
        <w:ind w:left="567"/>
        <w:rPr>
          <w:rFonts w:cs="Arial"/>
          <w:szCs w:val="24"/>
        </w:rPr>
      </w:pPr>
      <w:r w:rsidRPr="00754AC0">
        <w:rPr>
          <w:rFonts w:cs="Arial"/>
          <w:szCs w:val="24"/>
        </w:rPr>
        <w:t>оперативно</w:t>
      </w:r>
      <w:r w:rsidR="00E111F5">
        <w:rPr>
          <w:rFonts w:cs="Arial"/>
          <w:szCs w:val="24"/>
        </w:rPr>
        <w:t>е</w:t>
      </w:r>
      <w:r w:rsidRPr="00850753">
        <w:rPr>
          <w:rFonts w:cs="Arial"/>
          <w:szCs w:val="24"/>
        </w:rPr>
        <w:t xml:space="preserve"> </w:t>
      </w:r>
      <w:r w:rsidR="00E111F5" w:rsidRPr="00E111F5">
        <w:rPr>
          <w:rFonts w:cs="Arial"/>
          <w:szCs w:val="24"/>
        </w:rPr>
        <w:t>отраж</w:t>
      </w:r>
      <w:r w:rsidR="00E111F5">
        <w:rPr>
          <w:rFonts w:cs="Arial"/>
          <w:szCs w:val="24"/>
        </w:rPr>
        <w:t xml:space="preserve">ение </w:t>
      </w:r>
      <w:r w:rsidRPr="00850753">
        <w:rPr>
          <w:rFonts w:cs="Arial"/>
          <w:szCs w:val="24"/>
        </w:rPr>
        <w:t>техническо</w:t>
      </w:r>
      <w:r w:rsidR="00E111F5">
        <w:rPr>
          <w:rFonts w:cs="Arial"/>
          <w:szCs w:val="24"/>
        </w:rPr>
        <w:t>го</w:t>
      </w:r>
      <w:r w:rsidRPr="00850753">
        <w:rPr>
          <w:rFonts w:cs="Arial"/>
          <w:szCs w:val="24"/>
        </w:rPr>
        <w:t xml:space="preserve"> закрыти</w:t>
      </w:r>
      <w:r w:rsidR="00E111F5">
        <w:rPr>
          <w:rFonts w:cs="Arial"/>
          <w:szCs w:val="24"/>
        </w:rPr>
        <w:t>я</w:t>
      </w:r>
      <w:r w:rsidR="00D139D7" w:rsidRPr="00850753">
        <w:rPr>
          <w:rFonts w:cs="Arial"/>
          <w:szCs w:val="24"/>
        </w:rPr>
        <w:t xml:space="preserve"> заказ</w:t>
      </w:r>
      <w:r w:rsidRPr="00850753">
        <w:rPr>
          <w:rFonts w:cs="Arial"/>
          <w:szCs w:val="24"/>
        </w:rPr>
        <w:t>ов</w:t>
      </w:r>
      <w:r w:rsidR="00674F1B">
        <w:rPr>
          <w:rFonts w:cs="Arial"/>
          <w:szCs w:val="24"/>
        </w:rPr>
        <w:t xml:space="preserve"> и сетевых графиков</w:t>
      </w:r>
      <w:r w:rsidRPr="00850753">
        <w:rPr>
          <w:rFonts w:cs="Arial"/>
          <w:szCs w:val="24"/>
        </w:rPr>
        <w:t xml:space="preserve"> по факту их выполнения</w:t>
      </w:r>
      <w:r w:rsidR="00E111F5" w:rsidRPr="00E111F5">
        <w:rPr>
          <w:rFonts w:cs="Arial"/>
          <w:szCs w:val="24"/>
        </w:rPr>
        <w:t xml:space="preserve">; </w:t>
      </w:r>
    </w:p>
    <w:p w:rsidR="00DF607D" w:rsidRDefault="00DF607D" w:rsidP="002E665C">
      <w:pPr>
        <w:pStyle w:val="afa"/>
        <w:numPr>
          <w:ilvl w:val="0"/>
          <w:numId w:val="43"/>
        </w:numPr>
        <w:spacing w:after="240" w:line="276" w:lineRule="auto"/>
        <w:ind w:left="567"/>
        <w:rPr>
          <w:rFonts w:cs="Arial"/>
          <w:szCs w:val="24"/>
        </w:rPr>
      </w:pPr>
      <w:r>
        <w:rPr>
          <w:rFonts w:cs="Arial"/>
          <w:szCs w:val="24"/>
        </w:rPr>
        <w:t>наличие плановых объемов первичной переработки руды (плановых заказов);</w:t>
      </w:r>
    </w:p>
    <w:p w:rsidR="00E111F5" w:rsidRPr="00723048" w:rsidRDefault="00E111F5" w:rsidP="002E665C">
      <w:pPr>
        <w:pStyle w:val="afa"/>
        <w:numPr>
          <w:ilvl w:val="0"/>
          <w:numId w:val="43"/>
        </w:numPr>
        <w:spacing w:after="240" w:line="276" w:lineRule="auto"/>
        <w:ind w:left="567"/>
        <w:rPr>
          <w:rFonts w:cs="Arial"/>
          <w:szCs w:val="24"/>
        </w:rPr>
      </w:pPr>
      <w:r w:rsidRPr="00723048">
        <w:rPr>
          <w:rFonts w:cs="Arial"/>
          <w:szCs w:val="24"/>
        </w:rPr>
        <w:t>наличие графиков проектов по замене и модернизации ПА.</w:t>
      </w:r>
    </w:p>
    <w:p w:rsidR="00000E18" w:rsidRPr="00E111F5" w:rsidRDefault="00000E18" w:rsidP="002E665C">
      <w:pPr>
        <w:spacing w:after="240" w:line="276" w:lineRule="auto"/>
        <w:ind w:left="567"/>
        <w:rPr>
          <w:rFonts w:cs="Arial"/>
          <w:szCs w:val="24"/>
        </w:rPr>
      </w:pPr>
      <w:r w:rsidRPr="00E111F5">
        <w:rPr>
          <w:rFonts w:cs="Arial"/>
          <w:szCs w:val="24"/>
        </w:rPr>
        <w:t>Для успешной реализации процесса определения стоимости работ</w:t>
      </w:r>
      <w:r w:rsidR="00CB7684" w:rsidRPr="00E111F5">
        <w:rPr>
          <w:rFonts w:cs="Arial"/>
          <w:szCs w:val="24"/>
        </w:rPr>
        <w:t xml:space="preserve"> на основании дефектной ведомости в системе SAP S4/HANA</w:t>
      </w:r>
      <w:r w:rsidRPr="00E111F5">
        <w:rPr>
          <w:rFonts w:cs="Arial"/>
          <w:szCs w:val="24"/>
        </w:rPr>
        <w:t xml:space="preserve"> </w:t>
      </w:r>
      <w:r w:rsidR="00CB7684" w:rsidRPr="00E111F5">
        <w:rPr>
          <w:rFonts w:cs="Arial"/>
          <w:szCs w:val="24"/>
        </w:rPr>
        <w:t>необходима реализация связанных бизнес-процессов</w:t>
      </w:r>
      <w:r w:rsidRPr="00E111F5">
        <w:rPr>
          <w:rFonts w:cs="Arial"/>
          <w:szCs w:val="24"/>
        </w:rPr>
        <w:t>:</w:t>
      </w:r>
    </w:p>
    <w:p w:rsidR="00E111F5" w:rsidRPr="00850753" w:rsidRDefault="00E111F5" w:rsidP="002E665C">
      <w:pPr>
        <w:pStyle w:val="afa"/>
        <w:numPr>
          <w:ilvl w:val="0"/>
          <w:numId w:val="42"/>
        </w:numPr>
        <w:spacing w:after="240" w:line="276" w:lineRule="auto"/>
        <w:ind w:left="567"/>
        <w:rPr>
          <w:rFonts w:cs="Arial"/>
          <w:szCs w:val="24"/>
        </w:rPr>
      </w:pPr>
      <w:r w:rsidRPr="00E111F5">
        <w:rPr>
          <w:rFonts w:cs="Arial"/>
          <w:szCs w:val="24"/>
        </w:rPr>
        <w:t>ПП-07.</w:t>
      </w:r>
      <w:r w:rsidR="005C079C">
        <w:rPr>
          <w:rFonts w:cs="Arial"/>
          <w:szCs w:val="24"/>
        </w:rPr>
        <w:t>02.</w:t>
      </w:r>
      <w:r w:rsidRPr="00E111F5">
        <w:rPr>
          <w:rFonts w:cs="Arial"/>
          <w:szCs w:val="24"/>
        </w:rPr>
        <w:t xml:space="preserve">03.01-ERP </w:t>
      </w:r>
      <w:r>
        <w:rPr>
          <w:rFonts w:cs="Arial"/>
          <w:szCs w:val="24"/>
        </w:rPr>
        <w:t>Годовое</w:t>
      </w:r>
      <w:r w:rsidRPr="00E111F5">
        <w:rPr>
          <w:rFonts w:cs="Arial"/>
          <w:szCs w:val="24"/>
        </w:rPr>
        <w:t xml:space="preserve"> планирование воздействий на производственные активы (описан в </w:t>
      </w:r>
      <w:r>
        <w:rPr>
          <w:rFonts w:cs="Arial"/>
          <w:szCs w:val="24"/>
        </w:rPr>
        <w:t xml:space="preserve">текущем </w:t>
      </w:r>
      <w:r w:rsidRPr="00E111F5">
        <w:rPr>
          <w:rFonts w:cs="Arial"/>
          <w:szCs w:val="24"/>
        </w:rPr>
        <w:t>КД)</w:t>
      </w:r>
      <w:r w:rsidR="00D1054A">
        <w:rPr>
          <w:rFonts w:cs="Arial"/>
          <w:szCs w:val="24"/>
        </w:rPr>
        <w:t>;</w:t>
      </w:r>
    </w:p>
    <w:p w:rsidR="00E111F5" w:rsidRPr="00E111F5" w:rsidRDefault="00E111F5" w:rsidP="002E665C">
      <w:pPr>
        <w:pStyle w:val="afa"/>
        <w:numPr>
          <w:ilvl w:val="0"/>
          <w:numId w:val="42"/>
        </w:numPr>
        <w:spacing w:after="240" w:line="276" w:lineRule="auto"/>
        <w:ind w:left="567"/>
        <w:rPr>
          <w:rFonts w:cs="Arial"/>
          <w:szCs w:val="24"/>
        </w:rPr>
      </w:pPr>
      <w:r w:rsidRPr="00E111F5">
        <w:rPr>
          <w:rFonts w:cs="Arial"/>
          <w:szCs w:val="24"/>
        </w:rPr>
        <w:t>ПП-07.03.01-ERP Оперативное (месячное) планирование воздействий на производственные активы (описан в КД «</w:t>
      </w:r>
      <w:r w:rsidR="001710A8">
        <w:rPr>
          <w:rFonts w:cs="Arial"/>
          <w:szCs w:val="24"/>
        </w:rPr>
        <w:t>ERP.</w:t>
      </w:r>
      <w:r w:rsidR="000B519E">
        <w:rPr>
          <w:rFonts w:cs="Arial"/>
          <w:szCs w:val="24"/>
        </w:rPr>
        <w:t>4.6.1.2.</w:t>
      </w:r>
      <w:r w:rsidRPr="00E111F5">
        <w:rPr>
          <w:rFonts w:cs="Arial"/>
          <w:szCs w:val="24"/>
        </w:rPr>
        <w:t>54.PM.КД Оперативное планирование мероприятий ТОиР»)</w:t>
      </w:r>
      <w:r w:rsidR="00D1054A">
        <w:rPr>
          <w:rFonts w:cs="Arial"/>
          <w:szCs w:val="24"/>
        </w:rPr>
        <w:t>;</w:t>
      </w:r>
    </w:p>
    <w:p w:rsidR="00E111F5" w:rsidRPr="00E111F5" w:rsidRDefault="00E111F5" w:rsidP="002E665C">
      <w:pPr>
        <w:pStyle w:val="afa"/>
        <w:numPr>
          <w:ilvl w:val="0"/>
          <w:numId w:val="42"/>
        </w:numPr>
        <w:spacing w:after="240" w:line="276" w:lineRule="auto"/>
        <w:ind w:left="567"/>
        <w:rPr>
          <w:rFonts w:cs="Arial"/>
          <w:szCs w:val="24"/>
        </w:rPr>
      </w:pPr>
      <w:r w:rsidRPr="00E111F5">
        <w:rPr>
          <w:rFonts w:cs="Arial"/>
          <w:szCs w:val="24"/>
        </w:rPr>
        <w:t>ПП-07.03.02-ERP Недельно-суточное планирование воздействий на производственные активы (описан в КД «</w:t>
      </w:r>
      <w:r w:rsidR="001710A8">
        <w:rPr>
          <w:rFonts w:cs="Arial"/>
          <w:szCs w:val="24"/>
        </w:rPr>
        <w:t>ERP.</w:t>
      </w:r>
      <w:r w:rsidR="000B519E">
        <w:rPr>
          <w:rFonts w:cs="Arial"/>
          <w:szCs w:val="24"/>
        </w:rPr>
        <w:t>4.6.1.2.</w:t>
      </w:r>
      <w:r w:rsidRPr="00E111F5">
        <w:rPr>
          <w:rFonts w:cs="Arial"/>
          <w:szCs w:val="24"/>
        </w:rPr>
        <w:t>54.PM.КД Оперативное планирование мероприятий ТОиР»)</w:t>
      </w:r>
      <w:r w:rsidR="00D1054A">
        <w:rPr>
          <w:rFonts w:cs="Arial"/>
          <w:szCs w:val="24"/>
        </w:rPr>
        <w:t>.</w:t>
      </w:r>
    </w:p>
    <w:p w:rsidR="00E30D2C" w:rsidRPr="00850753" w:rsidRDefault="00E30D2C" w:rsidP="002E665C">
      <w:pPr>
        <w:spacing w:after="240" w:line="276" w:lineRule="auto"/>
        <w:ind w:left="567"/>
        <w:rPr>
          <w:rFonts w:cs="Arial"/>
          <w:szCs w:val="24"/>
        </w:rPr>
      </w:pPr>
      <w:r w:rsidRPr="00850753">
        <w:rPr>
          <w:rFonts w:cs="Arial"/>
          <w:szCs w:val="24"/>
        </w:rPr>
        <w:t>Связанные бизнес-процессы должны обеспечивать:</w:t>
      </w:r>
    </w:p>
    <w:p w:rsidR="00000E18" w:rsidRPr="00850753" w:rsidRDefault="00000E18" w:rsidP="002E665C">
      <w:pPr>
        <w:pStyle w:val="afa"/>
        <w:numPr>
          <w:ilvl w:val="0"/>
          <w:numId w:val="42"/>
        </w:numPr>
        <w:spacing w:after="240" w:line="276" w:lineRule="auto"/>
        <w:ind w:left="567"/>
        <w:rPr>
          <w:rFonts w:cs="Arial"/>
          <w:szCs w:val="24"/>
        </w:rPr>
      </w:pPr>
      <w:r w:rsidRPr="00850753">
        <w:rPr>
          <w:rFonts w:cs="Arial"/>
          <w:szCs w:val="24"/>
        </w:rPr>
        <w:t>своевременн</w:t>
      </w:r>
      <w:r w:rsidR="002E5222" w:rsidRPr="00850753">
        <w:rPr>
          <w:rFonts w:cs="Arial"/>
          <w:szCs w:val="24"/>
        </w:rPr>
        <w:t>ое</w:t>
      </w:r>
      <w:r w:rsidRPr="00850753">
        <w:rPr>
          <w:rFonts w:cs="Arial"/>
          <w:szCs w:val="24"/>
        </w:rPr>
        <w:t xml:space="preserve"> формирование</w:t>
      </w:r>
      <w:r w:rsidR="00D139D7" w:rsidRPr="00850753">
        <w:rPr>
          <w:rFonts w:cs="Arial"/>
          <w:szCs w:val="24"/>
        </w:rPr>
        <w:t xml:space="preserve"> заказ</w:t>
      </w:r>
      <w:r w:rsidRPr="00850753">
        <w:rPr>
          <w:rFonts w:cs="Arial"/>
          <w:szCs w:val="24"/>
        </w:rPr>
        <w:t xml:space="preserve">ов ТОРО, на базе которых будет формироваться </w:t>
      </w:r>
      <w:r w:rsidR="00EF0077" w:rsidRPr="00850753">
        <w:rPr>
          <w:rFonts w:cs="Arial"/>
          <w:szCs w:val="24"/>
        </w:rPr>
        <w:t>дефектная</w:t>
      </w:r>
      <w:r w:rsidRPr="00850753">
        <w:rPr>
          <w:rFonts w:cs="Arial"/>
          <w:szCs w:val="24"/>
        </w:rPr>
        <w:t xml:space="preserve"> ведомость;</w:t>
      </w:r>
    </w:p>
    <w:p w:rsidR="003E4042" w:rsidRDefault="00000E18" w:rsidP="003E4042">
      <w:pPr>
        <w:pStyle w:val="afa"/>
        <w:numPr>
          <w:ilvl w:val="0"/>
          <w:numId w:val="42"/>
        </w:numPr>
        <w:spacing w:after="240" w:line="276" w:lineRule="auto"/>
        <w:ind w:left="567"/>
        <w:rPr>
          <w:rFonts w:cs="Arial"/>
          <w:szCs w:val="24"/>
        </w:rPr>
      </w:pPr>
      <w:r w:rsidRPr="00850753">
        <w:rPr>
          <w:rFonts w:cs="Arial"/>
          <w:szCs w:val="24"/>
        </w:rPr>
        <w:t>обеспечение оперативно</w:t>
      </w:r>
      <w:r w:rsidR="00E74558" w:rsidRPr="00850753">
        <w:rPr>
          <w:rFonts w:cs="Arial"/>
          <w:szCs w:val="24"/>
        </w:rPr>
        <w:t>й</w:t>
      </w:r>
      <w:r w:rsidR="000047C9" w:rsidRPr="00AF2D49">
        <w:rPr>
          <w:rFonts w:cs="Arial"/>
          <w:szCs w:val="24"/>
        </w:rPr>
        <w:t xml:space="preserve"> </w:t>
      </w:r>
      <w:r w:rsidR="00E74558" w:rsidRPr="00754AC0">
        <w:rPr>
          <w:rFonts w:cs="Arial"/>
          <w:szCs w:val="24"/>
        </w:rPr>
        <w:t xml:space="preserve">расценки </w:t>
      </w:r>
      <w:r w:rsidR="00E74558" w:rsidRPr="00850753">
        <w:rPr>
          <w:rFonts w:cs="Arial"/>
          <w:szCs w:val="24"/>
        </w:rPr>
        <w:t xml:space="preserve">стоимости работ сметным отделом и </w:t>
      </w:r>
      <w:r w:rsidR="008A11B9" w:rsidRPr="00850753">
        <w:rPr>
          <w:rFonts w:cs="Arial"/>
          <w:szCs w:val="24"/>
        </w:rPr>
        <w:t>подрядными организациями, выполняющих расценку своими силами</w:t>
      </w:r>
      <w:r w:rsidR="00E30D2C" w:rsidRPr="00850753">
        <w:rPr>
          <w:rFonts w:cs="Arial"/>
          <w:szCs w:val="24"/>
        </w:rPr>
        <w:t>.</w:t>
      </w:r>
    </w:p>
    <w:p w:rsidR="003E4042" w:rsidRPr="003E4042" w:rsidRDefault="003E4042" w:rsidP="003E4042"/>
    <w:p w:rsidR="00FA572B" w:rsidRPr="007008A3" w:rsidRDefault="00FA572B" w:rsidP="009E7971">
      <w:pPr>
        <w:pStyle w:val="1"/>
        <w:rPr>
          <w:rFonts w:eastAsia="Calibri"/>
        </w:rPr>
      </w:pPr>
      <w:bookmarkStart w:id="57" w:name="_Toc521936649"/>
      <w:bookmarkStart w:id="58" w:name="_Toc521937119"/>
      <w:bookmarkStart w:id="59" w:name="_Toc522001673"/>
      <w:bookmarkStart w:id="60" w:name="_Toc522267710"/>
      <w:bookmarkStart w:id="61" w:name="_Toc523174605"/>
      <w:bookmarkStart w:id="62" w:name="_Toc523174995"/>
      <w:bookmarkStart w:id="63" w:name="_Toc523175134"/>
      <w:bookmarkStart w:id="64" w:name="_Toc65846395"/>
      <w:bookmarkStart w:id="65" w:name="_Toc70236844"/>
      <w:bookmarkEnd w:id="57"/>
      <w:bookmarkEnd w:id="58"/>
      <w:bookmarkEnd w:id="59"/>
      <w:bookmarkEnd w:id="60"/>
      <w:bookmarkEnd w:id="61"/>
      <w:bookmarkEnd w:id="62"/>
      <w:bookmarkEnd w:id="63"/>
      <w:r w:rsidRPr="007008A3">
        <w:rPr>
          <w:rFonts w:eastAsia="Calibri"/>
        </w:rPr>
        <w:t>Бизнес-требования</w:t>
      </w:r>
      <w:bookmarkEnd w:id="64"/>
      <w:r w:rsidRPr="007008A3">
        <w:rPr>
          <w:rFonts w:eastAsia="Calibri"/>
        </w:rPr>
        <w:t xml:space="preserve"> </w:t>
      </w:r>
    </w:p>
    <w:p w:rsidR="00FA572B" w:rsidRPr="007008A3" w:rsidRDefault="00363CBE" w:rsidP="00FA572B">
      <w:pPr>
        <w:spacing w:after="240" w:line="276" w:lineRule="auto"/>
        <w:rPr>
          <w:rFonts w:cs="Arial"/>
          <w:color w:val="000000" w:themeColor="text1"/>
        </w:rPr>
      </w:pPr>
      <w:r w:rsidRPr="007008A3">
        <w:rPr>
          <w:rFonts w:cs="Arial"/>
          <w:color w:val="000000" w:themeColor="text1"/>
        </w:rPr>
        <w:t>Формализованные бизнес-требования приведены в Приложении № 2.</w:t>
      </w:r>
    </w:p>
    <w:p w:rsidR="00695202" w:rsidRPr="007008A3" w:rsidRDefault="00695202" w:rsidP="009E7971">
      <w:pPr>
        <w:pStyle w:val="1"/>
        <w:rPr>
          <w:rFonts w:eastAsia="Calibri"/>
        </w:rPr>
      </w:pPr>
      <w:bookmarkStart w:id="66" w:name="_Toc65846396"/>
      <w:r w:rsidRPr="007008A3">
        <w:rPr>
          <w:rFonts w:eastAsia="Calibri"/>
        </w:rPr>
        <w:t>Реализация бизнес-процесс</w:t>
      </w:r>
      <w:r w:rsidR="00954BE3" w:rsidRPr="007008A3">
        <w:rPr>
          <w:rFonts w:eastAsia="Calibri"/>
        </w:rPr>
        <w:t>ов</w:t>
      </w:r>
      <w:bookmarkEnd w:id="66"/>
      <w:r w:rsidR="006C49F8" w:rsidRPr="007008A3">
        <w:rPr>
          <w:rFonts w:eastAsia="Calibri"/>
          <w:lang w:val="en-US"/>
        </w:rPr>
        <w:t xml:space="preserve"> </w:t>
      </w:r>
    </w:p>
    <w:p w:rsidR="000835FE" w:rsidRPr="007008A3" w:rsidRDefault="000835FE" w:rsidP="00BE014D">
      <w:pPr>
        <w:pStyle w:val="22"/>
        <w:keepNext/>
        <w:keepLines/>
        <w:numPr>
          <w:ilvl w:val="1"/>
          <w:numId w:val="8"/>
        </w:numPr>
        <w:spacing w:before="160" w:after="120" w:line="276" w:lineRule="auto"/>
        <w:rPr>
          <w:rFonts w:eastAsiaTheme="majorEastAsia" w:cs="Arial"/>
          <w:bCs w:val="0"/>
          <w:iCs w:val="0"/>
          <w:szCs w:val="26"/>
        </w:rPr>
      </w:pPr>
      <w:bookmarkStart w:id="67" w:name="_Toc65846397"/>
      <w:bookmarkStart w:id="68" w:name="_Ref491168313"/>
      <w:r w:rsidRPr="007008A3">
        <w:rPr>
          <w:rFonts w:eastAsiaTheme="majorEastAsia" w:cs="Arial"/>
          <w:bCs w:val="0"/>
          <w:iCs w:val="0"/>
          <w:szCs w:val="26"/>
        </w:rPr>
        <w:t>Описание бизнес-процессов</w:t>
      </w:r>
      <w:bookmarkEnd w:id="67"/>
    </w:p>
    <w:p w:rsidR="00695202" w:rsidRDefault="00695202" w:rsidP="001215BE">
      <w:pPr>
        <w:pStyle w:val="3"/>
      </w:pPr>
      <w:bookmarkStart w:id="69" w:name="_Toc65846398"/>
      <w:bookmarkStart w:id="70" w:name="_Hlk519244140"/>
      <w:r w:rsidRPr="007008A3">
        <w:t>Описание бизнес-процесса</w:t>
      </w:r>
      <w:r w:rsidR="00954BE3" w:rsidRPr="007008A3">
        <w:t xml:space="preserve"> </w:t>
      </w:r>
      <w:r w:rsidR="0067644E" w:rsidRPr="007008A3">
        <w:t>ПП-07.</w:t>
      </w:r>
      <w:r w:rsidR="008A11B9">
        <w:t>02.</w:t>
      </w:r>
      <w:r w:rsidR="0067644E" w:rsidRPr="007008A3">
        <w:t>03.01-ERP Годовое планирование воздействий на ПА</w:t>
      </w:r>
      <w:bookmarkEnd w:id="69"/>
    </w:p>
    <w:p w:rsidR="00485CD5" w:rsidRDefault="00485CD5" w:rsidP="00220A5C">
      <w:pPr>
        <w:pStyle w:val="afff5"/>
        <w:rPr>
          <w:rFonts w:ascii="Arial" w:hAnsi="Arial" w:cs="Arial"/>
        </w:rPr>
      </w:pPr>
      <w:r>
        <w:rPr>
          <w:rFonts w:ascii="Arial" w:hAnsi="Arial" w:cs="Arial"/>
        </w:rPr>
        <w:t>Границы процесса</w:t>
      </w:r>
      <w:r w:rsidRPr="00485CD5">
        <w:rPr>
          <w:rFonts w:ascii="Arial" w:hAnsi="Arial" w:cs="Arial"/>
        </w:rPr>
        <w:t xml:space="preserve"> </w:t>
      </w:r>
      <w:r>
        <w:rPr>
          <w:rFonts w:ascii="Arial" w:hAnsi="Arial" w:cs="Arial"/>
        </w:rPr>
        <w:t>годового планирования воздействий на ПА: от выпуска приказа о начале планирования до утверждения годового плана-графика воздействий в системе.</w:t>
      </w:r>
    </w:p>
    <w:p w:rsidR="001335E4" w:rsidRDefault="001335E4" w:rsidP="00220A5C">
      <w:pPr>
        <w:pStyle w:val="afff5"/>
        <w:rPr>
          <w:rFonts w:ascii="Arial" w:hAnsi="Arial" w:cs="Arial"/>
        </w:rPr>
      </w:pPr>
      <w:r>
        <w:rPr>
          <w:rFonts w:ascii="Arial" w:hAnsi="Arial" w:cs="Arial"/>
        </w:rPr>
        <w:t xml:space="preserve">Целью процесса годового планирования воздействий на ПА является </w:t>
      </w:r>
      <w:r w:rsidRPr="001335E4">
        <w:rPr>
          <w:rFonts w:ascii="Arial" w:hAnsi="Arial" w:cs="Arial"/>
        </w:rPr>
        <w:t>формирование, согласование и утверждение годовой программы воздействий на ПА</w:t>
      </w:r>
      <w:r>
        <w:rPr>
          <w:rFonts w:ascii="Arial" w:hAnsi="Arial" w:cs="Arial"/>
        </w:rPr>
        <w:t>.</w:t>
      </w:r>
    </w:p>
    <w:p w:rsidR="00485CD5" w:rsidRDefault="00485CD5" w:rsidP="00220A5C">
      <w:pPr>
        <w:pStyle w:val="afff5"/>
        <w:rPr>
          <w:rFonts w:ascii="Arial" w:hAnsi="Arial" w:cs="Arial"/>
        </w:rPr>
      </w:pPr>
      <w:r>
        <w:rPr>
          <w:rFonts w:ascii="Arial" w:hAnsi="Arial" w:cs="Arial"/>
        </w:rPr>
        <w:t>Основные входящие данные</w:t>
      </w:r>
      <w:r w:rsidR="00AF3D74" w:rsidRPr="00AF3D74">
        <w:rPr>
          <w:rFonts w:ascii="Arial" w:hAnsi="Arial" w:cs="Arial"/>
        </w:rPr>
        <w:t xml:space="preserve"> </w:t>
      </w:r>
      <w:r w:rsidR="00AF3D74">
        <w:rPr>
          <w:rFonts w:ascii="Arial" w:hAnsi="Arial" w:cs="Arial"/>
        </w:rPr>
        <w:t>процесса годового планирования воздействий на ПА</w:t>
      </w:r>
      <w:r>
        <w:rPr>
          <w:rFonts w:ascii="Arial" w:hAnsi="Arial" w:cs="Arial"/>
        </w:rPr>
        <w:t>:</w:t>
      </w:r>
    </w:p>
    <w:p w:rsidR="00485CD5" w:rsidRPr="00485CD5" w:rsidRDefault="00485CD5" w:rsidP="00485CD5">
      <w:pPr>
        <w:pStyle w:val="afff5"/>
        <w:numPr>
          <w:ilvl w:val="0"/>
          <w:numId w:val="37"/>
        </w:numPr>
        <w:rPr>
          <w:rFonts w:ascii="Arial" w:hAnsi="Arial" w:cs="Arial"/>
        </w:rPr>
      </w:pPr>
      <w:r w:rsidRPr="00485CD5">
        <w:rPr>
          <w:rFonts w:ascii="Arial" w:hAnsi="Arial" w:cs="Arial"/>
        </w:rPr>
        <w:t>Приказ о начале планирования</w:t>
      </w:r>
      <w:r w:rsidR="00475F95">
        <w:rPr>
          <w:rFonts w:ascii="Arial" w:hAnsi="Arial" w:cs="Arial"/>
        </w:rPr>
        <w:t>;</w:t>
      </w:r>
    </w:p>
    <w:p w:rsidR="00485CD5" w:rsidRPr="00485CD5" w:rsidRDefault="00485CD5" w:rsidP="00B153FA">
      <w:pPr>
        <w:pStyle w:val="afff5"/>
        <w:numPr>
          <w:ilvl w:val="0"/>
          <w:numId w:val="37"/>
        </w:numPr>
        <w:rPr>
          <w:rFonts w:ascii="Arial" w:hAnsi="Arial" w:cs="Arial"/>
        </w:rPr>
      </w:pPr>
      <w:r>
        <w:rPr>
          <w:rFonts w:ascii="Arial" w:hAnsi="Arial" w:cs="Arial"/>
        </w:rPr>
        <w:t xml:space="preserve">База данных производственных активов </w:t>
      </w:r>
      <w:r w:rsidRPr="00485CD5">
        <w:rPr>
          <w:rFonts w:ascii="Arial" w:hAnsi="Arial" w:cs="Arial"/>
        </w:rPr>
        <w:t>с присвоенным техническим состоянием</w:t>
      </w:r>
      <w:r w:rsidR="00475F95">
        <w:rPr>
          <w:rFonts w:ascii="Arial" w:hAnsi="Arial" w:cs="Arial"/>
        </w:rPr>
        <w:t>;</w:t>
      </w:r>
    </w:p>
    <w:p w:rsidR="00485CD5" w:rsidRDefault="00485CD5" w:rsidP="00B153FA">
      <w:pPr>
        <w:pStyle w:val="afff5"/>
        <w:numPr>
          <w:ilvl w:val="0"/>
          <w:numId w:val="37"/>
        </w:numPr>
        <w:rPr>
          <w:rFonts w:ascii="Arial" w:hAnsi="Arial" w:cs="Arial"/>
        </w:rPr>
      </w:pPr>
      <w:r w:rsidRPr="00485CD5">
        <w:rPr>
          <w:rFonts w:ascii="Arial" w:hAnsi="Arial" w:cs="Arial"/>
        </w:rPr>
        <w:t>График проектов по замене и модернизации</w:t>
      </w:r>
      <w:r w:rsidR="00475F95">
        <w:rPr>
          <w:rFonts w:ascii="Arial" w:hAnsi="Arial" w:cs="Arial"/>
        </w:rPr>
        <w:t>;</w:t>
      </w:r>
    </w:p>
    <w:p w:rsidR="00D5304E" w:rsidRPr="00485CD5" w:rsidRDefault="00D5304E" w:rsidP="00D5304E">
      <w:pPr>
        <w:pStyle w:val="afff5"/>
        <w:numPr>
          <w:ilvl w:val="0"/>
          <w:numId w:val="37"/>
        </w:numPr>
        <w:rPr>
          <w:rFonts w:ascii="Arial" w:hAnsi="Arial" w:cs="Arial"/>
        </w:rPr>
      </w:pPr>
      <w:r>
        <w:rPr>
          <w:rFonts w:ascii="Arial" w:hAnsi="Arial" w:cs="Arial"/>
        </w:rPr>
        <w:t>И</w:t>
      </w:r>
      <w:r w:rsidRPr="00D5304E">
        <w:rPr>
          <w:rFonts w:ascii="Arial" w:hAnsi="Arial" w:cs="Arial"/>
        </w:rPr>
        <w:t>нформация о консервации/расконсервации оборудования</w:t>
      </w:r>
      <w:r w:rsidRPr="008767CC">
        <w:rPr>
          <w:rFonts w:ascii="Arial" w:hAnsi="Arial" w:cs="Arial"/>
        </w:rPr>
        <w:t>;</w:t>
      </w:r>
    </w:p>
    <w:p w:rsidR="00485CD5" w:rsidRPr="00485CD5" w:rsidRDefault="00485CD5" w:rsidP="00B153FA">
      <w:pPr>
        <w:pStyle w:val="afff5"/>
        <w:numPr>
          <w:ilvl w:val="0"/>
          <w:numId w:val="37"/>
        </w:numPr>
        <w:rPr>
          <w:rFonts w:ascii="Arial" w:hAnsi="Arial" w:cs="Arial"/>
        </w:rPr>
      </w:pPr>
      <w:r w:rsidRPr="00485CD5">
        <w:rPr>
          <w:rFonts w:ascii="Arial" w:hAnsi="Arial" w:cs="Arial"/>
        </w:rPr>
        <w:t>Документ</w:t>
      </w:r>
      <w:r>
        <w:rPr>
          <w:rFonts w:ascii="Arial" w:hAnsi="Arial" w:cs="Arial"/>
        </w:rPr>
        <w:t>ы</w:t>
      </w:r>
      <w:r w:rsidRPr="00485CD5">
        <w:rPr>
          <w:rFonts w:ascii="Arial" w:hAnsi="Arial" w:cs="Arial"/>
        </w:rPr>
        <w:t xml:space="preserve"> измерений</w:t>
      </w:r>
      <w:r>
        <w:rPr>
          <w:rFonts w:ascii="Arial" w:hAnsi="Arial" w:cs="Arial"/>
        </w:rPr>
        <w:t xml:space="preserve"> (наработки/пробега, состояния)</w:t>
      </w:r>
      <w:r w:rsidR="00475F95">
        <w:rPr>
          <w:rFonts w:ascii="Arial" w:hAnsi="Arial" w:cs="Arial"/>
        </w:rPr>
        <w:t>;</w:t>
      </w:r>
    </w:p>
    <w:p w:rsidR="00485CD5" w:rsidRPr="00485CD5" w:rsidRDefault="00485CD5" w:rsidP="00B153FA">
      <w:pPr>
        <w:pStyle w:val="afff5"/>
        <w:numPr>
          <w:ilvl w:val="0"/>
          <w:numId w:val="37"/>
        </w:numPr>
        <w:rPr>
          <w:rFonts w:ascii="Arial" w:hAnsi="Arial" w:cs="Arial"/>
        </w:rPr>
      </w:pPr>
      <w:r w:rsidRPr="00485CD5">
        <w:rPr>
          <w:rFonts w:ascii="Arial" w:hAnsi="Arial" w:cs="Arial"/>
        </w:rPr>
        <w:t>Структура СПП-элементов на плановый год</w:t>
      </w:r>
      <w:r w:rsidR="00475F95">
        <w:rPr>
          <w:rFonts w:ascii="Arial" w:hAnsi="Arial" w:cs="Arial"/>
        </w:rPr>
        <w:t>;</w:t>
      </w:r>
    </w:p>
    <w:p w:rsidR="00485CD5" w:rsidRPr="00485CD5" w:rsidRDefault="00AF3D74" w:rsidP="00B153FA">
      <w:pPr>
        <w:pStyle w:val="afff5"/>
        <w:numPr>
          <w:ilvl w:val="0"/>
          <w:numId w:val="37"/>
        </w:numPr>
        <w:rPr>
          <w:rFonts w:ascii="Arial" w:hAnsi="Arial" w:cs="Arial"/>
        </w:rPr>
      </w:pPr>
      <w:r>
        <w:rPr>
          <w:rFonts w:ascii="Arial" w:hAnsi="Arial" w:cs="Arial"/>
        </w:rPr>
        <w:t>Т</w:t>
      </w:r>
      <w:r w:rsidR="00485CD5" w:rsidRPr="00485CD5">
        <w:rPr>
          <w:rFonts w:ascii="Arial" w:hAnsi="Arial" w:cs="Arial"/>
        </w:rPr>
        <w:t>арифы</w:t>
      </w:r>
      <w:r>
        <w:rPr>
          <w:rFonts w:ascii="Arial" w:hAnsi="Arial" w:cs="Arial"/>
        </w:rPr>
        <w:t xml:space="preserve"> видов работ</w:t>
      </w:r>
      <w:r w:rsidR="004737FA">
        <w:rPr>
          <w:rFonts w:ascii="Arial" w:hAnsi="Arial" w:cs="Arial"/>
        </w:rPr>
        <w:t xml:space="preserve"> контроллинга</w:t>
      </w:r>
      <w:r>
        <w:rPr>
          <w:rFonts w:ascii="Arial" w:hAnsi="Arial" w:cs="Arial"/>
        </w:rPr>
        <w:t xml:space="preserve"> (определяют плановую стоимость работы исполнителей)</w:t>
      </w:r>
      <w:r w:rsidR="00475F95">
        <w:rPr>
          <w:rFonts w:ascii="Arial" w:hAnsi="Arial" w:cs="Arial"/>
        </w:rPr>
        <w:t>;</w:t>
      </w:r>
    </w:p>
    <w:p w:rsidR="00485CD5" w:rsidRPr="00485CD5" w:rsidRDefault="00485CD5" w:rsidP="00B153FA">
      <w:pPr>
        <w:pStyle w:val="afff5"/>
        <w:numPr>
          <w:ilvl w:val="0"/>
          <w:numId w:val="37"/>
        </w:numPr>
        <w:rPr>
          <w:rFonts w:ascii="Arial" w:hAnsi="Arial" w:cs="Arial"/>
        </w:rPr>
      </w:pPr>
      <w:r w:rsidRPr="00485CD5">
        <w:rPr>
          <w:rFonts w:ascii="Arial" w:hAnsi="Arial" w:cs="Arial"/>
        </w:rPr>
        <w:t>Плановая цена</w:t>
      </w:r>
      <w:r w:rsidR="00AF3D74">
        <w:rPr>
          <w:rFonts w:ascii="Arial" w:hAnsi="Arial" w:cs="Arial"/>
        </w:rPr>
        <w:t xml:space="preserve"> МТР</w:t>
      </w:r>
      <w:r w:rsidR="00475F95">
        <w:rPr>
          <w:rFonts w:ascii="Arial" w:hAnsi="Arial" w:cs="Arial"/>
        </w:rPr>
        <w:t>;</w:t>
      </w:r>
    </w:p>
    <w:p w:rsidR="00485CD5" w:rsidRPr="00485CD5" w:rsidRDefault="00485CD5" w:rsidP="00B153FA">
      <w:pPr>
        <w:pStyle w:val="afff5"/>
        <w:numPr>
          <w:ilvl w:val="0"/>
          <w:numId w:val="37"/>
        </w:numPr>
        <w:rPr>
          <w:rFonts w:ascii="Arial" w:hAnsi="Arial" w:cs="Arial"/>
        </w:rPr>
      </w:pPr>
      <w:r>
        <w:rPr>
          <w:rFonts w:ascii="Arial" w:hAnsi="Arial" w:cs="Arial"/>
        </w:rPr>
        <w:t>Перенесенные с пр</w:t>
      </w:r>
      <w:r w:rsidR="004737FA">
        <w:rPr>
          <w:rFonts w:ascii="Arial" w:hAnsi="Arial" w:cs="Arial"/>
        </w:rPr>
        <w:t>едыдущих</w:t>
      </w:r>
      <w:r>
        <w:rPr>
          <w:rFonts w:ascii="Arial" w:hAnsi="Arial" w:cs="Arial"/>
        </w:rPr>
        <w:t xml:space="preserve"> периодов з</w:t>
      </w:r>
      <w:r w:rsidRPr="00485CD5">
        <w:rPr>
          <w:rFonts w:ascii="Arial" w:hAnsi="Arial" w:cs="Arial"/>
        </w:rPr>
        <w:t>аказ</w:t>
      </w:r>
      <w:r>
        <w:rPr>
          <w:rFonts w:ascii="Arial" w:hAnsi="Arial" w:cs="Arial"/>
        </w:rPr>
        <w:t>ы</w:t>
      </w:r>
      <w:r w:rsidR="00AF3D74">
        <w:rPr>
          <w:rFonts w:ascii="Arial" w:hAnsi="Arial" w:cs="Arial"/>
        </w:rPr>
        <w:t xml:space="preserve"> ТОРО</w:t>
      </w:r>
      <w:r w:rsidR="00D1054A">
        <w:rPr>
          <w:rFonts w:ascii="Arial" w:hAnsi="Arial" w:cs="Arial"/>
        </w:rPr>
        <w:t xml:space="preserve"> и сетевые графики</w:t>
      </w:r>
      <w:r w:rsidR="00475F95">
        <w:rPr>
          <w:rFonts w:ascii="Arial" w:hAnsi="Arial" w:cs="Arial"/>
        </w:rPr>
        <w:t>.</w:t>
      </w:r>
    </w:p>
    <w:p w:rsidR="00485CD5" w:rsidRDefault="00485CD5" w:rsidP="00485CD5">
      <w:pPr>
        <w:pStyle w:val="afff5"/>
        <w:rPr>
          <w:rFonts w:ascii="Arial" w:hAnsi="Arial" w:cs="Arial"/>
        </w:rPr>
      </w:pPr>
    </w:p>
    <w:p w:rsidR="00220A5C" w:rsidRPr="00220A5C" w:rsidRDefault="00220A5C" w:rsidP="00B153FA">
      <w:pPr>
        <w:pStyle w:val="afff5"/>
        <w:spacing w:after="240" w:line="240" w:lineRule="auto"/>
        <w:rPr>
          <w:rFonts w:ascii="Arial" w:hAnsi="Arial" w:cs="Arial"/>
        </w:rPr>
      </w:pPr>
      <w:r w:rsidRPr="00220A5C">
        <w:rPr>
          <w:rFonts w:ascii="Arial" w:hAnsi="Arial" w:cs="Arial"/>
        </w:rPr>
        <w:t>Результат</w:t>
      </w:r>
      <w:r>
        <w:rPr>
          <w:rFonts w:ascii="Arial" w:hAnsi="Arial" w:cs="Arial"/>
        </w:rPr>
        <w:t>ом</w:t>
      </w:r>
      <w:r w:rsidRPr="00220A5C">
        <w:rPr>
          <w:rFonts w:ascii="Arial" w:hAnsi="Arial" w:cs="Arial"/>
        </w:rPr>
        <w:t xml:space="preserve"> </w:t>
      </w:r>
      <w:r>
        <w:rPr>
          <w:rFonts w:ascii="Arial" w:hAnsi="Arial" w:cs="Arial"/>
        </w:rPr>
        <w:t xml:space="preserve">годового </w:t>
      </w:r>
      <w:r w:rsidRPr="00220A5C">
        <w:rPr>
          <w:rFonts w:ascii="Arial" w:hAnsi="Arial" w:cs="Arial"/>
        </w:rPr>
        <w:t>планирования</w:t>
      </w:r>
      <w:r>
        <w:rPr>
          <w:rFonts w:ascii="Arial" w:hAnsi="Arial" w:cs="Arial"/>
        </w:rPr>
        <w:t xml:space="preserve"> воздействий на ПА является</w:t>
      </w:r>
      <w:r w:rsidRPr="00220A5C">
        <w:rPr>
          <w:rFonts w:ascii="Arial" w:hAnsi="Arial" w:cs="Arial"/>
        </w:rPr>
        <w:t xml:space="preserve"> набор</w:t>
      </w:r>
      <w:r w:rsidR="00691B34">
        <w:rPr>
          <w:rFonts w:ascii="Arial" w:hAnsi="Arial" w:cs="Arial"/>
        </w:rPr>
        <w:t xml:space="preserve"> согласованных</w:t>
      </w:r>
      <w:r w:rsidR="00D139D7">
        <w:rPr>
          <w:rFonts w:ascii="Arial" w:hAnsi="Arial" w:cs="Arial"/>
        </w:rPr>
        <w:t xml:space="preserve"> </w:t>
      </w:r>
      <w:r w:rsidR="00B06B37">
        <w:rPr>
          <w:rFonts w:ascii="Arial" w:hAnsi="Arial" w:cs="Arial"/>
        </w:rPr>
        <w:t>сетевых графиков</w:t>
      </w:r>
      <w:r w:rsidR="00B06B37" w:rsidRPr="00220A5C">
        <w:rPr>
          <w:rFonts w:ascii="Arial" w:hAnsi="Arial" w:cs="Arial"/>
        </w:rPr>
        <w:t xml:space="preserve"> </w:t>
      </w:r>
      <w:r w:rsidR="00B06B37">
        <w:rPr>
          <w:rFonts w:ascii="Arial" w:hAnsi="Arial" w:cs="Arial"/>
        </w:rPr>
        <w:t xml:space="preserve">и </w:t>
      </w:r>
      <w:r w:rsidR="00D139D7">
        <w:rPr>
          <w:rFonts w:ascii="Arial" w:hAnsi="Arial" w:cs="Arial"/>
        </w:rPr>
        <w:t>заказ</w:t>
      </w:r>
      <w:r w:rsidRPr="00220A5C">
        <w:rPr>
          <w:rFonts w:ascii="Arial" w:hAnsi="Arial" w:cs="Arial"/>
        </w:rPr>
        <w:t>ов ТОРО</w:t>
      </w:r>
      <w:r w:rsidR="00F85C42">
        <w:rPr>
          <w:rFonts w:ascii="Arial" w:hAnsi="Arial" w:cs="Arial"/>
        </w:rPr>
        <w:t xml:space="preserve"> </w:t>
      </w:r>
      <w:r w:rsidRPr="00220A5C">
        <w:rPr>
          <w:rFonts w:ascii="Arial" w:hAnsi="Arial" w:cs="Arial"/>
        </w:rPr>
        <w:t xml:space="preserve">в системе </w:t>
      </w:r>
      <w:r w:rsidR="006B15A4">
        <w:rPr>
          <w:rFonts w:ascii="Arial" w:hAnsi="Arial" w:cs="Arial"/>
        </w:rPr>
        <w:t>SAP S/4HANA</w:t>
      </w:r>
      <w:r w:rsidRPr="00220A5C">
        <w:rPr>
          <w:rFonts w:ascii="Arial" w:hAnsi="Arial" w:cs="Arial"/>
        </w:rPr>
        <w:t xml:space="preserve">, имеющих всю необходимую информацию о сроках выполнения, необходимых ресурсах, содержании работ, стоимости </w:t>
      </w:r>
      <w:r w:rsidR="00F67405">
        <w:rPr>
          <w:rFonts w:ascii="Arial" w:hAnsi="Arial" w:cs="Arial"/>
        </w:rPr>
        <w:t>воздействий</w:t>
      </w:r>
      <w:r w:rsidRPr="00220A5C">
        <w:rPr>
          <w:rFonts w:ascii="Arial" w:hAnsi="Arial" w:cs="Arial"/>
        </w:rPr>
        <w:t>.</w:t>
      </w:r>
    </w:p>
    <w:p w:rsidR="00220A5C" w:rsidRDefault="00220A5C" w:rsidP="00B153FA">
      <w:pPr>
        <w:spacing w:after="240"/>
        <w:rPr>
          <w:rFonts w:cs="Arial"/>
        </w:rPr>
      </w:pPr>
      <w:r w:rsidRPr="00220A5C">
        <w:rPr>
          <w:rFonts w:cs="Arial"/>
        </w:rPr>
        <w:t xml:space="preserve">Методология планирования </w:t>
      </w:r>
      <w:r w:rsidR="00A45FC6">
        <w:rPr>
          <w:rFonts w:cs="Arial"/>
        </w:rPr>
        <w:t xml:space="preserve">воздействий на ПА </w:t>
      </w:r>
      <w:r w:rsidRPr="00220A5C">
        <w:rPr>
          <w:rFonts w:cs="Arial"/>
        </w:rPr>
        <w:t xml:space="preserve">описана в документе </w:t>
      </w:r>
      <w:r w:rsidR="0077442B" w:rsidRPr="0077442B">
        <w:rPr>
          <w:rFonts w:cs="Arial"/>
        </w:rPr>
        <w:t>ERP.2.1.14</w:t>
      </w:r>
      <w:r w:rsidR="00A14116">
        <w:rPr>
          <w:rFonts w:cs="Arial"/>
        </w:rPr>
        <w:t>.PM</w:t>
      </w:r>
      <w:r w:rsidR="0077442B" w:rsidRPr="00220A5C">
        <w:rPr>
          <w:rFonts w:cs="Arial"/>
        </w:rPr>
        <w:t xml:space="preserve"> </w:t>
      </w:r>
      <w:r w:rsidRPr="00220A5C">
        <w:rPr>
          <w:rFonts w:cs="Arial"/>
        </w:rPr>
        <w:t>«</w:t>
      </w:r>
      <w:r w:rsidR="0077442B" w:rsidRPr="0077442B">
        <w:rPr>
          <w:rFonts w:cs="Arial"/>
        </w:rPr>
        <w:t>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220A5C">
        <w:rPr>
          <w:rFonts w:cs="Arial"/>
        </w:rPr>
        <w:t>».</w:t>
      </w:r>
    </w:p>
    <w:p w:rsidR="00B31C05" w:rsidRDefault="00B31C05" w:rsidP="00B153FA">
      <w:pPr>
        <w:spacing w:after="240"/>
        <w:rPr>
          <w:rFonts w:cs="Arial"/>
          <w:color w:val="000000" w:themeColor="text1"/>
        </w:rPr>
      </w:pPr>
      <w:r>
        <w:rPr>
          <w:rFonts w:cs="Arial"/>
        </w:rPr>
        <w:t xml:space="preserve">Для СПП-элементов «Компонентный учет» на этапе годового планирования создаются сетевые графики, в которых осуществляется планирование компонентов. Для компонентов указывается количество и дата потребности. При этом если при планировании используются компоненты с ОЛ/ ТЗ, то оценка таких компонентов выполняется по каждому сетевому графику (резервированию). </w:t>
      </w:r>
      <w:r>
        <w:rPr>
          <w:rFonts w:cs="Arial"/>
          <w:color w:val="000000" w:themeColor="text1"/>
        </w:rPr>
        <w:t xml:space="preserve">Подробнее в концептуальном дизайне </w:t>
      </w:r>
      <w:r w:rsidR="001710A8">
        <w:rPr>
          <w:rFonts w:cs="Arial"/>
          <w:color w:val="000000" w:themeColor="text1"/>
          <w:lang w:val="en-US"/>
        </w:rPr>
        <w:t>ERP</w:t>
      </w:r>
      <w:r w:rsidR="001710A8" w:rsidRPr="008767CC">
        <w:rPr>
          <w:rFonts w:cs="Arial"/>
          <w:color w:val="000000" w:themeColor="text1"/>
        </w:rPr>
        <w:t>.</w:t>
      </w:r>
      <w:r w:rsidR="000B519E">
        <w:rPr>
          <w:rFonts w:cs="Arial"/>
          <w:color w:val="000000" w:themeColor="text1"/>
        </w:rPr>
        <w:t>4.6.1.2.</w:t>
      </w:r>
      <w:r w:rsidRPr="00651CA1">
        <w:rPr>
          <w:rFonts w:cs="Arial"/>
          <w:color w:val="000000" w:themeColor="text1"/>
        </w:rPr>
        <w:t xml:space="preserve">48 </w:t>
      </w:r>
      <w:r>
        <w:rPr>
          <w:rFonts w:cs="Arial"/>
          <w:color w:val="000000" w:themeColor="text1"/>
        </w:rPr>
        <w:t>«Планирование и реализация проектов КСиИ».</w:t>
      </w:r>
    </w:p>
    <w:p w:rsidR="00D1054A" w:rsidRDefault="00D1054A" w:rsidP="00B153FA">
      <w:pPr>
        <w:spacing w:after="240"/>
        <w:rPr>
          <w:rFonts w:cs="Arial"/>
        </w:rPr>
      </w:pPr>
      <w:r>
        <w:rPr>
          <w:rFonts w:cs="Arial"/>
          <w:color w:val="000000" w:themeColor="text1"/>
        </w:rPr>
        <w:t>Для СПП-элементов «Здания и сооружения» на этапе годового планирования создаются сетевые графики для воздействий на Здания и Сооружения (ЗиС), в которых</w:t>
      </w:r>
      <w:r w:rsidR="0001037C">
        <w:rPr>
          <w:rFonts w:cs="Arial"/>
          <w:color w:val="000000" w:themeColor="text1"/>
        </w:rPr>
        <w:t xml:space="preserve"> вручную</w:t>
      </w:r>
      <w:r>
        <w:rPr>
          <w:rFonts w:cs="Arial"/>
          <w:color w:val="000000" w:themeColor="text1"/>
        </w:rPr>
        <w:t xml:space="preserve"> осуществляется планирование </w:t>
      </w:r>
      <w:r w:rsidR="0059627B">
        <w:rPr>
          <w:rFonts w:cs="Arial"/>
          <w:color w:val="000000" w:themeColor="text1"/>
        </w:rPr>
        <w:t>операций</w:t>
      </w:r>
      <w:r w:rsidRPr="00D1054A">
        <w:rPr>
          <w:rFonts w:cs="Arial"/>
          <w:color w:val="000000" w:themeColor="text1"/>
        </w:rPr>
        <w:t>, выполняемые собственными силами или сторонней организацией, материал</w:t>
      </w:r>
      <w:r w:rsidR="0059627B">
        <w:rPr>
          <w:rFonts w:cs="Arial"/>
          <w:color w:val="000000" w:themeColor="text1"/>
        </w:rPr>
        <w:t>ов и услуг.</w:t>
      </w:r>
    </w:p>
    <w:p w:rsidR="00691B34" w:rsidRDefault="00B31C05" w:rsidP="00B153FA">
      <w:pPr>
        <w:spacing w:after="240"/>
        <w:rPr>
          <w:rFonts w:cs="Arial"/>
        </w:rPr>
      </w:pPr>
      <w:r>
        <w:rPr>
          <w:rFonts w:cs="Arial"/>
        </w:rPr>
        <w:t xml:space="preserve">Реализация работы с сетевыми графиками по проектам ОВП представлена в КД «Годовое </w:t>
      </w:r>
      <w:r>
        <w:rPr>
          <w:rFonts w:cs="Arial"/>
          <w:szCs w:val="24"/>
        </w:rPr>
        <w:t>п</w:t>
      </w:r>
      <w:r w:rsidRPr="00053BDF">
        <w:rPr>
          <w:rFonts w:cs="Arial"/>
          <w:szCs w:val="24"/>
        </w:rPr>
        <w:t>ланирование программы ОВП в рамках программы воздействий на ПА и инвестиционной программы</w:t>
      </w:r>
      <w:r>
        <w:rPr>
          <w:rFonts w:cs="Arial"/>
        </w:rPr>
        <w:t>»</w:t>
      </w:r>
      <w:r w:rsidRPr="00B153FA">
        <w:rPr>
          <w:rFonts w:cs="Arial"/>
        </w:rPr>
        <w:t xml:space="preserve">. </w:t>
      </w:r>
      <w:r w:rsidRPr="00AF2D49">
        <w:rPr>
          <w:rFonts w:cs="Arial"/>
        </w:rPr>
        <w:t>Основные</w:t>
      </w:r>
      <w:r>
        <w:rPr>
          <w:rFonts w:cs="Arial"/>
        </w:rPr>
        <w:t xml:space="preserve"> особенности интеграции указанных сетевых графиков и заказов ТОРО описаны в разделе 5.10.5 текущего КД.</w:t>
      </w:r>
    </w:p>
    <w:p w:rsidR="00086C0D" w:rsidRDefault="00086C0D" w:rsidP="00B153FA">
      <w:pPr>
        <w:spacing w:after="240"/>
        <w:rPr>
          <w:rFonts w:cs="Arial"/>
        </w:rPr>
      </w:pPr>
      <w:r>
        <w:rPr>
          <w:rFonts w:cs="Arial"/>
        </w:rPr>
        <w:t xml:space="preserve">Планирование </w:t>
      </w:r>
      <w:r w:rsidR="008845B3">
        <w:rPr>
          <w:rFonts w:cs="Arial"/>
        </w:rPr>
        <w:t>воздействий на ПА</w:t>
      </w:r>
      <w:r>
        <w:rPr>
          <w:rFonts w:cs="Arial"/>
        </w:rPr>
        <w:t xml:space="preserve"> </w:t>
      </w:r>
      <w:r w:rsidR="008845B3">
        <w:rPr>
          <w:rFonts w:cs="Arial"/>
        </w:rPr>
        <w:t xml:space="preserve">выполняется </w:t>
      </w:r>
      <w:r>
        <w:rPr>
          <w:rFonts w:cs="Arial"/>
        </w:rPr>
        <w:t xml:space="preserve">в системе </w:t>
      </w:r>
      <w:r w:rsidR="008845B3">
        <w:rPr>
          <w:rFonts w:cs="Arial"/>
        </w:rPr>
        <w:t>S</w:t>
      </w:r>
      <w:r w:rsidR="008845B3" w:rsidRPr="008845B3">
        <w:rPr>
          <w:rFonts w:cs="Arial"/>
        </w:rPr>
        <w:t>/4</w:t>
      </w:r>
      <w:r w:rsidR="008845B3">
        <w:rPr>
          <w:rFonts w:cs="Arial"/>
          <w:lang w:val="en-US"/>
        </w:rPr>
        <w:t>HANA</w:t>
      </w:r>
      <w:r w:rsidR="008845B3" w:rsidRPr="008845B3">
        <w:rPr>
          <w:rFonts w:cs="Arial"/>
        </w:rPr>
        <w:t xml:space="preserve"> </w:t>
      </w:r>
      <w:r w:rsidR="008845B3">
        <w:rPr>
          <w:rFonts w:cs="Arial"/>
        </w:rPr>
        <w:t xml:space="preserve">и </w:t>
      </w:r>
      <w:r>
        <w:rPr>
          <w:rFonts w:cs="Arial"/>
        </w:rPr>
        <w:t xml:space="preserve">основывается на типовых регламентах обслуживания, результатах диагностики, оценке технического состояния </w:t>
      </w:r>
      <w:r w:rsidR="008845B3">
        <w:rPr>
          <w:rFonts w:cs="Arial"/>
        </w:rPr>
        <w:t>производственных активов</w:t>
      </w:r>
      <w:r>
        <w:rPr>
          <w:rFonts w:cs="Arial"/>
        </w:rPr>
        <w:t>.</w:t>
      </w:r>
    </w:p>
    <w:p w:rsidR="00086C0D" w:rsidRDefault="00086C0D" w:rsidP="00B153FA">
      <w:pPr>
        <w:spacing w:after="240"/>
        <w:rPr>
          <w:rFonts w:cs="Arial"/>
        </w:rPr>
      </w:pPr>
      <w:r>
        <w:rPr>
          <w:rFonts w:cs="Arial"/>
        </w:rPr>
        <w:t>Типовые регламенты обслуживания в системе представлены в виде технологических карт, содержащих перечень работ и нормативы</w:t>
      </w:r>
      <w:r w:rsidR="008845B3">
        <w:rPr>
          <w:rFonts w:cs="Arial"/>
        </w:rPr>
        <w:t xml:space="preserve"> трудоемкост</w:t>
      </w:r>
      <w:r w:rsidR="00D179EF">
        <w:rPr>
          <w:rFonts w:cs="Arial"/>
        </w:rPr>
        <w:t>и и расхода материалов по каждому</w:t>
      </w:r>
      <w:r w:rsidR="008845B3">
        <w:rPr>
          <w:rFonts w:cs="Arial"/>
        </w:rPr>
        <w:t xml:space="preserve"> </w:t>
      </w:r>
      <w:r w:rsidR="00D179EF">
        <w:rPr>
          <w:rFonts w:cs="Arial"/>
        </w:rPr>
        <w:t>планируемому воздействию</w:t>
      </w:r>
      <w:r w:rsidR="003B1D00">
        <w:rPr>
          <w:rFonts w:cs="Arial"/>
        </w:rPr>
        <w:t>, а также</w:t>
      </w:r>
      <w:r w:rsidR="00D179EF">
        <w:rPr>
          <w:rFonts w:cs="Arial"/>
        </w:rPr>
        <w:t xml:space="preserve"> планов </w:t>
      </w:r>
      <w:r w:rsidR="00D6298F">
        <w:rPr>
          <w:rFonts w:cs="Arial"/>
        </w:rPr>
        <w:t xml:space="preserve">и стратегий </w:t>
      </w:r>
      <w:r w:rsidR="00D179EF">
        <w:rPr>
          <w:rFonts w:cs="Arial"/>
        </w:rPr>
        <w:t>ТОРО, содержащих нормативы периодичности проведения воздействий</w:t>
      </w:r>
      <w:r w:rsidR="00924766">
        <w:rPr>
          <w:rFonts w:cs="Arial"/>
        </w:rPr>
        <w:t xml:space="preserve"> (более подробно справочники представлены в КД «</w:t>
      </w:r>
      <w:r w:rsidR="001710A8">
        <w:rPr>
          <w:rFonts w:cs="Arial"/>
        </w:rPr>
        <w:t>ERP.</w:t>
      </w:r>
      <w:r w:rsidR="000B519E">
        <w:rPr>
          <w:rFonts w:cs="Arial"/>
        </w:rPr>
        <w:t>4.6.1.2.</w:t>
      </w:r>
      <w:r w:rsidR="00924766">
        <w:rPr>
          <w:rFonts w:cs="Arial"/>
        </w:rPr>
        <w:t>7.</w:t>
      </w:r>
      <w:r w:rsidR="00924766" w:rsidRPr="00070AED">
        <w:rPr>
          <w:rFonts w:cs="Arial"/>
        </w:rPr>
        <w:t>PM</w:t>
      </w:r>
      <w:r w:rsidR="00924766">
        <w:rPr>
          <w:rFonts w:cs="Arial"/>
        </w:rPr>
        <w:t>.</w:t>
      </w:r>
      <w:r w:rsidR="00924766" w:rsidRPr="00070AED">
        <w:rPr>
          <w:rFonts w:cs="Arial"/>
        </w:rPr>
        <w:t>КД</w:t>
      </w:r>
      <w:r w:rsidR="00924766">
        <w:rPr>
          <w:rFonts w:cs="Arial"/>
        </w:rPr>
        <w:t xml:space="preserve"> Управление основными данными по направлению ТОиР»)</w:t>
      </w:r>
      <w:r w:rsidR="00D179EF">
        <w:rPr>
          <w:rFonts w:cs="Arial"/>
        </w:rPr>
        <w:t>.</w:t>
      </w:r>
    </w:p>
    <w:p w:rsidR="000F6D08" w:rsidRDefault="000F6D08" w:rsidP="00B153FA">
      <w:pPr>
        <w:spacing w:after="240"/>
        <w:rPr>
          <w:rFonts w:cs="Arial"/>
        </w:rPr>
      </w:pPr>
      <w:r>
        <w:rPr>
          <w:rFonts w:cs="Arial"/>
        </w:rPr>
        <w:t>Результаты диагностики и оценки технического состояния содержатся в документах измерений и сообщениях ТОРО</w:t>
      </w:r>
      <w:r w:rsidR="00D028B3">
        <w:rPr>
          <w:rFonts w:cs="Arial"/>
        </w:rPr>
        <w:t>, на основании которых формируются</w:t>
      </w:r>
      <w:r w:rsidR="00D139D7">
        <w:rPr>
          <w:rFonts w:cs="Arial"/>
        </w:rPr>
        <w:t xml:space="preserve"> заказ</w:t>
      </w:r>
      <w:r w:rsidR="00D179EF">
        <w:rPr>
          <w:rFonts w:cs="Arial"/>
        </w:rPr>
        <w:t>ы ТОРО по состоянию</w:t>
      </w:r>
      <w:r w:rsidR="00070AED">
        <w:rPr>
          <w:rFonts w:cs="Arial"/>
        </w:rPr>
        <w:t xml:space="preserve"> </w:t>
      </w:r>
      <w:r w:rsidR="00D179EF">
        <w:rPr>
          <w:rFonts w:cs="Arial"/>
        </w:rPr>
        <w:t xml:space="preserve">(аварийные и внеплановые - возникшие помимо регламентных воздействий, в результате непредвиденных производственных ситуаций и ухудшения </w:t>
      </w:r>
      <w:r w:rsidR="004F0B6E">
        <w:rPr>
          <w:rFonts w:cs="Arial"/>
        </w:rPr>
        <w:t xml:space="preserve">технического </w:t>
      </w:r>
      <w:r w:rsidR="00D179EF">
        <w:rPr>
          <w:rFonts w:cs="Arial"/>
        </w:rPr>
        <w:t>состояния оборудования).</w:t>
      </w:r>
      <w:r w:rsidR="00070AED">
        <w:rPr>
          <w:rFonts w:cs="Arial"/>
        </w:rPr>
        <w:t xml:space="preserve"> Процесс формирования</w:t>
      </w:r>
      <w:r w:rsidR="00D139D7">
        <w:rPr>
          <w:rFonts w:cs="Arial"/>
        </w:rPr>
        <w:t xml:space="preserve"> заказ</w:t>
      </w:r>
      <w:r w:rsidR="00070AED">
        <w:rPr>
          <w:rFonts w:cs="Arial"/>
        </w:rPr>
        <w:t xml:space="preserve">ов по состоянию описан в КД </w:t>
      </w:r>
      <w:r w:rsidR="00710759">
        <w:rPr>
          <w:rFonts w:cs="Arial"/>
        </w:rPr>
        <w:t>«</w:t>
      </w:r>
      <w:r w:rsidR="001710A8">
        <w:rPr>
          <w:rFonts w:cs="Arial"/>
        </w:rPr>
        <w:t>ERP.</w:t>
      </w:r>
      <w:r w:rsidR="000B519E">
        <w:rPr>
          <w:rFonts w:cs="Arial"/>
        </w:rPr>
        <w:t>4.6.1.2.</w:t>
      </w:r>
      <w:r w:rsidR="00070AED" w:rsidRPr="00070AED">
        <w:rPr>
          <w:rFonts w:cs="Arial"/>
        </w:rPr>
        <w:t>56</w:t>
      </w:r>
      <w:r w:rsidR="00070AED">
        <w:rPr>
          <w:rFonts w:cs="Arial"/>
        </w:rPr>
        <w:t>.</w:t>
      </w:r>
      <w:r w:rsidR="00070AED" w:rsidRPr="00070AED">
        <w:rPr>
          <w:rFonts w:cs="Arial"/>
        </w:rPr>
        <w:t>PM</w:t>
      </w:r>
      <w:r w:rsidR="00070AED">
        <w:rPr>
          <w:rFonts w:cs="Arial"/>
        </w:rPr>
        <w:t>.</w:t>
      </w:r>
      <w:r w:rsidR="00070AED" w:rsidRPr="00070AED">
        <w:rPr>
          <w:rFonts w:cs="Arial"/>
        </w:rPr>
        <w:t>КД Мониторинг и оценка технического состояния ПА</w:t>
      </w:r>
      <w:r w:rsidR="00710759">
        <w:rPr>
          <w:rFonts w:cs="Arial"/>
        </w:rPr>
        <w:t>»</w:t>
      </w:r>
      <w:r w:rsidR="00070AED">
        <w:rPr>
          <w:rFonts w:cs="Arial"/>
        </w:rPr>
        <w:t xml:space="preserve"> и КД </w:t>
      </w:r>
      <w:r w:rsidR="00710759">
        <w:rPr>
          <w:rFonts w:cs="Arial"/>
        </w:rPr>
        <w:t>«</w:t>
      </w:r>
      <w:r w:rsidR="001710A8">
        <w:rPr>
          <w:rFonts w:cs="Arial"/>
        </w:rPr>
        <w:t>ERP.</w:t>
      </w:r>
      <w:r w:rsidR="000B519E">
        <w:rPr>
          <w:rFonts w:cs="Arial"/>
        </w:rPr>
        <w:t>4.6.1.2.</w:t>
      </w:r>
      <w:r w:rsidR="00070AED" w:rsidRPr="00070AED">
        <w:rPr>
          <w:rFonts w:cs="Arial"/>
        </w:rPr>
        <w:t>55</w:t>
      </w:r>
      <w:r w:rsidR="00070AED">
        <w:rPr>
          <w:rFonts w:cs="Arial"/>
        </w:rPr>
        <w:t>.</w:t>
      </w:r>
      <w:r w:rsidR="00070AED" w:rsidRPr="00070AED">
        <w:rPr>
          <w:rFonts w:cs="Arial"/>
        </w:rPr>
        <w:t>PM</w:t>
      </w:r>
      <w:r w:rsidR="00070AED">
        <w:rPr>
          <w:rFonts w:cs="Arial"/>
        </w:rPr>
        <w:t>.</w:t>
      </w:r>
      <w:r w:rsidR="00070AED" w:rsidRPr="00070AED">
        <w:rPr>
          <w:rFonts w:cs="Arial"/>
        </w:rPr>
        <w:t>КД Выполнение и фактический учет работ</w:t>
      </w:r>
      <w:r w:rsidR="00710759">
        <w:rPr>
          <w:rFonts w:cs="Arial"/>
        </w:rPr>
        <w:t>»</w:t>
      </w:r>
      <w:r w:rsidR="00070AED">
        <w:rPr>
          <w:rFonts w:cs="Arial"/>
        </w:rPr>
        <w:t>.</w:t>
      </w:r>
    </w:p>
    <w:p w:rsidR="00086C0D" w:rsidRDefault="00EC2C75" w:rsidP="00B153FA">
      <w:pPr>
        <w:spacing w:after="240"/>
        <w:rPr>
          <w:rFonts w:cs="Arial"/>
        </w:rPr>
      </w:pPr>
      <w:r>
        <w:rPr>
          <w:rFonts w:cs="Arial"/>
        </w:rPr>
        <w:t xml:space="preserve">Планирование воздействий на ПА </w:t>
      </w:r>
      <w:r w:rsidR="00086C0D">
        <w:rPr>
          <w:rFonts w:cs="Arial"/>
        </w:rPr>
        <w:t>осуществляется путем формирования плана-графика воздействий на основе</w:t>
      </w:r>
      <w:r w:rsidR="00D139D7">
        <w:rPr>
          <w:rFonts w:cs="Arial"/>
        </w:rPr>
        <w:t xml:space="preserve"> заказ</w:t>
      </w:r>
      <w:r w:rsidR="00086C0D">
        <w:rPr>
          <w:rFonts w:cs="Arial"/>
        </w:rPr>
        <w:t>ов ТОРО</w:t>
      </w:r>
      <w:r w:rsidR="00B06B37">
        <w:rPr>
          <w:rFonts w:cs="Arial"/>
        </w:rPr>
        <w:t xml:space="preserve"> и сетевых графиков</w:t>
      </w:r>
      <w:r w:rsidR="00086C0D">
        <w:rPr>
          <w:rFonts w:cs="Arial"/>
        </w:rPr>
        <w:t>.</w:t>
      </w:r>
    </w:p>
    <w:p w:rsidR="00086C0D" w:rsidRDefault="00086C0D" w:rsidP="003E4042">
      <w:pPr>
        <w:spacing w:after="120"/>
        <w:rPr>
          <w:rFonts w:cs="Arial"/>
        </w:rPr>
      </w:pPr>
      <w:r>
        <w:rPr>
          <w:rFonts w:cs="Arial"/>
        </w:rPr>
        <w:t xml:space="preserve">При планировании </w:t>
      </w:r>
      <w:r w:rsidR="009750FA">
        <w:rPr>
          <w:rFonts w:cs="Arial"/>
        </w:rPr>
        <w:t>воздействий</w:t>
      </w:r>
      <w:r w:rsidR="004330D7">
        <w:rPr>
          <w:rFonts w:cs="Arial"/>
        </w:rPr>
        <w:t xml:space="preserve"> на ПА</w:t>
      </w:r>
      <w:r w:rsidR="009750FA">
        <w:rPr>
          <w:rFonts w:cs="Arial"/>
        </w:rPr>
        <w:t xml:space="preserve"> </w:t>
      </w:r>
      <w:r w:rsidR="00D811A4">
        <w:rPr>
          <w:rFonts w:cs="Arial"/>
        </w:rPr>
        <w:t>в плане-графике учитываются:</w:t>
      </w:r>
    </w:p>
    <w:p w:rsidR="00086C0D" w:rsidRPr="00086C0D" w:rsidRDefault="00D139D7" w:rsidP="003E4042">
      <w:pPr>
        <w:pStyle w:val="afa"/>
        <w:numPr>
          <w:ilvl w:val="0"/>
          <w:numId w:val="16"/>
        </w:numPr>
        <w:spacing w:after="120"/>
        <w:ind w:left="851" w:hanging="284"/>
        <w:rPr>
          <w:rFonts w:cs="Arial"/>
        </w:rPr>
      </w:pPr>
      <w:r>
        <w:rPr>
          <w:rFonts w:cs="Arial"/>
        </w:rPr>
        <w:t>заказ</w:t>
      </w:r>
      <w:r w:rsidR="00086C0D" w:rsidRPr="00086C0D">
        <w:rPr>
          <w:rFonts w:cs="Arial"/>
        </w:rPr>
        <w:t>ы</w:t>
      </w:r>
      <w:r w:rsidR="00DE41DA">
        <w:rPr>
          <w:rFonts w:cs="Arial"/>
        </w:rPr>
        <w:t xml:space="preserve"> ТОРО</w:t>
      </w:r>
      <w:r w:rsidR="00086C0D" w:rsidRPr="00086C0D">
        <w:rPr>
          <w:rFonts w:cs="Arial"/>
        </w:rPr>
        <w:t>, сформированные на основе регламентов ППР (планов и техкарт);</w:t>
      </w:r>
    </w:p>
    <w:p w:rsidR="00086C0D" w:rsidRPr="00086C0D" w:rsidRDefault="00086C0D" w:rsidP="003E4042">
      <w:pPr>
        <w:pStyle w:val="afa"/>
        <w:numPr>
          <w:ilvl w:val="0"/>
          <w:numId w:val="16"/>
        </w:numPr>
        <w:spacing w:after="120"/>
        <w:ind w:left="851" w:hanging="284"/>
        <w:rPr>
          <w:rFonts w:cs="Arial"/>
        </w:rPr>
      </w:pPr>
      <w:r w:rsidRPr="00086C0D">
        <w:rPr>
          <w:rFonts w:cs="Arial"/>
        </w:rPr>
        <w:t>заказы</w:t>
      </w:r>
      <w:r w:rsidR="00DE41DA">
        <w:rPr>
          <w:rFonts w:cs="Arial"/>
        </w:rPr>
        <w:t xml:space="preserve"> ТОРО</w:t>
      </w:r>
      <w:r w:rsidRPr="00086C0D">
        <w:rPr>
          <w:rFonts w:cs="Arial"/>
        </w:rPr>
        <w:t>, созданные по результатам диагностики/ анализа состояния оборудования</w:t>
      </w:r>
      <w:r w:rsidR="00DE41DA">
        <w:rPr>
          <w:rFonts w:cs="Arial"/>
        </w:rPr>
        <w:t xml:space="preserve"> на планируемый период</w:t>
      </w:r>
      <w:r w:rsidRPr="00086C0D">
        <w:rPr>
          <w:rFonts w:cs="Arial"/>
        </w:rPr>
        <w:t>, вне регламентов ППР;</w:t>
      </w:r>
    </w:p>
    <w:p w:rsidR="00086C0D" w:rsidRDefault="008845B3" w:rsidP="003E4042">
      <w:pPr>
        <w:pStyle w:val="afa"/>
        <w:numPr>
          <w:ilvl w:val="0"/>
          <w:numId w:val="16"/>
        </w:numPr>
        <w:spacing w:after="120"/>
        <w:ind w:left="851" w:hanging="284"/>
        <w:rPr>
          <w:rFonts w:cs="Arial"/>
        </w:rPr>
      </w:pPr>
      <w:r>
        <w:rPr>
          <w:rFonts w:cs="Arial"/>
        </w:rPr>
        <w:t xml:space="preserve">плановые </w:t>
      </w:r>
      <w:r w:rsidR="00086C0D" w:rsidRPr="00086C0D">
        <w:rPr>
          <w:rFonts w:cs="Arial"/>
        </w:rPr>
        <w:t xml:space="preserve">сроки </w:t>
      </w:r>
      <w:r w:rsidR="00D811A4">
        <w:rPr>
          <w:rFonts w:cs="Arial"/>
        </w:rPr>
        <w:t>мероприятий по замене</w:t>
      </w:r>
      <w:r w:rsidR="00086C0D" w:rsidRPr="00086C0D">
        <w:rPr>
          <w:rFonts w:cs="Arial"/>
        </w:rPr>
        <w:t xml:space="preserve"> и модернизации оборудования</w:t>
      </w:r>
      <w:r w:rsidR="00B05E10">
        <w:rPr>
          <w:rFonts w:cs="Arial"/>
        </w:rPr>
        <w:t>;</w:t>
      </w:r>
    </w:p>
    <w:p w:rsidR="00D179EF" w:rsidRDefault="00AC4727" w:rsidP="003E4042">
      <w:pPr>
        <w:pStyle w:val="afa"/>
        <w:numPr>
          <w:ilvl w:val="0"/>
          <w:numId w:val="16"/>
        </w:numPr>
        <w:spacing w:after="120"/>
        <w:ind w:left="851" w:hanging="284"/>
        <w:rPr>
          <w:rFonts w:cs="Arial"/>
        </w:rPr>
      </w:pPr>
      <w:r>
        <w:rPr>
          <w:rFonts w:cs="Arial"/>
        </w:rPr>
        <w:t>обмен</w:t>
      </w:r>
      <w:r w:rsidR="00D179EF">
        <w:rPr>
          <w:rFonts w:cs="Arial"/>
        </w:rPr>
        <w:t>ный фонд и плановые сроки восстановления оборудования/запчастей</w:t>
      </w:r>
      <w:r w:rsidR="00B05E10">
        <w:rPr>
          <w:rFonts w:cs="Arial"/>
        </w:rPr>
        <w:t>;</w:t>
      </w:r>
    </w:p>
    <w:p w:rsidR="0059627B" w:rsidRPr="00FE251E" w:rsidRDefault="0059627B" w:rsidP="003E4042">
      <w:pPr>
        <w:pStyle w:val="afa"/>
        <w:numPr>
          <w:ilvl w:val="0"/>
          <w:numId w:val="16"/>
        </w:numPr>
        <w:spacing w:after="120"/>
        <w:ind w:left="851" w:hanging="284"/>
        <w:rPr>
          <w:rFonts w:cs="Arial"/>
          <w:highlight w:val="yellow"/>
          <w:rPrChange w:id="71" w:author="Миронова Наталья Владимировна" w:date="2022-05-19T11:47:00Z">
            <w:rPr>
              <w:rFonts w:cs="Arial"/>
            </w:rPr>
          </w:rPrChange>
        </w:rPr>
      </w:pPr>
      <w:r w:rsidRPr="00FE251E">
        <w:rPr>
          <w:rFonts w:cs="Arial"/>
          <w:highlight w:val="yellow"/>
          <w:rPrChange w:id="72" w:author="Миронова Наталья Владимировна" w:date="2022-05-19T11:47:00Z">
            <w:rPr>
              <w:rFonts w:cs="Arial"/>
            </w:rPr>
          </w:rPrChange>
        </w:rPr>
        <w:t xml:space="preserve">сетевые графики, </w:t>
      </w:r>
      <w:commentRangeStart w:id="73"/>
      <w:r w:rsidRPr="00FE251E">
        <w:rPr>
          <w:rFonts w:cs="Arial"/>
          <w:highlight w:val="yellow"/>
          <w:rPrChange w:id="74" w:author="Миронова Наталья Владимировна" w:date="2022-05-19T11:47:00Z">
            <w:rPr>
              <w:rFonts w:cs="Arial"/>
            </w:rPr>
          </w:rPrChange>
        </w:rPr>
        <w:t>созданные для воздействий на ЗиС;</w:t>
      </w:r>
      <w:commentRangeEnd w:id="73"/>
      <w:r w:rsidR="00FE251E">
        <w:rPr>
          <w:rStyle w:val="aff5"/>
        </w:rPr>
        <w:commentReference w:id="73"/>
      </w:r>
    </w:p>
    <w:p w:rsidR="008845B3" w:rsidRDefault="008845B3" w:rsidP="003E4042">
      <w:pPr>
        <w:pStyle w:val="afa"/>
        <w:numPr>
          <w:ilvl w:val="0"/>
          <w:numId w:val="16"/>
        </w:numPr>
        <w:spacing w:after="120"/>
        <w:ind w:left="851" w:hanging="284"/>
        <w:rPr>
          <w:rFonts w:cs="Arial"/>
        </w:rPr>
      </w:pPr>
      <w:r>
        <w:rPr>
          <w:rFonts w:cs="Arial"/>
        </w:rPr>
        <w:t xml:space="preserve">сроки ввода </w:t>
      </w:r>
      <w:r w:rsidR="00B05E10">
        <w:rPr>
          <w:rFonts w:cs="Arial"/>
        </w:rPr>
        <w:t xml:space="preserve">нового </w:t>
      </w:r>
      <w:r>
        <w:rPr>
          <w:rFonts w:cs="Arial"/>
        </w:rPr>
        <w:t>оборудования в эксплуатацию (</w:t>
      </w:r>
      <w:r w:rsidR="0002438C">
        <w:rPr>
          <w:rFonts w:cs="Arial"/>
        </w:rPr>
        <w:t xml:space="preserve">БДН, а именно </w:t>
      </w:r>
      <w:r>
        <w:rPr>
          <w:rFonts w:cs="Arial"/>
        </w:rPr>
        <w:t>планы с техкартами</w:t>
      </w:r>
      <w:r w:rsidR="00734449">
        <w:rPr>
          <w:rFonts w:cs="Arial"/>
        </w:rPr>
        <w:t xml:space="preserve"> для оборудования, планируемого к вводу в эксплуатацию,</w:t>
      </w:r>
      <w:r>
        <w:rPr>
          <w:rFonts w:cs="Arial"/>
        </w:rPr>
        <w:t xml:space="preserve"> должны создаваться и запускаться заранее</w:t>
      </w:r>
      <w:r w:rsidR="00734449">
        <w:rPr>
          <w:rFonts w:cs="Arial"/>
        </w:rPr>
        <w:t xml:space="preserve">, для </w:t>
      </w:r>
      <w:r w:rsidR="00A141A0">
        <w:rPr>
          <w:rFonts w:cs="Arial"/>
        </w:rPr>
        <w:t xml:space="preserve">своевременного планирования затрат в бюджете, </w:t>
      </w:r>
      <w:r w:rsidR="00734449">
        <w:rPr>
          <w:rFonts w:cs="Arial"/>
        </w:rPr>
        <w:t>обеспечения своевременной закупки МТР и услуг</w:t>
      </w:r>
      <w:r>
        <w:rPr>
          <w:rFonts w:cs="Arial"/>
        </w:rPr>
        <w:t>)</w:t>
      </w:r>
      <w:r w:rsidR="00135D92">
        <w:rPr>
          <w:rFonts w:cs="Arial"/>
        </w:rPr>
        <w:t>.</w:t>
      </w:r>
    </w:p>
    <w:p w:rsidR="00C65525" w:rsidRDefault="009750FA" w:rsidP="003E4042">
      <w:pPr>
        <w:spacing w:after="120"/>
        <w:ind w:left="851" w:hanging="284"/>
        <w:rPr>
          <w:rFonts w:cs="Arial"/>
        </w:rPr>
      </w:pPr>
      <w:r>
        <w:rPr>
          <w:rFonts w:cs="Arial"/>
        </w:rPr>
        <w:t>Расчет с</w:t>
      </w:r>
      <w:r w:rsidR="00C65525">
        <w:rPr>
          <w:rFonts w:cs="Arial"/>
        </w:rPr>
        <w:t>тоимост</w:t>
      </w:r>
      <w:r>
        <w:rPr>
          <w:rFonts w:cs="Arial"/>
        </w:rPr>
        <w:t>и воздействий</w:t>
      </w:r>
      <w:r w:rsidR="004330D7">
        <w:rPr>
          <w:rFonts w:cs="Arial"/>
        </w:rPr>
        <w:t xml:space="preserve"> на ПА</w:t>
      </w:r>
      <w:r>
        <w:rPr>
          <w:rFonts w:cs="Arial"/>
        </w:rPr>
        <w:t xml:space="preserve"> выполняется онлайн. При расчете стоимости учитываются:</w:t>
      </w:r>
    </w:p>
    <w:p w:rsidR="009750FA" w:rsidRPr="00850753" w:rsidRDefault="009750FA" w:rsidP="003E4042">
      <w:pPr>
        <w:pStyle w:val="afa"/>
        <w:numPr>
          <w:ilvl w:val="0"/>
          <w:numId w:val="36"/>
        </w:numPr>
        <w:spacing w:after="120"/>
        <w:ind w:left="851" w:hanging="284"/>
        <w:rPr>
          <w:rFonts w:cs="Arial"/>
        </w:rPr>
      </w:pPr>
      <w:r>
        <w:rPr>
          <w:rFonts w:cs="Arial"/>
        </w:rPr>
        <w:t>п</w:t>
      </w:r>
      <w:r w:rsidRPr="00850753">
        <w:rPr>
          <w:rFonts w:cs="Arial"/>
        </w:rPr>
        <w:t>лановые цены для МТР</w:t>
      </w:r>
      <w:r>
        <w:rPr>
          <w:rFonts w:cs="Arial"/>
        </w:rPr>
        <w:t>;</w:t>
      </w:r>
    </w:p>
    <w:p w:rsidR="009750FA" w:rsidRPr="00850753" w:rsidRDefault="009750FA" w:rsidP="003E4042">
      <w:pPr>
        <w:pStyle w:val="afa"/>
        <w:numPr>
          <w:ilvl w:val="0"/>
          <w:numId w:val="36"/>
        </w:numPr>
        <w:spacing w:after="240"/>
        <w:ind w:left="851" w:hanging="284"/>
        <w:rPr>
          <w:rFonts w:cs="Arial"/>
        </w:rPr>
      </w:pPr>
      <w:r>
        <w:rPr>
          <w:rFonts w:cs="Arial"/>
        </w:rPr>
        <w:t>п</w:t>
      </w:r>
      <w:r w:rsidRPr="00850753">
        <w:rPr>
          <w:rFonts w:cs="Arial"/>
        </w:rPr>
        <w:t>лановые тарифы для исполнителей</w:t>
      </w:r>
      <w:r>
        <w:rPr>
          <w:rFonts w:cs="Arial"/>
        </w:rPr>
        <w:t>.</w:t>
      </w:r>
    </w:p>
    <w:p w:rsidR="00734449" w:rsidRDefault="00734449" w:rsidP="00B153FA">
      <w:pPr>
        <w:spacing w:after="240"/>
        <w:ind w:left="567"/>
        <w:rPr>
          <w:rFonts w:cs="Arial"/>
        </w:rPr>
      </w:pPr>
      <w:r>
        <w:rPr>
          <w:rFonts w:cs="Arial"/>
        </w:rPr>
        <w:t xml:space="preserve">В процессе годового планирования </w:t>
      </w:r>
      <w:r w:rsidR="00135D92">
        <w:rPr>
          <w:rFonts w:cs="Arial"/>
        </w:rPr>
        <w:t xml:space="preserve">предусматриваются </w:t>
      </w:r>
      <w:r w:rsidR="009E16B4">
        <w:rPr>
          <w:rFonts w:cs="Arial"/>
        </w:rPr>
        <w:t>следующи</w:t>
      </w:r>
      <w:r w:rsidR="00135D92">
        <w:rPr>
          <w:rFonts w:cs="Arial"/>
        </w:rPr>
        <w:t>е</w:t>
      </w:r>
      <w:r w:rsidR="009E16B4">
        <w:rPr>
          <w:rFonts w:cs="Arial"/>
        </w:rPr>
        <w:t xml:space="preserve"> </w:t>
      </w:r>
      <w:r>
        <w:rPr>
          <w:rFonts w:cs="Arial"/>
        </w:rPr>
        <w:t>этап</w:t>
      </w:r>
      <w:r w:rsidR="00135D92">
        <w:rPr>
          <w:rFonts w:cs="Arial"/>
        </w:rPr>
        <w:t>ы</w:t>
      </w:r>
      <w:r>
        <w:rPr>
          <w:rFonts w:cs="Arial"/>
        </w:rPr>
        <w:t>:</w:t>
      </w:r>
    </w:p>
    <w:p w:rsidR="00734449" w:rsidRDefault="00734449" w:rsidP="00B153FA">
      <w:pPr>
        <w:spacing w:after="240"/>
        <w:rPr>
          <w:rFonts w:cs="Arial"/>
        </w:rPr>
      </w:pPr>
      <w:r>
        <w:rPr>
          <w:rFonts w:cs="Arial"/>
        </w:rPr>
        <w:t>1. Формирование</w:t>
      </w:r>
      <w:r w:rsidR="00D139D7">
        <w:rPr>
          <w:rFonts w:cs="Arial"/>
        </w:rPr>
        <w:t xml:space="preserve"> заказ</w:t>
      </w:r>
      <w:r>
        <w:rPr>
          <w:rFonts w:cs="Arial"/>
        </w:rPr>
        <w:t xml:space="preserve">ов </w:t>
      </w:r>
      <w:r w:rsidR="00135D92">
        <w:rPr>
          <w:rFonts w:cs="Arial"/>
        </w:rPr>
        <w:t xml:space="preserve">ТОРО </w:t>
      </w:r>
      <w:r>
        <w:rPr>
          <w:rFonts w:cs="Arial"/>
        </w:rPr>
        <w:t>на основе регламентов ППР</w:t>
      </w:r>
      <w:r w:rsidR="00135D92">
        <w:rPr>
          <w:rFonts w:cs="Arial"/>
        </w:rPr>
        <w:t>.</w:t>
      </w:r>
    </w:p>
    <w:p w:rsidR="00734449" w:rsidRDefault="000F6D08" w:rsidP="00B153FA">
      <w:pPr>
        <w:spacing w:after="240"/>
        <w:rPr>
          <w:rFonts w:cs="Arial"/>
        </w:rPr>
      </w:pPr>
      <w:r>
        <w:rPr>
          <w:rFonts w:cs="Arial"/>
        </w:rPr>
        <w:t xml:space="preserve">2. </w:t>
      </w:r>
      <w:r w:rsidR="00734449">
        <w:rPr>
          <w:rFonts w:cs="Arial"/>
        </w:rPr>
        <w:t xml:space="preserve">Формирование </w:t>
      </w:r>
      <w:r>
        <w:rPr>
          <w:rFonts w:cs="Arial"/>
        </w:rPr>
        <w:t>плана-</w:t>
      </w:r>
      <w:r w:rsidR="00734449">
        <w:rPr>
          <w:rFonts w:cs="Arial"/>
        </w:rPr>
        <w:t>графика, включающего регламентные и работы</w:t>
      </w:r>
      <w:r w:rsidR="00D179EF">
        <w:rPr>
          <w:rFonts w:cs="Arial"/>
        </w:rPr>
        <w:t xml:space="preserve"> по состоянию</w:t>
      </w:r>
      <w:r>
        <w:rPr>
          <w:rFonts w:cs="Arial"/>
        </w:rPr>
        <w:t>, для последующего анализа и балансировки ресурсов</w:t>
      </w:r>
      <w:r w:rsidR="009E16B4">
        <w:rPr>
          <w:rFonts w:cs="Arial"/>
        </w:rPr>
        <w:t xml:space="preserve">. </w:t>
      </w:r>
      <w:r>
        <w:rPr>
          <w:rFonts w:cs="Arial"/>
        </w:rPr>
        <w:t>План-график содержит сроки по каждому виду</w:t>
      </w:r>
      <w:r w:rsidR="00F5738F">
        <w:rPr>
          <w:rFonts w:cs="Arial"/>
        </w:rPr>
        <w:t xml:space="preserve"> воздействий на ПА</w:t>
      </w:r>
      <w:r>
        <w:rPr>
          <w:rFonts w:cs="Arial"/>
        </w:rPr>
        <w:t xml:space="preserve">, объемы потребности ресурсов в привязке к </w:t>
      </w:r>
      <w:r w:rsidR="00686BD8">
        <w:rPr>
          <w:rFonts w:cs="Arial"/>
        </w:rPr>
        <w:t>точным датам проведения работ</w:t>
      </w:r>
      <w:r>
        <w:rPr>
          <w:rFonts w:cs="Arial"/>
        </w:rPr>
        <w:t>.</w:t>
      </w:r>
    </w:p>
    <w:p w:rsidR="00734449" w:rsidRPr="00B153FA" w:rsidRDefault="00734449" w:rsidP="00B153FA">
      <w:pPr>
        <w:spacing w:after="240"/>
        <w:rPr>
          <w:rFonts w:ascii="Times New Roman" w:hAnsi="Times New Roman"/>
        </w:rPr>
      </w:pPr>
      <w:r>
        <w:rPr>
          <w:rFonts w:cs="Arial"/>
        </w:rPr>
        <w:t>3. Анализ</w:t>
      </w:r>
      <w:r w:rsidR="00D139D7">
        <w:rPr>
          <w:rFonts w:cs="Arial"/>
        </w:rPr>
        <w:t xml:space="preserve"> заказ</w:t>
      </w:r>
      <w:r>
        <w:rPr>
          <w:rFonts w:cs="Arial"/>
        </w:rPr>
        <w:t>ов</w:t>
      </w:r>
      <w:r w:rsidR="0059627B">
        <w:rPr>
          <w:rFonts w:cs="Arial"/>
        </w:rPr>
        <w:t xml:space="preserve"> и сетевых графиков</w:t>
      </w:r>
      <w:r>
        <w:rPr>
          <w:rFonts w:cs="Arial"/>
        </w:rPr>
        <w:t xml:space="preserve">, включающий </w:t>
      </w:r>
      <w:r w:rsidR="00B81C00">
        <w:rPr>
          <w:rFonts w:cs="Arial"/>
        </w:rPr>
        <w:t xml:space="preserve">балансировку всех планируемых ресурсов: МТР, </w:t>
      </w:r>
      <w:r w:rsidR="0002438C">
        <w:rPr>
          <w:rFonts w:cs="Arial"/>
        </w:rPr>
        <w:t>исполнителей</w:t>
      </w:r>
      <w:r w:rsidR="00B81C00">
        <w:rPr>
          <w:rFonts w:cs="Arial"/>
        </w:rPr>
        <w:t xml:space="preserve">, вспомогательного оборудования. </w:t>
      </w:r>
      <w:r w:rsidR="003D3074">
        <w:rPr>
          <w:rFonts w:cs="Arial"/>
        </w:rPr>
        <w:t>Также</w:t>
      </w:r>
      <w:r w:rsidR="00B81C00">
        <w:rPr>
          <w:rFonts w:cs="Arial"/>
        </w:rPr>
        <w:t xml:space="preserve"> выполняется </w:t>
      </w:r>
      <w:r w:rsidR="000F6D08">
        <w:rPr>
          <w:rFonts w:cs="Arial"/>
        </w:rPr>
        <w:t>анализ целесообразности использования</w:t>
      </w:r>
      <w:r w:rsidR="00B81C00">
        <w:rPr>
          <w:rFonts w:cs="Arial"/>
        </w:rPr>
        <w:t xml:space="preserve"> планируемых ресурсов</w:t>
      </w:r>
      <w:r w:rsidR="00F7434F">
        <w:rPr>
          <w:rFonts w:cs="Arial"/>
        </w:rPr>
        <w:t xml:space="preserve"> (возможность рассмотрения использования аналогов материалов либо других исполнителей</w:t>
      </w:r>
      <w:commentRangeStart w:id="75"/>
      <w:r w:rsidR="00F7434F">
        <w:rPr>
          <w:rFonts w:cs="Arial"/>
        </w:rPr>
        <w:t>)</w:t>
      </w:r>
      <w:r w:rsidR="000F6D08">
        <w:rPr>
          <w:rFonts w:cs="Arial"/>
        </w:rPr>
        <w:t xml:space="preserve">. </w:t>
      </w:r>
      <w:r w:rsidR="0002438C">
        <w:rPr>
          <w:rFonts w:cs="Arial"/>
        </w:rPr>
        <w:t>Также выполняется анализ</w:t>
      </w:r>
      <w:r w:rsidR="0002438C" w:rsidRPr="0002438C">
        <w:rPr>
          <w:rFonts w:cs="Arial"/>
        </w:rPr>
        <w:t xml:space="preserve"> зака</w:t>
      </w:r>
      <w:r w:rsidR="0002438C">
        <w:rPr>
          <w:rFonts w:cs="Arial"/>
        </w:rPr>
        <w:t>зов на наличие тех.</w:t>
      </w:r>
      <w:r w:rsidR="00106522">
        <w:rPr>
          <w:rFonts w:cs="Arial"/>
        </w:rPr>
        <w:t xml:space="preserve"> </w:t>
      </w:r>
      <w:r w:rsidR="0002438C">
        <w:rPr>
          <w:rFonts w:cs="Arial"/>
        </w:rPr>
        <w:t>карт, наполнение</w:t>
      </w:r>
      <w:r w:rsidR="0002438C" w:rsidRPr="0002438C">
        <w:rPr>
          <w:rFonts w:cs="Arial"/>
        </w:rPr>
        <w:t xml:space="preserve"> операциями и компонентами</w:t>
      </w:r>
      <w:r w:rsidR="0002438C">
        <w:rPr>
          <w:rFonts w:cs="Arial"/>
        </w:rPr>
        <w:t>, а также качества этого наполнения.</w:t>
      </w:r>
      <w:r w:rsidR="00DF639A">
        <w:rPr>
          <w:rFonts w:cs="Arial"/>
        </w:rPr>
        <w:t xml:space="preserve"> </w:t>
      </w:r>
      <w:commentRangeEnd w:id="75"/>
      <w:r w:rsidR="00F645AF">
        <w:rPr>
          <w:rStyle w:val="aff5"/>
        </w:rPr>
        <w:commentReference w:id="75"/>
      </w:r>
      <w:r w:rsidR="00DF639A">
        <w:rPr>
          <w:rFonts w:cs="Arial"/>
        </w:rPr>
        <w:t xml:space="preserve">В зависимости от базисных сроков, определенных в заказах ТОРО, выполняется анализ </w:t>
      </w:r>
      <w:r w:rsidR="005F5CE9">
        <w:rPr>
          <w:rFonts w:cs="Arial"/>
        </w:rPr>
        <w:t xml:space="preserve">наличия в тех картах информации о </w:t>
      </w:r>
      <w:r w:rsidR="00DF639A">
        <w:rPr>
          <w:rFonts w:cs="Arial"/>
        </w:rPr>
        <w:t>сезонных МТР, соответствующим МТР в заказах ТОРО с автоматизированным применением сезонности при планировании.</w:t>
      </w:r>
    </w:p>
    <w:p w:rsidR="00734449" w:rsidRPr="00970A96" w:rsidRDefault="000F6D08" w:rsidP="00B153FA">
      <w:pPr>
        <w:spacing w:after="240"/>
        <w:rPr>
          <w:rFonts w:cs="Arial"/>
        </w:rPr>
      </w:pPr>
      <w:r>
        <w:rPr>
          <w:rFonts w:cs="Arial"/>
        </w:rPr>
        <w:t xml:space="preserve">На этапах 1 - 3 при помощи специальной программной разработки </w:t>
      </w:r>
      <w:r w:rsidR="00A1513C" w:rsidRPr="00A1513C">
        <w:rPr>
          <w:rFonts w:cs="Arial"/>
        </w:rPr>
        <w:t>(№ в реестре разработок PM21)</w:t>
      </w:r>
      <w:r w:rsidR="00987B21" w:rsidRPr="009721BA">
        <w:rPr>
          <w:rFonts w:cs="Arial"/>
        </w:rPr>
        <w:t xml:space="preserve"> </w:t>
      </w:r>
      <w:r w:rsidR="00987B21">
        <w:rPr>
          <w:rFonts w:cs="Arial"/>
        </w:rPr>
        <w:t xml:space="preserve">–транзакции </w:t>
      </w:r>
      <w:r w:rsidR="00987B21">
        <w:rPr>
          <w:rFonts w:cs="Arial"/>
          <w:lang w:val="en-US"/>
        </w:rPr>
        <w:t>ZPM</w:t>
      </w:r>
      <w:r w:rsidR="00987B21" w:rsidRPr="009721BA">
        <w:rPr>
          <w:rFonts w:cs="Arial"/>
        </w:rPr>
        <w:t>_</w:t>
      </w:r>
      <w:r w:rsidR="00987B21">
        <w:rPr>
          <w:rFonts w:cs="Arial"/>
          <w:lang w:val="en-US"/>
        </w:rPr>
        <w:t>PLAN</w:t>
      </w:r>
      <w:r w:rsidR="00987B21" w:rsidRPr="009721BA">
        <w:rPr>
          <w:rFonts w:cs="Arial"/>
        </w:rPr>
        <w:t xml:space="preserve"> </w:t>
      </w:r>
      <w:r w:rsidR="00987B21">
        <w:rPr>
          <w:rFonts w:cs="Arial"/>
        </w:rPr>
        <w:t>«АРМ планировщика ТОиР»</w:t>
      </w:r>
      <w:r w:rsidR="00A1513C">
        <w:rPr>
          <w:rFonts w:cs="Arial"/>
        </w:rPr>
        <w:t xml:space="preserve"> </w:t>
      </w:r>
      <w:r>
        <w:rPr>
          <w:rFonts w:cs="Arial"/>
        </w:rPr>
        <w:t>выполняется оптимиза</w:t>
      </w:r>
      <w:r w:rsidR="00F40127">
        <w:rPr>
          <w:rFonts w:cs="Arial"/>
        </w:rPr>
        <w:t>ция плана-графика, с целью синхронизации работ и сокращения простоя ПА в ремонте</w:t>
      </w:r>
      <w:r>
        <w:rPr>
          <w:rFonts w:cs="Arial"/>
        </w:rPr>
        <w:t>.</w:t>
      </w:r>
      <w:r w:rsidR="00970A96">
        <w:rPr>
          <w:rFonts w:cs="Arial"/>
        </w:rPr>
        <w:t xml:space="preserve"> При этом, если имеются заказы ТОРО, выпущенные из планов предупредительного ТОРО, либо созданные вручную, чьи базисные сроки пересекаются с периодами консервации</w:t>
      </w:r>
      <w:r w:rsidR="00970A96" w:rsidRPr="008767CC">
        <w:rPr>
          <w:rFonts w:cs="Arial"/>
        </w:rPr>
        <w:t xml:space="preserve"> </w:t>
      </w:r>
      <w:r w:rsidR="00970A96">
        <w:rPr>
          <w:rFonts w:cs="Arial"/>
        </w:rPr>
        <w:t xml:space="preserve">оборудования (кроме </w:t>
      </w:r>
      <w:r w:rsidR="00970A96" w:rsidRPr="00856A47">
        <w:rPr>
          <w:rFonts w:cs="Arial"/>
        </w:rPr>
        <w:t>вида работ «РКО работы на консервированном оборудовании»), либо выходят за границы сроков ввода оборудования в эксплуатацию</w:t>
      </w:r>
      <w:r w:rsidR="00970A96" w:rsidRPr="00363A0B">
        <w:rPr>
          <w:rFonts w:cs="Arial"/>
        </w:rPr>
        <w:t>/вывода оборудования из</w:t>
      </w:r>
      <w:r w:rsidR="00970A96">
        <w:rPr>
          <w:rFonts w:cs="Arial"/>
        </w:rPr>
        <w:t xml:space="preserve"> эксплуатации, то с помощью транзакции </w:t>
      </w:r>
      <w:r w:rsidR="00970A96">
        <w:rPr>
          <w:rFonts w:cs="Arial"/>
          <w:lang w:val="en-US"/>
        </w:rPr>
        <w:t>ZPM</w:t>
      </w:r>
      <w:r w:rsidR="00970A96" w:rsidRPr="008767CC">
        <w:rPr>
          <w:rFonts w:cs="Arial"/>
        </w:rPr>
        <w:t>_</w:t>
      </w:r>
      <w:r w:rsidR="00970A96">
        <w:rPr>
          <w:rFonts w:cs="Arial"/>
          <w:lang w:val="en-US"/>
        </w:rPr>
        <w:t>PLAN</w:t>
      </w:r>
      <w:r w:rsidR="00970A96" w:rsidRPr="008767CC">
        <w:rPr>
          <w:rFonts w:cs="Arial"/>
        </w:rPr>
        <w:t xml:space="preserve"> </w:t>
      </w:r>
      <w:r w:rsidR="00970A96">
        <w:rPr>
          <w:rFonts w:cs="Arial"/>
        </w:rPr>
        <w:t>можно такие заказы ТОРО пометить на удаление (системный статус МТКУ).</w:t>
      </w:r>
    </w:p>
    <w:p w:rsidR="007A239F" w:rsidRDefault="000F6D08" w:rsidP="00B153FA">
      <w:pPr>
        <w:spacing w:after="240"/>
        <w:rPr>
          <w:rFonts w:cs="Arial"/>
        </w:rPr>
      </w:pPr>
      <w:r>
        <w:rPr>
          <w:rFonts w:cs="Arial"/>
        </w:rPr>
        <w:t xml:space="preserve">4. Согласование </w:t>
      </w:r>
      <w:r w:rsidR="009E3B3A">
        <w:rPr>
          <w:rFonts w:cs="Arial"/>
        </w:rPr>
        <w:t xml:space="preserve">и утверждение </w:t>
      </w:r>
      <w:r>
        <w:rPr>
          <w:rFonts w:cs="Arial"/>
        </w:rPr>
        <w:t>плана-графика воздействий</w:t>
      </w:r>
      <w:r w:rsidR="00AD4688">
        <w:rPr>
          <w:rFonts w:cs="Arial"/>
        </w:rPr>
        <w:t xml:space="preserve"> на ПА на год.</w:t>
      </w:r>
    </w:p>
    <w:p w:rsidR="007070CA" w:rsidRDefault="007070CA" w:rsidP="00B153FA">
      <w:pPr>
        <w:spacing w:after="240"/>
        <w:ind w:left="567"/>
        <w:rPr>
          <w:rFonts w:cs="Arial"/>
        </w:rPr>
      </w:pPr>
    </w:p>
    <w:p w:rsidR="00F5738F" w:rsidRPr="00B153FA" w:rsidRDefault="00F5738F" w:rsidP="00B153FA">
      <w:pPr>
        <w:spacing w:after="240"/>
        <w:ind w:left="567"/>
        <w:rPr>
          <w:rFonts w:cs="Arial"/>
          <w:b/>
        </w:rPr>
      </w:pPr>
      <w:r w:rsidRPr="00B153FA">
        <w:rPr>
          <w:rFonts w:cs="Arial"/>
          <w:b/>
        </w:rPr>
        <w:t>Этап 1. Формирование заказов ТОРО на основе регламентов ППР</w:t>
      </w:r>
    </w:p>
    <w:p w:rsidR="004737FA" w:rsidRDefault="00F62E46" w:rsidP="00B153FA">
      <w:pPr>
        <w:spacing w:after="240"/>
        <w:rPr>
          <w:rFonts w:cs="Arial"/>
        </w:rPr>
      </w:pPr>
      <w:r>
        <w:rPr>
          <w:rFonts w:cs="Arial"/>
        </w:rPr>
        <w:t>Планировщик</w:t>
      </w:r>
      <w:r w:rsidR="00734449">
        <w:rPr>
          <w:rFonts w:cs="Arial"/>
        </w:rPr>
        <w:t xml:space="preserve"> </w:t>
      </w:r>
      <w:r w:rsidR="00AE2036">
        <w:rPr>
          <w:rFonts w:cs="Arial"/>
        </w:rPr>
        <w:t>ТОиР УО</w:t>
      </w:r>
      <w:r w:rsidR="006E5988">
        <w:rPr>
          <w:rFonts w:cs="Arial"/>
        </w:rPr>
        <w:t xml:space="preserve"> </w:t>
      </w:r>
      <w:r w:rsidR="00734449">
        <w:rPr>
          <w:rFonts w:cs="Arial"/>
        </w:rPr>
        <w:t>при помощи системных инструментов планирования</w:t>
      </w:r>
      <w:r w:rsidR="00AD4688">
        <w:rPr>
          <w:rFonts w:cs="Arial"/>
        </w:rPr>
        <w:t xml:space="preserve"> (техническое исполнение шагов описано в разделе 5.2.1 данного </w:t>
      </w:r>
      <w:r w:rsidR="004737FA">
        <w:rPr>
          <w:rFonts w:cs="Arial"/>
        </w:rPr>
        <w:t>КД</w:t>
      </w:r>
      <w:r w:rsidR="00AD4688">
        <w:rPr>
          <w:rFonts w:cs="Arial"/>
        </w:rPr>
        <w:t>)</w:t>
      </w:r>
      <w:r w:rsidR="004737FA">
        <w:rPr>
          <w:rFonts w:cs="Arial"/>
        </w:rPr>
        <w:t>:</w:t>
      </w:r>
    </w:p>
    <w:p w:rsidR="004737FA" w:rsidRPr="00176E86" w:rsidRDefault="004737FA" w:rsidP="00B153FA">
      <w:pPr>
        <w:pStyle w:val="afa"/>
        <w:numPr>
          <w:ilvl w:val="0"/>
          <w:numId w:val="38"/>
        </w:numPr>
        <w:tabs>
          <w:tab w:val="left" w:pos="993"/>
        </w:tabs>
        <w:spacing w:after="240"/>
        <w:ind w:left="142" w:firstLine="851"/>
        <w:rPr>
          <w:rFonts w:cs="Arial"/>
        </w:rPr>
      </w:pPr>
      <w:r w:rsidRPr="00850753">
        <w:rPr>
          <w:rFonts w:cs="Arial"/>
        </w:rPr>
        <w:t xml:space="preserve">формирует </w:t>
      </w:r>
      <w:r w:rsidR="004C5ADB" w:rsidRPr="00850753">
        <w:rPr>
          <w:rFonts w:cs="Arial"/>
        </w:rPr>
        <w:t>предварительный план-график</w:t>
      </w:r>
      <w:r w:rsidR="00DF1167" w:rsidRPr="00850753">
        <w:rPr>
          <w:rFonts w:cs="Arial"/>
        </w:rPr>
        <w:t xml:space="preserve"> по объектам в своей зоне ответственности</w:t>
      </w:r>
      <w:r w:rsidR="004C5ADB" w:rsidRPr="00850753">
        <w:rPr>
          <w:rFonts w:cs="Arial"/>
        </w:rPr>
        <w:t xml:space="preserve">, </w:t>
      </w:r>
      <w:r w:rsidR="00AD4688" w:rsidRPr="00850753">
        <w:rPr>
          <w:rFonts w:cs="Arial"/>
        </w:rPr>
        <w:t>в</w:t>
      </w:r>
      <w:r w:rsidR="005D77CA">
        <w:rPr>
          <w:rFonts w:cs="Arial"/>
        </w:rPr>
        <w:t xml:space="preserve"> </w:t>
      </w:r>
      <w:r w:rsidR="00AD4688" w:rsidRPr="00850753">
        <w:rPr>
          <w:rFonts w:cs="Arial"/>
        </w:rPr>
        <w:t>начале в ви</w:t>
      </w:r>
      <w:r w:rsidR="004C5ADB" w:rsidRPr="00850753">
        <w:rPr>
          <w:rFonts w:cs="Arial"/>
        </w:rPr>
        <w:t>де отчета, без создания</w:t>
      </w:r>
      <w:r w:rsidR="00D139D7" w:rsidRPr="00850753">
        <w:rPr>
          <w:rFonts w:cs="Arial"/>
        </w:rPr>
        <w:t xml:space="preserve"> заказ</w:t>
      </w:r>
      <w:r w:rsidR="004C5ADB" w:rsidRPr="00AF2D49">
        <w:rPr>
          <w:rFonts w:cs="Arial"/>
        </w:rPr>
        <w:t>ов</w:t>
      </w:r>
      <w:r w:rsidR="00DF1167" w:rsidRPr="00754AC0">
        <w:rPr>
          <w:rFonts w:cs="Arial"/>
        </w:rPr>
        <w:t xml:space="preserve">; </w:t>
      </w:r>
    </w:p>
    <w:p w:rsidR="004737FA" w:rsidRPr="00850753" w:rsidRDefault="004737FA" w:rsidP="00B153FA">
      <w:pPr>
        <w:pStyle w:val="afa"/>
        <w:numPr>
          <w:ilvl w:val="0"/>
          <w:numId w:val="38"/>
        </w:numPr>
        <w:tabs>
          <w:tab w:val="left" w:pos="993"/>
        </w:tabs>
        <w:spacing w:after="240"/>
        <w:ind w:left="142" w:firstLine="851"/>
        <w:rPr>
          <w:rFonts w:cs="Arial"/>
        </w:rPr>
      </w:pPr>
      <w:r w:rsidRPr="009772FB">
        <w:rPr>
          <w:rFonts w:cs="Arial"/>
        </w:rPr>
        <w:t xml:space="preserve">выполняет анализ предварительного плана-графика </w:t>
      </w:r>
      <w:r w:rsidR="00AD4688" w:rsidRPr="009772FB">
        <w:rPr>
          <w:rFonts w:cs="Arial"/>
        </w:rPr>
        <w:t>на полноту (лишние/недостающие объекты), корректность (правильные/неправильные сроки мероприятий), чтобы удостовериться в отсутствии ошибок в НСИ и документов измерений, на основе которых выполнен расчет сроков, при необхо</w:t>
      </w:r>
      <w:r w:rsidR="00AD4688" w:rsidRPr="00C5068F">
        <w:rPr>
          <w:rFonts w:cs="Arial"/>
        </w:rPr>
        <w:t xml:space="preserve">димости </w:t>
      </w:r>
      <w:r>
        <w:rPr>
          <w:rFonts w:cs="Arial"/>
        </w:rPr>
        <w:t>выполняет</w:t>
      </w:r>
      <w:r w:rsidRPr="00850753">
        <w:rPr>
          <w:rFonts w:cs="Arial"/>
        </w:rPr>
        <w:t xml:space="preserve"> </w:t>
      </w:r>
      <w:commentRangeStart w:id="76"/>
      <w:r w:rsidR="00AD4688" w:rsidRPr="00850753">
        <w:rPr>
          <w:rFonts w:cs="Arial"/>
        </w:rPr>
        <w:t>корректировку планов</w:t>
      </w:r>
      <w:r>
        <w:rPr>
          <w:rFonts w:cs="Arial"/>
        </w:rPr>
        <w:t>;</w:t>
      </w:r>
      <w:commentRangeEnd w:id="76"/>
      <w:r w:rsidR="00F65204">
        <w:rPr>
          <w:rStyle w:val="aff5"/>
        </w:rPr>
        <w:commentReference w:id="76"/>
      </w:r>
    </w:p>
    <w:p w:rsidR="00EF032C" w:rsidRDefault="00587A17" w:rsidP="00B153FA">
      <w:pPr>
        <w:pStyle w:val="afa"/>
        <w:numPr>
          <w:ilvl w:val="0"/>
          <w:numId w:val="38"/>
        </w:numPr>
        <w:tabs>
          <w:tab w:val="left" w:pos="993"/>
        </w:tabs>
        <w:spacing w:after="240"/>
        <w:ind w:left="142" w:firstLine="851"/>
        <w:rPr>
          <w:rFonts w:cs="Arial"/>
        </w:rPr>
      </w:pPr>
      <w:r>
        <w:rPr>
          <w:rFonts w:cs="Arial"/>
        </w:rPr>
        <w:t>п</w:t>
      </w:r>
      <w:r w:rsidR="006E4A78" w:rsidRPr="00850753">
        <w:rPr>
          <w:rFonts w:cs="Arial"/>
        </w:rPr>
        <w:t xml:space="preserve">осле </w:t>
      </w:r>
      <w:r w:rsidR="00B31005" w:rsidRPr="00AF2D49">
        <w:rPr>
          <w:rFonts w:cs="Arial"/>
        </w:rPr>
        <w:t xml:space="preserve">анализа </w:t>
      </w:r>
      <w:r w:rsidR="00B31005" w:rsidRPr="00754AC0">
        <w:rPr>
          <w:rFonts w:cs="Arial"/>
        </w:rPr>
        <w:t xml:space="preserve">плановых </w:t>
      </w:r>
      <w:r w:rsidR="006B15A4" w:rsidRPr="00176E86">
        <w:rPr>
          <w:rFonts w:cs="Arial"/>
        </w:rPr>
        <w:t>сроков</w:t>
      </w:r>
      <w:r w:rsidR="00D139D7" w:rsidRPr="00176E86">
        <w:rPr>
          <w:rFonts w:cs="Arial"/>
        </w:rPr>
        <w:t xml:space="preserve"> </w:t>
      </w:r>
      <w:r w:rsidR="00B31005" w:rsidRPr="009772FB">
        <w:rPr>
          <w:rFonts w:cs="Arial"/>
        </w:rPr>
        <w:t xml:space="preserve">мероприятий ТОиР </w:t>
      </w:r>
      <w:r w:rsidR="006E4A78" w:rsidRPr="009772FB">
        <w:rPr>
          <w:rFonts w:cs="Arial"/>
        </w:rPr>
        <w:t xml:space="preserve">в </w:t>
      </w:r>
      <w:r w:rsidR="00DF1167" w:rsidRPr="009772FB">
        <w:rPr>
          <w:rFonts w:cs="Arial"/>
        </w:rPr>
        <w:t>отчет</w:t>
      </w:r>
      <w:r w:rsidR="006E4A78" w:rsidRPr="009772FB">
        <w:rPr>
          <w:rFonts w:cs="Arial"/>
        </w:rPr>
        <w:t>е</w:t>
      </w:r>
      <w:r w:rsidR="00B31005" w:rsidRPr="009772FB">
        <w:rPr>
          <w:rFonts w:cs="Arial"/>
        </w:rPr>
        <w:t xml:space="preserve"> </w:t>
      </w:r>
      <w:r w:rsidR="00C57ECF" w:rsidRPr="009772FB">
        <w:rPr>
          <w:rFonts w:cs="Arial"/>
        </w:rPr>
        <w:t>для просмотра п</w:t>
      </w:r>
      <w:r w:rsidR="00B31005" w:rsidRPr="009772FB">
        <w:rPr>
          <w:rFonts w:cs="Arial"/>
        </w:rPr>
        <w:t>редварительн</w:t>
      </w:r>
      <w:r w:rsidR="00C57ECF" w:rsidRPr="009772FB">
        <w:rPr>
          <w:rFonts w:cs="Arial"/>
        </w:rPr>
        <w:t>ого</w:t>
      </w:r>
      <w:r w:rsidR="00B31005" w:rsidRPr="009772FB">
        <w:rPr>
          <w:rFonts w:cs="Arial"/>
        </w:rPr>
        <w:t xml:space="preserve"> график</w:t>
      </w:r>
      <w:r w:rsidR="00C57ECF" w:rsidRPr="009772FB">
        <w:rPr>
          <w:rFonts w:cs="Arial"/>
        </w:rPr>
        <w:t>а</w:t>
      </w:r>
      <w:r w:rsidR="00B31005" w:rsidRPr="009772FB">
        <w:rPr>
          <w:rFonts w:cs="Arial"/>
        </w:rPr>
        <w:t xml:space="preserve"> воздействий на ПА</w:t>
      </w:r>
      <w:r w:rsidR="00C57ECF" w:rsidRPr="009772FB">
        <w:rPr>
          <w:rFonts w:cs="Arial"/>
        </w:rPr>
        <w:t xml:space="preserve"> (транзакция IP19)</w:t>
      </w:r>
      <w:r w:rsidR="00DF1167" w:rsidRPr="009772FB">
        <w:rPr>
          <w:rFonts w:cs="Arial"/>
        </w:rPr>
        <w:t xml:space="preserve">, </w:t>
      </w:r>
      <w:r w:rsidR="00F62E46" w:rsidRPr="009772FB">
        <w:rPr>
          <w:rFonts w:cs="Arial"/>
        </w:rPr>
        <w:t>Планировщик</w:t>
      </w:r>
      <w:r w:rsidR="00DF1167" w:rsidRPr="009772FB">
        <w:rPr>
          <w:rFonts w:cs="Arial"/>
        </w:rPr>
        <w:t xml:space="preserve"> </w:t>
      </w:r>
      <w:r w:rsidR="00AE2036">
        <w:rPr>
          <w:rFonts w:cs="Arial"/>
        </w:rPr>
        <w:t>ТОиР УО</w:t>
      </w:r>
      <w:r w:rsidR="006E5988">
        <w:rPr>
          <w:rFonts w:cs="Arial"/>
        </w:rPr>
        <w:t xml:space="preserve"> </w:t>
      </w:r>
      <w:r w:rsidR="006E4A78" w:rsidRPr="009772FB">
        <w:rPr>
          <w:rFonts w:cs="Arial"/>
        </w:rPr>
        <w:t>формирует</w:t>
      </w:r>
      <w:r w:rsidR="00D139D7" w:rsidRPr="009772FB">
        <w:rPr>
          <w:rFonts w:cs="Arial"/>
        </w:rPr>
        <w:t xml:space="preserve"> заказ</w:t>
      </w:r>
      <w:r w:rsidR="006E4A78" w:rsidRPr="009772FB">
        <w:rPr>
          <w:rFonts w:cs="Arial"/>
        </w:rPr>
        <w:t>ы на планируемый год из планов ТОРО.</w:t>
      </w:r>
      <w:r w:rsidR="000020C3" w:rsidRPr="009772FB">
        <w:rPr>
          <w:rFonts w:cs="Arial"/>
        </w:rPr>
        <w:t xml:space="preserve"> </w:t>
      </w:r>
      <w:r w:rsidR="00C5068F">
        <w:rPr>
          <w:rFonts w:cs="Arial"/>
        </w:rPr>
        <w:t xml:space="preserve">Планировщик ТОиР </w:t>
      </w:r>
      <w:r w:rsidR="00AE2036">
        <w:rPr>
          <w:rFonts w:cs="Arial"/>
        </w:rPr>
        <w:t>УО</w:t>
      </w:r>
      <w:r w:rsidR="006E5988">
        <w:rPr>
          <w:rFonts w:cs="Arial"/>
        </w:rPr>
        <w:t xml:space="preserve"> </w:t>
      </w:r>
      <w:r w:rsidR="00EF032C">
        <w:rPr>
          <w:rFonts w:cs="Arial"/>
        </w:rPr>
        <w:t xml:space="preserve">присваивает </w:t>
      </w:r>
      <w:r w:rsidR="006E4A78" w:rsidRPr="00176E86">
        <w:rPr>
          <w:rFonts w:cs="Arial"/>
        </w:rPr>
        <w:t>СПП-элемент</w:t>
      </w:r>
      <w:r w:rsidR="006E4A78" w:rsidRPr="00850753">
        <w:rPr>
          <w:rFonts w:cs="Arial"/>
        </w:rPr>
        <w:t xml:space="preserve"> </w:t>
      </w:r>
      <w:r w:rsidR="00EF032C">
        <w:rPr>
          <w:rFonts w:cs="Arial"/>
        </w:rPr>
        <w:t xml:space="preserve">заказу ТОРО </w:t>
      </w:r>
      <w:r w:rsidR="006E4A78" w:rsidRPr="00850753">
        <w:rPr>
          <w:rFonts w:cs="Arial"/>
        </w:rPr>
        <w:t>(для последующих обоснования и контроля бюджета; более подробно – см. КД «</w:t>
      </w:r>
      <w:r w:rsidR="001710A8">
        <w:rPr>
          <w:rFonts w:cs="Arial"/>
        </w:rPr>
        <w:t>ERP.</w:t>
      </w:r>
      <w:r w:rsidR="000B519E">
        <w:rPr>
          <w:rFonts w:cs="Arial"/>
        </w:rPr>
        <w:t>4.6.1.2.</w:t>
      </w:r>
      <w:r w:rsidR="006E4A78" w:rsidRPr="00850753">
        <w:rPr>
          <w:rFonts w:cs="Arial"/>
        </w:rPr>
        <w:t>51.PM.КД Формирование и управление бюджетами ТОиР»)</w:t>
      </w:r>
      <w:r w:rsidR="00EF032C">
        <w:rPr>
          <w:rFonts w:cs="Arial"/>
        </w:rPr>
        <w:t>.</w:t>
      </w:r>
      <w:r w:rsidR="00CC5496">
        <w:rPr>
          <w:rFonts w:cs="Arial"/>
        </w:rPr>
        <w:t xml:space="preserve"> При сохранении заказа </w:t>
      </w:r>
      <w:r w:rsidR="00987384">
        <w:rPr>
          <w:rFonts w:cs="Arial"/>
        </w:rPr>
        <w:t>выполняется проверка на соответствие СПП-элемента БЕ, году выполнения работ и разделу структуры бюджета (</w:t>
      </w:r>
      <w:r>
        <w:rPr>
          <w:rFonts w:cs="Arial"/>
        </w:rPr>
        <w:t>р</w:t>
      </w:r>
      <w:r w:rsidR="00987384">
        <w:rPr>
          <w:rFonts w:cs="Arial"/>
        </w:rPr>
        <w:t xml:space="preserve">азработка </w:t>
      </w:r>
      <w:r w:rsidR="0029466B">
        <w:rPr>
          <w:rFonts w:cs="Arial"/>
        </w:rPr>
        <w:t>PM46 «Проверка при сохранении заказов ТОРО»)</w:t>
      </w:r>
      <w:r w:rsidR="00987384">
        <w:rPr>
          <w:rFonts w:cs="Arial"/>
        </w:rPr>
        <w:t>.</w:t>
      </w:r>
    </w:p>
    <w:p w:rsidR="00DB521A" w:rsidRDefault="00587A17" w:rsidP="00B153FA">
      <w:pPr>
        <w:pStyle w:val="afa"/>
        <w:numPr>
          <w:ilvl w:val="0"/>
          <w:numId w:val="38"/>
        </w:numPr>
        <w:tabs>
          <w:tab w:val="left" w:pos="993"/>
        </w:tabs>
        <w:spacing w:after="240"/>
        <w:ind w:left="142" w:firstLine="851"/>
        <w:rPr>
          <w:rFonts w:cs="Arial"/>
        </w:rPr>
      </w:pPr>
      <w:r>
        <w:rPr>
          <w:rFonts w:cs="Arial"/>
        </w:rPr>
        <w:t>в</w:t>
      </w:r>
      <w:r w:rsidR="00721CB3">
        <w:rPr>
          <w:rFonts w:cs="Arial"/>
        </w:rPr>
        <w:t xml:space="preserve"> системе </w:t>
      </w:r>
      <w:r w:rsidR="00D84AD6">
        <w:rPr>
          <w:rFonts w:cs="Arial"/>
        </w:rPr>
        <w:t xml:space="preserve">предусматривается </w:t>
      </w:r>
      <w:r w:rsidR="00D84AD6" w:rsidRPr="009721BA">
        <w:rPr>
          <w:rFonts w:cs="Arial"/>
        </w:rPr>
        <w:t>автомати</w:t>
      </w:r>
      <w:r w:rsidR="002175C8">
        <w:rPr>
          <w:rFonts w:cs="Arial"/>
        </w:rPr>
        <w:t>зированное</w:t>
      </w:r>
      <w:r w:rsidR="00D84AD6" w:rsidRPr="009721BA">
        <w:rPr>
          <w:rFonts w:cs="Arial"/>
        </w:rPr>
        <w:t xml:space="preserve"> </w:t>
      </w:r>
      <w:r w:rsidR="00DB521A" w:rsidRPr="009721BA">
        <w:rPr>
          <w:rFonts w:cs="Arial"/>
        </w:rPr>
        <w:t xml:space="preserve">определение </w:t>
      </w:r>
      <w:r w:rsidR="002175C8">
        <w:rPr>
          <w:rFonts w:cs="Arial"/>
        </w:rPr>
        <w:t xml:space="preserve">приоритета </w:t>
      </w:r>
      <w:r w:rsidR="007B0024">
        <w:rPr>
          <w:rFonts w:cs="Arial"/>
        </w:rPr>
        <w:t>заказ</w:t>
      </w:r>
      <w:r w:rsidR="002175C8">
        <w:rPr>
          <w:rFonts w:cs="Arial"/>
        </w:rPr>
        <w:t>а</w:t>
      </w:r>
      <w:r w:rsidR="007B0024">
        <w:rPr>
          <w:rFonts w:cs="Arial"/>
        </w:rPr>
        <w:t xml:space="preserve"> ТОРО </w:t>
      </w:r>
      <w:r w:rsidR="00BD3DDA">
        <w:rPr>
          <w:rFonts w:cs="Arial"/>
        </w:rPr>
        <w:t>на закладке «</w:t>
      </w:r>
      <w:r w:rsidR="002175C8">
        <w:rPr>
          <w:rFonts w:cs="Arial"/>
        </w:rPr>
        <w:t>Приоритизация работ по ТОиР</w:t>
      </w:r>
      <w:r w:rsidR="00BD3DDA">
        <w:rPr>
          <w:rFonts w:cs="Arial"/>
        </w:rPr>
        <w:t>» на основании алгоритма, описанного в Методи</w:t>
      </w:r>
      <w:r w:rsidR="002175C8">
        <w:rPr>
          <w:rFonts w:cs="Arial"/>
        </w:rPr>
        <w:t xml:space="preserve">ческих указаниях </w:t>
      </w:r>
      <w:r w:rsidR="00BD3DDA">
        <w:rPr>
          <w:rFonts w:cs="Arial"/>
        </w:rPr>
        <w:t xml:space="preserve"> </w:t>
      </w:r>
      <w:r w:rsidR="002175C8">
        <w:rPr>
          <w:rFonts w:cs="Arial"/>
        </w:rPr>
        <w:t xml:space="preserve"> «Приоритизация работ по ТОиР»</w:t>
      </w:r>
      <w:r w:rsidR="00BD3DDA">
        <w:rPr>
          <w:rFonts w:cs="Arial"/>
        </w:rPr>
        <w:t>. При отсутствии необходимых данных для расчета</w:t>
      </w:r>
      <w:r w:rsidR="00DB521A">
        <w:rPr>
          <w:rFonts w:cs="Arial"/>
        </w:rPr>
        <w:t xml:space="preserve"> </w:t>
      </w:r>
      <w:r w:rsidR="002175C8">
        <w:rPr>
          <w:rFonts w:cs="Arial"/>
        </w:rPr>
        <w:t xml:space="preserve">приоритета </w:t>
      </w:r>
      <w:r w:rsidR="00DB521A">
        <w:rPr>
          <w:rFonts w:cs="Arial"/>
        </w:rPr>
        <w:t xml:space="preserve">данное поле остается пустым </w:t>
      </w:r>
      <w:r w:rsidR="002175C8">
        <w:rPr>
          <w:rFonts w:cs="Arial"/>
        </w:rPr>
        <w:t xml:space="preserve">и </w:t>
      </w:r>
      <w:r w:rsidR="00DB521A">
        <w:rPr>
          <w:rFonts w:cs="Arial"/>
        </w:rPr>
        <w:t>не заполняется. Описание разработки приведено в</w:t>
      </w:r>
      <w:r w:rsidR="00DB521A" w:rsidRPr="00B153FA">
        <w:rPr>
          <w:rFonts w:cs="Arial"/>
        </w:rPr>
        <w:t xml:space="preserve"> п.5.10.8 данного КД</w:t>
      </w:r>
      <w:r w:rsidR="00DB521A" w:rsidRPr="00EF6009">
        <w:rPr>
          <w:rFonts w:cs="Arial"/>
        </w:rPr>
        <w:t>.</w:t>
      </w:r>
    </w:p>
    <w:p w:rsidR="00D811A4" w:rsidRDefault="00D811A4" w:rsidP="00B153FA">
      <w:pPr>
        <w:spacing w:after="240"/>
        <w:rPr>
          <w:rFonts w:cs="Arial"/>
        </w:rPr>
      </w:pPr>
    </w:p>
    <w:p w:rsidR="004737FA" w:rsidRDefault="004737FA" w:rsidP="00B153FA">
      <w:pPr>
        <w:spacing w:after="240"/>
        <w:rPr>
          <w:rFonts w:cs="Arial"/>
        </w:rPr>
      </w:pPr>
      <w:r>
        <w:rPr>
          <w:rFonts w:cs="Arial"/>
          <w:b/>
        </w:rPr>
        <w:t>Этап 2</w:t>
      </w:r>
      <w:r w:rsidRPr="00A56639">
        <w:rPr>
          <w:rFonts w:cs="Arial"/>
          <w:b/>
        </w:rPr>
        <w:t xml:space="preserve">. Формирование </w:t>
      </w:r>
      <w:r>
        <w:rPr>
          <w:rFonts w:cs="Arial"/>
          <w:b/>
        </w:rPr>
        <w:t>плана-графика воздействий на ПА</w:t>
      </w:r>
    </w:p>
    <w:p w:rsidR="00034904" w:rsidRPr="00850753" w:rsidRDefault="00F62E46" w:rsidP="00B153FA">
      <w:pPr>
        <w:spacing w:after="240"/>
        <w:rPr>
          <w:rFonts w:cs="Arial"/>
        </w:rPr>
      </w:pPr>
      <w:r w:rsidRPr="00856A47">
        <w:rPr>
          <w:rFonts w:cs="Arial"/>
        </w:rPr>
        <w:t>Планировщик</w:t>
      </w:r>
      <w:r w:rsidR="006B15A4" w:rsidRPr="00856A47">
        <w:rPr>
          <w:rFonts w:cs="Arial"/>
        </w:rPr>
        <w:t xml:space="preserve"> </w:t>
      </w:r>
      <w:r w:rsidR="002535C0" w:rsidRPr="00856A47">
        <w:rPr>
          <w:rFonts w:cs="Arial"/>
        </w:rPr>
        <w:t>ТОиР УО</w:t>
      </w:r>
      <w:r w:rsidR="00BB53B0" w:rsidRPr="00856A47">
        <w:rPr>
          <w:rFonts w:cs="Arial"/>
        </w:rPr>
        <w:t xml:space="preserve"> </w:t>
      </w:r>
      <w:r w:rsidR="00570A57" w:rsidRPr="00363A0B">
        <w:rPr>
          <w:rFonts w:cs="Arial"/>
        </w:rPr>
        <w:t xml:space="preserve">на базе </w:t>
      </w:r>
      <w:r w:rsidR="00D139D7" w:rsidRPr="00363A0B">
        <w:rPr>
          <w:rFonts w:cs="Arial"/>
        </w:rPr>
        <w:t>заказ</w:t>
      </w:r>
      <w:r w:rsidR="00570A57" w:rsidRPr="00363A0B">
        <w:rPr>
          <w:rFonts w:cs="Arial"/>
        </w:rPr>
        <w:t>ов</w:t>
      </w:r>
      <w:r w:rsidR="004737FA" w:rsidRPr="00363A0B">
        <w:rPr>
          <w:rFonts w:cs="Arial"/>
        </w:rPr>
        <w:t xml:space="preserve"> ТОРО</w:t>
      </w:r>
      <w:r w:rsidR="00570A57" w:rsidRPr="00363A0B">
        <w:rPr>
          <w:rFonts w:cs="Arial"/>
        </w:rPr>
        <w:t xml:space="preserve">, сформированных </w:t>
      </w:r>
      <w:r w:rsidR="00DB06B7" w:rsidRPr="00363A0B">
        <w:rPr>
          <w:rFonts w:cs="Arial"/>
        </w:rPr>
        <w:t xml:space="preserve">как </w:t>
      </w:r>
      <w:r w:rsidR="00570A57" w:rsidRPr="00363A0B">
        <w:rPr>
          <w:rFonts w:cs="Arial"/>
        </w:rPr>
        <w:t xml:space="preserve">из планов ТОРО, </w:t>
      </w:r>
      <w:r w:rsidR="00DB06B7" w:rsidRPr="00265144">
        <w:rPr>
          <w:rFonts w:cs="Arial"/>
        </w:rPr>
        <w:t xml:space="preserve">так </w:t>
      </w:r>
      <w:r w:rsidR="00570A57" w:rsidRPr="00265144">
        <w:rPr>
          <w:rFonts w:cs="Arial"/>
        </w:rPr>
        <w:t>и</w:t>
      </w:r>
      <w:r w:rsidR="00DB06B7" w:rsidRPr="00856A47">
        <w:rPr>
          <w:rFonts w:cs="Arial"/>
        </w:rPr>
        <w:t xml:space="preserve"> заказов, перенесенных из предыдущих периодов (включая плановые и внеплановые заказы)</w:t>
      </w:r>
      <w:r w:rsidR="00570A57" w:rsidRPr="00856A47">
        <w:rPr>
          <w:rFonts w:cs="Arial"/>
        </w:rPr>
        <w:t xml:space="preserve">, </w:t>
      </w:r>
      <w:r w:rsidR="00DB06B7" w:rsidRPr="00856A47">
        <w:rPr>
          <w:rFonts w:cs="Arial"/>
        </w:rPr>
        <w:t xml:space="preserve">а также сетевых графиков, </w:t>
      </w:r>
      <w:r w:rsidR="00F735BF" w:rsidRPr="00856A47">
        <w:rPr>
          <w:rFonts w:cs="Arial"/>
        </w:rPr>
        <w:t>формирует общий план-график</w:t>
      </w:r>
      <w:r w:rsidR="0038070E" w:rsidRPr="00856A47">
        <w:rPr>
          <w:rFonts w:cs="Arial"/>
        </w:rPr>
        <w:t xml:space="preserve"> </w:t>
      </w:r>
      <w:r w:rsidR="004737FA" w:rsidRPr="00856A47">
        <w:rPr>
          <w:rFonts w:cs="Arial"/>
        </w:rPr>
        <w:t xml:space="preserve">воздействий на ПА </w:t>
      </w:r>
      <w:r w:rsidR="0038070E" w:rsidRPr="00856A47">
        <w:rPr>
          <w:rFonts w:cs="Arial"/>
        </w:rPr>
        <w:t>на планируемый календарный год</w:t>
      </w:r>
      <w:r w:rsidR="00570A57" w:rsidRPr="00856A47">
        <w:rPr>
          <w:rFonts w:cs="Arial"/>
        </w:rPr>
        <w:t>, при этом используется алгоритм</w:t>
      </w:r>
      <w:r w:rsidR="0038070E" w:rsidRPr="00856A47">
        <w:rPr>
          <w:rFonts w:cs="Arial"/>
        </w:rPr>
        <w:t xml:space="preserve"> оптимизации</w:t>
      </w:r>
      <w:r w:rsidR="00570A57" w:rsidRPr="00856A47">
        <w:rPr>
          <w:rFonts w:cs="Arial"/>
        </w:rPr>
        <w:t xml:space="preserve">, направленный на </w:t>
      </w:r>
      <w:r w:rsidR="005964C6" w:rsidRPr="00856A47">
        <w:rPr>
          <w:rFonts w:cs="Arial"/>
        </w:rPr>
        <w:t xml:space="preserve">синхронизацию работ и </w:t>
      </w:r>
      <w:r w:rsidR="006E3885" w:rsidRPr="00856A47">
        <w:rPr>
          <w:rFonts w:cs="Arial"/>
        </w:rPr>
        <w:t>сокращение времени простоев ПА в ремонте</w:t>
      </w:r>
      <w:r w:rsidR="00570A57" w:rsidRPr="00856A47">
        <w:rPr>
          <w:rFonts w:cs="Arial"/>
        </w:rPr>
        <w:t xml:space="preserve">, </w:t>
      </w:r>
      <w:r w:rsidR="004737FA" w:rsidRPr="00856A47">
        <w:rPr>
          <w:rFonts w:cs="Arial"/>
        </w:rPr>
        <w:t>см описание разработки PM21 в разделе 5.10.7.1 данного КД)</w:t>
      </w:r>
      <w:r w:rsidR="00570A57" w:rsidRPr="00856A47">
        <w:rPr>
          <w:rFonts w:cs="Arial"/>
        </w:rPr>
        <w:t>.</w:t>
      </w:r>
      <w:r w:rsidR="00570A57" w:rsidRPr="00850753">
        <w:rPr>
          <w:rFonts w:cs="Arial"/>
        </w:rPr>
        <w:t xml:space="preserve"> </w:t>
      </w:r>
    </w:p>
    <w:p w:rsidR="00C24F9B" w:rsidRPr="009F3653" w:rsidRDefault="00C24F9B" w:rsidP="00B153FA">
      <w:pPr>
        <w:spacing w:after="240"/>
        <w:rPr>
          <w:rFonts w:cs="Arial"/>
          <w:b/>
        </w:rPr>
      </w:pPr>
    </w:p>
    <w:p w:rsidR="00034904" w:rsidRPr="00B153FA" w:rsidRDefault="004737FA" w:rsidP="00B153FA">
      <w:pPr>
        <w:spacing w:after="240"/>
        <w:rPr>
          <w:rFonts w:cs="Arial"/>
          <w:b/>
        </w:rPr>
      </w:pPr>
      <w:r w:rsidRPr="004737FA">
        <w:rPr>
          <w:rFonts w:cs="Arial"/>
          <w:b/>
        </w:rPr>
        <w:t>Этап 3.</w:t>
      </w:r>
      <w:r w:rsidRPr="00B153FA">
        <w:rPr>
          <w:rFonts w:cs="Arial"/>
          <w:b/>
        </w:rPr>
        <w:t xml:space="preserve"> Анализ заказов</w:t>
      </w:r>
      <w:r w:rsidR="005D77CA">
        <w:rPr>
          <w:rFonts w:cs="Arial"/>
          <w:b/>
        </w:rPr>
        <w:t xml:space="preserve"> и сетевых графиков</w:t>
      </w:r>
    </w:p>
    <w:p w:rsidR="006E4A78" w:rsidRDefault="0038070E" w:rsidP="00B153FA">
      <w:pPr>
        <w:spacing w:after="240"/>
        <w:rPr>
          <w:rFonts w:cs="Arial"/>
        </w:rPr>
      </w:pPr>
      <w:r>
        <w:rPr>
          <w:rFonts w:cs="Arial"/>
        </w:rPr>
        <w:t>Н</w:t>
      </w:r>
      <w:r w:rsidR="00034904">
        <w:rPr>
          <w:rFonts w:cs="Arial"/>
        </w:rPr>
        <w:t>а третьем этапе</w:t>
      </w:r>
      <w:r>
        <w:rPr>
          <w:rFonts w:cs="Arial"/>
        </w:rPr>
        <w:t xml:space="preserve"> </w:t>
      </w:r>
      <w:r w:rsidR="00F62E46">
        <w:rPr>
          <w:rFonts w:cs="Arial"/>
        </w:rPr>
        <w:t>Планировщик</w:t>
      </w:r>
      <w:r w:rsidR="00005FC4">
        <w:rPr>
          <w:rFonts w:cs="Arial"/>
        </w:rPr>
        <w:t>ом</w:t>
      </w:r>
      <w:r w:rsidR="00DB58A1">
        <w:rPr>
          <w:rFonts w:cs="Arial"/>
        </w:rPr>
        <w:t xml:space="preserve"> </w:t>
      </w:r>
      <w:r w:rsidR="002535C0">
        <w:rPr>
          <w:rFonts w:cs="Arial"/>
        </w:rPr>
        <w:t>ТОиР УО</w:t>
      </w:r>
      <w:r w:rsidR="00BB53B0">
        <w:rPr>
          <w:rFonts w:cs="Arial"/>
        </w:rPr>
        <w:t xml:space="preserve"> </w:t>
      </w:r>
      <w:r w:rsidR="00DB58A1">
        <w:rPr>
          <w:rFonts w:cs="Arial"/>
        </w:rPr>
        <w:t>выполняются:</w:t>
      </w:r>
    </w:p>
    <w:p w:rsidR="00DB58A1" w:rsidRPr="00850753" w:rsidRDefault="00DB58A1" w:rsidP="002E665C">
      <w:pPr>
        <w:pStyle w:val="afa"/>
        <w:numPr>
          <w:ilvl w:val="0"/>
          <w:numId w:val="32"/>
        </w:numPr>
        <w:spacing w:after="240"/>
        <w:ind w:left="851" w:hanging="284"/>
        <w:rPr>
          <w:rFonts w:cs="Arial"/>
        </w:rPr>
      </w:pPr>
      <w:r w:rsidRPr="00850753">
        <w:rPr>
          <w:rFonts w:cs="Arial"/>
        </w:rPr>
        <w:t>проверка наличия и полноты техкарты, на основе которой должен создаваться</w:t>
      </w:r>
      <w:r w:rsidR="00D139D7" w:rsidRPr="00850753">
        <w:rPr>
          <w:rFonts w:cs="Arial"/>
        </w:rPr>
        <w:t xml:space="preserve"> заказ</w:t>
      </w:r>
      <w:r w:rsidRPr="00850753">
        <w:rPr>
          <w:rFonts w:cs="Arial"/>
        </w:rPr>
        <w:t>. В случае ее отсутствия –</w:t>
      </w:r>
      <w:r w:rsidR="00D139D7" w:rsidRPr="00850753">
        <w:rPr>
          <w:rFonts w:cs="Arial"/>
        </w:rPr>
        <w:t xml:space="preserve"> заказ</w:t>
      </w:r>
      <w:r w:rsidRPr="00850753">
        <w:rPr>
          <w:rFonts w:cs="Arial"/>
        </w:rPr>
        <w:t xml:space="preserve"> (операции, трудоемкость, компоненты, плановые объемы расхода) </w:t>
      </w:r>
      <w:r w:rsidR="004B135A">
        <w:rPr>
          <w:rFonts w:cs="Arial"/>
        </w:rPr>
        <w:t xml:space="preserve">и сетевой график </w:t>
      </w:r>
      <w:r w:rsidRPr="00850753">
        <w:rPr>
          <w:rFonts w:cs="Arial"/>
        </w:rPr>
        <w:t xml:space="preserve">должен быть наполнен </w:t>
      </w:r>
      <w:r w:rsidR="00F62E46" w:rsidRPr="00AF2D49">
        <w:rPr>
          <w:rFonts w:cs="Arial"/>
        </w:rPr>
        <w:t>Планировщик</w:t>
      </w:r>
      <w:r w:rsidRPr="00754AC0">
        <w:rPr>
          <w:rFonts w:cs="Arial"/>
        </w:rPr>
        <w:t xml:space="preserve">ом, а его наполнение согласовано со </w:t>
      </w:r>
      <w:r w:rsidR="000168D4" w:rsidRPr="00176E86">
        <w:rPr>
          <w:rFonts w:cs="Arial"/>
        </w:rPr>
        <w:t>С</w:t>
      </w:r>
      <w:r w:rsidRPr="00A44015">
        <w:rPr>
          <w:rFonts w:cs="Arial"/>
        </w:rPr>
        <w:t xml:space="preserve">таршим </w:t>
      </w:r>
      <w:r w:rsidR="000168D4" w:rsidRPr="009772FB">
        <w:rPr>
          <w:rFonts w:cs="Arial"/>
        </w:rPr>
        <w:t>п</w:t>
      </w:r>
      <w:r w:rsidR="00F62E46" w:rsidRPr="009772FB">
        <w:rPr>
          <w:rFonts w:cs="Arial"/>
        </w:rPr>
        <w:t>ланировщик</w:t>
      </w:r>
      <w:r w:rsidRPr="009772FB">
        <w:rPr>
          <w:rFonts w:cs="Arial"/>
        </w:rPr>
        <w:t>ом</w:t>
      </w:r>
      <w:r w:rsidR="00005FC4" w:rsidRPr="009772FB">
        <w:rPr>
          <w:rFonts w:cs="Arial"/>
        </w:rPr>
        <w:t>;</w:t>
      </w:r>
    </w:p>
    <w:p w:rsidR="00DB58A1" w:rsidRPr="00AF2D49" w:rsidRDefault="00DB58A1" w:rsidP="002E665C">
      <w:pPr>
        <w:pStyle w:val="afa"/>
        <w:numPr>
          <w:ilvl w:val="0"/>
          <w:numId w:val="32"/>
        </w:numPr>
        <w:spacing w:after="240"/>
        <w:ind w:left="851" w:hanging="284"/>
        <w:rPr>
          <w:rFonts w:cs="Arial"/>
        </w:rPr>
      </w:pPr>
      <w:r w:rsidRPr="00850753">
        <w:rPr>
          <w:rFonts w:cs="Arial"/>
        </w:rPr>
        <w:t xml:space="preserve">проверка и при необходимости актуализация </w:t>
      </w:r>
      <w:r w:rsidR="00AD3032" w:rsidRPr="00754AC0">
        <w:rPr>
          <w:rFonts w:cs="Arial"/>
        </w:rPr>
        <w:t xml:space="preserve">индикатора </w:t>
      </w:r>
      <w:r w:rsidR="00D139D7" w:rsidRPr="00176E86">
        <w:rPr>
          <w:rFonts w:cs="Arial"/>
        </w:rPr>
        <w:t>заказ</w:t>
      </w:r>
      <w:r w:rsidRPr="00176E86">
        <w:rPr>
          <w:rFonts w:cs="Arial"/>
        </w:rPr>
        <w:t>ов</w:t>
      </w:r>
      <w:r w:rsidRPr="00850753">
        <w:rPr>
          <w:rFonts w:cs="Arial"/>
        </w:rPr>
        <w:t xml:space="preserve">, определяющих выполнение работ во время остановки </w:t>
      </w:r>
      <w:commentRangeStart w:id="77"/>
      <w:r w:rsidRPr="00850753">
        <w:rPr>
          <w:rFonts w:cs="Arial"/>
        </w:rPr>
        <w:t xml:space="preserve">оборудования (индикаторы </w:t>
      </w:r>
      <w:r w:rsidR="006C0900" w:rsidRPr="00850753">
        <w:rPr>
          <w:rFonts w:cs="Arial"/>
        </w:rPr>
        <w:t xml:space="preserve">описываются </w:t>
      </w:r>
      <w:commentRangeEnd w:id="77"/>
      <w:r w:rsidR="006F37CB">
        <w:rPr>
          <w:rStyle w:val="aff5"/>
        </w:rPr>
        <w:commentReference w:id="77"/>
      </w:r>
      <w:r w:rsidR="006C0900" w:rsidRPr="00850753">
        <w:rPr>
          <w:rFonts w:cs="Arial"/>
        </w:rPr>
        <w:t xml:space="preserve">в КД </w:t>
      </w:r>
      <w:r w:rsidR="001710A8">
        <w:rPr>
          <w:rFonts w:cs="Arial"/>
        </w:rPr>
        <w:t>ERP.</w:t>
      </w:r>
      <w:r w:rsidR="000B519E">
        <w:rPr>
          <w:rFonts w:cs="Arial"/>
        </w:rPr>
        <w:t>4.6.1.2.</w:t>
      </w:r>
      <w:r w:rsidR="006C0900" w:rsidRPr="00850753">
        <w:rPr>
          <w:rFonts w:cs="Arial"/>
        </w:rPr>
        <w:t>53.PM.КД «Планирование остановочных ремонтов»)</w:t>
      </w:r>
      <w:r w:rsidR="00005FC4" w:rsidRPr="00850753">
        <w:rPr>
          <w:rFonts w:cs="Arial"/>
        </w:rPr>
        <w:t>;</w:t>
      </w:r>
    </w:p>
    <w:p w:rsidR="00FE3304" w:rsidRDefault="00005FC4" w:rsidP="002E665C">
      <w:pPr>
        <w:pStyle w:val="afa"/>
        <w:numPr>
          <w:ilvl w:val="0"/>
          <w:numId w:val="32"/>
        </w:numPr>
        <w:spacing w:after="240"/>
        <w:ind w:left="851" w:hanging="284"/>
        <w:rPr>
          <w:rFonts w:cs="Arial"/>
        </w:rPr>
      </w:pPr>
      <w:r w:rsidRPr="00176E86">
        <w:rPr>
          <w:rFonts w:cs="Arial"/>
        </w:rPr>
        <w:t>анализ целесообразности использования МТР в</w:t>
      </w:r>
      <w:r w:rsidR="00D139D7" w:rsidRPr="00176E86">
        <w:rPr>
          <w:rFonts w:cs="Arial"/>
        </w:rPr>
        <w:t xml:space="preserve"> заказ</w:t>
      </w:r>
      <w:r w:rsidRPr="00A44015">
        <w:rPr>
          <w:rFonts w:cs="Arial"/>
        </w:rPr>
        <w:t xml:space="preserve">ах </w:t>
      </w:r>
      <w:r w:rsidR="00812FCA">
        <w:rPr>
          <w:rFonts w:cs="Arial"/>
        </w:rPr>
        <w:t xml:space="preserve">и сетевых графиках </w:t>
      </w:r>
      <w:r w:rsidRPr="00A44015">
        <w:rPr>
          <w:rFonts w:cs="Arial"/>
        </w:rPr>
        <w:t xml:space="preserve">(с учетом стоимости материалов-аналогов, как закупаемых, так и собственного изготовления, также анализируется стоимость проведения воздействия на ПА по отношению к </w:t>
      </w:r>
      <w:r w:rsidR="00705C78" w:rsidRPr="009772FB">
        <w:rPr>
          <w:rFonts w:cs="Arial"/>
        </w:rPr>
        <w:t xml:space="preserve">стоимости </w:t>
      </w:r>
      <w:r w:rsidRPr="009772FB">
        <w:rPr>
          <w:rFonts w:cs="Arial"/>
        </w:rPr>
        <w:t>закупк</w:t>
      </w:r>
      <w:r w:rsidR="00705C78" w:rsidRPr="009772FB">
        <w:rPr>
          <w:rFonts w:cs="Arial"/>
        </w:rPr>
        <w:t>и</w:t>
      </w:r>
      <w:r w:rsidRPr="009772FB">
        <w:rPr>
          <w:rFonts w:cs="Arial"/>
        </w:rPr>
        <w:t xml:space="preserve"> нового оборудования</w:t>
      </w:r>
      <w:r w:rsidR="00705C78" w:rsidRPr="00850753">
        <w:rPr>
          <w:rFonts w:cs="Arial"/>
        </w:rPr>
        <w:t>)</w:t>
      </w:r>
      <w:r w:rsidR="009772FB">
        <w:rPr>
          <w:rFonts w:cs="Arial"/>
        </w:rPr>
        <w:t>.</w:t>
      </w:r>
      <w:r w:rsidR="00705C78" w:rsidRPr="00850753">
        <w:rPr>
          <w:rFonts w:cs="Arial"/>
        </w:rPr>
        <w:t xml:space="preserve"> </w:t>
      </w:r>
      <w:r w:rsidR="00DD7BDA" w:rsidRPr="00850753">
        <w:rPr>
          <w:rFonts w:cs="Arial"/>
        </w:rPr>
        <w:t xml:space="preserve">В случае </w:t>
      </w:r>
      <w:r w:rsidR="00843DF5" w:rsidRPr="00850753">
        <w:rPr>
          <w:rFonts w:cs="Arial"/>
        </w:rPr>
        <w:t xml:space="preserve">выявления нецелесообразных к использованию МТР в заказах, </w:t>
      </w:r>
      <w:r w:rsidR="00583B3B" w:rsidRPr="00176E86">
        <w:rPr>
          <w:rFonts w:cs="Arial"/>
        </w:rPr>
        <w:t xml:space="preserve">Планировщик </w:t>
      </w:r>
      <w:r w:rsidR="00705C78" w:rsidRPr="00A44015">
        <w:rPr>
          <w:rFonts w:cs="Arial"/>
        </w:rPr>
        <w:t xml:space="preserve">должен заменить МТР </w:t>
      </w:r>
      <w:r w:rsidR="00F07ABC" w:rsidRPr="009772FB">
        <w:rPr>
          <w:rFonts w:cs="Arial"/>
        </w:rPr>
        <w:t>в</w:t>
      </w:r>
      <w:r w:rsidR="00D139D7" w:rsidRPr="009772FB">
        <w:rPr>
          <w:rFonts w:cs="Arial"/>
        </w:rPr>
        <w:t xml:space="preserve"> заказ</w:t>
      </w:r>
      <w:r w:rsidR="00F07ABC" w:rsidRPr="009772FB">
        <w:rPr>
          <w:rFonts w:cs="Arial"/>
        </w:rPr>
        <w:t xml:space="preserve">ах </w:t>
      </w:r>
      <w:r w:rsidR="00705C78" w:rsidRPr="009772FB">
        <w:rPr>
          <w:rFonts w:cs="Arial"/>
        </w:rPr>
        <w:t>на более целесообразные</w:t>
      </w:r>
      <w:r w:rsidR="00843DF5" w:rsidRPr="009772FB">
        <w:rPr>
          <w:rFonts w:cs="Arial"/>
        </w:rPr>
        <w:t xml:space="preserve"> (например, на более дешевые </w:t>
      </w:r>
      <w:r w:rsidR="00B81C00" w:rsidRPr="009772FB">
        <w:rPr>
          <w:rFonts w:cs="Arial"/>
        </w:rPr>
        <w:t>безусловные</w:t>
      </w:r>
      <w:r w:rsidR="00843DF5" w:rsidRPr="009772FB">
        <w:rPr>
          <w:rFonts w:cs="Arial"/>
        </w:rPr>
        <w:t xml:space="preserve"> аналоги). </w:t>
      </w:r>
      <w:r w:rsidR="00040B24">
        <w:rPr>
          <w:rFonts w:cs="Arial"/>
        </w:rPr>
        <w:t xml:space="preserve">Также в момент анализа </w:t>
      </w:r>
      <w:r w:rsidR="00423DEE">
        <w:rPr>
          <w:rFonts w:cs="Arial"/>
        </w:rPr>
        <w:t>МТР учитывается наличие сезонных МТР к МТР, запланированным в заказах ТОРО, с автоматизированным предложением замены МТР на сезонные аналоги.</w:t>
      </w:r>
    </w:p>
    <w:p w:rsidR="00005FC4" w:rsidRPr="00A44015" w:rsidRDefault="00843DF5" w:rsidP="002E665C">
      <w:pPr>
        <w:pStyle w:val="afa"/>
        <w:numPr>
          <w:ilvl w:val="0"/>
          <w:numId w:val="32"/>
        </w:numPr>
        <w:spacing w:after="240"/>
        <w:ind w:left="851" w:hanging="284"/>
        <w:rPr>
          <w:rFonts w:cs="Arial"/>
        </w:rPr>
      </w:pPr>
      <w:r w:rsidRPr="00176E86">
        <w:rPr>
          <w:rFonts w:cs="Arial"/>
        </w:rPr>
        <w:t>В случае определения неэффективности проведения ремонта и целесообразности замены</w:t>
      </w:r>
      <w:r w:rsidRPr="00850753">
        <w:rPr>
          <w:rFonts w:cs="Arial"/>
        </w:rPr>
        <w:t xml:space="preserve"> (например, путем закупки нового) оборудования</w:t>
      </w:r>
      <w:r w:rsidR="00081566" w:rsidRPr="00850753">
        <w:rPr>
          <w:rFonts w:cs="Arial"/>
        </w:rPr>
        <w:t xml:space="preserve"> либо узла</w:t>
      </w:r>
      <w:r w:rsidRPr="00850753">
        <w:rPr>
          <w:rFonts w:cs="Arial"/>
        </w:rPr>
        <w:t xml:space="preserve"> </w:t>
      </w:r>
      <w:r w:rsidRPr="00AF2D49">
        <w:rPr>
          <w:rFonts w:cs="Arial"/>
        </w:rPr>
        <w:t xml:space="preserve">- </w:t>
      </w:r>
      <w:commentRangeStart w:id="78"/>
      <w:r w:rsidR="00705C78" w:rsidRPr="00754AC0">
        <w:rPr>
          <w:rFonts w:cs="Arial"/>
        </w:rPr>
        <w:t xml:space="preserve">принять решение </w:t>
      </w:r>
      <w:commentRangeEnd w:id="78"/>
      <w:r w:rsidR="00E51516">
        <w:rPr>
          <w:rStyle w:val="aff5"/>
        </w:rPr>
        <w:commentReference w:id="78"/>
      </w:r>
      <w:r w:rsidR="00705C78" w:rsidRPr="00754AC0">
        <w:rPr>
          <w:rFonts w:cs="Arial"/>
        </w:rPr>
        <w:t>об отмене ремонта и инициировать замену оборудования</w:t>
      </w:r>
      <w:r w:rsidR="00081566" w:rsidRPr="00176E86">
        <w:rPr>
          <w:rFonts w:cs="Arial"/>
        </w:rPr>
        <w:t xml:space="preserve"> либо узла</w:t>
      </w:r>
      <w:r w:rsidR="00705C78" w:rsidRPr="00176E86">
        <w:rPr>
          <w:rFonts w:cs="Arial"/>
        </w:rPr>
        <w:t>;</w:t>
      </w:r>
    </w:p>
    <w:p w:rsidR="001618E1" w:rsidRPr="00850753" w:rsidRDefault="001618E1" w:rsidP="002E665C">
      <w:pPr>
        <w:pStyle w:val="afa"/>
        <w:numPr>
          <w:ilvl w:val="0"/>
          <w:numId w:val="32"/>
        </w:numPr>
        <w:spacing w:after="240"/>
        <w:ind w:left="851" w:hanging="284"/>
        <w:rPr>
          <w:rFonts w:cs="Arial"/>
        </w:rPr>
      </w:pPr>
      <w:r w:rsidRPr="009772FB">
        <w:rPr>
          <w:rFonts w:cs="Arial"/>
        </w:rPr>
        <w:t>согласование объема потребности в ЗЧ собственного производства из</w:t>
      </w:r>
      <w:r w:rsidR="00D139D7" w:rsidRPr="009772FB">
        <w:rPr>
          <w:rFonts w:cs="Arial"/>
        </w:rPr>
        <w:t xml:space="preserve"> заказ</w:t>
      </w:r>
      <w:r w:rsidRPr="009772FB">
        <w:rPr>
          <w:rFonts w:cs="Arial"/>
        </w:rPr>
        <w:t xml:space="preserve">ов ТОРО </w:t>
      </w:r>
      <w:r w:rsidR="00812FCA">
        <w:rPr>
          <w:rFonts w:cs="Arial"/>
        </w:rPr>
        <w:t xml:space="preserve">и сетевых графиков </w:t>
      </w:r>
      <w:r w:rsidRPr="009772FB">
        <w:rPr>
          <w:rFonts w:cs="Arial"/>
        </w:rPr>
        <w:t>с плановиком ЦРММ, в случае отсутствия возможности производства</w:t>
      </w:r>
      <w:r w:rsidR="000745E5">
        <w:rPr>
          <w:rFonts w:cs="Arial"/>
        </w:rPr>
        <w:t xml:space="preserve"> – </w:t>
      </w:r>
      <w:r w:rsidRPr="00850753">
        <w:rPr>
          <w:rFonts w:cs="Arial"/>
        </w:rPr>
        <w:t>осуществление</w:t>
      </w:r>
      <w:r w:rsidR="000745E5">
        <w:rPr>
          <w:rFonts w:cs="Arial"/>
        </w:rPr>
        <w:t xml:space="preserve"> </w:t>
      </w:r>
      <w:r w:rsidRPr="00850753">
        <w:rPr>
          <w:rFonts w:cs="Arial"/>
        </w:rPr>
        <w:t>замены ЗЧ собственного производства в</w:t>
      </w:r>
      <w:r w:rsidR="00D139D7" w:rsidRPr="00850753">
        <w:rPr>
          <w:rFonts w:cs="Arial"/>
        </w:rPr>
        <w:t xml:space="preserve"> заказ</w:t>
      </w:r>
      <w:r w:rsidRPr="00850753">
        <w:rPr>
          <w:rFonts w:cs="Arial"/>
        </w:rPr>
        <w:t>ах</w:t>
      </w:r>
      <w:r w:rsidR="00812FCA">
        <w:rPr>
          <w:rFonts w:cs="Arial"/>
        </w:rPr>
        <w:t xml:space="preserve"> и сетевых графиках</w:t>
      </w:r>
      <w:r w:rsidRPr="00850753">
        <w:rPr>
          <w:rFonts w:cs="Arial"/>
        </w:rPr>
        <w:t xml:space="preserve"> на закупаемые;</w:t>
      </w:r>
    </w:p>
    <w:p w:rsidR="001618E1" w:rsidRPr="00AF2D49" w:rsidRDefault="001618E1" w:rsidP="002E665C">
      <w:pPr>
        <w:pStyle w:val="afa"/>
        <w:numPr>
          <w:ilvl w:val="0"/>
          <w:numId w:val="32"/>
        </w:numPr>
        <w:spacing w:after="240"/>
        <w:ind w:left="851" w:hanging="284"/>
        <w:rPr>
          <w:rFonts w:cs="Arial"/>
        </w:rPr>
      </w:pPr>
      <w:r w:rsidRPr="00850753">
        <w:rPr>
          <w:rFonts w:cs="Arial"/>
        </w:rPr>
        <w:t xml:space="preserve">анализ целесообразности привлечения исполнителей </w:t>
      </w:r>
      <w:r w:rsidR="00A02CEB" w:rsidRPr="00850753">
        <w:rPr>
          <w:rFonts w:cs="Arial"/>
        </w:rPr>
        <w:t xml:space="preserve">работ </w:t>
      </w:r>
      <w:r w:rsidRPr="00850753">
        <w:rPr>
          <w:rFonts w:cs="Arial"/>
        </w:rPr>
        <w:t xml:space="preserve">на предмет стоимости, </w:t>
      </w:r>
      <w:r w:rsidR="00656D9C" w:rsidRPr="00656D9C">
        <w:rPr>
          <w:rFonts w:cs="Arial"/>
        </w:rPr>
        <w:t>при необходимости заменяет ресурсы в операциях заказа</w:t>
      </w:r>
      <w:r w:rsidR="00812FCA">
        <w:rPr>
          <w:rFonts w:cs="Arial"/>
        </w:rPr>
        <w:t xml:space="preserve"> и сетевых графиках</w:t>
      </w:r>
      <w:r w:rsidR="00656D9C" w:rsidRPr="00656D9C">
        <w:rPr>
          <w:rFonts w:cs="Arial"/>
        </w:rPr>
        <w:t>, на ресурсы, применение которых, в данном случае, более целесообразно</w:t>
      </w:r>
      <w:r w:rsidR="00852012" w:rsidRPr="00850753">
        <w:rPr>
          <w:rFonts w:cs="Arial"/>
        </w:rPr>
        <w:t>. При замене исполнителя должны учитываться требования НМД «Методические указания по выбору способа выполнения работ по ТОиР оборудования (собственные силы или услуги сторонних организаций)»</w:t>
      </w:r>
      <w:r w:rsidRPr="00AF2D49">
        <w:rPr>
          <w:rFonts w:cs="Arial"/>
        </w:rPr>
        <w:t>;</w:t>
      </w:r>
    </w:p>
    <w:p w:rsidR="001618E1" w:rsidRPr="009772FB" w:rsidRDefault="001618E1" w:rsidP="002E665C">
      <w:pPr>
        <w:pStyle w:val="afa"/>
        <w:numPr>
          <w:ilvl w:val="0"/>
          <w:numId w:val="32"/>
        </w:numPr>
        <w:spacing w:after="240"/>
        <w:ind w:left="851" w:hanging="284"/>
        <w:rPr>
          <w:rFonts w:cs="Arial"/>
        </w:rPr>
      </w:pPr>
      <w:r w:rsidRPr="00176E86">
        <w:rPr>
          <w:rFonts w:cs="Arial"/>
        </w:rPr>
        <w:t xml:space="preserve">для работ, </w:t>
      </w:r>
      <w:r w:rsidR="00131AA2">
        <w:rPr>
          <w:rFonts w:cs="Arial"/>
        </w:rPr>
        <w:t>которые выполняются</w:t>
      </w:r>
      <w:r w:rsidRPr="00176E86">
        <w:rPr>
          <w:rFonts w:cs="Arial"/>
        </w:rPr>
        <w:t xml:space="preserve"> сторонними организациями, </w:t>
      </w:r>
      <w:r w:rsidR="00131AA2">
        <w:rPr>
          <w:rFonts w:cs="Arial"/>
        </w:rPr>
        <w:t xml:space="preserve">и </w:t>
      </w:r>
      <w:r w:rsidRPr="00176E86">
        <w:rPr>
          <w:rFonts w:cs="Arial"/>
        </w:rPr>
        <w:t xml:space="preserve">по которым </w:t>
      </w:r>
      <w:r w:rsidR="00EF0077" w:rsidRPr="00176E86">
        <w:rPr>
          <w:rFonts w:cs="Arial"/>
        </w:rPr>
        <w:t>отсутствует</w:t>
      </w:r>
      <w:r w:rsidRPr="00A44015">
        <w:rPr>
          <w:rFonts w:cs="Arial"/>
        </w:rPr>
        <w:t xml:space="preserve"> плановая (например, </w:t>
      </w:r>
      <w:r w:rsidR="00131AA2">
        <w:rPr>
          <w:rFonts w:cs="Arial"/>
        </w:rPr>
        <w:t xml:space="preserve">на основе договоров) стоимость, </w:t>
      </w:r>
      <w:commentRangeStart w:id="79"/>
      <w:r w:rsidR="00131AA2">
        <w:rPr>
          <w:rFonts w:cs="Arial"/>
        </w:rPr>
        <w:t>Планировщик</w:t>
      </w:r>
      <w:r w:rsidRPr="00A44015">
        <w:rPr>
          <w:rFonts w:cs="Arial"/>
        </w:rPr>
        <w:t xml:space="preserve"> </w:t>
      </w:r>
      <w:r w:rsidR="00131AA2">
        <w:rPr>
          <w:rFonts w:cs="Arial"/>
        </w:rPr>
        <w:t>инициирует процесс</w:t>
      </w:r>
      <w:r w:rsidRPr="00A44015">
        <w:rPr>
          <w:rFonts w:cs="Arial"/>
        </w:rPr>
        <w:t xml:space="preserve"> определения ст</w:t>
      </w:r>
      <w:r w:rsidRPr="009772FB">
        <w:rPr>
          <w:rFonts w:cs="Arial"/>
        </w:rPr>
        <w:t>оимости работ</w:t>
      </w:r>
      <w:r w:rsidR="00930A35" w:rsidRPr="009772FB">
        <w:rPr>
          <w:rFonts w:cs="Arial"/>
        </w:rPr>
        <w:t xml:space="preserve"> ПП-07.02.03.03-ERP</w:t>
      </w:r>
      <w:r w:rsidR="00131AA2">
        <w:rPr>
          <w:rFonts w:cs="Arial"/>
        </w:rPr>
        <w:t>. Данный процесс также представлен в текущем КД в разделе</w:t>
      </w:r>
      <w:r w:rsidR="00930A35" w:rsidRPr="009772FB">
        <w:rPr>
          <w:rFonts w:cs="Arial"/>
        </w:rPr>
        <w:t xml:space="preserve"> </w:t>
      </w:r>
      <w:r w:rsidR="00131AA2">
        <w:rPr>
          <w:rFonts w:cs="Arial"/>
        </w:rPr>
        <w:t>5.2.2. В</w:t>
      </w:r>
      <w:r w:rsidRPr="009772FB">
        <w:rPr>
          <w:rFonts w:cs="Arial"/>
        </w:rPr>
        <w:t xml:space="preserve"> рамках </w:t>
      </w:r>
      <w:r w:rsidR="00131AA2">
        <w:rPr>
          <w:rFonts w:cs="Arial"/>
        </w:rPr>
        <w:t xml:space="preserve">данного процесса </w:t>
      </w:r>
      <w:r w:rsidRPr="009772FB">
        <w:rPr>
          <w:rFonts w:cs="Arial"/>
        </w:rPr>
        <w:t>формируютс</w:t>
      </w:r>
      <w:r w:rsidR="00131AA2">
        <w:rPr>
          <w:rFonts w:cs="Arial"/>
        </w:rPr>
        <w:t xml:space="preserve">я дефектные ведомости и сметы, в итоге полученная стоимость УСО </w:t>
      </w:r>
      <w:r w:rsidRPr="009772FB">
        <w:rPr>
          <w:rFonts w:cs="Arial"/>
        </w:rPr>
        <w:t>вносится в</w:t>
      </w:r>
      <w:r w:rsidR="00D139D7" w:rsidRPr="009772FB">
        <w:rPr>
          <w:rFonts w:cs="Arial"/>
        </w:rPr>
        <w:t xml:space="preserve"> заказ</w:t>
      </w:r>
      <w:r w:rsidRPr="009772FB">
        <w:rPr>
          <w:rFonts w:cs="Arial"/>
        </w:rPr>
        <w:t>ы ТОРО</w:t>
      </w:r>
      <w:r w:rsidR="00812FCA">
        <w:rPr>
          <w:rFonts w:cs="Arial"/>
        </w:rPr>
        <w:t xml:space="preserve"> и сетевые графики</w:t>
      </w:r>
      <w:r w:rsidRPr="009772FB">
        <w:rPr>
          <w:rFonts w:cs="Arial"/>
        </w:rPr>
        <w:t>;</w:t>
      </w:r>
      <w:commentRangeEnd w:id="79"/>
      <w:r w:rsidR="00144B76">
        <w:rPr>
          <w:rStyle w:val="aff5"/>
        </w:rPr>
        <w:commentReference w:id="79"/>
      </w:r>
    </w:p>
    <w:p w:rsidR="001618E1" w:rsidRPr="00850753" w:rsidRDefault="00020054" w:rsidP="002E665C">
      <w:pPr>
        <w:pStyle w:val="afa"/>
        <w:numPr>
          <w:ilvl w:val="0"/>
          <w:numId w:val="32"/>
        </w:numPr>
        <w:spacing w:after="240"/>
        <w:ind w:left="851" w:hanging="284"/>
        <w:rPr>
          <w:rFonts w:cs="Arial"/>
        </w:rPr>
      </w:pPr>
      <w:r w:rsidRPr="009772FB">
        <w:rPr>
          <w:rFonts w:cs="Arial"/>
        </w:rPr>
        <w:t xml:space="preserve">для работ, планируемых на ПА с высоким уровнем критичности, </w:t>
      </w:r>
      <w:r w:rsidR="00F62E46" w:rsidRPr="009772FB">
        <w:rPr>
          <w:rFonts w:cs="Arial"/>
        </w:rPr>
        <w:t>Планировщик</w:t>
      </w:r>
      <w:r w:rsidRPr="009772FB">
        <w:rPr>
          <w:rFonts w:cs="Arial"/>
        </w:rPr>
        <w:t xml:space="preserve">и </w:t>
      </w:r>
      <w:r w:rsidR="002535C0">
        <w:rPr>
          <w:rFonts w:cs="Arial"/>
        </w:rPr>
        <w:t>ТОиР УО</w:t>
      </w:r>
      <w:r w:rsidR="00BB53B0">
        <w:rPr>
          <w:rFonts w:cs="Arial"/>
        </w:rPr>
        <w:t xml:space="preserve"> </w:t>
      </w:r>
      <w:r w:rsidRPr="009772FB">
        <w:rPr>
          <w:rFonts w:cs="Arial"/>
        </w:rPr>
        <w:t>(в т.ч. разных служб) выполня</w:t>
      </w:r>
      <w:r w:rsidR="00930A35" w:rsidRPr="009772FB">
        <w:rPr>
          <w:rFonts w:cs="Arial"/>
        </w:rPr>
        <w:t>ют</w:t>
      </w:r>
      <w:r w:rsidRPr="009772FB">
        <w:rPr>
          <w:rFonts w:cs="Arial"/>
        </w:rPr>
        <w:t xml:space="preserve"> синхронизацию работ </w:t>
      </w:r>
      <w:r w:rsidRPr="00850753">
        <w:rPr>
          <w:rFonts w:cs="Arial"/>
        </w:rPr>
        <w:t xml:space="preserve">(устанавливая отношения сроков) </w:t>
      </w:r>
      <w:commentRangeStart w:id="80"/>
      <w:r w:rsidRPr="00850753">
        <w:rPr>
          <w:rFonts w:cs="Arial"/>
        </w:rPr>
        <w:t>между различными</w:t>
      </w:r>
      <w:r w:rsidR="00D139D7" w:rsidRPr="00850753">
        <w:rPr>
          <w:rFonts w:cs="Arial"/>
        </w:rPr>
        <w:t xml:space="preserve"> заказ</w:t>
      </w:r>
      <w:r w:rsidRPr="00850753">
        <w:rPr>
          <w:rFonts w:cs="Arial"/>
        </w:rPr>
        <w:t>ами ТОРО</w:t>
      </w:r>
      <w:commentRangeEnd w:id="80"/>
      <w:r w:rsidR="00544372">
        <w:rPr>
          <w:rStyle w:val="aff5"/>
        </w:rPr>
        <w:commentReference w:id="80"/>
      </w:r>
      <w:r w:rsidRPr="00850753">
        <w:rPr>
          <w:rFonts w:cs="Arial"/>
        </w:rPr>
        <w:t>;</w:t>
      </w:r>
    </w:p>
    <w:p w:rsidR="00020054" w:rsidRPr="00856A47" w:rsidRDefault="00020054" w:rsidP="002E665C">
      <w:pPr>
        <w:pStyle w:val="afa"/>
        <w:numPr>
          <w:ilvl w:val="0"/>
          <w:numId w:val="32"/>
        </w:numPr>
        <w:spacing w:after="240"/>
        <w:ind w:left="851" w:hanging="284"/>
        <w:rPr>
          <w:rFonts w:cs="Arial"/>
        </w:rPr>
      </w:pPr>
      <w:r w:rsidRPr="00850753">
        <w:rPr>
          <w:rFonts w:cs="Arial"/>
        </w:rPr>
        <w:t xml:space="preserve">балансировка персонала в рамках ответственности </w:t>
      </w:r>
      <w:r w:rsidR="00F62E46" w:rsidRPr="00850753">
        <w:rPr>
          <w:rFonts w:cs="Arial"/>
        </w:rPr>
        <w:t>Планировщик</w:t>
      </w:r>
      <w:r w:rsidRPr="00850753">
        <w:rPr>
          <w:rFonts w:cs="Arial"/>
        </w:rPr>
        <w:t xml:space="preserve">а на уровне </w:t>
      </w:r>
      <w:r w:rsidR="00FD575B">
        <w:rPr>
          <w:rFonts w:cs="Arial"/>
        </w:rPr>
        <w:t>способа исполнения</w:t>
      </w:r>
      <w:r w:rsidR="00FD575B" w:rsidRPr="00850753">
        <w:rPr>
          <w:rFonts w:cs="Arial"/>
        </w:rPr>
        <w:t xml:space="preserve"> </w:t>
      </w:r>
      <w:r w:rsidRPr="00850753">
        <w:rPr>
          <w:rFonts w:cs="Arial"/>
        </w:rPr>
        <w:t>(</w:t>
      </w:r>
      <w:r w:rsidR="00FD575B">
        <w:rPr>
          <w:rFonts w:cs="Arial"/>
        </w:rPr>
        <w:t xml:space="preserve">по </w:t>
      </w:r>
      <w:r w:rsidR="00760F2B" w:rsidRPr="00850753">
        <w:rPr>
          <w:rFonts w:cs="Arial"/>
        </w:rPr>
        <w:t>хозспособу, так и по подрядным организациям</w:t>
      </w:r>
      <w:r w:rsidRPr="00850753">
        <w:rPr>
          <w:rFonts w:cs="Arial"/>
        </w:rPr>
        <w:t>), при необходимости, с целью планирования более равномерной загрузки персонала, производится замена рабочих мест в</w:t>
      </w:r>
      <w:r w:rsidR="00D139D7" w:rsidRPr="00850753">
        <w:rPr>
          <w:rFonts w:cs="Arial"/>
        </w:rPr>
        <w:t xml:space="preserve"> заказ</w:t>
      </w:r>
      <w:r w:rsidRPr="00850753">
        <w:rPr>
          <w:rFonts w:cs="Arial"/>
        </w:rPr>
        <w:t xml:space="preserve">ах </w:t>
      </w:r>
      <w:r w:rsidR="00812FCA">
        <w:rPr>
          <w:rFonts w:cs="Arial"/>
        </w:rPr>
        <w:t xml:space="preserve">и сетевых графиках </w:t>
      </w:r>
      <w:r w:rsidRPr="00850753">
        <w:rPr>
          <w:rFonts w:cs="Arial"/>
        </w:rPr>
        <w:t>(можно выполнять в режиме массовой обработки</w:t>
      </w:r>
      <w:r w:rsidR="00FD575B" w:rsidRPr="00850753">
        <w:rPr>
          <w:rFonts w:cs="Arial"/>
        </w:rPr>
        <w:t>)</w:t>
      </w:r>
      <w:r w:rsidR="00FD575B">
        <w:rPr>
          <w:rFonts w:cs="Arial"/>
        </w:rPr>
        <w:t xml:space="preserve">. Назначение конкретных бригад выбранного </w:t>
      </w:r>
      <w:r w:rsidR="00FD575B" w:rsidRPr="00856A47">
        <w:rPr>
          <w:rFonts w:cs="Arial"/>
        </w:rPr>
        <w:t>исполнителя работ будет выполняться в ходе оперативного планирования;</w:t>
      </w:r>
    </w:p>
    <w:p w:rsidR="00020054" w:rsidRPr="00363A0B" w:rsidRDefault="00020054" w:rsidP="002E665C">
      <w:pPr>
        <w:pStyle w:val="afa"/>
        <w:numPr>
          <w:ilvl w:val="0"/>
          <w:numId w:val="32"/>
        </w:numPr>
        <w:spacing w:after="240"/>
        <w:ind w:left="851" w:hanging="284"/>
        <w:rPr>
          <w:rFonts w:cs="Arial"/>
        </w:rPr>
      </w:pPr>
      <w:r w:rsidRPr="00710407">
        <w:rPr>
          <w:rFonts w:cs="Arial"/>
        </w:rPr>
        <w:t>проверка загрузки и при необходимости балансировка вспомогательных производственных средств (например, грузоподъемных механизмов) с целью снижения перегрузки</w:t>
      </w:r>
      <w:r w:rsidR="006C123D" w:rsidRPr="00710407">
        <w:rPr>
          <w:rFonts w:cs="Arial"/>
        </w:rPr>
        <w:t>.</w:t>
      </w:r>
      <w:r w:rsidRPr="00710407">
        <w:rPr>
          <w:rFonts w:cs="Arial"/>
        </w:rPr>
        <w:t xml:space="preserve"> </w:t>
      </w:r>
      <w:r w:rsidR="006C123D" w:rsidRPr="00710407">
        <w:rPr>
          <w:rFonts w:cs="Arial"/>
        </w:rPr>
        <w:t xml:space="preserve">При этом перегрузка может быть </w:t>
      </w:r>
      <w:r w:rsidRPr="00710407">
        <w:rPr>
          <w:rFonts w:cs="Arial"/>
        </w:rPr>
        <w:t xml:space="preserve">обнаружена </w:t>
      </w:r>
      <w:r w:rsidR="006C123D" w:rsidRPr="00710407">
        <w:rPr>
          <w:rFonts w:cs="Arial"/>
        </w:rPr>
        <w:t xml:space="preserve">из-за потребностей </w:t>
      </w:r>
      <w:r w:rsidRPr="00710407">
        <w:rPr>
          <w:rFonts w:cs="Arial"/>
        </w:rPr>
        <w:t>собственного подразделения</w:t>
      </w:r>
      <w:r w:rsidR="006C123D" w:rsidRPr="00710407">
        <w:rPr>
          <w:rFonts w:cs="Arial"/>
        </w:rPr>
        <w:t xml:space="preserve"> – в этом случае Планировщик выполняет балансировку самостоятельно. В случае выявления </w:t>
      </w:r>
      <w:r w:rsidR="0002438C" w:rsidRPr="00710407">
        <w:rPr>
          <w:rFonts w:cs="Arial"/>
        </w:rPr>
        <w:t xml:space="preserve">перегрузки использования ВПС из-за потребностей </w:t>
      </w:r>
      <w:r w:rsidRPr="00710407">
        <w:rPr>
          <w:rFonts w:cs="Arial"/>
        </w:rPr>
        <w:t>смежны</w:t>
      </w:r>
      <w:r w:rsidR="0002438C" w:rsidRPr="00710407">
        <w:rPr>
          <w:rFonts w:cs="Arial"/>
        </w:rPr>
        <w:t>х</w:t>
      </w:r>
      <w:r w:rsidRPr="00710407">
        <w:rPr>
          <w:rFonts w:cs="Arial"/>
        </w:rPr>
        <w:t xml:space="preserve"> подразделени</w:t>
      </w:r>
      <w:r w:rsidR="0002438C" w:rsidRPr="00710407">
        <w:rPr>
          <w:rFonts w:cs="Arial"/>
        </w:rPr>
        <w:t>й</w:t>
      </w:r>
      <w:r w:rsidRPr="00710407">
        <w:rPr>
          <w:rFonts w:cs="Arial"/>
        </w:rPr>
        <w:t xml:space="preserve"> и служб</w:t>
      </w:r>
      <w:r w:rsidR="0002438C" w:rsidRPr="00710407">
        <w:rPr>
          <w:rFonts w:cs="Arial"/>
        </w:rPr>
        <w:t xml:space="preserve"> – выполняет балансировку совместно с другими Планировщиками</w:t>
      </w:r>
      <w:r w:rsidR="0036325B" w:rsidRPr="00DE2DEB">
        <w:rPr>
          <w:rFonts w:cs="Arial"/>
        </w:rPr>
        <w:t>;</w:t>
      </w:r>
    </w:p>
    <w:p w:rsidR="0036325B" w:rsidRPr="00850753" w:rsidRDefault="0036325B" w:rsidP="002E665C">
      <w:pPr>
        <w:pStyle w:val="afa"/>
        <w:numPr>
          <w:ilvl w:val="0"/>
          <w:numId w:val="32"/>
        </w:numPr>
        <w:spacing w:after="240"/>
        <w:ind w:left="851" w:hanging="284"/>
        <w:rPr>
          <w:rFonts w:cs="Arial"/>
        </w:rPr>
      </w:pPr>
      <w:r w:rsidRPr="00850753">
        <w:rPr>
          <w:rFonts w:cs="Arial"/>
        </w:rPr>
        <w:t>в случае невозможности выполнения</w:t>
      </w:r>
      <w:r w:rsidR="00D139D7" w:rsidRPr="00850753">
        <w:rPr>
          <w:rFonts w:cs="Arial"/>
        </w:rPr>
        <w:t xml:space="preserve"> заказ</w:t>
      </w:r>
      <w:r w:rsidRPr="00850753">
        <w:rPr>
          <w:rFonts w:cs="Arial"/>
        </w:rPr>
        <w:t>ов</w:t>
      </w:r>
      <w:r w:rsidR="00812FCA">
        <w:rPr>
          <w:rFonts w:cs="Arial"/>
        </w:rPr>
        <w:t xml:space="preserve"> и сетевых графиков</w:t>
      </w:r>
      <w:r w:rsidRPr="00850753">
        <w:rPr>
          <w:rFonts w:cs="Arial"/>
        </w:rPr>
        <w:t xml:space="preserve"> из-за несбалансированности/отсутствия ресурсов</w:t>
      </w:r>
      <w:r w:rsidR="00FF1E34" w:rsidRPr="00850753">
        <w:rPr>
          <w:rFonts w:cs="Arial"/>
        </w:rPr>
        <w:t>,</w:t>
      </w:r>
      <w:r w:rsidRPr="00850753">
        <w:rPr>
          <w:rFonts w:cs="Arial"/>
        </w:rPr>
        <w:t xml:space="preserve"> </w:t>
      </w:r>
      <w:commentRangeStart w:id="81"/>
      <w:r w:rsidR="00F62E46" w:rsidRPr="00850753">
        <w:rPr>
          <w:rFonts w:cs="Arial"/>
        </w:rPr>
        <w:t>Планировщик</w:t>
      </w:r>
      <w:r w:rsidRPr="00850753">
        <w:rPr>
          <w:rFonts w:cs="Arial"/>
        </w:rPr>
        <w:t xml:space="preserve">ом производится изменение </w:t>
      </w:r>
      <w:commentRangeEnd w:id="81"/>
      <w:r w:rsidR="00544372">
        <w:rPr>
          <w:rStyle w:val="aff5"/>
        </w:rPr>
        <w:commentReference w:id="81"/>
      </w:r>
      <w:r w:rsidRPr="00850753">
        <w:rPr>
          <w:rFonts w:cs="Arial"/>
        </w:rPr>
        <w:t>их сроков, и затем повторяется цикл проверки ресурсов по всему обрабатываемому набору</w:t>
      </w:r>
      <w:r w:rsidR="00D139D7" w:rsidRPr="00850753">
        <w:rPr>
          <w:rFonts w:cs="Arial"/>
        </w:rPr>
        <w:t xml:space="preserve"> заказ</w:t>
      </w:r>
      <w:r w:rsidRPr="00850753">
        <w:rPr>
          <w:rFonts w:cs="Arial"/>
        </w:rPr>
        <w:t>ов</w:t>
      </w:r>
      <w:r w:rsidR="00812FCA">
        <w:rPr>
          <w:rFonts w:cs="Arial"/>
        </w:rPr>
        <w:t xml:space="preserve"> и сетевых графиков</w:t>
      </w:r>
      <w:r w:rsidRPr="00850753">
        <w:rPr>
          <w:rFonts w:cs="Arial"/>
        </w:rPr>
        <w:t xml:space="preserve"> заново.</w:t>
      </w:r>
    </w:p>
    <w:p w:rsidR="00DB06B7" w:rsidRPr="00B153FA" w:rsidRDefault="00DB06B7" w:rsidP="00B153FA">
      <w:pPr>
        <w:spacing w:after="240"/>
        <w:rPr>
          <w:rFonts w:cs="Arial"/>
          <w:b/>
        </w:rPr>
      </w:pPr>
      <w:r w:rsidRPr="00DB06B7">
        <w:rPr>
          <w:rFonts w:cs="Arial"/>
          <w:b/>
        </w:rPr>
        <w:t xml:space="preserve">Этап 4. </w:t>
      </w:r>
      <w:r w:rsidRPr="00B153FA">
        <w:rPr>
          <w:rFonts w:cs="Arial"/>
          <w:b/>
        </w:rPr>
        <w:t>Согласование и утверждение плана-графика воздействий на ПА на год</w:t>
      </w:r>
    </w:p>
    <w:p w:rsidR="00DB06B7" w:rsidRPr="009772FB" w:rsidRDefault="00DB06B7" w:rsidP="002E665C">
      <w:pPr>
        <w:pStyle w:val="afa"/>
        <w:numPr>
          <w:ilvl w:val="0"/>
          <w:numId w:val="45"/>
        </w:numPr>
        <w:spacing w:after="240"/>
        <w:ind w:left="851" w:hanging="284"/>
        <w:rPr>
          <w:rFonts w:cs="Arial"/>
        </w:rPr>
      </w:pPr>
      <w:r w:rsidRPr="00A44015">
        <w:rPr>
          <w:rFonts w:cs="Arial"/>
        </w:rPr>
        <w:t xml:space="preserve">Планировщиком </w:t>
      </w:r>
      <w:r w:rsidR="002535C0">
        <w:rPr>
          <w:rFonts w:cs="Arial"/>
        </w:rPr>
        <w:t>ТОиР УО</w:t>
      </w:r>
      <w:r w:rsidR="00BB53B0">
        <w:rPr>
          <w:rFonts w:cs="Arial"/>
        </w:rPr>
        <w:t xml:space="preserve"> </w:t>
      </w:r>
      <w:r w:rsidR="00034904" w:rsidRPr="009772FB">
        <w:rPr>
          <w:rFonts w:cs="Arial"/>
        </w:rPr>
        <w:t xml:space="preserve">производится формирование </w:t>
      </w:r>
      <w:r w:rsidR="0036325B" w:rsidRPr="009772FB">
        <w:rPr>
          <w:rFonts w:cs="Arial"/>
        </w:rPr>
        <w:t xml:space="preserve">из системы бумажного </w:t>
      </w:r>
      <w:r w:rsidR="00034904" w:rsidRPr="009772FB">
        <w:rPr>
          <w:rFonts w:cs="Arial"/>
        </w:rPr>
        <w:t>варианта плана-графика</w:t>
      </w:r>
      <w:r w:rsidR="0036325B" w:rsidRPr="009772FB">
        <w:rPr>
          <w:rFonts w:cs="Arial"/>
        </w:rPr>
        <w:t xml:space="preserve">, и параллельный анализ плана-графика </w:t>
      </w:r>
      <w:r w:rsidR="0046738E" w:rsidRPr="009772FB">
        <w:rPr>
          <w:rFonts w:cs="Arial"/>
        </w:rPr>
        <w:t>в системе (в случае согласования проставляется соответствующий статус на</w:t>
      </w:r>
      <w:r w:rsidR="00D139D7" w:rsidRPr="009772FB">
        <w:rPr>
          <w:rFonts w:cs="Arial"/>
        </w:rPr>
        <w:t xml:space="preserve"> заказ</w:t>
      </w:r>
      <w:r w:rsidR="0046738E" w:rsidRPr="009772FB">
        <w:rPr>
          <w:rFonts w:cs="Arial"/>
        </w:rPr>
        <w:t xml:space="preserve">ах) </w:t>
      </w:r>
      <w:r w:rsidR="0036325B" w:rsidRPr="009772FB">
        <w:rPr>
          <w:rFonts w:cs="Arial"/>
        </w:rPr>
        <w:t xml:space="preserve">и подписание </w:t>
      </w:r>
      <w:r w:rsidR="0046738E" w:rsidRPr="009772FB">
        <w:rPr>
          <w:rFonts w:cs="Arial"/>
        </w:rPr>
        <w:t xml:space="preserve">его </w:t>
      </w:r>
      <w:r w:rsidR="0036325B" w:rsidRPr="009772FB">
        <w:rPr>
          <w:rFonts w:cs="Arial"/>
        </w:rPr>
        <w:t xml:space="preserve">бумажного варианта: </w:t>
      </w:r>
    </w:p>
    <w:p w:rsidR="00DB06B7" w:rsidRPr="00850753" w:rsidRDefault="00F62E46" w:rsidP="00B153FA">
      <w:pPr>
        <w:pStyle w:val="afa"/>
        <w:numPr>
          <w:ilvl w:val="0"/>
          <w:numId w:val="40"/>
        </w:numPr>
        <w:spacing w:after="240"/>
        <w:rPr>
          <w:rFonts w:cs="Arial"/>
        </w:rPr>
      </w:pPr>
      <w:r w:rsidRPr="009772FB">
        <w:rPr>
          <w:rFonts w:cs="Arial"/>
        </w:rPr>
        <w:t>Планировщик</w:t>
      </w:r>
      <w:r w:rsidR="0036325B" w:rsidRPr="009772FB">
        <w:rPr>
          <w:rFonts w:cs="Arial"/>
        </w:rPr>
        <w:t xml:space="preserve">ом </w:t>
      </w:r>
      <w:r w:rsidR="002535C0">
        <w:rPr>
          <w:rFonts w:cs="Arial"/>
        </w:rPr>
        <w:t>ТОиР УО</w:t>
      </w:r>
      <w:r w:rsidR="0036325B" w:rsidRPr="00850753">
        <w:rPr>
          <w:rFonts w:cs="Arial"/>
        </w:rPr>
        <w:t xml:space="preserve">, </w:t>
      </w:r>
    </w:p>
    <w:p w:rsidR="00DB06B7" w:rsidRPr="009772FB" w:rsidRDefault="00DB06B7" w:rsidP="00B153FA">
      <w:pPr>
        <w:pStyle w:val="afa"/>
        <w:numPr>
          <w:ilvl w:val="0"/>
          <w:numId w:val="40"/>
        </w:numPr>
        <w:spacing w:after="240"/>
        <w:rPr>
          <w:rFonts w:cs="Arial"/>
        </w:rPr>
      </w:pPr>
      <w:r w:rsidRPr="00AF2D49">
        <w:rPr>
          <w:rFonts w:cs="Arial"/>
        </w:rPr>
        <w:t>С</w:t>
      </w:r>
      <w:r w:rsidR="0036325B" w:rsidRPr="00176E86">
        <w:rPr>
          <w:rFonts w:cs="Arial"/>
        </w:rPr>
        <w:t xml:space="preserve">таршим </w:t>
      </w:r>
      <w:r w:rsidRPr="009772FB">
        <w:rPr>
          <w:rFonts w:cs="Arial"/>
        </w:rPr>
        <w:t xml:space="preserve">планировщиком </w:t>
      </w:r>
      <w:r w:rsidR="002535C0">
        <w:rPr>
          <w:rFonts w:cs="Arial"/>
        </w:rPr>
        <w:t>ТОиР УО</w:t>
      </w:r>
      <w:r w:rsidR="0036325B" w:rsidRPr="009772FB">
        <w:rPr>
          <w:rFonts w:cs="Arial"/>
        </w:rPr>
        <w:t xml:space="preserve">, </w:t>
      </w:r>
    </w:p>
    <w:p w:rsidR="00DB06B7" w:rsidRDefault="00DB06B7" w:rsidP="00B153FA">
      <w:pPr>
        <w:pStyle w:val="afa"/>
        <w:numPr>
          <w:ilvl w:val="0"/>
          <w:numId w:val="40"/>
        </w:numPr>
        <w:spacing w:after="240"/>
        <w:rPr>
          <w:rFonts w:cs="Arial"/>
        </w:rPr>
      </w:pPr>
      <w:r w:rsidRPr="009772FB">
        <w:rPr>
          <w:rFonts w:cs="Arial"/>
        </w:rPr>
        <w:t>Г</w:t>
      </w:r>
      <w:r w:rsidR="0036325B" w:rsidRPr="009772FB">
        <w:rPr>
          <w:rFonts w:cs="Arial"/>
        </w:rPr>
        <w:t xml:space="preserve">лавным специалистом </w:t>
      </w:r>
      <w:r w:rsidR="002535C0">
        <w:rPr>
          <w:rFonts w:cs="Arial"/>
        </w:rPr>
        <w:t>ТОиР УО</w:t>
      </w:r>
      <w:r w:rsidR="0036325B" w:rsidRPr="009772FB">
        <w:rPr>
          <w:rFonts w:cs="Arial"/>
        </w:rPr>
        <w:t xml:space="preserve">. </w:t>
      </w:r>
    </w:p>
    <w:p w:rsidR="001C6D58" w:rsidRDefault="001C6D58" w:rsidP="00554843">
      <w:pPr>
        <w:pStyle w:val="afa"/>
        <w:numPr>
          <w:ilvl w:val="0"/>
          <w:numId w:val="45"/>
        </w:numPr>
        <w:spacing w:after="240"/>
        <w:ind w:left="851" w:hanging="284"/>
        <w:rPr>
          <w:rFonts w:cs="Arial"/>
        </w:rPr>
      </w:pPr>
      <w:commentRangeStart w:id="82"/>
      <w:r>
        <w:rPr>
          <w:rFonts w:cs="Arial"/>
        </w:rPr>
        <w:t xml:space="preserve">Для воздействий на ЗиС согласование </w:t>
      </w:r>
      <w:commentRangeEnd w:id="82"/>
      <w:r w:rsidR="00544372">
        <w:rPr>
          <w:rStyle w:val="aff5"/>
        </w:rPr>
        <w:commentReference w:id="82"/>
      </w:r>
      <w:r>
        <w:rPr>
          <w:rFonts w:cs="Arial"/>
        </w:rPr>
        <w:t>сетевых графиков осуществляется:</w:t>
      </w:r>
    </w:p>
    <w:p w:rsidR="001C6D58" w:rsidRPr="00850753" w:rsidRDefault="001C6D58" w:rsidP="00554843">
      <w:pPr>
        <w:pStyle w:val="afa"/>
        <w:numPr>
          <w:ilvl w:val="0"/>
          <w:numId w:val="40"/>
        </w:numPr>
        <w:spacing w:after="240"/>
        <w:rPr>
          <w:rFonts w:cs="Arial"/>
        </w:rPr>
      </w:pPr>
      <w:r w:rsidRPr="009772FB">
        <w:rPr>
          <w:rFonts w:cs="Arial"/>
        </w:rPr>
        <w:t xml:space="preserve">Планировщиком </w:t>
      </w:r>
      <w:r>
        <w:rPr>
          <w:rFonts w:cs="Arial"/>
        </w:rPr>
        <w:t>ЗиС</w:t>
      </w:r>
      <w:r w:rsidR="005D77CA">
        <w:rPr>
          <w:rFonts w:cs="Arial"/>
        </w:rPr>
        <w:t xml:space="preserve"> УО</w:t>
      </w:r>
      <w:r w:rsidRPr="00850753">
        <w:rPr>
          <w:rFonts w:cs="Arial"/>
        </w:rPr>
        <w:t xml:space="preserve">, </w:t>
      </w:r>
    </w:p>
    <w:p w:rsidR="001C6D58" w:rsidRPr="009772FB" w:rsidRDefault="001C6D58" w:rsidP="00554843">
      <w:pPr>
        <w:pStyle w:val="afa"/>
        <w:numPr>
          <w:ilvl w:val="0"/>
          <w:numId w:val="40"/>
        </w:numPr>
        <w:spacing w:after="240"/>
        <w:rPr>
          <w:rFonts w:cs="Arial"/>
        </w:rPr>
      </w:pPr>
      <w:r w:rsidRPr="00AF2D49">
        <w:rPr>
          <w:rFonts w:cs="Arial"/>
        </w:rPr>
        <w:t>С</w:t>
      </w:r>
      <w:r w:rsidRPr="00176E86">
        <w:rPr>
          <w:rFonts w:cs="Arial"/>
        </w:rPr>
        <w:t xml:space="preserve">таршим </w:t>
      </w:r>
      <w:r w:rsidRPr="009772FB">
        <w:rPr>
          <w:rFonts w:cs="Arial"/>
        </w:rPr>
        <w:t xml:space="preserve">планировщиком </w:t>
      </w:r>
      <w:r>
        <w:rPr>
          <w:rFonts w:cs="Arial"/>
        </w:rPr>
        <w:t>ТОиР УО.</w:t>
      </w:r>
      <w:r w:rsidRPr="009772FB">
        <w:rPr>
          <w:rFonts w:cs="Arial"/>
        </w:rPr>
        <w:t xml:space="preserve"> </w:t>
      </w:r>
    </w:p>
    <w:p w:rsidR="00DB06B7" w:rsidRPr="00850753" w:rsidRDefault="0036325B" w:rsidP="002E665C">
      <w:pPr>
        <w:pStyle w:val="afa"/>
        <w:numPr>
          <w:ilvl w:val="0"/>
          <w:numId w:val="46"/>
        </w:numPr>
        <w:spacing w:after="240"/>
        <w:ind w:left="851" w:hanging="284"/>
        <w:rPr>
          <w:rFonts w:cs="Arial"/>
        </w:rPr>
      </w:pPr>
      <w:r w:rsidRPr="009772FB">
        <w:rPr>
          <w:rFonts w:cs="Arial"/>
        </w:rPr>
        <w:t>После согласования</w:t>
      </w:r>
      <w:r w:rsidR="00DB06B7" w:rsidRPr="009772FB">
        <w:rPr>
          <w:rFonts w:cs="Arial"/>
        </w:rPr>
        <w:t xml:space="preserve"> плана-графика</w:t>
      </w:r>
      <w:r w:rsidRPr="009772FB">
        <w:rPr>
          <w:rFonts w:cs="Arial"/>
        </w:rPr>
        <w:t xml:space="preserve"> </w:t>
      </w:r>
      <w:r w:rsidR="00DB06B7" w:rsidRPr="009772FB">
        <w:rPr>
          <w:rFonts w:cs="Arial"/>
        </w:rPr>
        <w:t xml:space="preserve">Главным </w:t>
      </w:r>
      <w:r w:rsidRPr="009772FB">
        <w:rPr>
          <w:rFonts w:cs="Arial"/>
        </w:rPr>
        <w:t xml:space="preserve">специалистом </w:t>
      </w:r>
      <w:r w:rsidR="002535C0">
        <w:rPr>
          <w:rFonts w:cs="Arial"/>
        </w:rPr>
        <w:t>ТОиР УО</w:t>
      </w:r>
      <w:r w:rsidR="00120649" w:rsidRPr="009772FB">
        <w:rPr>
          <w:rFonts w:cs="Arial"/>
        </w:rPr>
        <w:t>,</w:t>
      </w:r>
      <w:r w:rsidRPr="009772FB">
        <w:rPr>
          <w:rFonts w:cs="Arial"/>
        </w:rPr>
        <w:t xml:space="preserve"> </w:t>
      </w:r>
      <w:r w:rsidR="006624A9" w:rsidRPr="009772FB">
        <w:rPr>
          <w:rFonts w:cs="Arial"/>
        </w:rPr>
        <w:t>рассчитанный</w:t>
      </w:r>
      <w:r w:rsidRPr="009772FB">
        <w:rPr>
          <w:rFonts w:cs="Arial"/>
        </w:rPr>
        <w:t xml:space="preserve"> </w:t>
      </w:r>
      <w:r w:rsidRPr="00850753">
        <w:rPr>
          <w:rFonts w:cs="Arial"/>
        </w:rPr>
        <w:t>планов</w:t>
      </w:r>
      <w:r w:rsidR="006624A9" w:rsidRPr="00850753">
        <w:rPr>
          <w:rFonts w:cs="Arial"/>
        </w:rPr>
        <w:t>ый</w:t>
      </w:r>
      <w:r w:rsidRPr="00850753">
        <w:rPr>
          <w:rFonts w:cs="Arial"/>
        </w:rPr>
        <w:t xml:space="preserve"> КТГ</w:t>
      </w:r>
      <w:r w:rsidR="006624A9" w:rsidRPr="00850753">
        <w:rPr>
          <w:rFonts w:cs="Arial"/>
        </w:rPr>
        <w:t xml:space="preserve"> по группам оборудования</w:t>
      </w:r>
      <w:r w:rsidRPr="00850753">
        <w:rPr>
          <w:rFonts w:cs="Arial"/>
        </w:rPr>
        <w:t xml:space="preserve"> переда</w:t>
      </w:r>
      <w:r w:rsidR="006624A9" w:rsidRPr="00850753">
        <w:rPr>
          <w:rFonts w:cs="Arial"/>
        </w:rPr>
        <w:t>е</w:t>
      </w:r>
      <w:r w:rsidRPr="00850753">
        <w:rPr>
          <w:rFonts w:cs="Arial"/>
        </w:rPr>
        <w:t xml:space="preserve">тся в ПТО (при наличии системы </w:t>
      </w:r>
      <w:r w:rsidR="00B213DA">
        <w:rPr>
          <w:rFonts w:cs="Arial"/>
          <w:lang w:val="en-US"/>
        </w:rPr>
        <w:t>FS</w:t>
      </w:r>
      <w:r w:rsidR="00B213DA" w:rsidRPr="009721BA">
        <w:rPr>
          <w:rFonts w:cs="Arial"/>
        </w:rPr>
        <w:t>-</w:t>
      </w:r>
      <w:r w:rsidR="00B213DA">
        <w:rPr>
          <w:rFonts w:cs="Arial"/>
          <w:lang w:val="en-US"/>
        </w:rPr>
        <w:t>PER</w:t>
      </w:r>
      <w:r w:rsidR="00B213DA" w:rsidRPr="00850753">
        <w:rPr>
          <w:rFonts w:cs="Arial"/>
        </w:rPr>
        <w:t xml:space="preserve"> </w:t>
      </w:r>
      <w:r w:rsidRPr="00850753">
        <w:rPr>
          <w:rFonts w:cs="Arial"/>
        </w:rPr>
        <w:t>–</w:t>
      </w:r>
      <w:r w:rsidR="005915D4" w:rsidRPr="00AF2D49">
        <w:rPr>
          <w:rFonts w:cs="Arial"/>
        </w:rPr>
        <w:t xml:space="preserve"> </w:t>
      </w:r>
      <w:r w:rsidRPr="00754AC0">
        <w:rPr>
          <w:rFonts w:cs="Arial"/>
        </w:rPr>
        <w:t>при помощи механизма</w:t>
      </w:r>
      <w:r w:rsidRPr="00176E86">
        <w:rPr>
          <w:rFonts w:cs="Arial"/>
        </w:rPr>
        <w:t xml:space="preserve"> инте</w:t>
      </w:r>
      <w:r w:rsidR="003F3728" w:rsidRPr="00176E86">
        <w:rPr>
          <w:rFonts w:cs="Arial"/>
        </w:rPr>
        <w:t>грации между системами</w:t>
      </w:r>
      <w:r w:rsidR="003F3728" w:rsidRPr="00850753">
        <w:rPr>
          <w:rFonts w:cs="Arial"/>
        </w:rPr>
        <w:t xml:space="preserve">), </w:t>
      </w:r>
    </w:p>
    <w:p w:rsidR="007070CA" w:rsidRPr="009772FB" w:rsidRDefault="002E665C" w:rsidP="002E665C">
      <w:pPr>
        <w:pStyle w:val="afa"/>
        <w:numPr>
          <w:ilvl w:val="0"/>
          <w:numId w:val="46"/>
        </w:numPr>
        <w:spacing w:after="240"/>
        <w:ind w:left="851" w:hanging="284"/>
        <w:rPr>
          <w:rFonts w:cs="Arial"/>
        </w:rPr>
      </w:pPr>
      <w:r>
        <w:rPr>
          <w:rFonts w:cs="Arial"/>
        </w:rPr>
        <w:t>П</w:t>
      </w:r>
      <w:r w:rsidR="00E95445" w:rsidRPr="00AF2D49">
        <w:rPr>
          <w:rFonts w:cs="Arial"/>
        </w:rPr>
        <w:t xml:space="preserve">лан-график </w:t>
      </w:r>
      <w:r w:rsidR="00E95445" w:rsidRPr="00DC5E5B">
        <w:rPr>
          <w:rFonts w:cs="Arial"/>
        </w:rPr>
        <w:t xml:space="preserve">согласовывается </w:t>
      </w:r>
      <w:r w:rsidR="003F3728" w:rsidRPr="00DC5E5B">
        <w:rPr>
          <w:rFonts w:cs="Arial"/>
        </w:rPr>
        <w:t>Г</w:t>
      </w:r>
      <w:r w:rsidR="0036325B" w:rsidRPr="00DC5E5B">
        <w:rPr>
          <w:rFonts w:cs="Arial"/>
        </w:rPr>
        <w:t>лавн</w:t>
      </w:r>
      <w:r w:rsidR="00E95445" w:rsidRPr="00DC5E5B">
        <w:rPr>
          <w:rFonts w:cs="Arial"/>
        </w:rPr>
        <w:t>ы</w:t>
      </w:r>
      <w:r w:rsidR="0036325B" w:rsidRPr="00DC5E5B">
        <w:rPr>
          <w:rFonts w:cs="Arial"/>
        </w:rPr>
        <w:t>м</w:t>
      </w:r>
      <w:r w:rsidR="009262AC" w:rsidRPr="00DC5E5B">
        <w:rPr>
          <w:rFonts w:cs="Arial"/>
        </w:rPr>
        <w:t xml:space="preserve"> инженер</w:t>
      </w:r>
      <w:r w:rsidR="00E95445" w:rsidRPr="00DC5E5B">
        <w:rPr>
          <w:rFonts w:cs="Arial"/>
        </w:rPr>
        <w:t>ом</w:t>
      </w:r>
      <w:r w:rsidR="009262AC" w:rsidRPr="00DC5E5B">
        <w:rPr>
          <w:rFonts w:cs="Arial"/>
        </w:rPr>
        <w:t xml:space="preserve"> </w:t>
      </w:r>
      <w:r w:rsidR="00752C70" w:rsidRPr="00DC5E5B">
        <w:rPr>
          <w:rFonts w:cs="Arial"/>
        </w:rPr>
        <w:t>УО</w:t>
      </w:r>
      <w:r w:rsidR="005C079C">
        <w:rPr>
          <w:rFonts w:cs="Arial"/>
        </w:rPr>
        <w:t>.</w:t>
      </w:r>
    </w:p>
    <w:p w:rsidR="00DB06B7" w:rsidRPr="009772FB" w:rsidRDefault="002E665C" w:rsidP="002E665C">
      <w:pPr>
        <w:pStyle w:val="afa"/>
        <w:numPr>
          <w:ilvl w:val="0"/>
          <w:numId w:val="46"/>
        </w:numPr>
        <w:spacing w:after="240"/>
        <w:ind w:left="851" w:hanging="284"/>
        <w:rPr>
          <w:rFonts w:cs="Arial"/>
        </w:rPr>
      </w:pPr>
      <w:commentRangeStart w:id="83"/>
      <w:r>
        <w:rPr>
          <w:rFonts w:cs="Arial"/>
        </w:rPr>
        <w:t>Б</w:t>
      </w:r>
      <w:r w:rsidR="002E3D19" w:rsidRPr="009772FB">
        <w:rPr>
          <w:rFonts w:cs="Arial"/>
        </w:rPr>
        <w:t>юджет</w:t>
      </w:r>
      <w:commentRangeEnd w:id="83"/>
      <w:r w:rsidR="00544372">
        <w:rPr>
          <w:rStyle w:val="aff5"/>
        </w:rPr>
        <w:commentReference w:id="83"/>
      </w:r>
      <w:r w:rsidR="002E3D19" w:rsidRPr="009772FB">
        <w:rPr>
          <w:rFonts w:cs="Arial"/>
        </w:rPr>
        <w:t xml:space="preserve"> рассматривается Техническим Комитетом </w:t>
      </w:r>
      <w:r w:rsidR="00752C70">
        <w:rPr>
          <w:rFonts w:cs="Arial"/>
        </w:rPr>
        <w:t>УО</w:t>
      </w:r>
      <w:r w:rsidR="009262AC" w:rsidRPr="009772FB">
        <w:rPr>
          <w:rFonts w:cs="Arial"/>
        </w:rPr>
        <w:t>.</w:t>
      </w:r>
      <w:r w:rsidR="0046738E" w:rsidRPr="009772FB">
        <w:rPr>
          <w:rFonts w:cs="Arial"/>
        </w:rPr>
        <w:t xml:space="preserve"> </w:t>
      </w:r>
    </w:p>
    <w:p w:rsidR="007070CA" w:rsidRPr="00850753" w:rsidRDefault="002E665C" w:rsidP="002E665C">
      <w:pPr>
        <w:pStyle w:val="afa"/>
        <w:numPr>
          <w:ilvl w:val="0"/>
          <w:numId w:val="46"/>
        </w:numPr>
        <w:spacing w:after="240"/>
        <w:ind w:left="851" w:hanging="284"/>
        <w:rPr>
          <w:rFonts w:cs="Arial"/>
        </w:rPr>
      </w:pPr>
      <w:commentRangeStart w:id="84"/>
      <w:r>
        <w:rPr>
          <w:rFonts w:cs="Arial"/>
        </w:rPr>
        <w:t>Ф</w:t>
      </w:r>
      <w:r w:rsidR="0046738E">
        <w:rPr>
          <w:rFonts w:cs="Arial"/>
        </w:rPr>
        <w:t>ормируется потребность</w:t>
      </w:r>
      <w:r w:rsidR="003F3728">
        <w:rPr>
          <w:rFonts w:cs="Arial"/>
        </w:rPr>
        <w:t xml:space="preserve"> для службы МТО</w:t>
      </w:r>
      <w:r w:rsidR="0046738E">
        <w:rPr>
          <w:rFonts w:cs="Arial"/>
        </w:rPr>
        <w:t xml:space="preserve"> в закупаемых МТР и услугах на </w:t>
      </w:r>
      <w:r w:rsidR="0030339E">
        <w:rPr>
          <w:rFonts w:cs="Arial"/>
        </w:rPr>
        <w:t>планируемый год</w:t>
      </w:r>
      <w:r w:rsidR="003F3728">
        <w:rPr>
          <w:rFonts w:cs="Arial"/>
        </w:rPr>
        <w:t xml:space="preserve">. </w:t>
      </w:r>
      <w:r w:rsidR="003F3728" w:rsidRPr="00850753">
        <w:rPr>
          <w:rFonts w:cs="Arial"/>
        </w:rPr>
        <w:t xml:space="preserve">На данном </w:t>
      </w:r>
      <w:commentRangeEnd w:id="84"/>
      <w:r w:rsidR="002A0D8E">
        <w:rPr>
          <w:rStyle w:val="aff5"/>
        </w:rPr>
        <w:commentReference w:id="84"/>
      </w:r>
      <w:r w:rsidR="003F3728" w:rsidRPr="00850753">
        <w:rPr>
          <w:rFonts w:cs="Arial"/>
        </w:rPr>
        <w:t>этапе физические объемы воздействий на ПА, определенные в</w:t>
      </w:r>
      <w:r w:rsidR="00D139D7" w:rsidRPr="00850753">
        <w:rPr>
          <w:rFonts w:cs="Arial"/>
        </w:rPr>
        <w:t xml:space="preserve"> заказ</w:t>
      </w:r>
      <w:r w:rsidR="003F3728" w:rsidRPr="00850753">
        <w:rPr>
          <w:rFonts w:cs="Arial"/>
        </w:rPr>
        <w:t>ах ТОРО</w:t>
      </w:r>
      <w:r w:rsidR="00307F8D" w:rsidRPr="008767CC">
        <w:rPr>
          <w:rFonts w:cs="Arial"/>
        </w:rPr>
        <w:t xml:space="preserve"> </w:t>
      </w:r>
      <w:r w:rsidR="00307F8D">
        <w:rPr>
          <w:rFonts w:cs="Arial"/>
        </w:rPr>
        <w:t>и сетевых графиках</w:t>
      </w:r>
      <w:r w:rsidR="003F3728" w:rsidRPr="00850753">
        <w:rPr>
          <w:rFonts w:cs="Arial"/>
        </w:rPr>
        <w:t>, считаются со</w:t>
      </w:r>
      <w:r w:rsidR="00A75FD9" w:rsidRPr="00850753">
        <w:rPr>
          <w:rFonts w:cs="Arial"/>
        </w:rPr>
        <w:t>г</w:t>
      </w:r>
      <w:r w:rsidR="003F3728" w:rsidRPr="00850753">
        <w:rPr>
          <w:rFonts w:cs="Arial"/>
        </w:rPr>
        <w:t xml:space="preserve">ласованными. </w:t>
      </w:r>
    </w:p>
    <w:p w:rsidR="003F3728" w:rsidRPr="00754AC0" w:rsidRDefault="002E665C" w:rsidP="002E665C">
      <w:pPr>
        <w:pStyle w:val="afa"/>
        <w:numPr>
          <w:ilvl w:val="0"/>
          <w:numId w:val="46"/>
        </w:numPr>
        <w:spacing w:after="240"/>
        <w:ind w:left="851" w:hanging="284"/>
        <w:rPr>
          <w:rFonts w:cs="Arial"/>
        </w:rPr>
      </w:pPr>
      <w:r>
        <w:rPr>
          <w:rFonts w:cs="Arial"/>
        </w:rPr>
        <w:t>П</w:t>
      </w:r>
      <w:r w:rsidR="003F3728" w:rsidRPr="00850753">
        <w:rPr>
          <w:rFonts w:cs="Arial"/>
        </w:rPr>
        <w:t xml:space="preserve">роводится формирование и согласование в системе MCB годового бюджета воздействий на ПА (см. КД </w:t>
      </w:r>
      <w:r w:rsidR="001710A8">
        <w:rPr>
          <w:rFonts w:cs="Arial"/>
        </w:rPr>
        <w:t>ERP.</w:t>
      </w:r>
      <w:r w:rsidR="000B519E">
        <w:rPr>
          <w:rFonts w:cs="Arial"/>
        </w:rPr>
        <w:t>4.6.1.2.</w:t>
      </w:r>
      <w:r w:rsidR="003F3728" w:rsidRPr="00850753">
        <w:rPr>
          <w:rFonts w:cs="Arial"/>
        </w:rPr>
        <w:t xml:space="preserve">51.PM.КД </w:t>
      </w:r>
      <w:r w:rsidR="00307F8D">
        <w:rPr>
          <w:rFonts w:cs="Arial"/>
        </w:rPr>
        <w:t>«</w:t>
      </w:r>
      <w:r w:rsidR="003F3728" w:rsidRPr="00850753">
        <w:rPr>
          <w:rFonts w:cs="Arial"/>
        </w:rPr>
        <w:t>Формирование и управление бюджетами ТОиР</w:t>
      </w:r>
      <w:r w:rsidR="00307F8D">
        <w:rPr>
          <w:rFonts w:cs="Arial"/>
        </w:rPr>
        <w:t>»</w:t>
      </w:r>
      <w:r w:rsidR="003F3728" w:rsidRPr="00850753">
        <w:rPr>
          <w:rFonts w:cs="Arial"/>
        </w:rPr>
        <w:t>), по результатам которого формируются лимиты бюджета, которые автоматически передаются на СПП-элементы, к которым привязаны</w:t>
      </w:r>
      <w:r w:rsidR="00D139D7" w:rsidRPr="00AF2D49">
        <w:rPr>
          <w:rFonts w:cs="Arial"/>
        </w:rPr>
        <w:t xml:space="preserve"> заказ</w:t>
      </w:r>
      <w:r w:rsidR="003F3728" w:rsidRPr="00754AC0">
        <w:rPr>
          <w:rFonts w:cs="Arial"/>
        </w:rPr>
        <w:t>ы ТОРО</w:t>
      </w:r>
      <w:r w:rsidR="00307F8D">
        <w:rPr>
          <w:rFonts w:cs="Arial"/>
        </w:rPr>
        <w:t xml:space="preserve"> и сетевые графики</w:t>
      </w:r>
      <w:r w:rsidR="003F3728" w:rsidRPr="00754AC0">
        <w:rPr>
          <w:rFonts w:cs="Arial"/>
        </w:rPr>
        <w:t>.</w:t>
      </w:r>
    </w:p>
    <w:p w:rsidR="0036325B" w:rsidRPr="009772FB" w:rsidRDefault="0036325B" w:rsidP="002E665C">
      <w:pPr>
        <w:pStyle w:val="afa"/>
        <w:numPr>
          <w:ilvl w:val="0"/>
          <w:numId w:val="46"/>
        </w:numPr>
        <w:spacing w:after="240"/>
        <w:ind w:left="851" w:hanging="284"/>
        <w:rPr>
          <w:rFonts w:cs="Arial"/>
        </w:rPr>
      </w:pPr>
      <w:r w:rsidRPr="00176E86">
        <w:rPr>
          <w:rFonts w:cs="Arial"/>
        </w:rPr>
        <w:t>В случае наличия замечаний от различных участников согласования,</w:t>
      </w:r>
      <w:r w:rsidR="0046738E" w:rsidRPr="00176E86">
        <w:rPr>
          <w:rFonts w:cs="Arial"/>
        </w:rPr>
        <w:t xml:space="preserve"> в том числе</w:t>
      </w:r>
      <w:r w:rsidR="00E95445" w:rsidRPr="00A44015">
        <w:rPr>
          <w:rFonts w:cs="Arial"/>
        </w:rPr>
        <w:t xml:space="preserve"> после принятия версии бюджета</w:t>
      </w:r>
      <w:r w:rsidR="0046738E" w:rsidRPr="009772FB">
        <w:rPr>
          <w:rFonts w:cs="Arial"/>
        </w:rPr>
        <w:t>,</w:t>
      </w:r>
      <w:r w:rsidRPr="009772FB">
        <w:rPr>
          <w:rFonts w:cs="Arial"/>
        </w:rPr>
        <w:t xml:space="preserve"> замечания передаются </w:t>
      </w:r>
      <w:r w:rsidR="00F62E46" w:rsidRPr="009772FB">
        <w:rPr>
          <w:rFonts w:cs="Arial"/>
        </w:rPr>
        <w:t>Планировщик</w:t>
      </w:r>
      <w:r w:rsidRPr="009772FB">
        <w:rPr>
          <w:rFonts w:cs="Arial"/>
        </w:rPr>
        <w:t>у</w:t>
      </w:r>
      <w:r w:rsidR="00E95445" w:rsidRPr="009772FB">
        <w:rPr>
          <w:rFonts w:cs="Arial"/>
        </w:rPr>
        <w:t xml:space="preserve"> </w:t>
      </w:r>
      <w:r w:rsidR="002535C0">
        <w:rPr>
          <w:rFonts w:cs="Arial"/>
        </w:rPr>
        <w:t>ТОиР УО</w:t>
      </w:r>
      <w:r w:rsidR="00307F8D">
        <w:rPr>
          <w:rFonts w:cs="Arial"/>
        </w:rPr>
        <w:t xml:space="preserve"> или </w:t>
      </w:r>
      <w:commentRangeStart w:id="85"/>
      <w:r w:rsidR="00307F8D">
        <w:rPr>
          <w:rFonts w:cs="Arial"/>
        </w:rPr>
        <w:t>Планировщику ЗиС</w:t>
      </w:r>
      <w:r w:rsidR="005D77CA">
        <w:rPr>
          <w:rFonts w:cs="Arial"/>
        </w:rPr>
        <w:t xml:space="preserve"> УО</w:t>
      </w:r>
      <w:r w:rsidRPr="009772FB">
        <w:rPr>
          <w:rFonts w:cs="Arial"/>
        </w:rPr>
        <w:t xml:space="preserve">, </w:t>
      </w:r>
      <w:commentRangeEnd w:id="85"/>
      <w:r w:rsidR="002A0D8E">
        <w:rPr>
          <w:rStyle w:val="aff5"/>
        </w:rPr>
        <w:commentReference w:id="85"/>
      </w:r>
      <w:r w:rsidRPr="009772FB">
        <w:rPr>
          <w:rFonts w:cs="Arial"/>
        </w:rPr>
        <w:t>он выполняет корректировку</w:t>
      </w:r>
      <w:r w:rsidR="00D139D7" w:rsidRPr="009772FB">
        <w:rPr>
          <w:rFonts w:cs="Arial"/>
        </w:rPr>
        <w:t xml:space="preserve"> заказ</w:t>
      </w:r>
      <w:r w:rsidRPr="009772FB">
        <w:rPr>
          <w:rFonts w:cs="Arial"/>
        </w:rPr>
        <w:t>ов</w:t>
      </w:r>
      <w:r w:rsidR="00307F8D">
        <w:rPr>
          <w:rFonts w:cs="Arial"/>
        </w:rPr>
        <w:t>/ сетевых графиков</w:t>
      </w:r>
      <w:r w:rsidRPr="009772FB">
        <w:rPr>
          <w:rFonts w:cs="Arial"/>
        </w:rPr>
        <w:t xml:space="preserve"> с учетом полученных замечаний и повторяет цикл анализа запланированных ресурсов перед повторной отправкой плана-графика на согласование</w:t>
      </w:r>
      <w:r w:rsidR="00E95445" w:rsidRPr="009772FB">
        <w:rPr>
          <w:rFonts w:cs="Arial"/>
        </w:rPr>
        <w:t xml:space="preserve"> (повторяется вначале согласование в системе </w:t>
      </w:r>
      <w:r w:rsidR="00E95445" w:rsidRPr="009772FB">
        <w:rPr>
          <w:rFonts w:cs="Arial"/>
          <w:lang w:val="en-US"/>
        </w:rPr>
        <w:t>S</w:t>
      </w:r>
      <w:r w:rsidR="00E95445" w:rsidRPr="009772FB">
        <w:rPr>
          <w:rFonts w:cs="Arial"/>
        </w:rPr>
        <w:t>/4</w:t>
      </w:r>
      <w:r w:rsidR="00E95445" w:rsidRPr="009772FB">
        <w:rPr>
          <w:rFonts w:cs="Arial"/>
          <w:lang w:val="en-US"/>
        </w:rPr>
        <w:t>HANA</w:t>
      </w:r>
      <w:r w:rsidR="00E95445" w:rsidRPr="009772FB">
        <w:rPr>
          <w:rFonts w:cs="Arial"/>
        </w:rPr>
        <w:t xml:space="preserve">, затем в </w:t>
      </w:r>
      <w:r w:rsidR="00E95445" w:rsidRPr="009772FB">
        <w:rPr>
          <w:rFonts w:cs="Arial"/>
          <w:lang w:val="en-US"/>
        </w:rPr>
        <w:t>MCB</w:t>
      </w:r>
      <w:r w:rsidR="00E95445" w:rsidRPr="009772FB">
        <w:rPr>
          <w:rFonts w:cs="Arial"/>
        </w:rPr>
        <w:t>)</w:t>
      </w:r>
      <w:r w:rsidRPr="009772FB">
        <w:rPr>
          <w:rFonts w:cs="Arial"/>
        </w:rPr>
        <w:t>.</w:t>
      </w:r>
    </w:p>
    <w:p w:rsidR="007070CA" w:rsidRPr="00850753" w:rsidRDefault="003F3728" w:rsidP="002E665C">
      <w:pPr>
        <w:pStyle w:val="afa"/>
        <w:numPr>
          <w:ilvl w:val="0"/>
          <w:numId w:val="46"/>
        </w:numPr>
        <w:spacing w:after="240"/>
        <w:ind w:left="851" w:hanging="284"/>
        <w:rPr>
          <w:rFonts w:cs="Arial"/>
        </w:rPr>
      </w:pPr>
      <w:r w:rsidRPr="007070CA">
        <w:rPr>
          <w:rFonts w:cs="Arial"/>
        </w:rPr>
        <w:t xml:space="preserve">После </w:t>
      </w:r>
      <w:r w:rsidR="007070CA" w:rsidRPr="00B153FA">
        <w:rPr>
          <w:rFonts w:cs="Arial"/>
        </w:rPr>
        <w:t>утверждения</w:t>
      </w:r>
      <w:r w:rsidRPr="007070CA">
        <w:rPr>
          <w:rFonts w:cs="Arial"/>
        </w:rPr>
        <w:t xml:space="preserve"> бюджета </w:t>
      </w:r>
      <w:r w:rsidR="007070CA" w:rsidRPr="00B153FA">
        <w:rPr>
          <w:rFonts w:cs="Arial"/>
        </w:rPr>
        <w:t>и анализа плана-графика воздействий на ПА С</w:t>
      </w:r>
      <w:r w:rsidRPr="007070CA">
        <w:rPr>
          <w:rFonts w:cs="Arial"/>
        </w:rPr>
        <w:t xml:space="preserve">тарший </w:t>
      </w:r>
      <w:r w:rsidR="007070CA" w:rsidRPr="00B153FA">
        <w:rPr>
          <w:rFonts w:cs="Arial"/>
        </w:rPr>
        <w:t>п</w:t>
      </w:r>
      <w:r w:rsidR="00F62E46" w:rsidRPr="007070CA">
        <w:rPr>
          <w:rFonts w:cs="Arial"/>
        </w:rPr>
        <w:t>ланировщик</w:t>
      </w:r>
      <w:r w:rsidRPr="007070CA">
        <w:rPr>
          <w:rFonts w:cs="Arial"/>
        </w:rPr>
        <w:t xml:space="preserve"> </w:t>
      </w:r>
      <w:r w:rsidR="002535C0">
        <w:rPr>
          <w:rFonts w:cs="Arial"/>
        </w:rPr>
        <w:t>ТОиР УО</w:t>
      </w:r>
      <w:r w:rsidR="00BB53B0">
        <w:rPr>
          <w:rFonts w:cs="Arial"/>
        </w:rPr>
        <w:t xml:space="preserve"> </w:t>
      </w:r>
      <w:r w:rsidRPr="00850753">
        <w:rPr>
          <w:rFonts w:cs="Arial"/>
        </w:rPr>
        <w:t>устанавливает на</w:t>
      </w:r>
      <w:r w:rsidR="00D139D7" w:rsidRPr="00850753">
        <w:rPr>
          <w:rFonts w:cs="Arial"/>
        </w:rPr>
        <w:t xml:space="preserve"> заказ</w:t>
      </w:r>
      <w:r w:rsidRPr="00850753">
        <w:rPr>
          <w:rFonts w:cs="Arial"/>
        </w:rPr>
        <w:t>ах статус</w:t>
      </w:r>
      <w:r w:rsidR="005C079C">
        <w:rPr>
          <w:rFonts w:cs="Arial"/>
        </w:rPr>
        <w:t xml:space="preserve"> УТВГ</w:t>
      </w:r>
      <w:r w:rsidRPr="00850753">
        <w:rPr>
          <w:rFonts w:cs="Arial"/>
        </w:rPr>
        <w:t>, показывающий, что</w:t>
      </w:r>
      <w:r w:rsidR="00D139D7" w:rsidRPr="00AF2D49">
        <w:rPr>
          <w:rFonts w:cs="Arial"/>
        </w:rPr>
        <w:t xml:space="preserve"> заказ</w:t>
      </w:r>
      <w:r w:rsidRPr="00754AC0">
        <w:rPr>
          <w:rFonts w:cs="Arial"/>
        </w:rPr>
        <w:t>ы утверждены в годовой программе</w:t>
      </w:r>
      <w:r w:rsidRPr="00850753">
        <w:rPr>
          <w:rFonts w:cs="Arial"/>
        </w:rPr>
        <w:t xml:space="preserve">. </w:t>
      </w:r>
    </w:p>
    <w:p w:rsidR="003F3728" w:rsidRPr="00176E86" w:rsidRDefault="00D318A7" w:rsidP="002E665C">
      <w:pPr>
        <w:pStyle w:val="afa"/>
        <w:numPr>
          <w:ilvl w:val="0"/>
          <w:numId w:val="46"/>
        </w:numPr>
        <w:spacing w:after="240"/>
        <w:ind w:left="851" w:hanging="284"/>
        <w:rPr>
          <w:rFonts w:cs="Arial"/>
        </w:rPr>
      </w:pPr>
      <w:r w:rsidRPr="00AF2D49">
        <w:rPr>
          <w:rFonts w:cs="Arial"/>
        </w:rPr>
        <w:t xml:space="preserve">После установки данного статуса передается </w:t>
      </w:r>
      <w:commentRangeStart w:id="86"/>
      <w:r w:rsidRPr="00AF2D49">
        <w:rPr>
          <w:rFonts w:cs="Arial"/>
        </w:rPr>
        <w:t>потребность д</w:t>
      </w:r>
      <w:r w:rsidR="00921054" w:rsidRPr="00176E86">
        <w:rPr>
          <w:rFonts w:cs="Arial"/>
        </w:rPr>
        <w:t xml:space="preserve">ля </w:t>
      </w:r>
      <w:r w:rsidR="00921054" w:rsidRPr="00A44015">
        <w:rPr>
          <w:rFonts w:cs="Arial"/>
        </w:rPr>
        <w:t>обеспечения</w:t>
      </w:r>
      <w:r w:rsidRPr="009772FB">
        <w:rPr>
          <w:rFonts w:cs="Arial"/>
        </w:rPr>
        <w:t xml:space="preserve"> закупки</w:t>
      </w:r>
      <w:r w:rsidR="00A75FD9" w:rsidRPr="009772FB">
        <w:rPr>
          <w:rFonts w:cs="Arial"/>
        </w:rPr>
        <w:t xml:space="preserve"> (см. КД «</w:t>
      </w:r>
      <w:r w:rsidR="001710A8">
        <w:rPr>
          <w:rFonts w:cs="Arial"/>
        </w:rPr>
        <w:t>ERP.</w:t>
      </w:r>
      <w:r w:rsidR="000B519E">
        <w:rPr>
          <w:rFonts w:cs="Arial"/>
        </w:rPr>
        <w:t>4.6.1.2.</w:t>
      </w:r>
      <w:r w:rsidR="00A75FD9" w:rsidRPr="009772FB">
        <w:rPr>
          <w:rFonts w:cs="Arial"/>
        </w:rPr>
        <w:t xml:space="preserve">58 Планирование обеспечения </w:t>
      </w:r>
      <w:commentRangeEnd w:id="86"/>
      <w:r w:rsidR="002A0D8E">
        <w:rPr>
          <w:rStyle w:val="aff5"/>
        </w:rPr>
        <w:commentReference w:id="86"/>
      </w:r>
      <w:r w:rsidR="00A75FD9" w:rsidRPr="009772FB">
        <w:rPr>
          <w:rFonts w:cs="Arial"/>
        </w:rPr>
        <w:t>МТР, работами и услугами»)</w:t>
      </w:r>
      <w:r w:rsidR="00921054" w:rsidRPr="00850753">
        <w:rPr>
          <w:rFonts w:cs="Arial"/>
        </w:rPr>
        <w:t xml:space="preserve">. </w:t>
      </w:r>
      <w:r w:rsidR="003F3728" w:rsidRPr="00850753">
        <w:rPr>
          <w:rFonts w:cs="Arial"/>
        </w:rPr>
        <w:t>Последующая обработка</w:t>
      </w:r>
      <w:r w:rsidR="00D139D7" w:rsidRPr="00AF2D49">
        <w:rPr>
          <w:rFonts w:cs="Arial"/>
        </w:rPr>
        <w:t xml:space="preserve"> заказ</w:t>
      </w:r>
      <w:r w:rsidR="003F3728" w:rsidRPr="00754AC0">
        <w:rPr>
          <w:rFonts w:cs="Arial"/>
        </w:rPr>
        <w:t xml:space="preserve">ов </w:t>
      </w:r>
      <w:r w:rsidR="00921054" w:rsidRPr="00176E86">
        <w:rPr>
          <w:rFonts w:cs="Arial"/>
        </w:rPr>
        <w:t xml:space="preserve">ТОРО </w:t>
      </w:r>
      <w:r w:rsidR="00307F8D">
        <w:rPr>
          <w:rFonts w:cs="Arial"/>
        </w:rPr>
        <w:t xml:space="preserve">и сетевых графиков </w:t>
      </w:r>
      <w:r w:rsidR="003F3728" w:rsidRPr="00176E86">
        <w:rPr>
          <w:rFonts w:cs="Arial"/>
        </w:rPr>
        <w:t>вып</w:t>
      </w:r>
      <w:r w:rsidR="003F3728" w:rsidRPr="00A44015">
        <w:rPr>
          <w:rFonts w:cs="Arial"/>
        </w:rPr>
        <w:t>олняется в рамках процессов оперативного планирования воздействий на ПА</w:t>
      </w:r>
      <w:r w:rsidR="00A75FD9" w:rsidRPr="009772FB">
        <w:rPr>
          <w:rFonts w:cs="Arial"/>
        </w:rPr>
        <w:t xml:space="preserve"> (КД «</w:t>
      </w:r>
      <w:r w:rsidR="001710A8">
        <w:rPr>
          <w:rFonts w:cs="Arial"/>
        </w:rPr>
        <w:t>ERP.</w:t>
      </w:r>
      <w:r w:rsidR="000B519E">
        <w:rPr>
          <w:rFonts w:cs="Arial"/>
        </w:rPr>
        <w:t>4.6.1.2.</w:t>
      </w:r>
      <w:r w:rsidR="00A75FD9" w:rsidRPr="009772FB">
        <w:rPr>
          <w:rFonts w:cs="Arial"/>
        </w:rPr>
        <w:t xml:space="preserve">54.PM.КД </w:t>
      </w:r>
      <w:r w:rsidR="00BC2B99">
        <w:rPr>
          <w:rFonts w:cs="Arial"/>
        </w:rPr>
        <w:t>Оперативное планирование мероприятий ТОиР</w:t>
      </w:r>
      <w:r w:rsidR="00A75FD9" w:rsidRPr="00176E86">
        <w:rPr>
          <w:rFonts w:cs="Arial"/>
        </w:rPr>
        <w:t>»)</w:t>
      </w:r>
      <w:r w:rsidR="003F3728" w:rsidRPr="00176E86">
        <w:rPr>
          <w:rFonts w:cs="Arial"/>
        </w:rPr>
        <w:t>.</w:t>
      </w:r>
    </w:p>
    <w:p w:rsidR="00F722B2" w:rsidRPr="001618E1" w:rsidRDefault="00B81C00" w:rsidP="00B153FA">
      <w:pPr>
        <w:spacing w:after="240"/>
        <w:rPr>
          <w:rFonts w:cs="Arial"/>
        </w:rPr>
      </w:pPr>
      <w:r>
        <w:rPr>
          <w:rFonts w:cs="Arial"/>
        </w:rPr>
        <w:t xml:space="preserve">Детальное описание шагов процесса годового </w:t>
      </w:r>
      <w:commentRangeStart w:id="87"/>
      <w:r>
        <w:rPr>
          <w:rFonts w:cs="Arial"/>
        </w:rPr>
        <w:t xml:space="preserve">планирования воздействий на ПА </w:t>
      </w:r>
      <w:commentRangeEnd w:id="87"/>
      <w:r w:rsidR="002A0D8E">
        <w:rPr>
          <w:rStyle w:val="aff5"/>
        </w:rPr>
        <w:commentReference w:id="87"/>
      </w:r>
      <w:r>
        <w:rPr>
          <w:rFonts w:cs="Arial"/>
        </w:rPr>
        <w:t>представлено в разделе 5.2.</w:t>
      </w:r>
      <w:r w:rsidRPr="00B81C00">
        <w:rPr>
          <w:rFonts w:cs="Arial"/>
        </w:rPr>
        <w:t xml:space="preserve"> </w:t>
      </w:r>
      <w:r>
        <w:rPr>
          <w:rFonts w:cs="Arial"/>
        </w:rPr>
        <w:t>данного документа, ряд особенностей</w:t>
      </w:r>
      <w:r w:rsidR="00F722B2">
        <w:rPr>
          <w:rFonts w:cs="Arial"/>
        </w:rPr>
        <w:t xml:space="preserve"> технической реализации </w:t>
      </w:r>
      <w:r>
        <w:rPr>
          <w:rFonts w:cs="Arial"/>
        </w:rPr>
        <w:t>представлен</w:t>
      </w:r>
      <w:r w:rsidR="00F722B2">
        <w:rPr>
          <w:rFonts w:cs="Arial"/>
        </w:rPr>
        <w:t xml:space="preserve"> в разделе 5.10</w:t>
      </w:r>
      <w:r w:rsidRPr="00B81C00">
        <w:rPr>
          <w:rFonts w:cs="Arial"/>
        </w:rPr>
        <w:t xml:space="preserve"> </w:t>
      </w:r>
      <w:r>
        <w:rPr>
          <w:rFonts w:cs="Arial"/>
        </w:rPr>
        <w:t>данного документа</w:t>
      </w:r>
      <w:r w:rsidR="00F722B2">
        <w:rPr>
          <w:rFonts w:cs="Arial"/>
        </w:rPr>
        <w:t>.</w:t>
      </w:r>
    </w:p>
    <w:bookmarkEnd w:id="70"/>
    <w:p w:rsidR="00F67405" w:rsidRPr="00220A5C" w:rsidRDefault="00F67405" w:rsidP="00220A5C">
      <w:pPr>
        <w:rPr>
          <w:rFonts w:cs="Arial"/>
        </w:rPr>
      </w:pPr>
    </w:p>
    <w:p w:rsidR="00A152FB" w:rsidRPr="007008A3" w:rsidRDefault="00B9591F" w:rsidP="00916FAB">
      <w:pPr>
        <w:pStyle w:val="a7"/>
        <w:keepNext/>
        <w:spacing w:after="240" w:afterAutospacing="0" w:line="276" w:lineRule="auto"/>
        <w:jc w:val="right"/>
        <w:rPr>
          <w:rFonts w:cs="Arial"/>
          <w:b/>
          <w:sz w:val="22"/>
        </w:rPr>
      </w:pPr>
      <w:bookmarkStart w:id="88" w:name="OLE_LINK1"/>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6</w:t>
      </w:r>
      <w:r w:rsidRPr="007008A3">
        <w:rPr>
          <w:rFonts w:cs="Arial"/>
          <w:b/>
          <w:sz w:val="22"/>
        </w:rPr>
        <w:fldChar w:fldCharType="end"/>
      </w:r>
      <w:bookmarkEnd w:id="88"/>
      <w:r w:rsidRPr="007008A3">
        <w:rPr>
          <w:rFonts w:cs="Arial"/>
          <w:b/>
          <w:sz w:val="22"/>
        </w:rPr>
        <w:t>. Описание бизнес-процесса</w:t>
      </w:r>
      <w:r w:rsidR="000835FE" w:rsidRPr="007008A3">
        <w:rPr>
          <w:rFonts w:cs="Arial"/>
          <w:b/>
          <w:sz w:val="22"/>
        </w:rPr>
        <w:t xml:space="preserve"> </w:t>
      </w:r>
      <w:r w:rsidR="00921054" w:rsidRPr="00921054">
        <w:rPr>
          <w:rFonts w:cs="Arial"/>
          <w:b/>
          <w:sz w:val="22"/>
        </w:rPr>
        <w:t>ПП-07.02.03.01-ERP</w:t>
      </w:r>
      <w:r w:rsidR="00921054" w:rsidRPr="00921054">
        <w:rPr>
          <w:rFonts w:cs="Arial"/>
          <w:b/>
          <w:sz w:val="22"/>
        </w:rPr>
        <w:tab/>
      </w:r>
      <w:r w:rsidR="00167F36">
        <w:rPr>
          <w:rFonts w:cs="Arial"/>
          <w:b/>
          <w:sz w:val="22"/>
        </w:rPr>
        <w:t xml:space="preserve"> </w:t>
      </w:r>
      <w:r w:rsidR="00921054" w:rsidRPr="00921054">
        <w:rPr>
          <w:rFonts w:cs="Arial"/>
          <w:b/>
          <w:sz w:val="22"/>
        </w:rPr>
        <w:t>Годовое планирование воздействий на производственные активы</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55043" w:rsidRPr="007008A3" w:rsidTr="00BE014D">
        <w:trPr>
          <w:cantSplit/>
          <w:trHeight w:val="396"/>
          <w:tblHeader/>
        </w:trPr>
        <w:tc>
          <w:tcPr>
            <w:tcW w:w="2962" w:type="dxa"/>
            <w:shd w:val="clear" w:color="auto" w:fill="FFC000"/>
          </w:tcPr>
          <w:p w:rsidR="00655043" w:rsidRPr="00B153FA" w:rsidRDefault="00655043" w:rsidP="00B153FA">
            <w:pPr>
              <w:ind w:hanging="123"/>
              <w:rPr>
                <w:rFonts w:cs="Arial"/>
                <w:b/>
                <w:sz w:val="20"/>
                <w:szCs w:val="20"/>
              </w:rPr>
            </w:pPr>
            <w:r w:rsidRPr="00B153FA">
              <w:rPr>
                <w:rFonts w:cs="Arial"/>
                <w:b/>
                <w:sz w:val="20"/>
                <w:szCs w:val="20"/>
              </w:rPr>
              <w:t>Код бизнес-процесса</w:t>
            </w:r>
          </w:p>
        </w:tc>
        <w:tc>
          <w:tcPr>
            <w:tcW w:w="7229" w:type="dxa"/>
            <w:vAlign w:val="bottom"/>
          </w:tcPr>
          <w:p w:rsidR="00655043" w:rsidRPr="007008A3" w:rsidRDefault="005042A1" w:rsidP="00B153FA">
            <w:pPr>
              <w:pStyle w:val="TABLECONTENT"/>
              <w:rPr>
                <w:lang w:eastAsia="ru-RU"/>
              </w:rPr>
            </w:pPr>
            <w:r w:rsidRPr="005042A1">
              <w:rPr>
                <w:lang w:eastAsia="ru-RU"/>
              </w:rPr>
              <w:t>ПП-07.02.03.01-ERP</w:t>
            </w:r>
            <w:r w:rsidRPr="005042A1">
              <w:rPr>
                <w:lang w:eastAsia="ru-RU"/>
              </w:rPr>
              <w:tab/>
              <w:t>Годовое планирование воздействий на производственные активы</w:t>
            </w:r>
          </w:p>
        </w:tc>
      </w:tr>
      <w:tr w:rsidR="00655043" w:rsidRPr="007008A3" w:rsidTr="00BE014D">
        <w:trPr>
          <w:cantSplit/>
          <w:trHeight w:val="290"/>
        </w:trPr>
        <w:tc>
          <w:tcPr>
            <w:tcW w:w="2962" w:type="dxa"/>
            <w:shd w:val="clear" w:color="auto" w:fill="FFC000"/>
          </w:tcPr>
          <w:p w:rsidR="00655043" w:rsidRPr="00B153FA" w:rsidRDefault="00655043" w:rsidP="00B153FA">
            <w:pPr>
              <w:ind w:hanging="123"/>
              <w:rPr>
                <w:rFonts w:cs="Arial"/>
                <w:b/>
                <w:sz w:val="20"/>
                <w:szCs w:val="20"/>
              </w:rPr>
            </w:pPr>
            <w:r w:rsidRPr="00B153FA">
              <w:rPr>
                <w:rFonts w:cs="Arial"/>
                <w:b/>
                <w:sz w:val="20"/>
                <w:szCs w:val="20"/>
              </w:rPr>
              <w:t>Цель бизнес-процесса</w:t>
            </w:r>
          </w:p>
        </w:tc>
        <w:tc>
          <w:tcPr>
            <w:tcW w:w="7229" w:type="dxa"/>
            <w:vAlign w:val="bottom"/>
          </w:tcPr>
          <w:p w:rsidR="00655043" w:rsidRPr="00AA34DA" w:rsidRDefault="005042A1" w:rsidP="00B153FA">
            <w:pPr>
              <w:pStyle w:val="TABLECONTENT"/>
              <w:rPr>
                <w:lang w:eastAsia="ru-RU"/>
              </w:rPr>
            </w:pPr>
            <w:r>
              <w:rPr>
                <w:lang w:eastAsia="ru-RU"/>
              </w:rPr>
              <w:t>Формирование, согласование и утверждение годовой программы воздействий на ПА</w:t>
            </w:r>
          </w:p>
        </w:tc>
      </w:tr>
      <w:tr w:rsidR="00655043" w:rsidRPr="007008A3" w:rsidTr="00BE014D">
        <w:trPr>
          <w:cantSplit/>
          <w:trHeight w:val="290"/>
        </w:trPr>
        <w:tc>
          <w:tcPr>
            <w:tcW w:w="2962" w:type="dxa"/>
            <w:shd w:val="clear" w:color="auto" w:fill="FFC000"/>
          </w:tcPr>
          <w:p w:rsidR="00655043" w:rsidRPr="00B153FA" w:rsidRDefault="00655043" w:rsidP="00B153FA">
            <w:pPr>
              <w:ind w:hanging="123"/>
              <w:rPr>
                <w:rFonts w:cs="Arial"/>
                <w:b/>
                <w:sz w:val="20"/>
                <w:szCs w:val="20"/>
              </w:rPr>
            </w:pPr>
            <w:r w:rsidRPr="00B153FA">
              <w:rPr>
                <w:rFonts w:cs="Arial"/>
                <w:b/>
                <w:sz w:val="20"/>
                <w:szCs w:val="20"/>
              </w:rPr>
              <w:t>Периодичность</w:t>
            </w:r>
          </w:p>
        </w:tc>
        <w:tc>
          <w:tcPr>
            <w:tcW w:w="7229" w:type="dxa"/>
            <w:vAlign w:val="bottom"/>
          </w:tcPr>
          <w:p w:rsidR="00655043" w:rsidRPr="007008A3" w:rsidRDefault="00655043" w:rsidP="00B153FA">
            <w:pPr>
              <w:pStyle w:val="TABLECONTENT"/>
              <w:rPr>
                <w:lang w:eastAsia="ru-RU"/>
              </w:rPr>
            </w:pPr>
            <w:r w:rsidRPr="007008A3">
              <w:t>Ежегодно</w:t>
            </w:r>
          </w:p>
        </w:tc>
      </w:tr>
      <w:tr w:rsidR="00655043" w:rsidRPr="007008A3" w:rsidTr="00BE014D">
        <w:trPr>
          <w:cantSplit/>
          <w:trHeight w:val="293"/>
        </w:trPr>
        <w:tc>
          <w:tcPr>
            <w:tcW w:w="2962" w:type="dxa"/>
            <w:shd w:val="clear" w:color="auto" w:fill="FFC000"/>
          </w:tcPr>
          <w:p w:rsidR="00655043" w:rsidRPr="00B153FA" w:rsidRDefault="00655043" w:rsidP="00B153FA">
            <w:pPr>
              <w:ind w:hanging="123"/>
              <w:jc w:val="left"/>
              <w:rPr>
                <w:rFonts w:cs="Arial"/>
                <w:b/>
                <w:sz w:val="20"/>
                <w:szCs w:val="20"/>
              </w:rPr>
            </w:pPr>
            <w:r w:rsidRPr="00B153FA">
              <w:rPr>
                <w:rFonts w:cs="Arial"/>
                <w:b/>
                <w:sz w:val="20"/>
                <w:szCs w:val="20"/>
              </w:rPr>
              <w:t>Предваряющие связанные процессы</w:t>
            </w:r>
          </w:p>
        </w:tc>
        <w:tc>
          <w:tcPr>
            <w:tcW w:w="7229" w:type="dxa"/>
            <w:vAlign w:val="bottom"/>
          </w:tcPr>
          <w:p w:rsidR="005042A1" w:rsidRPr="005042A1" w:rsidRDefault="005042A1" w:rsidP="00B153FA">
            <w:pPr>
              <w:pStyle w:val="TABLECONTENT"/>
              <w:rPr>
                <w:lang w:eastAsia="ru-RU"/>
              </w:rPr>
            </w:pPr>
            <w:r w:rsidRPr="005042A1">
              <w:rPr>
                <w:lang w:eastAsia="ru-RU"/>
              </w:rPr>
              <w:t>УП-03.03.04.02-ERP</w:t>
            </w:r>
            <w:r w:rsidRPr="005042A1">
              <w:rPr>
                <w:lang w:eastAsia="ru-RU"/>
              </w:rPr>
              <w:tab/>
              <w:t>Регистрация согласованных плановых показателей производственной программы и формирование потребности в основных нормируемых материалах</w:t>
            </w:r>
          </w:p>
          <w:p w:rsidR="005042A1" w:rsidRPr="005042A1" w:rsidRDefault="005042A1" w:rsidP="00B153FA">
            <w:pPr>
              <w:pStyle w:val="TABLECONTENT"/>
              <w:rPr>
                <w:lang w:eastAsia="ru-RU"/>
              </w:rPr>
            </w:pPr>
            <w:r w:rsidRPr="005042A1">
              <w:rPr>
                <w:lang w:eastAsia="ru-RU"/>
              </w:rPr>
              <w:t>ПП-07.04.04-ERP</w:t>
            </w:r>
            <w:r w:rsidRPr="005042A1">
              <w:rPr>
                <w:lang w:eastAsia="ru-RU"/>
              </w:rPr>
              <w:tab/>
              <w:t xml:space="preserve">Анализ технического состояния </w:t>
            </w:r>
            <w:r w:rsidR="00EF0077" w:rsidRPr="005042A1">
              <w:rPr>
                <w:lang w:eastAsia="ru-RU"/>
              </w:rPr>
              <w:t>производственных активов</w:t>
            </w:r>
          </w:p>
          <w:p w:rsidR="005042A1" w:rsidRPr="005042A1" w:rsidRDefault="005042A1" w:rsidP="00B153FA">
            <w:pPr>
              <w:pStyle w:val="TABLECONTENT"/>
              <w:rPr>
                <w:lang w:eastAsia="ru-RU"/>
              </w:rPr>
            </w:pPr>
            <w:r w:rsidRPr="005042A1">
              <w:rPr>
                <w:lang w:eastAsia="ru-RU"/>
              </w:rPr>
              <w:t>ПП-07.05.03-ERP</w:t>
            </w:r>
            <w:r w:rsidRPr="005042A1">
              <w:rPr>
                <w:lang w:eastAsia="ru-RU"/>
              </w:rPr>
              <w:tab/>
              <w:t xml:space="preserve">Формирование и потребление </w:t>
            </w:r>
            <w:r w:rsidR="00AC4727">
              <w:rPr>
                <w:lang w:eastAsia="ru-RU"/>
              </w:rPr>
              <w:t>обмен</w:t>
            </w:r>
            <w:r w:rsidRPr="005042A1">
              <w:rPr>
                <w:lang w:eastAsia="ru-RU"/>
              </w:rPr>
              <w:t>ного фонда</w:t>
            </w:r>
          </w:p>
          <w:p w:rsidR="005042A1" w:rsidRPr="005042A1" w:rsidRDefault="000B519E" w:rsidP="00B153FA">
            <w:pPr>
              <w:pStyle w:val="TABLECONTENT"/>
              <w:rPr>
                <w:lang w:eastAsia="ru-RU"/>
              </w:rPr>
            </w:pPr>
            <w:r w:rsidRPr="000B519E">
              <w:rPr>
                <w:lang w:eastAsia="ru-RU"/>
              </w:rPr>
              <w:t xml:space="preserve">ПП-07.02.03.04-ERP </w:t>
            </w:r>
            <w:r>
              <w:rPr>
                <w:lang w:eastAsia="ru-RU"/>
              </w:rPr>
              <w:t xml:space="preserve">    </w:t>
            </w:r>
            <w:r w:rsidRPr="000B519E">
              <w:rPr>
                <w:lang w:eastAsia="ru-RU"/>
              </w:rPr>
              <w:t>Планирование программы ОВП в рамках про</w:t>
            </w:r>
            <w:r>
              <w:rPr>
                <w:lang w:eastAsia="ru-RU"/>
              </w:rPr>
              <w:t xml:space="preserve">           граммы воздей</w:t>
            </w:r>
            <w:r w:rsidRPr="000B519E">
              <w:rPr>
                <w:lang w:eastAsia="ru-RU"/>
              </w:rPr>
              <w:t>ствий на ПА и инвестиционной программы</w:t>
            </w:r>
          </w:p>
          <w:p w:rsidR="002A21D1" w:rsidRDefault="005042A1" w:rsidP="00B153FA">
            <w:pPr>
              <w:pStyle w:val="TABLECONTENT"/>
              <w:rPr>
                <w:lang w:eastAsia="ru-RU"/>
              </w:rPr>
            </w:pPr>
            <w:r w:rsidRPr="005042A1">
              <w:rPr>
                <w:lang w:eastAsia="ru-RU"/>
              </w:rPr>
              <w:t>ПП-07.04.02-ERP</w:t>
            </w:r>
            <w:r w:rsidRPr="005042A1">
              <w:rPr>
                <w:lang w:eastAsia="ru-RU"/>
              </w:rPr>
              <w:tab/>
              <w:t>Регистрация технических параметров эксплуатации оборудования (измерения, наработка)</w:t>
            </w:r>
          </w:p>
          <w:p w:rsidR="005042A1" w:rsidRPr="005042A1" w:rsidRDefault="005042A1" w:rsidP="00B153FA">
            <w:pPr>
              <w:pStyle w:val="TABLECONTENT"/>
              <w:rPr>
                <w:lang w:eastAsia="ru-RU"/>
              </w:rPr>
            </w:pPr>
            <w:r w:rsidRPr="005042A1">
              <w:rPr>
                <w:lang w:eastAsia="ru-RU"/>
              </w:rPr>
              <w:t>УП-04.02.04-ERP</w:t>
            </w:r>
            <w:r w:rsidRPr="005042A1">
              <w:rPr>
                <w:lang w:eastAsia="ru-RU"/>
              </w:rPr>
              <w:tab/>
              <w:t>Загрузка плановых данных контроллинга</w:t>
            </w:r>
          </w:p>
          <w:p w:rsidR="005042A1" w:rsidRPr="005042A1" w:rsidRDefault="005042A1" w:rsidP="00B153FA">
            <w:pPr>
              <w:pStyle w:val="TABLECONTENT"/>
              <w:rPr>
                <w:lang w:eastAsia="ru-RU"/>
              </w:rPr>
            </w:pPr>
            <w:r w:rsidRPr="005042A1">
              <w:rPr>
                <w:lang w:eastAsia="ru-RU"/>
              </w:rPr>
              <w:t>ПП-10.03.01-ERP</w:t>
            </w:r>
            <w:r w:rsidRPr="005042A1">
              <w:rPr>
                <w:lang w:eastAsia="ru-RU"/>
              </w:rPr>
              <w:tab/>
              <w:t>Ведение плановых цен</w:t>
            </w:r>
          </w:p>
          <w:p w:rsidR="005042A1" w:rsidRPr="007C343C" w:rsidRDefault="005042A1" w:rsidP="00B153FA">
            <w:pPr>
              <w:pStyle w:val="TABLECONTENT"/>
              <w:rPr>
                <w:strike/>
                <w:lang w:eastAsia="ru-RU"/>
                <w:rPrChange w:id="89" w:author="Миронова Наталья Владимировна" w:date="2022-05-20T17:10:00Z">
                  <w:rPr>
                    <w:lang w:eastAsia="ru-RU"/>
                  </w:rPr>
                </w:rPrChange>
              </w:rPr>
            </w:pPr>
            <w:r w:rsidRPr="005042A1">
              <w:rPr>
                <w:lang w:eastAsia="ru-RU"/>
              </w:rPr>
              <w:t>ПП-07.03.02-ERP</w:t>
            </w:r>
            <w:r w:rsidRPr="005042A1">
              <w:rPr>
                <w:lang w:eastAsia="ru-RU"/>
              </w:rPr>
              <w:tab/>
            </w:r>
            <w:r w:rsidRPr="007C343C">
              <w:rPr>
                <w:strike/>
                <w:lang w:eastAsia="ru-RU"/>
                <w:rPrChange w:id="90" w:author="Миронова Наталья Владимировна" w:date="2022-05-20T17:10:00Z">
                  <w:rPr>
                    <w:lang w:eastAsia="ru-RU"/>
                  </w:rPr>
                </w:rPrChange>
              </w:rPr>
              <w:t>Недельно-суточное планирование воздействий на производственные активы</w:t>
            </w:r>
          </w:p>
          <w:p w:rsidR="005042A1" w:rsidRPr="005042A1" w:rsidRDefault="005042A1" w:rsidP="00B153FA">
            <w:pPr>
              <w:pStyle w:val="TABLECONTENT"/>
              <w:rPr>
                <w:lang w:eastAsia="ru-RU"/>
              </w:rPr>
            </w:pPr>
            <w:r w:rsidRPr="005042A1">
              <w:rPr>
                <w:lang w:eastAsia="ru-RU"/>
              </w:rPr>
              <w:t>ПП-07.03.01-ERP</w:t>
            </w:r>
            <w:r w:rsidRPr="005042A1">
              <w:rPr>
                <w:lang w:eastAsia="ru-RU"/>
              </w:rPr>
              <w:tab/>
              <w:t>Оперативное (месячное) планирование воздействий на производственные активы</w:t>
            </w:r>
          </w:p>
          <w:p w:rsidR="005042A1" w:rsidRPr="005042A1" w:rsidRDefault="005042A1" w:rsidP="00B153FA">
            <w:pPr>
              <w:pStyle w:val="TABLECONTENT"/>
              <w:rPr>
                <w:lang w:eastAsia="ru-RU"/>
              </w:rPr>
            </w:pPr>
            <w:r w:rsidRPr="005042A1">
              <w:rPr>
                <w:lang w:eastAsia="ru-RU"/>
              </w:rPr>
              <w:t>ПП-07.02.03.02-ERP</w:t>
            </w:r>
            <w:r w:rsidRPr="005042A1">
              <w:rPr>
                <w:lang w:eastAsia="ru-RU"/>
              </w:rPr>
              <w:tab/>
              <w:t>Планирование остановочных ремонтов</w:t>
            </w:r>
          </w:p>
          <w:p w:rsidR="005042A1" w:rsidRPr="005042A1" w:rsidRDefault="005042A1" w:rsidP="00B153FA">
            <w:pPr>
              <w:pStyle w:val="TABLECONTENT"/>
              <w:rPr>
                <w:lang w:eastAsia="ru-RU"/>
              </w:rPr>
            </w:pPr>
            <w:r w:rsidRPr="005042A1">
              <w:rPr>
                <w:lang w:eastAsia="ru-RU"/>
              </w:rPr>
              <w:t>УП-03.03.04.01</w:t>
            </w:r>
            <w:r w:rsidRPr="005042A1">
              <w:rPr>
                <w:lang w:eastAsia="ru-RU"/>
              </w:rPr>
              <w:tab/>
            </w:r>
            <w:r w:rsidR="006620A8">
              <w:rPr>
                <w:lang w:eastAsia="ru-RU"/>
              </w:rPr>
              <w:t xml:space="preserve">             </w:t>
            </w:r>
            <w:r w:rsidRPr="005042A1">
              <w:rPr>
                <w:lang w:eastAsia="ru-RU"/>
              </w:rPr>
              <w:t>Выбор оптимального сценария и регистрация объемных показателей в ERP</w:t>
            </w:r>
          </w:p>
          <w:p w:rsidR="005042A1" w:rsidRPr="005042A1" w:rsidRDefault="005042A1" w:rsidP="00B153FA">
            <w:pPr>
              <w:pStyle w:val="TABLECONTENT"/>
              <w:rPr>
                <w:lang w:eastAsia="ru-RU"/>
              </w:rPr>
            </w:pPr>
            <w:r w:rsidRPr="005042A1">
              <w:rPr>
                <w:lang w:eastAsia="ru-RU"/>
              </w:rPr>
              <w:t>ПП-07.03.03.01-ERP</w:t>
            </w:r>
            <w:r w:rsidRPr="005042A1">
              <w:rPr>
                <w:lang w:eastAsia="ru-RU"/>
              </w:rPr>
              <w:tab/>
              <w:t>Выполнение и фактический учет воздействий</w:t>
            </w:r>
          </w:p>
          <w:p w:rsidR="005042A1" w:rsidRPr="005042A1" w:rsidRDefault="005042A1" w:rsidP="00B153FA">
            <w:pPr>
              <w:pStyle w:val="TABLECONTENT"/>
              <w:rPr>
                <w:lang w:eastAsia="ru-RU"/>
              </w:rPr>
            </w:pPr>
            <w:r w:rsidRPr="005042A1">
              <w:rPr>
                <w:lang w:eastAsia="ru-RU"/>
              </w:rPr>
              <w:t>ПП-07.03.03.02-ERP</w:t>
            </w:r>
            <w:r w:rsidRPr="005042A1">
              <w:rPr>
                <w:lang w:eastAsia="ru-RU"/>
              </w:rPr>
              <w:tab/>
              <w:t>Управление внеплановыми воздействиями ТОиР</w:t>
            </w:r>
          </w:p>
          <w:p w:rsidR="00655043" w:rsidRDefault="005042A1" w:rsidP="00B153FA">
            <w:pPr>
              <w:pStyle w:val="TABLECONTENT"/>
              <w:rPr>
                <w:lang w:eastAsia="ru-RU"/>
              </w:rPr>
            </w:pPr>
            <w:r w:rsidRPr="005042A1">
              <w:rPr>
                <w:lang w:eastAsia="ru-RU"/>
              </w:rPr>
              <w:t>ПП-07.02.02-ERP</w:t>
            </w:r>
            <w:r w:rsidRPr="005042A1">
              <w:rPr>
                <w:lang w:eastAsia="ru-RU"/>
              </w:rPr>
              <w:tab/>
              <w:t>Перспективное среднесрочное планирование воздействий на производственные активы (3-х летний период)</w:t>
            </w:r>
          </w:p>
          <w:p w:rsidR="002A21D1" w:rsidRPr="007008A3" w:rsidRDefault="002A21D1" w:rsidP="00B153FA">
            <w:pPr>
              <w:pStyle w:val="TABLECONTENT"/>
              <w:rPr>
                <w:lang w:eastAsia="ru-RU"/>
              </w:rPr>
            </w:pPr>
            <w:r>
              <w:rPr>
                <w:lang w:eastAsia="ru-RU"/>
              </w:rPr>
              <w:t>ПП-07.06</w:t>
            </w:r>
            <w:r w:rsidRPr="005042A1">
              <w:rPr>
                <w:lang w:eastAsia="ru-RU"/>
              </w:rPr>
              <w:t>.0</w:t>
            </w:r>
            <w:r>
              <w:rPr>
                <w:lang w:eastAsia="ru-RU"/>
              </w:rPr>
              <w:t>3</w:t>
            </w:r>
            <w:r w:rsidRPr="005042A1">
              <w:rPr>
                <w:lang w:eastAsia="ru-RU"/>
              </w:rPr>
              <w:t>-ERP</w:t>
            </w:r>
            <w:r>
              <w:rPr>
                <w:lang w:eastAsia="ru-RU"/>
              </w:rPr>
              <w:t xml:space="preserve"> </w:t>
            </w:r>
            <w:r w:rsidRPr="005042A1">
              <w:rPr>
                <w:lang w:eastAsia="ru-RU"/>
              </w:rPr>
              <w:tab/>
            </w:r>
            <w:r w:rsidRPr="00710407">
              <w:rPr>
                <w:lang w:eastAsia="ru-RU"/>
              </w:rPr>
              <w:t>Формирование годового бюджета воздействий на ПА</w:t>
            </w:r>
          </w:p>
        </w:tc>
      </w:tr>
      <w:tr w:rsidR="00655043" w:rsidRPr="007008A3" w:rsidTr="00BE014D">
        <w:trPr>
          <w:cantSplit/>
          <w:trHeight w:val="293"/>
        </w:trPr>
        <w:tc>
          <w:tcPr>
            <w:tcW w:w="2962" w:type="dxa"/>
            <w:shd w:val="clear" w:color="auto" w:fill="FFC000"/>
          </w:tcPr>
          <w:p w:rsidR="00655043" w:rsidRPr="00B153FA" w:rsidRDefault="00655043" w:rsidP="00B153FA">
            <w:pPr>
              <w:ind w:hanging="123"/>
              <w:jc w:val="left"/>
              <w:rPr>
                <w:rFonts w:cs="Arial"/>
                <w:b/>
                <w:sz w:val="20"/>
                <w:szCs w:val="20"/>
              </w:rPr>
            </w:pPr>
            <w:r w:rsidRPr="00B153FA">
              <w:rPr>
                <w:rFonts w:cs="Arial"/>
                <w:b/>
                <w:sz w:val="20"/>
                <w:szCs w:val="20"/>
              </w:rPr>
              <w:t>Последующие связанные процессы</w:t>
            </w:r>
          </w:p>
        </w:tc>
        <w:tc>
          <w:tcPr>
            <w:tcW w:w="7229" w:type="dxa"/>
            <w:vAlign w:val="bottom"/>
          </w:tcPr>
          <w:p w:rsidR="005042A1" w:rsidRPr="005042A1" w:rsidRDefault="005042A1" w:rsidP="00B153FA">
            <w:pPr>
              <w:pStyle w:val="TABLECONTENT"/>
              <w:rPr>
                <w:lang w:eastAsia="ru-RU"/>
              </w:rPr>
            </w:pPr>
            <w:r w:rsidRPr="005042A1">
              <w:rPr>
                <w:lang w:eastAsia="ru-RU"/>
              </w:rPr>
              <w:t>ПП-07.05.03-ERP</w:t>
            </w:r>
            <w:r w:rsidRPr="005042A1">
              <w:rPr>
                <w:lang w:eastAsia="ru-RU"/>
              </w:rPr>
              <w:tab/>
              <w:t xml:space="preserve">Формирование и потребление </w:t>
            </w:r>
            <w:r w:rsidR="00AC4727">
              <w:rPr>
                <w:lang w:eastAsia="ru-RU"/>
              </w:rPr>
              <w:t>обмен</w:t>
            </w:r>
            <w:r w:rsidRPr="005042A1">
              <w:rPr>
                <w:lang w:eastAsia="ru-RU"/>
              </w:rPr>
              <w:t>ного фонда</w:t>
            </w:r>
          </w:p>
          <w:p w:rsidR="005042A1" w:rsidRPr="005042A1" w:rsidRDefault="005042A1" w:rsidP="00B153FA">
            <w:pPr>
              <w:pStyle w:val="TABLECONTENT"/>
              <w:rPr>
                <w:lang w:eastAsia="ru-RU"/>
              </w:rPr>
            </w:pPr>
            <w:r w:rsidRPr="005042A1">
              <w:rPr>
                <w:lang w:eastAsia="ru-RU"/>
              </w:rPr>
              <w:t>ПП-10.03.04-ERP</w:t>
            </w:r>
            <w:r w:rsidRPr="005042A1">
              <w:rPr>
                <w:lang w:eastAsia="ru-RU"/>
              </w:rPr>
              <w:tab/>
              <w:t>Оперативное планирование обеспечения</w:t>
            </w:r>
          </w:p>
          <w:p w:rsidR="005042A1" w:rsidRPr="005042A1" w:rsidRDefault="005042A1" w:rsidP="00B153FA">
            <w:pPr>
              <w:pStyle w:val="TABLECONTENT"/>
              <w:rPr>
                <w:lang w:eastAsia="ru-RU"/>
              </w:rPr>
            </w:pPr>
            <w:r w:rsidRPr="005042A1">
              <w:rPr>
                <w:lang w:eastAsia="ru-RU"/>
              </w:rPr>
              <w:t>ПП-07.02.03.03-ERP</w:t>
            </w:r>
            <w:r w:rsidRPr="005042A1">
              <w:rPr>
                <w:lang w:eastAsia="ru-RU"/>
              </w:rPr>
              <w:tab/>
              <w:t>Определение стоимости работ</w:t>
            </w:r>
          </w:p>
          <w:p w:rsidR="005042A1" w:rsidRPr="005042A1" w:rsidRDefault="005042A1" w:rsidP="00B153FA">
            <w:pPr>
              <w:pStyle w:val="TABLECONTENT"/>
              <w:rPr>
                <w:lang w:eastAsia="ru-RU"/>
              </w:rPr>
            </w:pPr>
            <w:r w:rsidRPr="005042A1">
              <w:rPr>
                <w:lang w:eastAsia="ru-RU"/>
              </w:rPr>
              <w:t>ОП-03.02.19.02-ERP</w:t>
            </w:r>
            <w:r w:rsidRPr="005042A1">
              <w:rPr>
                <w:lang w:eastAsia="ru-RU"/>
              </w:rPr>
              <w:tab/>
              <w:t xml:space="preserve"> Управление потребностью и стоимостью на работы, выполняемые собственными силами</w:t>
            </w:r>
          </w:p>
          <w:p w:rsidR="005042A1" w:rsidRPr="005042A1" w:rsidRDefault="005042A1" w:rsidP="00B153FA">
            <w:pPr>
              <w:pStyle w:val="TABLECONTENT"/>
              <w:rPr>
                <w:lang w:eastAsia="ru-RU"/>
              </w:rPr>
            </w:pPr>
            <w:r w:rsidRPr="005042A1">
              <w:rPr>
                <w:lang w:eastAsia="ru-RU"/>
              </w:rPr>
              <w:t>ПП-07.06.03-ERP</w:t>
            </w:r>
            <w:r w:rsidRPr="005042A1">
              <w:rPr>
                <w:lang w:eastAsia="ru-RU"/>
              </w:rPr>
              <w:tab/>
              <w:t>Формирование годового бюджета воздействий на производственные активы</w:t>
            </w:r>
          </w:p>
          <w:p w:rsidR="005042A1" w:rsidRPr="005042A1" w:rsidRDefault="005042A1" w:rsidP="00B153FA">
            <w:pPr>
              <w:pStyle w:val="TABLECONTENT"/>
              <w:rPr>
                <w:lang w:eastAsia="ru-RU"/>
              </w:rPr>
            </w:pPr>
            <w:r w:rsidRPr="005042A1">
              <w:rPr>
                <w:lang w:eastAsia="ru-RU"/>
              </w:rPr>
              <w:t>ПП-07.05.02</w:t>
            </w:r>
            <w:r w:rsidRPr="005042A1">
              <w:rPr>
                <w:lang w:eastAsia="ru-RU"/>
              </w:rPr>
              <w:tab/>
            </w:r>
            <w:r w:rsidR="002A21D1" w:rsidRPr="005042A1">
              <w:rPr>
                <w:lang w:eastAsia="ru-RU"/>
              </w:rPr>
              <w:tab/>
            </w:r>
            <w:r w:rsidRPr="005042A1">
              <w:rPr>
                <w:lang w:eastAsia="ru-RU"/>
              </w:rPr>
              <w:t>Формирование перечня МТР - РПМ, АТЗ, ЗИП</w:t>
            </w:r>
          </w:p>
          <w:p w:rsidR="005042A1" w:rsidRPr="005042A1" w:rsidRDefault="005042A1" w:rsidP="00B153FA">
            <w:pPr>
              <w:pStyle w:val="TABLECONTENT"/>
              <w:rPr>
                <w:lang w:eastAsia="ru-RU"/>
              </w:rPr>
            </w:pPr>
            <w:r w:rsidRPr="005042A1">
              <w:rPr>
                <w:lang w:eastAsia="ru-RU"/>
              </w:rPr>
              <w:t>ПП-07.05.01.02-ERP</w:t>
            </w:r>
            <w:r w:rsidRPr="005042A1">
              <w:rPr>
                <w:lang w:eastAsia="ru-RU"/>
              </w:rPr>
              <w:tab/>
              <w:t>Формирование производственной программы запасных частей на год</w:t>
            </w:r>
          </w:p>
          <w:p w:rsidR="005042A1" w:rsidRPr="005042A1" w:rsidRDefault="005042A1" w:rsidP="00B153FA">
            <w:pPr>
              <w:pStyle w:val="TABLECONTENT"/>
              <w:rPr>
                <w:lang w:eastAsia="ru-RU"/>
              </w:rPr>
            </w:pPr>
            <w:r w:rsidRPr="005042A1">
              <w:rPr>
                <w:lang w:eastAsia="ru-RU"/>
              </w:rPr>
              <w:t>ПП-07.03.01-ERP</w:t>
            </w:r>
            <w:r w:rsidRPr="005042A1">
              <w:rPr>
                <w:lang w:eastAsia="ru-RU"/>
              </w:rPr>
              <w:tab/>
              <w:t>Оперативное (месячное) планирование воздействий на производственные активы</w:t>
            </w:r>
          </w:p>
          <w:p w:rsidR="005042A1" w:rsidRPr="005042A1" w:rsidRDefault="005042A1" w:rsidP="00B153FA">
            <w:pPr>
              <w:pStyle w:val="TABLECONTENT"/>
              <w:rPr>
                <w:lang w:eastAsia="ru-RU"/>
              </w:rPr>
            </w:pPr>
            <w:r w:rsidRPr="005042A1">
              <w:rPr>
                <w:lang w:eastAsia="ru-RU"/>
              </w:rPr>
              <w:t>ПП-07.02.03.02-ERP</w:t>
            </w:r>
            <w:r w:rsidRPr="005042A1">
              <w:rPr>
                <w:lang w:eastAsia="ru-RU"/>
              </w:rPr>
              <w:tab/>
              <w:t>Планирование остановочных ремонтов</w:t>
            </w:r>
          </w:p>
          <w:p w:rsidR="005042A1" w:rsidRPr="005042A1" w:rsidRDefault="005042A1" w:rsidP="00B153FA">
            <w:pPr>
              <w:pStyle w:val="TABLECONTENT"/>
              <w:rPr>
                <w:lang w:eastAsia="ru-RU"/>
              </w:rPr>
            </w:pPr>
            <w:r w:rsidRPr="005042A1">
              <w:rPr>
                <w:lang w:eastAsia="ru-RU"/>
              </w:rPr>
              <w:t>УП-03.03.04.01</w:t>
            </w:r>
            <w:r w:rsidRPr="005042A1">
              <w:rPr>
                <w:lang w:eastAsia="ru-RU"/>
              </w:rPr>
              <w:tab/>
            </w:r>
            <w:r w:rsidR="006620A8">
              <w:rPr>
                <w:lang w:eastAsia="ru-RU"/>
              </w:rPr>
              <w:t xml:space="preserve"> </w:t>
            </w:r>
            <w:r w:rsidR="002A21D1" w:rsidRPr="005042A1">
              <w:rPr>
                <w:lang w:eastAsia="ru-RU"/>
              </w:rPr>
              <w:tab/>
            </w:r>
            <w:r w:rsidRPr="005042A1">
              <w:rPr>
                <w:lang w:eastAsia="ru-RU"/>
              </w:rPr>
              <w:t>Выбор оптимального сценария и регистрация объемных показателей в ERP</w:t>
            </w:r>
          </w:p>
          <w:p w:rsidR="005042A1" w:rsidRPr="005042A1" w:rsidRDefault="005042A1" w:rsidP="00B153FA">
            <w:pPr>
              <w:pStyle w:val="TABLECONTENT"/>
              <w:rPr>
                <w:lang w:eastAsia="ru-RU"/>
              </w:rPr>
            </w:pPr>
            <w:r w:rsidRPr="005042A1">
              <w:rPr>
                <w:lang w:eastAsia="ru-RU"/>
              </w:rPr>
              <w:t>ПП-10.04.03.01-ERP</w:t>
            </w:r>
            <w:r w:rsidRPr="005042A1">
              <w:rPr>
                <w:lang w:eastAsia="ru-RU"/>
              </w:rPr>
              <w:tab/>
              <w:t>Выполнение закупки</w:t>
            </w:r>
          </w:p>
          <w:p w:rsidR="00655043" w:rsidRPr="007008A3" w:rsidRDefault="005042A1" w:rsidP="00B153FA">
            <w:pPr>
              <w:pStyle w:val="TABLECONTENT"/>
              <w:rPr>
                <w:lang w:eastAsia="ru-RU"/>
              </w:rPr>
            </w:pPr>
            <w:r w:rsidRPr="005042A1">
              <w:rPr>
                <w:lang w:eastAsia="ru-RU"/>
              </w:rPr>
              <w:t>ПП-07.02.02-ERP</w:t>
            </w:r>
            <w:r w:rsidRPr="005042A1">
              <w:rPr>
                <w:lang w:eastAsia="ru-RU"/>
              </w:rPr>
              <w:tab/>
              <w:t>Перспективное среднесрочное планирование воздействий на производственные активы (3-х летний период)</w:t>
            </w:r>
          </w:p>
        </w:tc>
      </w:tr>
      <w:tr w:rsidR="00655043" w:rsidRPr="007008A3" w:rsidTr="00BE014D">
        <w:trPr>
          <w:cantSplit/>
          <w:trHeight w:val="293"/>
        </w:trPr>
        <w:tc>
          <w:tcPr>
            <w:tcW w:w="2962" w:type="dxa"/>
            <w:shd w:val="clear" w:color="auto" w:fill="FFC000"/>
          </w:tcPr>
          <w:p w:rsidR="00655043" w:rsidRPr="00B153FA" w:rsidRDefault="00655043" w:rsidP="00B153FA">
            <w:pPr>
              <w:ind w:hanging="123"/>
              <w:rPr>
                <w:rFonts w:cs="Arial"/>
                <w:b/>
                <w:sz w:val="20"/>
                <w:szCs w:val="20"/>
              </w:rPr>
            </w:pPr>
            <w:r w:rsidRPr="00B153FA">
              <w:rPr>
                <w:rFonts w:cs="Arial"/>
                <w:b/>
                <w:sz w:val="20"/>
                <w:szCs w:val="20"/>
              </w:rPr>
              <w:t>Входящие данные</w:t>
            </w:r>
          </w:p>
        </w:tc>
        <w:tc>
          <w:tcPr>
            <w:tcW w:w="7229" w:type="dxa"/>
            <w:vAlign w:val="bottom"/>
          </w:tcPr>
          <w:p w:rsidR="006620A8" w:rsidRDefault="006620A8" w:rsidP="00B153FA">
            <w:pPr>
              <w:pStyle w:val="TABLECONTENT"/>
              <w:rPr>
                <w:lang w:eastAsia="ru-RU"/>
              </w:rPr>
            </w:pPr>
            <w:r>
              <w:rPr>
                <w:lang w:eastAsia="ru-RU"/>
              </w:rPr>
              <w:t xml:space="preserve">Реестр </w:t>
            </w:r>
            <w:commentRangeStart w:id="91"/>
            <w:r>
              <w:rPr>
                <w:lang w:eastAsia="ru-RU"/>
              </w:rPr>
              <w:t>оборудования</w:t>
            </w:r>
            <w:commentRangeEnd w:id="91"/>
            <w:r w:rsidR="00D256A7">
              <w:rPr>
                <w:rStyle w:val="aff5"/>
                <w:rFonts w:cs="Times New Roman"/>
              </w:rPr>
              <w:commentReference w:id="91"/>
            </w:r>
          </w:p>
          <w:p w:rsidR="005042A1" w:rsidRPr="005042A1" w:rsidRDefault="005042A1" w:rsidP="00B153FA">
            <w:pPr>
              <w:pStyle w:val="TABLECONTENT"/>
              <w:rPr>
                <w:lang w:eastAsia="ru-RU"/>
              </w:rPr>
            </w:pPr>
            <w:r w:rsidRPr="005042A1">
              <w:rPr>
                <w:lang w:eastAsia="ru-RU"/>
              </w:rPr>
              <w:t>Плановые объемы первичной переработки руды (плановые</w:t>
            </w:r>
            <w:r w:rsidR="00D139D7">
              <w:rPr>
                <w:lang w:eastAsia="ru-RU"/>
              </w:rPr>
              <w:t xml:space="preserve"> заказ</w:t>
            </w:r>
            <w:r w:rsidRPr="005042A1">
              <w:rPr>
                <w:lang w:eastAsia="ru-RU"/>
              </w:rPr>
              <w:t>ы)</w:t>
            </w:r>
          </w:p>
          <w:p w:rsidR="005042A1" w:rsidRPr="005042A1" w:rsidRDefault="005042A1" w:rsidP="00B153FA">
            <w:pPr>
              <w:pStyle w:val="TABLECONTENT"/>
              <w:rPr>
                <w:lang w:eastAsia="ru-RU"/>
              </w:rPr>
            </w:pPr>
            <w:r w:rsidRPr="005042A1">
              <w:rPr>
                <w:lang w:eastAsia="ru-RU"/>
              </w:rPr>
              <w:t>Технический объект с присвоенным техническим состоянием</w:t>
            </w:r>
          </w:p>
          <w:p w:rsidR="005042A1" w:rsidRPr="005042A1" w:rsidRDefault="005042A1" w:rsidP="00B153FA">
            <w:pPr>
              <w:pStyle w:val="TABLECONTENT"/>
              <w:rPr>
                <w:lang w:eastAsia="ru-RU"/>
              </w:rPr>
            </w:pPr>
            <w:r w:rsidRPr="005042A1">
              <w:rPr>
                <w:lang w:eastAsia="ru-RU"/>
              </w:rPr>
              <w:t xml:space="preserve">Отчет о состоянии </w:t>
            </w:r>
            <w:r w:rsidR="00AC4727">
              <w:rPr>
                <w:lang w:eastAsia="ru-RU"/>
              </w:rPr>
              <w:t>обмен</w:t>
            </w:r>
            <w:r w:rsidRPr="005042A1">
              <w:rPr>
                <w:lang w:eastAsia="ru-RU"/>
              </w:rPr>
              <w:t>ного фонда</w:t>
            </w:r>
          </w:p>
          <w:p w:rsidR="005042A1" w:rsidRDefault="005042A1" w:rsidP="00B153FA">
            <w:pPr>
              <w:pStyle w:val="TABLECONTENT"/>
              <w:rPr>
                <w:lang w:eastAsia="ru-RU"/>
              </w:rPr>
            </w:pPr>
            <w:r w:rsidRPr="005042A1">
              <w:rPr>
                <w:lang w:eastAsia="ru-RU"/>
              </w:rPr>
              <w:t>График проектов по замене и модернизации</w:t>
            </w:r>
          </w:p>
          <w:p w:rsidR="007B28BC" w:rsidRPr="005042A1" w:rsidRDefault="007B28BC" w:rsidP="00B153FA">
            <w:pPr>
              <w:pStyle w:val="TABLECONTENT"/>
              <w:rPr>
                <w:lang w:eastAsia="ru-RU"/>
              </w:rPr>
            </w:pPr>
            <w:r>
              <w:t>И</w:t>
            </w:r>
            <w:r w:rsidRPr="00D5304E">
              <w:t>нформация о консервации/расконсервации оборудования</w:t>
            </w:r>
          </w:p>
          <w:p w:rsidR="005042A1" w:rsidRPr="005042A1" w:rsidRDefault="005042A1" w:rsidP="00B153FA">
            <w:pPr>
              <w:pStyle w:val="TABLECONTENT"/>
              <w:rPr>
                <w:lang w:eastAsia="ru-RU"/>
              </w:rPr>
            </w:pPr>
            <w:r w:rsidRPr="005042A1">
              <w:rPr>
                <w:lang w:eastAsia="ru-RU"/>
              </w:rPr>
              <w:t>Смета</w:t>
            </w:r>
          </w:p>
          <w:p w:rsidR="008C6948" w:rsidRDefault="005042A1" w:rsidP="00B153FA">
            <w:pPr>
              <w:pStyle w:val="TABLECONTENT"/>
              <w:rPr>
                <w:lang w:eastAsia="ru-RU"/>
              </w:rPr>
            </w:pPr>
            <w:r w:rsidRPr="005042A1">
              <w:rPr>
                <w:lang w:eastAsia="ru-RU"/>
              </w:rPr>
              <w:t>Документ измерений</w:t>
            </w:r>
          </w:p>
          <w:p w:rsidR="008C6948" w:rsidRDefault="005042A1" w:rsidP="00B153FA">
            <w:pPr>
              <w:pStyle w:val="TABLECONTENT"/>
              <w:rPr>
                <w:lang w:eastAsia="ru-RU"/>
              </w:rPr>
            </w:pPr>
            <w:r w:rsidRPr="005042A1">
              <w:rPr>
                <w:lang w:eastAsia="ru-RU"/>
              </w:rPr>
              <w:t>Лимиты бюджета по СПП-элементам</w:t>
            </w:r>
          </w:p>
          <w:p w:rsidR="008C6948" w:rsidRDefault="005042A1" w:rsidP="00B153FA">
            <w:pPr>
              <w:pStyle w:val="TABLECONTENT"/>
              <w:rPr>
                <w:lang w:eastAsia="ru-RU"/>
              </w:rPr>
            </w:pPr>
            <w:r w:rsidRPr="005042A1">
              <w:rPr>
                <w:lang w:eastAsia="ru-RU"/>
              </w:rPr>
              <w:t>Структура СПП-элементов на плановый год</w:t>
            </w:r>
          </w:p>
          <w:p w:rsidR="005042A1" w:rsidRPr="005042A1" w:rsidRDefault="005042A1" w:rsidP="00B153FA">
            <w:pPr>
              <w:pStyle w:val="TABLECONTENT"/>
              <w:rPr>
                <w:lang w:eastAsia="ru-RU"/>
              </w:rPr>
            </w:pPr>
            <w:r w:rsidRPr="005042A1">
              <w:rPr>
                <w:lang w:eastAsia="ru-RU"/>
              </w:rPr>
              <w:t>Проверенные тарифы</w:t>
            </w:r>
          </w:p>
          <w:p w:rsidR="005042A1" w:rsidRPr="005042A1" w:rsidRDefault="005042A1" w:rsidP="00B153FA">
            <w:pPr>
              <w:pStyle w:val="TABLECONTENT"/>
              <w:rPr>
                <w:lang w:eastAsia="ru-RU"/>
              </w:rPr>
            </w:pPr>
            <w:r w:rsidRPr="005042A1">
              <w:rPr>
                <w:lang w:eastAsia="ru-RU"/>
              </w:rPr>
              <w:t>Плановая цена</w:t>
            </w:r>
          </w:p>
          <w:p w:rsidR="005042A1" w:rsidRDefault="005042A1" w:rsidP="00B153FA">
            <w:pPr>
              <w:pStyle w:val="TABLECONTENT"/>
              <w:rPr>
                <w:lang w:eastAsia="ru-RU"/>
              </w:rPr>
            </w:pPr>
            <w:r w:rsidRPr="005042A1">
              <w:rPr>
                <w:lang w:eastAsia="ru-RU"/>
              </w:rPr>
              <w:t>Заказ ТОРО (прим: перенесенный)</w:t>
            </w:r>
          </w:p>
          <w:p w:rsidR="005D77CA" w:rsidRPr="005042A1" w:rsidRDefault="005D77CA" w:rsidP="00B153FA">
            <w:pPr>
              <w:pStyle w:val="TABLECONTENT"/>
              <w:rPr>
                <w:lang w:eastAsia="ru-RU"/>
              </w:rPr>
            </w:pPr>
            <w:r>
              <w:rPr>
                <w:lang w:eastAsia="ru-RU"/>
              </w:rPr>
              <w:t xml:space="preserve">Сетевой график </w:t>
            </w:r>
            <w:r w:rsidRPr="005042A1">
              <w:rPr>
                <w:lang w:eastAsia="ru-RU"/>
              </w:rPr>
              <w:t>(прим: перенесенный)</w:t>
            </w:r>
          </w:p>
          <w:p w:rsidR="005042A1" w:rsidRPr="005042A1" w:rsidRDefault="005042A1" w:rsidP="00B153FA">
            <w:pPr>
              <w:pStyle w:val="TABLECONTENT"/>
              <w:rPr>
                <w:lang w:eastAsia="ru-RU"/>
              </w:rPr>
            </w:pPr>
            <w:commentRangeStart w:id="92"/>
            <w:r w:rsidRPr="005042A1">
              <w:rPr>
                <w:lang w:eastAsia="ru-RU"/>
              </w:rPr>
              <w:t xml:space="preserve">Заявка на закупку работ, услуг </w:t>
            </w:r>
            <w:commentRangeEnd w:id="92"/>
            <w:r w:rsidR="00D256A7">
              <w:rPr>
                <w:rStyle w:val="aff5"/>
                <w:rFonts w:cs="Times New Roman"/>
              </w:rPr>
              <w:commentReference w:id="92"/>
            </w:r>
          </w:p>
          <w:p w:rsidR="005042A1" w:rsidRPr="005042A1" w:rsidRDefault="005042A1" w:rsidP="00B153FA">
            <w:pPr>
              <w:pStyle w:val="TABLECONTENT"/>
              <w:rPr>
                <w:lang w:eastAsia="ru-RU"/>
              </w:rPr>
            </w:pPr>
            <w:r>
              <w:rPr>
                <w:lang w:eastAsia="ru-RU"/>
              </w:rPr>
              <w:t>Приказ о начале планирования</w:t>
            </w:r>
          </w:p>
          <w:p w:rsidR="005042A1" w:rsidRPr="005042A1" w:rsidRDefault="005042A1" w:rsidP="00B153FA">
            <w:pPr>
              <w:pStyle w:val="TABLECONTENT"/>
              <w:rPr>
                <w:lang w:eastAsia="ru-RU"/>
              </w:rPr>
            </w:pPr>
            <w:r w:rsidRPr="005042A1">
              <w:rPr>
                <w:lang w:eastAsia="ru-RU"/>
              </w:rPr>
              <w:t>П</w:t>
            </w:r>
            <w:r>
              <w:rPr>
                <w:lang w:eastAsia="ru-RU"/>
              </w:rPr>
              <w:t xml:space="preserve">еречень проектов </w:t>
            </w:r>
            <w:r w:rsidR="00752C70">
              <w:rPr>
                <w:lang w:eastAsia="ru-RU"/>
              </w:rPr>
              <w:t>УО</w:t>
            </w:r>
            <w:r>
              <w:rPr>
                <w:lang w:eastAsia="ru-RU"/>
              </w:rPr>
              <w:t xml:space="preserve"> на три года</w:t>
            </w:r>
          </w:p>
          <w:p w:rsidR="00655043" w:rsidRPr="007008A3" w:rsidRDefault="005042A1" w:rsidP="00B153FA">
            <w:pPr>
              <w:pStyle w:val="TABLECONTENT"/>
              <w:rPr>
                <w:lang w:eastAsia="ru-RU"/>
              </w:rPr>
            </w:pPr>
            <w:r w:rsidRPr="005042A1">
              <w:rPr>
                <w:lang w:eastAsia="ru-RU"/>
              </w:rPr>
              <w:t>Ориентиры в затратах на ремонты</w:t>
            </w:r>
          </w:p>
        </w:tc>
      </w:tr>
      <w:tr w:rsidR="00655043" w:rsidRPr="007008A3" w:rsidTr="00BE014D">
        <w:trPr>
          <w:cantSplit/>
          <w:trHeight w:val="293"/>
        </w:trPr>
        <w:tc>
          <w:tcPr>
            <w:tcW w:w="2962" w:type="dxa"/>
            <w:shd w:val="clear" w:color="auto" w:fill="FFC000"/>
          </w:tcPr>
          <w:p w:rsidR="00655043" w:rsidRPr="00B153FA" w:rsidRDefault="00655043" w:rsidP="00B153FA">
            <w:pPr>
              <w:ind w:hanging="123"/>
              <w:rPr>
                <w:rFonts w:cs="Arial"/>
                <w:b/>
                <w:sz w:val="20"/>
                <w:szCs w:val="20"/>
              </w:rPr>
            </w:pPr>
            <w:r w:rsidRPr="00B153FA">
              <w:rPr>
                <w:rFonts w:cs="Arial"/>
                <w:b/>
                <w:sz w:val="20"/>
                <w:szCs w:val="20"/>
              </w:rPr>
              <w:t>Исходящие данные</w:t>
            </w:r>
          </w:p>
        </w:tc>
        <w:tc>
          <w:tcPr>
            <w:tcW w:w="7229" w:type="dxa"/>
            <w:vAlign w:val="bottom"/>
          </w:tcPr>
          <w:p w:rsidR="005042A1" w:rsidRDefault="005042A1" w:rsidP="00B153FA">
            <w:pPr>
              <w:pStyle w:val="TABLECONTENT"/>
              <w:rPr>
                <w:lang w:eastAsia="ru-RU"/>
              </w:rPr>
            </w:pPr>
            <w:r w:rsidRPr="005042A1">
              <w:rPr>
                <w:lang w:eastAsia="ru-RU"/>
              </w:rPr>
              <w:t xml:space="preserve">Заказ ТОРО </w:t>
            </w:r>
          </w:p>
          <w:p w:rsidR="005D77CA" w:rsidRDefault="005D77CA" w:rsidP="00B153FA">
            <w:pPr>
              <w:pStyle w:val="TABLECONTENT"/>
              <w:rPr>
                <w:lang w:eastAsia="ru-RU"/>
              </w:rPr>
            </w:pPr>
            <w:r>
              <w:rPr>
                <w:lang w:eastAsia="ru-RU"/>
              </w:rPr>
              <w:t>Сетевой график</w:t>
            </w:r>
          </w:p>
          <w:p w:rsidR="006620A8" w:rsidRDefault="006620A8" w:rsidP="00B153FA">
            <w:pPr>
              <w:pStyle w:val="TABLECONTENT"/>
              <w:rPr>
                <w:lang w:eastAsia="ru-RU"/>
              </w:rPr>
            </w:pPr>
            <w:r>
              <w:rPr>
                <w:lang w:eastAsia="ru-RU"/>
              </w:rPr>
              <w:t xml:space="preserve">Бюджет </w:t>
            </w:r>
            <w:r w:rsidR="00752C70">
              <w:rPr>
                <w:lang w:eastAsia="ru-RU"/>
              </w:rPr>
              <w:t>УО</w:t>
            </w:r>
          </w:p>
          <w:p w:rsidR="006620A8" w:rsidRPr="005042A1" w:rsidRDefault="006620A8" w:rsidP="00B153FA">
            <w:pPr>
              <w:pStyle w:val="TABLECONTENT"/>
              <w:rPr>
                <w:lang w:eastAsia="ru-RU"/>
              </w:rPr>
            </w:pPr>
            <w:commentRangeStart w:id="93"/>
            <w:r>
              <w:rPr>
                <w:lang w:eastAsia="ru-RU"/>
              </w:rPr>
              <w:t>Бюджет УК</w:t>
            </w:r>
            <w:commentRangeEnd w:id="93"/>
            <w:r w:rsidR="00D256A7">
              <w:rPr>
                <w:rStyle w:val="aff5"/>
                <w:rFonts w:cs="Times New Roman"/>
              </w:rPr>
              <w:commentReference w:id="93"/>
            </w:r>
          </w:p>
          <w:p w:rsidR="005042A1" w:rsidRPr="005042A1" w:rsidRDefault="005042A1" w:rsidP="00B153FA">
            <w:pPr>
              <w:pStyle w:val="TABLECONTENT"/>
              <w:rPr>
                <w:lang w:eastAsia="ru-RU"/>
              </w:rPr>
            </w:pPr>
            <w:r w:rsidRPr="005042A1">
              <w:rPr>
                <w:lang w:eastAsia="ru-RU"/>
              </w:rPr>
              <w:t xml:space="preserve">Потребность в МТР </w:t>
            </w:r>
          </w:p>
          <w:p w:rsidR="005042A1" w:rsidRPr="005042A1" w:rsidRDefault="005042A1" w:rsidP="00B153FA">
            <w:pPr>
              <w:pStyle w:val="TABLECONTENT"/>
              <w:rPr>
                <w:lang w:eastAsia="ru-RU"/>
              </w:rPr>
            </w:pPr>
            <w:r w:rsidRPr="005042A1">
              <w:rPr>
                <w:lang w:eastAsia="ru-RU"/>
              </w:rPr>
              <w:t>Сбалансированная загрузка по рабочему месту (бригаде/ участку/ машине)</w:t>
            </w:r>
          </w:p>
          <w:p w:rsidR="005042A1" w:rsidRDefault="005042A1" w:rsidP="00B153FA">
            <w:pPr>
              <w:pStyle w:val="TABLECONTENT"/>
              <w:rPr>
                <w:lang w:eastAsia="ru-RU"/>
              </w:rPr>
            </w:pPr>
            <w:r w:rsidRPr="005042A1">
              <w:rPr>
                <w:lang w:eastAsia="ru-RU"/>
              </w:rPr>
              <w:t xml:space="preserve">Согласованный план-график воздействий на ПА по </w:t>
            </w:r>
            <w:commentRangeStart w:id="94"/>
            <w:r w:rsidRPr="005042A1">
              <w:rPr>
                <w:lang w:eastAsia="ru-RU"/>
              </w:rPr>
              <w:t>Предприятию</w:t>
            </w:r>
            <w:commentRangeEnd w:id="94"/>
            <w:r w:rsidR="00D256A7">
              <w:rPr>
                <w:rStyle w:val="aff5"/>
                <w:rFonts w:cs="Times New Roman"/>
              </w:rPr>
              <w:commentReference w:id="94"/>
            </w:r>
          </w:p>
          <w:p w:rsidR="005042A1" w:rsidRPr="005042A1" w:rsidRDefault="005042A1" w:rsidP="00B153FA">
            <w:pPr>
              <w:pStyle w:val="TABLECONTENT"/>
              <w:rPr>
                <w:lang w:eastAsia="ru-RU"/>
              </w:rPr>
            </w:pPr>
            <w:r w:rsidRPr="005042A1">
              <w:rPr>
                <w:lang w:eastAsia="ru-RU"/>
              </w:rPr>
              <w:t>Утвержденный план-график воздействий на ПА по Предприятию</w:t>
            </w:r>
          </w:p>
          <w:p w:rsidR="005042A1" w:rsidRDefault="005042A1" w:rsidP="00B153FA">
            <w:pPr>
              <w:pStyle w:val="TABLECONTENT"/>
              <w:rPr>
                <w:ins w:id="95" w:author="Миронова Наталья Владимировна" w:date="2022-05-20T17:17:00Z"/>
                <w:lang w:eastAsia="ru-RU"/>
              </w:rPr>
            </w:pPr>
            <w:r w:rsidRPr="005042A1">
              <w:rPr>
                <w:lang w:eastAsia="ru-RU"/>
              </w:rPr>
              <w:t>Потребность в запасных частях собственного производства</w:t>
            </w:r>
          </w:p>
          <w:p w:rsidR="00D256A7" w:rsidRDefault="00D256A7" w:rsidP="00B153FA">
            <w:pPr>
              <w:pStyle w:val="TABLECONTENT"/>
              <w:rPr>
                <w:ins w:id="96" w:author="Миронова Наталья Владимировна" w:date="2022-05-20T17:17:00Z"/>
                <w:lang w:eastAsia="ru-RU"/>
              </w:rPr>
            </w:pPr>
            <w:ins w:id="97" w:author="Миронова Наталья Владимировна" w:date="2022-05-20T17:17:00Z">
              <w:r>
                <w:rPr>
                  <w:lang w:eastAsia="ru-RU"/>
                </w:rPr>
                <w:t>Потребность в УСО</w:t>
              </w:r>
            </w:ins>
          </w:p>
          <w:p w:rsidR="00D256A7" w:rsidRDefault="00D256A7" w:rsidP="00B153FA">
            <w:pPr>
              <w:pStyle w:val="TABLECONTENT"/>
              <w:rPr>
                <w:ins w:id="98" w:author="Миронова Наталья Владимировна" w:date="2022-05-20T17:24:00Z"/>
                <w:lang w:val="en-US" w:eastAsia="ru-RU"/>
              </w:rPr>
            </w:pPr>
            <w:ins w:id="99" w:author="Миронова Наталья Владимировна" w:date="2022-05-20T17:17:00Z">
              <w:r>
                <w:rPr>
                  <w:lang w:eastAsia="ru-RU"/>
                </w:rPr>
                <w:t xml:space="preserve">Данные для </w:t>
              </w:r>
            </w:ins>
            <w:ins w:id="100" w:author="Миронова Наталья Владимировна" w:date="2022-05-20T17:18:00Z">
              <w:r>
                <w:rPr>
                  <w:lang w:val="en-US" w:eastAsia="ru-RU"/>
                </w:rPr>
                <w:t>FS PER</w:t>
              </w:r>
            </w:ins>
          </w:p>
          <w:p w:rsidR="008C2174" w:rsidRDefault="008C2174" w:rsidP="00B153FA">
            <w:pPr>
              <w:pStyle w:val="TABLECONTENT"/>
              <w:rPr>
                <w:ins w:id="101" w:author="Миронова Наталья Владимировна" w:date="2022-05-20T17:25:00Z"/>
                <w:lang w:eastAsia="ru-RU"/>
              </w:rPr>
            </w:pPr>
            <w:ins w:id="102" w:author="Миронова Наталья Владимировна" w:date="2022-05-20T17:24:00Z">
              <w:r>
                <w:rPr>
                  <w:lang w:eastAsia="ru-RU"/>
                </w:rPr>
                <w:t>Переч</w:t>
              </w:r>
            </w:ins>
            <w:ins w:id="103" w:author="Миронова Наталья Владимировна" w:date="2022-05-20T17:25:00Z">
              <w:r>
                <w:rPr>
                  <w:lang w:eastAsia="ru-RU"/>
                </w:rPr>
                <w:t>е</w:t>
              </w:r>
            </w:ins>
            <w:ins w:id="104" w:author="Миронова Наталья Владимировна" w:date="2022-05-20T17:24:00Z">
              <w:r>
                <w:rPr>
                  <w:lang w:eastAsia="ru-RU"/>
                </w:rPr>
                <w:t>нь оборотного фонда</w:t>
              </w:r>
            </w:ins>
          </w:p>
          <w:p w:rsidR="008C2174" w:rsidRPr="008C2174" w:rsidRDefault="008C2174" w:rsidP="00B153FA">
            <w:pPr>
              <w:pStyle w:val="TABLECONTENT"/>
              <w:rPr>
                <w:lang w:eastAsia="ru-RU"/>
              </w:rPr>
            </w:pPr>
            <w:ins w:id="105" w:author="Миронова Наталья Владимировна" w:date="2022-05-20T17:25:00Z">
              <w:r>
                <w:rPr>
                  <w:lang w:eastAsia="ru-RU"/>
                </w:rPr>
                <w:t>Перечень НСИ (ТК ) для разработки</w:t>
              </w:r>
            </w:ins>
          </w:p>
          <w:p w:rsidR="005042A1" w:rsidRPr="005042A1" w:rsidRDefault="005042A1" w:rsidP="00B153FA">
            <w:pPr>
              <w:pStyle w:val="TABLECONTENT"/>
              <w:rPr>
                <w:lang w:eastAsia="ru-RU"/>
              </w:rPr>
            </w:pPr>
            <w:r w:rsidRPr="005042A1">
              <w:rPr>
                <w:lang w:eastAsia="ru-RU"/>
              </w:rPr>
              <w:t>Уведомление об отказе от потребности</w:t>
            </w:r>
          </w:p>
          <w:p w:rsidR="005042A1" w:rsidRPr="005042A1" w:rsidRDefault="005042A1" w:rsidP="00B153FA">
            <w:pPr>
              <w:pStyle w:val="TABLECONTENT"/>
              <w:rPr>
                <w:lang w:eastAsia="ru-RU"/>
              </w:rPr>
            </w:pPr>
            <w:r w:rsidRPr="005042A1">
              <w:rPr>
                <w:lang w:eastAsia="ru-RU"/>
              </w:rPr>
              <w:t>Уведомление о согласо</w:t>
            </w:r>
            <w:r>
              <w:rPr>
                <w:lang w:eastAsia="ru-RU"/>
              </w:rPr>
              <w:t>вании нового срока изготовления</w:t>
            </w:r>
          </w:p>
          <w:p w:rsidR="005042A1" w:rsidRPr="005042A1" w:rsidRDefault="005042A1" w:rsidP="00B153FA">
            <w:pPr>
              <w:pStyle w:val="TABLECONTENT"/>
              <w:rPr>
                <w:lang w:eastAsia="ru-RU"/>
              </w:rPr>
            </w:pPr>
            <w:r w:rsidRPr="005042A1">
              <w:rPr>
                <w:lang w:eastAsia="ru-RU"/>
              </w:rPr>
              <w:t>График остановов основного оборудования</w:t>
            </w:r>
          </w:p>
          <w:p w:rsidR="00655043" w:rsidRPr="007008A3" w:rsidRDefault="005042A1" w:rsidP="00B153FA">
            <w:pPr>
              <w:pStyle w:val="TABLECONTENT"/>
              <w:rPr>
                <w:lang w:eastAsia="ru-RU"/>
              </w:rPr>
            </w:pPr>
            <w:r w:rsidRPr="005042A1">
              <w:rPr>
                <w:lang w:eastAsia="ru-RU"/>
              </w:rPr>
              <w:t>Заявка на закупку работ, услуг</w:t>
            </w:r>
          </w:p>
        </w:tc>
      </w:tr>
    </w:tbl>
    <w:p w:rsidR="00B9591F" w:rsidRPr="007008A3" w:rsidRDefault="00B9591F" w:rsidP="00B9591F">
      <w:pPr>
        <w:pStyle w:val="a7"/>
        <w:keepNext/>
        <w:spacing w:after="0" w:afterAutospacing="0"/>
        <w:jc w:val="right"/>
        <w:rPr>
          <w:rFonts w:cs="Arial"/>
          <w:sz w:val="22"/>
        </w:rPr>
      </w:pPr>
    </w:p>
    <w:p w:rsidR="00A84116" w:rsidRPr="007008A3" w:rsidRDefault="00A84116" w:rsidP="00B61C4B">
      <w:pPr>
        <w:rPr>
          <w:rFonts w:eastAsia="Calibri" w:cs="Arial"/>
          <w:i/>
          <w:color w:val="808080" w:themeColor="background1" w:themeShade="80"/>
        </w:rPr>
      </w:pPr>
    </w:p>
    <w:p w:rsidR="00904BC5" w:rsidRDefault="00904BC5" w:rsidP="009721BA">
      <w:pPr>
        <w:rPr>
          <w:rFonts w:cs="Arial"/>
          <w:color w:val="000000" w:themeColor="text1"/>
          <w:szCs w:val="24"/>
        </w:rPr>
      </w:pPr>
      <w:r w:rsidRPr="00777793">
        <w:rPr>
          <w:rFonts w:cs="Arial"/>
          <w:color w:val="000000" w:themeColor="text1"/>
          <w:szCs w:val="24"/>
        </w:rPr>
        <w:t>A</w:t>
      </w:r>
      <w:r>
        <w:rPr>
          <w:rFonts w:cs="Arial"/>
          <w:color w:val="000000" w:themeColor="text1"/>
          <w:szCs w:val="24"/>
          <w:lang w:val="en-US"/>
        </w:rPr>
        <w:t>RIS</w:t>
      </w:r>
      <w:r w:rsidRPr="00777793">
        <w:rPr>
          <w:rFonts w:cs="Arial"/>
          <w:color w:val="000000" w:themeColor="text1"/>
          <w:szCs w:val="24"/>
        </w:rPr>
        <w:t>-cхем</w:t>
      </w:r>
      <w:r w:rsidR="006D15F4">
        <w:rPr>
          <w:rFonts w:cs="Arial"/>
          <w:color w:val="000000" w:themeColor="text1"/>
          <w:szCs w:val="24"/>
        </w:rPr>
        <w:t>а</w:t>
      </w:r>
      <w:r w:rsidRPr="00777793">
        <w:rPr>
          <w:rFonts w:cs="Arial"/>
          <w:color w:val="000000" w:themeColor="text1"/>
          <w:szCs w:val="24"/>
        </w:rPr>
        <w:t xml:space="preserve"> приведен</w:t>
      </w:r>
      <w:r w:rsidR="006D15F4">
        <w:rPr>
          <w:rFonts w:cs="Arial"/>
          <w:color w:val="000000" w:themeColor="text1"/>
          <w:szCs w:val="24"/>
        </w:rPr>
        <w:t>а</w:t>
      </w:r>
      <w:r w:rsidRPr="00777793">
        <w:rPr>
          <w:rFonts w:cs="Arial"/>
          <w:color w:val="000000" w:themeColor="text1"/>
          <w:szCs w:val="24"/>
        </w:rPr>
        <w:t xml:space="preserve"> в Приложении 1 к данному КД.</w:t>
      </w:r>
    </w:p>
    <w:p w:rsidR="006D15F4" w:rsidRPr="00777793" w:rsidRDefault="006D15F4" w:rsidP="009721BA">
      <w:pPr>
        <w:rPr>
          <w:rFonts w:cs="Arial"/>
          <w:color w:val="000000" w:themeColor="text1"/>
          <w:szCs w:val="24"/>
        </w:rPr>
      </w:pPr>
    </w:p>
    <w:p w:rsidR="000835FE" w:rsidRPr="007008A3" w:rsidRDefault="000835FE" w:rsidP="001215BE">
      <w:pPr>
        <w:pStyle w:val="3"/>
      </w:pPr>
      <w:bookmarkStart w:id="106" w:name="_Toc65846399"/>
      <w:r w:rsidRPr="007008A3">
        <w:t xml:space="preserve">Описание бизнес-процесса </w:t>
      </w:r>
      <w:r w:rsidR="00707C1E" w:rsidRPr="007008A3">
        <w:t xml:space="preserve">ПП-07.02.03.03-ERP </w:t>
      </w:r>
      <w:r w:rsidR="001D34DB">
        <w:t>О</w:t>
      </w:r>
      <w:r w:rsidR="00425D69">
        <w:t>пределение стоимости</w:t>
      </w:r>
      <w:r w:rsidR="009E1318">
        <w:t xml:space="preserve"> работ</w:t>
      </w:r>
      <w:bookmarkEnd w:id="106"/>
    </w:p>
    <w:p w:rsidR="0067644E" w:rsidRDefault="000020C3" w:rsidP="002E665C">
      <w:pPr>
        <w:rPr>
          <w:rFonts w:eastAsiaTheme="majorEastAsia" w:cs="Arial"/>
        </w:rPr>
      </w:pPr>
      <w:r>
        <w:rPr>
          <w:rFonts w:eastAsiaTheme="majorEastAsia" w:cs="Arial"/>
        </w:rPr>
        <w:t>В рамках бизнес-процесса «ПП-07.02.03.03</w:t>
      </w:r>
      <w:r w:rsidR="005234EB">
        <w:rPr>
          <w:rFonts w:eastAsiaTheme="majorEastAsia" w:cs="Arial"/>
        </w:rPr>
        <w:t>-ERP</w:t>
      </w:r>
      <w:r>
        <w:rPr>
          <w:rFonts w:eastAsiaTheme="majorEastAsia" w:cs="Arial"/>
        </w:rPr>
        <w:t xml:space="preserve"> </w:t>
      </w:r>
      <w:r w:rsidRPr="000020C3">
        <w:rPr>
          <w:rFonts w:eastAsiaTheme="majorEastAsia" w:cs="Arial"/>
        </w:rPr>
        <w:t>О</w:t>
      </w:r>
      <w:r w:rsidR="009E1318">
        <w:rPr>
          <w:rFonts w:eastAsiaTheme="majorEastAsia" w:cs="Arial"/>
        </w:rPr>
        <w:t>пределение</w:t>
      </w:r>
      <w:r w:rsidRPr="000020C3">
        <w:rPr>
          <w:rFonts w:eastAsiaTheme="majorEastAsia" w:cs="Arial"/>
        </w:rPr>
        <w:t xml:space="preserve"> стоимости работ</w:t>
      </w:r>
      <w:r>
        <w:rPr>
          <w:rFonts w:eastAsiaTheme="majorEastAsia" w:cs="Arial"/>
        </w:rPr>
        <w:t xml:space="preserve">» из заказов ТОРО, в которых планируется выполнение работ с привлечением сторонних организаций, формируется </w:t>
      </w:r>
      <w:r w:rsidR="002E5222">
        <w:rPr>
          <w:rFonts w:eastAsiaTheme="majorEastAsia" w:cs="Arial"/>
        </w:rPr>
        <w:t xml:space="preserve">и согласовывается </w:t>
      </w:r>
      <w:r>
        <w:rPr>
          <w:rFonts w:eastAsiaTheme="majorEastAsia" w:cs="Arial"/>
        </w:rPr>
        <w:t>дефектная ведомость</w:t>
      </w:r>
      <w:r w:rsidR="002E5222">
        <w:rPr>
          <w:rFonts w:eastAsiaTheme="majorEastAsia" w:cs="Arial"/>
        </w:rPr>
        <w:t>. З</w:t>
      </w:r>
      <w:r>
        <w:rPr>
          <w:rFonts w:eastAsiaTheme="majorEastAsia" w:cs="Arial"/>
        </w:rPr>
        <w:t xml:space="preserve">атем, на </w:t>
      </w:r>
      <w:r w:rsidR="005234EB">
        <w:rPr>
          <w:rFonts w:eastAsiaTheme="majorEastAsia" w:cs="Arial"/>
        </w:rPr>
        <w:t>основании согласованной дефектной ведомости</w:t>
      </w:r>
      <w:r>
        <w:rPr>
          <w:rFonts w:eastAsiaTheme="majorEastAsia" w:cs="Arial"/>
        </w:rPr>
        <w:t xml:space="preserve">, формируется смета. </w:t>
      </w:r>
    </w:p>
    <w:p w:rsidR="00907E37" w:rsidRPr="007008A3" w:rsidRDefault="00907E37" w:rsidP="002E665C">
      <w:pPr>
        <w:rPr>
          <w:rFonts w:eastAsiaTheme="majorEastAsia" w:cs="Arial"/>
        </w:rPr>
      </w:pPr>
      <w:r>
        <w:rPr>
          <w:rFonts w:eastAsiaTheme="majorEastAsia" w:cs="Arial"/>
        </w:rPr>
        <w:t>Границы данного бизнес-процесса: «от формирования дефектной ведомости - до получения сметы».</w:t>
      </w:r>
    </w:p>
    <w:p w:rsidR="000020C3" w:rsidRDefault="00EB01B6" w:rsidP="002E665C">
      <w:pPr>
        <w:rPr>
          <w:rFonts w:eastAsiaTheme="majorEastAsia" w:cs="Arial"/>
        </w:rPr>
      </w:pPr>
      <w:r>
        <w:rPr>
          <w:rFonts w:eastAsiaTheme="majorEastAsia" w:cs="Arial"/>
        </w:rPr>
        <w:t xml:space="preserve">Дефектная ведомость – это </w:t>
      </w:r>
      <w:r w:rsidR="0070636A">
        <w:rPr>
          <w:rFonts w:eastAsiaTheme="majorEastAsia" w:cs="Arial"/>
        </w:rPr>
        <w:t xml:space="preserve">вспомогательный </w:t>
      </w:r>
      <w:r>
        <w:rPr>
          <w:rFonts w:eastAsiaTheme="majorEastAsia" w:cs="Arial"/>
        </w:rPr>
        <w:t>документ</w:t>
      </w:r>
      <w:r w:rsidR="009C0083">
        <w:rPr>
          <w:rFonts w:eastAsiaTheme="majorEastAsia" w:cs="Arial"/>
        </w:rPr>
        <w:t>,</w:t>
      </w:r>
      <w:r w:rsidR="0070636A">
        <w:rPr>
          <w:rFonts w:eastAsiaTheme="majorEastAsia" w:cs="Arial"/>
        </w:rPr>
        <w:t xml:space="preserve"> </w:t>
      </w:r>
      <w:r>
        <w:rPr>
          <w:rFonts w:eastAsiaTheme="majorEastAsia" w:cs="Arial"/>
        </w:rPr>
        <w:t xml:space="preserve">содержащий перечень </w:t>
      </w:r>
      <w:r w:rsidR="0070636A">
        <w:rPr>
          <w:rFonts w:eastAsiaTheme="majorEastAsia" w:cs="Arial"/>
        </w:rPr>
        <w:t xml:space="preserve">и объемы </w:t>
      </w:r>
      <w:r>
        <w:rPr>
          <w:rFonts w:eastAsiaTheme="majorEastAsia" w:cs="Arial"/>
        </w:rPr>
        <w:t xml:space="preserve">работ, которые необходимо выполнить в рамках воздействия на ПА, а также перечень возникших неисправностей. Необходимость формирования дефектных ведомостей возникает </w:t>
      </w:r>
      <w:r w:rsidR="000020C3">
        <w:rPr>
          <w:rFonts w:eastAsiaTheme="majorEastAsia" w:cs="Arial"/>
        </w:rPr>
        <w:t>в процессах</w:t>
      </w:r>
      <w:r>
        <w:rPr>
          <w:rFonts w:eastAsiaTheme="majorEastAsia" w:cs="Arial"/>
        </w:rPr>
        <w:t xml:space="preserve"> планирования воздействий на ПА</w:t>
      </w:r>
      <w:r w:rsidR="005234EB">
        <w:rPr>
          <w:rFonts w:eastAsiaTheme="majorEastAsia" w:cs="Arial"/>
        </w:rPr>
        <w:t>, в частности, процессов «ПП-07.02.03.01-ERP Годовое планирование воздействий на ПА», «ПП-07.03.01-ERP Оперативное (месячное) планирование воздействий на ПА», «ПП-07.03.02-ERP Недельно-суточное планирование воздействий на ПА»</w:t>
      </w:r>
      <w:r>
        <w:rPr>
          <w:rFonts w:eastAsiaTheme="majorEastAsia" w:cs="Arial"/>
        </w:rPr>
        <w:t xml:space="preserve">. </w:t>
      </w:r>
    </w:p>
    <w:p w:rsidR="00EB01B6" w:rsidRDefault="00D15052" w:rsidP="002E665C">
      <w:pPr>
        <w:rPr>
          <w:rFonts w:eastAsiaTheme="majorEastAsia" w:cs="Arial"/>
        </w:rPr>
      </w:pPr>
      <w:r>
        <w:rPr>
          <w:rFonts w:eastAsiaTheme="majorEastAsia" w:cs="Arial"/>
        </w:rPr>
        <w:t xml:space="preserve">Дефектная ведомость печатается из системы S/4HANA (№ разработки </w:t>
      </w:r>
      <w:r w:rsidR="00112EF8">
        <w:rPr>
          <w:rFonts w:eastAsiaTheme="majorEastAsia" w:cs="Arial"/>
        </w:rPr>
        <w:t>PM32, ссылка на форму приведена в таблице 5.8 данного КД</w:t>
      </w:r>
      <w:r>
        <w:rPr>
          <w:rFonts w:eastAsiaTheme="majorEastAsia" w:cs="Arial"/>
        </w:rPr>
        <w:t>) на бумажном носителе на основе заказа ТОРО</w:t>
      </w:r>
      <w:r w:rsidR="00907E37">
        <w:rPr>
          <w:rFonts w:eastAsiaTheme="majorEastAsia" w:cs="Arial"/>
        </w:rPr>
        <w:t xml:space="preserve"> (заказ ТОРО является входящими данными процесса)</w:t>
      </w:r>
      <w:r>
        <w:rPr>
          <w:rFonts w:eastAsiaTheme="majorEastAsia" w:cs="Arial"/>
        </w:rPr>
        <w:t xml:space="preserve">. </w:t>
      </w:r>
      <w:r w:rsidR="00EB01B6">
        <w:rPr>
          <w:rFonts w:eastAsiaTheme="majorEastAsia" w:cs="Arial"/>
        </w:rPr>
        <w:t>На основании</w:t>
      </w:r>
      <w:r w:rsidR="00EB01B6" w:rsidRPr="00EB01B6">
        <w:rPr>
          <w:rFonts w:eastAsiaTheme="majorEastAsia" w:cs="Arial"/>
        </w:rPr>
        <w:t xml:space="preserve"> </w:t>
      </w:r>
      <w:r w:rsidR="00EB01B6">
        <w:rPr>
          <w:rFonts w:eastAsiaTheme="majorEastAsia" w:cs="Arial"/>
        </w:rPr>
        <w:t>дефектной ведомости формируется смета, содержащая оценочную стоимость работ.</w:t>
      </w:r>
      <w:r>
        <w:rPr>
          <w:rFonts w:eastAsiaTheme="majorEastAsia" w:cs="Arial"/>
        </w:rPr>
        <w:t xml:space="preserve"> </w:t>
      </w:r>
      <w:r w:rsidR="00EB01B6">
        <w:rPr>
          <w:rFonts w:eastAsiaTheme="majorEastAsia" w:cs="Arial"/>
        </w:rPr>
        <w:t xml:space="preserve">Смета может формироваться как специалистами подрядной организации, планируемой для привлечения к выполнению работ, так и специалистами сметного отдела. </w:t>
      </w:r>
    </w:p>
    <w:p w:rsidR="00D15052" w:rsidRDefault="00EB01B6" w:rsidP="002E665C">
      <w:pPr>
        <w:rPr>
          <w:rFonts w:eastAsiaTheme="majorEastAsia" w:cs="Arial"/>
        </w:rPr>
      </w:pPr>
      <w:r>
        <w:rPr>
          <w:rFonts w:eastAsiaTheme="majorEastAsia" w:cs="Arial"/>
        </w:rPr>
        <w:t xml:space="preserve">Результатом данного бизнес-процесса является проверенная </w:t>
      </w:r>
      <w:r w:rsidR="00583B3B">
        <w:rPr>
          <w:rFonts w:eastAsiaTheme="majorEastAsia" w:cs="Arial"/>
        </w:rPr>
        <w:t xml:space="preserve">Планировщиком </w:t>
      </w:r>
      <w:r w:rsidR="002535C0">
        <w:rPr>
          <w:rFonts w:eastAsiaTheme="majorEastAsia" w:cs="Arial"/>
        </w:rPr>
        <w:t>ТОиР УО</w:t>
      </w:r>
      <w:r w:rsidR="0070636A">
        <w:rPr>
          <w:rFonts w:eastAsiaTheme="majorEastAsia" w:cs="Arial"/>
        </w:rPr>
        <w:t xml:space="preserve"> </w:t>
      </w:r>
      <w:r>
        <w:rPr>
          <w:rFonts w:eastAsiaTheme="majorEastAsia" w:cs="Arial"/>
        </w:rPr>
        <w:t xml:space="preserve">смета на выполнение работ сторонними организациями, стоимость из которой </w:t>
      </w:r>
      <w:r w:rsidR="00583B3B">
        <w:rPr>
          <w:rFonts w:eastAsiaTheme="majorEastAsia" w:cs="Arial"/>
        </w:rPr>
        <w:t xml:space="preserve">Планировщик </w:t>
      </w:r>
      <w:r w:rsidR="002535C0">
        <w:rPr>
          <w:rFonts w:eastAsiaTheme="majorEastAsia" w:cs="Arial"/>
        </w:rPr>
        <w:t>ТОиР УО</w:t>
      </w:r>
      <w:r w:rsidR="00BB53B0">
        <w:rPr>
          <w:rFonts w:cs="Arial"/>
        </w:rPr>
        <w:t xml:space="preserve"> </w:t>
      </w:r>
      <w:r>
        <w:rPr>
          <w:rFonts w:eastAsiaTheme="majorEastAsia" w:cs="Arial"/>
        </w:rPr>
        <w:t>указывает в заказе</w:t>
      </w:r>
      <w:r w:rsidR="0070636A">
        <w:rPr>
          <w:rFonts w:eastAsiaTheme="majorEastAsia" w:cs="Arial"/>
        </w:rPr>
        <w:t xml:space="preserve"> ТОРО на соответствующем шаге процесса годового либо оперативного планирования</w:t>
      </w:r>
      <w:r w:rsidR="009C1C90">
        <w:rPr>
          <w:rFonts w:eastAsiaTheme="majorEastAsia" w:cs="Arial"/>
        </w:rPr>
        <w:t xml:space="preserve">, после чего прикладывает отсканированную копию </w:t>
      </w:r>
      <w:r w:rsidR="00D15052">
        <w:rPr>
          <w:rFonts w:eastAsiaTheme="majorEastAsia" w:cs="Arial"/>
        </w:rPr>
        <w:t xml:space="preserve">подписанной дефектной ведомости и </w:t>
      </w:r>
      <w:r w:rsidR="009C1C90">
        <w:rPr>
          <w:rFonts w:eastAsiaTheme="majorEastAsia" w:cs="Arial"/>
        </w:rPr>
        <w:t>сметы к заказу.</w:t>
      </w:r>
    </w:p>
    <w:p w:rsidR="00EB01B6" w:rsidRPr="00B153FA" w:rsidRDefault="00FA23D8" w:rsidP="00B153FA">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7</w:t>
      </w:r>
      <w:r w:rsidRPr="007008A3">
        <w:rPr>
          <w:rFonts w:cs="Arial"/>
          <w:b/>
          <w:sz w:val="22"/>
        </w:rPr>
        <w:fldChar w:fldCharType="end"/>
      </w:r>
      <w:r w:rsidR="00850753" w:rsidRPr="007008A3">
        <w:rPr>
          <w:rFonts w:cs="Arial"/>
          <w:b/>
          <w:sz w:val="22"/>
        </w:rPr>
        <w:t xml:space="preserve">. Описание бизнес-процесса </w:t>
      </w:r>
      <w:r w:rsidR="00850753" w:rsidRPr="00850753">
        <w:rPr>
          <w:rFonts w:cs="Arial"/>
          <w:b/>
          <w:sz w:val="22"/>
        </w:rPr>
        <w:t xml:space="preserve">ПП-07.02.03.03-ERP </w:t>
      </w:r>
      <w:r w:rsidR="001D34DB">
        <w:rPr>
          <w:rFonts w:cs="Arial"/>
          <w:b/>
          <w:sz w:val="22"/>
        </w:rPr>
        <w:t>О</w:t>
      </w:r>
      <w:r w:rsidR="00AF7E3B">
        <w:rPr>
          <w:rFonts w:cs="Arial"/>
          <w:b/>
          <w:sz w:val="22"/>
        </w:rPr>
        <w:t>пределение стоимости работ</w:t>
      </w:r>
    </w:p>
    <w:tbl>
      <w:tblPr>
        <w:tblpPr w:leftFromText="181" w:rightFromText="181" w:vertAnchor="text" w:horzAnchor="margin" w:tblpY="1"/>
        <w:tblOverlap w:val="never"/>
        <w:tblW w:w="1019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A0" w:firstRow="1" w:lastRow="0" w:firstColumn="1" w:lastColumn="0" w:noHBand="0" w:noVBand="0"/>
      </w:tblPr>
      <w:tblGrid>
        <w:gridCol w:w="2962"/>
        <w:gridCol w:w="7229"/>
      </w:tblGrid>
      <w:tr w:rsidR="0067644E" w:rsidRPr="007008A3" w:rsidTr="002D3EFC">
        <w:trPr>
          <w:cantSplit/>
          <w:trHeight w:val="396"/>
          <w:tblHeader/>
        </w:trPr>
        <w:tc>
          <w:tcPr>
            <w:tcW w:w="2962" w:type="dxa"/>
            <w:shd w:val="clear" w:color="auto" w:fill="FFC000"/>
          </w:tcPr>
          <w:p w:rsidR="0067644E" w:rsidRPr="00B153FA" w:rsidRDefault="0067644E" w:rsidP="00B153FA">
            <w:pPr>
              <w:ind w:firstLine="0"/>
              <w:rPr>
                <w:rFonts w:cs="Arial"/>
                <w:b/>
                <w:sz w:val="20"/>
                <w:szCs w:val="20"/>
              </w:rPr>
            </w:pPr>
            <w:r w:rsidRPr="00B153FA">
              <w:rPr>
                <w:rFonts w:cs="Arial"/>
                <w:b/>
                <w:sz w:val="20"/>
                <w:szCs w:val="20"/>
              </w:rPr>
              <w:t>Код бизнес-процесса</w:t>
            </w:r>
          </w:p>
        </w:tc>
        <w:tc>
          <w:tcPr>
            <w:tcW w:w="7229" w:type="dxa"/>
            <w:vAlign w:val="bottom"/>
          </w:tcPr>
          <w:p w:rsidR="0067644E" w:rsidRPr="007008A3" w:rsidRDefault="001C000A" w:rsidP="00B153FA">
            <w:pPr>
              <w:pStyle w:val="TABLECONTENT"/>
              <w:rPr>
                <w:lang w:eastAsia="ru-RU"/>
              </w:rPr>
            </w:pPr>
            <w:r w:rsidRPr="007008A3">
              <w:rPr>
                <w:lang w:eastAsia="ru-RU"/>
              </w:rPr>
              <w:t xml:space="preserve">ПП-07.02.03.03-ERP </w:t>
            </w:r>
            <w:r w:rsidR="009B78A5">
              <w:rPr>
                <w:lang w:eastAsia="ru-RU"/>
              </w:rPr>
              <w:t>Определение стоимости работ</w:t>
            </w:r>
          </w:p>
        </w:tc>
      </w:tr>
      <w:tr w:rsidR="0067644E" w:rsidRPr="007008A3" w:rsidTr="002D3EFC">
        <w:trPr>
          <w:cantSplit/>
          <w:trHeight w:val="290"/>
        </w:trPr>
        <w:tc>
          <w:tcPr>
            <w:tcW w:w="2962" w:type="dxa"/>
            <w:shd w:val="clear" w:color="auto" w:fill="FFC000"/>
          </w:tcPr>
          <w:p w:rsidR="0067644E" w:rsidRPr="00B153FA" w:rsidRDefault="0067644E" w:rsidP="00B153FA">
            <w:pPr>
              <w:ind w:firstLine="0"/>
              <w:rPr>
                <w:rFonts w:cs="Arial"/>
                <w:b/>
                <w:sz w:val="20"/>
                <w:szCs w:val="20"/>
              </w:rPr>
            </w:pPr>
            <w:r w:rsidRPr="00B153FA">
              <w:rPr>
                <w:rFonts w:cs="Arial"/>
                <w:b/>
                <w:sz w:val="20"/>
                <w:szCs w:val="20"/>
              </w:rPr>
              <w:t>Цель бизнес-процесса</w:t>
            </w:r>
          </w:p>
        </w:tc>
        <w:tc>
          <w:tcPr>
            <w:tcW w:w="7229" w:type="dxa"/>
            <w:vAlign w:val="bottom"/>
          </w:tcPr>
          <w:p w:rsidR="0067644E" w:rsidRPr="00D743FE" w:rsidRDefault="00D743FE" w:rsidP="00B153FA">
            <w:pPr>
              <w:pStyle w:val="TABLECONTENT"/>
              <w:rPr>
                <w:lang w:eastAsia="ru-RU"/>
              </w:rPr>
            </w:pPr>
            <w:r>
              <w:rPr>
                <w:lang w:eastAsia="ru-RU"/>
              </w:rPr>
              <w:t>Определение стоимости работ, планируемых для выполнения сторонними организациями, на основании дефектной ведомости.</w:t>
            </w:r>
          </w:p>
        </w:tc>
      </w:tr>
      <w:tr w:rsidR="0067644E" w:rsidRPr="007008A3" w:rsidTr="002D3EFC">
        <w:trPr>
          <w:cantSplit/>
          <w:trHeight w:val="290"/>
        </w:trPr>
        <w:tc>
          <w:tcPr>
            <w:tcW w:w="2962" w:type="dxa"/>
            <w:shd w:val="clear" w:color="auto" w:fill="FFC000"/>
          </w:tcPr>
          <w:p w:rsidR="0067644E" w:rsidRPr="00B153FA" w:rsidRDefault="0067644E" w:rsidP="00B153FA">
            <w:pPr>
              <w:ind w:firstLine="0"/>
              <w:rPr>
                <w:rFonts w:cs="Arial"/>
                <w:b/>
                <w:sz w:val="20"/>
                <w:szCs w:val="20"/>
              </w:rPr>
            </w:pPr>
            <w:r w:rsidRPr="00B153FA">
              <w:rPr>
                <w:rFonts w:cs="Arial"/>
                <w:b/>
                <w:sz w:val="20"/>
                <w:szCs w:val="20"/>
              </w:rPr>
              <w:t>Периодичность</w:t>
            </w:r>
          </w:p>
        </w:tc>
        <w:tc>
          <w:tcPr>
            <w:tcW w:w="7229" w:type="dxa"/>
            <w:vAlign w:val="bottom"/>
          </w:tcPr>
          <w:p w:rsidR="0067644E" w:rsidRPr="007008A3" w:rsidRDefault="001C000A" w:rsidP="00B153FA">
            <w:pPr>
              <w:pStyle w:val="TABLECONTENT"/>
              <w:rPr>
                <w:lang w:eastAsia="ru-RU"/>
              </w:rPr>
            </w:pPr>
            <w:r w:rsidRPr="007008A3">
              <w:rPr>
                <w:lang w:eastAsia="ru-RU"/>
              </w:rPr>
              <w:t>По событиям</w:t>
            </w:r>
            <w:r w:rsidR="00B81DB0">
              <w:rPr>
                <w:lang w:eastAsia="ru-RU"/>
              </w:rPr>
              <w:t xml:space="preserve"> появления</w:t>
            </w:r>
            <w:r w:rsidR="00D139D7">
              <w:rPr>
                <w:lang w:eastAsia="ru-RU"/>
              </w:rPr>
              <w:t xml:space="preserve"> заказ</w:t>
            </w:r>
            <w:r w:rsidR="00B81DB0">
              <w:rPr>
                <w:lang w:eastAsia="ru-RU"/>
              </w:rPr>
              <w:t>ов на выполнение работ сторонними организациями, требующих дополнительной оценки стоимости</w:t>
            </w:r>
            <w:r w:rsidR="005234EB">
              <w:rPr>
                <w:lang w:eastAsia="ru-RU"/>
              </w:rPr>
              <w:t xml:space="preserve"> работ.</w:t>
            </w:r>
          </w:p>
        </w:tc>
      </w:tr>
      <w:tr w:rsidR="0067644E" w:rsidRPr="007008A3" w:rsidTr="002D3EFC">
        <w:trPr>
          <w:cantSplit/>
          <w:trHeight w:val="293"/>
        </w:trPr>
        <w:tc>
          <w:tcPr>
            <w:tcW w:w="2962" w:type="dxa"/>
            <w:shd w:val="clear" w:color="auto" w:fill="FFC000"/>
          </w:tcPr>
          <w:p w:rsidR="0067644E" w:rsidRPr="00B153FA" w:rsidRDefault="0067644E" w:rsidP="00B153FA">
            <w:pPr>
              <w:ind w:firstLine="0"/>
              <w:jc w:val="left"/>
              <w:rPr>
                <w:rFonts w:cs="Arial"/>
                <w:b/>
                <w:sz w:val="20"/>
                <w:szCs w:val="20"/>
              </w:rPr>
            </w:pPr>
            <w:r w:rsidRPr="00B153FA">
              <w:rPr>
                <w:rFonts w:cs="Arial"/>
                <w:b/>
                <w:sz w:val="20"/>
                <w:szCs w:val="20"/>
              </w:rPr>
              <w:t>Предваряющие связанные процессы</w:t>
            </w:r>
          </w:p>
        </w:tc>
        <w:tc>
          <w:tcPr>
            <w:tcW w:w="7229" w:type="dxa"/>
            <w:vAlign w:val="bottom"/>
          </w:tcPr>
          <w:p w:rsidR="001C000A" w:rsidRPr="007008A3" w:rsidRDefault="001C000A" w:rsidP="00B153FA">
            <w:pPr>
              <w:pStyle w:val="TABLECONTENT"/>
              <w:rPr>
                <w:lang w:eastAsia="ru-RU"/>
              </w:rPr>
            </w:pPr>
            <w:r w:rsidRPr="007008A3">
              <w:rPr>
                <w:lang w:eastAsia="ru-RU"/>
              </w:rPr>
              <w:t>[ПП-07.02.03.01-ERP]</w:t>
            </w:r>
          </w:p>
          <w:p w:rsidR="001C000A" w:rsidRPr="007008A3" w:rsidRDefault="00EF0077" w:rsidP="00B153FA">
            <w:pPr>
              <w:pStyle w:val="TABLECONTENT"/>
              <w:rPr>
                <w:lang w:eastAsia="ru-RU"/>
              </w:rPr>
            </w:pPr>
            <w:r w:rsidRPr="007008A3">
              <w:rPr>
                <w:lang w:eastAsia="ru-RU"/>
              </w:rPr>
              <w:t>Годовое планирование</w:t>
            </w:r>
            <w:r w:rsidR="001C000A" w:rsidRPr="007008A3">
              <w:rPr>
                <w:lang w:eastAsia="ru-RU"/>
              </w:rPr>
              <w:t xml:space="preserve"> воздействий на производственные активы</w:t>
            </w:r>
          </w:p>
          <w:p w:rsidR="001C000A" w:rsidRPr="007008A3" w:rsidRDefault="001C000A" w:rsidP="00B153FA">
            <w:pPr>
              <w:pStyle w:val="TABLECONTENT"/>
              <w:rPr>
                <w:lang w:eastAsia="ru-RU"/>
              </w:rPr>
            </w:pPr>
            <w:r w:rsidRPr="007008A3">
              <w:rPr>
                <w:lang w:eastAsia="ru-RU"/>
              </w:rPr>
              <w:t>[ПП-07.03.02-ERP]</w:t>
            </w:r>
          </w:p>
          <w:p w:rsidR="001C000A" w:rsidRPr="007008A3" w:rsidRDefault="001C000A" w:rsidP="00B153FA">
            <w:pPr>
              <w:pStyle w:val="TABLECONTENT"/>
              <w:rPr>
                <w:lang w:eastAsia="ru-RU"/>
              </w:rPr>
            </w:pPr>
            <w:r w:rsidRPr="007008A3">
              <w:rPr>
                <w:lang w:eastAsia="ru-RU"/>
              </w:rPr>
              <w:t>Недельно-суточное планирование воздействий на производственные активы</w:t>
            </w:r>
          </w:p>
          <w:p w:rsidR="001C000A" w:rsidRPr="007008A3" w:rsidRDefault="001C000A" w:rsidP="00B153FA">
            <w:pPr>
              <w:pStyle w:val="TABLECONTENT"/>
              <w:rPr>
                <w:lang w:eastAsia="ru-RU"/>
              </w:rPr>
            </w:pPr>
            <w:r w:rsidRPr="007008A3">
              <w:rPr>
                <w:lang w:eastAsia="ru-RU"/>
              </w:rPr>
              <w:t>[ПП-07.03.01-ERP]</w:t>
            </w:r>
          </w:p>
          <w:p w:rsidR="001C000A" w:rsidRPr="007008A3" w:rsidRDefault="001C000A" w:rsidP="00B153FA">
            <w:pPr>
              <w:pStyle w:val="TABLECONTENT"/>
              <w:rPr>
                <w:lang w:eastAsia="ru-RU"/>
              </w:rPr>
            </w:pPr>
            <w:r w:rsidRPr="007008A3">
              <w:rPr>
                <w:lang w:eastAsia="ru-RU"/>
              </w:rPr>
              <w:t>Оперативное (месячное) планирование воздействий на производственные активы</w:t>
            </w:r>
          </w:p>
        </w:tc>
      </w:tr>
      <w:tr w:rsidR="001C000A" w:rsidRPr="007008A3" w:rsidTr="002D3EFC">
        <w:trPr>
          <w:cantSplit/>
          <w:trHeight w:val="293"/>
        </w:trPr>
        <w:tc>
          <w:tcPr>
            <w:tcW w:w="2962" w:type="dxa"/>
            <w:shd w:val="clear" w:color="auto" w:fill="FFC000"/>
          </w:tcPr>
          <w:p w:rsidR="001C000A" w:rsidRPr="00B153FA" w:rsidRDefault="001C000A" w:rsidP="00B153FA">
            <w:pPr>
              <w:ind w:firstLine="0"/>
              <w:jc w:val="left"/>
              <w:rPr>
                <w:rFonts w:cs="Arial"/>
                <w:b/>
                <w:sz w:val="20"/>
                <w:szCs w:val="20"/>
              </w:rPr>
            </w:pPr>
            <w:r w:rsidRPr="00B153FA">
              <w:rPr>
                <w:rFonts w:cs="Arial"/>
                <w:b/>
                <w:sz w:val="20"/>
                <w:szCs w:val="20"/>
              </w:rPr>
              <w:t>Последующие связанные процессы</w:t>
            </w:r>
          </w:p>
        </w:tc>
        <w:tc>
          <w:tcPr>
            <w:tcW w:w="7229" w:type="dxa"/>
            <w:vAlign w:val="bottom"/>
          </w:tcPr>
          <w:p w:rsidR="001C000A" w:rsidRPr="007008A3" w:rsidRDefault="001C000A" w:rsidP="00B153FA">
            <w:pPr>
              <w:pStyle w:val="TABLECONTENT"/>
              <w:rPr>
                <w:lang w:eastAsia="ru-RU"/>
              </w:rPr>
            </w:pPr>
            <w:r w:rsidRPr="007008A3">
              <w:rPr>
                <w:lang w:eastAsia="ru-RU"/>
              </w:rPr>
              <w:t>[ПП-07.02.03.01-ERP]</w:t>
            </w:r>
          </w:p>
          <w:p w:rsidR="001C000A" w:rsidRPr="007008A3" w:rsidRDefault="00EF0077" w:rsidP="00B153FA">
            <w:pPr>
              <w:pStyle w:val="TABLECONTENT"/>
              <w:rPr>
                <w:lang w:eastAsia="ru-RU"/>
              </w:rPr>
            </w:pPr>
            <w:r w:rsidRPr="007008A3">
              <w:rPr>
                <w:lang w:eastAsia="ru-RU"/>
              </w:rPr>
              <w:t>Годовое планирование</w:t>
            </w:r>
            <w:r w:rsidR="001C000A" w:rsidRPr="007008A3">
              <w:rPr>
                <w:lang w:eastAsia="ru-RU"/>
              </w:rPr>
              <w:t xml:space="preserve"> воздействий на производственные активы</w:t>
            </w:r>
          </w:p>
          <w:p w:rsidR="001C000A" w:rsidRPr="007008A3" w:rsidRDefault="001C000A" w:rsidP="00B153FA">
            <w:pPr>
              <w:pStyle w:val="TABLECONTENT"/>
              <w:rPr>
                <w:lang w:eastAsia="ru-RU"/>
              </w:rPr>
            </w:pPr>
            <w:r w:rsidRPr="007008A3">
              <w:rPr>
                <w:lang w:eastAsia="ru-RU"/>
              </w:rPr>
              <w:t>[ПП-07.03.02-ERP]</w:t>
            </w:r>
          </w:p>
          <w:p w:rsidR="001C000A" w:rsidRPr="007008A3" w:rsidRDefault="001C000A" w:rsidP="00B153FA">
            <w:pPr>
              <w:pStyle w:val="TABLECONTENT"/>
              <w:rPr>
                <w:lang w:eastAsia="ru-RU"/>
              </w:rPr>
            </w:pPr>
            <w:r w:rsidRPr="007008A3">
              <w:rPr>
                <w:lang w:eastAsia="ru-RU"/>
              </w:rPr>
              <w:t>Недельно-суточное планирование воздействий на производственные активы</w:t>
            </w:r>
          </w:p>
          <w:p w:rsidR="001C000A" w:rsidRPr="007008A3" w:rsidRDefault="001C000A" w:rsidP="00B153FA">
            <w:pPr>
              <w:pStyle w:val="TABLECONTENT"/>
              <w:rPr>
                <w:lang w:eastAsia="ru-RU"/>
              </w:rPr>
            </w:pPr>
            <w:r w:rsidRPr="007008A3">
              <w:rPr>
                <w:lang w:eastAsia="ru-RU"/>
              </w:rPr>
              <w:t>[ПП-07.03.01-ERP]</w:t>
            </w:r>
          </w:p>
          <w:p w:rsidR="001C000A" w:rsidRPr="007008A3" w:rsidRDefault="001C000A" w:rsidP="00B153FA">
            <w:pPr>
              <w:pStyle w:val="TABLECONTENT"/>
              <w:rPr>
                <w:lang w:eastAsia="ru-RU"/>
              </w:rPr>
            </w:pPr>
            <w:r w:rsidRPr="007008A3">
              <w:rPr>
                <w:lang w:eastAsia="ru-RU"/>
              </w:rPr>
              <w:t>Оперативное (месячное) планирование воздействий на производственные активы</w:t>
            </w:r>
          </w:p>
        </w:tc>
      </w:tr>
      <w:tr w:rsidR="001C000A" w:rsidRPr="007008A3" w:rsidTr="002D3EFC">
        <w:trPr>
          <w:cantSplit/>
          <w:trHeight w:val="293"/>
        </w:trPr>
        <w:tc>
          <w:tcPr>
            <w:tcW w:w="2962" w:type="dxa"/>
            <w:shd w:val="clear" w:color="auto" w:fill="FFC000"/>
          </w:tcPr>
          <w:p w:rsidR="001C000A" w:rsidRPr="00B153FA" w:rsidRDefault="001C000A" w:rsidP="00B153FA">
            <w:pPr>
              <w:ind w:firstLine="0"/>
              <w:rPr>
                <w:rFonts w:cs="Arial"/>
                <w:b/>
                <w:sz w:val="20"/>
                <w:szCs w:val="20"/>
              </w:rPr>
            </w:pPr>
            <w:r w:rsidRPr="00B153FA">
              <w:rPr>
                <w:rFonts w:cs="Arial"/>
                <w:b/>
                <w:sz w:val="20"/>
                <w:szCs w:val="20"/>
              </w:rPr>
              <w:t>Входящие данные</w:t>
            </w:r>
          </w:p>
        </w:tc>
        <w:tc>
          <w:tcPr>
            <w:tcW w:w="7229" w:type="dxa"/>
            <w:vAlign w:val="bottom"/>
          </w:tcPr>
          <w:p w:rsidR="001C000A" w:rsidRPr="007008A3" w:rsidRDefault="001C000A" w:rsidP="00B153FA">
            <w:pPr>
              <w:pStyle w:val="TABLECONTENT"/>
              <w:rPr>
                <w:lang w:eastAsia="ru-RU"/>
              </w:rPr>
            </w:pPr>
            <w:r w:rsidRPr="007008A3">
              <w:rPr>
                <w:lang w:eastAsia="ru-RU"/>
              </w:rPr>
              <w:t>Заказ ТОРО</w:t>
            </w:r>
          </w:p>
        </w:tc>
      </w:tr>
      <w:tr w:rsidR="001C000A" w:rsidRPr="007008A3" w:rsidTr="002D3EFC">
        <w:trPr>
          <w:cantSplit/>
          <w:trHeight w:val="293"/>
        </w:trPr>
        <w:tc>
          <w:tcPr>
            <w:tcW w:w="2962" w:type="dxa"/>
            <w:shd w:val="clear" w:color="auto" w:fill="FFC000"/>
          </w:tcPr>
          <w:p w:rsidR="001C000A" w:rsidRPr="00B153FA" w:rsidRDefault="001C000A" w:rsidP="00B153FA">
            <w:pPr>
              <w:ind w:firstLine="0"/>
              <w:rPr>
                <w:rFonts w:cs="Arial"/>
                <w:b/>
                <w:sz w:val="20"/>
                <w:szCs w:val="20"/>
              </w:rPr>
            </w:pPr>
            <w:r w:rsidRPr="00B153FA">
              <w:rPr>
                <w:rFonts w:cs="Arial"/>
                <w:b/>
                <w:sz w:val="20"/>
                <w:szCs w:val="20"/>
              </w:rPr>
              <w:t>Исходящие данные</w:t>
            </w:r>
          </w:p>
        </w:tc>
        <w:tc>
          <w:tcPr>
            <w:tcW w:w="7229" w:type="dxa"/>
            <w:vAlign w:val="bottom"/>
          </w:tcPr>
          <w:p w:rsidR="001C000A" w:rsidRPr="007008A3" w:rsidRDefault="001C000A" w:rsidP="00B153FA">
            <w:pPr>
              <w:pStyle w:val="TABLECONTENT"/>
              <w:rPr>
                <w:lang w:eastAsia="ru-RU"/>
              </w:rPr>
            </w:pPr>
            <w:r w:rsidRPr="007008A3">
              <w:rPr>
                <w:lang w:eastAsia="ru-RU"/>
              </w:rPr>
              <w:t>Смета</w:t>
            </w:r>
          </w:p>
          <w:p w:rsidR="001C000A" w:rsidRPr="007008A3" w:rsidRDefault="001C000A" w:rsidP="00B153FA">
            <w:pPr>
              <w:pStyle w:val="TABLECONTENT"/>
              <w:rPr>
                <w:lang w:eastAsia="ru-RU"/>
              </w:rPr>
            </w:pPr>
            <w:r w:rsidRPr="007008A3">
              <w:rPr>
                <w:lang w:eastAsia="ru-RU"/>
              </w:rPr>
              <w:t>Дефектная ведомость</w:t>
            </w:r>
          </w:p>
        </w:tc>
      </w:tr>
    </w:tbl>
    <w:p w:rsidR="00ED7195" w:rsidRDefault="00ED7195" w:rsidP="00ED7195">
      <w:pPr>
        <w:rPr>
          <w:rFonts w:cs="Arial"/>
          <w:color w:val="000000" w:themeColor="text1"/>
          <w:szCs w:val="24"/>
        </w:rPr>
      </w:pPr>
    </w:p>
    <w:p w:rsidR="00ED7195" w:rsidRPr="00777793" w:rsidRDefault="00ED7195" w:rsidP="00ED7195">
      <w:pPr>
        <w:spacing w:after="240" w:line="276" w:lineRule="auto"/>
        <w:rPr>
          <w:rFonts w:cs="Arial"/>
          <w:color w:val="000000" w:themeColor="text1"/>
          <w:szCs w:val="24"/>
        </w:rPr>
      </w:pPr>
      <w:r w:rsidRPr="00777793">
        <w:rPr>
          <w:rFonts w:cs="Arial"/>
          <w:color w:val="000000" w:themeColor="text1"/>
          <w:szCs w:val="24"/>
        </w:rPr>
        <w:t>A</w:t>
      </w:r>
      <w:r>
        <w:rPr>
          <w:rFonts w:cs="Arial"/>
          <w:color w:val="000000" w:themeColor="text1"/>
          <w:szCs w:val="24"/>
          <w:lang w:val="en-US"/>
        </w:rPr>
        <w:t>RIS</w:t>
      </w:r>
      <w:r w:rsidRPr="00777793">
        <w:rPr>
          <w:rFonts w:cs="Arial"/>
          <w:color w:val="000000" w:themeColor="text1"/>
          <w:szCs w:val="24"/>
        </w:rPr>
        <w:t>-cхем</w:t>
      </w:r>
      <w:r w:rsidR="00D7746E">
        <w:rPr>
          <w:rFonts w:cs="Arial"/>
          <w:color w:val="000000" w:themeColor="text1"/>
          <w:szCs w:val="24"/>
        </w:rPr>
        <w:t>а</w:t>
      </w:r>
      <w:r w:rsidRPr="00777793">
        <w:rPr>
          <w:rFonts w:cs="Arial"/>
          <w:color w:val="000000" w:themeColor="text1"/>
          <w:szCs w:val="24"/>
        </w:rPr>
        <w:t xml:space="preserve"> приведен</w:t>
      </w:r>
      <w:r w:rsidR="00D7746E">
        <w:rPr>
          <w:rFonts w:cs="Arial"/>
          <w:color w:val="000000" w:themeColor="text1"/>
          <w:szCs w:val="24"/>
        </w:rPr>
        <w:t>а</w:t>
      </w:r>
      <w:r w:rsidRPr="00777793">
        <w:rPr>
          <w:rFonts w:cs="Arial"/>
          <w:color w:val="000000" w:themeColor="text1"/>
          <w:szCs w:val="24"/>
        </w:rPr>
        <w:t xml:space="preserve"> в Приложении 1 к данному КД.</w:t>
      </w:r>
    </w:p>
    <w:p w:rsidR="0043622A" w:rsidRPr="007008A3" w:rsidRDefault="0043622A" w:rsidP="0043622A">
      <w:pPr>
        <w:pStyle w:val="22"/>
        <w:keepNext/>
        <w:keepLines/>
        <w:numPr>
          <w:ilvl w:val="1"/>
          <w:numId w:val="8"/>
        </w:numPr>
        <w:spacing w:before="160" w:after="120" w:line="276" w:lineRule="auto"/>
        <w:rPr>
          <w:rFonts w:eastAsiaTheme="majorEastAsia" w:cs="Arial"/>
          <w:bCs w:val="0"/>
          <w:iCs w:val="0"/>
          <w:szCs w:val="26"/>
        </w:rPr>
      </w:pPr>
      <w:bookmarkStart w:id="107" w:name="_Toc39074855"/>
      <w:bookmarkStart w:id="108" w:name="_Toc39079069"/>
      <w:bookmarkStart w:id="109" w:name="_Toc39089170"/>
      <w:bookmarkStart w:id="110" w:name="_Toc39147108"/>
      <w:bookmarkStart w:id="111" w:name="_Toc39151154"/>
      <w:bookmarkStart w:id="112" w:name="_Toc65846400"/>
      <w:bookmarkEnd w:id="107"/>
      <w:bookmarkEnd w:id="108"/>
      <w:bookmarkEnd w:id="109"/>
      <w:bookmarkEnd w:id="110"/>
      <w:bookmarkEnd w:id="111"/>
      <w:r w:rsidRPr="007008A3">
        <w:rPr>
          <w:rFonts w:eastAsiaTheme="majorEastAsia" w:cs="Arial"/>
          <w:bCs w:val="0"/>
          <w:iCs w:val="0"/>
          <w:szCs w:val="26"/>
        </w:rPr>
        <w:t>Описание шагов бизнес-процесс</w:t>
      </w:r>
      <w:r w:rsidR="00231ACC" w:rsidRPr="007008A3">
        <w:rPr>
          <w:rFonts w:eastAsiaTheme="majorEastAsia" w:cs="Arial"/>
          <w:bCs w:val="0"/>
          <w:iCs w:val="0"/>
          <w:szCs w:val="26"/>
        </w:rPr>
        <w:t>ов</w:t>
      </w:r>
      <w:bookmarkEnd w:id="112"/>
    </w:p>
    <w:p w:rsidR="0067644E" w:rsidRPr="007008A3" w:rsidRDefault="0067644E" w:rsidP="0067644E">
      <w:pPr>
        <w:rPr>
          <w:rFonts w:eastAsiaTheme="majorEastAsia" w:cs="Arial"/>
        </w:rPr>
      </w:pPr>
    </w:p>
    <w:p w:rsidR="0043622A" w:rsidRPr="007008A3" w:rsidRDefault="0043622A" w:rsidP="001215BE">
      <w:pPr>
        <w:pStyle w:val="3"/>
      </w:pPr>
      <w:bookmarkStart w:id="113" w:name="_Toc514340553"/>
      <w:bookmarkStart w:id="114" w:name="_Toc65846401"/>
      <w:r w:rsidRPr="007008A3">
        <w:t xml:space="preserve">Описание шагов бизнес-процесса </w:t>
      </w:r>
      <w:bookmarkEnd w:id="113"/>
      <w:r w:rsidR="00655043" w:rsidRPr="007008A3">
        <w:t>ПП-07.</w:t>
      </w:r>
      <w:r w:rsidR="008A11B9">
        <w:t>02.</w:t>
      </w:r>
      <w:r w:rsidR="00655043" w:rsidRPr="007008A3">
        <w:t>03.01-ERP Годовое планирование воздействий на ПА</w:t>
      </w:r>
      <w:bookmarkEnd w:id="114"/>
    </w:p>
    <w:p w:rsidR="00655043" w:rsidRPr="007008A3" w:rsidRDefault="00655043">
      <w:pPr>
        <w:pStyle w:val="4"/>
      </w:pPr>
      <w:r w:rsidRPr="007008A3">
        <w:t xml:space="preserve">Шаг процесса </w:t>
      </w:r>
      <w:r w:rsidR="00D0249F">
        <w:t>2</w:t>
      </w:r>
      <w:r w:rsidR="00627C3D" w:rsidRPr="007008A3">
        <w:t>0</w:t>
      </w:r>
      <w:r w:rsidRPr="007008A3">
        <w:t xml:space="preserve"> – </w:t>
      </w:r>
      <w:r w:rsidR="00996D74">
        <w:t>Анализ</w:t>
      </w:r>
      <w:r w:rsidR="00996D74" w:rsidRPr="007008A3">
        <w:t xml:space="preserve"> </w:t>
      </w:r>
      <w:r w:rsidR="00627C3D" w:rsidRPr="007008A3">
        <w:t>планов ТОРО для ППР</w:t>
      </w:r>
      <w:r w:rsidR="00996D74">
        <w:t xml:space="preserve"> на актуальность</w:t>
      </w:r>
    </w:p>
    <w:p w:rsidR="00627C3D" w:rsidRDefault="00F62E46" w:rsidP="00627C3D">
      <w:pPr>
        <w:spacing w:after="240" w:line="276" w:lineRule="auto"/>
        <w:rPr>
          <w:ins w:id="115" w:author="Киселев Юрий Валерьевич" w:date="2022-03-24T12:46:00Z"/>
          <w:rFonts w:cs="Arial"/>
        </w:rPr>
      </w:pPr>
      <w:r>
        <w:rPr>
          <w:rFonts w:cs="Arial"/>
        </w:rPr>
        <w:t>Перед формированием</w:t>
      </w:r>
      <w:r w:rsidR="00D139D7">
        <w:rPr>
          <w:rFonts w:cs="Arial"/>
        </w:rPr>
        <w:t xml:space="preserve"> заказ</w:t>
      </w:r>
      <w:r>
        <w:rPr>
          <w:rFonts w:cs="Arial"/>
        </w:rPr>
        <w:t xml:space="preserve">ов на планируемый год Планировщик </w:t>
      </w:r>
      <w:r w:rsidR="002535C0">
        <w:rPr>
          <w:rFonts w:cs="Arial"/>
        </w:rPr>
        <w:t>ТОиР УО</w:t>
      </w:r>
      <w:r w:rsidR="00BB53B0">
        <w:rPr>
          <w:rFonts w:cs="Arial"/>
        </w:rPr>
        <w:t xml:space="preserve"> </w:t>
      </w:r>
      <w:r w:rsidR="00627C3D" w:rsidRPr="007008A3">
        <w:rPr>
          <w:rFonts w:cs="Arial"/>
        </w:rPr>
        <w:t>проводит проверку наличия</w:t>
      </w:r>
      <w:r w:rsidR="00F95D44">
        <w:rPr>
          <w:rFonts w:cs="Arial"/>
        </w:rPr>
        <w:t xml:space="preserve"> (полноты, по количеству объектов и видов обслуживания)</w:t>
      </w:r>
      <w:r w:rsidR="00627C3D" w:rsidRPr="007008A3">
        <w:rPr>
          <w:rFonts w:cs="Arial"/>
        </w:rPr>
        <w:t xml:space="preserve"> и актуальности планов ППР, стратегий и нормативов для оборудования и</w:t>
      </w:r>
      <w:r w:rsidR="00F95D44">
        <w:rPr>
          <w:rFonts w:cs="Arial"/>
        </w:rPr>
        <w:t>,</w:t>
      </w:r>
      <w:r w:rsidR="00627C3D" w:rsidRPr="007008A3">
        <w:rPr>
          <w:rFonts w:cs="Arial"/>
        </w:rPr>
        <w:t xml:space="preserve"> при необходимости</w:t>
      </w:r>
      <w:r w:rsidR="00F76C41">
        <w:rPr>
          <w:rFonts w:cs="Arial"/>
        </w:rPr>
        <w:t xml:space="preserve"> через смежный процесс </w:t>
      </w:r>
      <w:r w:rsidR="00F76C41" w:rsidRPr="00F76C41">
        <w:rPr>
          <w:rFonts w:cs="Arial"/>
        </w:rPr>
        <w:t xml:space="preserve">ПП-07.01.02.05-ERP </w:t>
      </w:r>
      <w:r w:rsidR="00F76C41">
        <w:rPr>
          <w:rFonts w:cs="Arial"/>
        </w:rPr>
        <w:t>«Ведение НСИ ТОиР» формирует потребность в создании</w:t>
      </w:r>
      <w:r w:rsidR="00627C3D" w:rsidRPr="007008A3">
        <w:rPr>
          <w:rFonts w:cs="Arial"/>
        </w:rPr>
        <w:t xml:space="preserve"> </w:t>
      </w:r>
      <w:r w:rsidR="00F76C41">
        <w:rPr>
          <w:rFonts w:cs="Arial"/>
        </w:rPr>
        <w:t xml:space="preserve">новых </w:t>
      </w:r>
      <w:r w:rsidR="00627C3D" w:rsidRPr="007008A3">
        <w:rPr>
          <w:rFonts w:cs="Arial"/>
        </w:rPr>
        <w:t>план</w:t>
      </w:r>
      <w:r w:rsidR="00F76C41">
        <w:rPr>
          <w:rFonts w:cs="Arial"/>
        </w:rPr>
        <w:t>ов</w:t>
      </w:r>
      <w:r w:rsidR="00627C3D" w:rsidRPr="007008A3">
        <w:rPr>
          <w:rFonts w:cs="Arial"/>
        </w:rPr>
        <w:t xml:space="preserve"> ТОРО для ППР</w:t>
      </w:r>
      <w:r w:rsidR="00F76C41">
        <w:rPr>
          <w:rFonts w:cs="Arial"/>
        </w:rPr>
        <w:t>, либо актуализации существующих планов</w:t>
      </w:r>
      <w:r w:rsidR="0099048B">
        <w:rPr>
          <w:rFonts w:cs="Arial"/>
        </w:rPr>
        <w:t>.</w:t>
      </w:r>
    </w:p>
    <w:p w:rsidR="008767CC" w:rsidRPr="00E15FF1" w:rsidRDefault="008767CC" w:rsidP="008767CC">
      <w:pPr>
        <w:spacing w:after="240" w:line="276" w:lineRule="auto"/>
        <w:rPr>
          <w:ins w:id="116" w:author="Киселев Юрий Валерьевич" w:date="2022-03-24T12:46:00Z"/>
          <w:rFonts w:cs="Arial"/>
        </w:rPr>
      </w:pPr>
      <w:ins w:id="117" w:author="Киселев Юрий Валерьевич" w:date="2022-03-24T12:46:00Z">
        <w:r>
          <w:rPr>
            <w:rFonts w:cs="Arial"/>
          </w:rPr>
          <w:t>В случае, если мероприятия ТОиР будут планироваться подрядной организацией, то анализ планов ТОРО для ППР для</w:t>
        </w:r>
        <w:r w:rsidRPr="00312C1E">
          <w:rPr>
            <w:rFonts w:cs="Arial"/>
          </w:rPr>
          <w:t xml:space="preserve"> </w:t>
        </w:r>
        <w:r>
          <w:rPr>
            <w:rFonts w:cs="Arial"/>
          </w:rPr>
          <w:t>перечня оборудования подлежащего обслуживанию в соответствии с договором</w:t>
        </w:r>
        <w:r w:rsidRPr="00312C1E">
          <w:rPr>
            <w:rFonts w:cs="Arial"/>
          </w:rPr>
          <w:t xml:space="preserve"> оказания услуг</w:t>
        </w:r>
        <w:r>
          <w:rPr>
            <w:rFonts w:cs="Arial"/>
          </w:rPr>
          <w:t xml:space="preserve"> может выполнять непосредственно Подрядчик</w:t>
        </w:r>
      </w:ins>
      <w:ins w:id="118" w:author="Киселев Юрий Валерьевич" w:date="2022-03-24T13:08:00Z">
        <w:r w:rsidR="00755786">
          <w:rPr>
            <w:rFonts w:cs="Arial"/>
          </w:rPr>
          <w:t>ом</w:t>
        </w:r>
      </w:ins>
      <w:ins w:id="119" w:author="Киселев Юрий Валерьевич" w:date="2022-03-30T20:10:00Z">
        <w:r w:rsidR="006A28E8" w:rsidRPr="006A28E8">
          <w:rPr>
            <w:rFonts w:cs="Arial"/>
          </w:rPr>
          <w:t xml:space="preserve"> </w:t>
        </w:r>
        <w:r w:rsidR="006A28E8">
          <w:rPr>
            <w:rFonts w:cs="Arial"/>
          </w:rPr>
          <w:t>ТОиР УО</w:t>
        </w:r>
      </w:ins>
      <w:ins w:id="120" w:author="Киселев Юрий Валерьевич" w:date="2022-03-24T12:46:00Z">
        <w:r>
          <w:rPr>
            <w:rFonts w:cs="Arial"/>
          </w:rPr>
          <w:t>. При выявлении необходимости создания новых планов ТОРО, либо актуализации существующих соответствующая информация передается Планировщику ТОиР УО.</w:t>
        </w:r>
      </w:ins>
    </w:p>
    <w:p w:rsidR="00D3182E" w:rsidRDefault="00D3182E" w:rsidP="00627C3D">
      <w:pPr>
        <w:spacing w:after="240" w:line="276" w:lineRule="auto"/>
        <w:rPr>
          <w:rFonts w:cs="Arial"/>
        </w:rPr>
      </w:pPr>
      <w:r>
        <w:rPr>
          <w:rFonts w:cs="Arial"/>
        </w:rPr>
        <w:t>Типы планов представлены в разделе 5.7. данного КД.</w:t>
      </w:r>
    </w:p>
    <w:p w:rsidR="00BD2947" w:rsidRDefault="00BD2947" w:rsidP="00627C3D">
      <w:pPr>
        <w:spacing w:after="240" w:line="276" w:lineRule="auto"/>
        <w:rPr>
          <w:rFonts w:cs="Arial"/>
        </w:rPr>
      </w:pPr>
      <w:r>
        <w:rPr>
          <w:rFonts w:cs="Arial"/>
        </w:rPr>
        <w:t>Используемые транзакции:</w:t>
      </w:r>
    </w:p>
    <w:p w:rsidR="00BD2947" w:rsidRDefault="00BD2947" w:rsidP="00627C3D">
      <w:pPr>
        <w:spacing w:after="240" w:line="276" w:lineRule="auto"/>
        <w:rPr>
          <w:rFonts w:cs="Arial"/>
        </w:rPr>
      </w:pPr>
      <w:r>
        <w:rPr>
          <w:rFonts w:cs="Arial"/>
        </w:rPr>
        <w:t>- IP0</w:t>
      </w:r>
      <w:r w:rsidR="00313227">
        <w:rPr>
          <w:rFonts w:cs="Arial"/>
        </w:rPr>
        <w:t>3</w:t>
      </w:r>
      <w:r>
        <w:rPr>
          <w:rFonts w:cs="Arial"/>
        </w:rPr>
        <w:t xml:space="preserve"> </w:t>
      </w:r>
      <w:r w:rsidR="00313227">
        <w:rPr>
          <w:rFonts w:cs="Arial"/>
        </w:rPr>
        <w:t xml:space="preserve">Просмотр </w:t>
      </w:r>
      <w:r>
        <w:rPr>
          <w:rFonts w:cs="Arial"/>
        </w:rPr>
        <w:t>плана;</w:t>
      </w:r>
    </w:p>
    <w:p w:rsidR="00BD2947" w:rsidRDefault="00BD2947" w:rsidP="00627C3D">
      <w:pPr>
        <w:spacing w:after="240" w:line="276" w:lineRule="auto"/>
        <w:rPr>
          <w:rFonts w:cs="Arial"/>
        </w:rPr>
      </w:pPr>
      <w:r>
        <w:rPr>
          <w:rFonts w:cs="Arial"/>
        </w:rPr>
        <w:t>- IP1</w:t>
      </w:r>
      <w:r w:rsidR="00945089" w:rsidRPr="009721BA">
        <w:rPr>
          <w:rFonts w:cs="Arial"/>
        </w:rPr>
        <w:t>6</w:t>
      </w:r>
      <w:r>
        <w:rPr>
          <w:rFonts w:cs="Arial"/>
        </w:rPr>
        <w:t xml:space="preserve"> </w:t>
      </w:r>
      <w:r w:rsidR="00945089">
        <w:rPr>
          <w:rFonts w:cs="Arial"/>
        </w:rPr>
        <w:t xml:space="preserve">Просмотр </w:t>
      </w:r>
      <w:r>
        <w:rPr>
          <w:rFonts w:cs="Arial"/>
        </w:rPr>
        <w:t>списка планов.</w:t>
      </w:r>
    </w:p>
    <w:p w:rsidR="00AC4727" w:rsidRDefault="00AC4727" w:rsidP="00AC4727">
      <w:pPr>
        <w:spacing w:after="240" w:line="276" w:lineRule="auto"/>
        <w:rPr>
          <w:rFonts w:cs="Arial"/>
        </w:rPr>
      </w:pPr>
      <w:bookmarkStart w:id="121" w:name="_Hlk521491182"/>
      <w:r>
        <w:rPr>
          <w:rFonts w:cs="Arial"/>
        </w:rPr>
        <w:t>- IP1</w:t>
      </w:r>
      <w:r w:rsidR="00945089">
        <w:rPr>
          <w:rFonts w:cs="Arial"/>
        </w:rPr>
        <w:t>8</w:t>
      </w:r>
      <w:r>
        <w:rPr>
          <w:rFonts w:cs="Arial"/>
        </w:rPr>
        <w:t xml:space="preserve"> </w:t>
      </w:r>
      <w:r w:rsidR="00945089">
        <w:rPr>
          <w:rFonts w:cs="Arial"/>
        </w:rPr>
        <w:t xml:space="preserve">Просмотр </w:t>
      </w:r>
      <w:r>
        <w:rPr>
          <w:rFonts w:cs="Arial"/>
        </w:rPr>
        <w:t>списка позиций предупредительного ТОРО</w:t>
      </w:r>
      <w:bookmarkEnd w:id="121"/>
    </w:p>
    <w:p w:rsidR="00BD2947" w:rsidRDefault="00284E8F" w:rsidP="009721BA">
      <w:pPr>
        <w:spacing w:after="240" w:line="276" w:lineRule="auto"/>
        <w:rPr>
          <w:rFonts w:cs="Arial"/>
        </w:rPr>
      </w:pPr>
      <w:r>
        <w:rPr>
          <w:rFonts w:cs="Arial"/>
        </w:rPr>
        <w:t xml:space="preserve">На данном этапе могут </w:t>
      </w:r>
      <w:r w:rsidR="00896D31">
        <w:rPr>
          <w:rFonts w:cs="Arial"/>
        </w:rPr>
        <w:t xml:space="preserve">проверяться </w:t>
      </w:r>
      <w:r>
        <w:rPr>
          <w:rFonts w:cs="Arial"/>
        </w:rPr>
        <w:t>следующие данные</w:t>
      </w:r>
      <w:r w:rsidR="000305F8">
        <w:rPr>
          <w:rFonts w:cs="Arial"/>
        </w:rPr>
        <w:t xml:space="preserve"> (подробное описание указанных в перечне ниже полей представлено в КД «</w:t>
      </w:r>
      <w:r w:rsidR="001710A8">
        <w:rPr>
          <w:rFonts w:cs="Arial"/>
        </w:rPr>
        <w:t>ERP.</w:t>
      </w:r>
      <w:r w:rsidR="000B519E">
        <w:rPr>
          <w:rFonts w:cs="Arial"/>
        </w:rPr>
        <w:t>4.6.1.2.</w:t>
      </w:r>
      <w:r w:rsidR="000305F8" w:rsidRPr="000305F8">
        <w:rPr>
          <w:rFonts w:cs="Arial"/>
        </w:rPr>
        <w:t>7.PM.КД Управление основными данными по направлению ТОиР</w:t>
      </w:r>
      <w:r w:rsidR="000305F8">
        <w:rPr>
          <w:rFonts w:cs="Arial"/>
        </w:rPr>
        <w:t>»)</w:t>
      </w:r>
      <w:r w:rsidR="00313227">
        <w:rPr>
          <w:rFonts w:cs="Arial"/>
        </w:rPr>
        <w:t>.</w:t>
      </w:r>
    </w:p>
    <w:p w:rsidR="00BD2947" w:rsidRDefault="00BD2947" w:rsidP="00A46114">
      <w:pPr>
        <w:rPr>
          <w:rFonts w:cs="Arial"/>
        </w:rPr>
      </w:pPr>
      <w:r>
        <w:rPr>
          <w:rFonts w:cs="Arial"/>
        </w:rPr>
        <w:t xml:space="preserve">Планировщиком </w:t>
      </w:r>
      <w:r w:rsidR="002535C0">
        <w:rPr>
          <w:rFonts w:cs="Arial"/>
        </w:rPr>
        <w:t>ТОиР УО</w:t>
      </w:r>
      <w:r w:rsidR="00BB53B0">
        <w:rPr>
          <w:rFonts w:cs="Arial"/>
        </w:rPr>
        <w:t xml:space="preserve"> </w:t>
      </w:r>
      <w:r>
        <w:rPr>
          <w:rFonts w:cs="Arial"/>
        </w:rPr>
        <w:t xml:space="preserve">должны также проверяться справочники, на основании которых выполняется планирование: при обнаружении несоответствий в НСИ (рабочие места, стратегии, технологические карты, справочник единиц оборудования) </w:t>
      </w:r>
      <w:r w:rsidR="00583B3B">
        <w:rPr>
          <w:rFonts w:cs="Arial"/>
        </w:rPr>
        <w:t xml:space="preserve">Планировщик </w:t>
      </w:r>
      <w:r w:rsidR="002535C0">
        <w:rPr>
          <w:rFonts w:cs="Arial"/>
        </w:rPr>
        <w:t>ТОиР УО</w:t>
      </w:r>
      <w:r w:rsidR="00BB53B0">
        <w:rPr>
          <w:rFonts w:cs="Arial"/>
        </w:rPr>
        <w:t xml:space="preserve"> </w:t>
      </w:r>
      <w:r>
        <w:rPr>
          <w:rFonts w:cs="Arial"/>
        </w:rPr>
        <w:t xml:space="preserve">должен </w:t>
      </w:r>
      <w:r w:rsidR="00116A69">
        <w:rPr>
          <w:rFonts w:cs="Arial"/>
        </w:rPr>
        <w:t>действовать в соответствии с КД «</w:t>
      </w:r>
      <w:r w:rsidR="001710A8">
        <w:rPr>
          <w:rFonts w:cs="Arial"/>
        </w:rPr>
        <w:t>ERP.</w:t>
      </w:r>
      <w:r w:rsidR="000B519E">
        <w:rPr>
          <w:rFonts w:cs="Arial"/>
        </w:rPr>
        <w:t>4.6.1.2.</w:t>
      </w:r>
      <w:r w:rsidR="00116A69" w:rsidRPr="00116A69">
        <w:rPr>
          <w:rFonts w:cs="Arial"/>
        </w:rPr>
        <w:t>7.PM.КД Управление основными данными по направлению ТОиР</w:t>
      </w:r>
      <w:r w:rsidR="00116A69">
        <w:rPr>
          <w:rFonts w:cs="Arial"/>
        </w:rPr>
        <w:t>»</w:t>
      </w:r>
      <w:r>
        <w:rPr>
          <w:rFonts w:cs="Arial"/>
        </w:rPr>
        <w:t>, запуск планов проводить только после корректировки справочников. Более подробная информация о справочниках содержится в КД «</w:t>
      </w:r>
      <w:r w:rsidR="001710A8">
        <w:rPr>
          <w:rFonts w:cs="Arial"/>
        </w:rPr>
        <w:t>ERP.</w:t>
      </w:r>
      <w:r w:rsidR="000B519E">
        <w:rPr>
          <w:rFonts w:cs="Arial"/>
        </w:rPr>
        <w:t>4.6.1.2.</w:t>
      </w:r>
      <w:r w:rsidRPr="00BD2947">
        <w:rPr>
          <w:rFonts w:cs="Arial"/>
        </w:rPr>
        <w:t>7.PM.КД Управление основными данными по направлению ТОиР</w:t>
      </w:r>
      <w:r>
        <w:rPr>
          <w:rFonts w:cs="Arial"/>
        </w:rPr>
        <w:t>» и связанных с указанным КД документах.</w:t>
      </w:r>
    </w:p>
    <w:p w:rsidR="00561432" w:rsidRDefault="00561432" w:rsidP="00561432">
      <w:pPr>
        <w:widowControl w:val="0"/>
        <w:ind w:firstLine="708"/>
        <w:rPr>
          <w:rFonts w:eastAsiaTheme="majorEastAsia" w:cs="Arial"/>
        </w:rPr>
      </w:pPr>
    </w:p>
    <w:p w:rsidR="00627C3D" w:rsidRDefault="00116A69" w:rsidP="002E665C">
      <w:pPr>
        <w:widowControl w:val="0"/>
        <w:rPr>
          <w:rFonts w:eastAsiaTheme="majorEastAsia" w:cs="Arial"/>
        </w:rPr>
      </w:pPr>
      <w:r w:rsidRPr="00116A69">
        <w:rPr>
          <w:rFonts w:eastAsiaTheme="majorEastAsia" w:cs="Arial"/>
        </w:rPr>
        <w:t>При ведении планов ТОРО должны учитываться требования методологического решения «Об учете капитализируемых ремонтов основных средств». Если заказы ТОРО, создаваемые из планов ТОРО, соответствуют представленным в указанном методологическом решении критериям,</w:t>
      </w:r>
      <w:r w:rsidR="007B398A" w:rsidRPr="009721BA">
        <w:rPr>
          <w:rFonts w:eastAsiaTheme="majorEastAsia" w:cs="Arial"/>
        </w:rPr>
        <w:t xml:space="preserve"> </w:t>
      </w:r>
      <w:r w:rsidR="007B398A">
        <w:rPr>
          <w:rFonts w:eastAsiaTheme="majorEastAsia" w:cs="Arial"/>
        </w:rPr>
        <w:t xml:space="preserve">в заказе ТОРО автоматически устанавливается </w:t>
      </w:r>
      <w:r w:rsidR="00F91551">
        <w:rPr>
          <w:rFonts w:eastAsiaTheme="majorEastAsia" w:cs="Arial"/>
        </w:rPr>
        <w:t xml:space="preserve">пользовательский </w:t>
      </w:r>
      <w:r w:rsidR="007B398A">
        <w:rPr>
          <w:rFonts w:eastAsiaTheme="majorEastAsia" w:cs="Arial"/>
        </w:rPr>
        <w:t>статус КРМТ «Капитализируемый ремонт»</w:t>
      </w:r>
      <w:r w:rsidRPr="00116A69">
        <w:rPr>
          <w:rFonts w:eastAsiaTheme="majorEastAsia" w:cs="Arial"/>
        </w:rPr>
        <w:t>.</w:t>
      </w:r>
    </w:p>
    <w:p w:rsidR="00D632AC" w:rsidRDefault="00D632AC" w:rsidP="002E665C">
      <w:pPr>
        <w:widowControl w:val="0"/>
        <w:rPr>
          <w:rFonts w:eastAsiaTheme="majorEastAsia" w:cs="Arial"/>
        </w:rPr>
      </w:pPr>
      <w:r>
        <w:rPr>
          <w:rFonts w:eastAsiaTheme="majorEastAsia" w:cs="Arial"/>
        </w:rPr>
        <w:t xml:space="preserve">Если </w:t>
      </w:r>
      <w:r w:rsidR="00B85480">
        <w:rPr>
          <w:rFonts w:eastAsiaTheme="majorEastAsia" w:cs="Arial"/>
        </w:rPr>
        <w:t xml:space="preserve">затраты определяются как капитализируемые, </w:t>
      </w:r>
      <w:r w:rsidR="00C1409C">
        <w:rPr>
          <w:rFonts w:eastAsiaTheme="majorEastAsia" w:cs="Arial"/>
        </w:rPr>
        <w:t>в за</w:t>
      </w:r>
      <w:r w:rsidR="00C50C32">
        <w:rPr>
          <w:rFonts w:eastAsiaTheme="majorEastAsia" w:cs="Arial"/>
        </w:rPr>
        <w:t>казе ТОРО должен быть установлен</w:t>
      </w:r>
      <w:r w:rsidR="00C1409C">
        <w:rPr>
          <w:rFonts w:eastAsiaTheme="majorEastAsia" w:cs="Arial"/>
        </w:rPr>
        <w:t xml:space="preserve"> </w:t>
      </w:r>
      <w:r w:rsidR="00C50C32">
        <w:rPr>
          <w:rFonts w:eastAsiaTheme="majorEastAsia" w:cs="Arial"/>
        </w:rPr>
        <w:t xml:space="preserve">профиль инвестиций и </w:t>
      </w:r>
      <w:r w:rsidR="00C1409C">
        <w:rPr>
          <w:rFonts w:eastAsiaTheme="majorEastAsia" w:cs="Arial"/>
        </w:rPr>
        <w:t>правило расчета с контировкой на соответствующее оборудованию основное средство.</w:t>
      </w:r>
    </w:p>
    <w:p w:rsidR="00A569F9" w:rsidRDefault="0046268D" w:rsidP="002E665C">
      <w:pPr>
        <w:widowControl w:val="0"/>
        <w:rPr>
          <w:rFonts w:eastAsiaTheme="majorEastAsia" w:cs="Arial"/>
        </w:rPr>
      </w:pPr>
      <w:r>
        <w:rPr>
          <w:rFonts w:eastAsiaTheme="majorEastAsia" w:cs="Arial"/>
        </w:rPr>
        <w:t xml:space="preserve">Если в нормативах и соответствующей технологической карте </w:t>
      </w:r>
      <w:r w:rsidR="00D92D75">
        <w:rPr>
          <w:rFonts w:eastAsiaTheme="majorEastAsia" w:cs="Arial"/>
        </w:rPr>
        <w:t>указан компонент в соответствии с критериями, установленными в «Методике компонентного учета» как необходимый ресурс для выполнения работ, то такой заказ необх</w:t>
      </w:r>
      <w:r w:rsidR="00A569F9">
        <w:rPr>
          <w:rFonts w:eastAsiaTheme="majorEastAsia" w:cs="Arial"/>
        </w:rPr>
        <w:t>одимо считать капитализируемым.</w:t>
      </w:r>
    </w:p>
    <w:p w:rsidR="00716259" w:rsidRDefault="003237E0" w:rsidP="002E665C">
      <w:pPr>
        <w:widowControl w:val="0"/>
        <w:rPr>
          <w:rFonts w:eastAsiaTheme="majorEastAsia" w:cs="Arial"/>
        </w:rPr>
      </w:pPr>
      <w:r>
        <w:rPr>
          <w:rFonts w:eastAsiaTheme="majorEastAsia" w:cs="Arial"/>
        </w:rPr>
        <w:t xml:space="preserve">При сохранении </w:t>
      </w:r>
      <w:r w:rsidR="00963335">
        <w:rPr>
          <w:rFonts w:eastAsiaTheme="majorEastAsia" w:cs="Arial"/>
        </w:rPr>
        <w:t>плана</w:t>
      </w:r>
      <w:r w:rsidR="00A569F9">
        <w:rPr>
          <w:rFonts w:eastAsiaTheme="majorEastAsia" w:cs="Arial"/>
        </w:rPr>
        <w:t xml:space="preserve"> ТОРО, в котором указана технологическая карта</w:t>
      </w:r>
      <w:r w:rsidR="00D92D75">
        <w:rPr>
          <w:rFonts w:eastAsiaTheme="majorEastAsia" w:cs="Arial"/>
        </w:rPr>
        <w:t xml:space="preserve"> </w:t>
      </w:r>
      <w:r w:rsidR="00A569F9">
        <w:rPr>
          <w:rFonts w:eastAsiaTheme="majorEastAsia" w:cs="Arial"/>
        </w:rPr>
        <w:t>с компонентом</w:t>
      </w:r>
      <w:r w:rsidR="00E73B0E">
        <w:rPr>
          <w:rFonts w:eastAsiaTheme="majorEastAsia" w:cs="Arial"/>
        </w:rPr>
        <w:t>,</w:t>
      </w:r>
      <w:r w:rsidR="00A569F9">
        <w:rPr>
          <w:rFonts w:eastAsiaTheme="majorEastAsia" w:cs="Arial"/>
        </w:rPr>
        <w:t xml:space="preserve"> выполняется проверка при сохранении, что в </w:t>
      </w:r>
      <w:r w:rsidR="00953EFF">
        <w:rPr>
          <w:rFonts w:eastAsiaTheme="majorEastAsia" w:cs="Arial"/>
        </w:rPr>
        <w:t xml:space="preserve">позиции плана </w:t>
      </w:r>
      <w:r w:rsidR="00716259">
        <w:rPr>
          <w:rFonts w:eastAsiaTheme="majorEastAsia" w:cs="Arial"/>
        </w:rPr>
        <w:t xml:space="preserve">указан </w:t>
      </w:r>
      <w:r w:rsidR="00F91551">
        <w:rPr>
          <w:rFonts w:eastAsiaTheme="majorEastAsia" w:cs="Arial"/>
        </w:rPr>
        <w:t>заказ с пользовательским статусом КРМТ.</w:t>
      </w:r>
    </w:p>
    <w:p w:rsidR="00C50C32" w:rsidRDefault="00E73B0E" w:rsidP="002E665C">
      <w:pPr>
        <w:widowControl w:val="0"/>
        <w:rPr>
          <w:rFonts w:eastAsiaTheme="majorEastAsia" w:cs="Arial"/>
        </w:rPr>
      </w:pPr>
      <w:r>
        <w:rPr>
          <w:rFonts w:eastAsiaTheme="majorEastAsia" w:cs="Arial"/>
        </w:rPr>
        <w:t>При сохранении</w:t>
      </w:r>
      <w:r w:rsidR="00403A73">
        <w:rPr>
          <w:rFonts w:eastAsiaTheme="majorEastAsia" w:cs="Arial"/>
        </w:rPr>
        <w:t xml:space="preserve"> заказа ТОРО, в котором указан</w:t>
      </w:r>
      <w:r w:rsidR="0023369D">
        <w:rPr>
          <w:rFonts w:eastAsiaTheme="majorEastAsia" w:cs="Arial"/>
        </w:rPr>
        <w:t xml:space="preserve"> компонент как ресурс, выполняется проверка, что указан профиль инвестиций и правило расчета с контировкой на соответствующее оборудованию основное средство</w:t>
      </w:r>
      <w:r w:rsidR="00907224">
        <w:rPr>
          <w:rFonts w:eastAsiaTheme="majorEastAsia" w:cs="Arial"/>
        </w:rPr>
        <w:t xml:space="preserve">, т.к. </w:t>
      </w:r>
      <w:r w:rsidR="00D92D75">
        <w:rPr>
          <w:rFonts w:eastAsiaTheme="majorEastAsia" w:cs="Arial"/>
        </w:rPr>
        <w:t>в соответствии с Методикой компонентного учета данный заказ</w:t>
      </w:r>
      <w:r w:rsidR="00642218">
        <w:rPr>
          <w:rFonts w:eastAsiaTheme="majorEastAsia" w:cs="Arial"/>
        </w:rPr>
        <w:t xml:space="preserve"> считается</w:t>
      </w:r>
      <w:r w:rsidR="00D92D75">
        <w:rPr>
          <w:rFonts w:eastAsiaTheme="majorEastAsia" w:cs="Arial"/>
        </w:rPr>
        <w:t xml:space="preserve"> </w:t>
      </w:r>
      <w:r w:rsidR="00642218">
        <w:rPr>
          <w:rFonts w:eastAsiaTheme="majorEastAsia" w:cs="Arial"/>
        </w:rPr>
        <w:t>капитализируемым</w:t>
      </w:r>
      <w:r w:rsidR="00907224">
        <w:rPr>
          <w:rFonts w:eastAsiaTheme="majorEastAsia" w:cs="Arial"/>
        </w:rPr>
        <w:t>.</w:t>
      </w:r>
    </w:p>
    <w:p w:rsidR="00655043" w:rsidRPr="007008A3" w:rsidRDefault="00655043">
      <w:pPr>
        <w:pStyle w:val="4"/>
      </w:pPr>
      <w:r w:rsidRPr="007008A3">
        <w:t xml:space="preserve">Шаг процесса </w:t>
      </w:r>
      <w:r w:rsidR="00D0249F">
        <w:t>3</w:t>
      </w:r>
      <w:r w:rsidR="00627C3D" w:rsidRPr="007008A3">
        <w:t>0</w:t>
      </w:r>
      <w:r w:rsidRPr="007008A3">
        <w:t xml:space="preserve"> – </w:t>
      </w:r>
      <w:r w:rsidR="00627C3D" w:rsidRPr="007008A3">
        <w:t>Календарное планирование планов ТОРО</w:t>
      </w:r>
    </w:p>
    <w:p w:rsidR="00627C3D" w:rsidRDefault="00627C3D" w:rsidP="00627C3D">
      <w:pPr>
        <w:spacing w:after="240" w:line="276" w:lineRule="auto"/>
        <w:rPr>
          <w:rFonts w:cs="Arial"/>
        </w:rPr>
      </w:pPr>
      <w:r w:rsidRPr="007008A3">
        <w:rPr>
          <w:rFonts w:cs="Arial"/>
        </w:rPr>
        <w:t>После того</w:t>
      </w:r>
      <w:r w:rsidR="008A612E">
        <w:rPr>
          <w:rFonts w:cs="Arial"/>
        </w:rPr>
        <w:t>,</w:t>
      </w:r>
      <w:r w:rsidRPr="007008A3">
        <w:rPr>
          <w:rFonts w:cs="Arial"/>
        </w:rPr>
        <w:t xml:space="preserve"> как </w:t>
      </w:r>
      <w:r w:rsidR="00F62E46">
        <w:rPr>
          <w:rFonts w:cs="Arial"/>
        </w:rPr>
        <w:t>Планировщик</w:t>
      </w:r>
      <w:r w:rsidRPr="007008A3">
        <w:rPr>
          <w:rFonts w:cs="Arial"/>
        </w:rPr>
        <w:t xml:space="preserve"> </w:t>
      </w:r>
      <w:r w:rsidR="002535C0">
        <w:rPr>
          <w:rFonts w:cs="Arial"/>
        </w:rPr>
        <w:t>ТОиР УО</w:t>
      </w:r>
      <w:ins w:id="122" w:author="Киселев Юрий Валерьевич" w:date="2022-03-24T12:47:00Z">
        <w:r w:rsidR="00E83B86">
          <w:rPr>
            <w:rFonts w:cs="Arial"/>
          </w:rPr>
          <w:t xml:space="preserve"> или</w:t>
        </w:r>
        <w:r w:rsidR="008767CC">
          <w:rPr>
            <w:rFonts w:cs="Arial"/>
          </w:rPr>
          <w:t xml:space="preserve"> Подрядчик</w:t>
        </w:r>
      </w:ins>
      <w:r w:rsidR="00BB53B0">
        <w:rPr>
          <w:rFonts w:cs="Arial"/>
        </w:rPr>
        <w:t xml:space="preserve"> </w:t>
      </w:r>
      <w:ins w:id="123" w:author="Киселев Юрий Валерьевич" w:date="2022-03-31T21:14:00Z">
        <w:r w:rsidR="00E83B86">
          <w:rPr>
            <w:rFonts w:cs="Arial"/>
          </w:rPr>
          <w:t>ТОиР УО</w:t>
        </w:r>
      </w:ins>
      <w:r w:rsidR="006828A2">
        <w:rPr>
          <w:rFonts w:cs="Arial"/>
        </w:rPr>
        <w:t xml:space="preserve"> </w:t>
      </w:r>
      <w:ins w:id="124" w:author="Киселев Юрий Валерьевич" w:date="2022-03-31T21:14:00Z">
        <w:r w:rsidR="00E83B86">
          <w:rPr>
            <w:rFonts w:cs="Arial"/>
          </w:rPr>
          <w:t xml:space="preserve"> </w:t>
        </w:r>
      </w:ins>
      <w:r w:rsidRPr="007008A3">
        <w:rPr>
          <w:rFonts w:cs="Arial"/>
        </w:rPr>
        <w:t>запускает календарное планирование планов ТОРО</w:t>
      </w:r>
      <w:ins w:id="125" w:author="polyus\kiselevyuv" w:date="2022-04-21T11:58:00Z">
        <w:r w:rsidR="006828A2">
          <w:rPr>
            <w:rFonts w:cs="Arial"/>
          </w:rPr>
          <w:t xml:space="preserve"> для актуализированного </w:t>
        </w:r>
      </w:ins>
      <w:ins w:id="126" w:author="polyus\kiselevyuv" w:date="2022-04-21T11:59:00Z">
        <w:r w:rsidR="006828A2">
          <w:rPr>
            <w:rFonts w:cs="Arial"/>
          </w:rPr>
          <w:t xml:space="preserve">на прошлом шаге </w:t>
        </w:r>
      </w:ins>
      <w:ins w:id="127" w:author="polyus\kiselevyuv" w:date="2022-04-21T11:58:00Z">
        <w:r w:rsidR="006828A2">
          <w:rPr>
            <w:rFonts w:cs="Arial"/>
          </w:rPr>
          <w:t xml:space="preserve">реестра планов </w:t>
        </w:r>
      </w:ins>
      <w:ins w:id="128" w:author="polyus\kiselevyuv" w:date="2022-04-21T11:59:00Z">
        <w:r w:rsidR="006828A2">
          <w:rPr>
            <w:rFonts w:cs="Arial"/>
          </w:rPr>
          <w:t>ТОРО с актуальными нормативами</w:t>
        </w:r>
      </w:ins>
      <w:r w:rsidR="00EF0077">
        <w:rPr>
          <w:rFonts w:cs="Arial"/>
        </w:rPr>
        <w:t>,</w:t>
      </w:r>
      <w:r w:rsidRPr="007008A3">
        <w:rPr>
          <w:rFonts w:cs="Arial"/>
        </w:rPr>
        <w:t xml:space="preserve"> в с</w:t>
      </w:r>
      <w:r w:rsidR="002849E0">
        <w:rPr>
          <w:rFonts w:cs="Arial"/>
        </w:rPr>
        <w:t>истеме автоматически рассчит</w:t>
      </w:r>
      <w:r w:rsidR="00074A24">
        <w:rPr>
          <w:rFonts w:cs="Arial"/>
        </w:rPr>
        <w:t>ыв</w:t>
      </w:r>
      <w:r w:rsidR="002849E0">
        <w:rPr>
          <w:rFonts w:cs="Arial"/>
        </w:rPr>
        <w:t>аю</w:t>
      </w:r>
      <w:r w:rsidRPr="007008A3">
        <w:rPr>
          <w:rFonts w:cs="Arial"/>
        </w:rPr>
        <w:t>тся сроки и формируется график работ на основе данных планов ТОРО, стратегий и нормативов п</w:t>
      </w:r>
      <w:r w:rsidR="00BD2947">
        <w:rPr>
          <w:rFonts w:cs="Arial"/>
        </w:rPr>
        <w:t>о соответствующему оборудованию</w:t>
      </w:r>
      <w:r w:rsidR="008A612E">
        <w:rPr>
          <w:rFonts w:cs="Arial"/>
        </w:rPr>
        <w:t xml:space="preserve">, а также </w:t>
      </w:r>
      <w:r w:rsidR="008A612E" w:rsidRPr="00562687">
        <w:rPr>
          <w:rFonts w:cs="Arial"/>
        </w:rPr>
        <w:t xml:space="preserve">исходя из фактических значений </w:t>
      </w:r>
      <w:r w:rsidR="008A612E">
        <w:rPr>
          <w:rFonts w:cs="Arial"/>
        </w:rPr>
        <w:t>наработки</w:t>
      </w:r>
      <w:r w:rsidR="002E5222">
        <w:rPr>
          <w:rFonts w:cs="Arial"/>
        </w:rPr>
        <w:t xml:space="preserve"> </w:t>
      </w:r>
      <w:r w:rsidR="008A612E" w:rsidRPr="00562687">
        <w:rPr>
          <w:rFonts w:cs="Arial"/>
        </w:rPr>
        <w:t>в документах измерений</w:t>
      </w:r>
      <w:r w:rsidRPr="007008A3">
        <w:rPr>
          <w:rFonts w:cs="Arial"/>
        </w:rPr>
        <w:t>.</w:t>
      </w:r>
      <w:r w:rsidR="00BD2947">
        <w:rPr>
          <w:rFonts w:cs="Arial"/>
        </w:rPr>
        <w:t xml:space="preserve"> </w:t>
      </w:r>
      <w:r w:rsidR="00E84CC5">
        <w:rPr>
          <w:rFonts w:cs="Arial"/>
        </w:rPr>
        <w:t>Проверка результатов планиров</w:t>
      </w:r>
      <w:r w:rsidR="00D0249F">
        <w:rPr>
          <w:rFonts w:cs="Arial"/>
        </w:rPr>
        <w:t>ания будет выполняться на шаге 5</w:t>
      </w:r>
      <w:r w:rsidR="00E84CC5">
        <w:rPr>
          <w:rFonts w:cs="Arial"/>
        </w:rPr>
        <w:t>0 текущего пр</w:t>
      </w:r>
      <w:r w:rsidR="00D0249F">
        <w:rPr>
          <w:rFonts w:cs="Arial"/>
        </w:rPr>
        <w:t>оцесса, после выполнения шага 40</w:t>
      </w:r>
      <w:r w:rsidR="00E84CC5">
        <w:rPr>
          <w:rFonts w:cs="Arial"/>
        </w:rPr>
        <w:t>, на котором выполняется оптимизация.</w:t>
      </w:r>
      <w:r w:rsidR="00BD2947">
        <w:rPr>
          <w:rFonts w:cs="Arial"/>
        </w:rPr>
        <w:t xml:space="preserve"> </w:t>
      </w:r>
    </w:p>
    <w:p w:rsidR="002A4CD7" w:rsidRDefault="00E84CC5" w:rsidP="002A4CD7">
      <w:pPr>
        <w:spacing w:after="240" w:line="276" w:lineRule="auto"/>
        <w:rPr>
          <w:rFonts w:cs="Arial"/>
        </w:rPr>
      </w:pPr>
      <w:r>
        <w:rPr>
          <w:rFonts w:cs="Arial"/>
        </w:rPr>
        <w:t>Используется транзакция IP10</w:t>
      </w:r>
      <w:r w:rsidR="00BD2947">
        <w:rPr>
          <w:rFonts w:cs="Arial"/>
        </w:rPr>
        <w:t>.</w:t>
      </w:r>
      <w:r w:rsidR="002A4CD7">
        <w:rPr>
          <w:rFonts w:cs="Arial"/>
        </w:rPr>
        <w:t xml:space="preserve"> </w:t>
      </w:r>
    </w:p>
    <w:p w:rsidR="00425C91" w:rsidRDefault="002A4CD7" w:rsidP="002A4CD7">
      <w:pPr>
        <w:spacing w:after="240" w:line="276" w:lineRule="auto"/>
        <w:rPr>
          <w:rFonts w:cs="Arial"/>
        </w:rPr>
      </w:pPr>
      <w:r>
        <w:rPr>
          <w:rFonts w:cs="Arial"/>
        </w:rPr>
        <w:t>Поле для заполнения</w:t>
      </w:r>
      <w:r w:rsidR="00425C91">
        <w:rPr>
          <w:rFonts w:cs="Arial"/>
        </w:rPr>
        <w:t xml:space="preserve"> на селекционном экране</w:t>
      </w:r>
      <w:r>
        <w:rPr>
          <w:rFonts w:cs="Arial"/>
        </w:rPr>
        <w:t xml:space="preserve">: </w:t>
      </w:r>
    </w:p>
    <w:p w:rsidR="00BD2947" w:rsidRDefault="00425C91" w:rsidP="002A4CD7">
      <w:pPr>
        <w:spacing w:after="240" w:line="276" w:lineRule="auto"/>
        <w:rPr>
          <w:rFonts w:cs="Arial"/>
        </w:rPr>
      </w:pPr>
      <w:r>
        <w:rPr>
          <w:rFonts w:cs="Arial"/>
        </w:rPr>
        <w:t xml:space="preserve">- </w:t>
      </w:r>
      <w:r w:rsidR="002E5222">
        <w:rPr>
          <w:rFonts w:cs="Arial"/>
        </w:rPr>
        <w:t>н</w:t>
      </w:r>
      <w:r w:rsidR="002A4CD7">
        <w:rPr>
          <w:rFonts w:cs="Arial"/>
        </w:rPr>
        <w:t>омер плана предупредительного ТОРО.</w:t>
      </w:r>
    </w:p>
    <w:p w:rsidR="00655043" w:rsidRDefault="00BD2947" w:rsidP="00E84CC5">
      <w:pPr>
        <w:spacing w:after="240" w:line="276" w:lineRule="auto"/>
        <w:rPr>
          <w:rFonts w:cs="Arial"/>
        </w:rPr>
      </w:pPr>
      <w:r>
        <w:rPr>
          <w:rFonts w:cs="Arial"/>
        </w:rPr>
        <w:t>Дальнейшая корректировка сроков на годовом горизонте реализуется на уровне обработки</w:t>
      </w:r>
      <w:r w:rsidR="00D139D7">
        <w:rPr>
          <w:rFonts w:cs="Arial"/>
        </w:rPr>
        <w:t xml:space="preserve"> заказ</w:t>
      </w:r>
      <w:r>
        <w:rPr>
          <w:rFonts w:cs="Arial"/>
        </w:rPr>
        <w:t>ов, и выполняется при помощи</w:t>
      </w:r>
      <w:r w:rsidR="00055A62">
        <w:rPr>
          <w:rFonts w:cs="Arial"/>
        </w:rPr>
        <w:t xml:space="preserve"> транзакции </w:t>
      </w:r>
      <w:r w:rsidR="00055A62">
        <w:rPr>
          <w:rFonts w:cs="Arial"/>
          <w:lang w:val="en-US"/>
        </w:rPr>
        <w:t>ZPM</w:t>
      </w:r>
      <w:r w:rsidR="00055A62" w:rsidRPr="00E92377">
        <w:rPr>
          <w:rFonts w:cs="Arial"/>
        </w:rPr>
        <w:t>_</w:t>
      </w:r>
      <w:r w:rsidR="00055A62">
        <w:rPr>
          <w:rFonts w:cs="Arial"/>
          <w:lang w:val="en-US"/>
        </w:rPr>
        <w:t>PLAN</w:t>
      </w:r>
      <w:r w:rsidR="00055A62" w:rsidRPr="00E92377">
        <w:rPr>
          <w:rFonts w:cs="Arial"/>
        </w:rPr>
        <w:t xml:space="preserve"> </w:t>
      </w:r>
      <w:r w:rsidR="00055A62">
        <w:rPr>
          <w:rFonts w:cs="Arial"/>
        </w:rPr>
        <w:t>«АРМ планировщика ТОиР» (</w:t>
      </w:r>
      <w:r>
        <w:rPr>
          <w:rFonts w:cs="Arial"/>
        </w:rPr>
        <w:t>разработки по оптимизации плана-графика, номер в реестре разработок PM21</w:t>
      </w:r>
      <w:r w:rsidR="00055A62">
        <w:rPr>
          <w:rFonts w:cs="Arial"/>
        </w:rPr>
        <w:t>)</w:t>
      </w:r>
      <w:r>
        <w:rPr>
          <w:rFonts w:cs="Arial"/>
        </w:rPr>
        <w:t>; следует также учитывать корректировки сроков</w:t>
      </w:r>
      <w:r w:rsidR="00D139D7">
        <w:rPr>
          <w:rFonts w:cs="Arial"/>
        </w:rPr>
        <w:t xml:space="preserve"> заказ</w:t>
      </w:r>
      <w:r>
        <w:rPr>
          <w:rFonts w:cs="Arial"/>
        </w:rPr>
        <w:t xml:space="preserve">ов (уточнение графика) на оперативных горизонтах, см. КД </w:t>
      </w:r>
      <w:r w:rsidR="001710A8">
        <w:rPr>
          <w:rFonts w:cs="Arial"/>
        </w:rPr>
        <w:t>ERP.</w:t>
      </w:r>
      <w:r w:rsidR="000B519E">
        <w:rPr>
          <w:rFonts w:cs="Arial"/>
        </w:rPr>
        <w:t>4.6.1.2.</w:t>
      </w:r>
      <w:r w:rsidRPr="00BD2947">
        <w:rPr>
          <w:rFonts w:cs="Arial"/>
        </w:rPr>
        <w:t xml:space="preserve">54.PM.КД </w:t>
      </w:r>
      <w:r>
        <w:rPr>
          <w:rFonts w:cs="Arial"/>
        </w:rPr>
        <w:t>«</w:t>
      </w:r>
      <w:r w:rsidRPr="00BD2947">
        <w:rPr>
          <w:rFonts w:cs="Arial"/>
        </w:rPr>
        <w:t>Оперативное планирование мероприятий ТОиР</w:t>
      </w:r>
      <w:r>
        <w:rPr>
          <w:rFonts w:cs="Arial"/>
        </w:rPr>
        <w:t>».</w:t>
      </w:r>
    </w:p>
    <w:p w:rsidR="00655043" w:rsidRPr="007008A3" w:rsidRDefault="00655043">
      <w:pPr>
        <w:pStyle w:val="4"/>
      </w:pPr>
      <w:r w:rsidRPr="007008A3">
        <w:t xml:space="preserve">Шаг процесса </w:t>
      </w:r>
      <w:r w:rsidR="00D0249F">
        <w:t>4</w:t>
      </w:r>
      <w:r w:rsidR="00627C3D" w:rsidRPr="007008A3">
        <w:t>0</w:t>
      </w:r>
      <w:r w:rsidRPr="007008A3">
        <w:t xml:space="preserve"> – </w:t>
      </w:r>
      <w:r w:rsidR="00627C3D" w:rsidRPr="007008A3">
        <w:t>Формирование предварительного графика ППР</w:t>
      </w:r>
    </w:p>
    <w:p w:rsidR="00627C3D" w:rsidRDefault="00F62E46" w:rsidP="00627C3D">
      <w:pPr>
        <w:spacing w:after="240" w:line="276" w:lineRule="auto"/>
        <w:rPr>
          <w:rFonts w:cs="Arial"/>
        </w:rPr>
      </w:pPr>
      <w:r>
        <w:rPr>
          <w:rFonts w:cs="Arial"/>
        </w:rPr>
        <w:t>Планировщик</w:t>
      </w:r>
      <w:ins w:id="129" w:author="Киселев Юрий Валерьевич" w:date="2022-03-24T12:47:00Z">
        <w:r w:rsidR="00E83B86">
          <w:rPr>
            <w:rFonts w:cs="Arial"/>
          </w:rPr>
          <w:t xml:space="preserve"> или</w:t>
        </w:r>
        <w:r w:rsidR="008767CC">
          <w:rPr>
            <w:rFonts w:cs="Arial"/>
          </w:rPr>
          <w:t xml:space="preserve"> Подрядчик</w:t>
        </w:r>
      </w:ins>
      <w:ins w:id="130" w:author="Киселев Юрий Валерьевич" w:date="2022-03-31T21:14:00Z">
        <w:r w:rsidR="00E83B86">
          <w:rPr>
            <w:rFonts w:cs="Arial"/>
          </w:rPr>
          <w:t xml:space="preserve"> ТОиР УО</w:t>
        </w:r>
      </w:ins>
      <w:r w:rsidR="00627C3D" w:rsidRPr="007008A3">
        <w:rPr>
          <w:rFonts w:cs="Arial"/>
        </w:rPr>
        <w:t xml:space="preserve"> формирует </w:t>
      </w:r>
      <w:r w:rsidR="00E84CC5">
        <w:rPr>
          <w:rFonts w:cs="Arial"/>
        </w:rPr>
        <w:t>в виде отчета (примечание:</w:t>
      </w:r>
      <w:r w:rsidR="00D139D7">
        <w:rPr>
          <w:rFonts w:cs="Arial"/>
        </w:rPr>
        <w:t xml:space="preserve"> заказ</w:t>
      </w:r>
      <w:r w:rsidR="00E84CC5">
        <w:rPr>
          <w:rFonts w:cs="Arial"/>
        </w:rPr>
        <w:t xml:space="preserve">ы еще не создаются) </w:t>
      </w:r>
      <w:ins w:id="131" w:author="polyus\kiselevyuv" w:date="2022-05-17T09:39:00Z">
        <w:r w:rsidR="00D87F3B">
          <w:rPr>
            <w:rFonts w:cs="Arial"/>
          </w:rPr>
          <w:t>п</w:t>
        </w:r>
      </w:ins>
      <w:ins w:id="132" w:author="polyus\kiselevyuv" w:date="2022-05-17T09:37:00Z">
        <w:r w:rsidR="00404ACE" w:rsidRPr="00404ACE">
          <w:rPr>
            <w:rFonts w:cs="Arial"/>
          </w:rPr>
          <w:t>роект годового плана-графика воздействий на ПА</w:t>
        </w:r>
      </w:ins>
      <w:r w:rsidR="00627C3D" w:rsidRPr="007008A3">
        <w:rPr>
          <w:rFonts w:cs="Arial"/>
        </w:rPr>
        <w:t xml:space="preserve"> на основе данных планов и</w:t>
      </w:r>
      <w:r w:rsidR="00D139D7">
        <w:rPr>
          <w:rFonts w:cs="Arial"/>
        </w:rPr>
        <w:t xml:space="preserve"> заказ</w:t>
      </w:r>
      <w:r w:rsidR="00627C3D" w:rsidRPr="007008A3">
        <w:rPr>
          <w:rFonts w:cs="Arial"/>
        </w:rPr>
        <w:t>ов ТОРО</w:t>
      </w:r>
      <w:ins w:id="133" w:author="polyus\kiselevyuv" w:date="2022-05-17T09:35:00Z">
        <w:r w:rsidR="00404ACE">
          <w:rPr>
            <w:rFonts w:cs="Arial"/>
          </w:rPr>
          <w:t>, графика проектов ОВП</w:t>
        </w:r>
      </w:ins>
      <w:ins w:id="134" w:author="polyus\kiselevyuv" w:date="2022-05-17T09:44:00Z">
        <w:r w:rsidR="00D87F3B">
          <w:rPr>
            <w:rFonts w:cs="Arial"/>
          </w:rPr>
          <w:t xml:space="preserve"> (информация о вводе нового оборудования</w:t>
        </w:r>
      </w:ins>
      <w:ins w:id="135" w:author="polyus\kiselevyuv" w:date="2022-05-17T09:45:00Z">
        <w:r w:rsidR="00D87F3B">
          <w:rPr>
            <w:rFonts w:cs="Arial"/>
          </w:rPr>
          <w:t>)</w:t>
        </w:r>
      </w:ins>
      <w:ins w:id="136" w:author="polyus\kiselevyuv" w:date="2022-05-17T09:35:00Z">
        <w:r w:rsidR="00404ACE">
          <w:rPr>
            <w:rFonts w:cs="Arial"/>
          </w:rPr>
          <w:t>, базисной наработки оборудования</w:t>
        </w:r>
      </w:ins>
      <w:r w:rsidR="00627C3D" w:rsidRPr="007008A3">
        <w:rPr>
          <w:rFonts w:cs="Arial"/>
        </w:rPr>
        <w:t>.</w:t>
      </w:r>
      <w:r w:rsidR="00D139D7">
        <w:rPr>
          <w:rFonts w:cs="Arial"/>
        </w:rPr>
        <w:t xml:space="preserve"> </w:t>
      </w:r>
      <w:r w:rsidR="000020C3">
        <w:rPr>
          <w:rFonts w:cs="Arial"/>
        </w:rPr>
        <w:t>З</w:t>
      </w:r>
      <w:r w:rsidR="00D139D7">
        <w:rPr>
          <w:rFonts w:cs="Arial"/>
        </w:rPr>
        <w:t>аказ</w:t>
      </w:r>
      <w:r w:rsidR="00627C3D" w:rsidRPr="007008A3">
        <w:rPr>
          <w:rFonts w:cs="Arial"/>
        </w:rPr>
        <w:t>ы, требующие останова оборудования/производственной установки, формируются автоматически - индикатор останова копируется из техкарты</w:t>
      </w:r>
      <w:r w:rsidR="00284E8F">
        <w:rPr>
          <w:rFonts w:cs="Arial"/>
        </w:rPr>
        <w:t>, може</w:t>
      </w:r>
      <w:r w:rsidR="00D0249F">
        <w:rPr>
          <w:rFonts w:cs="Arial"/>
        </w:rPr>
        <w:t>т быть скорректирован на шаге 130 (см. п. 5.2.1.13</w:t>
      </w:r>
      <w:r w:rsidR="00284E8F">
        <w:rPr>
          <w:rFonts w:cs="Arial"/>
        </w:rPr>
        <w:t xml:space="preserve"> данного документа)</w:t>
      </w:r>
      <w:r w:rsidR="00627C3D" w:rsidRPr="007008A3">
        <w:rPr>
          <w:rFonts w:cs="Arial"/>
        </w:rPr>
        <w:t>.</w:t>
      </w:r>
    </w:p>
    <w:p w:rsidR="00E84CC5" w:rsidRDefault="00E84CC5" w:rsidP="00627C3D">
      <w:pPr>
        <w:spacing w:after="240" w:line="276" w:lineRule="auto"/>
        <w:rPr>
          <w:rFonts w:cs="Arial"/>
        </w:rPr>
      </w:pPr>
      <w:bookmarkStart w:id="137" w:name="_Hlk522034313"/>
      <w:r>
        <w:rPr>
          <w:rFonts w:cs="Arial"/>
        </w:rPr>
        <w:t xml:space="preserve">Используется </w:t>
      </w:r>
      <w:r w:rsidR="00647ABB">
        <w:rPr>
          <w:rFonts w:cs="Arial"/>
        </w:rPr>
        <w:t xml:space="preserve">транзакция </w:t>
      </w:r>
      <w:r w:rsidR="00647ABB">
        <w:rPr>
          <w:rFonts w:cs="Arial"/>
          <w:lang w:val="en-US"/>
        </w:rPr>
        <w:t>ZPM</w:t>
      </w:r>
      <w:r w:rsidR="00647ABB" w:rsidRPr="00E92377">
        <w:rPr>
          <w:rFonts w:cs="Arial"/>
        </w:rPr>
        <w:t>_</w:t>
      </w:r>
      <w:r w:rsidR="00647ABB">
        <w:rPr>
          <w:rFonts w:cs="Arial"/>
          <w:lang w:val="en-US"/>
        </w:rPr>
        <w:t>PLAN</w:t>
      </w:r>
      <w:r w:rsidR="00647ABB" w:rsidRPr="00E92377">
        <w:rPr>
          <w:rFonts w:cs="Arial"/>
        </w:rPr>
        <w:t xml:space="preserve"> </w:t>
      </w:r>
      <w:r w:rsidR="00647ABB">
        <w:rPr>
          <w:rFonts w:cs="Arial"/>
        </w:rPr>
        <w:t>«АРМ планировщика ТОиР»</w:t>
      </w:r>
      <w:r>
        <w:rPr>
          <w:rFonts w:cs="Arial"/>
        </w:rPr>
        <w:t>.</w:t>
      </w:r>
    </w:p>
    <w:p w:rsidR="00425C91" w:rsidRPr="00A56639" w:rsidRDefault="00425C91" w:rsidP="003E4042">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rsidR="001D70EA" w:rsidRDefault="001D70EA" w:rsidP="003E4042">
      <w:pPr>
        <w:spacing w:after="120" w:line="276" w:lineRule="auto"/>
        <w:ind w:left="851" w:firstLine="283"/>
        <w:rPr>
          <w:rFonts w:cs="Arial"/>
        </w:rPr>
      </w:pPr>
      <w:r>
        <w:rPr>
          <w:rFonts w:cs="Arial"/>
        </w:rPr>
        <w:t>- Режим работы «Моделирование, анализ предварительного плана-графика»</w:t>
      </w:r>
    </w:p>
    <w:p w:rsidR="001D70EA" w:rsidRPr="001D70EA" w:rsidRDefault="001D70EA" w:rsidP="003E4042">
      <w:pPr>
        <w:spacing w:after="120" w:line="276" w:lineRule="auto"/>
        <w:ind w:left="851" w:firstLine="283"/>
        <w:rPr>
          <w:rFonts w:cs="Arial"/>
        </w:rPr>
      </w:pPr>
      <w:r>
        <w:rPr>
          <w:rFonts w:cs="Arial"/>
        </w:rPr>
        <w:t>- Планирующий завод</w:t>
      </w:r>
      <w:r w:rsidRPr="009721BA">
        <w:rPr>
          <w:rFonts w:cs="Arial"/>
        </w:rPr>
        <w:t>;</w:t>
      </w:r>
    </w:p>
    <w:p w:rsidR="006F0665" w:rsidRDefault="006F0665" w:rsidP="003E4042">
      <w:pPr>
        <w:spacing w:after="120" w:line="276" w:lineRule="auto"/>
        <w:ind w:left="851" w:firstLine="283"/>
        <w:rPr>
          <w:rFonts w:cs="Arial"/>
        </w:rPr>
      </w:pPr>
      <w:r w:rsidRPr="00A56639">
        <w:rPr>
          <w:rFonts w:cs="Arial"/>
        </w:rPr>
        <w:t>- Группа планирования;</w:t>
      </w:r>
    </w:p>
    <w:p w:rsidR="001D70EA" w:rsidRPr="001D70EA" w:rsidRDefault="001D70EA" w:rsidP="003E4042">
      <w:pPr>
        <w:spacing w:after="120" w:line="276" w:lineRule="auto"/>
        <w:ind w:left="851" w:firstLine="283"/>
        <w:rPr>
          <w:rFonts w:cs="Arial"/>
        </w:rPr>
      </w:pPr>
      <w:r>
        <w:rPr>
          <w:rFonts w:cs="Arial"/>
        </w:rPr>
        <w:t>- Год планирования</w:t>
      </w:r>
      <w:r w:rsidRPr="009721BA">
        <w:rPr>
          <w:rFonts w:cs="Arial"/>
        </w:rPr>
        <w:t>;</w:t>
      </w:r>
    </w:p>
    <w:p w:rsidR="006F0665" w:rsidRPr="00A56639" w:rsidRDefault="001D70EA" w:rsidP="009721BA">
      <w:pPr>
        <w:spacing w:after="120" w:line="276" w:lineRule="auto"/>
        <w:ind w:left="851" w:firstLine="283"/>
        <w:rPr>
          <w:rFonts w:cs="Arial"/>
        </w:rPr>
      </w:pPr>
      <w:r w:rsidRPr="00A56639">
        <w:rPr>
          <w:rFonts w:cs="Arial"/>
        </w:rPr>
        <w:t>- Техническое место</w:t>
      </w:r>
      <w:r>
        <w:rPr>
          <w:rFonts w:cs="Arial"/>
        </w:rPr>
        <w:t>.</w:t>
      </w:r>
    </w:p>
    <w:bookmarkEnd w:id="137"/>
    <w:p w:rsidR="00655043" w:rsidRPr="007008A3" w:rsidRDefault="00655043">
      <w:pPr>
        <w:pStyle w:val="4"/>
      </w:pPr>
      <w:r w:rsidRPr="007008A3">
        <w:t xml:space="preserve">Шаг процесса </w:t>
      </w:r>
      <w:r w:rsidR="00D0249F">
        <w:t>5</w:t>
      </w:r>
      <w:r w:rsidR="001E13A9" w:rsidRPr="007008A3">
        <w:t>0</w:t>
      </w:r>
      <w:r w:rsidRPr="007008A3">
        <w:t xml:space="preserve"> – </w:t>
      </w:r>
      <w:r w:rsidR="001E13A9" w:rsidRPr="007008A3">
        <w:t>Анализ предварительного графика ППР</w:t>
      </w:r>
    </w:p>
    <w:p w:rsidR="001E13A9" w:rsidRPr="007008A3" w:rsidRDefault="00C845F6" w:rsidP="001E13A9">
      <w:pPr>
        <w:spacing w:after="240" w:line="276" w:lineRule="auto"/>
        <w:rPr>
          <w:rFonts w:cs="Arial"/>
        </w:rPr>
      </w:pPr>
      <w:r>
        <w:rPr>
          <w:rFonts w:cs="Arial"/>
        </w:rPr>
        <w:t>При</w:t>
      </w:r>
      <w:r w:rsidRPr="007008A3">
        <w:rPr>
          <w:rFonts w:cs="Arial"/>
        </w:rPr>
        <w:t xml:space="preserve"> </w:t>
      </w:r>
      <w:r w:rsidR="001E13A9" w:rsidRPr="007008A3">
        <w:rPr>
          <w:rFonts w:cs="Arial"/>
        </w:rPr>
        <w:t>годовом планировании</w:t>
      </w:r>
      <w:r>
        <w:rPr>
          <w:rFonts w:cs="Arial"/>
        </w:rPr>
        <w:t xml:space="preserve"> Планировщик </w:t>
      </w:r>
      <w:r w:rsidR="002535C0">
        <w:rPr>
          <w:rFonts w:cs="Arial"/>
        </w:rPr>
        <w:t>ТОиР УО</w:t>
      </w:r>
      <w:r w:rsidR="00BB53B0">
        <w:rPr>
          <w:rFonts w:cs="Arial"/>
        </w:rPr>
        <w:t xml:space="preserve"> </w:t>
      </w:r>
      <w:r>
        <w:rPr>
          <w:rFonts w:cs="Arial"/>
        </w:rPr>
        <w:t>(</w:t>
      </w:r>
      <w:r w:rsidR="001E13A9" w:rsidRPr="007008A3">
        <w:rPr>
          <w:rFonts w:cs="Arial"/>
        </w:rPr>
        <w:t>Исполнитель КП</w:t>
      </w:r>
      <w:r>
        <w:rPr>
          <w:rFonts w:cs="Arial"/>
        </w:rPr>
        <w:t>)</w:t>
      </w:r>
      <w:ins w:id="138" w:author="Киселев Юрий Валерьевич" w:date="2022-03-24T12:48:00Z">
        <w:r w:rsidR="00E83B86">
          <w:rPr>
            <w:rFonts w:cs="Arial"/>
          </w:rPr>
          <w:t xml:space="preserve"> или</w:t>
        </w:r>
        <w:r w:rsidR="008767CC">
          <w:rPr>
            <w:rFonts w:cs="Arial"/>
          </w:rPr>
          <w:t xml:space="preserve"> </w:t>
        </w:r>
      </w:ins>
      <w:ins w:id="139" w:author="Киселев Юрий Валерьевич" w:date="2022-03-31T21:15:00Z">
        <w:r w:rsidR="00E83B86">
          <w:rPr>
            <w:rFonts w:cs="Arial"/>
          </w:rPr>
          <w:t>П</w:t>
        </w:r>
      </w:ins>
      <w:ins w:id="140" w:author="Киселев Юрий Валерьевич" w:date="2022-03-24T12:48:00Z">
        <w:r w:rsidR="008767CC">
          <w:rPr>
            <w:rFonts w:cs="Arial"/>
          </w:rPr>
          <w:t>одрядчик</w:t>
        </w:r>
      </w:ins>
      <w:ins w:id="141" w:author="Киселев Юрий Валерьевич" w:date="2022-03-31T21:15:00Z">
        <w:r w:rsidR="00E83B86">
          <w:rPr>
            <w:rFonts w:cs="Arial"/>
          </w:rPr>
          <w:t xml:space="preserve"> ТОиР УО</w:t>
        </w:r>
      </w:ins>
      <w:r w:rsidR="001E13A9" w:rsidRPr="007008A3">
        <w:rPr>
          <w:rFonts w:cs="Arial"/>
        </w:rPr>
        <w:t xml:space="preserve"> анализирует предварительный график ППР на предмет видов воздействий и запланированных сроков, проверяет корректность предварительного план-графика и полноту планирования запланирован</w:t>
      </w:r>
      <w:r w:rsidR="003B56D2">
        <w:rPr>
          <w:rFonts w:cs="Arial"/>
        </w:rPr>
        <w:t>н</w:t>
      </w:r>
      <w:r w:rsidR="001E13A9" w:rsidRPr="007008A3">
        <w:rPr>
          <w:rFonts w:cs="Arial"/>
        </w:rPr>
        <w:t>ы</w:t>
      </w:r>
      <w:r w:rsidR="003B56D2">
        <w:rPr>
          <w:rFonts w:cs="Arial"/>
        </w:rPr>
        <w:t>х</w:t>
      </w:r>
      <w:r w:rsidR="001E13A9" w:rsidRPr="007008A3">
        <w:rPr>
          <w:rFonts w:cs="Arial"/>
        </w:rPr>
        <w:t xml:space="preserve"> </w:t>
      </w:r>
      <w:r w:rsidR="003B56D2" w:rsidRPr="007008A3">
        <w:rPr>
          <w:rFonts w:cs="Arial"/>
        </w:rPr>
        <w:t>мероприяти</w:t>
      </w:r>
      <w:r w:rsidR="003B56D2">
        <w:rPr>
          <w:rFonts w:cs="Arial"/>
        </w:rPr>
        <w:t>й</w:t>
      </w:r>
      <w:r w:rsidR="001E13A9" w:rsidRPr="007008A3">
        <w:rPr>
          <w:rFonts w:cs="Arial"/>
        </w:rPr>
        <w:t>:</w:t>
      </w:r>
    </w:p>
    <w:p w:rsidR="001E13A9" w:rsidRPr="007008A3" w:rsidRDefault="001E13A9" w:rsidP="001E13A9">
      <w:pPr>
        <w:spacing w:after="240" w:line="276" w:lineRule="auto"/>
        <w:rPr>
          <w:rFonts w:cs="Arial"/>
        </w:rPr>
      </w:pPr>
      <w:r w:rsidRPr="007008A3">
        <w:rPr>
          <w:rFonts w:cs="Arial"/>
        </w:rPr>
        <w:t>- по всему требуемому перечню оборудования (проверка оборудования без запланированных отзывов на планируемый период)</w:t>
      </w:r>
      <w:r w:rsidR="00820D84">
        <w:rPr>
          <w:rFonts w:cs="Arial"/>
        </w:rPr>
        <w:t>;</w:t>
      </w:r>
    </w:p>
    <w:p w:rsidR="001E13A9" w:rsidRPr="007008A3" w:rsidRDefault="001E13A9" w:rsidP="001E13A9">
      <w:pPr>
        <w:spacing w:after="240" w:line="276" w:lineRule="auto"/>
        <w:rPr>
          <w:rFonts w:cs="Arial"/>
        </w:rPr>
      </w:pPr>
      <w:r w:rsidRPr="007008A3">
        <w:rPr>
          <w:rFonts w:cs="Arial"/>
        </w:rPr>
        <w:t>- по всем требуемым видам воздействий (проверка формирования отзывов по планам на планируемый горизонт)</w:t>
      </w:r>
      <w:r w:rsidR="00820D84">
        <w:rPr>
          <w:rFonts w:cs="Arial"/>
        </w:rPr>
        <w:t>;</w:t>
      </w:r>
    </w:p>
    <w:p w:rsidR="001E13A9" w:rsidRPr="007008A3" w:rsidRDefault="00820D84" w:rsidP="001E13A9">
      <w:pPr>
        <w:spacing w:after="240" w:line="276" w:lineRule="auto"/>
        <w:rPr>
          <w:rFonts w:cs="Arial"/>
        </w:rPr>
      </w:pPr>
      <w:r>
        <w:rPr>
          <w:rFonts w:cs="Arial"/>
        </w:rPr>
        <w:t xml:space="preserve">- </w:t>
      </w:r>
      <w:r w:rsidR="00E84CC5">
        <w:rPr>
          <w:rFonts w:cs="Arial"/>
        </w:rPr>
        <w:t>выполняет</w:t>
      </w:r>
      <w:r w:rsidR="001E13A9" w:rsidRPr="007008A3">
        <w:rPr>
          <w:rFonts w:cs="Arial"/>
        </w:rPr>
        <w:t xml:space="preserve"> сравнение с историческим</w:t>
      </w:r>
      <w:r w:rsidR="00E84CC5">
        <w:rPr>
          <w:rFonts w:cs="Arial"/>
        </w:rPr>
        <w:t>и</w:t>
      </w:r>
      <w:r w:rsidR="001E13A9" w:rsidRPr="007008A3">
        <w:rPr>
          <w:rFonts w:cs="Arial"/>
        </w:rPr>
        <w:t xml:space="preserve"> данным</w:t>
      </w:r>
      <w:r w:rsidR="00E84CC5">
        <w:rPr>
          <w:rFonts w:cs="Arial"/>
        </w:rPr>
        <w:t>и</w:t>
      </w:r>
      <w:r w:rsidR="001E13A9" w:rsidRPr="007008A3">
        <w:rPr>
          <w:rFonts w:cs="Arial"/>
        </w:rPr>
        <w:t xml:space="preserve"> прошлых лет</w:t>
      </w:r>
      <w:r w:rsidR="00E84CC5">
        <w:rPr>
          <w:rFonts w:cs="Arial"/>
        </w:rPr>
        <w:t xml:space="preserve"> (при наличии таковых в системе)</w:t>
      </w:r>
      <w:r w:rsidR="001E13A9" w:rsidRPr="007008A3">
        <w:rPr>
          <w:rFonts w:cs="Arial"/>
        </w:rPr>
        <w:t xml:space="preserve">. </w:t>
      </w:r>
    </w:p>
    <w:p w:rsidR="00655043" w:rsidRDefault="001E13A9" w:rsidP="001E13A9">
      <w:pPr>
        <w:spacing w:after="240" w:line="276" w:lineRule="auto"/>
        <w:rPr>
          <w:rFonts w:cs="Arial"/>
        </w:rPr>
      </w:pPr>
      <w:r w:rsidRPr="007008A3">
        <w:rPr>
          <w:rFonts w:cs="Arial"/>
        </w:rPr>
        <w:t xml:space="preserve">В случае выявления </w:t>
      </w:r>
      <w:r w:rsidR="00B32E52">
        <w:rPr>
          <w:rFonts w:cs="Arial"/>
        </w:rPr>
        <w:t>несоответствий,</w:t>
      </w:r>
      <w:r w:rsidRPr="007008A3">
        <w:rPr>
          <w:rFonts w:cs="Arial"/>
        </w:rPr>
        <w:t xml:space="preserve"> </w:t>
      </w:r>
      <w:ins w:id="142" w:author="Киселев Юрий Валерьевич" w:date="2022-03-24T13:15:00Z">
        <w:r w:rsidR="00755786">
          <w:rPr>
            <w:rFonts w:cs="Arial"/>
          </w:rPr>
          <w:t xml:space="preserve">Планировщик ТОиР УО </w:t>
        </w:r>
      </w:ins>
      <w:commentRangeStart w:id="143"/>
      <w:r w:rsidRPr="007008A3">
        <w:rPr>
          <w:rFonts w:cs="Arial"/>
        </w:rPr>
        <w:t>корректир</w:t>
      </w:r>
      <w:r w:rsidR="007305ED">
        <w:rPr>
          <w:rFonts w:cs="Arial"/>
        </w:rPr>
        <w:t>ует</w:t>
      </w:r>
      <w:r w:rsidR="00D139D7">
        <w:rPr>
          <w:rFonts w:cs="Arial"/>
        </w:rPr>
        <w:t xml:space="preserve"> </w:t>
      </w:r>
      <w:r w:rsidR="00820D84">
        <w:rPr>
          <w:rFonts w:cs="Arial"/>
        </w:rPr>
        <w:t>п</w:t>
      </w:r>
      <w:commentRangeEnd w:id="143"/>
      <w:r w:rsidR="00DE2DEB">
        <w:rPr>
          <w:rStyle w:val="aff5"/>
        </w:rPr>
        <w:commentReference w:id="143"/>
      </w:r>
      <w:r w:rsidR="00820D84">
        <w:rPr>
          <w:rFonts w:cs="Arial"/>
        </w:rPr>
        <w:t>ланы</w:t>
      </w:r>
      <w:r w:rsidR="007305ED">
        <w:rPr>
          <w:rFonts w:cs="Arial"/>
        </w:rPr>
        <w:t xml:space="preserve"> ТОРО</w:t>
      </w:r>
      <w:r w:rsidRPr="007008A3">
        <w:rPr>
          <w:rFonts w:cs="Arial"/>
        </w:rPr>
        <w:t xml:space="preserve"> или </w:t>
      </w:r>
      <w:r w:rsidR="007305ED" w:rsidRPr="007008A3">
        <w:rPr>
          <w:rFonts w:cs="Arial"/>
        </w:rPr>
        <w:t>инициирует</w:t>
      </w:r>
      <w:r w:rsidR="007305ED">
        <w:rPr>
          <w:rFonts w:cs="Arial"/>
        </w:rPr>
        <w:t xml:space="preserve"> </w:t>
      </w:r>
      <w:r w:rsidR="00B32E52">
        <w:rPr>
          <w:rFonts w:cs="Arial"/>
        </w:rPr>
        <w:t xml:space="preserve">корректировку НСИ </w:t>
      </w:r>
      <w:r w:rsidRPr="007008A3">
        <w:rPr>
          <w:rFonts w:cs="Arial"/>
        </w:rPr>
        <w:t>и</w:t>
      </w:r>
      <w:r w:rsidR="00827725">
        <w:rPr>
          <w:rFonts w:cs="Arial"/>
        </w:rPr>
        <w:t>,</w:t>
      </w:r>
      <w:r w:rsidRPr="007008A3">
        <w:rPr>
          <w:rFonts w:cs="Arial"/>
        </w:rPr>
        <w:t xml:space="preserve"> </w:t>
      </w:r>
      <w:r w:rsidR="00827725" w:rsidRPr="007008A3">
        <w:rPr>
          <w:rFonts w:cs="Arial"/>
        </w:rPr>
        <w:t xml:space="preserve">в зависимости от характера </w:t>
      </w:r>
      <w:r w:rsidR="00827725">
        <w:rPr>
          <w:rFonts w:cs="Arial"/>
        </w:rPr>
        <w:t xml:space="preserve">выявленного несоответствия, выполняет </w:t>
      </w:r>
      <w:r w:rsidRPr="007008A3">
        <w:rPr>
          <w:rFonts w:cs="Arial"/>
        </w:rPr>
        <w:t>планирование</w:t>
      </w:r>
      <w:r w:rsidR="00D0249F">
        <w:rPr>
          <w:rFonts w:cs="Arial"/>
        </w:rPr>
        <w:t xml:space="preserve"> повторно (20-3</w:t>
      </w:r>
      <w:r w:rsidR="00827725">
        <w:rPr>
          <w:rFonts w:cs="Arial"/>
        </w:rPr>
        <w:t>0 шаг данного процесса)</w:t>
      </w:r>
      <w:r w:rsidR="007305ED">
        <w:rPr>
          <w:rFonts w:cs="Arial"/>
        </w:rPr>
        <w:t>,</w:t>
      </w:r>
      <w:r w:rsidR="00827725">
        <w:rPr>
          <w:rFonts w:cs="Arial"/>
        </w:rPr>
        <w:t xml:space="preserve"> </w:t>
      </w:r>
      <w:r w:rsidRPr="007008A3">
        <w:rPr>
          <w:rFonts w:cs="Arial"/>
        </w:rPr>
        <w:t xml:space="preserve">в случае отсутствия </w:t>
      </w:r>
      <w:r w:rsidR="00827725">
        <w:rPr>
          <w:rFonts w:cs="Arial"/>
        </w:rPr>
        <w:t>несоответствий переходит к шагу по созданию</w:t>
      </w:r>
      <w:r w:rsidR="00D139D7">
        <w:rPr>
          <w:rFonts w:cs="Arial"/>
        </w:rPr>
        <w:t xml:space="preserve"> заказ</w:t>
      </w:r>
      <w:r w:rsidR="00D0249F">
        <w:rPr>
          <w:rFonts w:cs="Arial"/>
        </w:rPr>
        <w:t>ов и сообщений из планов (шаг 7</w:t>
      </w:r>
      <w:r w:rsidR="00827725">
        <w:rPr>
          <w:rFonts w:cs="Arial"/>
        </w:rPr>
        <w:t>0 данного процесса)</w:t>
      </w:r>
      <w:r w:rsidRPr="007008A3">
        <w:rPr>
          <w:rFonts w:cs="Arial"/>
        </w:rPr>
        <w:t>.</w:t>
      </w:r>
    </w:p>
    <w:p w:rsidR="00D20F2C" w:rsidRDefault="00D20F2C" w:rsidP="001E13A9">
      <w:pPr>
        <w:spacing w:after="240" w:line="276" w:lineRule="auto"/>
        <w:rPr>
          <w:rFonts w:cs="Arial"/>
        </w:rPr>
      </w:pPr>
      <w:r>
        <w:rPr>
          <w:rFonts w:cs="Arial"/>
        </w:rPr>
        <w:t xml:space="preserve">По остановочным ремонтам Планировщик </w:t>
      </w:r>
      <w:r w:rsidR="002535C0">
        <w:rPr>
          <w:rFonts w:cs="Arial"/>
        </w:rPr>
        <w:t>ТОиР УО</w:t>
      </w:r>
      <w:r>
        <w:rPr>
          <w:rFonts w:cs="Arial"/>
        </w:rPr>
        <w:t xml:space="preserve"> на данном этапе ничего не делает, т.к. заказы еще в системе не созданы.</w:t>
      </w:r>
    </w:p>
    <w:p w:rsidR="002F593F" w:rsidRDefault="002F593F" w:rsidP="002F593F">
      <w:pPr>
        <w:spacing w:after="240" w:line="276" w:lineRule="auto"/>
        <w:rPr>
          <w:rFonts w:cs="Arial"/>
        </w:rPr>
      </w:pPr>
      <w:r>
        <w:rPr>
          <w:rFonts w:cs="Arial"/>
        </w:rPr>
        <w:t xml:space="preserve">Используется транзакция </w:t>
      </w:r>
      <w:r>
        <w:rPr>
          <w:rFonts w:cs="Arial"/>
          <w:lang w:val="en-US"/>
        </w:rPr>
        <w:t>ZPM</w:t>
      </w:r>
      <w:r w:rsidRPr="00E92377">
        <w:rPr>
          <w:rFonts w:cs="Arial"/>
        </w:rPr>
        <w:t>_</w:t>
      </w:r>
      <w:r>
        <w:rPr>
          <w:rFonts w:cs="Arial"/>
          <w:lang w:val="en-US"/>
        </w:rPr>
        <w:t>PLAN</w:t>
      </w:r>
      <w:r w:rsidRPr="00E92377">
        <w:rPr>
          <w:rFonts w:cs="Arial"/>
        </w:rPr>
        <w:t xml:space="preserve"> </w:t>
      </w:r>
      <w:r>
        <w:rPr>
          <w:rFonts w:cs="Arial"/>
        </w:rPr>
        <w:t>«АРМ планировщика ТОиР».</w:t>
      </w:r>
    </w:p>
    <w:p w:rsidR="002F593F" w:rsidRPr="00A56639" w:rsidRDefault="002F593F" w:rsidP="002F593F">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rsidR="007A4853" w:rsidRDefault="002F593F" w:rsidP="002F593F">
      <w:pPr>
        <w:spacing w:after="120" w:line="276" w:lineRule="auto"/>
        <w:ind w:left="851" w:firstLine="283"/>
        <w:rPr>
          <w:rFonts w:cs="Arial"/>
        </w:rPr>
      </w:pPr>
      <w:r>
        <w:rPr>
          <w:rFonts w:cs="Arial"/>
        </w:rPr>
        <w:t>- Режим работы «Моделирование, анализ предварительного плана-графика»</w:t>
      </w:r>
      <w:r w:rsidR="00F65FB9">
        <w:rPr>
          <w:rFonts w:cs="Arial"/>
        </w:rPr>
        <w:t xml:space="preserve"> / </w:t>
      </w:r>
      <w:r w:rsidR="007A4853">
        <w:rPr>
          <w:rFonts w:cs="Arial"/>
        </w:rPr>
        <w:t>Режим работы «Формирование годового графика ремонтов»</w:t>
      </w:r>
    </w:p>
    <w:p w:rsidR="002F593F" w:rsidRPr="007A28D9" w:rsidRDefault="002F593F" w:rsidP="002F593F">
      <w:pPr>
        <w:spacing w:after="120" w:line="276" w:lineRule="auto"/>
        <w:ind w:left="851" w:firstLine="283"/>
        <w:rPr>
          <w:rFonts w:cs="Arial"/>
        </w:rPr>
      </w:pPr>
      <w:r>
        <w:rPr>
          <w:rFonts w:cs="Arial"/>
        </w:rPr>
        <w:t>- Планирующий завод</w:t>
      </w:r>
      <w:r w:rsidRPr="009721BA">
        <w:rPr>
          <w:rFonts w:cs="Arial"/>
        </w:rPr>
        <w:t>;</w:t>
      </w:r>
    </w:p>
    <w:p w:rsidR="002F593F" w:rsidRDefault="002F593F" w:rsidP="002F593F">
      <w:pPr>
        <w:spacing w:after="120" w:line="276" w:lineRule="auto"/>
        <w:ind w:left="851" w:firstLine="283"/>
        <w:rPr>
          <w:rFonts w:cs="Arial"/>
        </w:rPr>
      </w:pPr>
      <w:r w:rsidRPr="00A56639">
        <w:rPr>
          <w:rFonts w:cs="Arial"/>
        </w:rPr>
        <w:t>- Группа планирования;</w:t>
      </w:r>
    </w:p>
    <w:p w:rsidR="002F593F" w:rsidRPr="007A28D9" w:rsidRDefault="002F593F" w:rsidP="002F593F">
      <w:pPr>
        <w:spacing w:after="120" w:line="276" w:lineRule="auto"/>
        <w:ind w:left="851" w:firstLine="283"/>
        <w:rPr>
          <w:rFonts w:cs="Arial"/>
        </w:rPr>
      </w:pPr>
      <w:r>
        <w:rPr>
          <w:rFonts w:cs="Arial"/>
        </w:rPr>
        <w:t>- Год планирования</w:t>
      </w:r>
      <w:r w:rsidRPr="007A28D9">
        <w:rPr>
          <w:rFonts w:cs="Arial"/>
        </w:rPr>
        <w:t>;</w:t>
      </w:r>
    </w:p>
    <w:p w:rsidR="006F0665" w:rsidRPr="00A56639" w:rsidRDefault="002F593F" w:rsidP="009721BA">
      <w:pPr>
        <w:spacing w:after="120" w:line="276" w:lineRule="auto"/>
        <w:ind w:left="851" w:firstLine="283"/>
        <w:rPr>
          <w:rFonts w:cs="Arial"/>
        </w:rPr>
      </w:pPr>
      <w:r w:rsidRPr="00A56639">
        <w:rPr>
          <w:rFonts w:cs="Arial"/>
        </w:rPr>
        <w:t>- Техническое место</w:t>
      </w:r>
      <w:r>
        <w:rPr>
          <w:rFonts w:cs="Arial"/>
        </w:rPr>
        <w:t>.</w:t>
      </w:r>
    </w:p>
    <w:p w:rsidR="00655043" w:rsidRPr="007008A3" w:rsidRDefault="00655043">
      <w:pPr>
        <w:pStyle w:val="4"/>
      </w:pPr>
      <w:r w:rsidRPr="007008A3">
        <w:t xml:space="preserve">Шаг процесса </w:t>
      </w:r>
      <w:r w:rsidR="00D0249F">
        <w:t>60</w:t>
      </w:r>
      <w:r w:rsidR="001E13A9" w:rsidRPr="007008A3">
        <w:t xml:space="preserve"> </w:t>
      </w:r>
      <w:r w:rsidRPr="007008A3">
        <w:t xml:space="preserve">– </w:t>
      </w:r>
      <w:r w:rsidR="001E13A9" w:rsidRPr="007008A3">
        <w:t>Удаление/корректировка существующих</w:t>
      </w:r>
      <w:r w:rsidR="00D139D7">
        <w:t xml:space="preserve"> заказ</w:t>
      </w:r>
      <w:r w:rsidR="001E13A9" w:rsidRPr="007008A3">
        <w:t>ов</w:t>
      </w:r>
    </w:p>
    <w:p w:rsidR="001E13A9" w:rsidRDefault="00F62E46" w:rsidP="001E13A9">
      <w:pPr>
        <w:spacing w:after="240" w:line="276" w:lineRule="auto"/>
        <w:rPr>
          <w:rFonts w:cs="Arial"/>
        </w:rPr>
      </w:pPr>
      <w:r>
        <w:rPr>
          <w:rFonts w:cs="Arial"/>
        </w:rPr>
        <w:t>Планировщик</w:t>
      </w:r>
      <w:r w:rsidR="001E13A9" w:rsidRPr="007008A3">
        <w:rPr>
          <w:rFonts w:cs="Arial"/>
        </w:rPr>
        <w:t xml:space="preserve"> </w:t>
      </w:r>
      <w:r w:rsidR="002535C0">
        <w:rPr>
          <w:rFonts w:cs="Arial"/>
        </w:rPr>
        <w:t>ТОиР УО</w:t>
      </w:r>
      <w:r w:rsidR="00BB53B0">
        <w:rPr>
          <w:rFonts w:cs="Arial"/>
        </w:rPr>
        <w:t xml:space="preserve"> </w:t>
      </w:r>
      <w:r w:rsidR="001E13A9" w:rsidRPr="007008A3">
        <w:rPr>
          <w:rFonts w:cs="Arial"/>
        </w:rPr>
        <w:t>удаляет/корректирует существующие</w:t>
      </w:r>
      <w:r w:rsidR="00D139D7">
        <w:rPr>
          <w:rFonts w:cs="Arial"/>
        </w:rPr>
        <w:t xml:space="preserve"> заказ</w:t>
      </w:r>
      <w:r w:rsidR="001E13A9" w:rsidRPr="007008A3">
        <w:rPr>
          <w:rFonts w:cs="Arial"/>
        </w:rPr>
        <w:t>ы</w:t>
      </w:r>
      <w:r w:rsidR="00B32E52">
        <w:rPr>
          <w:rFonts w:cs="Arial"/>
        </w:rPr>
        <w:t xml:space="preserve"> ТОРО</w:t>
      </w:r>
      <w:ins w:id="144" w:author="polyus\kiselevyuv" w:date="2022-04-21T14:00:00Z">
        <w:r w:rsidR="00FC449F" w:rsidRPr="00FC449F">
          <w:rPr>
            <w:rFonts w:cs="Arial"/>
          </w:rPr>
          <w:t xml:space="preserve"> (</w:t>
        </w:r>
        <w:r w:rsidR="00FC449F">
          <w:rPr>
            <w:rFonts w:cs="Arial"/>
          </w:rPr>
          <w:t>статус МТКУ)</w:t>
        </w:r>
      </w:ins>
      <w:r w:rsidR="001E13A9" w:rsidRPr="007008A3">
        <w:rPr>
          <w:rFonts w:cs="Arial"/>
        </w:rPr>
        <w:t>, на которые оказывают влияние план замены/модернизации оборудования</w:t>
      </w:r>
      <w:r w:rsidR="00DA100B">
        <w:rPr>
          <w:rFonts w:cs="Arial"/>
        </w:rPr>
        <w:t>, информация о консервации</w:t>
      </w:r>
      <w:r w:rsidR="00DA100B" w:rsidRPr="008767CC">
        <w:rPr>
          <w:rFonts w:cs="Arial"/>
        </w:rPr>
        <w:t>/</w:t>
      </w:r>
      <w:r w:rsidR="00DA100B">
        <w:rPr>
          <w:rFonts w:cs="Arial"/>
        </w:rPr>
        <w:t>расконсервации оборудования</w:t>
      </w:r>
      <w:r w:rsidR="001E13A9" w:rsidRPr="007008A3">
        <w:rPr>
          <w:rFonts w:cs="Arial"/>
        </w:rPr>
        <w:t xml:space="preserve"> и выполненные в шагах выше изменения в планах ТОРО</w:t>
      </w:r>
      <w:r w:rsidR="007070CA">
        <w:rPr>
          <w:rFonts w:cs="Arial"/>
        </w:rPr>
        <w:t xml:space="preserve"> (</w:t>
      </w:r>
      <w:commentRangeStart w:id="145"/>
      <w:r w:rsidR="007070CA">
        <w:rPr>
          <w:rFonts w:cs="Arial"/>
        </w:rPr>
        <w:t xml:space="preserve">например, были пересмотрены нормативы </w:t>
      </w:r>
      <w:r w:rsidR="00200AB2">
        <w:rPr>
          <w:rFonts w:cs="Arial"/>
        </w:rPr>
        <w:t xml:space="preserve">периодичности </w:t>
      </w:r>
      <w:commentRangeEnd w:id="145"/>
      <w:r w:rsidR="00DE2DEB">
        <w:rPr>
          <w:rStyle w:val="aff5"/>
        </w:rPr>
        <w:commentReference w:id="145"/>
      </w:r>
      <w:r w:rsidR="007070CA">
        <w:rPr>
          <w:rFonts w:cs="Arial"/>
        </w:rPr>
        <w:t>обслуживания</w:t>
      </w:r>
      <w:r w:rsidR="00200AB2">
        <w:rPr>
          <w:rFonts w:cs="Arial"/>
        </w:rPr>
        <w:t>, и в системе выявлены лишние заказы, запланированные по старым</w:t>
      </w:r>
      <w:r w:rsidR="00200AB2" w:rsidRPr="00B153FA">
        <w:rPr>
          <w:rFonts w:cs="Arial"/>
        </w:rPr>
        <w:t xml:space="preserve"> </w:t>
      </w:r>
      <w:r w:rsidR="00200AB2">
        <w:rPr>
          <w:rFonts w:cs="Arial"/>
        </w:rPr>
        <w:t>нормативам, вследствие изначально заложенных нормативов периодичности либо переноса сроков попали в планируемый год, и эти заказы необходимо удалить)</w:t>
      </w:r>
      <w:r w:rsidR="00B32E52">
        <w:rPr>
          <w:rFonts w:cs="Arial"/>
        </w:rPr>
        <w:t xml:space="preserve">, </w:t>
      </w:r>
      <w:r w:rsidR="00D0249F">
        <w:rPr>
          <w:rFonts w:cs="Arial"/>
        </w:rPr>
        <w:t>после чего возвращается на шаг 4</w:t>
      </w:r>
      <w:r w:rsidR="00B32E52">
        <w:rPr>
          <w:rFonts w:cs="Arial"/>
        </w:rPr>
        <w:t>0 с целью повторного формирования предварительного плана-графика и его анализа.</w:t>
      </w:r>
    </w:p>
    <w:p w:rsidR="00B32E52" w:rsidRDefault="00B32E52" w:rsidP="001E13A9">
      <w:pPr>
        <w:spacing w:after="240" w:line="276" w:lineRule="auto"/>
        <w:rPr>
          <w:rFonts w:cs="Arial"/>
        </w:rPr>
      </w:pPr>
      <w:r>
        <w:rPr>
          <w:rFonts w:cs="Arial"/>
        </w:rPr>
        <w:t>Используются транзакции</w:t>
      </w:r>
    </w:p>
    <w:p w:rsidR="00425C91" w:rsidRPr="00850753" w:rsidRDefault="002E1D14" w:rsidP="00425C91">
      <w:pPr>
        <w:pStyle w:val="afa"/>
        <w:numPr>
          <w:ilvl w:val="0"/>
          <w:numId w:val="17"/>
        </w:numPr>
        <w:spacing w:after="240" w:line="276" w:lineRule="auto"/>
        <w:rPr>
          <w:rFonts w:cs="Arial"/>
        </w:rPr>
      </w:pPr>
      <w:r>
        <w:rPr>
          <w:rFonts w:cs="Arial"/>
        </w:rPr>
        <w:t>Транзакция ZPM_PLAN «АРМ планировщика ТОиР»</w:t>
      </w:r>
    </w:p>
    <w:p w:rsidR="006925B9" w:rsidRPr="009721BA" w:rsidRDefault="006925B9" w:rsidP="009721BA">
      <w:pPr>
        <w:tabs>
          <w:tab w:val="clear" w:pos="567"/>
          <w:tab w:val="left" w:pos="1134"/>
        </w:tabs>
        <w:spacing w:after="120" w:line="276" w:lineRule="auto"/>
        <w:ind w:left="1418" w:firstLine="0"/>
        <w:rPr>
          <w:rFonts w:cs="Arial"/>
        </w:rPr>
      </w:pPr>
      <w:r w:rsidRPr="006D146E">
        <w:rPr>
          <w:rFonts w:cs="Arial"/>
        </w:rPr>
        <w:t xml:space="preserve">- </w:t>
      </w:r>
      <w:r w:rsidRPr="009721BA">
        <w:rPr>
          <w:rFonts w:cs="Arial"/>
        </w:rPr>
        <w:t>Режим работы «Формирование годового графика ремонтов»</w:t>
      </w:r>
    </w:p>
    <w:p w:rsidR="006925B9" w:rsidRPr="009721BA" w:rsidRDefault="006925B9" w:rsidP="009721BA">
      <w:pPr>
        <w:tabs>
          <w:tab w:val="clear" w:pos="567"/>
          <w:tab w:val="left" w:pos="1134"/>
        </w:tabs>
        <w:spacing w:after="120" w:line="276" w:lineRule="auto"/>
        <w:ind w:left="1418" w:firstLine="0"/>
        <w:rPr>
          <w:rFonts w:cs="Arial"/>
        </w:rPr>
      </w:pPr>
      <w:r w:rsidRPr="009721BA">
        <w:rPr>
          <w:rFonts w:cs="Arial"/>
        </w:rPr>
        <w:t>- Планирующий завод;</w:t>
      </w:r>
    </w:p>
    <w:p w:rsidR="006925B9" w:rsidRPr="009721BA" w:rsidRDefault="006925B9" w:rsidP="009721BA">
      <w:pPr>
        <w:tabs>
          <w:tab w:val="clear" w:pos="567"/>
          <w:tab w:val="left" w:pos="1134"/>
        </w:tabs>
        <w:spacing w:after="120" w:line="276" w:lineRule="auto"/>
        <w:ind w:left="1418" w:firstLine="0"/>
        <w:rPr>
          <w:rFonts w:cs="Arial"/>
        </w:rPr>
      </w:pPr>
      <w:r w:rsidRPr="009721BA">
        <w:rPr>
          <w:rFonts w:cs="Arial"/>
        </w:rPr>
        <w:t>- Группа планирования;</w:t>
      </w:r>
    </w:p>
    <w:p w:rsidR="004659B2" w:rsidRDefault="006925B9" w:rsidP="009721BA">
      <w:pPr>
        <w:tabs>
          <w:tab w:val="clear" w:pos="567"/>
          <w:tab w:val="left" w:pos="1134"/>
        </w:tabs>
        <w:ind w:left="1418" w:firstLine="0"/>
        <w:rPr>
          <w:rFonts w:cs="Arial"/>
        </w:rPr>
      </w:pPr>
      <w:r w:rsidRPr="009721BA">
        <w:rPr>
          <w:rFonts w:cs="Arial"/>
        </w:rPr>
        <w:t>- Год планирования;</w:t>
      </w:r>
    </w:p>
    <w:p w:rsidR="006925B9" w:rsidRDefault="004659B2" w:rsidP="009721BA">
      <w:pPr>
        <w:tabs>
          <w:tab w:val="clear" w:pos="567"/>
          <w:tab w:val="left" w:pos="1134"/>
        </w:tabs>
        <w:ind w:left="1418" w:firstLine="0"/>
      </w:pPr>
      <w:r>
        <w:rPr>
          <w:rFonts w:cs="Arial"/>
          <w:lang w:val="en-US"/>
        </w:rPr>
        <w:t xml:space="preserve">- </w:t>
      </w:r>
      <w:r w:rsidRPr="00A56639">
        <w:rPr>
          <w:rFonts w:cs="Arial"/>
        </w:rPr>
        <w:t>Техническое место</w:t>
      </w:r>
      <w:r>
        <w:rPr>
          <w:rFonts w:cs="Arial"/>
        </w:rPr>
        <w:t>.</w:t>
      </w:r>
    </w:p>
    <w:p w:rsidR="006925B9" w:rsidRDefault="006925B9" w:rsidP="009721BA">
      <w:pPr>
        <w:tabs>
          <w:tab w:val="clear" w:pos="567"/>
          <w:tab w:val="left" w:pos="1134"/>
        </w:tabs>
        <w:ind w:left="1418" w:firstLine="0"/>
      </w:pPr>
    </w:p>
    <w:p w:rsidR="006925B9" w:rsidRPr="009721BA" w:rsidRDefault="006925B9" w:rsidP="009721BA">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r w:rsidRPr="009721BA">
        <w:rPr>
          <w:rFonts w:cs="Arial"/>
        </w:rPr>
        <w:t>;</w:t>
      </w:r>
    </w:p>
    <w:p w:rsidR="006925B9" w:rsidRDefault="006925B9" w:rsidP="006925B9">
      <w:pPr>
        <w:pStyle w:val="afa"/>
        <w:numPr>
          <w:ilvl w:val="0"/>
          <w:numId w:val="17"/>
        </w:numPr>
        <w:spacing w:after="240" w:line="276" w:lineRule="auto"/>
        <w:rPr>
          <w:rFonts w:cs="Arial"/>
        </w:rPr>
      </w:pPr>
      <w:r w:rsidRPr="00B32E52">
        <w:rPr>
          <w:rFonts w:cs="Arial"/>
        </w:rPr>
        <w:t>IW32 – Изменение</w:t>
      </w:r>
      <w:r>
        <w:rPr>
          <w:rFonts w:cs="Arial"/>
        </w:rPr>
        <w:t xml:space="preserve"> заказа</w:t>
      </w:r>
      <w:r w:rsidRPr="00B32E52">
        <w:rPr>
          <w:rFonts w:cs="Arial"/>
        </w:rPr>
        <w:t xml:space="preserve"> ТОРО</w:t>
      </w:r>
      <w:r>
        <w:rPr>
          <w:rFonts w:cs="Arial"/>
          <w:lang w:val="en-US"/>
        </w:rPr>
        <w:t>.</w:t>
      </w:r>
    </w:p>
    <w:p w:rsidR="00655043" w:rsidRDefault="00655043">
      <w:pPr>
        <w:pStyle w:val="4"/>
      </w:pPr>
      <w:r w:rsidRPr="007008A3">
        <w:t xml:space="preserve">Шаг процесса </w:t>
      </w:r>
      <w:r w:rsidR="00D0249F">
        <w:t>7</w:t>
      </w:r>
      <w:r w:rsidR="001E13A9" w:rsidRPr="007008A3">
        <w:t xml:space="preserve">0 </w:t>
      </w:r>
      <w:r w:rsidRPr="007008A3">
        <w:t xml:space="preserve">– </w:t>
      </w:r>
      <w:r w:rsidR="001E13A9" w:rsidRPr="007008A3">
        <w:t>Создание</w:t>
      </w:r>
      <w:r w:rsidR="00D139D7">
        <w:t xml:space="preserve"> заказ</w:t>
      </w:r>
      <w:r w:rsidR="001E13A9" w:rsidRPr="007008A3">
        <w:t>ов и сообщений из планов ТОРО</w:t>
      </w:r>
    </w:p>
    <w:p w:rsidR="00D20339" w:rsidRPr="00B153FA" w:rsidRDefault="00D20339" w:rsidP="00B153FA">
      <w:pPr>
        <w:spacing w:after="240" w:line="276" w:lineRule="auto"/>
        <w:rPr>
          <w:rFonts w:cs="Arial"/>
        </w:rPr>
      </w:pPr>
      <w:r w:rsidRPr="00B153FA">
        <w:rPr>
          <w:rFonts w:cs="Arial"/>
        </w:rPr>
        <w:t xml:space="preserve">В системе </w:t>
      </w:r>
      <w:r w:rsidR="00662423" w:rsidRPr="00E111F5">
        <w:rPr>
          <w:rFonts w:cs="Arial"/>
          <w:szCs w:val="24"/>
        </w:rPr>
        <w:t>SAP S4/HANA</w:t>
      </w:r>
      <w:r w:rsidRPr="00B153FA">
        <w:rPr>
          <w:rFonts w:cs="Arial"/>
        </w:rPr>
        <w:t xml:space="preserve"> задача планирования и учета затрат на ТО</w:t>
      </w:r>
      <w:r w:rsidR="00352229" w:rsidRPr="00B153FA">
        <w:rPr>
          <w:rFonts w:cs="Arial"/>
        </w:rPr>
        <w:t>иР</w:t>
      </w:r>
      <w:r w:rsidR="007332CC" w:rsidRPr="00B153FA">
        <w:rPr>
          <w:rFonts w:cs="Arial"/>
        </w:rPr>
        <w:t xml:space="preserve"> </w:t>
      </w:r>
      <w:r w:rsidRPr="00B153FA">
        <w:rPr>
          <w:rFonts w:cs="Arial"/>
        </w:rPr>
        <w:t>решается с помощью функциональности «Заказы ТОРО».  Состав заказа (набор полей), виды заказов</w:t>
      </w:r>
      <w:r w:rsidR="00352229" w:rsidRPr="00B153FA">
        <w:rPr>
          <w:rFonts w:cs="Arial"/>
        </w:rPr>
        <w:t>, набор статусов</w:t>
      </w:r>
      <w:r w:rsidRPr="00B153FA">
        <w:rPr>
          <w:rFonts w:cs="Arial"/>
        </w:rPr>
        <w:t xml:space="preserve"> представлены в разделе 5.7 данного КД.</w:t>
      </w:r>
    </w:p>
    <w:p w:rsidR="00157FAF" w:rsidRDefault="00F62E46" w:rsidP="00B153FA">
      <w:pPr>
        <w:spacing w:after="240" w:line="276" w:lineRule="auto"/>
        <w:rPr>
          <w:rFonts w:cs="Arial"/>
        </w:rPr>
      </w:pPr>
      <w:r>
        <w:rPr>
          <w:rFonts w:cs="Arial"/>
        </w:rPr>
        <w:t>Планировщик</w:t>
      </w:r>
      <w:r w:rsidR="00594AE6">
        <w:rPr>
          <w:rFonts w:cs="Arial"/>
        </w:rPr>
        <w:t xml:space="preserve"> </w:t>
      </w:r>
      <w:r w:rsidR="002535C0">
        <w:rPr>
          <w:rFonts w:cs="Arial"/>
        </w:rPr>
        <w:t>ТОиР УО</w:t>
      </w:r>
      <w:ins w:id="146" w:author="Киселев Юрий Валерьевич" w:date="2022-03-24T13:14:00Z">
        <w:r w:rsidR="00755786">
          <w:rPr>
            <w:rFonts w:cs="Arial"/>
          </w:rPr>
          <w:t>, либо Подрядчик</w:t>
        </w:r>
      </w:ins>
      <w:ins w:id="147" w:author="Киселев Юрий Валерьевич" w:date="2022-03-31T21:19:00Z">
        <w:r w:rsidR="00E83B86">
          <w:rPr>
            <w:rFonts w:cs="Arial"/>
          </w:rPr>
          <w:t xml:space="preserve"> ТОиР УО</w:t>
        </w:r>
      </w:ins>
      <w:r w:rsidR="00BB53B0">
        <w:rPr>
          <w:rFonts w:cs="Arial"/>
        </w:rPr>
        <w:t xml:space="preserve"> </w:t>
      </w:r>
      <w:r w:rsidR="000D1EC5">
        <w:rPr>
          <w:rFonts w:cs="Arial"/>
        </w:rPr>
        <w:t>выполняет фиксацию отзывов</w:t>
      </w:r>
      <w:r w:rsidR="001E13A9" w:rsidRPr="007008A3">
        <w:rPr>
          <w:rFonts w:cs="Arial"/>
        </w:rPr>
        <w:t xml:space="preserve"> </w:t>
      </w:r>
      <w:r w:rsidR="004570E2" w:rsidRPr="004570E2">
        <w:rPr>
          <w:rFonts w:cs="Arial"/>
        </w:rPr>
        <w:t>(термин "</w:t>
      </w:r>
      <w:r w:rsidR="000D1EC5">
        <w:rPr>
          <w:rFonts w:cs="Arial"/>
        </w:rPr>
        <w:t>фиксировать отзывы</w:t>
      </w:r>
      <w:r w:rsidR="004570E2" w:rsidRPr="004570E2">
        <w:rPr>
          <w:rFonts w:cs="Arial"/>
        </w:rPr>
        <w:t xml:space="preserve">" означает создание из </w:t>
      </w:r>
      <w:r w:rsidR="000D1EC5">
        <w:rPr>
          <w:rFonts w:cs="Arial"/>
        </w:rPr>
        <w:t xml:space="preserve">планов предупредительного ТОРО объектов отзыва - </w:t>
      </w:r>
      <w:r w:rsidR="004570E2" w:rsidRPr="004570E2">
        <w:rPr>
          <w:rFonts w:cs="Arial"/>
        </w:rPr>
        <w:t>заказов или сообщений на заданный период)</w:t>
      </w:r>
      <w:r w:rsidR="004570E2">
        <w:rPr>
          <w:rFonts w:cs="Arial"/>
        </w:rPr>
        <w:t xml:space="preserve"> </w:t>
      </w:r>
      <w:ins w:id="148" w:author="polyus\kiselevyuv" w:date="2022-04-21T14:27:00Z">
        <w:r w:rsidR="00B94DBA">
          <w:rPr>
            <w:rFonts w:cs="Arial"/>
          </w:rPr>
          <w:t xml:space="preserve">для предварительного графика ППР </w:t>
        </w:r>
      </w:ins>
      <w:r w:rsidR="001E13A9" w:rsidRPr="007008A3">
        <w:rPr>
          <w:rFonts w:cs="Arial"/>
        </w:rPr>
        <w:t xml:space="preserve">и создает из них </w:t>
      </w:r>
      <w:r w:rsidR="00594AE6" w:rsidRPr="007008A3">
        <w:rPr>
          <w:rFonts w:cs="Arial"/>
        </w:rPr>
        <w:t>на планируемый год</w:t>
      </w:r>
      <w:r w:rsidR="00D80C25">
        <w:rPr>
          <w:rFonts w:cs="Arial"/>
        </w:rPr>
        <w:t xml:space="preserve"> следующие объекты</w:t>
      </w:r>
      <w:r w:rsidR="00157FAF" w:rsidRPr="00B153FA">
        <w:rPr>
          <w:rFonts w:cs="Arial"/>
        </w:rPr>
        <w:t>:</w:t>
      </w:r>
    </w:p>
    <w:p w:rsidR="00157FAF" w:rsidRPr="00A44015" w:rsidRDefault="00157FAF" w:rsidP="0025284D">
      <w:pPr>
        <w:pStyle w:val="afa"/>
        <w:numPr>
          <w:ilvl w:val="0"/>
          <w:numId w:val="49"/>
        </w:numPr>
        <w:spacing w:after="120"/>
        <w:rPr>
          <w:rFonts w:cs="Arial"/>
          <w:szCs w:val="24"/>
        </w:rPr>
      </w:pPr>
      <w:r>
        <w:rPr>
          <w:rFonts w:cs="Arial"/>
        </w:rPr>
        <w:t>С</w:t>
      </w:r>
      <w:r w:rsidR="001E13A9" w:rsidRPr="00176E86">
        <w:rPr>
          <w:rFonts w:cs="Arial"/>
        </w:rPr>
        <w:t>ообщения ТОРО по КИП и метр</w:t>
      </w:r>
      <w:r w:rsidR="001E13A9" w:rsidRPr="00962BB7">
        <w:rPr>
          <w:rFonts w:cs="Arial"/>
        </w:rPr>
        <w:t>ологии</w:t>
      </w:r>
      <w:r w:rsidR="00FD6F0A" w:rsidRPr="00176E86">
        <w:rPr>
          <w:rFonts w:cs="Arial"/>
        </w:rPr>
        <w:t xml:space="preserve"> вида А</w:t>
      </w:r>
      <w:r w:rsidR="0025284D">
        <w:rPr>
          <w:rFonts w:cs="Arial"/>
          <w:lang w:val="en-US"/>
        </w:rPr>
        <w:t>D</w:t>
      </w:r>
      <w:r w:rsidR="00594AE6" w:rsidRPr="00176E86">
        <w:rPr>
          <w:rFonts w:cs="Arial"/>
        </w:rPr>
        <w:t xml:space="preserve"> «</w:t>
      </w:r>
      <w:r w:rsidR="0025284D" w:rsidRPr="0025284D">
        <w:rPr>
          <w:rFonts w:cs="Arial"/>
        </w:rPr>
        <w:t>КИП/Метрология</w:t>
      </w:r>
      <w:r w:rsidR="00594AE6" w:rsidRPr="00176E86">
        <w:rPr>
          <w:rFonts w:cs="Arial"/>
        </w:rPr>
        <w:t>»</w:t>
      </w:r>
      <w:ins w:id="149" w:author="polyus\kiselevyuv" w:date="2022-04-21T14:21:00Z">
        <w:r w:rsidR="00B94DBA" w:rsidRPr="00B94DBA">
          <w:rPr>
            <w:rFonts w:cs="Arial"/>
          </w:rPr>
          <w:t xml:space="preserve"> (</w:t>
        </w:r>
        <w:r w:rsidR="00B94DBA">
          <w:rPr>
            <w:rFonts w:cs="Arial"/>
          </w:rPr>
          <w:t>выпускаются из планов</w:t>
        </w:r>
      </w:ins>
      <w:ins w:id="150" w:author="polyus\kiselevyuv" w:date="2022-04-21T14:23:00Z">
        <w:r w:rsidR="00B94DBA">
          <w:rPr>
            <w:rFonts w:cs="Arial"/>
          </w:rPr>
          <w:t xml:space="preserve"> предупредительного ТОРО вида </w:t>
        </w:r>
        <w:r w:rsidR="00B94DBA">
          <w:rPr>
            <w:rFonts w:cs="Arial"/>
            <w:lang w:val="en-US"/>
          </w:rPr>
          <w:t>CM</w:t>
        </w:r>
        <w:r w:rsidR="00B94DBA" w:rsidRPr="00B94DBA">
          <w:rPr>
            <w:rFonts w:cs="Arial"/>
          </w:rPr>
          <w:t xml:space="preserve"> </w:t>
        </w:r>
        <w:r w:rsidR="00B94DBA">
          <w:rPr>
            <w:rFonts w:cs="Arial"/>
          </w:rPr>
          <w:t>«КИП и метрология»)</w:t>
        </w:r>
      </w:ins>
      <w:ins w:id="151" w:author="polyus\kiselevyuv" w:date="2022-04-21T14:21:00Z">
        <w:r w:rsidR="00B94DBA">
          <w:rPr>
            <w:rFonts w:cs="Arial"/>
          </w:rPr>
          <w:t xml:space="preserve"> </w:t>
        </w:r>
      </w:ins>
      <w:r w:rsidR="001E13A9" w:rsidRPr="00A44015">
        <w:rPr>
          <w:rFonts w:cs="Arial"/>
        </w:rPr>
        <w:t xml:space="preserve">, </w:t>
      </w:r>
    </w:p>
    <w:p w:rsidR="00157FAF" w:rsidRPr="00176E86" w:rsidRDefault="0000360E" w:rsidP="001F00CA">
      <w:pPr>
        <w:pStyle w:val="afa"/>
        <w:numPr>
          <w:ilvl w:val="0"/>
          <w:numId w:val="49"/>
        </w:numPr>
        <w:spacing w:after="120"/>
        <w:ind w:left="924" w:hanging="357"/>
        <w:rPr>
          <w:rFonts w:cs="Arial"/>
          <w:szCs w:val="24"/>
        </w:rPr>
      </w:pPr>
      <w:r>
        <w:rPr>
          <w:rFonts w:cs="Arial"/>
        </w:rPr>
        <w:t xml:space="preserve">Заказы </w:t>
      </w:r>
      <w:r w:rsidR="001E13A9" w:rsidRPr="00176E86">
        <w:rPr>
          <w:rFonts w:cs="Arial"/>
        </w:rPr>
        <w:t>ТОРО</w:t>
      </w:r>
      <w:r w:rsidR="00FD6F0A" w:rsidRPr="00176E86">
        <w:rPr>
          <w:rFonts w:cs="Arial"/>
        </w:rPr>
        <w:t xml:space="preserve"> вида</w:t>
      </w:r>
      <w:r w:rsidR="00594AE6" w:rsidRPr="00A44015">
        <w:rPr>
          <w:rFonts w:cs="Arial"/>
        </w:rPr>
        <w:t xml:space="preserve"> </w:t>
      </w:r>
      <w:bookmarkStart w:id="152" w:name="OLE_LINK4"/>
      <w:r w:rsidR="00594AE6" w:rsidRPr="00A44015">
        <w:rPr>
          <w:rFonts w:cs="Arial"/>
        </w:rPr>
        <w:t>APP1</w:t>
      </w:r>
      <w:bookmarkEnd w:id="152"/>
      <w:r w:rsidR="00594AE6" w:rsidRPr="00A44015">
        <w:rPr>
          <w:rFonts w:cs="Arial"/>
        </w:rPr>
        <w:t xml:space="preserve"> «</w:t>
      </w:r>
      <w:r w:rsidR="00CE6E77" w:rsidRPr="009772FB">
        <w:rPr>
          <w:rFonts w:cs="Arial"/>
        </w:rPr>
        <w:t>ТОРО по ППР</w:t>
      </w:r>
      <w:r w:rsidR="00594AE6" w:rsidRPr="009772FB">
        <w:rPr>
          <w:rFonts w:cs="Arial"/>
        </w:rPr>
        <w:t>»</w:t>
      </w:r>
      <w:r>
        <w:rPr>
          <w:rFonts w:cs="Arial"/>
        </w:rPr>
        <w:t xml:space="preserve"> по</w:t>
      </w:r>
      <w:r w:rsidRPr="004B08A9">
        <w:rPr>
          <w:rFonts w:cs="Arial"/>
        </w:rPr>
        <w:t xml:space="preserve"> остальному об</w:t>
      </w:r>
      <w:r w:rsidRPr="001E1D67">
        <w:rPr>
          <w:rFonts w:cs="Arial"/>
        </w:rPr>
        <w:t>орудованию</w:t>
      </w:r>
      <w:r>
        <w:rPr>
          <w:rFonts w:cs="Arial"/>
        </w:rPr>
        <w:t>, включая:</w:t>
      </w:r>
    </w:p>
    <w:p w:rsidR="00463E38" w:rsidRPr="00176E86" w:rsidRDefault="00463E38" w:rsidP="001F00CA">
      <w:pPr>
        <w:pStyle w:val="afa"/>
        <w:numPr>
          <w:ilvl w:val="0"/>
          <w:numId w:val="49"/>
        </w:numPr>
        <w:spacing w:after="120"/>
        <w:ind w:left="924" w:hanging="357"/>
        <w:rPr>
          <w:rFonts w:cs="Arial"/>
          <w:szCs w:val="24"/>
        </w:rPr>
      </w:pPr>
      <w:r>
        <w:rPr>
          <w:rFonts w:cs="Arial"/>
        </w:rPr>
        <w:t>Заказы ТОРО на капитальные ремонты компонентов узлов</w:t>
      </w:r>
      <w:r w:rsidR="005E2EA8">
        <w:rPr>
          <w:rFonts w:cs="Arial"/>
        </w:rPr>
        <w:t>/запчастей</w:t>
      </w:r>
      <w:r>
        <w:rPr>
          <w:rFonts w:cs="Arial"/>
        </w:rPr>
        <w:t xml:space="preserve"> вида </w:t>
      </w:r>
      <w:r w:rsidR="00897938">
        <w:rPr>
          <w:rFonts w:cs="Arial"/>
          <w:lang w:val="en-US"/>
        </w:rPr>
        <w:t>APP</w:t>
      </w:r>
      <w:r w:rsidR="00897938" w:rsidRPr="009721BA">
        <w:rPr>
          <w:rFonts w:cs="Arial"/>
        </w:rPr>
        <w:t>1</w:t>
      </w:r>
      <w:r>
        <w:rPr>
          <w:rFonts w:cs="Arial"/>
        </w:rPr>
        <w:t xml:space="preserve"> – заказы на восстановление.</w:t>
      </w:r>
    </w:p>
    <w:p w:rsidR="005E2EA8" w:rsidRPr="009772FB" w:rsidRDefault="00463E38" w:rsidP="001F00CA">
      <w:pPr>
        <w:pStyle w:val="afa"/>
        <w:numPr>
          <w:ilvl w:val="0"/>
          <w:numId w:val="49"/>
        </w:numPr>
        <w:spacing w:after="120"/>
        <w:ind w:left="924" w:hanging="357"/>
        <w:rPr>
          <w:rFonts w:cs="Arial"/>
          <w:szCs w:val="24"/>
        </w:rPr>
      </w:pPr>
      <w:r w:rsidRPr="00A44015">
        <w:rPr>
          <w:rFonts w:cs="Arial"/>
        </w:rPr>
        <w:t>Заказы ТОРО на диагностику</w:t>
      </w:r>
      <w:r w:rsidR="005E2EA8" w:rsidRPr="00A44015">
        <w:rPr>
          <w:rFonts w:cs="Arial"/>
        </w:rPr>
        <w:t xml:space="preserve"> вида </w:t>
      </w:r>
      <w:r w:rsidR="00594AE6" w:rsidRPr="009772FB">
        <w:rPr>
          <w:rFonts w:cs="Arial"/>
        </w:rPr>
        <w:t xml:space="preserve">ADI1 «Диагностика», </w:t>
      </w:r>
      <w:bookmarkStart w:id="153" w:name="OLE_LINK3"/>
    </w:p>
    <w:p w:rsidR="004B1594" w:rsidRPr="00B153FA" w:rsidRDefault="005E2EA8" w:rsidP="001F00CA">
      <w:pPr>
        <w:pStyle w:val="afa"/>
        <w:numPr>
          <w:ilvl w:val="0"/>
          <w:numId w:val="49"/>
        </w:numPr>
        <w:spacing w:after="120"/>
        <w:ind w:left="924" w:hanging="357"/>
        <w:rPr>
          <w:rFonts w:cs="Arial"/>
          <w:szCs w:val="24"/>
        </w:rPr>
      </w:pPr>
      <w:r>
        <w:rPr>
          <w:rFonts w:cs="Arial"/>
        </w:rPr>
        <w:t xml:space="preserve">Заказы ТОРО на выполнение ЭПБ вида </w:t>
      </w:r>
      <w:r w:rsidR="00C9258D">
        <w:rPr>
          <w:rFonts w:cs="Arial"/>
          <w:lang w:val="en-US"/>
        </w:rPr>
        <w:t>APB</w:t>
      </w:r>
      <w:r w:rsidR="00C9258D" w:rsidRPr="00B153FA">
        <w:rPr>
          <w:rFonts w:cs="Arial"/>
        </w:rPr>
        <w:t xml:space="preserve">1 </w:t>
      </w:r>
      <w:r w:rsidR="00C9258D">
        <w:rPr>
          <w:rFonts w:cs="Arial"/>
        </w:rPr>
        <w:t>«Заказ на выполнение ЭПБ»</w:t>
      </w:r>
      <w:r w:rsidR="00FA5062">
        <w:rPr>
          <w:rFonts w:cs="Arial"/>
        </w:rPr>
        <w:t>.</w:t>
      </w:r>
    </w:p>
    <w:p w:rsidR="009B5DBF" w:rsidRPr="00B153FA" w:rsidRDefault="009B5DBF" w:rsidP="00B153FA">
      <w:pPr>
        <w:ind w:firstLine="0"/>
        <w:rPr>
          <w:rFonts w:cs="Arial"/>
          <w:szCs w:val="24"/>
        </w:rPr>
      </w:pPr>
    </w:p>
    <w:p w:rsidR="004B1594" w:rsidRDefault="00D80C25" w:rsidP="00B153FA">
      <w:pPr>
        <w:spacing w:after="240" w:line="276" w:lineRule="auto"/>
        <w:rPr>
          <w:rFonts w:cs="Arial"/>
        </w:rPr>
      </w:pPr>
      <w:commentRangeStart w:id="154"/>
      <w:r w:rsidRPr="005914FF">
        <w:rPr>
          <w:rFonts w:cs="Arial"/>
          <w:highlight w:val="yellow"/>
          <w:rPrChange w:id="155" w:author="Миронова Наталья Владимировна" w:date="2022-05-23T14:32:00Z">
            <w:rPr>
              <w:rFonts w:cs="Arial"/>
            </w:rPr>
          </w:rPrChange>
        </w:rPr>
        <w:t>На всех перечисленных видах заказов планируются материалы разового потребления, услуги сторонних организаций по договорам с оплатой фактически выполненной работы и работы собственных подразделений.</w:t>
      </w:r>
      <w:commentRangeEnd w:id="154"/>
      <w:r w:rsidR="005914FF" w:rsidRPr="005914FF">
        <w:rPr>
          <w:rStyle w:val="aff5"/>
          <w:highlight w:val="yellow"/>
          <w:rPrChange w:id="156" w:author="Миронова Наталья Владимировна" w:date="2022-05-23T14:32:00Z">
            <w:rPr>
              <w:rStyle w:val="aff5"/>
            </w:rPr>
          </w:rPrChange>
        </w:rPr>
        <w:commentReference w:id="154"/>
      </w:r>
    </w:p>
    <w:bookmarkEnd w:id="153"/>
    <w:p w:rsidR="007332CC" w:rsidRPr="004570E2" w:rsidRDefault="006809BA" w:rsidP="00B153FA">
      <w:pPr>
        <w:spacing w:after="240" w:line="276" w:lineRule="auto"/>
        <w:rPr>
          <w:rFonts w:cs="Arial"/>
        </w:rPr>
      </w:pPr>
      <w:r w:rsidRPr="004570E2">
        <w:rPr>
          <w:rFonts w:cs="Arial"/>
        </w:rPr>
        <w:t>В случае, если</w:t>
      </w:r>
      <w:r w:rsidR="00D139D7" w:rsidRPr="004570E2">
        <w:rPr>
          <w:rFonts w:cs="Arial"/>
        </w:rPr>
        <w:t xml:space="preserve"> заказ</w:t>
      </w:r>
      <w:r w:rsidRPr="004570E2">
        <w:rPr>
          <w:rFonts w:cs="Arial"/>
        </w:rPr>
        <w:t>ы ТОРО создаются на основании инструкций ТОРО</w:t>
      </w:r>
      <w:r w:rsidR="00594AE6" w:rsidRPr="004570E2">
        <w:rPr>
          <w:rFonts w:cs="Arial"/>
        </w:rPr>
        <w:t xml:space="preserve"> (примечание: техкарт, привязанных к типу оборудования, а не к конкретной единице)</w:t>
      </w:r>
      <w:r w:rsidRPr="004570E2">
        <w:rPr>
          <w:rFonts w:cs="Arial"/>
        </w:rPr>
        <w:t xml:space="preserve">, то необходимо </w:t>
      </w:r>
      <w:r w:rsidR="00823851" w:rsidRPr="004570E2">
        <w:rPr>
          <w:rFonts w:cs="Arial"/>
        </w:rPr>
        <w:t xml:space="preserve">в транзакции MEBOR </w:t>
      </w:r>
      <w:r w:rsidRPr="004570E2">
        <w:rPr>
          <w:rFonts w:cs="Arial"/>
        </w:rPr>
        <w:t>настроить правила преобразования рабочих мест, что позволит в автоматическом режиме изменять рабочее место операции</w:t>
      </w:r>
      <w:r w:rsidR="00D139D7" w:rsidRPr="004570E2">
        <w:rPr>
          <w:rFonts w:cs="Arial"/>
        </w:rPr>
        <w:t xml:space="preserve"> заказ</w:t>
      </w:r>
      <w:r w:rsidRPr="004570E2">
        <w:rPr>
          <w:rFonts w:cs="Arial"/>
        </w:rPr>
        <w:t>а при его создании (в соответствии с правилами преобразования).</w:t>
      </w:r>
      <w:r w:rsidR="007332CC" w:rsidRPr="004570E2">
        <w:rPr>
          <w:rFonts w:cs="Arial"/>
        </w:rPr>
        <w:t xml:space="preserve"> См. раздел 5.10.9 данного КД.</w:t>
      </w:r>
    </w:p>
    <w:p w:rsidR="006809BA" w:rsidRPr="004570E2" w:rsidRDefault="006809BA" w:rsidP="006809BA">
      <w:pPr>
        <w:spacing w:after="240" w:line="276" w:lineRule="auto"/>
        <w:rPr>
          <w:rFonts w:cs="Arial"/>
        </w:rPr>
      </w:pPr>
      <w:r w:rsidRPr="004570E2">
        <w:rPr>
          <w:rFonts w:cs="Arial"/>
        </w:rPr>
        <w:t>Используются транзакции</w:t>
      </w:r>
    </w:p>
    <w:p w:rsidR="0009078B" w:rsidRPr="004570E2" w:rsidRDefault="0009078B" w:rsidP="0009078B">
      <w:pPr>
        <w:pStyle w:val="afa"/>
        <w:numPr>
          <w:ilvl w:val="0"/>
          <w:numId w:val="17"/>
        </w:numPr>
        <w:spacing w:after="240" w:line="276" w:lineRule="auto"/>
        <w:rPr>
          <w:rFonts w:cs="Arial"/>
        </w:rPr>
      </w:pPr>
      <w:r w:rsidRPr="004570E2">
        <w:rPr>
          <w:rFonts w:cs="Arial"/>
        </w:rPr>
        <w:t>MEBOR - Преобразование рабочего места</w:t>
      </w:r>
      <w:r w:rsidR="004570E2">
        <w:rPr>
          <w:rFonts w:cs="Arial"/>
        </w:rPr>
        <w:t xml:space="preserve"> (cм. раздел 5.10.9. данного КД)</w:t>
      </w:r>
      <w:r w:rsidR="009C0BE0" w:rsidRPr="004570E2">
        <w:rPr>
          <w:rFonts w:cs="Arial"/>
        </w:rPr>
        <w:t>;</w:t>
      </w:r>
    </w:p>
    <w:p w:rsidR="008F2186" w:rsidRPr="008F2186" w:rsidRDefault="008F2186" w:rsidP="008F2186">
      <w:pPr>
        <w:pStyle w:val="afa"/>
        <w:numPr>
          <w:ilvl w:val="0"/>
          <w:numId w:val="17"/>
        </w:numPr>
        <w:spacing w:after="240" w:line="276" w:lineRule="auto"/>
        <w:rPr>
          <w:rFonts w:cs="Arial"/>
        </w:rPr>
      </w:pPr>
      <w:r w:rsidRPr="008F2186">
        <w:rPr>
          <w:rFonts w:cs="Arial"/>
          <w:lang w:val="en-US"/>
        </w:rPr>
        <w:t>ZPM</w:t>
      </w:r>
      <w:r w:rsidRPr="008F2186">
        <w:rPr>
          <w:rFonts w:cs="Arial"/>
        </w:rPr>
        <w:t>_</w:t>
      </w:r>
      <w:r w:rsidRPr="008F2186">
        <w:rPr>
          <w:rFonts w:cs="Arial"/>
          <w:lang w:val="en-US"/>
        </w:rPr>
        <w:t>PLAN</w:t>
      </w:r>
      <w:r w:rsidRPr="008F2186">
        <w:rPr>
          <w:rFonts w:cs="Arial"/>
        </w:rPr>
        <w:t xml:space="preserve"> «АРМ планировщика ТОиР».</w:t>
      </w:r>
    </w:p>
    <w:p w:rsidR="008F2186" w:rsidRPr="009721BA" w:rsidRDefault="008F2186" w:rsidP="009721BA">
      <w:pPr>
        <w:spacing w:after="120" w:line="276" w:lineRule="auto"/>
        <w:ind w:left="1276" w:firstLine="0"/>
        <w:rPr>
          <w:rFonts w:cs="Arial"/>
        </w:rPr>
      </w:pPr>
      <w:r w:rsidRPr="006D146E">
        <w:rPr>
          <w:rFonts w:cs="Arial"/>
        </w:rPr>
        <w:t>Поля для заполнения</w:t>
      </w:r>
      <w:r w:rsidRPr="009721BA">
        <w:rPr>
          <w:rFonts w:cs="Arial"/>
        </w:rPr>
        <w:t xml:space="preserve"> на селекционном экране:</w:t>
      </w:r>
    </w:p>
    <w:p w:rsidR="008F2186" w:rsidRPr="009721BA" w:rsidRDefault="008F2186" w:rsidP="009721BA">
      <w:pPr>
        <w:spacing w:after="120" w:line="276" w:lineRule="auto"/>
        <w:ind w:left="1276" w:firstLine="0"/>
        <w:rPr>
          <w:rFonts w:cs="Arial"/>
        </w:rPr>
      </w:pPr>
      <w:r w:rsidRPr="009721BA">
        <w:rPr>
          <w:rFonts w:cs="Arial"/>
        </w:rPr>
        <w:t>- Режим работы «Моделирование, анализ предварительного плана-графика»</w:t>
      </w:r>
    </w:p>
    <w:p w:rsidR="008F2186" w:rsidRPr="006D146E" w:rsidRDefault="008F2186" w:rsidP="009721BA">
      <w:pPr>
        <w:spacing w:after="120" w:line="276" w:lineRule="auto"/>
        <w:ind w:left="1276" w:firstLine="0"/>
        <w:rPr>
          <w:rFonts w:cs="Arial"/>
        </w:rPr>
      </w:pPr>
      <w:r w:rsidRPr="009721BA">
        <w:rPr>
          <w:rFonts w:cs="Arial"/>
        </w:rPr>
        <w:t>- Планирующий завод;</w:t>
      </w:r>
    </w:p>
    <w:p w:rsidR="008F2186" w:rsidRPr="009721BA" w:rsidRDefault="008F2186" w:rsidP="009721BA">
      <w:pPr>
        <w:spacing w:after="120" w:line="276" w:lineRule="auto"/>
        <w:ind w:left="1276" w:firstLine="0"/>
        <w:rPr>
          <w:rFonts w:cs="Arial"/>
        </w:rPr>
      </w:pPr>
      <w:r w:rsidRPr="009721BA">
        <w:rPr>
          <w:rFonts w:cs="Arial"/>
        </w:rPr>
        <w:t>- Группа планирования;</w:t>
      </w:r>
    </w:p>
    <w:p w:rsidR="008F2186" w:rsidRPr="009721BA" w:rsidRDefault="008F2186" w:rsidP="009721BA">
      <w:pPr>
        <w:spacing w:after="120" w:line="276" w:lineRule="auto"/>
        <w:ind w:left="1276" w:firstLine="0"/>
        <w:rPr>
          <w:rFonts w:cs="Arial"/>
        </w:rPr>
      </w:pPr>
      <w:r w:rsidRPr="009721BA">
        <w:rPr>
          <w:rFonts w:cs="Arial"/>
        </w:rPr>
        <w:t>- Год планирования;</w:t>
      </w:r>
    </w:p>
    <w:p w:rsidR="008F2186" w:rsidRPr="009721BA" w:rsidRDefault="008F2186" w:rsidP="009721BA">
      <w:pPr>
        <w:ind w:left="1276" w:firstLine="0"/>
        <w:rPr>
          <w:rFonts w:cs="Arial"/>
        </w:rPr>
      </w:pPr>
      <w:r w:rsidRPr="009721BA">
        <w:rPr>
          <w:rFonts w:cs="Arial"/>
        </w:rPr>
        <w:t>- Техническое место.</w:t>
      </w:r>
    </w:p>
    <w:p w:rsidR="008F2186" w:rsidRDefault="008F2186" w:rsidP="008F2186">
      <w:pPr>
        <w:pStyle w:val="afa"/>
      </w:pPr>
    </w:p>
    <w:p w:rsidR="00923052" w:rsidRPr="00923052" w:rsidRDefault="00923052" w:rsidP="00923052">
      <w:pPr>
        <w:spacing w:after="240" w:line="276" w:lineRule="auto"/>
        <w:rPr>
          <w:rFonts w:cs="Arial"/>
        </w:rPr>
      </w:pPr>
      <w:r>
        <w:rPr>
          <w:rFonts w:cs="Arial"/>
        </w:rPr>
        <w:t>Ожидаемый результат</w:t>
      </w:r>
      <w:r w:rsidR="002A4CD7">
        <w:rPr>
          <w:rFonts w:cs="Arial"/>
        </w:rPr>
        <w:t xml:space="preserve"> запуска: созданные сообщения ТОРО и/или заказы ТОРО.</w:t>
      </w:r>
    </w:p>
    <w:p w:rsidR="001E13A9" w:rsidRPr="00554843" w:rsidRDefault="0013074C" w:rsidP="00554843">
      <w:pPr>
        <w:pStyle w:val="4"/>
        <w:ind w:left="864"/>
      </w:pPr>
      <w:r w:rsidRPr="00554843">
        <w:t>Шаг процесса 80</w:t>
      </w:r>
      <w:r w:rsidR="001E13A9" w:rsidRPr="00554843">
        <w:t xml:space="preserve"> – Формирование</w:t>
      </w:r>
      <w:r w:rsidR="00D139D7" w:rsidRPr="00554843">
        <w:t xml:space="preserve"> заказ</w:t>
      </w:r>
      <w:r w:rsidR="001E13A9" w:rsidRPr="00554843">
        <w:t>ов из сообщений ТОРО</w:t>
      </w:r>
    </w:p>
    <w:p w:rsidR="00E86BFD" w:rsidRDefault="00E86BFD" w:rsidP="001E13A9">
      <w:pPr>
        <w:spacing w:after="240" w:line="276" w:lineRule="auto"/>
        <w:rPr>
          <w:rFonts w:cs="Arial"/>
        </w:rPr>
      </w:pPr>
      <w:r w:rsidRPr="00E86BFD">
        <w:rPr>
          <w:rFonts w:cs="Arial"/>
        </w:rPr>
        <w:t>Заказы ТОРО по планам предупредительных работ создаются по нормативам из планов предупредительного ТОРО или из сообщений ТОРО, созданных из планов предупредительного ТОРО.</w:t>
      </w:r>
    </w:p>
    <w:p w:rsidR="001E13A9" w:rsidRDefault="00E86BFD" w:rsidP="001E13A9">
      <w:pPr>
        <w:spacing w:after="240" w:line="276" w:lineRule="auto"/>
        <w:rPr>
          <w:rFonts w:cs="Arial"/>
        </w:rPr>
      </w:pPr>
      <w:r>
        <w:rPr>
          <w:rFonts w:cs="Arial"/>
        </w:rPr>
        <w:t>На основании</w:t>
      </w:r>
      <w:r w:rsidR="00AC1D5A">
        <w:rPr>
          <w:rFonts w:cs="Arial"/>
        </w:rPr>
        <w:t xml:space="preserve"> сообщений, </w:t>
      </w:r>
      <w:r>
        <w:rPr>
          <w:rFonts w:cs="Arial"/>
        </w:rPr>
        <w:t>созданных из планов предупредительных работ</w:t>
      </w:r>
      <w:r w:rsidR="00AC1D5A">
        <w:rPr>
          <w:rFonts w:cs="Arial"/>
        </w:rPr>
        <w:t>,</w:t>
      </w:r>
      <w:r>
        <w:rPr>
          <w:rFonts w:cs="Arial"/>
        </w:rPr>
        <w:t xml:space="preserve"> </w:t>
      </w:r>
      <w:r w:rsidR="00F62E46">
        <w:rPr>
          <w:rFonts w:cs="Arial"/>
        </w:rPr>
        <w:t>Планировщик</w:t>
      </w:r>
      <w:r w:rsidR="00B752BE">
        <w:rPr>
          <w:rFonts w:cs="Arial"/>
        </w:rPr>
        <w:t xml:space="preserve"> </w:t>
      </w:r>
      <w:r w:rsidR="002535C0">
        <w:rPr>
          <w:rFonts w:cs="Arial"/>
        </w:rPr>
        <w:t>ТОиР УО</w:t>
      </w:r>
      <w:ins w:id="157" w:author="Киселев Юрий Валерьевич" w:date="2022-03-24T13:16:00Z">
        <w:r w:rsidR="00E83B86">
          <w:rPr>
            <w:rFonts w:cs="Arial"/>
          </w:rPr>
          <w:t xml:space="preserve"> или</w:t>
        </w:r>
        <w:r w:rsidR="00755786">
          <w:rPr>
            <w:rFonts w:cs="Arial"/>
          </w:rPr>
          <w:t xml:space="preserve"> Подрядчик</w:t>
        </w:r>
      </w:ins>
      <w:ins w:id="158" w:author="Киселев Юрий Валерьевич" w:date="2022-03-31T21:19:00Z">
        <w:r w:rsidR="00E83B86">
          <w:rPr>
            <w:rFonts w:cs="Arial"/>
          </w:rPr>
          <w:t xml:space="preserve"> ТОиР УО</w:t>
        </w:r>
      </w:ins>
      <w:r w:rsidR="00BB53B0">
        <w:rPr>
          <w:rFonts w:cs="Arial"/>
        </w:rPr>
        <w:t xml:space="preserve"> </w:t>
      </w:r>
      <w:r w:rsidR="001E13A9" w:rsidRPr="007008A3">
        <w:rPr>
          <w:rFonts w:cs="Arial"/>
        </w:rPr>
        <w:t>формирует</w:t>
      </w:r>
      <w:r w:rsidR="00D139D7">
        <w:rPr>
          <w:rFonts w:cs="Arial"/>
        </w:rPr>
        <w:t xml:space="preserve"> заказ</w:t>
      </w:r>
      <w:r w:rsidR="001E13A9" w:rsidRPr="007008A3">
        <w:rPr>
          <w:rFonts w:cs="Arial"/>
        </w:rPr>
        <w:t xml:space="preserve">ы из </w:t>
      </w:r>
      <w:r w:rsidR="0058194E">
        <w:rPr>
          <w:rFonts w:cs="Arial"/>
        </w:rPr>
        <w:t xml:space="preserve">плановых </w:t>
      </w:r>
      <w:r w:rsidR="001E13A9" w:rsidRPr="007008A3">
        <w:rPr>
          <w:rFonts w:cs="Arial"/>
        </w:rPr>
        <w:t xml:space="preserve">сообщений ТОРО </w:t>
      </w:r>
      <w:r w:rsidR="0058194E">
        <w:rPr>
          <w:rFonts w:cs="Arial"/>
        </w:rPr>
        <w:t xml:space="preserve">(вид </w:t>
      </w:r>
      <w:r w:rsidR="00AC1D5A">
        <w:rPr>
          <w:rFonts w:cs="Arial"/>
        </w:rPr>
        <w:t>«</w:t>
      </w:r>
      <w:r w:rsidR="0058194E">
        <w:rPr>
          <w:rFonts w:cs="Arial"/>
        </w:rPr>
        <w:t>А</w:t>
      </w:r>
      <w:r w:rsidR="00464B45">
        <w:rPr>
          <w:rFonts w:cs="Arial"/>
          <w:lang w:val="en-US"/>
        </w:rPr>
        <w:t>D</w:t>
      </w:r>
      <w:r w:rsidR="00AC1D5A">
        <w:rPr>
          <w:rFonts w:cs="Arial"/>
        </w:rPr>
        <w:t>»</w:t>
      </w:r>
      <w:r w:rsidR="0058194E">
        <w:rPr>
          <w:rFonts w:cs="Arial"/>
        </w:rPr>
        <w:t xml:space="preserve">) </w:t>
      </w:r>
      <w:r w:rsidR="001E13A9" w:rsidRPr="007008A3">
        <w:rPr>
          <w:rFonts w:cs="Arial"/>
        </w:rPr>
        <w:t>по КИП и метрологии</w:t>
      </w:r>
      <w:r w:rsidR="00114060">
        <w:rPr>
          <w:rFonts w:cs="Arial"/>
        </w:rPr>
        <w:t>. В результате, в системе формируется перечень запланированных</w:t>
      </w:r>
      <w:r w:rsidR="00D139D7">
        <w:rPr>
          <w:rFonts w:cs="Arial"/>
        </w:rPr>
        <w:t xml:space="preserve"> заказ</w:t>
      </w:r>
      <w:r w:rsidR="00114060">
        <w:rPr>
          <w:rFonts w:cs="Arial"/>
        </w:rPr>
        <w:t>ов ТОРО на планируемый год.</w:t>
      </w:r>
    </w:p>
    <w:p w:rsidR="00AC1D5A" w:rsidRDefault="00AC1D5A" w:rsidP="001E13A9">
      <w:pPr>
        <w:spacing w:after="240" w:line="276" w:lineRule="auto"/>
        <w:rPr>
          <w:rFonts w:cs="Arial"/>
        </w:rPr>
      </w:pPr>
      <w:bookmarkStart w:id="159" w:name="OLE_LINK30"/>
      <w:r w:rsidRPr="00AC1D5A">
        <w:rPr>
          <w:rFonts w:cs="Arial"/>
        </w:rPr>
        <w:t>По плановым мероприятиям ТОРО, отозванным в виде сообщений</w:t>
      </w:r>
      <w:r>
        <w:rPr>
          <w:rFonts w:cs="Arial"/>
        </w:rPr>
        <w:t xml:space="preserve"> «</w:t>
      </w:r>
      <w:r w:rsidRPr="00176E86">
        <w:rPr>
          <w:rFonts w:cs="Arial"/>
        </w:rPr>
        <w:t>A</w:t>
      </w:r>
      <w:r w:rsidR="00464B45">
        <w:rPr>
          <w:rFonts w:cs="Arial"/>
          <w:lang w:val="en-US"/>
        </w:rPr>
        <w:t>D</w:t>
      </w:r>
      <w:r>
        <w:rPr>
          <w:rFonts w:cs="Arial"/>
        </w:rPr>
        <w:t>», анализи</w:t>
      </w:r>
      <w:r w:rsidRPr="00AC1D5A">
        <w:rPr>
          <w:rFonts w:cs="Arial"/>
        </w:rPr>
        <w:t>руется возможность объединения сообщений ТОРО в заказ</w:t>
      </w:r>
      <w:r w:rsidR="00BD717C">
        <w:rPr>
          <w:rFonts w:cs="Arial"/>
        </w:rPr>
        <w:t>ы ТОРО</w:t>
      </w:r>
      <w:r w:rsidRPr="00AC1D5A">
        <w:rPr>
          <w:rFonts w:cs="Arial"/>
        </w:rPr>
        <w:t>. Объединение в системе сообщений ТОРО в заказ</w:t>
      </w:r>
      <w:r w:rsidR="00BD717C">
        <w:rPr>
          <w:rFonts w:cs="Arial"/>
        </w:rPr>
        <w:t>ы ТОРО</w:t>
      </w:r>
      <w:r w:rsidRPr="00AC1D5A">
        <w:rPr>
          <w:rFonts w:cs="Arial"/>
        </w:rPr>
        <w:t xml:space="preserve"> осуществляется с целью </w:t>
      </w:r>
      <w:r w:rsidR="00BD717C">
        <w:rPr>
          <w:rFonts w:cs="Arial"/>
        </w:rPr>
        <w:t>снижения</w:t>
      </w:r>
      <w:r w:rsidRPr="00AC1D5A">
        <w:rPr>
          <w:rFonts w:cs="Arial"/>
        </w:rPr>
        <w:t xml:space="preserve"> количества заказов ТОРО, создаваемых по планам предупредительного ТОРО</w:t>
      </w:r>
      <w:r w:rsidR="00BD717C">
        <w:rPr>
          <w:rFonts w:cs="Arial"/>
        </w:rPr>
        <w:t xml:space="preserve"> по КИП и метрологии</w:t>
      </w:r>
      <w:r w:rsidRPr="00AC1D5A">
        <w:rPr>
          <w:rFonts w:cs="Arial"/>
        </w:rPr>
        <w:t xml:space="preserve">.  Используется </w:t>
      </w:r>
      <w:r w:rsidR="007B4B3D">
        <w:rPr>
          <w:rFonts w:cs="Arial"/>
        </w:rPr>
        <w:t xml:space="preserve">транзакция </w:t>
      </w:r>
      <w:ins w:id="160" w:author="Киселев Юрий Валерьевич" w:date="2022-03-24T14:35:00Z">
        <w:r w:rsidR="00706241" w:rsidRPr="004C7099">
          <w:rPr>
            <w:lang w:val="en-US"/>
          </w:rPr>
          <w:t>ZPM</w:t>
        </w:r>
        <w:r w:rsidR="00706241" w:rsidRPr="00706241">
          <w:t>_</w:t>
        </w:r>
        <w:r w:rsidR="00706241" w:rsidRPr="004C7099">
          <w:rPr>
            <w:lang w:val="en-US"/>
          </w:rPr>
          <w:t>NOTIF</w:t>
        </w:r>
        <w:r w:rsidR="00706241">
          <w:t xml:space="preserve"> </w:t>
        </w:r>
      </w:ins>
      <w:r w:rsidR="007B4B3D">
        <w:rPr>
          <w:rFonts w:cs="Arial"/>
        </w:rPr>
        <w:t>(</w:t>
      </w:r>
      <w:r w:rsidRPr="00AC1D5A">
        <w:rPr>
          <w:rFonts w:cs="Arial"/>
        </w:rPr>
        <w:t xml:space="preserve">разработка </w:t>
      </w:r>
      <w:r w:rsidR="00F02BDD" w:rsidRPr="00176E86">
        <w:rPr>
          <w:rFonts w:cs="Arial"/>
          <w:lang w:val="en-US"/>
        </w:rPr>
        <w:t>PM</w:t>
      </w:r>
      <w:r w:rsidR="00F02BDD" w:rsidRPr="00B153FA">
        <w:rPr>
          <w:rFonts w:cs="Arial"/>
        </w:rPr>
        <w:t>68 «</w:t>
      </w:r>
      <w:bookmarkStart w:id="161" w:name="OLE_LINK25"/>
      <w:bookmarkStart w:id="162" w:name="OLE_LINK26"/>
      <w:r w:rsidR="00F02BDD" w:rsidRPr="00B153FA">
        <w:rPr>
          <w:rFonts w:cs="Arial"/>
        </w:rPr>
        <w:t>Отчет для</w:t>
      </w:r>
      <w:r w:rsidRPr="00176E86">
        <w:rPr>
          <w:rFonts w:cs="Arial"/>
        </w:rPr>
        <w:t xml:space="preserve"> </w:t>
      </w:r>
      <w:bookmarkStart w:id="163" w:name="OLE_LINK27"/>
      <w:bookmarkStart w:id="164" w:name="OLE_LINK28"/>
      <w:r w:rsidRPr="00176E86">
        <w:rPr>
          <w:rFonts w:cs="Arial"/>
        </w:rPr>
        <w:t>объединения сообщений ТОРО в заказ</w:t>
      </w:r>
      <w:r w:rsidR="00560D46" w:rsidRPr="00176E86">
        <w:rPr>
          <w:rFonts w:cs="Arial"/>
        </w:rPr>
        <w:t xml:space="preserve"> ТОРО</w:t>
      </w:r>
      <w:bookmarkEnd w:id="161"/>
      <w:bookmarkEnd w:id="162"/>
      <w:bookmarkEnd w:id="163"/>
      <w:bookmarkEnd w:id="164"/>
      <w:r w:rsidRPr="00A44015">
        <w:rPr>
          <w:rFonts w:cs="Arial"/>
        </w:rPr>
        <w:t>»</w:t>
      </w:r>
      <w:r w:rsidR="007B4B3D">
        <w:rPr>
          <w:rFonts w:cs="Arial"/>
        </w:rPr>
        <w:t>)</w:t>
      </w:r>
      <w:r w:rsidRPr="00A44015">
        <w:rPr>
          <w:rFonts w:cs="Arial"/>
        </w:rPr>
        <w:t>.</w:t>
      </w:r>
    </w:p>
    <w:bookmarkEnd w:id="159"/>
    <w:p w:rsidR="00FB4A0F" w:rsidRDefault="00FB4A0F" w:rsidP="001E13A9">
      <w:pPr>
        <w:spacing w:after="240" w:line="276" w:lineRule="auto"/>
        <w:rPr>
          <w:rFonts w:cs="Arial"/>
        </w:rPr>
      </w:pPr>
      <w:commentRangeStart w:id="165"/>
      <w:r w:rsidRPr="00FB4A0F">
        <w:rPr>
          <w:rFonts w:cs="Arial"/>
        </w:rPr>
        <w:t>Результатом действия является определе</w:t>
      </w:r>
      <w:r>
        <w:rPr>
          <w:rFonts w:cs="Arial"/>
        </w:rPr>
        <w:t>ние возможности объединения ото</w:t>
      </w:r>
      <w:r w:rsidRPr="00FB4A0F">
        <w:rPr>
          <w:rFonts w:cs="Arial"/>
        </w:rPr>
        <w:t>званных сообщений ТОРО в заказ</w:t>
      </w:r>
      <w:r w:rsidRPr="00B153FA">
        <w:rPr>
          <w:rFonts w:cs="Arial"/>
        </w:rPr>
        <w:t xml:space="preserve"> ТОРО</w:t>
      </w:r>
      <w:r w:rsidRPr="00FB4A0F">
        <w:rPr>
          <w:rFonts w:cs="Arial"/>
        </w:rPr>
        <w:t>.</w:t>
      </w:r>
      <w:commentRangeEnd w:id="165"/>
      <w:r w:rsidR="00973A53">
        <w:rPr>
          <w:rStyle w:val="aff5"/>
        </w:rPr>
        <w:commentReference w:id="165"/>
      </w:r>
    </w:p>
    <w:p w:rsidR="009C0BE0" w:rsidRDefault="009C0BE0" w:rsidP="002E665C">
      <w:pPr>
        <w:spacing w:after="120" w:line="276" w:lineRule="auto"/>
        <w:rPr>
          <w:rFonts w:cs="Arial"/>
        </w:rPr>
      </w:pPr>
      <w:r>
        <w:rPr>
          <w:rFonts w:cs="Arial"/>
        </w:rPr>
        <w:t>Используются транзакции</w:t>
      </w:r>
      <w:r w:rsidR="00190729">
        <w:rPr>
          <w:rFonts w:cs="Arial"/>
        </w:rPr>
        <w:t>:</w:t>
      </w:r>
    </w:p>
    <w:p w:rsidR="00C50128" w:rsidRPr="00176E86" w:rsidRDefault="00706241" w:rsidP="002E665C">
      <w:pPr>
        <w:spacing w:after="120" w:line="276" w:lineRule="auto"/>
        <w:rPr>
          <w:rFonts w:cs="Arial"/>
        </w:rPr>
      </w:pPr>
      <w:ins w:id="166" w:author="Киселев Юрий Валерьевич" w:date="2022-03-24T14:35:00Z">
        <w:r w:rsidRPr="004C7099">
          <w:rPr>
            <w:lang w:val="en-US"/>
          </w:rPr>
          <w:t>ZPM</w:t>
        </w:r>
        <w:r w:rsidRPr="00706241">
          <w:t>_</w:t>
        </w:r>
        <w:r w:rsidRPr="004C7099">
          <w:rPr>
            <w:lang w:val="en-US"/>
          </w:rPr>
          <w:t>NOTIF</w:t>
        </w:r>
      </w:ins>
      <w:r w:rsidR="007B4B3D" w:rsidRPr="009721BA">
        <w:rPr>
          <w:rFonts w:cs="Arial"/>
        </w:rPr>
        <w:t xml:space="preserve"> </w:t>
      </w:r>
      <w:r w:rsidR="007B4B3D">
        <w:rPr>
          <w:rFonts w:cs="Arial"/>
        </w:rPr>
        <w:t xml:space="preserve"> (разработка </w:t>
      </w:r>
      <w:r w:rsidR="00C50128">
        <w:rPr>
          <w:rFonts w:cs="Arial"/>
          <w:lang w:val="en-US"/>
        </w:rPr>
        <w:t>ZPM</w:t>
      </w:r>
      <w:r w:rsidR="007F7DF9">
        <w:rPr>
          <w:rFonts w:cs="Arial"/>
        </w:rPr>
        <w:t>68</w:t>
      </w:r>
      <w:r w:rsidR="00C50128" w:rsidRPr="00B153FA">
        <w:rPr>
          <w:rFonts w:cs="Arial"/>
        </w:rPr>
        <w:t xml:space="preserve"> – </w:t>
      </w:r>
      <w:r w:rsidR="00C50128" w:rsidRPr="00176E86">
        <w:rPr>
          <w:rFonts w:cs="Arial"/>
        </w:rPr>
        <w:t xml:space="preserve">Отчет для </w:t>
      </w:r>
      <w:r w:rsidR="00FD031C" w:rsidRPr="00B153FA">
        <w:rPr>
          <w:rFonts w:cs="Arial"/>
        </w:rPr>
        <w:t>объединения сообщений ТОРО в заказ ТОРО</w:t>
      </w:r>
      <w:r w:rsidR="007B4B3D">
        <w:rPr>
          <w:rFonts w:cs="Arial"/>
        </w:rPr>
        <w:t>)</w:t>
      </w:r>
      <w:r w:rsidR="00FD031C" w:rsidRPr="00176E86">
        <w:rPr>
          <w:rFonts w:cs="Arial"/>
        </w:rPr>
        <w:t>;</w:t>
      </w:r>
    </w:p>
    <w:p w:rsidR="00425C91" w:rsidRDefault="00425C91" w:rsidP="002E665C">
      <w:pPr>
        <w:spacing w:after="120" w:line="276" w:lineRule="auto"/>
        <w:ind w:left="567" w:firstLine="0"/>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rsidR="003C1B1B" w:rsidRPr="00A56639" w:rsidRDefault="003C1B1B" w:rsidP="002E665C">
      <w:pPr>
        <w:spacing w:after="120" w:line="276" w:lineRule="auto"/>
        <w:ind w:left="567" w:firstLine="0"/>
        <w:rPr>
          <w:rFonts w:cs="Arial"/>
        </w:rPr>
      </w:pPr>
      <w:r>
        <w:rPr>
          <w:rFonts w:cs="Arial"/>
        </w:rPr>
        <w:t>- Статусы сообщений ТОРО (открыто, в работе, завершены)</w:t>
      </w:r>
    </w:p>
    <w:p w:rsidR="00425C91" w:rsidRPr="00A56639" w:rsidRDefault="00425C91" w:rsidP="002E665C">
      <w:pPr>
        <w:spacing w:after="120" w:line="276" w:lineRule="auto"/>
        <w:ind w:left="567" w:firstLine="0"/>
        <w:rPr>
          <w:rFonts w:cs="Arial"/>
        </w:rPr>
      </w:pPr>
      <w:r w:rsidRPr="00A56639">
        <w:rPr>
          <w:rFonts w:cs="Arial"/>
        </w:rPr>
        <w:t>- Техническое место;</w:t>
      </w:r>
    </w:p>
    <w:p w:rsidR="00425C91" w:rsidRPr="00A56639" w:rsidRDefault="00425C91" w:rsidP="002E665C">
      <w:pPr>
        <w:spacing w:after="120" w:line="276" w:lineRule="auto"/>
        <w:ind w:left="567" w:firstLine="0"/>
        <w:rPr>
          <w:rFonts w:cs="Arial"/>
        </w:rPr>
      </w:pPr>
      <w:r w:rsidRPr="00A56639">
        <w:rPr>
          <w:rFonts w:cs="Arial"/>
        </w:rPr>
        <w:t xml:space="preserve">- </w:t>
      </w:r>
      <w:r w:rsidR="003C1B1B">
        <w:rPr>
          <w:rFonts w:cs="Arial"/>
        </w:rPr>
        <w:t>Год</w:t>
      </w:r>
      <w:r w:rsidRPr="00A56639">
        <w:rPr>
          <w:rFonts w:cs="Arial"/>
        </w:rPr>
        <w:t>;</w:t>
      </w:r>
    </w:p>
    <w:p w:rsidR="00425C91" w:rsidRDefault="00425C91" w:rsidP="002E665C">
      <w:pPr>
        <w:spacing w:after="120" w:line="276" w:lineRule="auto"/>
        <w:ind w:left="567" w:firstLine="0"/>
        <w:rPr>
          <w:rFonts w:cs="Arial"/>
        </w:rPr>
      </w:pPr>
      <w:r w:rsidRPr="00A56639">
        <w:rPr>
          <w:rFonts w:cs="Arial"/>
        </w:rPr>
        <w:t xml:space="preserve">- </w:t>
      </w:r>
      <w:r w:rsidR="003C1B1B">
        <w:rPr>
          <w:rFonts w:cs="Arial"/>
        </w:rPr>
        <w:t>Месяц</w:t>
      </w:r>
      <w:r>
        <w:rPr>
          <w:rFonts w:cs="Arial"/>
        </w:rPr>
        <w:t>;</w:t>
      </w:r>
    </w:p>
    <w:p w:rsidR="00425C91" w:rsidRDefault="00425C91" w:rsidP="00B153FA">
      <w:pPr>
        <w:spacing w:after="240" w:line="276" w:lineRule="auto"/>
        <w:ind w:left="567" w:firstLine="0"/>
        <w:rPr>
          <w:rFonts w:cs="Arial"/>
        </w:rPr>
      </w:pPr>
      <w:r>
        <w:rPr>
          <w:rFonts w:cs="Arial"/>
        </w:rPr>
        <w:t xml:space="preserve">- </w:t>
      </w:r>
      <w:r w:rsidR="003C1B1B">
        <w:rPr>
          <w:rFonts w:cs="Arial"/>
        </w:rPr>
        <w:t>Неделя</w:t>
      </w:r>
      <w:r w:rsidR="003C1B1B" w:rsidRPr="009721BA">
        <w:rPr>
          <w:rFonts w:cs="Arial"/>
        </w:rPr>
        <w:t>;</w:t>
      </w:r>
    </w:p>
    <w:p w:rsidR="003C1B1B" w:rsidRDefault="003C1B1B" w:rsidP="00B153FA">
      <w:pPr>
        <w:spacing w:after="240" w:line="276" w:lineRule="auto"/>
        <w:ind w:left="567" w:firstLine="0"/>
        <w:rPr>
          <w:rFonts w:cs="Arial"/>
        </w:rPr>
      </w:pPr>
      <w:r>
        <w:rPr>
          <w:rFonts w:cs="Arial"/>
        </w:rPr>
        <w:t>- Вид сообщения</w:t>
      </w:r>
      <w:r w:rsidRPr="009721BA">
        <w:rPr>
          <w:rFonts w:cs="Arial"/>
        </w:rPr>
        <w:t>;</w:t>
      </w:r>
    </w:p>
    <w:p w:rsidR="003C1B1B" w:rsidRDefault="003C1B1B" w:rsidP="00B153FA">
      <w:pPr>
        <w:spacing w:after="240" w:line="276" w:lineRule="auto"/>
        <w:ind w:left="567" w:firstLine="0"/>
        <w:rPr>
          <w:rFonts w:cs="Arial"/>
        </w:rPr>
      </w:pPr>
      <w:r>
        <w:rPr>
          <w:rFonts w:cs="Arial"/>
        </w:rPr>
        <w:t>- Сообщение</w:t>
      </w:r>
      <w:r w:rsidRPr="009721BA">
        <w:rPr>
          <w:rFonts w:cs="Arial"/>
        </w:rPr>
        <w:t>;</w:t>
      </w:r>
    </w:p>
    <w:p w:rsidR="003C1B1B" w:rsidRPr="009721BA" w:rsidRDefault="003C1B1B" w:rsidP="00B153FA">
      <w:pPr>
        <w:spacing w:after="240" w:line="276" w:lineRule="auto"/>
        <w:ind w:left="567" w:firstLine="0"/>
        <w:rPr>
          <w:rFonts w:cs="Arial"/>
        </w:rPr>
      </w:pPr>
      <w:r>
        <w:rPr>
          <w:rFonts w:cs="Arial"/>
        </w:rPr>
        <w:t>- Описание сообщения</w:t>
      </w:r>
      <w:r w:rsidRPr="009721BA">
        <w:rPr>
          <w:rFonts w:cs="Arial"/>
        </w:rPr>
        <w:t>;</w:t>
      </w:r>
    </w:p>
    <w:p w:rsidR="003C1B1B" w:rsidRDefault="003C1B1B" w:rsidP="00B153FA">
      <w:pPr>
        <w:spacing w:after="240" w:line="276" w:lineRule="auto"/>
        <w:ind w:left="567" w:firstLine="0"/>
        <w:rPr>
          <w:rFonts w:cs="Arial"/>
        </w:rPr>
      </w:pPr>
      <w:r>
        <w:rPr>
          <w:rFonts w:cs="Arial"/>
        </w:rPr>
        <w:t>- Техническое место</w:t>
      </w:r>
      <w:r>
        <w:rPr>
          <w:rFonts w:cs="Arial"/>
          <w:lang w:val="en-US"/>
        </w:rPr>
        <w:t>;</w:t>
      </w:r>
    </w:p>
    <w:p w:rsidR="003C1B1B" w:rsidRPr="006D146E" w:rsidRDefault="003C1B1B" w:rsidP="00B153FA">
      <w:pPr>
        <w:spacing w:after="240" w:line="276" w:lineRule="auto"/>
        <w:ind w:left="567" w:firstLine="0"/>
        <w:rPr>
          <w:rFonts w:cs="Arial"/>
        </w:rPr>
      </w:pPr>
      <w:r>
        <w:rPr>
          <w:rFonts w:cs="Arial"/>
        </w:rPr>
        <w:t>- Единица оборудования.</w:t>
      </w:r>
    </w:p>
    <w:p w:rsidR="00E51E5D" w:rsidRPr="007008A3" w:rsidRDefault="00E8720D" w:rsidP="00554843">
      <w:pPr>
        <w:pStyle w:val="4"/>
        <w:ind w:left="864"/>
      </w:pPr>
      <w:r>
        <w:t xml:space="preserve">Шаг процесса </w:t>
      </w:r>
      <w:r w:rsidR="00BE4DC4" w:rsidRPr="009721BA">
        <w:t>85</w:t>
      </w:r>
      <w:r w:rsidR="00E51E5D" w:rsidRPr="007008A3">
        <w:t xml:space="preserve"> – Формирование</w:t>
      </w:r>
      <w:r w:rsidR="00E51E5D">
        <w:t xml:space="preserve"> заказ</w:t>
      </w:r>
      <w:r w:rsidR="00E51E5D" w:rsidRPr="007008A3">
        <w:t>ов ТОРО</w:t>
      </w:r>
      <w:r w:rsidR="00E51E5D">
        <w:t xml:space="preserve"> по РПМ</w:t>
      </w:r>
    </w:p>
    <w:p w:rsidR="00D0249F" w:rsidRDefault="00E51E5D" w:rsidP="00D0249F">
      <w:pPr>
        <w:spacing w:after="240" w:line="276" w:lineRule="auto"/>
      </w:pPr>
      <w:r>
        <w:rPr>
          <w:rFonts w:cs="Arial"/>
        </w:rPr>
        <w:t xml:space="preserve">На основании анализа </w:t>
      </w:r>
      <w:r w:rsidR="004A2509">
        <w:rPr>
          <w:rFonts w:cs="Arial"/>
        </w:rPr>
        <w:t>сводного перечня МТР с категориями запасов</w:t>
      </w:r>
      <w:r>
        <w:rPr>
          <w:rFonts w:cs="Arial"/>
        </w:rPr>
        <w:t xml:space="preserve">, Планировщик </w:t>
      </w:r>
      <w:r w:rsidR="002535C0">
        <w:rPr>
          <w:rFonts w:cs="Arial"/>
        </w:rPr>
        <w:t>ТОиР УО</w:t>
      </w:r>
      <w:r>
        <w:rPr>
          <w:rFonts w:cs="Arial"/>
        </w:rPr>
        <w:t xml:space="preserve"> </w:t>
      </w:r>
      <w:r w:rsidR="00F877A5">
        <w:rPr>
          <w:rFonts w:cs="Arial"/>
        </w:rPr>
        <w:t xml:space="preserve">при помощи транзакции «IW31 – Создание заказа ТОРО» </w:t>
      </w:r>
      <w:r w:rsidRPr="007008A3">
        <w:rPr>
          <w:rFonts w:cs="Arial"/>
        </w:rPr>
        <w:t>формирует</w:t>
      </w:r>
      <w:r>
        <w:rPr>
          <w:rFonts w:cs="Arial"/>
        </w:rPr>
        <w:t xml:space="preserve"> </w:t>
      </w:r>
      <w:bookmarkStart w:id="167" w:name="OLE_LINK12"/>
      <w:r w:rsidR="00D0249F" w:rsidRPr="004E76B7">
        <w:rPr>
          <w:rFonts w:cs="Arial"/>
        </w:rPr>
        <w:t>заказ</w:t>
      </w:r>
      <w:r w:rsidR="00D0249F">
        <w:rPr>
          <w:rFonts w:cs="Arial"/>
        </w:rPr>
        <w:t>ы</w:t>
      </w:r>
      <w:r w:rsidR="00D0249F" w:rsidRPr="004E76B7">
        <w:rPr>
          <w:rFonts w:cs="Arial"/>
        </w:rPr>
        <w:t xml:space="preserve"> ТОРО вида ARP1</w:t>
      </w:r>
      <w:r w:rsidR="00D0249F" w:rsidRPr="00B153FA">
        <w:rPr>
          <w:rFonts w:cs="Arial"/>
        </w:rPr>
        <w:t xml:space="preserve"> </w:t>
      </w:r>
      <w:r w:rsidR="00D0249F">
        <w:rPr>
          <w:rFonts w:cs="Arial"/>
        </w:rPr>
        <w:t>«Заказ на общие РПМ»</w:t>
      </w:r>
      <w:r w:rsidR="00D0249F" w:rsidRPr="004E76B7">
        <w:rPr>
          <w:rFonts w:cs="Arial"/>
        </w:rPr>
        <w:t xml:space="preserve"> на техническое место (уровень цех/участок) для планирования потребности в РПМ </w:t>
      </w:r>
      <w:r w:rsidR="00D0249F">
        <w:rPr>
          <w:rFonts w:cs="Arial"/>
        </w:rPr>
        <w:t xml:space="preserve">(регулярно потребляемых материалов) </w:t>
      </w:r>
      <w:r w:rsidR="00D0249F" w:rsidRPr="004E76B7">
        <w:rPr>
          <w:rFonts w:cs="Arial"/>
        </w:rPr>
        <w:t>в целом на цех/подразделение (например, WD-40, масла, ветошь).</w:t>
      </w:r>
      <w:r w:rsidR="00D0249F">
        <w:rPr>
          <w:rFonts w:cs="Arial"/>
        </w:rPr>
        <w:t xml:space="preserve"> </w:t>
      </w:r>
      <w:bookmarkEnd w:id="167"/>
      <w:r w:rsidR="00D0249F" w:rsidRPr="002A7519">
        <w:rPr>
          <w:rFonts w:cs="Arial"/>
        </w:rPr>
        <w:t>На заказе планируются только материалы регулярного потребления.</w:t>
      </w:r>
    </w:p>
    <w:p w:rsidR="00D0249F" w:rsidRDefault="00D0249F" w:rsidP="00D0249F">
      <w:pPr>
        <w:spacing w:after="240" w:line="276" w:lineRule="auto"/>
        <w:rPr>
          <w:rFonts w:cs="Arial"/>
        </w:rPr>
      </w:pPr>
      <w:r w:rsidRPr="004E76B7">
        <w:rPr>
          <w:rFonts w:cs="Arial"/>
        </w:rPr>
        <w:t xml:space="preserve">Планировщик </w:t>
      </w:r>
      <w:r w:rsidR="002535C0">
        <w:rPr>
          <w:rFonts w:cs="Arial"/>
        </w:rPr>
        <w:t>ТОиР УО</w:t>
      </w:r>
      <w:r>
        <w:rPr>
          <w:rFonts w:cs="Arial"/>
        </w:rPr>
        <w:t xml:space="preserve"> также вручную </w:t>
      </w:r>
      <w:r w:rsidRPr="004E76B7">
        <w:rPr>
          <w:rFonts w:cs="Arial"/>
        </w:rPr>
        <w:t>создает заказ</w:t>
      </w:r>
      <w:r>
        <w:rPr>
          <w:rFonts w:cs="Arial"/>
        </w:rPr>
        <w:t>ы</w:t>
      </w:r>
      <w:r w:rsidRPr="004E76B7">
        <w:rPr>
          <w:rFonts w:cs="Arial"/>
        </w:rPr>
        <w:t xml:space="preserve"> ТОРО вида A</w:t>
      </w:r>
      <w:r>
        <w:rPr>
          <w:rFonts w:cs="Arial"/>
          <w:lang w:val="en-US"/>
        </w:rPr>
        <w:t>TU</w:t>
      </w:r>
      <w:r>
        <w:rPr>
          <w:rFonts w:cs="Arial"/>
        </w:rPr>
        <w:t>1 – «</w:t>
      </w:r>
      <w:r w:rsidRPr="00B153FA">
        <w:rPr>
          <w:rFonts w:cs="Arial"/>
        </w:rPr>
        <w:t xml:space="preserve">Технический </w:t>
      </w:r>
      <w:r>
        <w:rPr>
          <w:rFonts w:cs="Arial"/>
        </w:rPr>
        <w:t xml:space="preserve">заказ ТОРО» </w:t>
      </w:r>
      <w:r w:rsidRPr="004E76B7">
        <w:rPr>
          <w:rFonts w:cs="Arial"/>
        </w:rPr>
        <w:t xml:space="preserve">на техническое место (уровень цех/участок) для </w:t>
      </w:r>
      <w:r>
        <w:rPr>
          <w:rFonts w:cs="Arial"/>
        </w:rPr>
        <w:t xml:space="preserve">работ, когда нормативы воздействий не известны или еще в процессе подготовки. </w:t>
      </w:r>
      <w:r w:rsidRPr="00862B93">
        <w:rPr>
          <w:rFonts w:cs="Arial"/>
        </w:rPr>
        <w:t xml:space="preserve">На заказе планируются </w:t>
      </w:r>
      <w:r>
        <w:rPr>
          <w:rFonts w:cs="Arial"/>
        </w:rPr>
        <w:t xml:space="preserve">материалы, </w:t>
      </w:r>
      <w:r w:rsidRPr="00862B93">
        <w:rPr>
          <w:rFonts w:cs="Arial"/>
        </w:rPr>
        <w:t xml:space="preserve">услуги сторонних организаций и работы собственных подразделений. Заказ позволяет планировать работы на техническое место, без указания </w:t>
      </w:r>
      <w:r>
        <w:rPr>
          <w:rFonts w:cs="Arial"/>
        </w:rPr>
        <w:t>единицы оборудования.</w:t>
      </w:r>
      <w:r w:rsidR="00B74D84">
        <w:rPr>
          <w:rFonts w:cs="Arial"/>
        </w:rPr>
        <w:t xml:space="preserve"> </w:t>
      </w:r>
      <w:r w:rsidR="004C7C99">
        <w:rPr>
          <w:rFonts w:cs="Arial"/>
        </w:rPr>
        <w:t xml:space="preserve">Списание на такой заказ запрещается </w:t>
      </w:r>
      <w:r w:rsidR="00110B1D">
        <w:rPr>
          <w:rFonts w:cs="Arial"/>
        </w:rPr>
        <w:t xml:space="preserve">за счет </w:t>
      </w:r>
      <w:r w:rsidR="004C7C99">
        <w:rPr>
          <w:rFonts w:cs="Arial"/>
        </w:rPr>
        <w:t>р</w:t>
      </w:r>
      <w:r w:rsidR="00110B1D">
        <w:rPr>
          <w:rFonts w:cs="Arial"/>
        </w:rPr>
        <w:t>еализованной</w:t>
      </w:r>
      <w:r w:rsidR="004C7C99">
        <w:rPr>
          <w:rFonts w:cs="Arial"/>
        </w:rPr>
        <w:t xml:space="preserve"> в рамках разработки </w:t>
      </w:r>
      <w:r w:rsidR="004C7C99">
        <w:rPr>
          <w:rFonts w:cs="Arial"/>
          <w:lang w:val="en-US"/>
        </w:rPr>
        <w:t>PM</w:t>
      </w:r>
      <w:r w:rsidR="004C7C99" w:rsidRPr="008767CC">
        <w:rPr>
          <w:rFonts w:cs="Arial"/>
        </w:rPr>
        <w:t>18</w:t>
      </w:r>
      <w:r w:rsidR="00F83B05" w:rsidRPr="008767CC">
        <w:rPr>
          <w:rFonts w:cs="Arial"/>
        </w:rPr>
        <w:t xml:space="preserve"> </w:t>
      </w:r>
      <w:r w:rsidR="00110B1D">
        <w:rPr>
          <w:rFonts w:cs="Arial"/>
        </w:rPr>
        <w:t xml:space="preserve">проверки </w:t>
      </w:r>
      <w:r w:rsidR="00F83B05" w:rsidRPr="008767CC">
        <w:rPr>
          <w:rFonts w:cs="Arial"/>
        </w:rPr>
        <w:t>(</w:t>
      </w:r>
      <w:r w:rsidR="00F83B05">
        <w:rPr>
          <w:rFonts w:cs="Arial"/>
        </w:rPr>
        <w:t xml:space="preserve">описание в КД </w:t>
      </w:r>
      <w:r w:rsidR="00F83B05" w:rsidRPr="00F83B05">
        <w:rPr>
          <w:rFonts w:cs="Arial"/>
        </w:rPr>
        <w:t>ERP.</w:t>
      </w:r>
      <w:r w:rsidR="000B519E">
        <w:rPr>
          <w:rFonts w:cs="Arial"/>
        </w:rPr>
        <w:t>4.6.1.2.</w:t>
      </w:r>
      <w:r w:rsidR="00F83B05" w:rsidRPr="00F83B05">
        <w:rPr>
          <w:rFonts w:cs="Arial"/>
        </w:rPr>
        <w:t>55_PM_КД_ Выполнение и фактический учет работ</w:t>
      </w:r>
      <w:r w:rsidR="00F83B05" w:rsidRPr="008767CC">
        <w:rPr>
          <w:rFonts w:cs="Arial"/>
        </w:rPr>
        <w:t>)</w:t>
      </w:r>
      <w:r w:rsidR="004C7C99">
        <w:rPr>
          <w:rFonts w:cs="Arial"/>
        </w:rPr>
        <w:t>.</w:t>
      </w:r>
      <w:r w:rsidR="00123BDA">
        <w:rPr>
          <w:rFonts w:cs="Arial"/>
        </w:rPr>
        <w:t xml:space="preserve"> </w:t>
      </w:r>
      <w:r w:rsidR="00DF0429">
        <w:rPr>
          <w:rFonts w:cs="Arial"/>
        </w:rPr>
        <w:t xml:space="preserve">Для списания материалов, запланированных на заказах вида </w:t>
      </w:r>
      <w:r w:rsidR="00DF0429">
        <w:rPr>
          <w:rFonts w:cs="Arial"/>
          <w:lang w:val="en-US"/>
        </w:rPr>
        <w:t>ATU</w:t>
      </w:r>
      <w:r w:rsidR="00DF0429" w:rsidRPr="008767CC">
        <w:rPr>
          <w:rFonts w:cs="Arial"/>
        </w:rPr>
        <w:t xml:space="preserve">1 </w:t>
      </w:r>
      <w:r w:rsidR="00DF0429">
        <w:rPr>
          <w:rFonts w:cs="Arial"/>
        </w:rPr>
        <w:t xml:space="preserve">требуется выполнить </w:t>
      </w:r>
      <w:r w:rsidR="003A6773">
        <w:rPr>
          <w:rFonts w:cs="Arial"/>
        </w:rPr>
        <w:t>пере</w:t>
      </w:r>
      <w:r w:rsidR="00DF0429">
        <w:rPr>
          <w:rFonts w:cs="Arial"/>
        </w:rPr>
        <w:t xml:space="preserve">резервирование путем исключения объёма потребности </w:t>
      </w:r>
      <w:r w:rsidR="003A6773">
        <w:rPr>
          <w:rFonts w:cs="Arial"/>
        </w:rPr>
        <w:t>в МТР на</w:t>
      </w:r>
      <w:r w:rsidR="00DF0429">
        <w:rPr>
          <w:rFonts w:cs="Arial"/>
        </w:rPr>
        <w:t xml:space="preserve"> заказе-доноре (</w:t>
      </w:r>
      <w:r w:rsidR="00DF0429">
        <w:rPr>
          <w:rFonts w:cs="Arial"/>
          <w:lang w:val="en-US"/>
        </w:rPr>
        <w:t>ATU</w:t>
      </w:r>
      <w:r w:rsidR="00DF0429" w:rsidRPr="008767CC">
        <w:rPr>
          <w:rFonts w:cs="Arial"/>
        </w:rPr>
        <w:t xml:space="preserve">1) </w:t>
      </w:r>
      <w:r w:rsidR="00DF0429">
        <w:rPr>
          <w:rFonts w:cs="Arial"/>
        </w:rPr>
        <w:t>и указании нужного объёма потребности в МТР на заказе ТОРО по конкретной работе.</w:t>
      </w:r>
    </w:p>
    <w:p w:rsidR="00F877A5" w:rsidRDefault="00F877A5" w:rsidP="00F877A5">
      <w:pPr>
        <w:spacing w:after="240" w:line="276" w:lineRule="auto"/>
        <w:rPr>
          <w:rFonts w:cs="Arial"/>
        </w:rPr>
      </w:pPr>
      <w:r>
        <w:rPr>
          <w:rFonts w:cs="Arial"/>
        </w:rPr>
        <w:t>Используемая транзакция:</w:t>
      </w:r>
    </w:p>
    <w:p w:rsidR="00F877A5" w:rsidRDefault="00F877A5" w:rsidP="00F877A5">
      <w:pPr>
        <w:pStyle w:val="afa"/>
        <w:numPr>
          <w:ilvl w:val="0"/>
          <w:numId w:val="17"/>
        </w:numPr>
        <w:spacing w:after="240" w:line="276" w:lineRule="auto"/>
        <w:rPr>
          <w:rFonts w:cs="Arial"/>
        </w:rPr>
      </w:pPr>
      <w:r>
        <w:rPr>
          <w:rFonts w:cs="Arial"/>
        </w:rPr>
        <w:t>IW31 – Создание заказа</w:t>
      </w:r>
      <w:r w:rsidRPr="00B32E52">
        <w:rPr>
          <w:rFonts w:cs="Arial"/>
        </w:rPr>
        <w:t xml:space="preserve"> ТОРО</w:t>
      </w:r>
    </w:p>
    <w:p w:rsidR="00F877A5" w:rsidRPr="00F877A5" w:rsidRDefault="00F877A5" w:rsidP="00F877A5">
      <w:pPr>
        <w:pStyle w:val="afa"/>
        <w:spacing w:after="120" w:line="276" w:lineRule="auto"/>
        <w:ind w:left="1287" w:firstLine="0"/>
        <w:rPr>
          <w:rFonts w:cs="Arial"/>
        </w:rPr>
      </w:pPr>
      <w:r w:rsidRPr="00F877A5">
        <w:rPr>
          <w:rFonts w:cs="Arial"/>
        </w:rPr>
        <w:t>Поля для заполнения на селекционном экране:</w:t>
      </w:r>
    </w:p>
    <w:p w:rsidR="00F877A5" w:rsidRDefault="00F877A5" w:rsidP="00F877A5">
      <w:pPr>
        <w:pStyle w:val="afa"/>
        <w:spacing w:after="240" w:line="276" w:lineRule="auto"/>
        <w:ind w:left="1287" w:firstLine="0"/>
        <w:rPr>
          <w:rFonts w:cs="Arial"/>
        </w:rPr>
      </w:pPr>
      <w:r>
        <w:rPr>
          <w:rFonts w:cs="Arial"/>
        </w:rPr>
        <w:t>- Вид заказа;</w:t>
      </w:r>
    </w:p>
    <w:p w:rsidR="00F877A5" w:rsidRDefault="00F877A5" w:rsidP="00F877A5">
      <w:pPr>
        <w:pStyle w:val="afa"/>
        <w:spacing w:after="240" w:line="276" w:lineRule="auto"/>
        <w:ind w:left="1287" w:firstLine="0"/>
        <w:rPr>
          <w:rFonts w:cs="Arial"/>
        </w:rPr>
      </w:pPr>
      <w:r>
        <w:rPr>
          <w:rFonts w:cs="Arial"/>
        </w:rPr>
        <w:t>- Техническое место.</w:t>
      </w:r>
    </w:p>
    <w:p w:rsidR="00BE4DC4" w:rsidRPr="007008A3" w:rsidRDefault="00BE4DC4" w:rsidP="00554843">
      <w:pPr>
        <w:pStyle w:val="4"/>
        <w:ind w:left="864"/>
      </w:pPr>
      <w:r>
        <w:t>Шаг процесса 90</w:t>
      </w:r>
      <w:r w:rsidRPr="007008A3">
        <w:t xml:space="preserve"> – Формирование</w:t>
      </w:r>
      <w:r>
        <w:t xml:space="preserve"> заказ</w:t>
      </w:r>
      <w:r w:rsidRPr="007008A3">
        <w:t>ов ТОРО</w:t>
      </w:r>
      <w:r>
        <w:t xml:space="preserve"> по ТС</w:t>
      </w:r>
    </w:p>
    <w:p w:rsidR="00BE4DC4" w:rsidRDefault="00BE4DC4" w:rsidP="006D146E">
      <w:pPr>
        <w:spacing w:after="240" w:line="276" w:lineRule="auto"/>
        <w:rPr>
          <w:rFonts w:cs="Arial"/>
        </w:rPr>
      </w:pPr>
      <w:r>
        <w:rPr>
          <w:rFonts w:cs="Arial"/>
        </w:rPr>
        <w:t xml:space="preserve">На основании анализа </w:t>
      </w:r>
      <w:commentRangeStart w:id="168"/>
      <w:r>
        <w:rPr>
          <w:rFonts w:cs="Arial"/>
        </w:rPr>
        <w:t xml:space="preserve">документов измерений и данных технического состояния оборудования, Планировщик ТОиР УО </w:t>
      </w:r>
      <w:ins w:id="169" w:author="Киселев Юрий Валерьевич" w:date="2022-03-24T19:00:00Z">
        <w:r w:rsidR="00036327">
          <w:rPr>
            <w:rFonts w:cs="Arial"/>
          </w:rPr>
          <w:t>или Подрядчик</w:t>
        </w:r>
      </w:ins>
      <w:ins w:id="170" w:author="Киселев Юрий Валерьевич" w:date="2022-03-31T21:18:00Z">
        <w:r w:rsidR="00E83B86">
          <w:rPr>
            <w:rFonts w:cs="Arial"/>
          </w:rPr>
          <w:t xml:space="preserve"> ТОиР </w:t>
        </w:r>
      </w:ins>
      <w:commentRangeEnd w:id="168"/>
      <w:r w:rsidR="00973A53">
        <w:rPr>
          <w:rStyle w:val="aff5"/>
        </w:rPr>
        <w:commentReference w:id="168"/>
      </w:r>
      <w:ins w:id="171" w:author="Киселев Юрий Валерьевич" w:date="2022-03-31T21:18:00Z">
        <w:r w:rsidR="00E83B86">
          <w:rPr>
            <w:rFonts w:cs="Arial"/>
          </w:rPr>
          <w:t>УО</w:t>
        </w:r>
      </w:ins>
      <w:ins w:id="172" w:author="Киселев Юрий Валерьевич" w:date="2022-03-24T19:00:00Z">
        <w:r w:rsidR="00036327">
          <w:rPr>
            <w:rFonts w:cs="Arial"/>
          </w:rPr>
          <w:t xml:space="preserve"> </w:t>
        </w:r>
      </w:ins>
      <w:r w:rsidRPr="007008A3">
        <w:rPr>
          <w:rFonts w:cs="Arial"/>
        </w:rPr>
        <w:t>формирует</w:t>
      </w:r>
      <w:r>
        <w:rPr>
          <w:rFonts w:cs="Arial"/>
        </w:rPr>
        <w:t xml:space="preserve"> </w:t>
      </w:r>
      <w:r w:rsidRPr="004E76B7">
        <w:rPr>
          <w:rFonts w:cs="Arial"/>
        </w:rPr>
        <w:t>заказ</w:t>
      </w:r>
      <w:r>
        <w:rPr>
          <w:rFonts w:cs="Arial"/>
        </w:rPr>
        <w:t>ы</w:t>
      </w:r>
      <w:r w:rsidR="00221F83">
        <w:rPr>
          <w:rFonts w:cs="Arial"/>
        </w:rPr>
        <w:t xml:space="preserve"> ТОРО вида A</w:t>
      </w:r>
      <w:r w:rsidR="00221F83" w:rsidRPr="00554843">
        <w:rPr>
          <w:rFonts w:cs="Arial"/>
        </w:rPr>
        <w:t>TS</w:t>
      </w:r>
      <w:r w:rsidRPr="004E76B7">
        <w:rPr>
          <w:rFonts w:cs="Arial"/>
        </w:rPr>
        <w:t>1</w:t>
      </w:r>
      <w:r w:rsidRPr="00B153FA">
        <w:rPr>
          <w:rFonts w:cs="Arial"/>
        </w:rPr>
        <w:t xml:space="preserve"> </w:t>
      </w:r>
      <w:r>
        <w:rPr>
          <w:rFonts w:cs="Arial"/>
        </w:rPr>
        <w:t>«</w:t>
      </w:r>
      <w:r w:rsidR="00150671">
        <w:rPr>
          <w:rFonts w:cs="Arial"/>
        </w:rPr>
        <w:t>ТОРО по состоянию</w:t>
      </w:r>
      <w:r>
        <w:rPr>
          <w:rFonts w:cs="Arial"/>
        </w:rPr>
        <w:t>».</w:t>
      </w:r>
    </w:p>
    <w:p w:rsidR="00BE4DC4" w:rsidRDefault="00BE4DC4" w:rsidP="00BE4DC4">
      <w:pPr>
        <w:spacing w:after="240" w:line="276" w:lineRule="auto"/>
        <w:rPr>
          <w:rFonts w:cs="Arial"/>
        </w:rPr>
      </w:pPr>
      <w:r>
        <w:rPr>
          <w:rFonts w:cs="Arial"/>
        </w:rPr>
        <w:t>Используемая транзакция:</w:t>
      </w:r>
    </w:p>
    <w:p w:rsidR="00036327" w:rsidRDefault="00036327" w:rsidP="00BE4DC4">
      <w:pPr>
        <w:pStyle w:val="afa"/>
        <w:numPr>
          <w:ilvl w:val="0"/>
          <w:numId w:val="17"/>
        </w:numPr>
        <w:spacing w:after="240" w:line="276" w:lineRule="auto"/>
        <w:rPr>
          <w:rFonts w:cs="Arial"/>
        </w:rPr>
      </w:pPr>
      <w:ins w:id="173" w:author="Киселев Юрий Валерьевич" w:date="2022-03-24T19:01:00Z">
        <w:r>
          <w:rPr>
            <w:rFonts w:cs="Arial"/>
            <w:lang w:val="en-US"/>
          </w:rPr>
          <w:t>IW</w:t>
        </w:r>
        <w:r w:rsidRPr="00036327">
          <w:rPr>
            <w:rFonts w:cs="Arial"/>
          </w:rPr>
          <w:t xml:space="preserve">34 – </w:t>
        </w:r>
        <w:r>
          <w:rPr>
            <w:rFonts w:cs="Arial"/>
          </w:rPr>
          <w:t>Создание заказа ТОРО к сообщению ТОРО</w:t>
        </w:r>
      </w:ins>
    </w:p>
    <w:p w:rsidR="00BE4DC4" w:rsidRPr="00F877A5" w:rsidRDefault="00BE4DC4" w:rsidP="00BE4DC4">
      <w:pPr>
        <w:pStyle w:val="afa"/>
        <w:spacing w:after="120" w:line="276" w:lineRule="auto"/>
        <w:ind w:left="1287" w:firstLine="0"/>
        <w:rPr>
          <w:rFonts w:cs="Arial"/>
        </w:rPr>
      </w:pPr>
      <w:r w:rsidRPr="00F877A5">
        <w:rPr>
          <w:rFonts w:cs="Arial"/>
        </w:rPr>
        <w:t>Поля для заполнения на селекционном экране:</w:t>
      </w:r>
    </w:p>
    <w:p w:rsidR="00BE4DC4" w:rsidRDefault="00BE4DC4" w:rsidP="00BE4DC4">
      <w:pPr>
        <w:pStyle w:val="afa"/>
        <w:spacing w:after="240" w:line="276" w:lineRule="auto"/>
        <w:ind w:left="1287" w:firstLine="0"/>
        <w:rPr>
          <w:rFonts w:cs="Arial"/>
        </w:rPr>
      </w:pPr>
      <w:r>
        <w:rPr>
          <w:rFonts w:cs="Arial"/>
        </w:rPr>
        <w:t>- Вид заказа;</w:t>
      </w:r>
    </w:p>
    <w:p w:rsidR="00BE4DC4" w:rsidRDefault="00BE4DC4" w:rsidP="00BE4DC4">
      <w:pPr>
        <w:pStyle w:val="afa"/>
        <w:spacing w:after="240" w:line="276" w:lineRule="auto"/>
        <w:ind w:left="1287" w:firstLine="0"/>
        <w:rPr>
          <w:rFonts w:cs="Arial"/>
        </w:rPr>
      </w:pPr>
      <w:r>
        <w:rPr>
          <w:rFonts w:cs="Arial"/>
        </w:rPr>
        <w:t xml:space="preserve">- </w:t>
      </w:r>
      <w:r w:rsidR="0064478F">
        <w:rPr>
          <w:rFonts w:cs="Arial"/>
        </w:rPr>
        <w:t>Единица оборудования</w:t>
      </w:r>
      <w:r>
        <w:rPr>
          <w:rFonts w:cs="Arial"/>
        </w:rPr>
        <w:t>.</w:t>
      </w:r>
    </w:p>
    <w:p w:rsidR="00462C9B" w:rsidRPr="00554843" w:rsidRDefault="00C21402" w:rsidP="00554843">
      <w:pPr>
        <w:pStyle w:val="4"/>
        <w:ind w:left="862" w:hanging="862"/>
        <w:rPr>
          <w:b w:val="0"/>
        </w:rPr>
      </w:pPr>
      <w:r w:rsidRPr="00554843">
        <w:t>Шаг процесса 91 - Формирование сетевых графиков OPEX для воздействий на ЗиС</w:t>
      </w:r>
    </w:p>
    <w:p w:rsidR="00C21402" w:rsidRPr="008767CC" w:rsidRDefault="00FC0024" w:rsidP="00554843">
      <w:pPr>
        <w:spacing w:after="240" w:line="276" w:lineRule="auto"/>
      </w:pPr>
      <w:ins w:id="174" w:author="polyus\kiselevyuv" w:date="2022-04-21T14:41:00Z">
        <w:r w:rsidRPr="00FC0024">
          <w:rPr>
            <w:rFonts w:cs="Arial"/>
          </w:rPr>
          <w:t xml:space="preserve"> </w:t>
        </w:r>
      </w:ins>
      <w:r w:rsidR="00C21402" w:rsidRPr="00554843">
        <w:rPr>
          <w:rFonts w:cs="Arial"/>
        </w:rPr>
        <w:t xml:space="preserve">На основании </w:t>
      </w:r>
      <w:r w:rsidR="004744DA" w:rsidRPr="00554843">
        <w:rPr>
          <w:rFonts w:cs="Arial"/>
        </w:rPr>
        <w:t>данных о результатах осмотров ЗиС</w:t>
      </w:r>
      <w:ins w:id="175" w:author="polyus\kiselevyuv" w:date="2022-04-21T14:43:00Z">
        <w:r w:rsidR="00324073">
          <w:rPr>
            <w:rFonts w:cs="Arial"/>
          </w:rPr>
          <w:t>,</w:t>
        </w:r>
      </w:ins>
      <w:ins w:id="176" w:author="polyus\kiselevyuv" w:date="2022-05-16T17:12:00Z">
        <w:r w:rsidR="008A5481" w:rsidRPr="008A5481">
          <w:rPr>
            <w:rFonts w:cs="Arial"/>
            <w:rPrChange w:id="177" w:author="polyus\kiselevyuv" w:date="2022-05-16T17:12:00Z">
              <w:rPr>
                <w:rFonts w:cs="Arial"/>
                <w:lang w:val="en-US"/>
              </w:rPr>
            </w:rPrChange>
          </w:rPr>
          <w:t xml:space="preserve"> </w:t>
        </w:r>
        <w:r w:rsidR="008A5481">
          <w:rPr>
            <w:rFonts w:cs="Arial"/>
          </w:rPr>
          <w:t>заказов ТОРО, сообщений ТОРО,</w:t>
        </w:r>
      </w:ins>
      <w:ins w:id="178" w:author="polyus\kiselevyuv" w:date="2022-04-21T14:43:00Z">
        <w:r w:rsidR="00324073">
          <w:rPr>
            <w:rFonts w:cs="Arial"/>
          </w:rPr>
          <w:t xml:space="preserve"> проекта ППА и </w:t>
        </w:r>
      </w:ins>
      <w:ins w:id="179" w:author="polyus\kiselevyuv" w:date="2022-04-21T14:41:00Z">
        <w:r w:rsidR="00324073">
          <w:rPr>
            <w:rFonts w:cs="Arial"/>
          </w:rPr>
          <w:t>актуал</w:t>
        </w:r>
      </w:ins>
      <w:ins w:id="180" w:author="polyus\kiselevyuv" w:date="2022-04-21T14:42:00Z">
        <w:r w:rsidR="00324073">
          <w:rPr>
            <w:rFonts w:cs="Arial"/>
          </w:rPr>
          <w:t>изированной</w:t>
        </w:r>
      </w:ins>
      <w:ins w:id="181" w:author="polyus\kiselevyuv" w:date="2022-04-21T14:41:00Z">
        <w:r w:rsidR="00324073">
          <w:rPr>
            <w:rFonts w:cs="Arial"/>
          </w:rPr>
          <w:t xml:space="preserve"> структуры </w:t>
        </w:r>
      </w:ins>
      <w:ins w:id="182" w:author="polyus\kiselevyuv" w:date="2022-04-21T14:42:00Z">
        <w:r w:rsidR="00324073">
          <w:rPr>
            <w:rFonts w:cs="Arial"/>
          </w:rPr>
          <w:t>СПП-элементов на планируемый год</w:t>
        </w:r>
      </w:ins>
      <w:ins w:id="183" w:author="polyus\kiselevyuv" w:date="2022-04-21T14:43:00Z">
        <w:r w:rsidR="00324073">
          <w:rPr>
            <w:rFonts w:cs="Arial"/>
          </w:rPr>
          <w:t xml:space="preserve"> (</w:t>
        </w:r>
      </w:ins>
      <w:ins w:id="184" w:author="polyus\kiselevyuv" w:date="2022-04-21T14:47:00Z">
        <w:r w:rsidR="00324073">
          <w:rPr>
            <w:rFonts w:cs="Arial"/>
          </w:rPr>
          <w:t>выполняется в рамках процесса ПП-07.06.03-</w:t>
        </w:r>
        <w:r w:rsidR="00324073">
          <w:rPr>
            <w:rFonts w:cs="Arial"/>
            <w:lang w:val="en-US"/>
          </w:rPr>
          <w:t>ERP</w:t>
        </w:r>
        <w:r w:rsidR="00324073" w:rsidRPr="00324073">
          <w:rPr>
            <w:rFonts w:cs="Arial"/>
          </w:rPr>
          <w:t xml:space="preserve"> Формирование годового бюджета воздействий на производственные активы</w:t>
        </w:r>
        <w:r w:rsidR="00324073">
          <w:rPr>
            <w:rFonts w:cs="Arial"/>
          </w:rPr>
          <w:t>)</w:t>
        </w:r>
      </w:ins>
      <w:r w:rsidR="004744DA" w:rsidRPr="00554843">
        <w:rPr>
          <w:rFonts w:cs="Arial"/>
        </w:rPr>
        <w:t xml:space="preserve"> Планировщик ЗиС УО при помощи транзакции CJ20N </w:t>
      </w:r>
      <w:r w:rsidR="00477DB8" w:rsidRPr="00554843">
        <w:rPr>
          <w:rFonts w:cs="Arial"/>
        </w:rPr>
        <w:t>создает</w:t>
      </w:r>
      <w:r w:rsidR="004744DA" w:rsidRPr="00554843">
        <w:rPr>
          <w:rFonts w:cs="Arial"/>
        </w:rPr>
        <w:t xml:space="preserve"> сетевой график</w:t>
      </w:r>
      <w:r w:rsidR="00477DB8" w:rsidRPr="00554843">
        <w:rPr>
          <w:rFonts w:cs="Arial"/>
        </w:rPr>
        <w:t xml:space="preserve"> с профилем P00330 «ЗиС (OPEX)»</w:t>
      </w:r>
      <w:r w:rsidR="004744DA" w:rsidRPr="00554843">
        <w:rPr>
          <w:rFonts w:cs="Arial"/>
        </w:rPr>
        <w:t xml:space="preserve"> </w:t>
      </w:r>
      <w:r w:rsidR="00477DB8" w:rsidRPr="00554843">
        <w:rPr>
          <w:rFonts w:cs="Arial"/>
        </w:rPr>
        <w:t>вида P330 «Воздействия на ЗиС (OPEX)»</w:t>
      </w:r>
      <w:r w:rsidR="004744DA" w:rsidRPr="00554843">
        <w:rPr>
          <w:rFonts w:cs="Arial"/>
        </w:rPr>
        <w:t xml:space="preserve"> на </w:t>
      </w:r>
      <w:r w:rsidR="00477DB8" w:rsidRPr="00554843">
        <w:rPr>
          <w:rFonts w:cs="Arial"/>
        </w:rPr>
        <w:t xml:space="preserve">отдельное ЗиС </w:t>
      </w:r>
      <w:r w:rsidR="004744DA" w:rsidRPr="00554843">
        <w:rPr>
          <w:rFonts w:cs="Arial"/>
        </w:rPr>
        <w:t xml:space="preserve">в рамках группирующего СПП-элемента </w:t>
      </w:r>
      <w:r w:rsidR="00477DB8" w:rsidRPr="00554843">
        <w:rPr>
          <w:rFonts w:cs="Arial"/>
        </w:rPr>
        <w:t>«Здания и Сооружения (OPEX)», осуществляет</w:t>
      </w:r>
      <w:r w:rsidR="004744DA" w:rsidRPr="00554843">
        <w:rPr>
          <w:rFonts w:cs="Arial"/>
        </w:rPr>
        <w:t xml:space="preserve"> ручное наполнение сетевого графика операциями, выполняемые собственными си</w:t>
      </w:r>
      <w:r w:rsidR="00477DB8" w:rsidRPr="00554843">
        <w:rPr>
          <w:rFonts w:cs="Arial"/>
        </w:rPr>
        <w:t>лами или сторонней организацией</w:t>
      </w:r>
      <w:r w:rsidR="004744DA" w:rsidRPr="00554843">
        <w:rPr>
          <w:rFonts w:cs="Arial"/>
        </w:rPr>
        <w:t>, материалами</w:t>
      </w:r>
      <w:r w:rsidR="00477DB8" w:rsidRPr="00554843">
        <w:rPr>
          <w:rFonts w:cs="Arial"/>
        </w:rPr>
        <w:t xml:space="preserve"> и услугами</w:t>
      </w:r>
      <w:r w:rsidR="004744DA" w:rsidRPr="00554843">
        <w:rPr>
          <w:rFonts w:cs="Arial"/>
        </w:rPr>
        <w:t>.</w:t>
      </w:r>
      <w:r w:rsidR="00187450">
        <w:rPr>
          <w:rFonts w:cs="Arial"/>
        </w:rPr>
        <w:t xml:space="preserve"> При сохранении сетевого графика вида </w:t>
      </w:r>
      <w:r w:rsidR="00187450">
        <w:rPr>
          <w:rFonts w:cs="Arial"/>
          <w:lang w:val="en-US"/>
        </w:rPr>
        <w:t>P</w:t>
      </w:r>
      <w:r w:rsidR="00187450" w:rsidRPr="008767CC">
        <w:rPr>
          <w:rFonts w:cs="Arial"/>
        </w:rPr>
        <w:t xml:space="preserve">330 </w:t>
      </w:r>
      <w:r w:rsidR="00187450">
        <w:rPr>
          <w:rFonts w:cs="Arial"/>
        </w:rPr>
        <w:t xml:space="preserve">должна выполняться проверка по присвоению к СПП-элементу </w:t>
      </w:r>
      <w:r w:rsidR="00187450">
        <w:rPr>
          <w:rFonts w:cs="Arial"/>
          <w:lang w:val="en-US"/>
        </w:rPr>
        <w:t>OPEX</w:t>
      </w:r>
      <w:r w:rsidR="00187450" w:rsidRPr="008767CC">
        <w:rPr>
          <w:rFonts w:cs="Arial"/>
        </w:rPr>
        <w:t xml:space="preserve"> (</w:t>
      </w:r>
      <w:r w:rsidR="00187450">
        <w:rPr>
          <w:rFonts w:cs="Arial"/>
        </w:rPr>
        <w:t xml:space="preserve">причина инвестиции </w:t>
      </w:r>
      <w:r w:rsidR="00187450">
        <w:rPr>
          <w:rFonts w:cs="Arial"/>
          <w:lang w:val="en-US"/>
        </w:rPr>
        <w:t>O</w:t>
      </w:r>
      <w:r w:rsidR="00187450" w:rsidRPr="008767CC">
        <w:rPr>
          <w:rFonts w:cs="Arial"/>
        </w:rPr>
        <w:t>1)</w:t>
      </w:r>
      <w:r w:rsidR="00431F4F" w:rsidRPr="008767CC">
        <w:rPr>
          <w:rFonts w:cs="Arial"/>
        </w:rPr>
        <w:t xml:space="preserve"> (</w:t>
      </w:r>
      <w:r w:rsidR="00431F4F">
        <w:rPr>
          <w:rFonts w:cs="Arial"/>
        </w:rPr>
        <w:t xml:space="preserve">разработка </w:t>
      </w:r>
      <w:r w:rsidR="00431F4F">
        <w:rPr>
          <w:rFonts w:cs="Arial"/>
          <w:lang w:val="en-US"/>
        </w:rPr>
        <w:t>PM</w:t>
      </w:r>
      <w:r w:rsidR="00431F4F" w:rsidRPr="008767CC">
        <w:rPr>
          <w:rFonts w:cs="Arial"/>
        </w:rPr>
        <w:t>50)</w:t>
      </w:r>
      <w:r w:rsidR="00187450" w:rsidRPr="008767CC">
        <w:rPr>
          <w:rFonts w:cs="Arial"/>
        </w:rPr>
        <w:t>.</w:t>
      </w:r>
    </w:p>
    <w:p w:rsidR="00AA72D3" w:rsidRDefault="00AA72D3" w:rsidP="00AA72D3">
      <w:pPr>
        <w:spacing w:after="240" w:line="276" w:lineRule="auto"/>
        <w:rPr>
          <w:rFonts w:cs="Arial"/>
        </w:rPr>
      </w:pPr>
      <w:r>
        <w:rPr>
          <w:rFonts w:cs="Arial"/>
        </w:rPr>
        <w:t>Используемая транзакция:</w:t>
      </w:r>
    </w:p>
    <w:p w:rsidR="00AA72D3" w:rsidRDefault="00AA72D3" w:rsidP="00AA72D3">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sidR="00A50282">
        <w:rPr>
          <w:rFonts w:cs="Arial"/>
        </w:rPr>
        <w:t>.</w:t>
      </w:r>
    </w:p>
    <w:p w:rsidR="00AA72D3" w:rsidRPr="00F877A5" w:rsidRDefault="00AA72D3" w:rsidP="00AA72D3">
      <w:pPr>
        <w:pStyle w:val="afa"/>
        <w:spacing w:after="120" w:line="276" w:lineRule="auto"/>
        <w:ind w:left="1287" w:firstLine="0"/>
        <w:rPr>
          <w:rFonts w:cs="Arial"/>
        </w:rPr>
      </w:pPr>
      <w:r w:rsidRPr="00F877A5">
        <w:rPr>
          <w:rFonts w:cs="Arial"/>
        </w:rPr>
        <w:t>Поля для заполнения на селекционном экране:</w:t>
      </w:r>
    </w:p>
    <w:p w:rsidR="00AA72D3" w:rsidRDefault="00AA72D3" w:rsidP="00AA72D3">
      <w:pPr>
        <w:pStyle w:val="afa"/>
        <w:spacing w:after="240" w:line="276" w:lineRule="auto"/>
        <w:ind w:left="1287" w:firstLine="0"/>
        <w:rPr>
          <w:rFonts w:cs="Arial"/>
        </w:rPr>
      </w:pPr>
      <w:r>
        <w:rPr>
          <w:rFonts w:cs="Arial"/>
        </w:rPr>
        <w:t>- Проект;</w:t>
      </w:r>
    </w:p>
    <w:p w:rsidR="00AA72D3" w:rsidRDefault="00AA72D3" w:rsidP="00AA72D3">
      <w:pPr>
        <w:pStyle w:val="afa"/>
        <w:spacing w:after="240" w:line="276" w:lineRule="auto"/>
        <w:ind w:left="1287" w:firstLine="0"/>
        <w:rPr>
          <w:rFonts w:cs="Arial"/>
        </w:rPr>
      </w:pPr>
      <w:r>
        <w:rPr>
          <w:rFonts w:cs="Arial"/>
        </w:rPr>
        <w:t>- СПП-элемент.</w:t>
      </w:r>
    </w:p>
    <w:p w:rsidR="00AA72D3" w:rsidRPr="00554843" w:rsidRDefault="00EE49F9" w:rsidP="00554843">
      <w:pPr>
        <w:pStyle w:val="4"/>
        <w:ind w:left="862" w:hanging="862"/>
        <w:rPr>
          <w:b w:val="0"/>
        </w:rPr>
      </w:pPr>
      <w:r w:rsidRPr="00554843">
        <w:t xml:space="preserve">Шаг процесса 92 - </w:t>
      </w:r>
      <w:r w:rsidRPr="00A32F31">
        <w:t>Создание СПП-элемента для капитализируемого воздействия на ЗиС</w:t>
      </w:r>
    </w:p>
    <w:p w:rsidR="00EE49F9" w:rsidRPr="00554843" w:rsidRDefault="00CE7A15" w:rsidP="00554843">
      <w:pPr>
        <w:spacing w:after="240" w:line="276" w:lineRule="auto"/>
      </w:pPr>
      <w:r w:rsidRPr="00554843">
        <w:rPr>
          <w:rFonts w:cs="Arial"/>
        </w:rPr>
        <w:t>На основании данных о результатах осмотров ЗиС и периодичности проведения капитальных ремонтов п</w:t>
      </w:r>
      <w:r w:rsidR="006C75ED" w:rsidRPr="00554843">
        <w:rPr>
          <w:rFonts w:cs="Arial"/>
        </w:rPr>
        <w:t>ри помощи транзакции CJ20N в</w:t>
      </w:r>
      <w:r w:rsidR="000671A2" w:rsidRPr="00554843">
        <w:rPr>
          <w:rFonts w:cs="Arial"/>
        </w:rPr>
        <w:t xml:space="preserve"> рамках группирующего СПП-элемента «Здания и Сооружения (CAPEX)» </w:t>
      </w:r>
      <w:r w:rsidRPr="00554843">
        <w:rPr>
          <w:rFonts w:cs="Arial"/>
        </w:rPr>
        <w:t>Планировщик</w:t>
      </w:r>
      <w:r w:rsidR="000671A2" w:rsidRPr="00554843">
        <w:rPr>
          <w:rFonts w:cs="Arial"/>
        </w:rPr>
        <w:t xml:space="preserve"> ЗиС с</w:t>
      </w:r>
      <w:r w:rsidRPr="00554843">
        <w:rPr>
          <w:rFonts w:cs="Arial"/>
        </w:rPr>
        <w:t>оздает</w:t>
      </w:r>
      <w:r w:rsidR="000671A2" w:rsidRPr="00554843">
        <w:rPr>
          <w:rFonts w:cs="Arial"/>
        </w:rPr>
        <w:t xml:space="preserve"> СПП-элемент на конкретное капитализируемое воздействие, указав вид проекта L4 «Проект мероприятие» и причину инвестиций A1 «Капитализируемые ремонты».</w:t>
      </w:r>
    </w:p>
    <w:p w:rsidR="000671A2" w:rsidRPr="00554843" w:rsidRDefault="000671A2" w:rsidP="00554843">
      <w:pPr>
        <w:spacing w:after="240" w:line="276" w:lineRule="auto"/>
      </w:pPr>
      <w:r w:rsidRPr="00554843">
        <w:rPr>
          <w:rFonts w:cs="Arial"/>
        </w:rPr>
        <w:t>Для СПП-элемента с видом проекта L4 и причиной инвестиций A1</w:t>
      </w:r>
      <w:r w:rsidR="006C75ED" w:rsidRPr="00554843">
        <w:rPr>
          <w:rFonts w:cs="Arial"/>
        </w:rPr>
        <w:t xml:space="preserve"> при сохранении автоматически подставляется профиль инвестиции Z97071 «РБП/НКС:Капитализируемые ремонты в процессе выполн», функциональная схема A_97 «РБП», снимается индикатор «Статистический», наследуется код проекта НСИ и объект лимитирования с вышестоящего группирующего СПП-элемента.</w:t>
      </w:r>
    </w:p>
    <w:p w:rsidR="006C75ED" w:rsidRDefault="006C75ED" w:rsidP="006C75ED">
      <w:pPr>
        <w:spacing w:after="240" w:line="276" w:lineRule="auto"/>
        <w:rPr>
          <w:rFonts w:cs="Arial"/>
        </w:rPr>
      </w:pPr>
      <w:r>
        <w:rPr>
          <w:rFonts w:cs="Arial"/>
        </w:rPr>
        <w:t>Используемая транзакция:</w:t>
      </w:r>
    </w:p>
    <w:p w:rsidR="006C75ED" w:rsidRDefault="006C75ED" w:rsidP="006C75ED">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sidR="00A50282">
        <w:rPr>
          <w:rFonts w:cs="Arial"/>
        </w:rPr>
        <w:t>.</w:t>
      </w:r>
    </w:p>
    <w:p w:rsidR="006C75ED" w:rsidRPr="00F877A5" w:rsidRDefault="006C75ED" w:rsidP="006C75ED">
      <w:pPr>
        <w:pStyle w:val="afa"/>
        <w:spacing w:after="120" w:line="276" w:lineRule="auto"/>
        <w:ind w:left="1287" w:firstLine="0"/>
        <w:rPr>
          <w:rFonts w:cs="Arial"/>
        </w:rPr>
      </w:pPr>
      <w:r w:rsidRPr="00F877A5">
        <w:rPr>
          <w:rFonts w:cs="Arial"/>
        </w:rPr>
        <w:t>Поля для заполнения на селекционном экране:</w:t>
      </w:r>
    </w:p>
    <w:p w:rsidR="006C75ED" w:rsidRDefault="006C75ED" w:rsidP="006C75ED">
      <w:pPr>
        <w:pStyle w:val="afa"/>
        <w:spacing w:after="240" w:line="276" w:lineRule="auto"/>
        <w:ind w:left="1287" w:firstLine="0"/>
        <w:rPr>
          <w:rFonts w:cs="Arial"/>
        </w:rPr>
      </w:pPr>
      <w:r>
        <w:rPr>
          <w:rFonts w:cs="Arial"/>
        </w:rPr>
        <w:t>- Проект;</w:t>
      </w:r>
    </w:p>
    <w:p w:rsidR="006C75ED" w:rsidRDefault="006C75ED" w:rsidP="006C75ED">
      <w:pPr>
        <w:pStyle w:val="afa"/>
        <w:spacing w:after="240" w:line="276" w:lineRule="auto"/>
        <w:ind w:left="1287" w:firstLine="0"/>
        <w:rPr>
          <w:rFonts w:cs="Arial"/>
        </w:rPr>
      </w:pPr>
      <w:r>
        <w:rPr>
          <w:rFonts w:cs="Arial"/>
        </w:rPr>
        <w:t>- СПП-элемент.</w:t>
      </w:r>
    </w:p>
    <w:p w:rsidR="006C75ED" w:rsidRPr="00554843" w:rsidRDefault="00CE7A15" w:rsidP="00554843">
      <w:pPr>
        <w:pStyle w:val="4"/>
        <w:ind w:left="862" w:hanging="862"/>
        <w:rPr>
          <w:b w:val="0"/>
        </w:rPr>
      </w:pPr>
      <w:r w:rsidRPr="00554843">
        <w:t xml:space="preserve">Шаг процесса 93 - </w:t>
      </w:r>
      <w:r w:rsidRPr="00A32F31">
        <w:t>Формирование сетевых граф</w:t>
      </w:r>
      <w:r w:rsidRPr="002175C8">
        <w:t>иков CAPEX для воздейств</w:t>
      </w:r>
      <w:r w:rsidRPr="00554843">
        <w:t>ий</w:t>
      </w:r>
      <w:r w:rsidRPr="00A32F31">
        <w:t xml:space="preserve"> на ЗиС</w:t>
      </w:r>
    </w:p>
    <w:p w:rsidR="00CE7A15" w:rsidRDefault="006F1CFA" w:rsidP="00554843">
      <w:pPr>
        <w:spacing w:after="240" w:line="276" w:lineRule="auto"/>
        <w:rPr>
          <w:ins w:id="185" w:author="polyus\kiselevyuv" w:date="2022-04-21T14:49:00Z"/>
          <w:rFonts w:cs="Arial"/>
        </w:rPr>
      </w:pPr>
      <w:ins w:id="186" w:author="polyus\kiselevyuv" w:date="2022-04-21T14:56:00Z">
        <w:r w:rsidRPr="006F1CFA">
          <w:rPr>
            <w:rFonts w:cs="Arial"/>
          </w:rPr>
          <w:t xml:space="preserve">На основании данных о результатах осмотров ЗиС и периодичности проведения ка-питальных ремонтов </w:t>
        </w:r>
      </w:ins>
      <w:r w:rsidR="00CE7A15" w:rsidRPr="00554843">
        <w:rPr>
          <w:rFonts w:cs="Arial"/>
        </w:rPr>
        <w:t xml:space="preserve">Планировщик ЗиС УО при помощи транзакции CJ20N создает сетевой график с профилем </w:t>
      </w:r>
      <w:r w:rsidR="00B44557" w:rsidRPr="00554843">
        <w:rPr>
          <w:rFonts w:cs="Arial"/>
        </w:rPr>
        <w:t>P0034</w:t>
      </w:r>
      <w:r w:rsidR="00CE7A15" w:rsidRPr="00554843">
        <w:rPr>
          <w:rFonts w:cs="Arial"/>
        </w:rPr>
        <w:t>0 «ЗиС (</w:t>
      </w:r>
      <w:r w:rsidR="00B44557" w:rsidRPr="00554843">
        <w:rPr>
          <w:rFonts w:cs="Arial"/>
        </w:rPr>
        <w:t>CA</w:t>
      </w:r>
      <w:r w:rsidR="00CE7A15" w:rsidRPr="00554843">
        <w:rPr>
          <w:rFonts w:cs="Arial"/>
        </w:rPr>
        <w:t xml:space="preserve">PEX)» вида </w:t>
      </w:r>
      <w:r w:rsidR="00B44557" w:rsidRPr="00554843">
        <w:rPr>
          <w:rFonts w:cs="Arial"/>
        </w:rPr>
        <w:t>P34</w:t>
      </w:r>
      <w:r w:rsidR="00CE7A15" w:rsidRPr="00554843">
        <w:rPr>
          <w:rFonts w:cs="Arial"/>
        </w:rPr>
        <w:t>0 «Воздействия на ЗиС (</w:t>
      </w:r>
      <w:r w:rsidR="00B44557" w:rsidRPr="00554843">
        <w:rPr>
          <w:rFonts w:cs="Arial"/>
        </w:rPr>
        <w:t>CA</w:t>
      </w:r>
      <w:r w:rsidR="00CE7A15" w:rsidRPr="00554843">
        <w:rPr>
          <w:rFonts w:cs="Arial"/>
        </w:rPr>
        <w:t>PEX)» на отдельное ЗиС в</w:t>
      </w:r>
      <w:r w:rsidR="00B44557" w:rsidRPr="00554843">
        <w:rPr>
          <w:rFonts w:cs="Arial"/>
        </w:rPr>
        <w:t xml:space="preserve"> рамках СПП-элемента по конкретному капитализируемому воздействию.</w:t>
      </w:r>
      <w:r w:rsidR="00187450">
        <w:rPr>
          <w:rFonts w:cs="Arial"/>
        </w:rPr>
        <w:t xml:space="preserve"> При сохранении сетевого графика вида </w:t>
      </w:r>
      <w:r w:rsidR="00187450">
        <w:rPr>
          <w:rFonts w:cs="Arial"/>
          <w:lang w:val="en-US"/>
        </w:rPr>
        <w:t>P</w:t>
      </w:r>
      <w:r w:rsidR="00187450" w:rsidRPr="008767CC">
        <w:rPr>
          <w:rFonts w:cs="Arial"/>
        </w:rPr>
        <w:t>340</w:t>
      </w:r>
      <w:r w:rsidR="00187450">
        <w:rPr>
          <w:rFonts w:cs="Arial"/>
        </w:rPr>
        <w:t xml:space="preserve"> должна выполняться проверка по присвоению к СПП-элементу </w:t>
      </w:r>
      <w:r w:rsidR="00187450">
        <w:rPr>
          <w:rFonts w:cs="Arial"/>
          <w:lang w:val="en-US"/>
        </w:rPr>
        <w:t>CAPEX</w:t>
      </w:r>
      <w:r w:rsidR="00187450" w:rsidRPr="008767CC">
        <w:rPr>
          <w:rFonts w:cs="Arial"/>
        </w:rPr>
        <w:t xml:space="preserve"> (</w:t>
      </w:r>
      <w:r w:rsidR="00187450">
        <w:rPr>
          <w:rFonts w:cs="Arial"/>
        </w:rPr>
        <w:t>причина</w:t>
      </w:r>
      <w:r w:rsidR="00187450" w:rsidRPr="002854E0">
        <w:rPr>
          <w:rFonts w:cs="Arial"/>
        </w:rPr>
        <w:t xml:space="preserve"> инвестиций A1</w:t>
      </w:r>
      <w:r w:rsidR="00187450" w:rsidRPr="008767CC">
        <w:rPr>
          <w:rFonts w:cs="Arial"/>
        </w:rPr>
        <w:t>)</w:t>
      </w:r>
      <w:r w:rsidR="002C0E29" w:rsidRPr="008767CC">
        <w:rPr>
          <w:rFonts w:cs="Arial"/>
        </w:rPr>
        <w:t xml:space="preserve"> (</w:t>
      </w:r>
      <w:r w:rsidR="002C0E29">
        <w:rPr>
          <w:rFonts w:cs="Arial"/>
        </w:rPr>
        <w:t xml:space="preserve">разработка </w:t>
      </w:r>
      <w:r w:rsidR="002C0E29">
        <w:rPr>
          <w:rFonts w:cs="Arial"/>
          <w:lang w:val="en-US"/>
        </w:rPr>
        <w:t>PM</w:t>
      </w:r>
      <w:r w:rsidR="002C0E29" w:rsidRPr="008767CC">
        <w:rPr>
          <w:rFonts w:cs="Arial"/>
        </w:rPr>
        <w:t>50)</w:t>
      </w:r>
      <w:r w:rsidR="00187450" w:rsidRPr="008767CC">
        <w:rPr>
          <w:rFonts w:cs="Arial"/>
        </w:rPr>
        <w:t>.</w:t>
      </w:r>
    </w:p>
    <w:p w:rsidR="00B44557" w:rsidRDefault="00B44557" w:rsidP="00B44557">
      <w:pPr>
        <w:spacing w:after="240" w:line="276" w:lineRule="auto"/>
        <w:rPr>
          <w:rFonts w:cs="Arial"/>
        </w:rPr>
      </w:pPr>
      <w:r>
        <w:rPr>
          <w:rFonts w:cs="Arial"/>
        </w:rPr>
        <w:t>Используемая транзакция:</w:t>
      </w:r>
    </w:p>
    <w:p w:rsidR="00B44557" w:rsidRDefault="00B44557" w:rsidP="00B44557">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sidR="00A50282">
        <w:rPr>
          <w:rFonts w:cs="Arial"/>
        </w:rPr>
        <w:t>.</w:t>
      </w:r>
    </w:p>
    <w:p w:rsidR="00B44557" w:rsidRPr="00F877A5" w:rsidRDefault="00B44557" w:rsidP="00B44557">
      <w:pPr>
        <w:pStyle w:val="afa"/>
        <w:spacing w:after="120" w:line="276" w:lineRule="auto"/>
        <w:ind w:left="1287" w:firstLine="0"/>
        <w:rPr>
          <w:rFonts w:cs="Arial"/>
        </w:rPr>
      </w:pPr>
      <w:r w:rsidRPr="00F877A5">
        <w:rPr>
          <w:rFonts w:cs="Arial"/>
        </w:rPr>
        <w:t>Поля для заполнения на селекционном экране:</w:t>
      </w:r>
    </w:p>
    <w:p w:rsidR="00B44557" w:rsidRDefault="00B44557" w:rsidP="00B44557">
      <w:pPr>
        <w:pStyle w:val="afa"/>
        <w:spacing w:after="240" w:line="276" w:lineRule="auto"/>
        <w:ind w:left="1287" w:firstLine="0"/>
        <w:rPr>
          <w:rFonts w:cs="Arial"/>
        </w:rPr>
      </w:pPr>
      <w:r>
        <w:rPr>
          <w:rFonts w:cs="Arial"/>
        </w:rPr>
        <w:t>- СПП-элемент.</w:t>
      </w:r>
    </w:p>
    <w:p w:rsidR="00B44557" w:rsidRPr="00554843" w:rsidRDefault="005C735A" w:rsidP="00554843">
      <w:pPr>
        <w:pStyle w:val="4"/>
        <w:ind w:left="862" w:hanging="862"/>
      </w:pPr>
      <w:r w:rsidRPr="00554843">
        <w:t>Шаг процесса 94 - Разработка проектно-сметной документации</w:t>
      </w:r>
    </w:p>
    <w:p w:rsidR="005C735A" w:rsidRDefault="00FF2C1D" w:rsidP="00554843">
      <w:pPr>
        <w:spacing w:after="240" w:line="276" w:lineRule="auto"/>
      </w:pPr>
      <w:r w:rsidRPr="004A57AC">
        <w:rPr>
          <w:rFonts w:cs="Arial"/>
        </w:rPr>
        <w:t xml:space="preserve">Проектно-сметная документация на КР ЗиС разрабатывается </w:t>
      </w:r>
      <w:r>
        <w:rPr>
          <w:rFonts w:cs="Arial"/>
        </w:rPr>
        <w:t xml:space="preserve">Проектировщиком - </w:t>
      </w:r>
      <w:r w:rsidRPr="004A57AC">
        <w:rPr>
          <w:rFonts w:cs="Arial"/>
        </w:rPr>
        <w:t xml:space="preserve">специализированными проектными организациями, </w:t>
      </w:r>
      <w:r>
        <w:rPr>
          <w:rFonts w:cs="Arial"/>
        </w:rPr>
        <w:t>состоящими в соответствующих СРО, либо собственными силами УО</w:t>
      </w:r>
      <w:r w:rsidRPr="004A57AC">
        <w:rPr>
          <w:rFonts w:cs="Arial"/>
        </w:rPr>
        <w:t xml:space="preserve">. </w:t>
      </w:r>
      <w:r w:rsidRPr="00E77F0D">
        <w:rPr>
          <w:rFonts w:cs="Arial"/>
        </w:rPr>
        <w:t>Сроки проектирования устанавливаются графиком, согласованным с Заказчиком</w:t>
      </w:r>
      <w:r>
        <w:rPr>
          <w:rFonts w:cs="Arial"/>
        </w:rPr>
        <w:t>. Шаг выполняется вне системы.</w:t>
      </w:r>
    </w:p>
    <w:p w:rsidR="00FF2C1D" w:rsidRDefault="00FF2C1D" w:rsidP="00554843">
      <w:pPr>
        <w:spacing w:after="240" w:line="276" w:lineRule="auto"/>
      </w:pPr>
      <w:r w:rsidRPr="002175C8">
        <w:rPr>
          <w:rFonts w:cs="Arial"/>
        </w:rPr>
        <w:t>По результату выполнения шага проектно-смет</w:t>
      </w:r>
      <w:r w:rsidRPr="006E2127">
        <w:rPr>
          <w:rFonts w:cs="Arial"/>
        </w:rPr>
        <w:t xml:space="preserve">ная документация выкладывается </w:t>
      </w:r>
      <w:r w:rsidRPr="00554843">
        <w:rPr>
          <w:rFonts w:cs="Arial"/>
        </w:rPr>
        <w:t>на</w:t>
      </w:r>
      <w:r w:rsidRPr="002175C8">
        <w:rPr>
          <w:rFonts w:cs="Arial"/>
        </w:rPr>
        <w:t xml:space="preserve"> </w:t>
      </w:r>
      <w:r w:rsidRPr="006E2127">
        <w:rPr>
          <w:rFonts w:cs="Arial"/>
        </w:rPr>
        <w:t xml:space="preserve">общий ресурс </w:t>
      </w:r>
      <w:r w:rsidRPr="00554843">
        <w:rPr>
          <w:rFonts w:cs="Arial"/>
        </w:rPr>
        <w:t>Заказчика</w:t>
      </w:r>
      <w:r w:rsidRPr="002175C8">
        <w:rPr>
          <w:rFonts w:cs="Arial"/>
        </w:rPr>
        <w:t>, в сетевом графике</w:t>
      </w:r>
      <w:ins w:id="187" w:author="polyus\kiselevyuv" w:date="2022-04-21T14:57:00Z">
        <w:r w:rsidR="006F1CFA">
          <w:rPr>
            <w:rFonts w:cs="Arial"/>
          </w:rPr>
          <w:t xml:space="preserve"> (статус ПЛАН)</w:t>
        </w:r>
      </w:ins>
      <w:r w:rsidRPr="00554843">
        <w:rPr>
          <w:rFonts w:cs="Arial"/>
        </w:rPr>
        <w:t xml:space="preserve"> </w:t>
      </w:r>
      <w:r w:rsidR="00431F4F" w:rsidRPr="00554843">
        <w:rPr>
          <w:rFonts w:cs="Arial"/>
        </w:rPr>
        <w:t xml:space="preserve">на уровне операции </w:t>
      </w:r>
      <w:r w:rsidRPr="00554843">
        <w:rPr>
          <w:rFonts w:cs="Arial"/>
        </w:rPr>
        <w:t>Планировщиком ЗиС</w:t>
      </w:r>
      <w:r w:rsidRPr="002175C8">
        <w:rPr>
          <w:rFonts w:cs="Arial"/>
        </w:rPr>
        <w:t xml:space="preserve"> указывается шифр проектно-сметной документации.</w:t>
      </w:r>
    </w:p>
    <w:p w:rsidR="005C735A" w:rsidRPr="00554843" w:rsidRDefault="00FF2C1D" w:rsidP="00554843">
      <w:pPr>
        <w:pStyle w:val="4"/>
        <w:ind w:left="862" w:hanging="862"/>
        <w:rPr>
          <w:b w:val="0"/>
        </w:rPr>
      </w:pPr>
      <w:r w:rsidRPr="00554843">
        <w:t xml:space="preserve">Шаг процесса 95 - </w:t>
      </w:r>
      <w:r w:rsidRPr="00FF2C1D">
        <w:t>Наполнение сетев</w:t>
      </w:r>
      <w:r w:rsidRPr="00554843">
        <w:t>ых графиков CAPEX для воздействий</w:t>
      </w:r>
      <w:r w:rsidRPr="00FF2C1D">
        <w:t xml:space="preserve"> на ЗиС</w:t>
      </w:r>
    </w:p>
    <w:p w:rsidR="00FF2C1D" w:rsidRDefault="00334049" w:rsidP="00554843">
      <w:pPr>
        <w:spacing w:after="240" w:line="276" w:lineRule="auto"/>
      </w:pPr>
      <w:r w:rsidRPr="00554843">
        <w:rPr>
          <w:rFonts w:cs="Arial"/>
        </w:rPr>
        <w:t xml:space="preserve">На основании проектно-сметной документации </w:t>
      </w:r>
      <w:ins w:id="188" w:author="polyus\kiselevyuv" w:date="2022-04-21T15:07:00Z">
        <w:r w:rsidR="004D62B3">
          <w:rPr>
            <w:rFonts w:cs="Arial"/>
          </w:rPr>
          <w:t>(скан-копия</w:t>
        </w:r>
      </w:ins>
      <w:ins w:id="189" w:author="polyus\kiselevyuv" w:date="2022-04-21T15:08:00Z">
        <w:r w:rsidR="004D62B3">
          <w:rPr>
            <w:rFonts w:cs="Arial"/>
          </w:rPr>
          <w:t xml:space="preserve"> документации из предыдущего шага)</w:t>
        </w:r>
      </w:ins>
      <w:ins w:id="190" w:author="polyus\kiselevyuv" w:date="2022-04-21T15:07:00Z">
        <w:r w:rsidR="004D62B3">
          <w:rPr>
            <w:rFonts w:cs="Arial"/>
          </w:rPr>
          <w:t xml:space="preserve"> </w:t>
        </w:r>
      </w:ins>
      <w:r w:rsidRPr="00554843">
        <w:rPr>
          <w:rFonts w:cs="Arial"/>
        </w:rPr>
        <w:t xml:space="preserve">Планировщик ЗиС </w:t>
      </w:r>
      <w:r w:rsidRPr="006B17BB">
        <w:rPr>
          <w:rFonts w:cs="Arial"/>
        </w:rPr>
        <w:t>осуществляет ручное наполнение сетевого графика</w:t>
      </w:r>
      <w:ins w:id="191" w:author="polyus\kiselevyuv" w:date="2022-04-21T15:04:00Z">
        <w:r w:rsidR="004D62B3">
          <w:rPr>
            <w:rFonts w:cs="Arial"/>
          </w:rPr>
          <w:t xml:space="preserve"> (статус ПЛАН)</w:t>
        </w:r>
      </w:ins>
      <w:r w:rsidRPr="006B17BB">
        <w:rPr>
          <w:rFonts w:cs="Arial"/>
        </w:rPr>
        <w:t xml:space="preserve"> </w:t>
      </w:r>
      <w:r>
        <w:rPr>
          <w:rFonts w:cs="Arial"/>
        </w:rPr>
        <w:t xml:space="preserve">вида </w:t>
      </w:r>
      <w:r w:rsidRPr="00554843">
        <w:rPr>
          <w:rFonts w:cs="Arial"/>
        </w:rPr>
        <w:t xml:space="preserve">P340 </w:t>
      </w:r>
      <w:r w:rsidRPr="006B17BB">
        <w:rPr>
          <w:rFonts w:cs="Arial"/>
        </w:rPr>
        <w:t>«Воздействия на ЗиС (CAPEX)»</w:t>
      </w:r>
      <w:r w:rsidRPr="00554843">
        <w:rPr>
          <w:rFonts w:cs="Arial"/>
        </w:rPr>
        <w:t xml:space="preserve"> </w:t>
      </w:r>
      <w:r w:rsidRPr="006B17BB">
        <w:rPr>
          <w:rFonts w:cs="Arial"/>
        </w:rPr>
        <w:t>операциями, выполняемые собственными силами или сторонней организацией, материалами и услугами.</w:t>
      </w:r>
      <w:ins w:id="192" w:author="polyus\kiselevyuv" w:date="2022-04-21T15:06:00Z">
        <w:r w:rsidR="004D62B3">
          <w:rPr>
            <w:rFonts w:cs="Arial"/>
          </w:rPr>
          <w:t xml:space="preserve"> Определяется плановая цена воздействий на ЗиС.</w:t>
        </w:r>
      </w:ins>
    </w:p>
    <w:p w:rsidR="006E2127" w:rsidRDefault="006E2127" w:rsidP="006E2127">
      <w:pPr>
        <w:spacing w:after="240" w:line="276" w:lineRule="auto"/>
        <w:rPr>
          <w:rFonts w:cs="Arial"/>
        </w:rPr>
      </w:pPr>
      <w:r>
        <w:rPr>
          <w:rFonts w:cs="Arial"/>
        </w:rPr>
        <w:t>Используемая транзакция:</w:t>
      </w:r>
    </w:p>
    <w:p w:rsidR="006E2127" w:rsidRDefault="006E2127" w:rsidP="00554843">
      <w:pPr>
        <w:pStyle w:val="afa"/>
        <w:numPr>
          <w:ilvl w:val="0"/>
          <w:numId w:val="17"/>
        </w:numPr>
        <w:spacing w:after="240" w:line="276" w:lineRule="auto"/>
      </w:pPr>
      <w:r w:rsidRPr="006E2127">
        <w:rPr>
          <w:rFonts w:cs="Arial"/>
          <w:lang w:val="en-US"/>
        </w:rPr>
        <w:t>CJ20N</w:t>
      </w:r>
      <w:r w:rsidRPr="006E2127">
        <w:rPr>
          <w:rFonts w:cs="Arial"/>
        </w:rPr>
        <w:t xml:space="preserve"> – Project Builder.</w:t>
      </w:r>
    </w:p>
    <w:p w:rsidR="00334049" w:rsidRPr="00554843" w:rsidRDefault="005C7079" w:rsidP="00554843">
      <w:pPr>
        <w:pStyle w:val="4"/>
        <w:ind w:left="862" w:hanging="862"/>
        <w:rPr>
          <w:b w:val="0"/>
        </w:rPr>
      </w:pPr>
      <w:r w:rsidRPr="00554843">
        <w:t xml:space="preserve">Шаг процесса 96 - </w:t>
      </w:r>
      <w:r w:rsidR="00334049" w:rsidRPr="00A32F31">
        <w:t>Ранжирование сетевых графиков</w:t>
      </w:r>
    </w:p>
    <w:p w:rsidR="005C7079" w:rsidRDefault="005C7079" w:rsidP="00554843">
      <w:pPr>
        <w:spacing w:after="240" w:line="276" w:lineRule="auto"/>
      </w:pPr>
      <w:r w:rsidRPr="00554843">
        <w:rPr>
          <w:rFonts w:cs="Arial"/>
        </w:rPr>
        <w:t xml:space="preserve">Планировщиком ЗиС вручную осуществляется ранжирование сетевых графиков на основании категорий ЗиС. Для ЗиС категории 1, 2, 3 в порядке убывания назначается наивысший приоритет и проведение обследований технического состояния, проектирование, а также выполнение работ </w:t>
      </w:r>
      <w:r w:rsidR="00281755" w:rsidRPr="00554843">
        <w:rPr>
          <w:rFonts w:cs="Arial"/>
        </w:rPr>
        <w:t xml:space="preserve">КР </w:t>
      </w:r>
      <w:r w:rsidRPr="00554843">
        <w:rPr>
          <w:rFonts w:cs="Arial"/>
        </w:rPr>
        <w:t>для этих ЗиС следует планировать в первую очередь.</w:t>
      </w:r>
    </w:p>
    <w:p w:rsidR="006E2127" w:rsidRDefault="006E2127" w:rsidP="006E2127">
      <w:pPr>
        <w:spacing w:after="240" w:line="276" w:lineRule="auto"/>
        <w:rPr>
          <w:rFonts w:cs="Arial"/>
        </w:rPr>
      </w:pPr>
      <w:r>
        <w:rPr>
          <w:rFonts w:cs="Arial"/>
        </w:rPr>
        <w:t>Используемая транзакция:</w:t>
      </w:r>
    </w:p>
    <w:p w:rsidR="006E2127" w:rsidRPr="00554843" w:rsidRDefault="006E2127" w:rsidP="00554843">
      <w:pPr>
        <w:pStyle w:val="afa"/>
        <w:numPr>
          <w:ilvl w:val="0"/>
          <w:numId w:val="17"/>
        </w:numPr>
        <w:spacing w:after="240" w:line="276" w:lineRule="auto"/>
      </w:pPr>
      <w:r w:rsidRPr="006E2127">
        <w:rPr>
          <w:rFonts w:cs="Arial"/>
          <w:lang w:val="en-US"/>
        </w:rPr>
        <w:t>CJ20N</w:t>
      </w:r>
      <w:r w:rsidRPr="006E2127">
        <w:rPr>
          <w:rFonts w:cs="Arial"/>
        </w:rPr>
        <w:t xml:space="preserve"> – </w:t>
      </w:r>
      <w:r w:rsidRPr="00D6359B">
        <w:rPr>
          <w:rFonts w:cs="Arial"/>
        </w:rPr>
        <w:t>Project Builder.</w:t>
      </w:r>
    </w:p>
    <w:p w:rsidR="001E13A9" w:rsidRPr="007008A3" w:rsidRDefault="00E8720D" w:rsidP="00554843">
      <w:pPr>
        <w:pStyle w:val="4"/>
        <w:ind w:left="864"/>
      </w:pPr>
      <w:r>
        <w:t xml:space="preserve">Шаг процесса 100 </w:t>
      </w:r>
      <w:r w:rsidR="001E13A9" w:rsidRPr="007008A3">
        <w:t>– Анализ наличия техкарты в</w:t>
      </w:r>
      <w:r w:rsidR="00D139D7">
        <w:t xml:space="preserve"> заказ</w:t>
      </w:r>
      <w:r w:rsidR="001E13A9" w:rsidRPr="007008A3">
        <w:t>е</w:t>
      </w:r>
    </w:p>
    <w:p w:rsidR="001E13A9" w:rsidRPr="007008A3" w:rsidRDefault="00F62E46" w:rsidP="001E13A9">
      <w:pPr>
        <w:spacing w:after="240" w:line="276" w:lineRule="auto"/>
        <w:rPr>
          <w:rFonts w:cs="Arial"/>
        </w:rPr>
      </w:pPr>
      <w:r w:rsidRPr="00754AC0">
        <w:rPr>
          <w:rFonts w:cs="Arial"/>
        </w:rPr>
        <w:t>Планировщик</w:t>
      </w:r>
      <w:r w:rsidR="00114060" w:rsidRPr="00754AC0">
        <w:rPr>
          <w:rFonts w:cs="Arial"/>
        </w:rPr>
        <w:t xml:space="preserve"> </w:t>
      </w:r>
      <w:r w:rsidR="002535C0">
        <w:rPr>
          <w:rFonts w:cs="Arial"/>
        </w:rPr>
        <w:t>ТОиР УО</w:t>
      </w:r>
      <w:r w:rsidR="001E13A9" w:rsidRPr="00754AC0">
        <w:rPr>
          <w:rFonts w:cs="Arial"/>
        </w:rPr>
        <w:t xml:space="preserve"> (</w:t>
      </w:r>
      <w:r w:rsidR="001E13A9" w:rsidRPr="00300D8B">
        <w:rPr>
          <w:rFonts w:cs="Arial"/>
          <w:highlight w:val="yellow"/>
          <w:rPrChange w:id="193" w:author="Миронова Наталья Владимировна" w:date="2022-05-23T14:53:00Z">
            <w:rPr>
              <w:rFonts w:cs="Arial"/>
            </w:rPr>
          </w:rPrChange>
        </w:rPr>
        <w:t>Исполнитель КП</w:t>
      </w:r>
      <w:r w:rsidR="001E13A9" w:rsidRPr="00754AC0">
        <w:rPr>
          <w:rFonts w:cs="Arial"/>
        </w:rPr>
        <w:t xml:space="preserve">) </w:t>
      </w:r>
      <w:r w:rsidR="001E13A9" w:rsidRPr="001823D7">
        <w:rPr>
          <w:rFonts w:cs="Arial"/>
        </w:rPr>
        <w:t>прове</w:t>
      </w:r>
      <w:r w:rsidR="001E13A9" w:rsidRPr="00754AC0">
        <w:rPr>
          <w:rFonts w:cs="Arial"/>
        </w:rPr>
        <w:t>ряет корректность и обоснованность планирования данных</w:t>
      </w:r>
      <w:r w:rsidR="00D139D7" w:rsidRPr="00754AC0">
        <w:rPr>
          <w:rFonts w:cs="Arial"/>
        </w:rPr>
        <w:t xml:space="preserve"> </w:t>
      </w:r>
      <w:r w:rsidR="00820D84" w:rsidRPr="00754AC0">
        <w:rPr>
          <w:rFonts w:cs="Arial"/>
        </w:rPr>
        <w:t>заказов ТОРО</w:t>
      </w:r>
      <w:r w:rsidR="001E13A9" w:rsidRPr="00754AC0">
        <w:rPr>
          <w:rFonts w:cs="Arial"/>
        </w:rPr>
        <w:t>:</w:t>
      </w:r>
    </w:p>
    <w:p w:rsidR="001E13A9" w:rsidRPr="007008A3" w:rsidRDefault="001E13A9" w:rsidP="001E13A9">
      <w:pPr>
        <w:spacing w:after="240" w:line="276" w:lineRule="auto"/>
        <w:rPr>
          <w:rFonts w:cs="Arial"/>
        </w:rPr>
      </w:pPr>
      <w:r w:rsidRPr="007008A3">
        <w:rPr>
          <w:rFonts w:cs="Arial"/>
        </w:rPr>
        <w:t xml:space="preserve">- </w:t>
      </w:r>
      <w:commentRangeStart w:id="194"/>
      <w:r w:rsidRPr="007008A3">
        <w:rPr>
          <w:rFonts w:cs="Arial"/>
        </w:rPr>
        <w:t>наличие присвоенных техкарт</w:t>
      </w:r>
      <w:r w:rsidR="00D139D7">
        <w:rPr>
          <w:rFonts w:cs="Arial"/>
        </w:rPr>
        <w:t xml:space="preserve"> заказ</w:t>
      </w:r>
      <w:r w:rsidRPr="007008A3">
        <w:rPr>
          <w:rFonts w:cs="Arial"/>
        </w:rPr>
        <w:t>у</w:t>
      </w:r>
      <w:commentRangeEnd w:id="194"/>
      <w:r w:rsidR="00265144">
        <w:rPr>
          <w:rStyle w:val="aff5"/>
        </w:rPr>
        <w:commentReference w:id="194"/>
      </w:r>
      <w:r w:rsidRPr="007008A3">
        <w:rPr>
          <w:rFonts w:cs="Arial"/>
        </w:rPr>
        <w:t xml:space="preserve">, для этого </w:t>
      </w:r>
      <w:r w:rsidR="00820D84">
        <w:rPr>
          <w:rFonts w:cs="Arial"/>
        </w:rPr>
        <w:t xml:space="preserve">выявляет </w:t>
      </w:r>
      <w:r w:rsidR="00EF0077">
        <w:rPr>
          <w:rFonts w:cs="Arial"/>
        </w:rPr>
        <w:t>в отчет</w:t>
      </w:r>
      <w:r w:rsidR="00820D84">
        <w:rPr>
          <w:rFonts w:cs="Arial"/>
        </w:rPr>
        <w:t>е IW38 (по полям «Группа техкарт», «Счетчик группы техкарт»)</w:t>
      </w:r>
      <w:r w:rsidR="00EF0077">
        <w:rPr>
          <w:rFonts w:cs="Arial"/>
        </w:rPr>
        <w:t xml:space="preserve"> </w:t>
      </w:r>
      <w:r w:rsidR="00D139D7">
        <w:rPr>
          <w:rFonts w:cs="Arial"/>
        </w:rPr>
        <w:t>заказ</w:t>
      </w:r>
      <w:r w:rsidRPr="007008A3">
        <w:rPr>
          <w:rFonts w:cs="Arial"/>
        </w:rPr>
        <w:t>ы</w:t>
      </w:r>
      <w:r w:rsidR="00E92909">
        <w:rPr>
          <w:rFonts w:cs="Arial"/>
        </w:rPr>
        <w:t>,</w:t>
      </w:r>
      <w:r w:rsidRPr="007008A3">
        <w:rPr>
          <w:rFonts w:cs="Arial"/>
        </w:rPr>
        <w:t xml:space="preserve"> спланированные по техкарте и без техкарт</w:t>
      </w:r>
      <w:r w:rsidR="00EF0077">
        <w:rPr>
          <w:rFonts w:cs="Arial"/>
        </w:rPr>
        <w:t>,</w:t>
      </w:r>
      <w:r w:rsidRPr="007008A3">
        <w:rPr>
          <w:rFonts w:cs="Arial"/>
        </w:rPr>
        <w:t xml:space="preserve"> и наличие для ссылочных объектов в этих</w:t>
      </w:r>
      <w:r w:rsidR="00D139D7">
        <w:rPr>
          <w:rFonts w:cs="Arial"/>
        </w:rPr>
        <w:t xml:space="preserve"> заказ</w:t>
      </w:r>
      <w:r w:rsidRPr="007008A3">
        <w:rPr>
          <w:rFonts w:cs="Arial"/>
        </w:rPr>
        <w:t>ах</w:t>
      </w:r>
      <w:r w:rsidR="00334049" w:rsidRPr="008767CC">
        <w:rPr>
          <w:rFonts w:cs="Arial"/>
        </w:rPr>
        <w:t>,</w:t>
      </w:r>
      <w:r w:rsidRPr="007008A3">
        <w:rPr>
          <w:rFonts w:cs="Arial"/>
        </w:rPr>
        <w:t xml:space="preserve"> соответствующих техкарт (по виду ремонта)</w:t>
      </w:r>
    </w:p>
    <w:p w:rsidR="001E13A9" w:rsidRPr="007008A3" w:rsidRDefault="001E13A9" w:rsidP="001E13A9">
      <w:pPr>
        <w:spacing w:after="240" w:line="276" w:lineRule="auto"/>
        <w:rPr>
          <w:rFonts w:cs="Arial"/>
        </w:rPr>
      </w:pPr>
      <w:r w:rsidRPr="007008A3">
        <w:rPr>
          <w:rFonts w:cs="Arial"/>
        </w:rPr>
        <w:t xml:space="preserve">- наличие обоснования (результатов диагностики, оценки </w:t>
      </w:r>
      <w:r w:rsidR="008204AB" w:rsidRPr="007008A3">
        <w:rPr>
          <w:rFonts w:cs="Arial"/>
        </w:rPr>
        <w:t>техсостояния</w:t>
      </w:r>
      <w:r w:rsidR="008204AB">
        <w:rPr>
          <w:rFonts w:cs="Arial"/>
        </w:rPr>
        <w:t xml:space="preserve"> актива</w:t>
      </w:r>
      <w:r w:rsidR="009D0189">
        <w:rPr>
          <w:rFonts w:cs="Arial"/>
        </w:rPr>
        <w:t xml:space="preserve"> – при помощи </w:t>
      </w:r>
      <w:r w:rsidR="0082044A">
        <w:rPr>
          <w:rFonts w:cs="Arial"/>
        </w:rPr>
        <w:t xml:space="preserve">транзакции </w:t>
      </w:r>
      <w:r w:rsidR="0082044A">
        <w:rPr>
          <w:rFonts w:cs="Arial"/>
          <w:lang w:val="en-US"/>
        </w:rPr>
        <w:t>ZPM</w:t>
      </w:r>
      <w:r w:rsidR="0082044A" w:rsidRPr="009721BA">
        <w:rPr>
          <w:rFonts w:cs="Arial"/>
        </w:rPr>
        <w:t>_</w:t>
      </w:r>
      <w:r w:rsidR="0082044A">
        <w:rPr>
          <w:rFonts w:cs="Arial"/>
          <w:lang w:val="en-US"/>
        </w:rPr>
        <w:t>DOCIZM</w:t>
      </w:r>
      <w:r w:rsidR="0082044A" w:rsidRPr="009721BA">
        <w:rPr>
          <w:rFonts w:cs="Arial"/>
        </w:rPr>
        <w:t xml:space="preserve"> (</w:t>
      </w:r>
      <w:r w:rsidR="009D0189">
        <w:rPr>
          <w:rFonts w:cs="Arial"/>
        </w:rPr>
        <w:t>разработки PM07 – Модификация транзакции IK17</w:t>
      </w:r>
      <w:r w:rsidR="0082044A" w:rsidRPr="009721BA">
        <w:rPr>
          <w:rFonts w:cs="Arial"/>
        </w:rPr>
        <w:t>)</w:t>
      </w:r>
      <w:r w:rsidR="009D0189">
        <w:rPr>
          <w:rFonts w:cs="Arial"/>
        </w:rPr>
        <w:t xml:space="preserve"> (примечание: список документов измерений), описание приводится в КД «</w:t>
      </w:r>
      <w:r w:rsidR="001710A8">
        <w:rPr>
          <w:rFonts w:cs="Arial"/>
        </w:rPr>
        <w:t>ERP.</w:t>
      </w:r>
      <w:r w:rsidR="000B519E">
        <w:rPr>
          <w:rFonts w:cs="Arial"/>
        </w:rPr>
        <w:t>4.6.1.2.</w:t>
      </w:r>
      <w:r w:rsidR="009D0189" w:rsidRPr="009D0189">
        <w:rPr>
          <w:rFonts w:cs="Arial"/>
        </w:rPr>
        <w:t>56 Мониторинг и оценка технического состояния ПА</w:t>
      </w:r>
      <w:r w:rsidR="009D0189">
        <w:rPr>
          <w:rFonts w:cs="Arial"/>
        </w:rPr>
        <w:t>»</w:t>
      </w:r>
      <w:r w:rsidRPr="007008A3">
        <w:rPr>
          <w:rFonts w:cs="Arial"/>
        </w:rPr>
        <w:t>) в случае отсутствия техкарт.</w:t>
      </w:r>
    </w:p>
    <w:p w:rsidR="001E13A9" w:rsidRPr="007008A3" w:rsidRDefault="001E13A9" w:rsidP="001E13A9">
      <w:pPr>
        <w:spacing w:after="240" w:line="276" w:lineRule="auto"/>
        <w:rPr>
          <w:rFonts w:cs="Arial"/>
        </w:rPr>
      </w:pPr>
      <w:r w:rsidRPr="007008A3">
        <w:rPr>
          <w:rFonts w:cs="Arial"/>
        </w:rPr>
        <w:t xml:space="preserve">В случае выявления </w:t>
      </w:r>
      <w:r w:rsidR="00EF0077">
        <w:rPr>
          <w:rFonts w:cs="Arial"/>
        </w:rPr>
        <w:t>заказ</w:t>
      </w:r>
      <w:r w:rsidR="00EF0077" w:rsidRPr="007008A3">
        <w:rPr>
          <w:rFonts w:cs="Arial"/>
        </w:rPr>
        <w:t>ов</w:t>
      </w:r>
      <w:r w:rsidR="00EF0077">
        <w:rPr>
          <w:rFonts w:cs="Arial"/>
        </w:rPr>
        <w:t>,</w:t>
      </w:r>
      <w:r w:rsidR="00EF0077" w:rsidRPr="007008A3">
        <w:rPr>
          <w:rFonts w:cs="Arial"/>
        </w:rPr>
        <w:t xml:space="preserve"> </w:t>
      </w:r>
      <w:r w:rsidRPr="007008A3">
        <w:rPr>
          <w:rFonts w:cs="Arial"/>
        </w:rPr>
        <w:t>запланированных</w:t>
      </w:r>
      <w:r w:rsidR="00D139D7">
        <w:rPr>
          <w:rFonts w:cs="Arial"/>
        </w:rPr>
        <w:t xml:space="preserve"> </w:t>
      </w:r>
      <w:r w:rsidRPr="007008A3">
        <w:rPr>
          <w:rFonts w:cs="Arial"/>
        </w:rPr>
        <w:t>без техкарт</w:t>
      </w:r>
      <w:r w:rsidR="00EF0077">
        <w:rPr>
          <w:rFonts w:cs="Arial"/>
        </w:rPr>
        <w:t>,</w:t>
      </w:r>
      <w:r w:rsidRPr="007008A3">
        <w:rPr>
          <w:rFonts w:cs="Arial"/>
        </w:rPr>
        <w:t xml:space="preserve"> </w:t>
      </w:r>
      <w:r w:rsidR="00820D84">
        <w:rPr>
          <w:rFonts w:cs="Arial"/>
        </w:rPr>
        <w:t>проверяет при помощи транзакции I</w:t>
      </w:r>
      <w:r w:rsidR="00AE047F">
        <w:rPr>
          <w:rFonts w:cs="Arial"/>
          <w:lang w:val="en-US"/>
        </w:rPr>
        <w:t>H</w:t>
      </w:r>
      <w:r w:rsidR="00820D84">
        <w:rPr>
          <w:rFonts w:cs="Arial"/>
        </w:rPr>
        <w:t>0</w:t>
      </w:r>
      <w:r w:rsidR="00AE047F" w:rsidRPr="00B153FA">
        <w:rPr>
          <w:rFonts w:cs="Arial"/>
        </w:rPr>
        <w:t>8</w:t>
      </w:r>
      <w:r w:rsidR="00820D84">
        <w:rPr>
          <w:rFonts w:cs="Arial"/>
        </w:rPr>
        <w:t xml:space="preserve"> «Просмотр </w:t>
      </w:r>
      <w:r w:rsidR="00730C84">
        <w:rPr>
          <w:rFonts w:cs="Arial"/>
        </w:rPr>
        <w:t>единиц оборудования</w:t>
      </w:r>
      <w:r w:rsidR="00820D84">
        <w:rPr>
          <w:rFonts w:cs="Arial"/>
        </w:rPr>
        <w:t xml:space="preserve">» наличие техкарт для указанного в заголовке заказа ТОРО технического объекта (ТМ либо ЕО), выполняя также поиск инструкций ТОРО по </w:t>
      </w:r>
      <w:r w:rsidR="00DF5B2B">
        <w:rPr>
          <w:rFonts w:cs="Arial"/>
        </w:rPr>
        <w:t xml:space="preserve">коду ОЗМ, определенного в </w:t>
      </w:r>
      <w:r w:rsidR="00820D84">
        <w:rPr>
          <w:rFonts w:cs="Arial"/>
        </w:rPr>
        <w:t>пол</w:t>
      </w:r>
      <w:r w:rsidR="00DF5B2B">
        <w:rPr>
          <w:rFonts w:cs="Arial"/>
        </w:rPr>
        <w:t>е</w:t>
      </w:r>
      <w:r w:rsidR="00820D84">
        <w:rPr>
          <w:rFonts w:cs="Arial"/>
        </w:rPr>
        <w:t xml:space="preserve"> «Монтажный узел»</w:t>
      </w:r>
      <w:r w:rsidR="00DF5B2B">
        <w:rPr>
          <w:rFonts w:cs="Arial"/>
        </w:rPr>
        <w:t xml:space="preserve"> инструкции ТОРО</w:t>
      </w:r>
      <w:r w:rsidR="00820D84">
        <w:rPr>
          <w:rFonts w:cs="Arial"/>
        </w:rPr>
        <w:t xml:space="preserve">, указанного </w:t>
      </w:r>
      <w:r w:rsidR="00DF5B2B">
        <w:rPr>
          <w:rFonts w:cs="Arial"/>
        </w:rPr>
        <w:t xml:space="preserve">также в </w:t>
      </w:r>
      <w:r w:rsidR="00820D84">
        <w:rPr>
          <w:rFonts w:cs="Arial"/>
        </w:rPr>
        <w:t>поле</w:t>
      </w:r>
      <w:r w:rsidR="00DF5B2B">
        <w:rPr>
          <w:rFonts w:cs="Arial"/>
        </w:rPr>
        <w:t xml:space="preserve"> «Тип конструкции»</w:t>
      </w:r>
      <w:r w:rsidR="00820D84">
        <w:rPr>
          <w:rFonts w:cs="Arial"/>
        </w:rPr>
        <w:t xml:space="preserve"> ТМ либо ЕО. Если выявлено</w:t>
      </w:r>
      <w:r w:rsidR="00EF0077">
        <w:rPr>
          <w:rFonts w:cs="Arial"/>
        </w:rPr>
        <w:t xml:space="preserve"> наличие техкарт</w:t>
      </w:r>
      <w:r w:rsidRPr="007008A3">
        <w:rPr>
          <w:rFonts w:cs="Arial"/>
        </w:rPr>
        <w:t xml:space="preserve"> в </w:t>
      </w:r>
      <w:r w:rsidR="00EF0077">
        <w:rPr>
          <w:rFonts w:cs="Arial"/>
        </w:rPr>
        <w:t>системе</w:t>
      </w:r>
      <w:r w:rsidR="00DF5B2B">
        <w:rPr>
          <w:rFonts w:cs="Arial"/>
        </w:rPr>
        <w:t xml:space="preserve"> для требуемого вида воздействия на ПА</w:t>
      </w:r>
      <w:r w:rsidR="00730C84">
        <w:rPr>
          <w:rFonts w:cs="Arial"/>
        </w:rPr>
        <w:t xml:space="preserve"> и единицы оборудования</w:t>
      </w:r>
      <w:r w:rsidR="00EF0077">
        <w:rPr>
          <w:rFonts w:cs="Arial"/>
        </w:rPr>
        <w:t>,</w:t>
      </w:r>
      <w:r w:rsidR="00730C84">
        <w:rPr>
          <w:rFonts w:cs="Arial"/>
        </w:rPr>
        <w:t xml:space="preserve"> то</w:t>
      </w:r>
      <w:r w:rsidR="00EF0077">
        <w:rPr>
          <w:rFonts w:cs="Arial"/>
        </w:rPr>
        <w:t xml:space="preserve"> </w:t>
      </w:r>
      <w:r w:rsidR="00167155">
        <w:rPr>
          <w:rFonts w:cs="Arial"/>
        </w:rPr>
        <w:t xml:space="preserve">Планировщик </w:t>
      </w:r>
      <w:r w:rsidR="002535C0">
        <w:rPr>
          <w:rFonts w:cs="Arial"/>
        </w:rPr>
        <w:t>ТОиР УО</w:t>
      </w:r>
      <w:r w:rsidRPr="007008A3">
        <w:rPr>
          <w:rFonts w:cs="Arial"/>
        </w:rPr>
        <w:t xml:space="preserve"> </w:t>
      </w:r>
      <w:r w:rsidR="00EF0077">
        <w:rPr>
          <w:rFonts w:cs="Arial"/>
        </w:rPr>
        <w:t xml:space="preserve">должен добавить </w:t>
      </w:r>
      <w:r w:rsidR="00167155">
        <w:rPr>
          <w:rFonts w:cs="Arial"/>
        </w:rPr>
        <w:t>техкарту в</w:t>
      </w:r>
      <w:r w:rsidR="00D139D7">
        <w:rPr>
          <w:rFonts w:cs="Arial"/>
        </w:rPr>
        <w:t xml:space="preserve"> заказ</w:t>
      </w:r>
      <w:r w:rsidR="00DF5B2B">
        <w:rPr>
          <w:rFonts w:cs="Arial"/>
        </w:rPr>
        <w:t xml:space="preserve"> ТОРО</w:t>
      </w:r>
      <w:r w:rsidRPr="007008A3">
        <w:rPr>
          <w:rFonts w:cs="Arial"/>
        </w:rPr>
        <w:t>.</w:t>
      </w:r>
    </w:p>
    <w:p w:rsidR="001E13A9" w:rsidRDefault="001E13A9" w:rsidP="001E13A9">
      <w:pPr>
        <w:spacing w:after="240" w:line="276" w:lineRule="auto"/>
        <w:rPr>
          <w:rFonts w:cs="Arial"/>
        </w:rPr>
      </w:pPr>
      <w:r w:rsidRPr="007008A3">
        <w:rPr>
          <w:rFonts w:cs="Arial"/>
        </w:rPr>
        <w:t>В случае отсутствия техкарты для</w:t>
      </w:r>
      <w:r w:rsidR="00D139D7">
        <w:rPr>
          <w:rFonts w:cs="Arial"/>
        </w:rPr>
        <w:t xml:space="preserve"> заказ</w:t>
      </w:r>
      <w:r w:rsidRPr="007008A3">
        <w:rPr>
          <w:rFonts w:cs="Arial"/>
        </w:rPr>
        <w:t xml:space="preserve">а, требующего ее </w:t>
      </w:r>
      <w:commentRangeStart w:id="195"/>
      <w:r w:rsidRPr="007008A3">
        <w:rPr>
          <w:rFonts w:cs="Arial"/>
        </w:rPr>
        <w:t xml:space="preserve">использования, </w:t>
      </w:r>
      <w:r w:rsidR="00583B3B">
        <w:rPr>
          <w:rFonts w:cs="Arial"/>
        </w:rPr>
        <w:t xml:space="preserve">Планировщик </w:t>
      </w:r>
      <w:r w:rsidR="002535C0">
        <w:rPr>
          <w:rFonts w:cs="Arial"/>
        </w:rPr>
        <w:t>ТОиР УО</w:t>
      </w:r>
      <w:r w:rsidR="00BB53B0">
        <w:rPr>
          <w:rFonts w:cs="Arial"/>
        </w:rPr>
        <w:t xml:space="preserve"> </w:t>
      </w:r>
      <w:r w:rsidR="00D3794E">
        <w:rPr>
          <w:rFonts w:cs="Arial"/>
        </w:rPr>
        <w:t>устанавливает на</w:t>
      </w:r>
      <w:r w:rsidR="00D139D7">
        <w:rPr>
          <w:rFonts w:cs="Arial"/>
        </w:rPr>
        <w:t xml:space="preserve"> заказ</w:t>
      </w:r>
      <w:r w:rsidR="00D3794E">
        <w:rPr>
          <w:rFonts w:cs="Arial"/>
        </w:rPr>
        <w:t xml:space="preserve">е статус «ПУСТ – требует наполнения» и </w:t>
      </w:r>
      <w:r w:rsidR="00EF0077">
        <w:rPr>
          <w:rFonts w:cs="Arial"/>
        </w:rPr>
        <w:t>инициирует</w:t>
      </w:r>
      <w:r w:rsidR="00D3794E">
        <w:rPr>
          <w:rFonts w:cs="Arial"/>
        </w:rPr>
        <w:t xml:space="preserve"> заявку</w:t>
      </w:r>
      <w:r w:rsidR="00167155">
        <w:rPr>
          <w:rFonts w:cs="Arial"/>
        </w:rPr>
        <w:t xml:space="preserve"> в НСИ на заведение техкарты</w:t>
      </w:r>
      <w:r w:rsidR="00DF5B2B">
        <w:rPr>
          <w:rFonts w:cs="Arial"/>
        </w:rPr>
        <w:t>, после чего добавляет ее в заказ</w:t>
      </w:r>
      <w:commentRangeEnd w:id="195"/>
      <w:r w:rsidR="00BB554A">
        <w:rPr>
          <w:rStyle w:val="aff5"/>
        </w:rPr>
        <w:commentReference w:id="195"/>
      </w:r>
      <w:r w:rsidR="00167155">
        <w:rPr>
          <w:rFonts w:cs="Arial"/>
        </w:rPr>
        <w:t>, либо выполняет наполнение</w:t>
      </w:r>
      <w:r w:rsidR="00D139D7">
        <w:rPr>
          <w:rFonts w:cs="Arial"/>
        </w:rPr>
        <w:t xml:space="preserve"> заказ</w:t>
      </w:r>
      <w:r w:rsidR="00167155">
        <w:rPr>
          <w:rFonts w:cs="Arial"/>
        </w:rPr>
        <w:t>а</w:t>
      </w:r>
      <w:r w:rsidR="00DF5B2B">
        <w:rPr>
          <w:rFonts w:cs="Arial"/>
        </w:rPr>
        <w:t xml:space="preserve"> вручную</w:t>
      </w:r>
      <w:r w:rsidR="001618D1">
        <w:rPr>
          <w:rFonts w:cs="Arial"/>
        </w:rPr>
        <w:t xml:space="preserve"> (шаг 110</w:t>
      </w:r>
      <w:r w:rsidR="00167155">
        <w:rPr>
          <w:rFonts w:cs="Arial"/>
        </w:rPr>
        <w:t>).</w:t>
      </w:r>
    </w:p>
    <w:p w:rsidR="001E13A9" w:rsidRDefault="00167155" w:rsidP="001E13A9">
      <w:pPr>
        <w:spacing w:after="240" w:line="276" w:lineRule="auto"/>
        <w:rPr>
          <w:rFonts w:cs="Arial"/>
        </w:rPr>
      </w:pPr>
      <w:r>
        <w:rPr>
          <w:rFonts w:cs="Arial"/>
        </w:rPr>
        <w:t>Если</w:t>
      </w:r>
      <w:r w:rsidR="00D139D7">
        <w:rPr>
          <w:rFonts w:cs="Arial"/>
        </w:rPr>
        <w:t xml:space="preserve"> заказ</w:t>
      </w:r>
      <w:r>
        <w:rPr>
          <w:rFonts w:cs="Arial"/>
        </w:rPr>
        <w:t>у присвоена полноценная те</w:t>
      </w:r>
      <w:r w:rsidR="001618D1">
        <w:rPr>
          <w:rFonts w:cs="Arial"/>
        </w:rPr>
        <w:t>хкарта, далее выполняется шаг 130</w:t>
      </w:r>
      <w:r w:rsidR="001E13A9" w:rsidRPr="007008A3">
        <w:rPr>
          <w:rFonts w:cs="Arial"/>
        </w:rPr>
        <w:t>.</w:t>
      </w:r>
    </w:p>
    <w:p w:rsidR="00167155" w:rsidRDefault="00167155" w:rsidP="00167155">
      <w:pPr>
        <w:spacing w:after="240" w:line="276" w:lineRule="auto"/>
        <w:rPr>
          <w:rFonts w:cs="Arial"/>
        </w:rPr>
      </w:pPr>
      <w:r>
        <w:rPr>
          <w:rFonts w:cs="Arial"/>
        </w:rPr>
        <w:t>Используются транзакции</w:t>
      </w:r>
      <w:r w:rsidR="00D139D7">
        <w:rPr>
          <w:rFonts w:cs="Arial"/>
        </w:rPr>
        <w:t>:</w:t>
      </w:r>
    </w:p>
    <w:p w:rsidR="006F0665" w:rsidRDefault="006F0665" w:rsidP="006F0665">
      <w:pPr>
        <w:pStyle w:val="afa"/>
        <w:numPr>
          <w:ilvl w:val="0"/>
          <w:numId w:val="17"/>
        </w:numPr>
        <w:spacing w:after="240" w:line="276" w:lineRule="auto"/>
        <w:rPr>
          <w:rFonts w:cs="Arial"/>
        </w:rPr>
      </w:pPr>
      <w:r>
        <w:rPr>
          <w:rFonts w:cs="Arial"/>
        </w:rPr>
        <w:t>I</w:t>
      </w:r>
      <w:r w:rsidR="0083494C">
        <w:rPr>
          <w:rFonts w:cs="Arial"/>
          <w:lang w:val="en-US"/>
        </w:rPr>
        <w:t>H</w:t>
      </w:r>
      <w:r>
        <w:rPr>
          <w:rFonts w:cs="Arial"/>
        </w:rPr>
        <w:t>0</w:t>
      </w:r>
      <w:r w:rsidR="0083494C">
        <w:rPr>
          <w:rFonts w:cs="Arial"/>
          <w:lang w:val="en-US"/>
        </w:rPr>
        <w:t>8</w:t>
      </w:r>
      <w:r>
        <w:rPr>
          <w:rFonts w:cs="Arial"/>
        </w:rPr>
        <w:t xml:space="preserve"> – Просмотр </w:t>
      </w:r>
      <w:r w:rsidR="005214EA">
        <w:rPr>
          <w:rFonts w:cs="Arial"/>
        </w:rPr>
        <w:t>единиц оборудования</w:t>
      </w:r>
    </w:p>
    <w:p w:rsidR="006F0665" w:rsidRPr="00850753" w:rsidRDefault="006F0665" w:rsidP="001F00CA">
      <w:pPr>
        <w:spacing w:after="120" w:line="276" w:lineRule="auto"/>
        <w:ind w:left="924"/>
        <w:rPr>
          <w:rFonts w:cs="Arial"/>
        </w:rPr>
      </w:pPr>
      <w:r w:rsidRPr="00850753">
        <w:rPr>
          <w:rFonts w:cs="Arial"/>
        </w:rPr>
        <w:t>Поля для заполнения на селекционном экране:</w:t>
      </w:r>
    </w:p>
    <w:p w:rsidR="006F0665" w:rsidRDefault="006F0665" w:rsidP="001F00CA">
      <w:pPr>
        <w:spacing w:after="120" w:line="276" w:lineRule="auto"/>
        <w:ind w:left="924"/>
        <w:rPr>
          <w:rFonts w:cs="Arial"/>
        </w:rPr>
      </w:pPr>
      <w:r w:rsidRPr="00AF2D49">
        <w:rPr>
          <w:rFonts w:cs="Arial"/>
        </w:rPr>
        <w:t xml:space="preserve">- </w:t>
      </w:r>
      <w:r w:rsidR="00996833">
        <w:rPr>
          <w:rFonts w:cs="Arial"/>
        </w:rPr>
        <w:t>Единица оборудования</w:t>
      </w:r>
      <w:r w:rsidRPr="00AF2D49">
        <w:rPr>
          <w:rFonts w:cs="Arial"/>
        </w:rPr>
        <w:t>;</w:t>
      </w:r>
    </w:p>
    <w:p w:rsidR="006F0665" w:rsidRDefault="006F0665" w:rsidP="00B153FA">
      <w:pPr>
        <w:spacing w:after="240" w:line="276" w:lineRule="auto"/>
        <w:ind w:left="927"/>
        <w:rPr>
          <w:rFonts w:cs="Arial"/>
        </w:rPr>
      </w:pPr>
      <w:r>
        <w:rPr>
          <w:rFonts w:cs="Arial"/>
        </w:rPr>
        <w:t xml:space="preserve">- </w:t>
      </w:r>
      <w:r w:rsidR="00996833">
        <w:rPr>
          <w:rFonts w:cs="Arial"/>
        </w:rPr>
        <w:t>Материал (Монтажный узел ТОРО, тип конструкции)</w:t>
      </w:r>
      <w:r>
        <w:rPr>
          <w:rFonts w:cs="Arial"/>
        </w:rPr>
        <w:t>;</w:t>
      </w:r>
    </w:p>
    <w:p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rsidR="00167155" w:rsidRDefault="00167155" w:rsidP="0016715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013C8B" w:rsidRPr="00850753" w:rsidRDefault="00013C8B" w:rsidP="00013C8B">
      <w:pPr>
        <w:pStyle w:val="afa"/>
        <w:numPr>
          <w:ilvl w:val="0"/>
          <w:numId w:val="17"/>
        </w:numPr>
        <w:spacing w:after="240" w:line="276" w:lineRule="auto"/>
        <w:rPr>
          <w:rFonts w:cs="Arial"/>
        </w:rPr>
      </w:pPr>
      <w:r>
        <w:rPr>
          <w:rFonts w:cs="Arial"/>
        </w:rPr>
        <w:t>Транзакция ZPM_PLAN «АРМ планировщика ТОиР»</w:t>
      </w:r>
    </w:p>
    <w:p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Режим работы «Формирование годового графика ремонтов»</w:t>
      </w:r>
    </w:p>
    <w:p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Планирующий завод;</w:t>
      </w:r>
    </w:p>
    <w:p w:rsidR="00013C8B" w:rsidRPr="009D29C7" w:rsidRDefault="00013C8B" w:rsidP="00013C8B">
      <w:pPr>
        <w:tabs>
          <w:tab w:val="clear" w:pos="567"/>
          <w:tab w:val="left" w:pos="1134"/>
        </w:tabs>
        <w:spacing w:after="120" w:line="276" w:lineRule="auto"/>
        <w:ind w:left="1418" w:firstLine="0"/>
        <w:rPr>
          <w:rFonts w:cs="Arial"/>
        </w:rPr>
      </w:pPr>
      <w:r w:rsidRPr="009D29C7">
        <w:rPr>
          <w:rFonts w:cs="Arial"/>
        </w:rPr>
        <w:t>- Группа планирования;</w:t>
      </w:r>
    </w:p>
    <w:p w:rsidR="00013C8B" w:rsidRDefault="00013C8B" w:rsidP="00013C8B">
      <w:pPr>
        <w:tabs>
          <w:tab w:val="clear" w:pos="567"/>
          <w:tab w:val="left" w:pos="1134"/>
        </w:tabs>
        <w:ind w:left="1418" w:firstLine="0"/>
        <w:rPr>
          <w:rFonts w:cs="Arial"/>
        </w:rPr>
      </w:pPr>
      <w:r w:rsidRPr="009D29C7">
        <w:rPr>
          <w:rFonts w:cs="Arial"/>
        </w:rPr>
        <w:t>- Год планирования;</w:t>
      </w:r>
    </w:p>
    <w:p w:rsidR="006F0665" w:rsidRPr="00BD1CA4" w:rsidRDefault="00013C8B" w:rsidP="009721BA">
      <w:pPr>
        <w:tabs>
          <w:tab w:val="clear" w:pos="567"/>
          <w:tab w:val="left" w:pos="1134"/>
        </w:tabs>
        <w:spacing w:after="120" w:line="276" w:lineRule="auto"/>
        <w:ind w:left="1418" w:firstLine="0"/>
        <w:rPr>
          <w:rFonts w:cs="Arial"/>
        </w:rPr>
      </w:pPr>
      <w:r w:rsidRPr="009721BA">
        <w:rPr>
          <w:rFonts w:cs="Arial"/>
        </w:rPr>
        <w:t xml:space="preserve">- </w:t>
      </w:r>
      <w:r w:rsidRPr="00A56639">
        <w:rPr>
          <w:rFonts w:cs="Arial"/>
        </w:rPr>
        <w:t>Техническое место</w:t>
      </w:r>
      <w:r>
        <w:rPr>
          <w:rFonts w:cs="Arial"/>
        </w:rPr>
        <w:t>.</w:t>
      </w:r>
    </w:p>
    <w:p w:rsidR="001E13A9" w:rsidRPr="007008A3" w:rsidRDefault="001618D1" w:rsidP="00554843">
      <w:pPr>
        <w:pStyle w:val="4"/>
        <w:ind w:left="864"/>
      </w:pPr>
      <w:r>
        <w:t>Шаг процесса 110</w:t>
      </w:r>
      <w:r w:rsidR="001E13A9" w:rsidRPr="007008A3">
        <w:t xml:space="preserve"> – Наполнение</w:t>
      </w:r>
      <w:r w:rsidR="00D139D7">
        <w:t xml:space="preserve"> заказ</w:t>
      </w:r>
      <w:r w:rsidR="001E13A9" w:rsidRPr="007008A3">
        <w:t>а операциями и компонентами</w:t>
      </w:r>
    </w:p>
    <w:p w:rsidR="001E13A9" w:rsidRDefault="00F62E46" w:rsidP="001E13A9">
      <w:pPr>
        <w:spacing w:after="240" w:line="276" w:lineRule="auto"/>
        <w:rPr>
          <w:rFonts w:cs="Arial"/>
        </w:rPr>
      </w:pPr>
      <w:r>
        <w:rPr>
          <w:rFonts w:cs="Arial"/>
        </w:rPr>
        <w:t>Планировщик</w:t>
      </w:r>
      <w:r w:rsidR="001E13A9" w:rsidRPr="007008A3">
        <w:rPr>
          <w:rFonts w:cs="Arial"/>
        </w:rPr>
        <w:t xml:space="preserve"> </w:t>
      </w:r>
      <w:r w:rsidR="002535C0">
        <w:rPr>
          <w:rFonts w:cs="Arial"/>
        </w:rPr>
        <w:t>ТОиР УО</w:t>
      </w:r>
      <w:ins w:id="196" w:author="Киселев Юрий Валерьевич" w:date="2022-03-24T19:05:00Z">
        <w:r w:rsidR="00036327">
          <w:rPr>
            <w:rFonts w:cs="Arial"/>
          </w:rPr>
          <w:t xml:space="preserve"> </w:t>
        </w:r>
      </w:ins>
      <w:ins w:id="197" w:author="Киселев Юрий Валерьевич" w:date="2022-03-30T20:13:00Z">
        <w:r w:rsidR="006A28E8">
          <w:rPr>
            <w:rFonts w:cs="Arial"/>
          </w:rPr>
          <w:t xml:space="preserve">или Подрядчик ТОиР УО </w:t>
        </w:r>
      </w:ins>
      <w:r w:rsidR="00D3794E">
        <w:rPr>
          <w:rFonts w:cs="Arial"/>
        </w:rPr>
        <w:t>вносит в</w:t>
      </w:r>
      <w:r w:rsidR="00D139D7">
        <w:rPr>
          <w:rFonts w:cs="Arial"/>
        </w:rPr>
        <w:t xml:space="preserve"> заказ</w:t>
      </w:r>
      <w:r w:rsidR="00D3794E">
        <w:rPr>
          <w:rFonts w:cs="Arial"/>
        </w:rPr>
        <w:t xml:space="preserve"> ТОРО </w:t>
      </w:r>
      <w:r w:rsidR="001E13A9" w:rsidRPr="009D0189">
        <w:rPr>
          <w:rFonts w:cs="Arial"/>
        </w:rPr>
        <w:t>операции</w:t>
      </w:r>
      <w:r w:rsidR="00D3794E" w:rsidRPr="009D0189">
        <w:rPr>
          <w:rFonts w:cs="Arial"/>
        </w:rPr>
        <w:t xml:space="preserve">, </w:t>
      </w:r>
      <w:commentRangeStart w:id="198"/>
      <w:r w:rsidR="00D3794E" w:rsidRPr="009D0189">
        <w:rPr>
          <w:rFonts w:cs="Arial"/>
        </w:rPr>
        <w:t>нормативные объемы</w:t>
      </w:r>
      <w:r w:rsidR="001E13A9" w:rsidRPr="009D0189">
        <w:rPr>
          <w:rFonts w:cs="Arial"/>
        </w:rPr>
        <w:t xml:space="preserve"> </w:t>
      </w:r>
      <w:commentRangeEnd w:id="198"/>
      <w:r w:rsidR="00627F85">
        <w:rPr>
          <w:rStyle w:val="aff5"/>
        </w:rPr>
        <w:commentReference w:id="198"/>
      </w:r>
      <w:r w:rsidR="001E13A9" w:rsidRPr="009D0189">
        <w:rPr>
          <w:rFonts w:cs="Arial"/>
        </w:rPr>
        <w:t>и ресурсы для них (рабочие</w:t>
      </w:r>
      <w:r w:rsidR="001E13A9" w:rsidRPr="007008A3">
        <w:rPr>
          <w:rFonts w:cs="Arial"/>
        </w:rPr>
        <w:t xml:space="preserve"> места</w:t>
      </w:r>
      <w:r w:rsidR="009069C2">
        <w:rPr>
          <w:rFonts w:cs="Arial"/>
        </w:rPr>
        <w:t xml:space="preserve"> – как для хозспособа, так и подрядные организациям</w:t>
      </w:r>
      <w:r w:rsidR="001E13A9" w:rsidRPr="007008A3">
        <w:rPr>
          <w:rFonts w:cs="Arial"/>
        </w:rPr>
        <w:t>, компоненты</w:t>
      </w:r>
      <w:r w:rsidR="009069C2">
        <w:rPr>
          <w:rFonts w:cs="Arial"/>
        </w:rPr>
        <w:t>, ВПС</w:t>
      </w:r>
      <w:r w:rsidR="001E13A9" w:rsidRPr="007008A3">
        <w:rPr>
          <w:rFonts w:cs="Arial"/>
        </w:rPr>
        <w:t>)</w:t>
      </w:r>
      <w:ins w:id="199" w:author="polyus\kiselevyuv" w:date="2022-04-21T15:39:00Z">
        <w:r w:rsidR="004B1CD8">
          <w:rPr>
            <w:rFonts w:cs="Arial"/>
          </w:rPr>
          <w:t>, а также вносит корректировки на основании листа замечаний, полученного от Старшего планировщика ТО</w:t>
        </w:r>
      </w:ins>
      <w:ins w:id="200" w:author="polyus\kiselevyuv" w:date="2022-04-21T15:40:00Z">
        <w:r w:rsidR="004B1CD8">
          <w:rPr>
            <w:rFonts w:cs="Arial"/>
          </w:rPr>
          <w:t>иР УО (шаг 120)</w:t>
        </w:r>
      </w:ins>
      <w:r w:rsidR="00D3794E">
        <w:rPr>
          <w:rFonts w:cs="Arial"/>
        </w:rPr>
        <w:t xml:space="preserve">. </w:t>
      </w:r>
      <w:r w:rsidR="009069C2">
        <w:rPr>
          <w:rFonts w:cs="Arial"/>
        </w:rPr>
        <w:t>После завершения наполнения заказа проверяет наполнение, и</w:t>
      </w:r>
      <w:r w:rsidR="00D3794E">
        <w:rPr>
          <w:rFonts w:cs="Arial"/>
        </w:rPr>
        <w:t xml:space="preserve"> устанавливает статус ПОЛН</w:t>
      </w:r>
      <w:r w:rsidR="00734CAC">
        <w:rPr>
          <w:rFonts w:cs="Arial"/>
        </w:rPr>
        <w:t xml:space="preserve"> (</w:t>
      </w:r>
      <w:r w:rsidR="007928D1">
        <w:rPr>
          <w:rFonts w:cs="Arial"/>
        </w:rPr>
        <w:t>перечень статусов заказов и статусная схема представлены в разделе 5.7.1 данного КД)</w:t>
      </w:r>
      <w:r w:rsidR="00D3794E">
        <w:rPr>
          <w:rFonts w:cs="Arial"/>
        </w:rPr>
        <w:t xml:space="preserve">, </w:t>
      </w:r>
      <w:r w:rsidR="009069C2">
        <w:rPr>
          <w:rFonts w:cs="Arial"/>
        </w:rPr>
        <w:t>затем</w:t>
      </w:r>
      <w:r w:rsidR="004343FE">
        <w:rPr>
          <w:rFonts w:cs="Arial"/>
        </w:rPr>
        <w:t xml:space="preserve"> по электронной почте</w:t>
      </w:r>
      <w:r w:rsidR="009069C2">
        <w:rPr>
          <w:rFonts w:cs="Arial"/>
        </w:rPr>
        <w:t xml:space="preserve"> </w:t>
      </w:r>
      <w:r w:rsidR="00D3794E">
        <w:rPr>
          <w:rFonts w:cs="Arial"/>
        </w:rPr>
        <w:t xml:space="preserve">извещает старшего </w:t>
      </w:r>
      <w:r w:rsidR="00583B3B">
        <w:rPr>
          <w:rFonts w:cs="Arial"/>
        </w:rPr>
        <w:t xml:space="preserve">Планировщика </w:t>
      </w:r>
      <w:r w:rsidR="00D3794E">
        <w:rPr>
          <w:rFonts w:cs="Arial"/>
        </w:rPr>
        <w:t>о необходимости проверить</w:t>
      </w:r>
      <w:r w:rsidR="00D139D7">
        <w:rPr>
          <w:rFonts w:cs="Arial"/>
        </w:rPr>
        <w:t xml:space="preserve"> заказ</w:t>
      </w:r>
      <w:r w:rsidR="00D3794E">
        <w:rPr>
          <w:rFonts w:cs="Arial"/>
        </w:rPr>
        <w:t>ы, созданные вручную без техкарт.</w:t>
      </w:r>
    </w:p>
    <w:p w:rsidR="00B06B37" w:rsidRDefault="00B06B37" w:rsidP="001E13A9">
      <w:pPr>
        <w:spacing w:after="240" w:line="276" w:lineRule="auto"/>
        <w:rPr>
          <w:rFonts w:cs="Arial"/>
        </w:rPr>
      </w:pPr>
      <w:r>
        <w:rPr>
          <w:rFonts w:cs="Arial"/>
        </w:rPr>
        <w:t xml:space="preserve">При добавлении </w:t>
      </w:r>
      <w:r w:rsidR="001F5EEB">
        <w:rPr>
          <w:rFonts w:cs="Arial"/>
        </w:rPr>
        <w:t>компонентов из каталогов LinkOne/</w:t>
      </w:r>
      <w:r w:rsidR="001F5EEB" w:rsidRPr="001F5EEB">
        <w:rPr>
          <w:rFonts w:cs="Arial"/>
        </w:rPr>
        <w:t>CAT IP</w:t>
      </w:r>
      <w:r w:rsidR="001F5EEB">
        <w:rPr>
          <w:rFonts w:cs="Arial"/>
          <w:color w:val="323232"/>
          <w:sz w:val="21"/>
          <w:szCs w:val="21"/>
          <w:shd w:val="clear" w:color="auto" w:fill="FFFFFF"/>
        </w:rPr>
        <w:t xml:space="preserve"> </w:t>
      </w:r>
      <w:r>
        <w:rPr>
          <w:rFonts w:cs="Arial"/>
        </w:rPr>
        <w:t>может возникнуть отсутстви</w:t>
      </w:r>
      <w:r w:rsidR="000E59CA">
        <w:rPr>
          <w:rFonts w:cs="Arial"/>
        </w:rPr>
        <w:t>е</w:t>
      </w:r>
      <w:r>
        <w:rPr>
          <w:rFonts w:cs="Arial"/>
        </w:rPr>
        <w:t xml:space="preserve"> ОЗМ в системе</w:t>
      </w:r>
      <w:r w:rsidR="00C8680E">
        <w:rPr>
          <w:rFonts w:cs="Arial"/>
        </w:rPr>
        <w:t xml:space="preserve"> для выбранного </w:t>
      </w:r>
      <w:r w:rsidR="00A01D9B">
        <w:rPr>
          <w:rFonts w:cs="Arial"/>
        </w:rPr>
        <w:t xml:space="preserve">каталожного номера </w:t>
      </w:r>
      <w:r w:rsidR="00C8680E">
        <w:rPr>
          <w:rFonts w:cs="Arial"/>
        </w:rPr>
        <w:t>из LinkOne</w:t>
      </w:r>
      <w:r w:rsidR="001F5EEB">
        <w:rPr>
          <w:rFonts w:cs="Arial"/>
        </w:rPr>
        <w:t>/</w:t>
      </w:r>
      <w:r w:rsidR="001F5EEB" w:rsidRPr="001F5EEB">
        <w:rPr>
          <w:rFonts w:cs="Arial"/>
        </w:rPr>
        <w:t>CAT IP</w:t>
      </w:r>
      <w:r>
        <w:rPr>
          <w:rFonts w:cs="Arial"/>
        </w:rPr>
        <w:t xml:space="preserve">, в этом случае </w:t>
      </w:r>
      <w:r w:rsidR="00C8680E">
        <w:rPr>
          <w:rFonts w:cs="Arial"/>
        </w:rPr>
        <w:t xml:space="preserve">каталожный номер </w:t>
      </w:r>
      <w:r w:rsidR="001F5EEB">
        <w:rPr>
          <w:rFonts w:cs="Arial"/>
        </w:rPr>
        <w:t xml:space="preserve">LinkOne/CAT IP </w:t>
      </w:r>
      <w:r>
        <w:rPr>
          <w:rFonts w:cs="Arial"/>
        </w:rPr>
        <w:t>должен указываться в тексте позиции компонента операции. После заведения ОЗМ</w:t>
      </w:r>
      <w:r w:rsidR="00100565">
        <w:rPr>
          <w:rFonts w:cs="Arial"/>
        </w:rPr>
        <w:t xml:space="preserve"> в системе SAP S/4HANA</w:t>
      </w:r>
      <w:r>
        <w:rPr>
          <w:rFonts w:cs="Arial"/>
        </w:rPr>
        <w:t xml:space="preserve"> – </w:t>
      </w:r>
      <w:r w:rsidR="00100565">
        <w:rPr>
          <w:rFonts w:cs="Arial"/>
        </w:rPr>
        <w:t xml:space="preserve">будет заполняться код </w:t>
      </w:r>
      <w:r>
        <w:rPr>
          <w:rFonts w:cs="Arial"/>
        </w:rPr>
        <w:t>ОЗМ</w:t>
      </w:r>
      <w:r w:rsidR="00100565">
        <w:rPr>
          <w:rFonts w:cs="Arial"/>
        </w:rPr>
        <w:t>, для этого использ</w:t>
      </w:r>
      <w:r w:rsidR="002F2EDF">
        <w:rPr>
          <w:rFonts w:cs="Arial"/>
        </w:rPr>
        <w:t>уе</w:t>
      </w:r>
      <w:r w:rsidR="00100565">
        <w:rPr>
          <w:rFonts w:cs="Arial"/>
        </w:rPr>
        <w:t xml:space="preserve">тся разработка, работающая </w:t>
      </w:r>
      <w:r w:rsidR="000453AA">
        <w:rPr>
          <w:rFonts w:cs="Arial"/>
        </w:rPr>
        <w:t xml:space="preserve">из транзакции </w:t>
      </w:r>
      <w:r w:rsidR="000453AA">
        <w:rPr>
          <w:rFonts w:cs="Arial"/>
          <w:lang w:val="en-US"/>
        </w:rPr>
        <w:t>IW</w:t>
      </w:r>
      <w:r w:rsidR="000453AA" w:rsidRPr="00B153FA">
        <w:rPr>
          <w:rFonts w:cs="Arial"/>
        </w:rPr>
        <w:t>38</w:t>
      </w:r>
      <w:r w:rsidR="000453AA">
        <w:rPr>
          <w:rFonts w:cs="Arial"/>
        </w:rPr>
        <w:t xml:space="preserve"> или в </w:t>
      </w:r>
      <w:r w:rsidR="00100565">
        <w:rPr>
          <w:rFonts w:cs="Arial"/>
        </w:rPr>
        <w:t xml:space="preserve">фоновом режиме (№ разработки в реестре – PM59, более подробно – см. СОИ </w:t>
      </w:r>
      <w:r w:rsidR="00F34F72">
        <w:rPr>
          <w:rFonts w:cs="Arial"/>
        </w:rPr>
        <w:t>«</w:t>
      </w:r>
      <w:r w:rsidR="00100565">
        <w:rPr>
          <w:rFonts w:cs="Arial"/>
        </w:rPr>
        <w:t xml:space="preserve">ERP.5.6.18 Соглашение об интеграции </w:t>
      </w:r>
      <w:r w:rsidR="001F5EEB">
        <w:rPr>
          <w:rFonts w:cs="Arial"/>
        </w:rPr>
        <w:t>LinkOne/</w:t>
      </w:r>
      <w:r w:rsidR="001F5EEB" w:rsidRPr="001F5EEB">
        <w:rPr>
          <w:rFonts w:cs="Arial"/>
        </w:rPr>
        <w:t>CAT IP</w:t>
      </w:r>
      <w:r w:rsidR="00F34F72">
        <w:rPr>
          <w:rFonts w:cs="Arial"/>
        </w:rPr>
        <w:t>»</w:t>
      </w:r>
      <w:r w:rsidR="00100565">
        <w:rPr>
          <w:rFonts w:cs="Arial"/>
        </w:rPr>
        <w:t>)</w:t>
      </w:r>
      <w:r>
        <w:rPr>
          <w:rFonts w:cs="Arial"/>
        </w:rPr>
        <w:t>. До тех пор, пока заказ не будет полностью наполнен ОЗМ, и в нем присутствуют текстовые позиции компонентов, он не должен проходить дальнейшее согласование. В рамках программного расширения (номер в реестре разработок PM4</w:t>
      </w:r>
      <w:r w:rsidR="008214FD">
        <w:rPr>
          <w:rFonts w:cs="Arial"/>
        </w:rPr>
        <w:t>6 «Проверка при сохранении заказов ТОРО»</w:t>
      </w:r>
      <w:r>
        <w:rPr>
          <w:rFonts w:cs="Arial"/>
        </w:rPr>
        <w:t xml:space="preserve">) реализована проверка – при наличии в заказе текстовых позиций статус ПОЛН должен </w:t>
      </w:r>
      <w:commentRangeStart w:id="201"/>
      <w:r>
        <w:rPr>
          <w:rFonts w:cs="Arial"/>
        </w:rPr>
        <w:t>сбрасываться на ПУСТ</w:t>
      </w:r>
      <w:commentRangeEnd w:id="201"/>
      <w:r w:rsidR="00627F85">
        <w:rPr>
          <w:rStyle w:val="aff5"/>
        </w:rPr>
        <w:commentReference w:id="201"/>
      </w:r>
      <w:r>
        <w:rPr>
          <w:rFonts w:cs="Arial"/>
        </w:rPr>
        <w:t>.</w:t>
      </w:r>
    </w:p>
    <w:p w:rsidR="009069C2" w:rsidRDefault="009069C2" w:rsidP="001E13A9">
      <w:pPr>
        <w:spacing w:after="240" w:line="276" w:lineRule="auto"/>
        <w:rPr>
          <w:rFonts w:cs="Arial"/>
        </w:rPr>
      </w:pPr>
      <w:r>
        <w:rPr>
          <w:rFonts w:cs="Arial"/>
        </w:rPr>
        <w:t>Заполняемые поля в заказе ТОРО приведены в разделе 5.7. данного КД.</w:t>
      </w:r>
    </w:p>
    <w:p w:rsidR="00167155" w:rsidRDefault="00167155" w:rsidP="001F00CA">
      <w:pPr>
        <w:spacing w:after="120" w:line="276" w:lineRule="auto"/>
        <w:rPr>
          <w:rFonts w:cs="Arial"/>
        </w:rPr>
      </w:pPr>
      <w:r>
        <w:rPr>
          <w:rFonts w:cs="Arial"/>
        </w:rPr>
        <w:t>Используются транзакции</w:t>
      </w:r>
      <w:r w:rsidR="00D139D7">
        <w:rPr>
          <w:rFonts w:cs="Arial"/>
        </w:rPr>
        <w:t>:</w:t>
      </w:r>
    </w:p>
    <w:p w:rsidR="00167155" w:rsidRDefault="00167155" w:rsidP="001F00CA">
      <w:pPr>
        <w:pStyle w:val="afa"/>
        <w:numPr>
          <w:ilvl w:val="0"/>
          <w:numId w:val="17"/>
        </w:numPr>
        <w:spacing w:after="12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rsidR="006F0665" w:rsidRDefault="00167155" w:rsidP="001F00CA">
      <w:pPr>
        <w:pStyle w:val="afa"/>
        <w:numPr>
          <w:ilvl w:val="0"/>
          <w:numId w:val="17"/>
        </w:numPr>
        <w:spacing w:after="12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6F0665" w:rsidRDefault="006F0665" w:rsidP="001F00CA">
      <w:pPr>
        <w:pStyle w:val="afa"/>
        <w:numPr>
          <w:ilvl w:val="0"/>
          <w:numId w:val="17"/>
        </w:numPr>
        <w:spacing w:after="120" w:line="276" w:lineRule="auto"/>
        <w:rPr>
          <w:rFonts w:cs="Arial"/>
        </w:rPr>
      </w:pPr>
      <w:r>
        <w:rPr>
          <w:rFonts w:cs="Arial"/>
        </w:rPr>
        <w:t xml:space="preserve">Разработка (расширение) </w:t>
      </w:r>
      <w:r w:rsidRPr="00B634EF">
        <w:rPr>
          <w:rFonts w:cs="Arial"/>
        </w:rPr>
        <w:t>РМ4</w:t>
      </w:r>
      <w:r w:rsidR="008214FD">
        <w:rPr>
          <w:rFonts w:cs="Arial"/>
        </w:rPr>
        <w:t>6</w:t>
      </w:r>
      <w:r w:rsidRPr="00084EE8">
        <w:rPr>
          <w:rFonts w:cs="Arial"/>
        </w:rPr>
        <w:t xml:space="preserve"> </w:t>
      </w:r>
      <w:r>
        <w:rPr>
          <w:rFonts w:cs="Arial"/>
        </w:rPr>
        <w:t>П</w:t>
      </w:r>
      <w:r w:rsidRPr="00562687">
        <w:rPr>
          <w:rFonts w:cs="Arial"/>
        </w:rPr>
        <w:t xml:space="preserve">роверка </w:t>
      </w:r>
      <w:r w:rsidR="008214FD">
        <w:rPr>
          <w:rFonts w:cs="Arial"/>
        </w:rPr>
        <w:t>при сохранении заказов ТОРО</w:t>
      </w:r>
      <w:r>
        <w:rPr>
          <w:rFonts w:cs="Arial"/>
        </w:rPr>
        <w:t>.</w:t>
      </w:r>
    </w:p>
    <w:p w:rsidR="00167155" w:rsidRDefault="002E1D14" w:rsidP="00167155">
      <w:pPr>
        <w:pStyle w:val="afa"/>
        <w:numPr>
          <w:ilvl w:val="0"/>
          <w:numId w:val="17"/>
        </w:numPr>
        <w:spacing w:after="240" w:line="276" w:lineRule="auto"/>
        <w:rPr>
          <w:rFonts w:cs="Arial"/>
        </w:rPr>
      </w:pPr>
      <w:r>
        <w:rPr>
          <w:rFonts w:cs="Arial"/>
        </w:rPr>
        <w:t>Транзакция ZPM_PLAN «АРМ планировщика ТОиР»</w:t>
      </w:r>
      <w:r w:rsidR="001F00CA">
        <w:rPr>
          <w:rFonts w:cs="Arial"/>
        </w:rPr>
        <w:t>.</w:t>
      </w:r>
    </w:p>
    <w:p w:rsidR="001E13A9" w:rsidRPr="007008A3" w:rsidRDefault="001618D1" w:rsidP="00554843">
      <w:pPr>
        <w:pStyle w:val="4"/>
        <w:ind w:left="864"/>
      </w:pPr>
      <w:r>
        <w:t>Шаг процесса 120</w:t>
      </w:r>
      <w:r w:rsidR="001E13A9" w:rsidRPr="007008A3">
        <w:t xml:space="preserve"> – Проверка наполнения</w:t>
      </w:r>
      <w:r w:rsidR="00D139D7">
        <w:t xml:space="preserve"> заказ</w:t>
      </w:r>
      <w:r w:rsidR="001E13A9" w:rsidRPr="007008A3">
        <w:t>ов</w:t>
      </w:r>
    </w:p>
    <w:p w:rsidR="00621712" w:rsidRDefault="001E13A9" w:rsidP="001E13A9">
      <w:pPr>
        <w:spacing w:after="240" w:line="276" w:lineRule="auto"/>
        <w:rPr>
          <w:ins w:id="202" w:author="Киселев Юрий Валерьевич" w:date="2022-03-24T13:39:00Z"/>
          <w:rFonts w:cs="Arial"/>
        </w:rPr>
      </w:pPr>
      <w:r w:rsidRPr="007008A3">
        <w:rPr>
          <w:rFonts w:cs="Arial"/>
        </w:rPr>
        <w:t xml:space="preserve">Старший </w:t>
      </w:r>
      <w:r w:rsidR="00F62E46" w:rsidRPr="00754AC0">
        <w:rPr>
          <w:rFonts w:cs="Arial"/>
        </w:rPr>
        <w:t>Планировщик</w:t>
      </w:r>
      <w:r w:rsidRPr="00754AC0">
        <w:rPr>
          <w:rFonts w:cs="Arial"/>
        </w:rPr>
        <w:t xml:space="preserve"> </w:t>
      </w:r>
      <w:r w:rsidR="002535C0">
        <w:rPr>
          <w:rFonts w:cs="Arial"/>
        </w:rPr>
        <w:t>ТОиР УО</w:t>
      </w:r>
      <w:r w:rsidR="00BB53B0">
        <w:rPr>
          <w:rFonts w:cs="Arial"/>
        </w:rPr>
        <w:t xml:space="preserve"> </w:t>
      </w:r>
      <w:r w:rsidRPr="00754AC0">
        <w:rPr>
          <w:rFonts w:cs="Arial"/>
        </w:rPr>
        <w:t>(далее Исполнитель КП) выполняет проверку корректности, соответствия и обоснования наполнения</w:t>
      </w:r>
      <w:r w:rsidR="00D139D7">
        <w:rPr>
          <w:rFonts w:cs="Arial"/>
        </w:rPr>
        <w:t xml:space="preserve"> заказ</w:t>
      </w:r>
      <w:r w:rsidRPr="007008A3">
        <w:rPr>
          <w:rFonts w:cs="Arial"/>
        </w:rPr>
        <w:t xml:space="preserve">ов: операции, объемы работ, объемы расхода материалов с </w:t>
      </w:r>
      <w:r w:rsidRPr="00425C91">
        <w:rPr>
          <w:rFonts w:cs="Arial"/>
        </w:rPr>
        <w:t xml:space="preserve">помощью </w:t>
      </w:r>
      <w:r w:rsidR="00FB6040">
        <w:rPr>
          <w:rFonts w:cs="Arial"/>
        </w:rPr>
        <w:t xml:space="preserve">транзакции </w:t>
      </w:r>
      <w:r w:rsidR="00FB6040" w:rsidRPr="00FB6040">
        <w:rPr>
          <w:rFonts w:cs="Arial"/>
        </w:rPr>
        <w:t>ZPM_ORD_OPER</w:t>
      </w:r>
      <w:r w:rsidR="00FB6040" w:rsidRPr="009721BA">
        <w:rPr>
          <w:rFonts w:cs="Arial"/>
        </w:rPr>
        <w:t xml:space="preserve"> - </w:t>
      </w:r>
      <w:r w:rsidRPr="00425C91">
        <w:rPr>
          <w:rFonts w:cs="Arial"/>
        </w:rPr>
        <w:t>отчета "Анализ операций</w:t>
      </w:r>
      <w:r w:rsidR="00D139D7" w:rsidRPr="00425C91">
        <w:rPr>
          <w:rFonts w:cs="Arial"/>
        </w:rPr>
        <w:t xml:space="preserve"> заказ</w:t>
      </w:r>
      <w:r w:rsidRPr="00425C91">
        <w:rPr>
          <w:rFonts w:cs="Arial"/>
        </w:rPr>
        <w:t>ов ТОРО"</w:t>
      </w:r>
      <w:r w:rsidR="003B56D2" w:rsidRPr="00425C91">
        <w:rPr>
          <w:rFonts w:cs="Arial"/>
        </w:rPr>
        <w:t xml:space="preserve"> (</w:t>
      </w:r>
      <w:r w:rsidR="003B56D2">
        <w:rPr>
          <w:rFonts w:cs="Arial"/>
        </w:rPr>
        <w:t>номер в реестре разработок PM</w:t>
      </w:r>
      <w:r w:rsidR="009920B2">
        <w:rPr>
          <w:rFonts w:cs="Arial"/>
        </w:rPr>
        <w:t>19</w:t>
      </w:r>
      <w:r w:rsidR="003B56D2">
        <w:rPr>
          <w:rFonts w:cs="Arial"/>
        </w:rPr>
        <w:t>)</w:t>
      </w:r>
      <w:r w:rsidRPr="007008A3">
        <w:rPr>
          <w:rFonts w:cs="Arial"/>
        </w:rPr>
        <w:t xml:space="preserve"> с индикацией отклонений операций</w:t>
      </w:r>
      <w:r w:rsidR="00D139D7">
        <w:rPr>
          <w:rFonts w:cs="Arial"/>
        </w:rPr>
        <w:t xml:space="preserve"> заказ</w:t>
      </w:r>
      <w:r w:rsidRPr="007008A3">
        <w:rPr>
          <w:rFonts w:cs="Arial"/>
        </w:rPr>
        <w:t>ов от техкарт и добавленных вручную/удаленных операций.</w:t>
      </w:r>
      <w:ins w:id="203" w:author="Киселев Юрий Валерьевич" w:date="2022-03-24T13:33:00Z">
        <w:r w:rsidR="00EC3835">
          <w:rPr>
            <w:rFonts w:cs="Arial"/>
          </w:rPr>
          <w:t xml:space="preserve"> </w:t>
        </w:r>
      </w:ins>
    </w:p>
    <w:p w:rsidR="00036327" w:rsidRPr="00036327" w:rsidRDefault="00036327" w:rsidP="00036327">
      <w:pPr>
        <w:spacing w:after="240" w:line="276" w:lineRule="auto"/>
        <w:rPr>
          <w:ins w:id="204" w:author="Киселев Юрий Валерьевич" w:date="2022-03-24T19:06:00Z"/>
          <w:rFonts w:cs="Arial"/>
        </w:rPr>
      </w:pPr>
      <w:ins w:id="205" w:author="Киселев Юрий Валерьевич" w:date="2022-03-24T19:06:00Z">
        <w:r w:rsidRPr="00036327">
          <w:rPr>
            <w:rFonts w:cs="Arial"/>
          </w:rPr>
          <w:t>В случае наличия замечаний (превышения более чем на 10% от техкарты) Исполнитель КП возвращает Заказ на корректировку Планировщику ТОиР со статусом «КОРР – требует корректировки»</w:t>
        </w:r>
      </w:ins>
      <w:ins w:id="206" w:author="Киселев Юрий Валерьевич" w:date="2022-03-24T19:07:00Z">
        <w:r>
          <w:rPr>
            <w:rFonts w:cs="Arial"/>
          </w:rPr>
          <w:t xml:space="preserve"> (шаг 110)</w:t>
        </w:r>
      </w:ins>
      <w:ins w:id="207" w:author="Киселев Юрий Валерьевич" w:date="2022-03-24T19:06:00Z">
        <w:r w:rsidRPr="00036327">
          <w:rPr>
            <w:rFonts w:cs="Arial"/>
          </w:rPr>
          <w:t>, и листом замечаний. По результатам отработки замечаний Планировщик ТОиР исправляет заказ, и контрольная процедура повторяется.</w:t>
        </w:r>
      </w:ins>
    </w:p>
    <w:p w:rsidR="001E13A9" w:rsidDel="00036327" w:rsidRDefault="00036327" w:rsidP="001E13A9">
      <w:pPr>
        <w:spacing w:after="240" w:line="276" w:lineRule="auto"/>
        <w:rPr>
          <w:del w:id="208" w:author="Киселев Юрий Валерьевич" w:date="2022-03-24T19:06:00Z"/>
          <w:rFonts w:cs="Arial"/>
        </w:rPr>
      </w:pPr>
      <w:ins w:id="209" w:author="Киселев Юрий Валерьевич" w:date="2022-03-24T19:06:00Z">
        <w:r w:rsidRPr="00036327">
          <w:rPr>
            <w:rFonts w:cs="Arial"/>
          </w:rPr>
          <w:t xml:space="preserve">В случае отсутствия замечаний Исполнитель КП устанавливает на заказе ТОРО статус "ПРОВ - </w:t>
        </w:r>
      </w:ins>
      <w:ins w:id="210" w:author="Киселев Юрий Валерьевич" w:date="2022-03-24T19:08:00Z">
        <w:r>
          <w:rPr>
            <w:rFonts w:cs="Arial"/>
          </w:rPr>
          <w:t>Заказ проверен Ст. Планировщик</w:t>
        </w:r>
        <w:r w:rsidRPr="00036327">
          <w:rPr>
            <w:rFonts w:cs="Arial"/>
          </w:rPr>
          <w:t>ом</w:t>
        </w:r>
      </w:ins>
      <w:ins w:id="211" w:author="Киселев Юрий Валерьевич" w:date="2022-03-24T19:06:00Z">
        <w:r>
          <w:rPr>
            <w:rFonts w:cs="Arial"/>
          </w:rPr>
          <w:t>"</w:t>
        </w:r>
      </w:ins>
      <w:ins w:id="212" w:author="Киселев Юрий Валерьевич" w:date="2022-03-24T19:08:00Z">
        <w:r>
          <w:rPr>
            <w:rFonts w:cs="Arial"/>
          </w:rPr>
          <w:t>.</w:t>
        </w:r>
      </w:ins>
    </w:p>
    <w:p w:rsidR="00036327" w:rsidRPr="00036327" w:rsidRDefault="00036327" w:rsidP="00036327">
      <w:pPr>
        <w:spacing w:after="240" w:line="276" w:lineRule="auto"/>
        <w:rPr>
          <w:ins w:id="213" w:author="Киселев Юрий Валерьевич" w:date="2022-03-24T19:09:00Z"/>
          <w:rFonts w:cs="Arial"/>
        </w:rPr>
      </w:pPr>
    </w:p>
    <w:p w:rsidR="005B4392" w:rsidRDefault="00036327" w:rsidP="001E13A9">
      <w:pPr>
        <w:spacing w:after="240" w:line="276" w:lineRule="auto"/>
        <w:rPr>
          <w:rFonts w:cs="Arial"/>
        </w:rPr>
      </w:pPr>
      <w:r>
        <w:rPr>
          <w:rFonts w:cs="Arial"/>
        </w:rPr>
        <w:t>О</w:t>
      </w:r>
      <w:r w:rsidR="009207CC">
        <w:rPr>
          <w:rFonts w:cs="Arial"/>
        </w:rPr>
        <w:t>писание статусов и статусных схем заказов ТОРО приведено в разделе 5.7.1 данного КД.</w:t>
      </w:r>
    </w:p>
    <w:p w:rsidR="00167155" w:rsidRDefault="00167155" w:rsidP="00D139D7">
      <w:pPr>
        <w:tabs>
          <w:tab w:val="center" w:pos="5386"/>
        </w:tabs>
        <w:spacing w:after="240" w:line="276" w:lineRule="auto"/>
        <w:rPr>
          <w:rFonts w:cs="Arial"/>
        </w:rPr>
      </w:pPr>
      <w:r>
        <w:rPr>
          <w:rFonts w:cs="Arial"/>
        </w:rPr>
        <w:t>Используются транзакции</w:t>
      </w:r>
      <w:r w:rsidR="00D139D7">
        <w:rPr>
          <w:rFonts w:cs="Arial"/>
        </w:rPr>
        <w:t>:</w:t>
      </w:r>
    </w:p>
    <w:p w:rsidR="003B56D2" w:rsidRPr="00B153FA" w:rsidRDefault="00FB6040" w:rsidP="00FB6040">
      <w:pPr>
        <w:pStyle w:val="afa"/>
        <w:numPr>
          <w:ilvl w:val="0"/>
          <w:numId w:val="17"/>
        </w:numPr>
        <w:spacing w:after="240" w:line="276" w:lineRule="auto"/>
        <w:rPr>
          <w:rFonts w:cs="Arial"/>
        </w:rPr>
      </w:pPr>
      <w:r w:rsidRPr="00FB6040">
        <w:rPr>
          <w:rFonts w:cs="Arial"/>
        </w:rPr>
        <w:t>ZPM_ORD_OPER</w:t>
      </w:r>
      <w:r w:rsidRPr="009721BA">
        <w:rPr>
          <w:rFonts w:cs="Arial"/>
        </w:rPr>
        <w:t xml:space="preserve"> - </w:t>
      </w:r>
      <w:r w:rsidR="003B56D2" w:rsidRPr="00B153FA">
        <w:rPr>
          <w:rFonts w:cs="Arial"/>
        </w:rPr>
        <w:t>Отчет "Анализ операций заказов ТОРО</w:t>
      </w:r>
      <w:r w:rsidR="003B56D2" w:rsidRPr="00B153FA" w:rsidDel="00DC4FDF">
        <w:rPr>
          <w:rFonts w:cs="Arial"/>
        </w:rPr>
        <w:t xml:space="preserve"> </w:t>
      </w:r>
      <w:r w:rsidR="009920B2">
        <w:rPr>
          <w:rFonts w:cs="Arial"/>
        </w:rPr>
        <w:t>(номер в реестре разработок PM19</w:t>
      </w:r>
      <w:r w:rsidR="003B56D2" w:rsidRPr="00B153FA">
        <w:rPr>
          <w:rFonts w:cs="Arial"/>
        </w:rPr>
        <w:t>)</w:t>
      </w:r>
    </w:p>
    <w:p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rsidR="00DC4FDF" w:rsidRDefault="00167155" w:rsidP="00B153FA">
      <w:pPr>
        <w:pStyle w:val="afa"/>
        <w:numPr>
          <w:ilvl w:val="0"/>
          <w:numId w:val="17"/>
        </w:numPr>
        <w:spacing w:after="240" w:line="276" w:lineRule="auto"/>
        <w:rPr>
          <w:rFonts w:cs="Arial"/>
        </w:rPr>
      </w:pPr>
      <w:r w:rsidRPr="00DC4FDF">
        <w:rPr>
          <w:rFonts w:cs="Arial"/>
        </w:rPr>
        <w:t>IW38 – Изменение</w:t>
      </w:r>
      <w:r w:rsidR="00D139D7" w:rsidRPr="00DC4FDF">
        <w:rPr>
          <w:rFonts w:cs="Arial"/>
        </w:rPr>
        <w:t xml:space="preserve"> заказ</w:t>
      </w:r>
      <w:r w:rsidRPr="00DC4FDF">
        <w:rPr>
          <w:rFonts w:cs="Arial"/>
        </w:rPr>
        <w:t>ов ТОРО (список</w:t>
      </w:r>
      <w:r w:rsidR="00D139D7" w:rsidRPr="00DC4FDF">
        <w:rPr>
          <w:rFonts w:cs="Arial"/>
        </w:rPr>
        <w:t xml:space="preserve"> заказ</w:t>
      </w:r>
      <w:r w:rsidRPr="00DC4FDF">
        <w:rPr>
          <w:rFonts w:cs="Arial"/>
        </w:rPr>
        <w:t>ов)</w:t>
      </w:r>
    </w:p>
    <w:p w:rsidR="001E13A9" w:rsidRPr="007008A3" w:rsidRDefault="001618D1">
      <w:pPr>
        <w:pStyle w:val="4"/>
      </w:pPr>
      <w:r>
        <w:t>Шаг процесса 130</w:t>
      </w:r>
      <w:r w:rsidR="001E13A9" w:rsidRPr="007008A3">
        <w:t xml:space="preserve"> – Установка/актуализация индикатора "Останов" на</w:t>
      </w:r>
      <w:r w:rsidR="00D139D7">
        <w:t xml:space="preserve"> заказ</w:t>
      </w:r>
      <w:r w:rsidR="001E13A9" w:rsidRPr="007008A3">
        <w:t>ах ТОРО</w:t>
      </w:r>
    </w:p>
    <w:p w:rsidR="001E13A9" w:rsidRDefault="00F62E46" w:rsidP="001E13A9">
      <w:pPr>
        <w:spacing w:after="240" w:line="276" w:lineRule="auto"/>
        <w:rPr>
          <w:rFonts w:cs="Arial"/>
        </w:rPr>
      </w:pPr>
      <w:r>
        <w:rPr>
          <w:rFonts w:cs="Arial"/>
        </w:rPr>
        <w:t>Планировщик</w:t>
      </w:r>
      <w:r w:rsidR="005E3616">
        <w:rPr>
          <w:rFonts w:cs="Arial"/>
        </w:rPr>
        <w:t xml:space="preserve"> </w:t>
      </w:r>
      <w:r w:rsidR="002535C0">
        <w:rPr>
          <w:rFonts w:cs="Arial"/>
        </w:rPr>
        <w:t>ТОиР УО</w:t>
      </w:r>
      <w:ins w:id="214" w:author="Киселев Юрий Валерьевич" w:date="2022-03-30T20:50:00Z">
        <w:r w:rsidR="00762CD1">
          <w:rPr>
            <w:rFonts w:cs="Arial"/>
          </w:rPr>
          <w:t xml:space="preserve"> или Подрядчик</w:t>
        </w:r>
      </w:ins>
      <w:ins w:id="215" w:author="Киселев Юрий Валерьевич" w:date="2022-03-31T21:18:00Z">
        <w:r w:rsidR="00E83B86">
          <w:rPr>
            <w:rFonts w:cs="Arial"/>
          </w:rPr>
          <w:t xml:space="preserve"> ТОиР УО</w:t>
        </w:r>
      </w:ins>
      <w:r w:rsidR="00BB53B0">
        <w:rPr>
          <w:rFonts w:cs="Arial"/>
        </w:rPr>
        <w:t xml:space="preserve"> </w:t>
      </w:r>
      <w:r w:rsidR="005E3616">
        <w:rPr>
          <w:rFonts w:cs="Arial"/>
        </w:rPr>
        <w:t>проверяет, и, при необходимости, изменяет</w:t>
      </w:r>
      <w:r w:rsidR="000047C9">
        <w:rPr>
          <w:rFonts w:cs="Arial"/>
        </w:rPr>
        <w:t xml:space="preserve"> значение</w:t>
      </w:r>
      <w:r w:rsidR="001E13A9" w:rsidRPr="007008A3">
        <w:rPr>
          <w:rFonts w:cs="Arial"/>
        </w:rPr>
        <w:t xml:space="preserve"> индикатор</w:t>
      </w:r>
      <w:r w:rsidR="000047C9">
        <w:rPr>
          <w:rFonts w:cs="Arial"/>
        </w:rPr>
        <w:t>а</w:t>
      </w:r>
      <w:r w:rsidR="001E13A9" w:rsidRPr="007008A3">
        <w:rPr>
          <w:rFonts w:cs="Arial"/>
        </w:rPr>
        <w:t xml:space="preserve"> "</w:t>
      </w:r>
      <w:r w:rsidR="005E3616">
        <w:rPr>
          <w:rFonts w:cs="Arial"/>
        </w:rPr>
        <w:t>Состояние производственной установки</w:t>
      </w:r>
      <w:r w:rsidR="001E13A9" w:rsidRPr="007008A3">
        <w:rPr>
          <w:rFonts w:cs="Arial"/>
        </w:rPr>
        <w:t>" для</w:t>
      </w:r>
      <w:r w:rsidR="00D139D7">
        <w:rPr>
          <w:rFonts w:cs="Arial"/>
        </w:rPr>
        <w:t xml:space="preserve"> заказ</w:t>
      </w:r>
      <w:r w:rsidR="001E13A9" w:rsidRPr="007008A3">
        <w:rPr>
          <w:rFonts w:cs="Arial"/>
        </w:rPr>
        <w:t>ов, выполнение работ по которым должно реализовываться в рамках остановочного ремонта.</w:t>
      </w:r>
      <w:r w:rsidR="005E3616">
        <w:rPr>
          <w:rFonts w:cs="Arial"/>
        </w:rPr>
        <w:t xml:space="preserve"> Индикатор может иметь следующее значение</w:t>
      </w:r>
      <w:r w:rsidR="00951D71">
        <w:rPr>
          <w:rFonts w:cs="Arial"/>
        </w:rPr>
        <w:t>, и впоследствии будет влиять на включение</w:t>
      </w:r>
      <w:r w:rsidR="00D139D7">
        <w:rPr>
          <w:rFonts w:cs="Arial"/>
        </w:rPr>
        <w:t xml:space="preserve"> заказ</w:t>
      </w:r>
      <w:r w:rsidR="00951D71">
        <w:rPr>
          <w:rFonts w:cs="Arial"/>
        </w:rPr>
        <w:t>ов в остановочный ремонт</w:t>
      </w:r>
      <w:r w:rsidR="005E3616">
        <w:rPr>
          <w:rFonts w:cs="Arial"/>
        </w:rPr>
        <w:t xml:space="preserve"> (более подробное описание применения </w:t>
      </w:r>
      <w:r w:rsidR="00951D71">
        <w:rPr>
          <w:rFonts w:cs="Arial"/>
        </w:rPr>
        <w:t>индикатора</w:t>
      </w:r>
      <w:r w:rsidR="001618D1">
        <w:rPr>
          <w:rFonts w:cs="Arial"/>
        </w:rPr>
        <w:t xml:space="preserve"> представлено в разделе 5.10.6</w:t>
      </w:r>
      <w:r w:rsidR="000047C9">
        <w:rPr>
          <w:rFonts w:cs="Arial"/>
        </w:rPr>
        <w:t xml:space="preserve"> данного КД; </w:t>
      </w:r>
      <w:r w:rsidR="00951D71">
        <w:rPr>
          <w:rFonts w:cs="Arial"/>
        </w:rPr>
        <w:t xml:space="preserve">процесс </w:t>
      </w:r>
      <w:r w:rsidR="00BB00AD">
        <w:rPr>
          <w:rFonts w:cs="Arial"/>
        </w:rPr>
        <w:t xml:space="preserve">планирования </w:t>
      </w:r>
      <w:r w:rsidR="00951D71">
        <w:rPr>
          <w:rFonts w:cs="Arial"/>
        </w:rPr>
        <w:t xml:space="preserve">остановочных ремонтов </w:t>
      </w:r>
      <w:r w:rsidR="005E3616">
        <w:rPr>
          <w:rFonts w:cs="Arial"/>
        </w:rPr>
        <w:t xml:space="preserve">описывается в КД </w:t>
      </w:r>
      <w:r w:rsidR="001710A8">
        <w:rPr>
          <w:rFonts w:cs="Arial"/>
        </w:rPr>
        <w:t>ERP.</w:t>
      </w:r>
      <w:r w:rsidR="000B519E">
        <w:rPr>
          <w:rFonts w:cs="Arial"/>
        </w:rPr>
        <w:t>4.6.1.2.</w:t>
      </w:r>
      <w:r w:rsidR="008062A6" w:rsidRPr="008062A6">
        <w:rPr>
          <w:rFonts w:cs="Arial"/>
        </w:rPr>
        <w:t>53.PM.КД "Планирование остановочных ремонтов"</w:t>
      </w:r>
      <w:r w:rsidR="008062A6">
        <w:rPr>
          <w:rFonts w:cs="Arial"/>
        </w:rPr>
        <w:t>):</w:t>
      </w:r>
    </w:p>
    <w:p w:rsidR="00493429" w:rsidRPr="001D3943" w:rsidRDefault="00493429" w:rsidP="00493429">
      <w:pPr>
        <w:pStyle w:val="a7"/>
        <w:keepNext/>
        <w:spacing w:after="240" w:afterAutospacing="0" w:line="276" w:lineRule="auto"/>
        <w:jc w:val="right"/>
        <w:rPr>
          <w:rFonts w:cs="Arial"/>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8</w:t>
      </w:r>
      <w:r w:rsidRPr="007008A3">
        <w:rPr>
          <w:rFonts w:cs="Arial"/>
          <w:b/>
          <w:sz w:val="22"/>
        </w:rPr>
        <w:fldChar w:fldCharType="end"/>
      </w:r>
      <w:r w:rsidRPr="007008A3">
        <w:rPr>
          <w:rFonts w:cs="Arial"/>
          <w:b/>
          <w:sz w:val="22"/>
        </w:rPr>
        <w:t>.</w:t>
      </w:r>
      <w:r w:rsidR="002229E8">
        <w:rPr>
          <w:rFonts w:cs="Arial"/>
          <w:b/>
          <w:sz w:val="22"/>
        </w:rPr>
        <w:t>Состояние производственной установки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19"/>
        <w:gridCol w:w="8857"/>
      </w:tblGrid>
      <w:tr w:rsidR="00F65450" w:rsidRPr="007008A3" w:rsidTr="00B153FA">
        <w:trPr>
          <w:cantSplit/>
          <w:trHeight w:val="397"/>
          <w:tblHeader/>
        </w:trPr>
        <w:tc>
          <w:tcPr>
            <w:tcW w:w="648" w:type="pct"/>
            <w:shd w:val="clear" w:color="auto" w:fill="FFC000"/>
            <w:vAlign w:val="center"/>
          </w:tcPr>
          <w:p w:rsidR="00F65450" w:rsidRPr="007008A3" w:rsidRDefault="00F65450" w:rsidP="00D36507">
            <w:pPr>
              <w:ind w:firstLine="19"/>
              <w:jc w:val="center"/>
              <w:rPr>
                <w:rFonts w:cs="Arial"/>
                <w:b/>
                <w:sz w:val="20"/>
              </w:rPr>
            </w:pPr>
            <w:r w:rsidRPr="007008A3">
              <w:rPr>
                <w:rFonts w:cs="Arial"/>
                <w:b/>
                <w:sz w:val="20"/>
                <w:szCs w:val="20"/>
                <w:lang w:eastAsia="ru-RU"/>
              </w:rPr>
              <w:t>Код</w:t>
            </w:r>
          </w:p>
        </w:tc>
        <w:tc>
          <w:tcPr>
            <w:tcW w:w="4352" w:type="pct"/>
            <w:shd w:val="clear" w:color="auto" w:fill="FFC000"/>
            <w:vAlign w:val="center"/>
          </w:tcPr>
          <w:p w:rsidR="00F65450" w:rsidRPr="007008A3" w:rsidRDefault="00F65450" w:rsidP="00D36507">
            <w:pPr>
              <w:ind w:firstLine="19"/>
              <w:jc w:val="center"/>
              <w:rPr>
                <w:rFonts w:cs="Arial"/>
                <w:b/>
                <w:sz w:val="20"/>
              </w:rPr>
            </w:pPr>
            <w:r>
              <w:rPr>
                <w:rFonts w:cs="Arial"/>
                <w:b/>
                <w:sz w:val="20"/>
                <w:szCs w:val="20"/>
                <w:lang w:eastAsia="ru-RU"/>
              </w:rPr>
              <w:t>Описание</w:t>
            </w:r>
          </w:p>
        </w:tc>
      </w:tr>
      <w:tr w:rsidR="00F65450" w:rsidRPr="007008A3" w:rsidTr="00B153FA">
        <w:trPr>
          <w:cantSplit/>
        </w:trPr>
        <w:tc>
          <w:tcPr>
            <w:tcW w:w="648" w:type="pct"/>
          </w:tcPr>
          <w:p w:rsidR="00F65450" w:rsidRPr="007008A3" w:rsidRDefault="00F65450" w:rsidP="00F65450">
            <w:pPr>
              <w:ind w:firstLine="19"/>
              <w:rPr>
                <w:rFonts w:cs="Arial"/>
                <w:sz w:val="20"/>
              </w:rPr>
            </w:pPr>
            <w:r>
              <w:rPr>
                <w:rFonts w:cs="Arial"/>
                <w:sz w:val="20"/>
              </w:rPr>
              <w:t>1</w:t>
            </w:r>
          </w:p>
        </w:tc>
        <w:tc>
          <w:tcPr>
            <w:tcW w:w="4352" w:type="pct"/>
            <w:shd w:val="clear" w:color="auto" w:fill="auto"/>
          </w:tcPr>
          <w:p w:rsidR="00F65450" w:rsidRPr="007008A3" w:rsidRDefault="00D9695C" w:rsidP="00B153FA">
            <w:pPr>
              <w:ind w:firstLine="19"/>
              <w:jc w:val="left"/>
              <w:rPr>
                <w:rFonts w:cs="Arial"/>
                <w:sz w:val="20"/>
              </w:rPr>
            </w:pPr>
            <w:r>
              <w:rPr>
                <w:sz w:val="20"/>
              </w:rPr>
              <w:t>Остановочный ремонт</w:t>
            </w:r>
          </w:p>
        </w:tc>
      </w:tr>
      <w:tr w:rsidR="00F65450" w:rsidRPr="007008A3" w:rsidTr="00B153FA">
        <w:trPr>
          <w:cantSplit/>
        </w:trPr>
        <w:tc>
          <w:tcPr>
            <w:tcW w:w="648" w:type="pct"/>
          </w:tcPr>
          <w:p w:rsidR="00F65450" w:rsidRPr="007008A3" w:rsidRDefault="00F65450" w:rsidP="00F65450">
            <w:pPr>
              <w:ind w:firstLine="19"/>
              <w:rPr>
                <w:rFonts w:cs="Arial"/>
                <w:sz w:val="20"/>
              </w:rPr>
            </w:pPr>
            <w:r>
              <w:rPr>
                <w:rFonts w:cs="Arial"/>
                <w:sz w:val="20"/>
              </w:rPr>
              <w:t>2</w:t>
            </w:r>
          </w:p>
        </w:tc>
        <w:tc>
          <w:tcPr>
            <w:tcW w:w="4352" w:type="pct"/>
            <w:shd w:val="clear" w:color="auto" w:fill="auto"/>
          </w:tcPr>
          <w:p w:rsidR="00F65450" w:rsidRPr="007008A3" w:rsidRDefault="00F65450" w:rsidP="00B153FA">
            <w:pPr>
              <w:ind w:firstLine="19"/>
              <w:jc w:val="left"/>
              <w:rPr>
                <w:rFonts w:cs="Arial"/>
                <w:sz w:val="20"/>
              </w:rPr>
            </w:pPr>
            <w:r w:rsidRPr="004B08A9">
              <w:rPr>
                <w:sz w:val="20"/>
              </w:rPr>
              <w:t>Дополнительно включено в остановочный ремонт</w:t>
            </w:r>
          </w:p>
        </w:tc>
      </w:tr>
    </w:tbl>
    <w:p w:rsidR="00167155" w:rsidRDefault="00167155" w:rsidP="003E4042">
      <w:pPr>
        <w:spacing w:before="240" w:after="240" w:line="276" w:lineRule="auto"/>
        <w:rPr>
          <w:rFonts w:cs="Arial"/>
        </w:rPr>
      </w:pPr>
      <w:r>
        <w:rPr>
          <w:rFonts w:cs="Arial"/>
        </w:rPr>
        <w:t>Используются транзакции</w:t>
      </w:r>
      <w:r w:rsidR="00D139D7">
        <w:rPr>
          <w:rFonts w:cs="Arial"/>
        </w:rPr>
        <w:t>:</w:t>
      </w:r>
    </w:p>
    <w:p w:rsidR="00167155" w:rsidRDefault="00167155" w:rsidP="00167155">
      <w:pPr>
        <w:pStyle w:val="afa"/>
        <w:numPr>
          <w:ilvl w:val="0"/>
          <w:numId w:val="17"/>
        </w:numPr>
        <w:spacing w:after="240" w:line="276" w:lineRule="auto"/>
        <w:rPr>
          <w:rFonts w:cs="Arial"/>
        </w:rPr>
      </w:pPr>
      <w:r w:rsidRPr="00B32E52">
        <w:rPr>
          <w:rFonts w:cs="Arial"/>
        </w:rPr>
        <w:t>IW32 – Изменение</w:t>
      </w:r>
      <w:r w:rsidR="00D139D7">
        <w:rPr>
          <w:rFonts w:cs="Arial"/>
        </w:rPr>
        <w:t xml:space="preserve"> заказ</w:t>
      </w:r>
      <w:r>
        <w:rPr>
          <w:rFonts w:cs="Arial"/>
        </w:rPr>
        <w:t>а</w:t>
      </w:r>
      <w:r w:rsidRPr="00B32E52">
        <w:rPr>
          <w:rFonts w:cs="Arial"/>
        </w:rPr>
        <w:t xml:space="preserve"> ТОРО</w:t>
      </w:r>
    </w:p>
    <w:p w:rsidR="003E4042" w:rsidRDefault="00167155" w:rsidP="001618D1">
      <w:pPr>
        <w:pStyle w:val="afa"/>
        <w:numPr>
          <w:ilvl w:val="0"/>
          <w:numId w:val="17"/>
        </w:numPr>
        <w:spacing w:after="240" w:line="276" w:lineRule="auto"/>
        <w:rPr>
          <w:ins w:id="216" w:author="Киселев Юрий Валерьевич" w:date="2022-03-31T21:17:00Z"/>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E83B86" w:rsidRDefault="00E83B86" w:rsidP="00E83B86">
      <w:pPr>
        <w:pStyle w:val="afa"/>
        <w:spacing w:after="240" w:line="276" w:lineRule="auto"/>
        <w:ind w:left="1287" w:firstLine="0"/>
        <w:rPr>
          <w:ins w:id="217" w:author="Киселев Юрий Валерьевич" w:date="2022-03-31T21:17:00Z"/>
          <w:rFonts w:cs="Arial"/>
        </w:rPr>
      </w:pPr>
    </w:p>
    <w:p w:rsidR="00E83B86" w:rsidRPr="007008A3" w:rsidRDefault="00E83B86" w:rsidP="00E83B86">
      <w:pPr>
        <w:pStyle w:val="4"/>
        <w:rPr>
          <w:ins w:id="218" w:author="Киселев Юрий Валерьевич" w:date="2022-03-31T21:17:00Z"/>
        </w:rPr>
      </w:pPr>
      <w:ins w:id="219" w:author="Киселев Юрий Валерьевич" w:date="2022-03-31T21:17:00Z">
        <w:r>
          <w:t>Шаг процесса 135</w:t>
        </w:r>
        <w:r w:rsidRPr="007008A3">
          <w:t xml:space="preserve"> – </w:t>
        </w:r>
        <w:r>
          <w:t>Наполнение заказа и</w:t>
        </w:r>
        <w:r w:rsidRPr="006C49FB">
          <w:t xml:space="preserve"> </w:t>
        </w:r>
        <w:r>
          <w:t xml:space="preserve">корректировка </w:t>
        </w:r>
        <w:r w:rsidRPr="006C49FB">
          <w:t>работ</w:t>
        </w:r>
        <w:r>
          <w:t xml:space="preserve"> Подрядчиком</w:t>
        </w:r>
      </w:ins>
    </w:p>
    <w:p w:rsidR="00E83B86" w:rsidRDefault="00E83B86" w:rsidP="00E83B86">
      <w:pPr>
        <w:spacing w:after="240" w:line="276" w:lineRule="auto"/>
        <w:rPr>
          <w:ins w:id="220" w:author="polyus\kiselevyuv" w:date="2022-04-24T12:10:00Z"/>
          <w:rFonts w:cs="Arial"/>
        </w:rPr>
      </w:pPr>
      <w:ins w:id="221" w:author="Киселев Юрий Валерьевич" w:date="2022-03-31T21:17:00Z">
        <w:r>
          <w:rPr>
            <w:rFonts w:cs="Arial"/>
          </w:rPr>
          <w:t>Подрядчик</w:t>
        </w:r>
      </w:ins>
      <w:ins w:id="222" w:author="polyus\kiselevyuv" w:date="2022-04-24T12:00:00Z">
        <w:r w:rsidR="00310458">
          <w:rPr>
            <w:rFonts w:cs="Arial"/>
          </w:rPr>
          <w:t xml:space="preserve"> ТОиР УО</w:t>
        </w:r>
      </w:ins>
      <w:ins w:id="223" w:author="Киселев Юрий Валерьевич" w:date="2022-03-31T21:17:00Z">
        <w:r>
          <w:rPr>
            <w:rFonts w:cs="Arial"/>
          </w:rPr>
          <w:t xml:space="preserve"> </w:t>
        </w:r>
      </w:ins>
      <w:ins w:id="224" w:author="polyus\kiselevyuv" w:date="2022-04-24T12:05:00Z">
        <w:r w:rsidR="00310458">
          <w:rPr>
            <w:rFonts w:cs="Arial"/>
          </w:rPr>
          <w:t xml:space="preserve">наполняет </w:t>
        </w:r>
      </w:ins>
      <w:ins w:id="225" w:author="Киселев Юрий Валерьевич" w:date="2022-03-31T21:17:00Z">
        <w:r>
          <w:rPr>
            <w:rFonts w:cs="Arial"/>
          </w:rPr>
          <w:t>заказ</w:t>
        </w:r>
      </w:ins>
      <w:ins w:id="226" w:author="polyus\kiselevyuv" w:date="2022-04-24T12:05:00Z">
        <w:r w:rsidR="00310458">
          <w:rPr>
            <w:rFonts w:cs="Arial"/>
          </w:rPr>
          <w:t>ы</w:t>
        </w:r>
      </w:ins>
      <w:ins w:id="227" w:author="Киселев Юрий Валерьевич" w:date="2022-03-31T21:17:00Z">
        <w:r>
          <w:rPr>
            <w:rFonts w:cs="Arial"/>
          </w:rPr>
          <w:t xml:space="preserve"> ТОРО </w:t>
        </w:r>
      </w:ins>
      <w:ins w:id="228" w:author="polyus\kiselevyuv" w:date="2022-04-24T12:05:00Z">
        <w:r w:rsidR="00310458">
          <w:rPr>
            <w:rFonts w:cs="Arial"/>
          </w:rPr>
          <w:t>по</w:t>
        </w:r>
      </w:ins>
      <w:ins w:id="229" w:author="Киселев Юрий Валерьевич" w:date="2022-03-31T21:17:00Z">
        <w:r>
          <w:rPr>
            <w:rFonts w:cs="Arial"/>
          </w:rPr>
          <w:t xml:space="preserve"> оборудовани</w:t>
        </w:r>
      </w:ins>
      <w:ins w:id="230" w:author="polyus\kiselevyuv" w:date="2022-04-24T12:06:00Z">
        <w:r w:rsidR="00310458">
          <w:rPr>
            <w:rFonts w:cs="Arial"/>
          </w:rPr>
          <w:t>ю</w:t>
        </w:r>
      </w:ins>
      <w:ins w:id="231" w:author="Киселев Юрий Валерьевич" w:date="2022-03-31T21:17:00Z">
        <w:r>
          <w:rPr>
            <w:rFonts w:cs="Arial"/>
          </w:rPr>
          <w:t xml:space="preserve"> подлежащего обслуживанию в соответствии с договором</w:t>
        </w:r>
        <w:r w:rsidRPr="00312C1E">
          <w:rPr>
            <w:rFonts w:cs="Arial"/>
          </w:rPr>
          <w:t xml:space="preserve"> оказания услуг</w:t>
        </w:r>
      </w:ins>
      <w:ins w:id="232" w:author="polyus\kiselevyuv" w:date="2022-04-24T12:06:00Z">
        <w:r w:rsidR="00310458">
          <w:rPr>
            <w:rFonts w:cs="Arial"/>
          </w:rPr>
          <w:t>, а также вносит корректировки по замечаниям, полученны</w:t>
        </w:r>
      </w:ins>
      <w:ins w:id="233" w:author="polyus\kiselevyuv" w:date="2022-04-24T12:07:00Z">
        <w:r w:rsidR="00310458">
          <w:rPr>
            <w:rFonts w:cs="Arial"/>
          </w:rPr>
          <w:t>м</w:t>
        </w:r>
      </w:ins>
      <w:ins w:id="234" w:author="polyus\kiselevyuv" w:date="2022-04-24T12:06:00Z">
        <w:r w:rsidR="00310458">
          <w:rPr>
            <w:rFonts w:cs="Arial"/>
          </w:rPr>
          <w:t xml:space="preserve"> от Планировщика ТОиР УО на шаге </w:t>
        </w:r>
      </w:ins>
      <w:ins w:id="235" w:author="polyus\kiselevyuv" w:date="2022-04-24T12:07:00Z">
        <w:r w:rsidR="00310458">
          <w:rPr>
            <w:rFonts w:cs="Arial"/>
          </w:rPr>
          <w:t>360 (заказы со статусом КОРР)</w:t>
        </w:r>
      </w:ins>
      <w:ins w:id="236" w:author="Киселев Юрий Валерьевич" w:date="2022-03-31T21:17:00Z">
        <w:r>
          <w:rPr>
            <w:rFonts w:cs="Arial"/>
          </w:rPr>
          <w:t xml:space="preserve">. Редактирует состав операций, наполняет необходимыми компонентам материала, указывает рабочее место подрядной организации (вид </w:t>
        </w:r>
        <w:r>
          <w:rPr>
            <w:rFonts w:cs="Arial"/>
            <w:lang w:val="en-US"/>
          </w:rPr>
          <w:t>Z</w:t>
        </w:r>
        <w:r w:rsidRPr="00312C1E">
          <w:rPr>
            <w:rFonts w:cs="Arial"/>
          </w:rPr>
          <w:t>003</w:t>
        </w:r>
        <w:r w:rsidRPr="00FB2BF1">
          <w:rPr>
            <w:rFonts w:cs="Arial"/>
          </w:rPr>
          <w:t xml:space="preserve"> </w:t>
        </w:r>
        <w:r>
          <w:rPr>
            <w:rFonts w:cs="Arial"/>
          </w:rPr>
          <w:t>– подрядная организация</w:t>
        </w:r>
        <w:r w:rsidRPr="00312C1E">
          <w:rPr>
            <w:rFonts w:cs="Arial"/>
          </w:rPr>
          <w:t>)</w:t>
        </w:r>
        <w:r>
          <w:rPr>
            <w:rFonts w:cs="Arial"/>
          </w:rPr>
          <w:t xml:space="preserve">. По результатам завершения наполнения заказа устанавливает пользовательский статус </w:t>
        </w:r>
        <w:r w:rsidRPr="00C86073">
          <w:rPr>
            <w:rFonts w:cs="Arial"/>
          </w:rPr>
          <w:t>РЗПР</w:t>
        </w:r>
        <w:r>
          <w:rPr>
            <w:rFonts w:cs="Arial"/>
          </w:rPr>
          <w:t xml:space="preserve"> (Работы запланированы подрядчиком)</w:t>
        </w:r>
        <w:r w:rsidRPr="00C86073">
          <w:rPr>
            <w:rFonts w:cs="Arial"/>
          </w:rPr>
          <w:t>.</w:t>
        </w:r>
      </w:ins>
    </w:p>
    <w:p w:rsidR="00E908AD" w:rsidRDefault="00E908AD" w:rsidP="00E83B86">
      <w:pPr>
        <w:spacing w:after="240" w:line="276" w:lineRule="auto"/>
        <w:rPr>
          <w:ins w:id="237" w:author="Киселев Юрий Валерьевич" w:date="2022-03-31T21:17:00Z"/>
          <w:rFonts w:cs="Arial"/>
        </w:rPr>
      </w:pPr>
      <w:ins w:id="238" w:author="polyus\kiselevyuv" w:date="2022-04-24T12:11:00Z">
        <w:r>
          <w:rPr>
            <w:rFonts w:cs="Arial"/>
          </w:rPr>
          <w:t xml:space="preserve">Также Подрядчик ТОиР УО вносит корректировки </w:t>
        </w:r>
      </w:ins>
      <w:ins w:id="239" w:author="polyus\kiselevyuv" w:date="2022-04-24T12:12:00Z">
        <w:r>
          <w:rPr>
            <w:rFonts w:cs="Arial"/>
          </w:rPr>
          <w:t xml:space="preserve">в заказы ТОРО </w:t>
        </w:r>
      </w:ins>
      <w:ins w:id="240" w:author="polyus\kiselevyuv" w:date="2022-04-24T12:11:00Z">
        <w:r>
          <w:rPr>
            <w:rFonts w:cs="Arial"/>
          </w:rPr>
          <w:t>по замечаниям, полученным от Планировщика ТОиР УО на шаге 360 (заказы со статусом КОРР)</w:t>
        </w:r>
      </w:ins>
      <w:ins w:id="241" w:author="polyus\kiselevyuv" w:date="2022-04-24T12:12:00Z">
        <w:r>
          <w:rPr>
            <w:rFonts w:cs="Arial"/>
          </w:rPr>
          <w:t xml:space="preserve"> и </w:t>
        </w:r>
      </w:ins>
      <w:ins w:id="242" w:author="polyus\kiselevyuv" w:date="2022-04-24T12:13:00Z">
        <w:r>
          <w:rPr>
            <w:rFonts w:cs="Arial"/>
          </w:rPr>
          <w:t xml:space="preserve">по </w:t>
        </w:r>
      </w:ins>
      <w:ins w:id="243" w:author="polyus\kiselevyuv" w:date="2022-04-24T12:11:00Z">
        <w:r>
          <w:rPr>
            <w:rFonts w:cs="Arial"/>
          </w:rPr>
          <w:t xml:space="preserve">завершении </w:t>
        </w:r>
      </w:ins>
      <w:ins w:id="244" w:author="polyus\kiselevyuv" w:date="2022-04-24T12:12:00Z">
        <w:r>
          <w:rPr>
            <w:rFonts w:cs="Arial"/>
          </w:rPr>
          <w:t xml:space="preserve">снимает </w:t>
        </w:r>
      </w:ins>
      <w:ins w:id="245" w:author="polyus\kiselevyuv" w:date="2022-04-24T12:11:00Z">
        <w:r>
          <w:rPr>
            <w:rFonts w:cs="Arial"/>
          </w:rPr>
          <w:t xml:space="preserve">статус КОРР с заказов </w:t>
        </w:r>
      </w:ins>
      <w:ins w:id="246" w:author="polyus\kiselevyuv" w:date="2022-04-24T12:12:00Z">
        <w:r>
          <w:rPr>
            <w:rFonts w:cs="Arial"/>
          </w:rPr>
          <w:t>ТОРО.</w:t>
        </w:r>
      </w:ins>
    </w:p>
    <w:p w:rsidR="00E83B86" w:rsidRDefault="00E83B86" w:rsidP="00E83B86">
      <w:pPr>
        <w:spacing w:before="240" w:after="240" w:line="276" w:lineRule="auto"/>
        <w:rPr>
          <w:ins w:id="247" w:author="Киселев Юрий Валерьевич" w:date="2022-03-31T21:17:00Z"/>
          <w:rFonts w:cs="Arial"/>
        </w:rPr>
      </w:pPr>
      <w:ins w:id="248" w:author="Киселев Юрий Валерьевич" w:date="2022-03-31T21:17:00Z">
        <w:r>
          <w:rPr>
            <w:rFonts w:cs="Arial"/>
          </w:rPr>
          <w:t>Используются транзакции:</w:t>
        </w:r>
      </w:ins>
    </w:p>
    <w:p w:rsidR="00E83B86" w:rsidRDefault="00E83B86" w:rsidP="00E83B86">
      <w:pPr>
        <w:pStyle w:val="afa"/>
        <w:numPr>
          <w:ilvl w:val="0"/>
          <w:numId w:val="17"/>
        </w:numPr>
        <w:spacing w:after="240" w:line="276" w:lineRule="auto"/>
        <w:rPr>
          <w:ins w:id="249" w:author="Киселев Юрий Валерьевич" w:date="2022-03-31T21:17:00Z"/>
          <w:rFonts w:cs="Arial"/>
        </w:rPr>
      </w:pPr>
      <w:ins w:id="250" w:author="Киселев Юрий Валерьевич" w:date="2022-03-31T21:17:00Z">
        <w:r w:rsidRPr="00B32E52">
          <w:rPr>
            <w:rFonts w:cs="Arial"/>
          </w:rPr>
          <w:t>IW32 – Изменение</w:t>
        </w:r>
        <w:r>
          <w:rPr>
            <w:rFonts w:cs="Arial"/>
          </w:rPr>
          <w:t xml:space="preserve"> заказа</w:t>
        </w:r>
        <w:r w:rsidRPr="00B32E52">
          <w:rPr>
            <w:rFonts w:cs="Arial"/>
          </w:rPr>
          <w:t xml:space="preserve"> ТОРО</w:t>
        </w:r>
      </w:ins>
    </w:p>
    <w:p w:rsidR="00E83B86" w:rsidRPr="00FB2BF1" w:rsidRDefault="00E83B86" w:rsidP="00E83B86">
      <w:pPr>
        <w:pStyle w:val="afa"/>
        <w:numPr>
          <w:ilvl w:val="0"/>
          <w:numId w:val="17"/>
        </w:numPr>
        <w:spacing w:after="240" w:line="276" w:lineRule="auto"/>
        <w:rPr>
          <w:ins w:id="251" w:author="Киселев Юрий Валерьевич" w:date="2022-03-31T21:17:00Z"/>
          <w:rFonts w:cs="Arial"/>
        </w:rPr>
      </w:pPr>
      <w:ins w:id="252" w:author="Киселев Юрий Валерьевич" w:date="2022-03-31T21:17:00Z">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ins>
    </w:p>
    <w:p w:rsidR="001E13A9" w:rsidRPr="007008A3" w:rsidRDefault="001618D1">
      <w:pPr>
        <w:pStyle w:val="4"/>
      </w:pPr>
      <w:r>
        <w:t>Шаг процесса 140</w:t>
      </w:r>
      <w:r w:rsidR="001E13A9" w:rsidRPr="007008A3">
        <w:t xml:space="preserve"> – Автоматическое присвоение</w:t>
      </w:r>
      <w:r w:rsidR="00D139D7">
        <w:t xml:space="preserve"> заказ</w:t>
      </w:r>
      <w:r w:rsidR="001E13A9" w:rsidRPr="007008A3">
        <w:t xml:space="preserve">ов </w:t>
      </w:r>
      <w:r w:rsidR="00D139D7">
        <w:t xml:space="preserve">ТОРО </w:t>
      </w:r>
      <w:r w:rsidR="001E13A9" w:rsidRPr="007008A3">
        <w:t>СПП-элементам</w:t>
      </w:r>
    </w:p>
    <w:p w:rsidR="00345EBC" w:rsidRPr="000564A3" w:rsidRDefault="00997E61" w:rsidP="00345EBC">
      <w:pPr>
        <w:spacing w:after="240" w:line="276" w:lineRule="auto"/>
        <w:rPr>
          <w:rFonts w:cs="Arial"/>
        </w:rPr>
      </w:pPr>
      <w:r w:rsidRPr="007008A3">
        <w:rPr>
          <w:rFonts w:cs="Arial"/>
        </w:rPr>
        <w:t xml:space="preserve">В системе </w:t>
      </w:r>
      <w:r w:rsidR="00034AF0">
        <w:rPr>
          <w:rFonts w:cs="Arial"/>
        </w:rPr>
        <w:t>реализуется</w:t>
      </w:r>
      <w:r w:rsidR="00E0479C">
        <w:rPr>
          <w:rFonts w:cs="Arial"/>
        </w:rPr>
        <w:t xml:space="preserve"> автоматическое</w:t>
      </w:r>
      <w:r w:rsidRPr="007008A3">
        <w:rPr>
          <w:rFonts w:cs="Arial"/>
        </w:rPr>
        <w:t xml:space="preserve"> присвоение</w:t>
      </w:r>
      <w:r w:rsidR="00D139D7">
        <w:rPr>
          <w:rFonts w:cs="Arial"/>
        </w:rPr>
        <w:t xml:space="preserve"> заказ</w:t>
      </w:r>
      <w:r w:rsidRPr="007008A3">
        <w:rPr>
          <w:rFonts w:cs="Arial"/>
        </w:rPr>
        <w:t>ов ТОРО СПП-элементам с выделенными лимитами на основе подразделения и алгоритма соотнесения по основным данным (вида</w:t>
      </w:r>
      <w:r w:rsidR="00D139D7">
        <w:rPr>
          <w:rFonts w:cs="Arial"/>
        </w:rPr>
        <w:t xml:space="preserve"> заказ</w:t>
      </w:r>
      <w:r w:rsidRPr="007008A3">
        <w:rPr>
          <w:rFonts w:cs="Arial"/>
        </w:rPr>
        <w:t xml:space="preserve">а, сроков работ, </w:t>
      </w:r>
      <w:r w:rsidR="000D3161" w:rsidRPr="009721BA">
        <w:rPr>
          <w:rFonts w:cs="Arial"/>
        </w:rPr>
        <w:t>группы планирования</w:t>
      </w:r>
      <w:r w:rsidR="000D3161">
        <w:rPr>
          <w:rFonts w:cs="Arial"/>
        </w:rPr>
        <w:t>, завода планирования, МВЗ-заказа</w:t>
      </w:r>
      <w:r w:rsidR="000D3161" w:rsidRPr="009721BA">
        <w:rPr>
          <w:rFonts w:cs="Arial"/>
        </w:rPr>
        <w:t>/</w:t>
      </w:r>
      <w:r w:rsidR="000D3161">
        <w:rPr>
          <w:rFonts w:cs="Arial"/>
        </w:rPr>
        <w:t xml:space="preserve">группы МВЗ СПП-элемента, </w:t>
      </w:r>
      <w:r w:rsidR="000D3161">
        <w:rPr>
          <w:rFonts w:cs="Arial"/>
          <w:lang w:val="en-US"/>
        </w:rPr>
        <w:t>CAPEX</w:t>
      </w:r>
      <w:r w:rsidR="000D3161">
        <w:rPr>
          <w:rFonts w:cs="Arial"/>
        </w:rPr>
        <w:t>/</w:t>
      </w:r>
      <w:r w:rsidR="000D3161">
        <w:rPr>
          <w:rFonts w:cs="Arial"/>
          <w:lang w:val="en-US"/>
        </w:rPr>
        <w:t>OPEX</w:t>
      </w:r>
      <w:r w:rsidR="000D3161" w:rsidRPr="009721BA">
        <w:rPr>
          <w:rFonts w:cs="Arial"/>
        </w:rPr>
        <w:t xml:space="preserve"> </w:t>
      </w:r>
      <w:r w:rsidR="000D3161">
        <w:rPr>
          <w:rFonts w:cs="Arial"/>
        </w:rPr>
        <w:t>заказа и СПП-элемента</w:t>
      </w:r>
      <w:r w:rsidRPr="007008A3">
        <w:rPr>
          <w:rFonts w:cs="Arial"/>
        </w:rPr>
        <w:t xml:space="preserve">) при </w:t>
      </w:r>
      <w:r w:rsidR="00E0479C">
        <w:rPr>
          <w:rFonts w:cs="Arial"/>
        </w:rPr>
        <w:t>сохранении</w:t>
      </w:r>
      <w:r w:rsidR="00D139D7">
        <w:rPr>
          <w:rFonts w:cs="Arial"/>
        </w:rPr>
        <w:t xml:space="preserve"> заказ</w:t>
      </w:r>
      <w:r w:rsidR="00E0479C">
        <w:rPr>
          <w:rFonts w:cs="Arial"/>
        </w:rPr>
        <w:t>а</w:t>
      </w:r>
      <w:r w:rsidR="000D3161">
        <w:rPr>
          <w:rFonts w:cs="Arial"/>
        </w:rPr>
        <w:t xml:space="preserve"> ТОРО</w:t>
      </w:r>
      <w:r w:rsidRPr="007008A3">
        <w:rPr>
          <w:rFonts w:cs="Arial"/>
        </w:rPr>
        <w:t>.</w:t>
      </w:r>
      <w:r w:rsidR="00345EBC" w:rsidRPr="00345EBC">
        <w:rPr>
          <w:rFonts w:cs="Arial"/>
        </w:rPr>
        <w:t xml:space="preserve"> Следует учитывать </w:t>
      </w:r>
      <w:r w:rsidR="008E59C7">
        <w:rPr>
          <w:rFonts w:cs="Arial"/>
        </w:rPr>
        <w:t>з</w:t>
      </w:r>
      <w:r w:rsidR="00345EBC" w:rsidRPr="00345EBC">
        <w:rPr>
          <w:rFonts w:cs="Arial"/>
        </w:rPr>
        <w:t xml:space="preserve">апрет на привязку </w:t>
      </w:r>
      <w:r w:rsidR="008E59C7">
        <w:rPr>
          <w:rFonts w:cs="Arial"/>
          <w:lang w:val="en-US"/>
        </w:rPr>
        <w:t>CAPEX</w:t>
      </w:r>
      <w:r w:rsidR="008E59C7" w:rsidRPr="00345EBC">
        <w:rPr>
          <w:rFonts w:cs="Arial"/>
        </w:rPr>
        <w:t xml:space="preserve"> </w:t>
      </w:r>
      <w:r w:rsidR="00345EBC" w:rsidRPr="00345EBC">
        <w:rPr>
          <w:rFonts w:cs="Arial"/>
        </w:rPr>
        <w:t xml:space="preserve">заказов и ОСГ к </w:t>
      </w:r>
      <w:r w:rsidR="008E59C7">
        <w:rPr>
          <w:rFonts w:cs="Arial"/>
          <w:lang w:val="en-US"/>
        </w:rPr>
        <w:t>OPEX</w:t>
      </w:r>
      <w:r w:rsidR="008E59C7" w:rsidRPr="00345EBC">
        <w:rPr>
          <w:rFonts w:cs="Arial"/>
        </w:rPr>
        <w:t xml:space="preserve"> </w:t>
      </w:r>
      <w:r w:rsidR="00345EBC" w:rsidRPr="00345EBC">
        <w:rPr>
          <w:rFonts w:cs="Arial"/>
        </w:rPr>
        <w:t>СПП и наоборот, описанный в разделе 5.10.7.3. данного КД.</w:t>
      </w:r>
      <w:ins w:id="253" w:author="polyus\kiselevyuv" w:date="2022-04-21T15:52:00Z">
        <w:r w:rsidR="000564A3" w:rsidRPr="000564A3">
          <w:rPr>
            <w:rFonts w:cs="Arial"/>
          </w:rPr>
          <w:t xml:space="preserve"> </w:t>
        </w:r>
      </w:ins>
      <w:ins w:id="254" w:author="polyus\kiselevyuv" w:date="2022-04-21T15:53:00Z">
        <w:r w:rsidR="000564A3" w:rsidRPr="000564A3">
          <w:rPr>
            <w:rFonts w:cs="Arial"/>
          </w:rPr>
          <w:t>Формирование проекта ППА и актуализированной структуры СПП-элементов на планируемый год выполняется в рамках процесса ПП-07.06.03-</w:t>
        </w:r>
        <w:r w:rsidR="000564A3" w:rsidRPr="000564A3">
          <w:rPr>
            <w:rFonts w:cs="Arial"/>
            <w:lang w:val="en-US"/>
          </w:rPr>
          <w:t>ERP</w:t>
        </w:r>
        <w:r w:rsidR="000564A3" w:rsidRPr="000564A3">
          <w:rPr>
            <w:rFonts w:cs="Arial"/>
          </w:rPr>
          <w:t xml:space="preserve"> Формирование годового бюджета воздействий на производственные активы.</w:t>
        </w:r>
      </w:ins>
    </w:p>
    <w:p w:rsidR="00E0479C" w:rsidRDefault="00E0479C" w:rsidP="00997E61">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должен проверить в списке</w:t>
      </w:r>
      <w:r w:rsidR="00D139D7">
        <w:rPr>
          <w:rFonts w:cs="Arial"/>
        </w:rPr>
        <w:t xml:space="preserve"> заказ</w:t>
      </w:r>
      <w:r>
        <w:rPr>
          <w:rFonts w:cs="Arial"/>
        </w:rPr>
        <w:t>ов наличие СПП-элемента по</w:t>
      </w:r>
      <w:r w:rsidR="00D139D7">
        <w:rPr>
          <w:rFonts w:cs="Arial"/>
        </w:rPr>
        <w:t xml:space="preserve"> заказ</w:t>
      </w:r>
      <w:r>
        <w:rPr>
          <w:rFonts w:cs="Arial"/>
        </w:rPr>
        <w:t>ам, в случае выявления не</w:t>
      </w:r>
      <w:r w:rsidR="003D4E30">
        <w:rPr>
          <w:rFonts w:cs="Arial"/>
        </w:rPr>
        <w:t xml:space="preserve"> </w:t>
      </w:r>
      <w:r>
        <w:rPr>
          <w:rFonts w:cs="Arial"/>
        </w:rPr>
        <w:t>присвоенных</w:t>
      </w:r>
      <w:r w:rsidR="00D139D7">
        <w:rPr>
          <w:rFonts w:cs="Arial"/>
        </w:rPr>
        <w:t xml:space="preserve"> заказ</w:t>
      </w:r>
      <w:r>
        <w:rPr>
          <w:rFonts w:cs="Arial"/>
        </w:rPr>
        <w:t>ов – выполнить присвоение вручную, передать в службу поддержки номера</w:t>
      </w:r>
      <w:r w:rsidR="00D139D7">
        <w:rPr>
          <w:rFonts w:cs="Arial"/>
        </w:rPr>
        <w:t xml:space="preserve"> заказ</w:t>
      </w:r>
      <w:r>
        <w:rPr>
          <w:rFonts w:cs="Arial"/>
        </w:rPr>
        <w:t>ов для анализа, почему присвоение не произошло.</w:t>
      </w:r>
    </w:p>
    <w:p w:rsidR="00E0479C" w:rsidRDefault="00E0479C" w:rsidP="00E0479C">
      <w:pPr>
        <w:spacing w:after="240" w:line="276" w:lineRule="auto"/>
        <w:rPr>
          <w:rFonts w:cs="Arial"/>
        </w:rPr>
      </w:pPr>
      <w:r>
        <w:rPr>
          <w:rFonts w:cs="Arial"/>
        </w:rPr>
        <w:t>Используются транзакции</w:t>
      </w:r>
      <w:r w:rsidR="00D139D7">
        <w:rPr>
          <w:rFonts w:cs="Arial"/>
        </w:rPr>
        <w:t>:</w:t>
      </w:r>
    </w:p>
    <w:p w:rsidR="00425C91" w:rsidRDefault="00E0479C" w:rsidP="00425C91">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425C91" w:rsidRPr="00425C91">
        <w:rPr>
          <w:rFonts w:cs="Arial"/>
        </w:rPr>
        <w:t xml:space="preserve"> </w:t>
      </w:r>
    </w:p>
    <w:p w:rsidR="00425C91" w:rsidRPr="00B32E52" w:rsidRDefault="00425C91" w:rsidP="00425C91">
      <w:pPr>
        <w:pStyle w:val="afa"/>
        <w:numPr>
          <w:ilvl w:val="0"/>
          <w:numId w:val="17"/>
        </w:numPr>
        <w:spacing w:after="240" w:line="276" w:lineRule="auto"/>
        <w:rPr>
          <w:rFonts w:cs="Arial"/>
        </w:rPr>
      </w:pPr>
      <w:r>
        <w:rPr>
          <w:rFonts w:cs="Arial"/>
        </w:rPr>
        <w:t>Разработка (расширение) PM</w:t>
      </w:r>
      <w:r w:rsidR="00497065">
        <w:rPr>
          <w:rFonts w:cs="Arial"/>
        </w:rPr>
        <w:t>46</w:t>
      </w:r>
      <w:r>
        <w:rPr>
          <w:rFonts w:cs="Arial"/>
        </w:rPr>
        <w:t xml:space="preserve"> Присвоение заказов СПП-элементам</w:t>
      </w:r>
      <w:r w:rsidR="00034AF0">
        <w:rPr>
          <w:rFonts w:cs="Arial"/>
        </w:rPr>
        <w:t>, см. раздел 5.10.7.6 данного КД</w:t>
      </w:r>
      <w:r>
        <w:rPr>
          <w:rFonts w:cs="Arial"/>
        </w:rPr>
        <w:t>.</w:t>
      </w:r>
    </w:p>
    <w:p w:rsidR="00E0479C" w:rsidRDefault="002E1D14" w:rsidP="00E0479C">
      <w:pPr>
        <w:pStyle w:val="afa"/>
        <w:numPr>
          <w:ilvl w:val="0"/>
          <w:numId w:val="17"/>
        </w:numPr>
        <w:spacing w:after="240" w:line="276" w:lineRule="auto"/>
        <w:rPr>
          <w:rFonts w:cs="Arial"/>
        </w:rPr>
      </w:pPr>
      <w:r>
        <w:rPr>
          <w:rFonts w:cs="Arial"/>
        </w:rPr>
        <w:t>Транзакция ZPM_PLAN «АРМ планировщика ТОиР»</w:t>
      </w:r>
    </w:p>
    <w:p w:rsidR="00BD3619" w:rsidRPr="007008A3" w:rsidRDefault="00BD3619">
      <w:pPr>
        <w:pStyle w:val="4"/>
      </w:pPr>
      <w:r w:rsidRPr="007008A3">
        <w:t xml:space="preserve">Шаг процесса </w:t>
      </w:r>
      <w:r w:rsidR="001618D1">
        <w:t>150</w:t>
      </w:r>
      <w:r w:rsidRPr="007008A3">
        <w:t xml:space="preserve"> – Ранжирование</w:t>
      </w:r>
      <w:r w:rsidR="00D139D7">
        <w:t xml:space="preserve"> заказ</w:t>
      </w:r>
      <w:r w:rsidRPr="007008A3">
        <w:t>ов ТОРО</w:t>
      </w:r>
    </w:p>
    <w:p w:rsidR="00D139D7" w:rsidRDefault="00BD3619" w:rsidP="00BD3619">
      <w:pPr>
        <w:spacing w:after="240" w:line="276" w:lineRule="auto"/>
        <w:rPr>
          <w:rFonts w:cs="Arial"/>
        </w:rPr>
      </w:pPr>
      <w:bookmarkStart w:id="255" w:name="_Hlk522034046"/>
      <w:r w:rsidRPr="00562687">
        <w:rPr>
          <w:rFonts w:cs="Arial"/>
        </w:rPr>
        <w:t xml:space="preserve">В системе </w:t>
      </w:r>
      <w:r w:rsidRPr="002B4695">
        <w:rPr>
          <w:rFonts w:cs="Arial"/>
        </w:rPr>
        <w:t>реализуется автомати</w:t>
      </w:r>
      <w:r w:rsidR="0057314D">
        <w:rPr>
          <w:rFonts w:cs="Arial"/>
        </w:rPr>
        <w:t>зированное</w:t>
      </w:r>
      <w:r w:rsidRPr="002B4695">
        <w:rPr>
          <w:rFonts w:cs="Arial"/>
        </w:rPr>
        <w:t xml:space="preserve"> оп</w:t>
      </w:r>
      <w:r w:rsidR="00D82ED6">
        <w:rPr>
          <w:rFonts w:cs="Arial"/>
        </w:rPr>
        <w:t xml:space="preserve">ределение и установка </w:t>
      </w:r>
      <w:r w:rsidR="00FF5273">
        <w:rPr>
          <w:rFonts w:cs="Arial"/>
        </w:rPr>
        <w:t>ранга (</w:t>
      </w:r>
      <w:r w:rsidR="0057314D">
        <w:rPr>
          <w:rFonts w:cs="Arial"/>
        </w:rPr>
        <w:t>приоритета</w:t>
      </w:r>
      <w:r w:rsidR="00FF5273">
        <w:rPr>
          <w:rFonts w:cs="Arial"/>
        </w:rPr>
        <w:t>)</w:t>
      </w:r>
      <w:r w:rsidR="0057314D">
        <w:rPr>
          <w:rFonts w:cs="Arial"/>
        </w:rPr>
        <w:t xml:space="preserve"> </w:t>
      </w:r>
      <w:r w:rsidR="00D139D7">
        <w:rPr>
          <w:rFonts w:cs="Arial"/>
        </w:rPr>
        <w:t>заказ</w:t>
      </w:r>
      <w:r w:rsidRPr="002B4695">
        <w:rPr>
          <w:rFonts w:cs="Arial"/>
        </w:rPr>
        <w:t xml:space="preserve">а ТОРО </w:t>
      </w:r>
      <w:ins w:id="256" w:author="polyus\kiselevyuv" w:date="2022-04-21T16:03:00Z">
        <w:r w:rsidR="005A0F10">
          <w:rPr>
            <w:rFonts w:cs="Arial"/>
          </w:rPr>
          <w:t xml:space="preserve">(статус ПЛАН) </w:t>
        </w:r>
      </w:ins>
      <w:r w:rsidRPr="002B4695">
        <w:rPr>
          <w:rFonts w:cs="Arial"/>
        </w:rPr>
        <w:t>на основе</w:t>
      </w:r>
      <w:ins w:id="257" w:author="polyus\kiselevyuv" w:date="2022-04-21T16:04:00Z">
        <w:r w:rsidR="005A0F10">
          <w:rPr>
            <w:rFonts w:cs="Arial"/>
          </w:rPr>
          <w:t xml:space="preserve"> реестра оборудования и</w:t>
        </w:r>
      </w:ins>
      <w:r w:rsidRPr="002B4695">
        <w:rPr>
          <w:rFonts w:cs="Arial"/>
        </w:rPr>
        <w:t xml:space="preserve"> крит</w:t>
      </w:r>
      <w:r w:rsidR="009F2640">
        <w:rPr>
          <w:rFonts w:cs="Arial"/>
        </w:rPr>
        <w:t>ичнос</w:t>
      </w:r>
      <w:r w:rsidR="00872C93">
        <w:rPr>
          <w:rFonts w:cs="Arial"/>
        </w:rPr>
        <w:t xml:space="preserve">ти ПА </w:t>
      </w:r>
      <w:r w:rsidR="009F2640">
        <w:rPr>
          <w:rFonts w:cs="Arial"/>
        </w:rPr>
        <w:t xml:space="preserve">согласно </w:t>
      </w:r>
      <w:r w:rsidR="0057314D">
        <w:rPr>
          <w:rFonts w:cs="Arial"/>
        </w:rPr>
        <w:t>МУ «Приоритизация работ по ТОиР»</w:t>
      </w:r>
      <w:r w:rsidR="009F2640">
        <w:rPr>
          <w:rFonts w:cs="Arial"/>
        </w:rPr>
        <w:t>. См. раздел 5.10.8 данного КД.</w:t>
      </w:r>
      <w:r w:rsidRPr="002B4695">
        <w:rPr>
          <w:rFonts w:cs="Arial"/>
        </w:rPr>
        <w:t xml:space="preserve"> </w:t>
      </w:r>
    </w:p>
    <w:p w:rsidR="00CC1FD5" w:rsidRPr="00CC1FD5" w:rsidRDefault="00BD3619" w:rsidP="00ED4180">
      <w:pPr>
        <w:spacing w:after="240" w:line="276" w:lineRule="auto"/>
        <w:rPr>
          <w:ins w:id="258" w:author="polyus\kiselevyuv" w:date="2022-05-17T09:59:00Z"/>
          <w:rFonts w:cs="Arial"/>
        </w:rPr>
      </w:pPr>
      <w:r w:rsidRPr="002B4695">
        <w:rPr>
          <w:rFonts w:cs="Arial"/>
        </w:rPr>
        <w:t>Используется разработка</w:t>
      </w:r>
      <w:r>
        <w:rPr>
          <w:rFonts w:cs="Arial"/>
        </w:rPr>
        <w:t xml:space="preserve"> (расширение)</w:t>
      </w:r>
      <w:r w:rsidRPr="002B4695">
        <w:rPr>
          <w:rFonts w:cs="Arial"/>
        </w:rPr>
        <w:t>, код в реестре разработок PM23</w:t>
      </w:r>
      <w:ins w:id="259" w:author="polyus\kiselevyuv" w:date="2022-05-17T09:52:00Z">
        <w:r w:rsidR="00F57CA9">
          <w:rPr>
            <w:rFonts w:cs="Arial"/>
          </w:rPr>
          <w:t xml:space="preserve"> (описание п. </w:t>
        </w:r>
      </w:ins>
      <w:ins w:id="260" w:author="polyus\kiselevyuv" w:date="2022-05-17T09:53:00Z">
        <w:r w:rsidR="00F57CA9">
          <w:rPr>
            <w:rFonts w:cs="Arial"/>
          </w:rPr>
          <w:t xml:space="preserve">5.10.7.7 данного КД). Планировщик ТОиР УО на вкладке расширение заказа ТОРО вводит параметры </w:t>
        </w:r>
      </w:ins>
      <w:ins w:id="261" w:author="polyus\kiselevyuv" w:date="2022-05-17T09:56:00Z">
        <w:r w:rsidR="00F57CA9">
          <w:rPr>
            <w:rFonts w:cs="Arial"/>
          </w:rPr>
          <w:t>для расчета прио</w:t>
        </w:r>
      </w:ins>
      <w:ins w:id="262" w:author="polyus\kiselevyuv" w:date="2022-05-17T09:57:00Z">
        <w:r w:rsidR="00F57CA9">
          <w:rPr>
            <w:rFonts w:cs="Arial"/>
          </w:rPr>
          <w:t>рит</w:t>
        </w:r>
      </w:ins>
      <w:ins w:id="263" w:author="polyus\kiselevyuv" w:date="2022-05-17T09:58:00Z">
        <w:r w:rsidR="00F57CA9">
          <w:rPr>
            <w:rFonts w:cs="Arial"/>
          </w:rPr>
          <w:t>и</w:t>
        </w:r>
      </w:ins>
      <w:ins w:id="264" w:author="polyus\kiselevyuv" w:date="2022-05-17T09:57:00Z">
        <w:r w:rsidR="00F57CA9">
          <w:rPr>
            <w:rFonts w:cs="Arial"/>
          </w:rPr>
          <w:t>зации</w:t>
        </w:r>
      </w:ins>
      <w:ins w:id="265" w:author="polyus\kiselevyuv" w:date="2022-05-17T09:56:00Z">
        <w:r w:rsidR="00F57CA9">
          <w:rPr>
            <w:rFonts w:cs="Arial"/>
          </w:rPr>
          <w:t xml:space="preserve"> и ранжирования заказ</w:t>
        </w:r>
      </w:ins>
      <w:ins w:id="266" w:author="polyus\kiselevyuv" w:date="2022-05-17T09:58:00Z">
        <w:r w:rsidR="00F57CA9">
          <w:rPr>
            <w:rFonts w:cs="Arial"/>
          </w:rPr>
          <w:t>а</w:t>
        </w:r>
      </w:ins>
      <w:ins w:id="267" w:author="polyus\kiselevyuv" w:date="2022-05-17T09:56:00Z">
        <w:r w:rsidR="00F57CA9">
          <w:rPr>
            <w:rFonts w:cs="Arial"/>
          </w:rPr>
          <w:t xml:space="preserve"> </w:t>
        </w:r>
      </w:ins>
      <w:ins w:id="268" w:author="polyus\kiselevyuv" w:date="2022-05-17T09:57:00Z">
        <w:r w:rsidR="00F57CA9">
          <w:rPr>
            <w:rFonts w:cs="Arial"/>
          </w:rPr>
          <w:t>ТОРО</w:t>
        </w:r>
      </w:ins>
      <w:ins w:id="269" w:author="polyus\kiselevyuv" w:date="2022-05-17T13:23:00Z">
        <w:r w:rsidR="00ED4180" w:rsidRPr="00ED4180">
          <w:rPr>
            <w:rFonts w:cs="Arial"/>
          </w:rPr>
          <w:t xml:space="preserve"> </w:t>
        </w:r>
        <w:r w:rsidR="00ED4180">
          <w:rPr>
            <w:rFonts w:cs="Arial"/>
          </w:rPr>
          <w:t>(б</w:t>
        </w:r>
      </w:ins>
      <w:ins w:id="270" w:author="polyus\kiselevyuv" w:date="2022-05-17T09:58:00Z">
        <w:r w:rsidR="00F57CA9" w:rsidRPr="00CC1FD5">
          <w:rPr>
            <w:rFonts w:cs="Arial"/>
          </w:rPr>
          <w:t>алл</w:t>
        </w:r>
      </w:ins>
      <w:ins w:id="271" w:author="polyus\kiselevyuv" w:date="2022-05-17T13:23:00Z">
        <w:r w:rsidR="00ED4180">
          <w:rPr>
            <w:rFonts w:cs="Arial"/>
          </w:rPr>
          <w:t>ы</w:t>
        </w:r>
      </w:ins>
      <w:ins w:id="272" w:author="polyus\kiselevyuv" w:date="2022-05-17T09:58:00Z">
        <w:r w:rsidR="00F57CA9" w:rsidRPr="00CC1FD5">
          <w:rPr>
            <w:rFonts w:cs="Arial"/>
          </w:rPr>
          <w:t xml:space="preserve"> тяжести стоимости последствий</w:t>
        </w:r>
      </w:ins>
      <w:ins w:id="273" w:author="polyus\kiselevyuv" w:date="2022-05-17T13:23:00Z">
        <w:r w:rsidR="00ED4180">
          <w:rPr>
            <w:rFonts w:cs="Arial"/>
          </w:rPr>
          <w:t xml:space="preserve">, </w:t>
        </w:r>
      </w:ins>
      <w:ins w:id="274" w:author="polyus\kiselevyuv" w:date="2022-05-17T13:24:00Z">
        <w:r w:rsidR="00ED4180" w:rsidRPr="00ED4180">
          <w:rPr>
            <w:rFonts w:cs="Arial"/>
          </w:rPr>
          <w:t xml:space="preserve">тяжести времени восстановления из-за последствий </w:t>
        </w:r>
      </w:ins>
      <w:ins w:id="275" w:author="polyus\kiselevyuv" w:date="2022-05-17T13:23:00Z">
        <w:r w:rsidR="00ED4180" w:rsidRPr="00ED4180">
          <w:rPr>
            <w:rFonts w:cs="Arial"/>
          </w:rPr>
          <w:t>влияния на безопасность и экологию</w:t>
        </w:r>
        <w:r w:rsidR="00ED4180">
          <w:rPr>
            <w:rFonts w:cs="Arial"/>
          </w:rPr>
          <w:t>,</w:t>
        </w:r>
      </w:ins>
      <w:ins w:id="276" w:author="polyus\kiselevyuv" w:date="2022-05-17T13:24:00Z">
        <w:r w:rsidR="00ED4180">
          <w:rPr>
            <w:rFonts w:cs="Arial"/>
          </w:rPr>
          <w:t xml:space="preserve"> в</w:t>
        </w:r>
        <w:r w:rsidR="00ED4180" w:rsidRPr="00ED4180">
          <w:rPr>
            <w:rFonts w:cs="Arial"/>
          </w:rPr>
          <w:t>ес величины последствия</w:t>
        </w:r>
        <w:r w:rsidR="00ED4180">
          <w:rPr>
            <w:rFonts w:cs="Arial"/>
          </w:rPr>
          <w:t xml:space="preserve"> и </w:t>
        </w:r>
        <w:r w:rsidR="00ED4180" w:rsidRPr="00ED4180">
          <w:rPr>
            <w:rFonts w:cs="Arial"/>
          </w:rPr>
          <w:t>частоты события</w:t>
        </w:r>
        <w:r w:rsidR="00ED4180">
          <w:rPr>
            <w:rFonts w:cs="Arial"/>
          </w:rPr>
          <w:t>).</w:t>
        </w:r>
      </w:ins>
      <w:ins w:id="277" w:author="polyus\kiselevyuv" w:date="2022-05-17T09:59:00Z">
        <w:r w:rsidR="00F57CA9">
          <w:rPr>
            <w:rFonts w:cs="Arial"/>
          </w:rPr>
          <w:t>В результате автоматически определ</w:t>
        </w:r>
      </w:ins>
      <w:ins w:id="278" w:author="polyus\kiselevyuv" w:date="2022-05-17T13:27:00Z">
        <w:r w:rsidR="00ED4180">
          <w:rPr>
            <w:rFonts w:cs="Arial"/>
          </w:rPr>
          <w:t xml:space="preserve">яется приоритет, </w:t>
        </w:r>
      </w:ins>
      <w:ins w:id="279" w:author="polyus\kiselevyuv" w:date="2022-05-17T13:28:00Z">
        <w:r w:rsidR="00B870A3">
          <w:rPr>
            <w:rFonts w:cs="Arial"/>
          </w:rPr>
          <w:t xml:space="preserve">а также </w:t>
        </w:r>
      </w:ins>
      <w:ins w:id="280" w:author="polyus\kiselevyuv" w:date="2022-05-17T13:27:00Z">
        <w:r w:rsidR="00B870A3">
          <w:rPr>
            <w:rFonts w:cs="Arial"/>
          </w:rPr>
          <w:t>категория работы</w:t>
        </w:r>
      </w:ins>
      <w:ins w:id="281" w:author="polyus\kiselevyuv" w:date="2022-05-17T13:28:00Z">
        <w:r w:rsidR="00B870A3">
          <w:rPr>
            <w:rFonts w:cs="Arial"/>
          </w:rPr>
          <w:t xml:space="preserve"> и </w:t>
        </w:r>
      </w:ins>
      <w:ins w:id="282" w:author="polyus\kiselevyuv" w:date="2022-05-17T13:25:00Z">
        <w:r w:rsidR="00ED4180">
          <w:rPr>
            <w:rFonts w:cs="Arial"/>
          </w:rPr>
          <w:t>б</w:t>
        </w:r>
      </w:ins>
      <w:ins w:id="283" w:author="polyus\kiselevyuv" w:date="2022-05-17T09:59:00Z">
        <w:r w:rsidR="00ED4180">
          <w:rPr>
            <w:rFonts w:cs="Arial"/>
          </w:rPr>
          <w:t>алл</w:t>
        </w:r>
      </w:ins>
      <w:ins w:id="284" w:author="polyus\kiselevyuv" w:date="2022-05-17T13:27:00Z">
        <w:r w:rsidR="00ED4180">
          <w:rPr>
            <w:rFonts w:cs="Arial"/>
          </w:rPr>
          <w:t xml:space="preserve">ы </w:t>
        </w:r>
      </w:ins>
      <w:ins w:id="285" w:author="polyus\kiselevyuv" w:date="2022-05-17T09:59:00Z">
        <w:r w:rsidR="00CC1FD5" w:rsidRPr="00CC1FD5">
          <w:rPr>
            <w:rFonts w:cs="Arial"/>
          </w:rPr>
          <w:t xml:space="preserve">тяжести последствий невыполнения работ </w:t>
        </w:r>
      </w:ins>
      <w:ins w:id="286" w:author="polyus\kiselevyuv" w:date="2022-05-17T13:27:00Z">
        <w:r w:rsidR="00ED4180">
          <w:rPr>
            <w:rFonts w:cs="Arial"/>
          </w:rPr>
          <w:t xml:space="preserve">и </w:t>
        </w:r>
        <w:r w:rsidR="00ED4180" w:rsidRPr="00CC1FD5">
          <w:rPr>
            <w:rFonts w:cs="Arial"/>
          </w:rPr>
          <w:t>риска актива/узла</w:t>
        </w:r>
        <w:r w:rsidR="00ED4180">
          <w:rPr>
            <w:rFonts w:cs="Arial"/>
          </w:rPr>
          <w:t>.</w:t>
        </w:r>
      </w:ins>
    </w:p>
    <w:p w:rsidR="00BD3619" w:rsidRPr="00562687" w:rsidRDefault="00BD3619" w:rsidP="00BD3619">
      <w:pPr>
        <w:spacing w:after="240" w:line="276" w:lineRule="auto"/>
        <w:rPr>
          <w:rFonts w:cs="Arial"/>
        </w:rPr>
      </w:pPr>
      <w:r>
        <w:rPr>
          <w:rFonts w:cs="Arial"/>
        </w:rPr>
        <w:t xml:space="preserve">Значение </w:t>
      </w:r>
      <w:r w:rsidR="003A0B39">
        <w:rPr>
          <w:rFonts w:cs="Arial"/>
        </w:rPr>
        <w:t xml:space="preserve">приоритета </w:t>
      </w:r>
      <w:r w:rsidR="00D139D7">
        <w:rPr>
          <w:rFonts w:cs="Arial"/>
        </w:rPr>
        <w:t>заказ</w:t>
      </w:r>
      <w:r>
        <w:rPr>
          <w:rFonts w:cs="Arial"/>
        </w:rPr>
        <w:t xml:space="preserve">а впоследствии используется </w:t>
      </w:r>
      <w:r w:rsidR="00583B3B">
        <w:rPr>
          <w:rFonts w:cs="Arial"/>
        </w:rPr>
        <w:t xml:space="preserve">Планировщиком </w:t>
      </w:r>
      <w:r w:rsidR="00292D72">
        <w:rPr>
          <w:rFonts w:cs="Arial"/>
        </w:rPr>
        <w:t>УО</w:t>
      </w:r>
      <w:r>
        <w:rPr>
          <w:rFonts w:cs="Arial"/>
        </w:rPr>
        <w:t xml:space="preserve"> в случае нехватки бюджета/ресурсов, предназначенного для выполнения работ в рамках запланированного горизонта (</w:t>
      </w:r>
      <w:r w:rsidR="00C30D55">
        <w:rPr>
          <w:rFonts w:cs="Arial"/>
        </w:rPr>
        <w:t xml:space="preserve">года, </w:t>
      </w:r>
      <w:r>
        <w:rPr>
          <w:rFonts w:cs="Arial"/>
        </w:rPr>
        <w:t>месяца)</w:t>
      </w:r>
      <w:r w:rsidR="005D066D">
        <w:rPr>
          <w:rFonts w:cs="Arial"/>
        </w:rPr>
        <w:t>, для определения, какие воздействия не включать в план-график</w:t>
      </w:r>
      <w:r w:rsidR="00C30D55">
        <w:rPr>
          <w:rFonts w:cs="Arial"/>
        </w:rPr>
        <w:t>.</w:t>
      </w:r>
    </w:p>
    <w:bookmarkEnd w:id="255"/>
    <w:p w:rsidR="001E13A9" w:rsidRPr="007008A3" w:rsidRDefault="001E13A9">
      <w:pPr>
        <w:pStyle w:val="4"/>
      </w:pPr>
      <w:r w:rsidRPr="007008A3">
        <w:t xml:space="preserve">Шаг процесса </w:t>
      </w:r>
      <w:r w:rsidR="001618D1">
        <w:t>160</w:t>
      </w:r>
      <w:r w:rsidR="00997E61" w:rsidRPr="007008A3">
        <w:t xml:space="preserve"> </w:t>
      </w:r>
      <w:r w:rsidRPr="007008A3">
        <w:t xml:space="preserve">– </w:t>
      </w:r>
      <w:r w:rsidR="0071088C">
        <w:t>Включение заказов ТОРО в годовой план-график воздействий на ПА</w:t>
      </w:r>
    </w:p>
    <w:p w:rsidR="00AC40BB" w:rsidRDefault="00B448BF" w:rsidP="00B448BF">
      <w:pPr>
        <w:spacing w:after="240" w:line="276" w:lineRule="auto"/>
        <w:rPr>
          <w:rFonts w:cs="Arial"/>
        </w:rPr>
      </w:pPr>
      <w:r w:rsidRPr="00562687">
        <w:rPr>
          <w:rFonts w:cs="Arial"/>
        </w:rPr>
        <w:t xml:space="preserve">Планировщик </w:t>
      </w:r>
      <w:r w:rsidR="002535C0">
        <w:rPr>
          <w:rFonts w:cs="Arial"/>
        </w:rPr>
        <w:t>ТОиР УО</w:t>
      </w:r>
      <w:r w:rsidRPr="00562687">
        <w:rPr>
          <w:rFonts w:cs="Arial"/>
        </w:rPr>
        <w:t xml:space="preserve"> формирует план-график воздействий на ПА на </w:t>
      </w:r>
      <w:r>
        <w:rPr>
          <w:rFonts w:cs="Arial"/>
        </w:rPr>
        <w:t>год</w:t>
      </w:r>
      <w:r w:rsidRPr="00562687">
        <w:rPr>
          <w:rFonts w:cs="Arial"/>
        </w:rPr>
        <w:t xml:space="preserve"> </w:t>
      </w:r>
      <w:r>
        <w:rPr>
          <w:rFonts w:cs="Arial"/>
        </w:rPr>
        <w:t>путем выбора всех</w:t>
      </w:r>
      <w:r w:rsidR="00D139D7">
        <w:rPr>
          <w:rFonts w:cs="Arial"/>
        </w:rPr>
        <w:t xml:space="preserve"> заказ</w:t>
      </w:r>
      <w:r>
        <w:rPr>
          <w:rFonts w:cs="Arial"/>
        </w:rPr>
        <w:t>ов</w:t>
      </w:r>
      <w:ins w:id="287" w:author="polyus\kiselevyuv" w:date="2022-04-21T16:10:00Z">
        <w:r w:rsidR="005A0F10">
          <w:rPr>
            <w:rFonts w:cs="Arial"/>
          </w:rPr>
          <w:t xml:space="preserve"> (статусы ПЛАН или СС</w:t>
        </w:r>
      </w:ins>
      <w:ins w:id="288" w:author="polyus\kiselevyuv" w:date="2022-04-21T16:11:00Z">
        <w:r w:rsidR="005A0F10">
          <w:rPr>
            <w:rFonts w:cs="Arial"/>
          </w:rPr>
          <w:t>ПЛ</w:t>
        </w:r>
      </w:ins>
      <w:ins w:id="289" w:author="polyus\kiselevyuv" w:date="2022-04-21T16:10:00Z">
        <w:r w:rsidR="005A0F10">
          <w:rPr>
            <w:rFonts w:cs="Arial"/>
          </w:rPr>
          <w:t>, если заказ повторно вернулся на корректировку)</w:t>
        </w:r>
      </w:ins>
      <w:r>
        <w:rPr>
          <w:rFonts w:cs="Arial"/>
        </w:rPr>
        <w:t>, по срокам</w:t>
      </w:r>
      <w:r w:rsidR="00EB0D64">
        <w:rPr>
          <w:rFonts w:cs="Arial"/>
        </w:rPr>
        <w:t>,</w:t>
      </w:r>
      <w:r>
        <w:rPr>
          <w:rFonts w:cs="Arial"/>
        </w:rPr>
        <w:t xml:space="preserve"> попадающим в планируемый год и задаваемый допустимый горизонт, при котором возможна оптимизация сроков (например, перенос </w:t>
      </w:r>
      <w:r w:rsidR="009E7744">
        <w:rPr>
          <w:rFonts w:cs="Arial"/>
        </w:rPr>
        <w:t>внеплановых</w:t>
      </w:r>
      <w:r w:rsidR="00D139D7">
        <w:rPr>
          <w:rFonts w:cs="Arial"/>
        </w:rPr>
        <w:t xml:space="preserve"> заказ</w:t>
      </w:r>
      <w:r w:rsidR="009E7744">
        <w:rPr>
          <w:rFonts w:cs="Arial"/>
        </w:rPr>
        <w:t xml:space="preserve">ов </w:t>
      </w:r>
      <w:r>
        <w:rPr>
          <w:rFonts w:cs="Arial"/>
        </w:rPr>
        <w:t xml:space="preserve">с </w:t>
      </w:r>
      <w:r w:rsidR="009E7744">
        <w:rPr>
          <w:rFonts w:cs="Arial"/>
        </w:rPr>
        <w:t>конца текущего года</w:t>
      </w:r>
      <w:r>
        <w:rPr>
          <w:rFonts w:cs="Arial"/>
        </w:rPr>
        <w:t xml:space="preserve"> на </w:t>
      </w:r>
      <w:r w:rsidR="009E7744">
        <w:rPr>
          <w:rFonts w:cs="Arial"/>
        </w:rPr>
        <w:t>начало планируемого</w:t>
      </w:r>
      <w:r w:rsidR="009E7744" w:rsidRPr="001F0E0D">
        <w:rPr>
          <w:rFonts w:cs="Arial"/>
          <w:highlight w:val="yellow"/>
          <w:rPrChange w:id="290" w:author="Миронова Наталья Владимировна" w:date="2022-05-23T16:49:00Z">
            <w:rPr>
              <w:rFonts w:cs="Arial"/>
            </w:rPr>
          </w:rPrChange>
        </w:rPr>
        <w:t>, равно последующего</w:t>
      </w:r>
      <w:r w:rsidR="009E7744">
        <w:rPr>
          <w:rFonts w:cs="Arial"/>
        </w:rPr>
        <w:t>, года</w:t>
      </w:r>
      <w:r>
        <w:rPr>
          <w:rFonts w:cs="Arial"/>
        </w:rPr>
        <w:t xml:space="preserve">), и устанавливает </w:t>
      </w:r>
      <w:commentRangeStart w:id="291"/>
      <w:r>
        <w:rPr>
          <w:rFonts w:cs="Arial"/>
        </w:rPr>
        <w:t xml:space="preserve">статусы ПЛАН </w:t>
      </w:r>
      <w:commentRangeEnd w:id="291"/>
      <w:r w:rsidR="001F0E0D">
        <w:rPr>
          <w:rStyle w:val="aff5"/>
        </w:rPr>
        <w:commentReference w:id="291"/>
      </w:r>
      <w:r>
        <w:rPr>
          <w:rFonts w:cs="Arial"/>
        </w:rPr>
        <w:t xml:space="preserve">и </w:t>
      </w:r>
      <w:r w:rsidR="009E7744">
        <w:rPr>
          <w:rFonts w:cs="Arial"/>
        </w:rPr>
        <w:t>ГОД</w:t>
      </w:r>
      <w:r>
        <w:rPr>
          <w:rFonts w:cs="Arial"/>
        </w:rPr>
        <w:t>, которые показывают, что</w:t>
      </w:r>
      <w:r w:rsidR="00D139D7">
        <w:rPr>
          <w:rFonts w:cs="Arial"/>
        </w:rPr>
        <w:t xml:space="preserve"> заказ</w:t>
      </w:r>
      <w:r>
        <w:rPr>
          <w:rFonts w:cs="Arial"/>
        </w:rPr>
        <w:t xml:space="preserve">ы будут проверяться </w:t>
      </w:r>
      <w:r w:rsidR="00583B3B">
        <w:rPr>
          <w:rFonts w:cs="Arial"/>
        </w:rPr>
        <w:t>Планировщиком</w:t>
      </w:r>
      <w:r w:rsidR="00C139BD">
        <w:rPr>
          <w:rFonts w:cs="Arial"/>
        </w:rPr>
        <w:t xml:space="preserve"> </w:t>
      </w:r>
      <w:r w:rsidR="002535C0">
        <w:rPr>
          <w:rFonts w:cs="Arial"/>
        </w:rPr>
        <w:t>ТОиР УО</w:t>
      </w:r>
      <w:r w:rsidR="00583B3B">
        <w:rPr>
          <w:rFonts w:cs="Arial"/>
        </w:rPr>
        <w:t xml:space="preserve"> </w:t>
      </w:r>
      <w:r>
        <w:rPr>
          <w:rFonts w:cs="Arial"/>
        </w:rPr>
        <w:t>и подготавливаться к дальнейшему согласованию.</w:t>
      </w:r>
      <w:r w:rsidR="003D71D5" w:rsidRPr="008767CC">
        <w:rPr>
          <w:rFonts w:cs="Arial"/>
        </w:rPr>
        <w:t xml:space="preserve"> </w:t>
      </w:r>
    </w:p>
    <w:p w:rsidR="00B448BF" w:rsidRPr="003D71D5" w:rsidRDefault="003D71D5" w:rsidP="00B448BF">
      <w:pPr>
        <w:spacing w:after="240" w:line="276" w:lineRule="auto"/>
        <w:rPr>
          <w:rFonts w:cs="Arial"/>
        </w:rPr>
      </w:pPr>
      <w:commentRangeStart w:id="292"/>
      <w:r>
        <w:rPr>
          <w:rFonts w:cs="Arial"/>
        </w:rPr>
        <w:t xml:space="preserve">Заказы, ЕО (единицы оборудования) в которых критичны для учёта ремонтного простоя и КТГ, обрабатываются </w:t>
      </w:r>
      <w:r w:rsidR="00802978">
        <w:rPr>
          <w:rFonts w:cs="Arial"/>
        </w:rPr>
        <w:t xml:space="preserve">только </w:t>
      </w:r>
      <w:r>
        <w:rPr>
          <w:rFonts w:cs="Arial"/>
        </w:rPr>
        <w:t xml:space="preserve">в транзакции </w:t>
      </w:r>
      <w:r>
        <w:rPr>
          <w:rFonts w:cs="Arial"/>
          <w:lang w:val="en-US"/>
        </w:rPr>
        <w:t>ZPM</w:t>
      </w:r>
      <w:r w:rsidRPr="008767CC">
        <w:rPr>
          <w:rFonts w:cs="Arial"/>
        </w:rPr>
        <w:t>_</w:t>
      </w:r>
      <w:r>
        <w:rPr>
          <w:rFonts w:cs="Arial"/>
          <w:lang w:val="en-US"/>
        </w:rPr>
        <w:t>PLAN</w:t>
      </w:r>
      <w:commentRangeEnd w:id="292"/>
      <w:r w:rsidR="001F0E0D">
        <w:rPr>
          <w:rStyle w:val="aff5"/>
        </w:rPr>
        <w:commentReference w:id="292"/>
      </w:r>
      <w:r>
        <w:rPr>
          <w:rFonts w:cs="Arial"/>
        </w:rPr>
        <w:t xml:space="preserve">. Заказы с </w:t>
      </w:r>
      <w:r w:rsidR="00FE669B">
        <w:rPr>
          <w:rFonts w:cs="Arial"/>
        </w:rPr>
        <w:t xml:space="preserve">остальными </w:t>
      </w:r>
      <w:r>
        <w:rPr>
          <w:rFonts w:cs="Arial"/>
        </w:rPr>
        <w:t>ЕО (единицами оборудования)</w:t>
      </w:r>
      <w:r w:rsidR="00AC40BB" w:rsidRPr="008767CC">
        <w:rPr>
          <w:rFonts w:cs="Arial"/>
        </w:rPr>
        <w:t xml:space="preserve"> </w:t>
      </w:r>
      <w:r w:rsidR="00AC40BB">
        <w:rPr>
          <w:rFonts w:cs="Arial"/>
        </w:rPr>
        <w:t xml:space="preserve">могут обрабатываться как в транзакции </w:t>
      </w:r>
      <w:r w:rsidR="00AC40BB">
        <w:rPr>
          <w:rFonts w:cs="Arial"/>
          <w:lang w:val="en-US"/>
        </w:rPr>
        <w:t>ZPM</w:t>
      </w:r>
      <w:r w:rsidR="00AC40BB" w:rsidRPr="008767CC">
        <w:rPr>
          <w:rFonts w:cs="Arial"/>
        </w:rPr>
        <w:t>_</w:t>
      </w:r>
      <w:r w:rsidR="00AC40BB">
        <w:rPr>
          <w:rFonts w:cs="Arial"/>
          <w:lang w:val="en-US"/>
        </w:rPr>
        <w:t>PLAN</w:t>
      </w:r>
      <w:r w:rsidR="00AC40BB">
        <w:rPr>
          <w:rFonts w:cs="Arial"/>
        </w:rPr>
        <w:t>, так и в</w:t>
      </w:r>
      <w:r>
        <w:rPr>
          <w:rFonts w:cs="Arial"/>
        </w:rPr>
        <w:t xml:space="preserve"> </w:t>
      </w:r>
      <w:r w:rsidR="00AC40BB">
        <w:rPr>
          <w:rFonts w:cs="Arial"/>
        </w:rPr>
        <w:t xml:space="preserve">транзакции </w:t>
      </w:r>
      <w:r>
        <w:rPr>
          <w:rFonts w:cs="Arial"/>
          <w:lang w:val="en-US"/>
        </w:rPr>
        <w:t>IW</w:t>
      </w:r>
      <w:r w:rsidRPr="008767CC">
        <w:rPr>
          <w:rFonts w:cs="Arial"/>
        </w:rPr>
        <w:t>38.</w:t>
      </w:r>
      <w:r w:rsidR="00802978">
        <w:rPr>
          <w:rFonts w:cs="Arial"/>
        </w:rPr>
        <w:t xml:space="preserve"> Заказы, создаваемые на ТМ (технические места), обрабатываются в транзакции </w:t>
      </w:r>
      <w:r w:rsidR="00802978">
        <w:rPr>
          <w:rFonts w:cs="Arial"/>
          <w:lang w:val="en-US"/>
        </w:rPr>
        <w:t>IW</w:t>
      </w:r>
      <w:r w:rsidR="00802978" w:rsidRPr="008767CC">
        <w:rPr>
          <w:rFonts w:cs="Arial"/>
        </w:rPr>
        <w:t>38.</w:t>
      </w:r>
    </w:p>
    <w:p w:rsidR="00293698" w:rsidRDefault="00B448BF" w:rsidP="00B448BF">
      <w:pPr>
        <w:spacing w:after="240" w:line="276" w:lineRule="auto"/>
        <w:rPr>
          <w:rFonts w:cs="Arial"/>
        </w:rPr>
      </w:pPr>
      <w:r w:rsidRPr="00345F52">
        <w:rPr>
          <w:rFonts w:cs="Arial"/>
        </w:rPr>
        <w:t>Использу</w:t>
      </w:r>
      <w:r w:rsidR="00293698">
        <w:rPr>
          <w:rFonts w:cs="Arial"/>
        </w:rPr>
        <w:t>ю</w:t>
      </w:r>
      <w:r w:rsidRPr="00345F52">
        <w:rPr>
          <w:rFonts w:cs="Arial"/>
        </w:rPr>
        <w:t xml:space="preserve">тся </w:t>
      </w:r>
      <w:r w:rsidR="001B3206">
        <w:rPr>
          <w:rFonts w:cs="Arial"/>
        </w:rPr>
        <w:t>транзакци</w:t>
      </w:r>
      <w:r w:rsidR="00293698">
        <w:rPr>
          <w:rFonts w:cs="Arial"/>
        </w:rPr>
        <w:t>и</w:t>
      </w:r>
      <w:r w:rsidR="00293698" w:rsidRPr="008767CC">
        <w:rPr>
          <w:rFonts w:cs="Arial"/>
        </w:rPr>
        <w:t>:</w:t>
      </w:r>
      <w:r w:rsidR="001B3206">
        <w:rPr>
          <w:rFonts w:cs="Arial"/>
        </w:rPr>
        <w:t xml:space="preserve"> </w:t>
      </w:r>
    </w:p>
    <w:p w:rsidR="00B448BF" w:rsidRDefault="001B3206" w:rsidP="00B448BF">
      <w:p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«АРМ планировщика ТОиР»</w:t>
      </w:r>
      <w:r w:rsidR="00B448BF" w:rsidRPr="00345F52">
        <w:rPr>
          <w:rFonts w:cs="Arial"/>
        </w:rPr>
        <w:t>.</w:t>
      </w:r>
    </w:p>
    <w:p w:rsidR="002763BC" w:rsidRPr="00A56639" w:rsidRDefault="002763BC" w:rsidP="002763BC">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Режим работы «Формирование годового графика ремонтов»</w:t>
      </w:r>
    </w:p>
    <w:p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Планирующий завод;</w:t>
      </w:r>
    </w:p>
    <w:p w:rsidR="00604A82" w:rsidRPr="009D29C7" w:rsidRDefault="00604A82" w:rsidP="00604A82">
      <w:pPr>
        <w:tabs>
          <w:tab w:val="clear" w:pos="567"/>
          <w:tab w:val="left" w:pos="1134"/>
        </w:tabs>
        <w:spacing w:after="120" w:line="276" w:lineRule="auto"/>
        <w:ind w:left="1418" w:firstLine="0"/>
        <w:rPr>
          <w:rFonts w:cs="Arial"/>
        </w:rPr>
      </w:pPr>
      <w:r w:rsidRPr="009D29C7">
        <w:rPr>
          <w:rFonts w:cs="Arial"/>
        </w:rPr>
        <w:t>- Группа планирования;</w:t>
      </w:r>
    </w:p>
    <w:p w:rsidR="00604A82" w:rsidRDefault="00604A82" w:rsidP="00604A82">
      <w:pPr>
        <w:tabs>
          <w:tab w:val="clear" w:pos="567"/>
          <w:tab w:val="left" w:pos="1134"/>
        </w:tabs>
        <w:ind w:left="1418" w:firstLine="0"/>
        <w:rPr>
          <w:rFonts w:cs="Arial"/>
        </w:rPr>
      </w:pPr>
      <w:r w:rsidRPr="009D29C7">
        <w:rPr>
          <w:rFonts w:cs="Arial"/>
        </w:rPr>
        <w:t>- Год планирования;</w:t>
      </w:r>
    </w:p>
    <w:p w:rsidR="00604A82" w:rsidRDefault="00604A82" w:rsidP="009721BA">
      <w:pPr>
        <w:tabs>
          <w:tab w:val="clear" w:pos="567"/>
          <w:tab w:val="left" w:pos="1134"/>
        </w:tabs>
        <w:spacing w:after="120" w:line="276" w:lineRule="auto"/>
        <w:ind w:left="1418" w:firstLine="0"/>
        <w:rPr>
          <w:rFonts w:cs="Arial"/>
        </w:rPr>
      </w:pPr>
      <w:r w:rsidRPr="009721BA">
        <w:rPr>
          <w:rFonts w:cs="Arial"/>
        </w:rPr>
        <w:t xml:space="preserve">- </w:t>
      </w:r>
      <w:r w:rsidRPr="00A56639">
        <w:rPr>
          <w:rFonts w:cs="Arial"/>
        </w:rPr>
        <w:t>Техническое место</w:t>
      </w:r>
      <w:r>
        <w:rPr>
          <w:rFonts w:cs="Arial"/>
        </w:rPr>
        <w:t>.</w:t>
      </w:r>
    </w:p>
    <w:p w:rsidR="008E4D9B" w:rsidRDefault="008E4D9B" w:rsidP="009721BA">
      <w:pPr>
        <w:tabs>
          <w:tab w:val="clear" w:pos="567"/>
          <w:tab w:val="left" w:pos="1134"/>
        </w:tabs>
        <w:spacing w:after="120" w:line="276" w:lineRule="auto"/>
        <w:ind w:left="1418" w:firstLine="0"/>
        <w:rPr>
          <w:rFonts w:cs="Arial"/>
        </w:rPr>
      </w:pPr>
    </w:p>
    <w:p w:rsidR="008E4D9B" w:rsidRDefault="008E4D9B" w:rsidP="008E4D9B">
      <w:p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rsidR="008E4D9B" w:rsidRPr="00A56639" w:rsidRDefault="008E4D9B" w:rsidP="008E4D9B">
      <w:pPr>
        <w:spacing w:after="120" w:line="276" w:lineRule="auto"/>
        <w:rPr>
          <w:rFonts w:cs="Arial"/>
        </w:rPr>
      </w:pPr>
      <w:r w:rsidRPr="00A56639">
        <w:rPr>
          <w:rFonts w:cs="Arial"/>
        </w:rPr>
        <w:t>Поля для заполнения</w:t>
      </w:r>
      <w:r>
        <w:rPr>
          <w:rFonts w:cs="Arial"/>
        </w:rPr>
        <w:t xml:space="preserve"> на селекционном экране</w:t>
      </w:r>
      <w:r w:rsidRPr="00A56639">
        <w:rPr>
          <w:rFonts w:cs="Arial"/>
        </w:rPr>
        <w:t>:</w:t>
      </w:r>
    </w:p>
    <w:p w:rsidR="008E4D9B" w:rsidRPr="009D29C7" w:rsidRDefault="008E4D9B" w:rsidP="008E4D9B">
      <w:pPr>
        <w:tabs>
          <w:tab w:val="clear" w:pos="567"/>
          <w:tab w:val="left" w:pos="1134"/>
        </w:tabs>
        <w:spacing w:after="120" w:line="276" w:lineRule="auto"/>
        <w:ind w:left="1418" w:firstLine="0"/>
        <w:rPr>
          <w:rFonts w:cs="Arial"/>
        </w:rPr>
      </w:pPr>
      <w:r w:rsidRPr="009D29C7">
        <w:rPr>
          <w:rFonts w:cs="Arial"/>
        </w:rPr>
        <w:t>- Планирующий завод;</w:t>
      </w:r>
    </w:p>
    <w:p w:rsidR="008E4D9B" w:rsidRPr="009D29C7" w:rsidRDefault="008E4D9B" w:rsidP="008E4D9B">
      <w:pPr>
        <w:tabs>
          <w:tab w:val="clear" w:pos="567"/>
          <w:tab w:val="left" w:pos="1134"/>
        </w:tabs>
        <w:spacing w:after="120" w:line="276" w:lineRule="auto"/>
        <w:ind w:left="1418" w:firstLine="0"/>
        <w:rPr>
          <w:rFonts w:cs="Arial"/>
        </w:rPr>
      </w:pPr>
      <w:r w:rsidRPr="009D29C7">
        <w:rPr>
          <w:rFonts w:cs="Arial"/>
        </w:rPr>
        <w:t>- Группа планирования;</w:t>
      </w:r>
    </w:p>
    <w:p w:rsidR="008E4D9B" w:rsidRDefault="008E4D9B" w:rsidP="008E4D9B">
      <w:pPr>
        <w:tabs>
          <w:tab w:val="clear" w:pos="567"/>
          <w:tab w:val="left" w:pos="1134"/>
        </w:tabs>
        <w:ind w:left="1418" w:firstLine="0"/>
        <w:rPr>
          <w:rFonts w:cs="Arial"/>
        </w:rPr>
      </w:pPr>
      <w:r w:rsidRPr="009D29C7">
        <w:rPr>
          <w:rFonts w:cs="Arial"/>
        </w:rPr>
        <w:t xml:space="preserve">- </w:t>
      </w:r>
      <w:r>
        <w:rPr>
          <w:rFonts w:cs="Arial"/>
        </w:rPr>
        <w:t>Период</w:t>
      </w:r>
      <w:r w:rsidRPr="009D29C7">
        <w:rPr>
          <w:rFonts w:cs="Arial"/>
        </w:rPr>
        <w:t xml:space="preserve"> планирования;</w:t>
      </w:r>
    </w:p>
    <w:p w:rsidR="008E4D9B" w:rsidRDefault="008E4D9B" w:rsidP="008E4D9B">
      <w:pPr>
        <w:tabs>
          <w:tab w:val="clear" w:pos="567"/>
          <w:tab w:val="left" w:pos="1134"/>
        </w:tabs>
        <w:spacing w:after="120" w:line="276" w:lineRule="auto"/>
        <w:ind w:left="1418" w:firstLine="0"/>
        <w:rPr>
          <w:ins w:id="293" w:author="Киселев Юрий Валерьевич" w:date="2022-03-24T13:21:00Z"/>
          <w:rFonts w:cs="Arial"/>
        </w:rPr>
      </w:pPr>
      <w:r w:rsidRPr="009721BA">
        <w:rPr>
          <w:rFonts w:cs="Arial"/>
        </w:rPr>
        <w:t xml:space="preserve">- </w:t>
      </w:r>
      <w:r w:rsidRPr="00A56639">
        <w:rPr>
          <w:rFonts w:cs="Arial"/>
        </w:rPr>
        <w:t>Техническое место</w:t>
      </w:r>
      <w:r>
        <w:rPr>
          <w:rFonts w:cs="Arial"/>
        </w:rPr>
        <w:t>.</w:t>
      </w:r>
    </w:p>
    <w:p w:rsidR="00432241" w:rsidRDefault="00432241" w:rsidP="008E4D9B">
      <w:pPr>
        <w:tabs>
          <w:tab w:val="clear" w:pos="567"/>
          <w:tab w:val="left" w:pos="1134"/>
        </w:tabs>
        <w:spacing w:after="120" w:line="276" w:lineRule="auto"/>
        <w:ind w:left="1418" w:firstLine="0"/>
        <w:rPr>
          <w:rFonts w:cs="Arial"/>
        </w:rPr>
      </w:pPr>
    </w:p>
    <w:p w:rsidR="00997E61" w:rsidRPr="007008A3" w:rsidRDefault="001618D1">
      <w:pPr>
        <w:pStyle w:val="4"/>
      </w:pPr>
      <w:r>
        <w:t>Шаг процесса 170</w:t>
      </w:r>
      <w:r w:rsidR="00997E61" w:rsidRPr="007008A3">
        <w:t xml:space="preserve"> – </w:t>
      </w:r>
      <w:r w:rsidR="00A774D5">
        <w:t>Анализ</w:t>
      </w:r>
      <w:r w:rsidR="007F1EBA">
        <w:t xml:space="preserve"> целесообразности использования МТР</w:t>
      </w:r>
    </w:p>
    <w:p w:rsidR="006F03FF" w:rsidRDefault="006955DE" w:rsidP="00554843">
      <w:pPr>
        <w:spacing w:after="240" w:line="276" w:lineRule="auto"/>
        <w:rPr>
          <w:rFonts w:cs="Arial"/>
        </w:rPr>
      </w:pPr>
      <w:r>
        <w:rPr>
          <w:rFonts w:cs="Arial"/>
        </w:rPr>
        <w:t>Для планируемых</w:t>
      </w:r>
      <w:r w:rsidR="00D139D7">
        <w:rPr>
          <w:rFonts w:cs="Arial"/>
        </w:rPr>
        <w:t xml:space="preserve"> заказ</w:t>
      </w:r>
      <w:r w:rsidRPr="00562687">
        <w:rPr>
          <w:rFonts w:cs="Arial"/>
        </w:rPr>
        <w:t>ов ТОРО</w:t>
      </w:r>
      <w:r w:rsidR="00281755">
        <w:rPr>
          <w:rFonts w:cs="Arial"/>
        </w:rPr>
        <w:t xml:space="preserve"> или сетевых графиков</w:t>
      </w:r>
      <w:r w:rsidRPr="00562687">
        <w:rPr>
          <w:rFonts w:cs="Arial"/>
        </w:rPr>
        <w:t xml:space="preserve"> </w:t>
      </w:r>
      <w:r>
        <w:rPr>
          <w:rFonts w:cs="Arial"/>
        </w:rPr>
        <w:t xml:space="preserve">Планировщик </w:t>
      </w:r>
      <w:r w:rsidR="002535C0">
        <w:rPr>
          <w:rFonts w:cs="Arial"/>
        </w:rPr>
        <w:t>ТОиР УО</w:t>
      </w:r>
      <w:r w:rsidRPr="00034AF0">
        <w:rPr>
          <w:rFonts w:cs="Arial"/>
        </w:rPr>
        <w:t xml:space="preserve"> (Исполнитель КП)</w:t>
      </w:r>
      <w:r w:rsidR="00281755">
        <w:rPr>
          <w:rFonts w:cs="Arial"/>
        </w:rPr>
        <w:t xml:space="preserve"> или Планировщик ЗиС</w:t>
      </w:r>
      <w:r w:rsidR="000C4C4D">
        <w:rPr>
          <w:rFonts w:cs="Arial"/>
        </w:rPr>
        <w:t xml:space="preserve"> УО</w:t>
      </w:r>
      <w:r w:rsidRPr="00562687">
        <w:rPr>
          <w:rFonts w:cs="Arial"/>
        </w:rPr>
        <w:t xml:space="preserve"> анализирует </w:t>
      </w:r>
      <w:r w:rsidR="00674E57">
        <w:rPr>
          <w:rFonts w:cs="Arial"/>
        </w:rPr>
        <w:t>целесообразность использования</w:t>
      </w:r>
      <w:r w:rsidR="00674E57" w:rsidRPr="00562687">
        <w:rPr>
          <w:rFonts w:cs="Arial"/>
        </w:rPr>
        <w:t xml:space="preserve"> </w:t>
      </w:r>
      <w:r w:rsidRPr="00562687">
        <w:rPr>
          <w:rFonts w:cs="Arial"/>
        </w:rPr>
        <w:t xml:space="preserve">МТР по запланированным на соответствующий </w:t>
      </w:r>
      <w:r w:rsidR="0059187A">
        <w:rPr>
          <w:rFonts w:cs="Arial"/>
        </w:rPr>
        <w:t>год</w:t>
      </w:r>
      <w:r w:rsidR="0059187A" w:rsidRPr="00562687">
        <w:rPr>
          <w:rFonts w:cs="Arial"/>
        </w:rPr>
        <w:t xml:space="preserve"> </w:t>
      </w:r>
      <w:r w:rsidRPr="00562687">
        <w:rPr>
          <w:rFonts w:cs="Arial"/>
        </w:rPr>
        <w:t xml:space="preserve">воздействиям на </w:t>
      </w:r>
      <w:r w:rsidR="005C6B82">
        <w:rPr>
          <w:rFonts w:cs="Arial"/>
        </w:rPr>
        <w:t xml:space="preserve">ПА </w:t>
      </w:r>
      <w:r w:rsidRPr="00562687">
        <w:rPr>
          <w:rFonts w:cs="Arial"/>
        </w:rPr>
        <w:t>на основе сформированного плана-графика в соответствующие сроки с помощью специального отчета по МТР</w:t>
      </w:r>
      <w:r w:rsidR="00125916">
        <w:rPr>
          <w:rFonts w:cs="Arial"/>
        </w:rPr>
        <w:t xml:space="preserve"> в заказах и сетевых графиках</w:t>
      </w:r>
      <w:r w:rsidR="007141A1" w:rsidRPr="009721BA">
        <w:rPr>
          <w:rFonts w:cs="Arial"/>
        </w:rPr>
        <w:t xml:space="preserve"> </w:t>
      </w:r>
      <w:r w:rsidR="007141A1">
        <w:rPr>
          <w:rFonts w:cs="Arial"/>
        </w:rPr>
        <w:t xml:space="preserve">– транзакции </w:t>
      </w:r>
      <w:r w:rsidR="007141A1" w:rsidRPr="00554843">
        <w:rPr>
          <w:rFonts w:cs="Arial"/>
        </w:rPr>
        <w:t>ZPM</w:t>
      </w:r>
      <w:r w:rsidR="007141A1" w:rsidRPr="009721BA">
        <w:rPr>
          <w:rFonts w:cs="Arial"/>
        </w:rPr>
        <w:t>_</w:t>
      </w:r>
      <w:r w:rsidR="007E522B" w:rsidRPr="00554843">
        <w:rPr>
          <w:rFonts w:cs="Arial"/>
        </w:rPr>
        <w:t>MTR</w:t>
      </w:r>
      <w:r w:rsidR="00EE7ACE">
        <w:rPr>
          <w:rFonts w:cs="Arial"/>
        </w:rPr>
        <w:t xml:space="preserve"> (№ разработки в реестре – PM25, см. раздел 5.10.7.2. данного КД)</w:t>
      </w:r>
      <w:r w:rsidRPr="00562687">
        <w:rPr>
          <w:rFonts w:cs="Arial"/>
        </w:rPr>
        <w:t xml:space="preserve">, отражающего Lead Time и сроки потребности, стоимость МТР-аналогов. </w:t>
      </w:r>
    </w:p>
    <w:p w:rsidR="006955DE" w:rsidRPr="00562687" w:rsidRDefault="006F03FF" w:rsidP="00554843">
      <w:pPr>
        <w:spacing w:after="240" w:line="276" w:lineRule="auto"/>
        <w:rPr>
          <w:rFonts w:cs="Arial"/>
        </w:rPr>
      </w:pPr>
      <w:r>
        <w:rPr>
          <w:rFonts w:cs="Arial"/>
        </w:rPr>
        <w:t xml:space="preserve">В транзакции IW38 при помощи разработки PM08 «Расширение полей заказа ТОРО» Планировщик </w:t>
      </w:r>
      <w:r w:rsidR="002535C0">
        <w:rPr>
          <w:rFonts w:cs="Arial"/>
        </w:rPr>
        <w:t>ТОиР УО</w:t>
      </w:r>
      <w:r w:rsidR="00BB53B0">
        <w:rPr>
          <w:rFonts w:cs="Arial"/>
        </w:rPr>
        <w:t xml:space="preserve"> </w:t>
      </w:r>
      <w:r>
        <w:rPr>
          <w:rFonts w:cs="Arial"/>
        </w:rPr>
        <w:t>анализирует стоимость работ по восстановлению узла по сравнению со стоимостью закупаемого МТР.</w:t>
      </w:r>
    </w:p>
    <w:p w:rsidR="006955DE" w:rsidRPr="00562687" w:rsidRDefault="006955DE" w:rsidP="006955DE">
      <w:pPr>
        <w:spacing w:after="240" w:line="276" w:lineRule="auto"/>
        <w:rPr>
          <w:rFonts w:cs="Arial"/>
        </w:rPr>
      </w:pPr>
      <w:r w:rsidRPr="00562687">
        <w:rPr>
          <w:rFonts w:cs="Arial"/>
        </w:rPr>
        <w:t>По результатам анализа может быть принято решение о переносе сроков работ в случае отсутствия МТР в требуемые сроки</w:t>
      </w:r>
      <w:r w:rsidR="006F03FF">
        <w:rPr>
          <w:rFonts w:cs="Arial"/>
        </w:rPr>
        <w:t xml:space="preserve"> (примечание: вероятность данного решения на годовом горизонте очень низкая)</w:t>
      </w:r>
      <w:r w:rsidRPr="00562687">
        <w:rPr>
          <w:rFonts w:cs="Arial"/>
        </w:rPr>
        <w:t>, о замене МТР на аналоги или ЗЧ собственного производства.</w:t>
      </w:r>
    </w:p>
    <w:p w:rsidR="006955DE" w:rsidRDefault="006955DE" w:rsidP="006955DE">
      <w:pPr>
        <w:spacing w:after="240" w:line="276" w:lineRule="auto"/>
        <w:rPr>
          <w:rFonts w:cs="Arial"/>
        </w:rPr>
      </w:pPr>
      <w:r w:rsidRPr="00562687">
        <w:rPr>
          <w:rFonts w:cs="Arial"/>
        </w:rPr>
        <w:t xml:space="preserve">Если МТР </w:t>
      </w:r>
      <w:r>
        <w:rPr>
          <w:rFonts w:cs="Arial"/>
        </w:rPr>
        <w:t>в</w:t>
      </w:r>
      <w:r w:rsidR="00D139D7">
        <w:rPr>
          <w:rFonts w:cs="Arial"/>
        </w:rPr>
        <w:t xml:space="preserve"> заказ</w:t>
      </w:r>
      <w:r>
        <w:rPr>
          <w:rFonts w:cs="Arial"/>
        </w:rPr>
        <w:t xml:space="preserve">е </w:t>
      </w:r>
      <w:r w:rsidRPr="00562687">
        <w:rPr>
          <w:rFonts w:cs="Arial"/>
        </w:rPr>
        <w:t>необходимо корректировать, и в ходе обработки</w:t>
      </w:r>
      <w:r w:rsidR="00D139D7">
        <w:rPr>
          <w:rFonts w:cs="Arial"/>
        </w:rPr>
        <w:t xml:space="preserve"> заказ</w:t>
      </w:r>
      <w:r w:rsidRPr="00562687">
        <w:rPr>
          <w:rFonts w:cs="Arial"/>
        </w:rPr>
        <w:t xml:space="preserve">а корректировка не произведена – </w:t>
      </w:r>
      <w:r w:rsidR="00583B3B">
        <w:rPr>
          <w:rFonts w:cs="Arial"/>
        </w:rPr>
        <w:t>П</w:t>
      </w:r>
      <w:r w:rsidR="00583B3B" w:rsidRPr="00562687">
        <w:rPr>
          <w:rFonts w:cs="Arial"/>
        </w:rPr>
        <w:t xml:space="preserve">ланировщиком </w:t>
      </w:r>
      <w:r w:rsidR="002535C0">
        <w:rPr>
          <w:rFonts w:cs="Arial"/>
        </w:rPr>
        <w:t>ТОиР УО</w:t>
      </w:r>
      <w:r w:rsidR="001E0032">
        <w:rPr>
          <w:rFonts w:cs="Arial"/>
        </w:rPr>
        <w:t xml:space="preserve"> </w:t>
      </w:r>
      <w:r w:rsidRPr="00562687">
        <w:rPr>
          <w:rFonts w:cs="Arial"/>
        </w:rPr>
        <w:t>на</w:t>
      </w:r>
      <w:r w:rsidR="00D139D7">
        <w:rPr>
          <w:rFonts w:cs="Arial"/>
        </w:rPr>
        <w:t xml:space="preserve"> заказ</w:t>
      </w:r>
      <w:r w:rsidRPr="00562687">
        <w:rPr>
          <w:rFonts w:cs="Arial"/>
        </w:rPr>
        <w:t xml:space="preserve">е устанавливается статус </w:t>
      </w:r>
      <w:r w:rsidR="00387C57" w:rsidRPr="00387C57">
        <w:rPr>
          <w:rFonts w:cs="Arial"/>
        </w:rPr>
        <w:t>МТР</w:t>
      </w:r>
      <w:r w:rsidR="00B41697">
        <w:rPr>
          <w:rFonts w:cs="Arial"/>
        </w:rPr>
        <w:t>К</w:t>
      </w:r>
      <w:r w:rsidR="00387C57" w:rsidRPr="00387C57">
        <w:rPr>
          <w:rFonts w:cs="Arial"/>
        </w:rPr>
        <w:t xml:space="preserve"> - МТР необходимо откорректировать</w:t>
      </w:r>
      <w:r w:rsidRPr="00562687">
        <w:rPr>
          <w:rFonts w:cs="Arial"/>
        </w:rPr>
        <w:t>.</w:t>
      </w:r>
      <w:r w:rsidR="00E55010" w:rsidRPr="00E55010">
        <w:rPr>
          <w:rFonts w:cs="Arial"/>
        </w:rPr>
        <w:t xml:space="preserve"> </w:t>
      </w:r>
      <w:r w:rsidR="00E55010">
        <w:rPr>
          <w:rFonts w:cs="Arial"/>
        </w:rPr>
        <w:t xml:space="preserve">Корректировка выполняется на шаге </w:t>
      </w:r>
      <w:r w:rsidR="0054621A">
        <w:rPr>
          <w:rFonts w:cs="Arial"/>
        </w:rPr>
        <w:t>180</w:t>
      </w:r>
      <w:r w:rsidR="00E55010">
        <w:rPr>
          <w:rFonts w:cs="Arial"/>
        </w:rPr>
        <w:t xml:space="preserve"> данного процесса.</w:t>
      </w:r>
    </w:p>
    <w:p w:rsidR="00260616" w:rsidRPr="00562687" w:rsidRDefault="009207CC" w:rsidP="006955DE">
      <w:pPr>
        <w:spacing w:after="240" w:line="276" w:lineRule="auto"/>
        <w:rPr>
          <w:rFonts w:cs="Arial"/>
        </w:rPr>
      </w:pPr>
      <w:r>
        <w:rPr>
          <w:rFonts w:cs="Arial"/>
        </w:rPr>
        <w:t>Описание статусов и статусных схем заказов ТОРО приведено в разделе 5.7.1 данного КД.</w:t>
      </w:r>
    </w:p>
    <w:p w:rsidR="000C4C4D" w:rsidRDefault="006955DE" w:rsidP="006955DE">
      <w:pPr>
        <w:spacing w:after="240" w:line="276" w:lineRule="auto"/>
        <w:rPr>
          <w:rFonts w:cs="Arial"/>
        </w:rPr>
      </w:pPr>
      <w:r w:rsidRPr="00562687">
        <w:rPr>
          <w:rFonts w:cs="Arial"/>
        </w:rPr>
        <w:t xml:space="preserve">При выявлении </w:t>
      </w:r>
      <w:r w:rsidR="00B215A2" w:rsidRPr="00562687">
        <w:rPr>
          <w:rFonts w:cs="Arial"/>
        </w:rPr>
        <w:t>н</w:t>
      </w:r>
      <w:r w:rsidR="00B215A2">
        <w:rPr>
          <w:rFonts w:cs="Arial"/>
        </w:rPr>
        <w:t>ецелесообразности использования</w:t>
      </w:r>
      <w:r w:rsidR="00B215A2" w:rsidRPr="00562687">
        <w:rPr>
          <w:rFonts w:cs="Arial"/>
        </w:rPr>
        <w:t xml:space="preserve"> </w:t>
      </w:r>
      <w:r w:rsidR="006E2D0F">
        <w:rPr>
          <w:rFonts w:cs="Arial"/>
        </w:rPr>
        <w:t>МТР Планировщиком</w:t>
      </w:r>
      <w:r w:rsidR="00BB53B0">
        <w:rPr>
          <w:rFonts w:cs="Arial"/>
        </w:rPr>
        <w:t xml:space="preserve"> </w:t>
      </w:r>
      <w:r w:rsidR="002535C0">
        <w:rPr>
          <w:rFonts w:cs="Arial"/>
        </w:rPr>
        <w:t>ТОиР УО</w:t>
      </w:r>
      <w:r w:rsidR="00BB53B0">
        <w:rPr>
          <w:rFonts w:cs="Arial"/>
        </w:rPr>
        <w:t>,</w:t>
      </w:r>
      <w:r w:rsidR="006E2D0F">
        <w:rPr>
          <w:rFonts w:cs="Arial"/>
        </w:rPr>
        <w:t xml:space="preserve"> по заказам </w:t>
      </w:r>
      <w:r w:rsidRPr="00562687">
        <w:rPr>
          <w:rFonts w:cs="Arial"/>
        </w:rPr>
        <w:t xml:space="preserve">устанавливается статус НМАТ - нет материалов и </w:t>
      </w:r>
      <w:r w:rsidR="00C845F6">
        <w:rPr>
          <w:rFonts w:cs="Arial"/>
        </w:rPr>
        <w:t>и</w:t>
      </w:r>
      <w:r w:rsidRPr="00562687">
        <w:rPr>
          <w:rFonts w:cs="Arial"/>
        </w:rPr>
        <w:t>ницииру</w:t>
      </w:r>
      <w:r w:rsidR="00C845F6">
        <w:rPr>
          <w:rFonts w:cs="Arial"/>
        </w:rPr>
        <w:t>ются</w:t>
      </w:r>
      <w:r w:rsidRPr="00562687">
        <w:rPr>
          <w:rFonts w:cs="Arial"/>
        </w:rPr>
        <w:t xml:space="preserve"> соответствующие действия (корректировка сроков, объемов</w:t>
      </w:r>
      <w:r w:rsidR="006E2D0F">
        <w:rPr>
          <w:rFonts w:cs="Arial"/>
        </w:rPr>
        <w:t xml:space="preserve"> воздействий</w:t>
      </w:r>
      <w:r w:rsidRPr="00562687">
        <w:rPr>
          <w:rFonts w:cs="Arial"/>
        </w:rPr>
        <w:t>)</w:t>
      </w:r>
      <w:r w:rsidR="00C845F6">
        <w:rPr>
          <w:rFonts w:cs="Arial"/>
        </w:rPr>
        <w:t>.</w:t>
      </w:r>
    </w:p>
    <w:p w:rsidR="000C4C4D" w:rsidRDefault="000C4C4D" w:rsidP="006955DE">
      <w:pPr>
        <w:spacing w:after="240" w:line="276" w:lineRule="auto"/>
        <w:rPr>
          <w:rFonts w:cs="Arial"/>
        </w:rPr>
      </w:pPr>
      <w:r>
        <w:rPr>
          <w:rFonts w:cs="Arial"/>
        </w:rPr>
        <w:t>При выявлении нецелесообразности использование МТР Планировщиком ЗиС УО инициируются действия по корректировке сетевых графиков.</w:t>
      </w:r>
    </w:p>
    <w:p w:rsidR="006955DE" w:rsidRPr="00562687" w:rsidRDefault="00C845F6" w:rsidP="006955DE">
      <w:pPr>
        <w:spacing w:after="240" w:line="276" w:lineRule="auto"/>
        <w:rPr>
          <w:rFonts w:cs="Arial"/>
        </w:rPr>
      </w:pPr>
      <w:r>
        <w:rPr>
          <w:rFonts w:cs="Arial"/>
        </w:rPr>
        <w:t>П</w:t>
      </w:r>
      <w:r w:rsidR="006955DE" w:rsidRPr="00562687">
        <w:rPr>
          <w:rFonts w:cs="Arial"/>
        </w:rPr>
        <w:t xml:space="preserve">осле корректировки сроков/замены </w:t>
      </w:r>
      <w:r>
        <w:rPr>
          <w:rFonts w:cs="Arial"/>
        </w:rPr>
        <w:t>позиций МТР</w:t>
      </w:r>
      <w:r w:rsidR="000C4C4D">
        <w:rPr>
          <w:rFonts w:cs="Arial"/>
        </w:rPr>
        <w:t>-</w:t>
      </w:r>
      <w:r w:rsidR="006955DE" w:rsidRPr="00562687">
        <w:rPr>
          <w:rFonts w:cs="Arial"/>
        </w:rPr>
        <w:t xml:space="preserve">аналогами </w:t>
      </w:r>
      <w:r w:rsidRPr="00562687">
        <w:rPr>
          <w:rFonts w:cs="Arial"/>
        </w:rPr>
        <w:t>контрольн</w:t>
      </w:r>
      <w:r>
        <w:rPr>
          <w:rFonts w:cs="Arial"/>
        </w:rPr>
        <w:t>ая</w:t>
      </w:r>
      <w:r w:rsidRPr="00562687">
        <w:rPr>
          <w:rFonts w:cs="Arial"/>
        </w:rPr>
        <w:t xml:space="preserve"> процедур</w:t>
      </w:r>
      <w:r>
        <w:rPr>
          <w:rFonts w:cs="Arial"/>
        </w:rPr>
        <w:t>а</w:t>
      </w:r>
      <w:r w:rsidRPr="00562687">
        <w:rPr>
          <w:rFonts w:cs="Arial"/>
        </w:rPr>
        <w:t xml:space="preserve"> </w:t>
      </w:r>
      <w:r w:rsidR="006955DE" w:rsidRPr="00562687">
        <w:rPr>
          <w:rFonts w:cs="Arial"/>
        </w:rPr>
        <w:t>повторяет</w:t>
      </w:r>
      <w:r>
        <w:rPr>
          <w:rFonts w:cs="Arial"/>
        </w:rPr>
        <w:t>ся</w:t>
      </w:r>
      <w:r w:rsidR="006955DE" w:rsidRPr="00562687">
        <w:rPr>
          <w:rFonts w:cs="Arial"/>
        </w:rPr>
        <w:t>.</w:t>
      </w:r>
    </w:p>
    <w:p w:rsidR="006955DE" w:rsidRDefault="006955DE" w:rsidP="006955DE">
      <w:pPr>
        <w:spacing w:after="240" w:line="276" w:lineRule="auto"/>
        <w:rPr>
          <w:rFonts w:cs="Arial"/>
        </w:rPr>
      </w:pPr>
      <w:r w:rsidRPr="00562687">
        <w:rPr>
          <w:rFonts w:cs="Arial"/>
        </w:rPr>
        <w:t xml:space="preserve">В случае отсутствия замечаний </w:t>
      </w:r>
      <w:r w:rsidR="00BB53B0">
        <w:rPr>
          <w:rFonts w:cs="Arial"/>
        </w:rPr>
        <w:t xml:space="preserve">Планировщиком </w:t>
      </w:r>
      <w:r w:rsidR="002535C0">
        <w:rPr>
          <w:rFonts w:cs="Arial"/>
        </w:rPr>
        <w:t>ТОиР УО</w:t>
      </w:r>
      <w:r w:rsidR="00BB53B0">
        <w:rPr>
          <w:rFonts w:cs="Arial"/>
        </w:rPr>
        <w:t xml:space="preserve"> </w:t>
      </w:r>
      <w:r w:rsidRPr="00562687">
        <w:rPr>
          <w:rFonts w:cs="Arial"/>
        </w:rPr>
        <w:t>у</w:t>
      </w:r>
      <w:r w:rsidR="00BB53B0">
        <w:rPr>
          <w:rFonts w:cs="Arial"/>
        </w:rPr>
        <w:t>станавливается с</w:t>
      </w:r>
      <w:r w:rsidRPr="00562687">
        <w:rPr>
          <w:rFonts w:cs="Arial"/>
        </w:rPr>
        <w:t>татус</w:t>
      </w:r>
      <w:r w:rsidR="00D139D7">
        <w:rPr>
          <w:rFonts w:cs="Arial"/>
        </w:rPr>
        <w:t xml:space="preserve"> заказ</w:t>
      </w:r>
      <w:r w:rsidRPr="00562687">
        <w:rPr>
          <w:rFonts w:cs="Arial"/>
        </w:rPr>
        <w:t>а ТОРО - МАТП - Материалы подтверждены.</w:t>
      </w:r>
    </w:p>
    <w:p w:rsidR="0054621A" w:rsidRDefault="006955DE" w:rsidP="006955DE">
      <w:pPr>
        <w:spacing w:after="240" w:line="276" w:lineRule="auto"/>
        <w:rPr>
          <w:rFonts w:cs="Arial"/>
        </w:rPr>
      </w:pPr>
      <w:r>
        <w:rPr>
          <w:rFonts w:cs="Arial"/>
        </w:rPr>
        <w:t>В случае отсутствия</w:t>
      </w:r>
      <w:r w:rsidR="00A859C4">
        <w:rPr>
          <w:rFonts w:cs="Arial"/>
        </w:rPr>
        <w:t xml:space="preserve"> утвержденных плановых цен </w:t>
      </w:r>
      <w:r>
        <w:rPr>
          <w:rFonts w:cs="Arial"/>
        </w:rPr>
        <w:t xml:space="preserve">МТР </w:t>
      </w:r>
      <w:commentRangeStart w:id="294"/>
      <w:r>
        <w:rPr>
          <w:rFonts w:cs="Arial"/>
        </w:rPr>
        <w:t>на</w:t>
      </w:r>
      <w:r w:rsidR="00D139D7">
        <w:rPr>
          <w:rFonts w:cs="Arial"/>
        </w:rPr>
        <w:t xml:space="preserve"> заказ</w:t>
      </w:r>
      <w:r>
        <w:rPr>
          <w:rFonts w:cs="Arial"/>
        </w:rPr>
        <w:t xml:space="preserve">е </w:t>
      </w:r>
      <w:r w:rsidR="00A859C4">
        <w:rPr>
          <w:rFonts w:cs="Arial"/>
        </w:rPr>
        <w:t xml:space="preserve">ТОРО </w:t>
      </w:r>
      <w:r>
        <w:rPr>
          <w:rFonts w:cs="Arial"/>
        </w:rPr>
        <w:t>автоматически</w:t>
      </w:r>
      <w:r w:rsidR="00D91D83" w:rsidRPr="009721BA">
        <w:rPr>
          <w:rFonts w:cs="Arial"/>
        </w:rPr>
        <w:t xml:space="preserve"> (</w:t>
      </w:r>
      <w:r w:rsidR="00D91D83">
        <w:rPr>
          <w:rFonts w:cs="Arial"/>
        </w:rPr>
        <w:t xml:space="preserve">с помощью разработки </w:t>
      </w:r>
      <w:r w:rsidR="00D91D83" w:rsidRPr="00554843">
        <w:rPr>
          <w:rFonts w:cs="Arial"/>
        </w:rPr>
        <w:t>PM</w:t>
      </w:r>
      <w:r w:rsidR="00D91D83" w:rsidRPr="009721BA">
        <w:rPr>
          <w:rFonts w:cs="Arial"/>
        </w:rPr>
        <w:t>46)</w:t>
      </w:r>
      <w:r>
        <w:rPr>
          <w:rFonts w:cs="Arial"/>
        </w:rPr>
        <w:t xml:space="preserve"> устанавливается статус МТРН (МТР не оценены). </w:t>
      </w:r>
      <w:commentRangeEnd w:id="294"/>
      <w:r w:rsidR="001F0E0D">
        <w:rPr>
          <w:rStyle w:val="aff5"/>
        </w:rPr>
        <w:commentReference w:id="294"/>
      </w:r>
    </w:p>
    <w:p w:rsidR="0054621A" w:rsidRDefault="0054621A" w:rsidP="006955DE">
      <w:pPr>
        <w:spacing w:after="240" w:line="276" w:lineRule="auto"/>
        <w:rPr>
          <w:rFonts w:cs="Arial"/>
        </w:rPr>
      </w:pPr>
      <w:r>
        <w:rPr>
          <w:rFonts w:cs="Arial"/>
        </w:rPr>
        <w:t>В случае отсутствия утвержденной плановой цены МТР на компоненте материала сетевого графика на закладке «Расширение клиента» автоматически устанавливается индикатор «Расчетная цена» (</w:t>
      </w:r>
      <w:r w:rsidRPr="00554843">
        <w:rPr>
          <w:rFonts w:cs="Arial"/>
        </w:rPr>
        <w:t>разработка</w:t>
      </w:r>
      <w:r w:rsidR="00431F4F">
        <w:rPr>
          <w:rFonts w:cs="Arial"/>
        </w:rPr>
        <w:t xml:space="preserve"> </w:t>
      </w:r>
      <w:r w:rsidR="00431F4F">
        <w:rPr>
          <w:rFonts w:cs="Arial"/>
          <w:lang w:val="en-US"/>
        </w:rPr>
        <w:t>PS</w:t>
      </w:r>
      <w:r w:rsidR="00431F4F" w:rsidRPr="008767CC">
        <w:rPr>
          <w:rFonts w:cs="Arial"/>
        </w:rPr>
        <w:t>10</w:t>
      </w:r>
      <w:r>
        <w:rPr>
          <w:rFonts w:cs="Arial"/>
        </w:rPr>
        <w:t>).</w:t>
      </w:r>
    </w:p>
    <w:p w:rsidR="006955DE" w:rsidRDefault="006955DE" w:rsidP="006955DE">
      <w:pPr>
        <w:spacing w:after="240" w:line="276" w:lineRule="auto"/>
        <w:rPr>
          <w:rFonts w:cs="Arial"/>
        </w:rPr>
      </w:pPr>
      <w:commentRangeStart w:id="295"/>
      <w:r>
        <w:rPr>
          <w:rFonts w:cs="Arial"/>
        </w:rPr>
        <w:t xml:space="preserve">Сотрудники МТО в рамках регулярного мониторинга ситуаций, в которых </w:t>
      </w:r>
      <w:commentRangeEnd w:id="295"/>
      <w:r w:rsidR="0068288C">
        <w:rPr>
          <w:rStyle w:val="aff5"/>
        </w:rPr>
        <w:commentReference w:id="295"/>
      </w:r>
      <w:r>
        <w:rPr>
          <w:rFonts w:cs="Arial"/>
        </w:rPr>
        <w:t xml:space="preserve">на объектах потребности отсутствует стоимость, устанавливают цену на МТР, </w:t>
      </w:r>
      <w:r w:rsidR="00A859C4">
        <w:rPr>
          <w:rFonts w:cs="Arial"/>
        </w:rPr>
        <w:t xml:space="preserve">после чего заявителю потребности – в контексте текущего процесса - Планировщику </w:t>
      </w:r>
      <w:r w:rsidR="002535C0">
        <w:rPr>
          <w:rFonts w:cs="Arial"/>
        </w:rPr>
        <w:t>ТОиР УО</w:t>
      </w:r>
      <w:r w:rsidR="00917D9B">
        <w:rPr>
          <w:rFonts w:cs="Arial"/>
        </w:rPr>
        <w:t xml:space="preserve"> или Планировщику ЗиС УО</w:t>
      </w:r>
      <w:r w:rsidR="00A859C4">
        <w:rPr>
          <w:rFonts w:cs="Arial"/>
        </w:rPr>
        <w:t>, направляется уведомление</w:t>
      </w:r>
      <w:r w:rsidR="00E25E5F">
        <w:rPr>
          <w:rFonts w:cs="Arial"/>
        </w:rPr>
        <w:t xml:space="preserve"> по электронной почте</w:t>
      </w:r>
      <w:r w:rsidR="00A859C4">
        <w:rPr>
          <w:rFonts w:cs="Arial"/>
        </w:rPr>
        <w:t xml:space="preserve">. </w:t>
      </w:r>
      <w:r w:rsidR="00CE40A5" w:rsidRPr="00CE40A5">
        <w:rPr>
          <w:rFonts w:cs="Arial"/>
        </w:rPr>
        <w:t xml:space="preserve">После получения уведомления, Планировщик </w:t>
      </w:r>
      <w:r w:rsidR="002535C0">
        <w:rPr>
          <w:rFonts w:cs="Arial"/>
        </w:rPr>
        <w:t>ТОиР УО</w:t>
      </w:r>
      <w:r w:rsidR="00CE40A5" w:rsidRPr="00CE40A5">
        <w:rPr>
          <w:rFonts w:cs="Arial"/>
        </w:rPr>
        <w:t xml:space="preserve"> должен в транзакции IW38 убедиться, что все заказы ТОРО </w:t>
      </w:r>
      <w:r w:rsidR="00935776">
        <w:rPr>
          <w:rFonts w:cs="Arial"/>
        </w:rPr>
        <w:t xml:space="preserve">автоматически </w:t>
      </w:r>
      <w:r w:rsidR="00CE40A5" w:rsidRPr="00CE40A5">
        <w:rPr>
          <w:rFonts w:cs="Arial"/>
        </w:rPr>
        <w:t>приняли статус МТРЦ (МТР оценены).</w:t>
      </w:r>
    </w:p>
    <w:p w:rsidR="00E55010" w:rsidRDefault="00E55010" w:rsidP="00554843">
      <w:pPr>
        <w:spacing w:after="240" w:line="276" w:lineRule="auto"/>
        <w:rPr>
          <w:rFonts w:cs="Arial"/>
        </w:rPr>
      </w:pPr>
      <w:r w:rsidRPr="00093BBF">
        <w:rPr>
          <w:rFonts w:cs="Arial"/>
        </w:rPr>
        <w:t xml:space="preserve">Для анализа </w:t>
      </w:r>
      <w:r w:rsidR="003D4E30" w:rsidRPr="00093BBF">
        <w:rPr>
          <w:rFonts w:cs="Arial"/>
        </w:rPr>
        <w:t>целесообразности использования</w:t>
      </w:r>
      <w:r w:rsidRPr="00093BBF">
        <w:rPr>
          <w:rFonts w:cs="Arial"/>
        </w:rPr>
        <w:t xml:space="preserve"> МТР используется </w:t>
      </w:r>
      <w:r w:rsidR="002A72B7">
        <w:rPr>
          <w:rFonts w:cs="Arial"/>
        </w:rPr>
        <w:t xml:space="preserve">транзакция </w:t>
      </w:r>
      <w:r w:rsidR="002A72B7" w:rsidRPr="00554843">
        <w:rPr>
          <w:rFonts w:cs="Arial"/>
        </w:rPr>
        <w:t>ZPM</w:t>
      </w:r>
      <w:r w:rsidR="002A72B7" w:rsidRPr="009D29C7">
        <w:rPr>
          <w:rFonts w:cs="Arial"/>
        </w:rPr>
        <w:t>_</w:t>
      </w:r>
      <w:r w:rsidR="00FB1DD3" w:rsidRPr="00554843">
        <w:rPr>
          <w:rFonts w:cs="Arial"/>
        </w:rPr>
        <w:t>MTR</w:t>
      </w:r>
      <w:r w:rsidRPr="00093BBF">
        <w:rPr>
          <w:rFonts w:cs="Arial"/>
        </w:rPr>
        <w:t>, код в реестре разработок PM25</w:t>
      </w:r>
      <w:r w:rsidR="009C7041">
        <w:rPr>
          <w:rFonts w:cs="Arial"/>
        </w:rPr>
        <w:t xml:space="preserve"> (см. </w:t>
      </w:r>
      <w:r w:rsidR="00E54594" w:rsidRPr="00E54594">
        <w:rPr>
          <w:rFonts w:cs="Arial"/>
        </w:rPr>
        <w:t>описание разработки, входные параметры, результат выполнения</w:t>
      </w:r>
      <w:r w:rsidR="009C7041">
        <w:rPr>
          <w:rFonts w:cs="Arial"/>
        </w:rPr>
        <w:t xml:space="preserve"> в разделе 5.10.7</w:t>
      </w:r>
      <w:r w:rsidR="00E54594">
        <w:rPr>
          <w:rFonts w:cs="Arial"/>
        </w:rPr>
        <w:t>.2</w:t>
      </w:r>
      <w:r w:rsidR="009C7041">
        <w:rPr>
          <w:rFonts w:cs="Arial"/>
        </w:rPr>
        <w:t xml:space="preserve"> данного КД)</w:t>
      </w:r>
      <w:r w:rsidR="009C7041" w:rsidRPr="00D139D7">
        <w:rPr>
          <w:rFonts w:cs="Arial"/>
        </w:rPr>
        <w:t>.</w:t>
      </w:r>
    </w:p>
    <w:p w:rsidR="00E55010" w:rsidRDefault="00E55010" w:rsidP="00554843">
      <w:pPr>
        <w:spacing w:after="240" w:line="276" w:lineRule="auto"/>
        <w:rPr>
          <w:rFonts w:cs="Arial"/>
        </w:rPr>
      </w:pPr>
      <w:r w:rsidRPr="00D139D7">
        <w:rPr>
          <w:rFonts w:cs="Arial"/>
        </w:rPr>
        <w:t>Для автоматического обновления статуса</w:t>
      </w:r>
      <w:r w:rsidR="00D139D7">
        <w:rPr>
          <w:rFonts w:cs="Arial"/>
        </w:rPr>
        <w:t xml:space="preserve"> заказ</w:t>
      </w:r>
      <w:r w:rsidRPr="00D139D7">
        <w:rPr>
          <w:rFonts w:cs="Arial"/>
        </w:rPr>
        <w:t>а в зависимости от отсутствия</w:t>
      </w:r>
      <w:r w:rsidR="00A859C4">
        <w:rPr>
          <w:rFonts w:cs="Arial"/>
        </w:rPr>
        <w:t xml:space="preserve"> утвержденной плановой</w:t>
      </w:r>
      <w:r w:rsidRPr="00D139D7">
        <w:rPr>
          <w:rFonts w:cs="Arial"/>
        </w:rPr>
        <w:t xml:space="preserve"> цены МТР используется разработка</w:t>
      </w:r>
      <w:r w:rsidR="006F0665">
        <w:rPr>
          <w:rFonts w:cs="Arial"/>
        </w:rPr>
        <w:t>-расширение</w:t>
      </w:r>
      <w:r w:rsidRPr="00D139D7">
        <w:rPr>
          <w:rFonts w:cs="Arial"/>
        </w:rPr>
        <w:t xml:space="preserve">, код в реестре разработок </w:t>
      </w:r>
      <w:r w:rsidR="00D139D7" w:rsidRPr="00D139D7">
        <w:rPr>
          <w:rFonts w:cs="Arial"/>
        </w:rPr>
        <w:t>PM46</w:t>
      </w:r>
      <w:r w:rsidR="009C7041">
        <w:rPr>
          <w:rFonts w:cs="Arial"/>
        </w:rPr>
        <w:t xml:space="preserve"> (см. описание в разделе 5.10.7</w:t>
      </w:r>
      <w:r w:rsidR="007303B4">
        <w:rPr>
          <w:rFonts w:cs="Arial"/>
        </w:rPr>
        <w:t>.3</w:t>
      </w:r>
      <w:r w:rsidR="009C7041">
        <w:rPr>
          <w:rFonts w:cs="Arial"/>
        </w:rPr>
        <w:t xml:space="preserve"> данного КД)</w:t>
      </w:r>
      <w:r w:rsidR="00D139D7" w:rsidRPr="00D139D7">
        <w:rPr>
          <w:rFonts w:cs="Arial"/>
        </w:rPr>
        <w:t>.</w:t>
      </w:r>
    </w:p>
    <w:p w:rsidR="006F0665" w:rsidRPr="00A56639" w:rsidRDefault="006F0665" w:rsidP="00554843">
      <w:pPr>
        <w:spacing w:after="240" w:line="276" w:lineRule="auto"/>
        <w:rPr>
          <w:rFonts w:cs="Arial"/>
        </w:rPr>
      </w:pPr>
      <w:bookmarkStart w:id="296" w:name="_Hlk522033708"/>
      <w:r w:rsidRPr="00A56639">
        <w:rPr>
          <w:rFonts w:cs="Arial"/>
        </w:rPr>
        <w:t>Поля для заполнения на селекционном экране</w:t>
      </w:r>
      <w:r w:rsidR="00034AF0">
        <w:rPr>
          <w:rFonts w:cs="Arial"/>
        </w:rPr>
        <w:t xml:space="preserve"> </w:t>
      </w:r>
      <w:r w:rsidR="007C628D">
        <w:rPr>
          <w:rFonts w:cs="Arial"/>
        </w:rPr>
        <w:t xml:space="preserve">транзакции </w:t>
      </w:r>
      <w:r w:rsidR="00011EC4">
        <w:rPr>
          <w:rFonts w:cs="Arial"/>
        </w:rPr>
        <w:t>стандартной транзакции IW38 «Список заказов ТОРО: изменение»</w:t>
      </w:r>
      <w:r w:rsidR="004439E4" w:rsidRPr="009721BA">
        <w:rPr>
          <w:rFonts w:cs="Arial"/>
        </w:rPr>
        <w:t xml:space="preserve"> </w:t>
      </w:r>
      <w:r w:rsidR="004439E4">
        <w:rPr>
          <w:rFonts w:cs="Arial"/>
        </w:rPr>
        <w:t xml:space="preserve">и транзакции </w:t>
      </w:r>
      <w:r w:rsidR="004439E4" w:rsidRPr="00554843">
        <w:rPr>
          <w:rFonts w:cs="Arial"/>
        </w:rPr>
        <w:t>ZPM</w:t>
      </w:r>
      <w:r w:rsidR="004439E4" w:rsidRPr="009721BA">
        <w:rPr>
          <w:rFonts w:cs="Arial"/>
        </w:rPr>
        <w:t>_</w:t>
      </w:r>
      <w:r w:rsidR="004439E4" w:rsidRPr="00554843">
        <w:rPr>
          <w:rFonts w:cs="Arial"/>
        </w:rPr>
        <w:t>MTR</w:t>
      </w:r>
      <w:r w:rsidRPr="00A56639">
        <w:rPr>
          <w:rFonts w:cs="Arial"/>
        </w:rPr>
        <w:t>:</w:t>
      </w:r>
    </w:p>
    <w:p w:rsidR="006F0665" w:rsidRPr="00A56639" w:rsidRDefault="006F0665" w:rsidP="001F00CA">
      <w:pPr>
        <w:spacing w:after="120" w:line="276" w:lineRule="auto"/>
        <w:ind w:left="567" w:firstLine="0"/>
        <w:jc w:val="left"/>
        <w:rPr>
          <w:rFonts w:cs="Arial"/>
        </w:rPr>
      </w:pPr>
      <w:r w:rsidRPr="00A56639">
        <w:rPr>
          <w:rFonts w:cs="Arial"/>
        </w:rPr>
        <w:t>- Техническое место;</w:t>
      </w:r>
    </w:p>
    <w:p w:rsidR="006F0665" w:rsidRPr="00A56639" w:rsidRDefault="006F0665" w:rsidP="001F00CA">
      <w:pPr>
        <w:spacing w:after="120" w:line="276" w:lineRule="auto"/>
        <w:ind w:left="567" w:firstLine="0"/>
        <w:jc w:val="left"/>
        <w:rPr>
          <w:rFonts w:cs="Arial"/>
        </w:rPr>
      </w:pPr>
      <w:r w:rsidRPr="00A56639">
        <w:rPr>
          <w:rFonts w:cs="Arial"/>
        </w:rPr>
        <w:t>- Группа планирования;</w:t>
      </w:r>
    </w:p>
    <w:p w:rsidR="006F0665" w:rsidRPr="00A56639" w:rsidRDefault="00034AF0" w:rsidP="00B153FA">
      <w:pPr>
        <w:spacing w:after="240" w:line="276" w:lineRule="auto"/>
        <w:ind w:firstLine="0"/>
        <w:jc w:val="left"/>
        <w:rPr>
          <w:rFonts w:cs="Arial"/>
        </w:rPr>
      </w:pPr>
      <w:r>
        <w:rPr>
          <w:rFonts w:cs="Arial"/>
        </w:rPr>
        <w:tab/>
      </w:r>
      <w:r w:rsidR="006F0665">
        <w:rPr>
          <w:rFonts w:cs="Arial"/>
        </w:rPr>
        <w:t>- Период (с .. по).</w:t>
      </w:r>
    </w:p>
    <w:bookmarkEnd w:id="296"/>
    <w:p w:rsidR="00997E61" w:rsidRPr="007008A3" w:rsidRDefault="00997E61">
      <w:pPr>
        <w:pStyle w:val="4"/>
      </w:pPr>
      <w:r w:rsidRPr="007008A3">
        <w:t xml:space="preserve">Шаг процесса </w:t>
      </w:r>
      <w:r w:rsidR="001618D1">
        <w:t>180</w:t>
      </w:r>
      <w:r w:rsidRPr="007008A3">
        <w:t xml:space="preserve"> – Замена МТР в</w:t>
      </w:r>
      <w:r w:rsidR="00D139D7">
        <w:t xml:space="preserve"> заказ</w:t>
      </w:r>
      <w:r w:rsidRPr="007008A3">
        <w:t>ах ТОРО</w:t>
      </w:r>
    </w:p>
    <w:p w:rsidR="00CA0CF3" w:rsidRDefault="00CA0CF3" w:rsidP="00CA0CF3">
      <w:pPr>
        <w:spacing w:after="240" w:line="276" w:lineRule="auto"/>
        <w:rPr>
          <w:rFonts w:cs="Arial"/>
        </w:rPr>
      </w:pPr>
      <w:r w:rsidRPr="00562687">
        <w:rPr>
          <w:rFonts w:cs="Arial"/>
        </w:rPr>
        <w:t xml:space="preserve">Планировщик </w:t>
      </w:r>
      <w:r w:rsidR="002535C0">
        <w:rPr>
          <w:rFonts w:cs="Arial"/>
        </w:rPr>
        <w:t>ТОиР УО</w:t>
      </w:r>
      <w:r w:rsidR="00BB53B0">
        <w:rPr>
          <w:rFonts w:cs="Arial"/>
        </w:rPr>
        <w:t xml:space="preserve"> </w:t>
      </w:r>
      <w:r w:rsidR="00620592">
        <w:rPr>
          <w:rFonts w:cs="Arial"/>
        </w:rPr>
        <w:t xml:space="preserve">при помощи транзакции IW38 «Список заказов ТОРО» либо </w:t>
      </w:r>
      <w:r w:rsidR="006B48FD">
        <w:rPr>
          <w:rFonts w:cs="Arial"/>
        </w:rPr>
        <w:t xml:space="preserve">транзакции </w:t>
      </w:r>
      <w:r w:rsidR="006B48FD" w:rsidRPr="00554843">
        <w:rPr>
          <w:rFonts w:cs="Arial"/>
        </w:rPr>
        <w:t>ZPM</w:t>
      </w:r>
      <w:r w:rsidR="006B48FD" w:rsidRPr="009721BA">
        <w:rPr>
          <w:rFonts w:cs="Arial"/>
        </w:rPr>
        <w:t>_</w:t>
      </w:r>
      <w:r w:rsidR="006B48FD" w:rsidRPr="00554843">
        <w:rPr>
          <w:rFonts w:cs="Arial"/>
        </w:rPr>
        <w:t>MTR</w:t>
      </w:r>
      <w:r w:rsidR="006B48FD" w:rsidRPr="009721BA">
        <w:rPr>
          <w:rFonts w:cs="Arial"/>
        </w:rPr>
        <w:t xml:space="preserve"> (</w:t>
      </w:r>
      <w:r w:rsidR="00620592">
        <w:rPr>
          <w:rFonts w:cs="Arial"/>
        </w:rPr>
        <w:t>разработки PM25 «</w:t>
      </w:r>
      <w:r w:rsidR="00620592" w:rsidRPr="00620592">
        <w:rPr>
          <w:rFonts w:cs="Arial"/>
        </w:rPr>
        <w:t>Отчет по целесообразности использования МТР в заказах ТОРО</w:t>
      </w:r>
      <w:r w:rsidR="00620592">
        <w:rPr>
          <w:rFonts w:cs="Arial"/>
        </w:rPr>
        <w:t>»</w:t>
      </w:r>
      <w:r w:rsidR="006B48FD" w:rsidRPr="009721BA">
        <w:rPr>
          <w:rFonts w:cs="Arial"/>
        </w:rPr>
        <w:t>)</w:t>
      </w:r>
      <w:r w:rsidR="00620592">
        <w:rPr>
          <w:rFonts w:cs="Arial"/>
        </w:rPr>
        <w:t xml:space="preserve">, в режиме изменения заказа </w:t>
      </w:r>
      <w:r w:rsidRPr="00562687">
        <w:rPr>
          <w:rFonts w:cs="Arial"/>
        </w:rPr>
        <w:t xml:space="preserve">осуществляет </w:t>
      </w:r>
      <w:r w:rsidR="00620592">
        <w:rPr>
          <w:rFonts w:cs="Arial"/>
        </w:rPr>
        <w:t xml:space="preserve">вручную </w:t>
      </w:r>
      <w:r w:rsidRPr="00562687">
        <w:rPr>
          <w:rFonts w:cs="Arial"/>
        </w:rPr>
        <w:t>замену МТР в</w:t>
      </w:r>
      <w:r w:rsidR="00D139D7">
        <w:rPr>
          <w:rFonts w:cs="Arial"/>
        </w:rPr>
        <w:t xml:space="preserve"> заказ</w:t>
      </w:r>
      <w:r w:rsidRPr="00562687">
        <w:rPr>
          <w:rFonts w:cs="Arial"/>
        </w:rPr>
        <w:t xml:space="preserve">ах ТОРО </w:t>
      </w:r>
      <w:ins w:id="297" w:author="polyus\kiselevyuv" w:date="2022-04-21T16:38:00Z">
        <w:r w:rsidR="00FD523D">
          <w:rPr>
            <w:rFonts w:cs="Arial"/>
          </w:rPr>
          <w:t xml:space="preserve">(статус МТРК) </w:t>
        </w:r>
      </w:ins>
      <w:r w:rsidRPr="00562687">
        <w:rPr>
          <w:rFonts w:cs="Arial"/>
        </w:rPr>
        <w:t>на аналоги</w:t>
      </w:r>
      <w:r>
        <w:rPr>
          <w:rFonts w:cs="Arial"/>
        </w:rPr>
        <w:t xml:space="preserve"> (как собственного производства, так и закупаемые)</w:t>
      </w:r>
      <w:r w:rsidRPr="00562687">
        <w:rPr>
          <w:rFonts w:cs="Arial"/>
        </w:rPr>
        <w:t xml:space="preserve"> и </w:t>
      </w:r>
      <w:r>
        <w:rPr>
          <w:rFonts w:cs="Arial"/>
        </w:rPr>
        <w:t>вновь</w:t>
      </w:r>
      <w:r w:rsidR="009C0749">
        <w:rPr>
          <w:rFonts w:cs="Arial"/>
        </w:rPr>
        <w:t xml:space="preserve"> на текущем шаге </w:t>
      </w:r>
      <w:commentRangeStart w:id="298"/>
      <w:r>
        <w:rPr>
          <w:rFonts w:cs="Arial"/>
        </w:rPr>
        <w:t>выполняет анализ целесообразности</w:t>
      </w:r>
      <w:r w:rsidR="0091497E">
        <w:rPr>
          <w:rFonts w:cs="Arial"/>
        </w:rPr>
        <w:t xml:space="preserve">, </w:t>
      </w:r>
      <w:r w:rsidR="007F1EBA">
        <w:rPr>
          <w:rFonts w:cs="Arial"/>
        </w:rPr>
        <w:t>аналогично</w:t>
      </w:r>
      <w:r w:rsidR="006F03FF">
        <w:rPr>
          <w:rFonts w:cs="Arial"/>
        </w:rPr>
        <w:t xml:space="preserve"> </w:t>
      </w:r>
      <w:commentRangeEnd w:id="298"/>
      <w:r w:rsidR="0068288C">
        <w:rPr>
          <w:rStyle w:val="aff5"/>
        </w:rPr>
        <w:commentReference w:id="298"/>
      </w:r>
      <w:r w:rsidR="007F1EBA">
        <w:rPr>
          <w:rFonts w:cs="Arial"/>
        </w:rPr>
        <w:t xml:space="preserve">шагу </w:t>
      </w:r>
      <w:r w:rsidR="00CE3C6C">
        <w:rPr>
          <w:rFonts w:cs="Arial"/>
        </w:rPr>
        <w:t>170</w:t>
      </w:r>
      <w:r w:rsidR="007F1EBA">
        <w:rPr>
          <w:rFonts w:cs="Arial"/>
        </w:rPr>
        <w:t>.</w:t>
      </w:r>
      <w:ins w:id="299" w:author="polyus\kiselevyuv" w:date="2022-04-21T16:40:00Z">
        <w:r w:rsidR="00FD523D" w:rsidRPr="00FD523D">
          <w:rPr>
            <w:rFonts w:cs="Arial"/>
            <w:rPrChange w:id="300" w:author="polyus\kiselevyuv" w:date="2022-04-21T16:40:00Z">
              <w:rPr>
                <w:rFonts w:cs="Arial"/>
                <w:lang w:val="en-US"/>
              </w:rPr>
            </w:rPrChange>
          </w:rPr>
          <w:t xml:space="preserve"> </w:t>
        </w:r>
        <w:r w:rsidR="00FD523D">
          <w:rPr>
            <w:rFonts w:cs="Arial"/>
          </w:rPr>
          <w:t xml:space="preserve">Также </w:t>
        </w:r>
        <w:r w:rsidR="00FD523D" w:rsidRPr="00562687">
          <w:rPr>
            <w:rFonts w:cs="Arial"/>
          </w:rPr>
          <w:t xml:space="preserve">Планировщик </w:t>
        </w:r>
        <w:r w:rsidR="00FD523D">
          <w:rPr>
            <w:rFonts w:cs="Arial"/>
          </w:rPr>
          <w:t xml:space="preserve">ТОиР УО выполняет замену </w:t>
        </w:r>
      </w:ins>
      <w:ins w:id="301" w:author="polyus\kiselevyuv" w:date="2022-04-21T16:41:00Z">
        <w:r w:rsidR="00FD523D">
          <w:rPr>
            <w:rFonts w:cs="Arial"/>
          </w:rPr>
          <w:t>МТР на основании листа замечаний, полученного от Старшего планировщика ТОиР УО на шаге 190.</w:t>
        </w:r>
      </w:ins>
    </w:p>
    <w:p w:rsidR="002E665C" w:rsidRDefault="00CA0CF3">
      <w:pPr>
        <w:spacing w:after="240" w:line="276" w:lineRule="auto"/>
        <w:rPr>
          <w:rFonts w:cs="Arial"/>
        </w:rPr>
      </w:pPr>
      <w:r w:rsidRPr="00562687">
        <w:rPr>
          <w:rFonts w:cs="Arial"/>
        </w:rPr>
        <w:t xml:space="preserve">После замены МТР </w:t>
      </w:r>
      <w:r w:rsidR="00583B3B">
        <w:rPr>
          <w:rFonts w:cs="Arial"/>
        </w:rPr>
        <w:t>П</w:t>
      </w:r>
      <w:r w:rsidR="00583B3B" w:rsidRPr="00562687">
        <w:rPr>
          <w:rFonts w:cs="Arial"/>
        </w:rPr>
        <w:t xml:space="preserve">ланировщиком </w:t>
      </w:r>
      <w:r w:rsidR="002535C0">
        <w:rPr>
          <w:rFonts w:cs="Arial"/>
        </w:rPr>
        <w:t>ТОиР УО</w:t>
      </w:r>
      <w:r w:rsidR="00BB53B0">
        <w:rPr>
          <w:rFonts w:cs="Arial"/>
        </w:rPr>
        <w:t xml:space="preserve"> </w:t>
      </w:r>
      <w:r w:rsidRPr="00562687">
        <w:rPr>
          <w:rFonts w:cs="Arial"/>
        </w:rPr>
        <w:t>на</w:t>
      </w:r>
      <w:r w:rsidR="00D139D7">
        <w:rPr>
          <w:rFonts w:cs="Arial"/>
        </w:rPr>
        <w:t xml:space="preserve"> заказ</w:t>
      </w:r>
      <w:r w:rsidRPr="00562687">
        <w:rPr>
          <w:rFonts w:cs="Arial"/>
        </w:rPr>
        <w:t>е устанавливается статус МТРЗ.</w:t>
      </w:r>
      <w:r>
        <w:rPr>
          <w:rFonts w:cs="Arial"/>
        </w:rPr>
        <w:t xml:space="preserve"> После замены материалов, на шаге </w:t>
      </w:r>
      <w:ins w:id="302" w:author="polyus\kiselevyuv" w:date="2022-04-21T16:43:00Z">
        <w:r w:rsidR="00FD523D" w:rsidRPr="00FD523D">
          <w:rPr>
            <w:rFonts w:cs="Arial"/>
          </w:rPr>
          <w:t>190</w:t>
        </w:r>
      </w:ins>
      <w:r>
        <w:rPr>
          <w:rFonts w:cs="Arial"/>
        </w:rPr>
        <w:t xml:space="preserve"> замены должен проанализировать и согласовать </w:t>
      </w:r>
      <w:r w:rsidR="00583B3B">
        <w:rPr>
          <w:rFonts w:cs="Arial"/>
        </w:rPr>
        <w:t xml:space="preserve">Старший </w:t>
      </w:r>
      <w:r>
        <w:rPr>
          <w:rFonts w:cs="Arial"/>
        </w:rPr>
        <w:t xml:space="preserve">планировщик </w:t>
      </w:r>
      <w:r w:rsidR="002535C0">
        <w:rPr>
          <w:rFonts w:cs="Arial"/>
        </w:rPr>
        <w:t>ТОиР УО</w:t>
      </w:r>
      <w:r>
        <w:rPr>
          <w:rFonts w:cs="Arial"/>
        </w:rPr>
        <w:t>.</w:t>
      </w:r>
    </w:p>
    <w:p w:rsidR="00034AF0" w:rsidRDefault="00CA0CF3">
      <w:pPr>
        <w:spacing w:after="240" w:line="276" w:lineRule="auto"/>
        <w:rPr>
          <w:rFonts w:cs="Arial"/>
        </w:rPr>
      </w:pPr>
      <w:r w:rsidRPr="00562687">
        <w:rPr>
          <w:rFonts w:cs="Arial"/>
        </w:rPr>
        <w:t xml:space="preserve">Стандартная </w:t>
      </w:r>
      <w:r>
        <w:rPr>
          <w:rFonts w:cs="Arial"/>
        </w:rPr>
        <w:t>транзакция для изменения</w:t>
      </w:r>
      <w:r w:rsidR="00D139D7">
        <w:rPr>
          <w:rFonts w:cs="Arial"/>
        </w:rPr>
        <w:t xml:space="preserve"> заказ</w:t>
      </w:r>
      <w:r>
        <w:rPr>
          <w:rFonts w:cs="Arial"/>
        </w:rPr>
        <w:t xml:space="preserve">ов и установки </w:t>
      </w:r>
      <w:r w:rsidR="003D4E30">
        <w:rPr>
          <w:rFonts w:cs="Arial"/>
        </w:rPr>
        <w:t>статусов -</w:t>
      </w:r>
      <w:r>
        <w:rPr>
          <w:rFonts w:cs="Arial"/>
        </w:rPr>
        <w:t xml:space="preserve"> IW38.</w:t>
      </w:r>
      <w:r w:rsidR="00387C57">
        <w:rPr>
          <w:rFonts w:cs="Arial"/>
        </w:rPr>
        <w:t xml:space="preserve"> Для перехода в изменение</w:t>
      </w:r>
      <w:r w:rsidR="00D139D7">
        <w:rPr>
          <w:rFonts w:cs="Arial"/>
        </w:rPr>
        <w:t xml:space="preserve"> заказ</w:t>
      </w:r>
      <w:r w:rsidR="00387C57">
        <w:rPr>
          <w:rFonts w:cs="Arial"/>
        </w:rPr>
        <w:t xml:space="preserve">а также </w:t>
      </w:r>
      <w:r w:rsidR="00F86947">
        <w:rPr>
          <w:rFonts w:cs="Arial"/>
        </w:rPr>
        <w:t xml:space="preserve">может быть </w:t>
      </w:r>
      <w:r w:rsidR="00387C57">
        <w:rPr>
          <w:rFonts w:cs="Arial"/>
        </w:rPr>
        <w:t>использова</w:t>
      </w:r>
      <w:r w:rsidR="00F86947">
        <w:rPr>
          <w:rFonts w:cs="Arial"/>
        </w:rPr>
        <w:t>на</w:t>
      </w:r>
      <w:r w:rsidR="00387C57">
        <w:rPr>
          <w:rFonts w:cs="Arial"/>
        </w:rPr>
        <w:t xml:space="preserve"> </w:t>
      </w:r>
      <w:r w:rsidR="006B48FD">
        <w:rPr>
          <w:rFonts w:cs="Arial"/>
        </w:rPr>
        <w:t xml:space="preserve">транзакция </w:t>
      </w:r>
      <w:r w:rsidR="006B48FD" w:rsidRPr="00554843">
        <w:rPr>
          <w:rFonts w:cs="Arial"/>
        </w:rPr>
        <w:t>ZPM</w:t>
      </w:r>
      <w:r w:rsidR="006B48FD" w:rsidRPr="009721BA">
        <w:rPr>
          <w:rFonts w:cs="Arial"/>
        </w:rPr>
        <w:t>_</w:t>
      </w:r>
      <w:r w:rsidR="006B48FD" w:rsidRPr="00554843">
        <w:rPr>
          <w:rFonts w:cs="Arial"/>
        </w:rPr>
        <w:t>MTR</w:t>
      </w:r>
      <w:r w:rsidR="006B48FD" w:rsidRPr="009721BA">
        <w:rPr>
          <w:rFonts w:cs="Arial"/>
        </w:rPr>
        <w:t xml:space="preserve"> </w:t>
      </w:r>
      <w:r w:rsidR="007330DF" w:rsidRPr="009721BA">
        <w:rPr>
          <w:rFonts w:cs="Arial"/>
        </w:rPr>
        <w:t>(</w:t>
      </w:r>
      <w:r w:rsidR="00387C57">
        <w:rPr>
          <w:rFonts w:cs="Arial"/>
        </w:rPr>
        <w:t xml:space="preserve">разработка № </w:t>
      </w:r>
      <w:r w:rsidR="006E2D0F" w:rsidRPr="000F003D">
        <w:rPr>
          <w:rFonts w:cs="Arial"/>
        </w:rPr>
        <w:t>PM2</w:t>
      </w:r>
      <w:r w:rsidR="006E2D0F">
        <w:rPr>
          <w:rFonts w:cs="Arial"/>
        </w:rPr>
        <w:t>5</w:t>
      </w:r>
      <w:r w:rsidR="00E372FA">
        <w:rPr>
          <w:rFonts w:cs="Arial"/>
        </w:rPr>
        <w:t xml:space="preserve"> "</w:t>
      </w:r>
      <w:r w:rsidR="007F1EBA">
        <w:rPr>
          <w:rFonts w:cs="Arial"/>
        </w:rPr>
        <w:t>Отчет по целесообразности использования МТР в заказах ТОРО</w:t>
      </w:r>
      <w:r w:rsidR="00E372FA">
        <w:rPr>
          <w:rFonts w:cs="Arial"/>
        </w:rPr>
        <w:t>»</w:t>
      </w:r>
      <w:r w:rsidR="00011EC4">
        <w:rPr>
          <w:rFonts w:cs="Arial"/>
        </w:rPr>
        <w:t xml:space="preserve"> (см. </w:t>
      </w:r>
      <w:r w:rsidR="00011EC4" w:rsidRPr="00E54594">
        <w:rPr>
          <w:rFonts w:cs="Arial"/>
        </w:rPr>
        <w:t>описание разработки, входные параметры, результат выполнения</w:t>
      </w:r>
      <w:r w:rsidR="00011EC4">
        <w:rPr>
          <w:rFonts w:cs="Arial"/>
        </w:rPr>
        <w:t xml:space="preserve"> в разделе 5.10.7.2 данного КД)</w:t>
      </w:r>
      <w:r w:rsidR="00387C57">
        <w:rPr>
          <w:rFonts w:cs="Arial"/>
        </w:rPr>
        <w:t>.</w:t>
      </w:r>
    </w:p>
    <w:p w:rsidR="00620592" w:rsidRPr="00A56639" w:rsidRDefault="00620592" w:rsidP="00554843">
      <w:pPr>
        <w:spacing w:after="240" w:line="276" w:lineRule="auto"/>
        <w:rPr>
          <w:rFonts w:cs="Arial"/>
        </w:rPr>
      </w:pPr>
      <w:r w:rsidRPr="00A56639">
        <w:rPr>
          <w:rFonts w:cs="Arial"/>
        </w:rPr>
        <w:t>Поля для заполнения на селекционном экране</w:t>
      </w:r>
      <w:r>
        <w:rPr>
          <w:rFonts w:cs="Arial"/>
        </w:rPr>
        <w:t xml:space="preserve"> </w:t>
      </w:r>
      <w:r w:rsidR="00C40F08">
        <w:rPr>
          <w:rFonts w:cs="Arial"/>
        </w:rPr>
        <w:t xml:space="preserve">транзакции </w:t>
      </w:r>
      <w:r w:rsidR="00C40F08" w:rsidRPr="00554843">
        <w:rPr>
          <w:rFonts w:cs="Arial"/>
        </w:rPr>
        <w:t>ZPM</w:t>
      </w:r>
      <w:r w:rsidR="00C40F08" w:rsidRPr="009721BA">
        <w:rPr>
          <w:rFonts w:cs="Arial"/>
        </w:rPr>
        <w:t>_</w:t>
      </w:r>
      <w:r w:rsidR="00C40F08" w:rsidRPr="00554843">
        <w:rPr>
          <w:rFonts w:cs="Arial"/>
        </w:rPr>
        <w:t>MTR</w:t>
      </w:r>
      <w:r w:rsidR="00C40F08" w:rsidRPr="009721BA">
        <w:rPr>
          <w:rFonts w:cs="Arial"/>
        </w:rPr>
        <w:t xml:space="preserve"> (</w:t>
      </w:r>
      <w:r w:rsidRPr="00093BBF">
        <w:rPr>
          <w:rFonts w:cs="Arial"/>
        </w:rPr>
        <w:t>разработ</w:t>
      </w:r>
      <w:r>
        <w:rPr>
          <w:rFonts w:cs="Arial"/>
        </w:rPr>
        <w:t>ки</w:t>
      </w:r>
      <w:r w:rsidRPr="00093BBF">
        <w:rPr>
          <w:rFonts w:cs="Arial"/>
        </w:rPr>
        <w:t xml:space="preserve"> PM25</w:t>
      </w:r>
      <w:r>
        <w:rPr>
          <w:rFonts w:cs="Arial"/>
        </w:rPr>
        <w:t xml:space="preserve"> «</w:t>
      </w:r>
      <w:r w:rsidR="007F1EBA">
        <w:rPr>
          <w:rFonts w:cs="Arial"/>
        </w:rPr>
        <w:t>Отчет по целесообразности использования МТР в заказах ТОРО</w:t>
      </w:r>
      <w:r>
        <w:rPr>
          <w:rFonts w:cs="Arial"/>
        </w:rPr>
        <w:t>»</w:t>
      </w:r>
      <w:r w:rsidR="00C40F08" w:rsidRPr="009721BA">
        <w:rPr>
          <w:rFonts w:cs="Arial"/>
        </w:rPr>
        <w:t>)</w:t>
      </w:r>
      <w:r>
        <w:rPr>
          <w:rFonts w:cs="Arial"/>
        </w:rPr>
        <w:t>,</w:t>
      </w:r>
      <w:r w:rsidRPr="00011EC4">
        <w:rPr>
          <w:rFonts w:cs="Arial"/>
        </w:rPr>
        <w:t xml:space="preserve"> </w:t>
      </w:r>
      <w:r>
        <w:rPr>
          <w:rFonts w:cs="Arial"/>
        </w:rPr>
        <w:t>а также стандартной транзакции IW38 «Список заказов ТОРО: изменение»</w:t>
      </w:r>
      <w:r w:rsidRPr="00A56639">
        <w:rPr>
          <w:rFonts w:cs="Arial"/>
        </w:rPr>
        <w:t>:</w:t>
      </w:r>
    </w:p>
    <w:p w:rsidR="00620592" w:rsidRPr="00A56639" w:rsidRDefault="00620592" w:rsidP="001F00CA">
      <w:pPr>
        <w:spacing w:after="120" w:line="276" w:lineRule="auto"/>
        <w:ind w:left="567" w:firstLine="0"/>
        <w:jc w:val="left"/>
        <w:rPr>
          <w:rFonts w:cs="Arial"/>
        </w:rPr>
      </w:pPr>
      <w:r w:rsidRPr="00A56639">
        <w:rPr>
          <w:rFonts w:cs="Arial"/>
        </w:rPr>
        <w:t>- Техническое место;</w:t>
      </w:r>
    </w:p>
    <w:p w:rsidR="00620592" w:rsidRPr="00A56639" w:rsidRDefault="00620592" w:rsidP="001F00CA">
      <w:pPr>
        <w:spacing w:after="120" w:line="276" w:lineRule="auto"/>
        <w:ind w:left="567" w:firstLine="0"/>
        <w:jc w:val="left"/>
        <w:rPr>
          <w:rFonts w:cs="Arial"/>
        </w:rPr>
      </w:pPr>
      <w:r w:rsidRPr="00A56639">
        <w:rPr>
          <w:rFonts w:cs="Arial"/>
        </w:rPr>
        <w:t>- Группа планирования;</w:t>
      </w:r>
    </w:p>
    <w:p w:rsidR="00620592" w:rsidRPr="00A56639" w:rsidRDefault="00620592" w:rsidP="00620592">
      <w:pPr>
        <w:spacing w:after="240" w:line="276" w:lineRule="auto"/>
        <w:ind w:firstLine="0"/>
        <w:jc w:val="left"/>
        <w:rPr>
          <w:rFonts w:cs="Arial"/>
        </w:rPr>
      </w:pPr>
      <w:r>
        <w:rPr>
          <w:rFonts w:cs="Arial"/>
        </w:rPr>
        <w:tab/>
        <w:t>- Период (с .. по).</w:t>
      </w:r>
    </w:p>
    <w:p w:rsidR="00EB0D64" w:rsidRPr="007008A3" w:rsidRDefault="00EB0D64" w:rsidP="00EB0D64">
      <w:pPr>
        <w:pStyle w:val="4"/>
      </w:pPr>
      <w:r w:rsidRPr="007008A3">
        <w:t xml:space="preserve">Шаг процесса </w:t>
      </w:r>
      <w:r>
        <w:t>185</w:t>
      </w:r>
      <w:r w:rsidRPr="007008A3">
        <w:t xml:space="preserve"> – Замена МТР в</w:t>
      </w:r>
      <w:r>
        <w:t xml:space="preserve"> сетевых графиках</w:t>
      </w:r>
    </w:p>
    <w:p w:rsidR="00EB0D64" w:rsidRDefault="00EB0D64" w:rsidP="00EB0D64">
      <w:pPr>
        <w:spacing w:after="240" w:line="276" w:lineRule="auto"/>
        <w:rPr>
          <w:rFonts w:cs="Arial"/>
        </w:rPr>
      </w:pPr>
      <w:r w:rsidRPr="00562687">
        <w:rPr>
          <w:rFonts w:cs="Arial"/>
        </w:rPr>
        <w:t xml:space="preserve">Планировщик </w:t>
      </w:r>
      <w:r w:rsidR="00CE3C6C">
        <w:rPr>
          <w:rFonts w:cs="Arial"/>
        </w:rPr>
        <w:t>ЗиС</w:t>
      </w:r>
      <w:r>
        <w:rPr>
          <w:rFonts w:cs="Arial"/>
        </w:rPr>
        <w:t xml:space="preserve"> УО при помощи транзакции </w:t>
      </w:r>
      <w:r w:rsidR="00CE3C6C" w:rsidRPr="00554843">
        <w:rPr>
          <w:rFonts w:cs="Arial"/>
        </w:rPr>
        <w:t>CJ20N</w:t>
      </w:r>
      <w:r>
        <w:rPr>
          <w:rFonts w:cs="Arial"/>
        </w:rPr>
        <w:t xml:space="preserve"> «</w:t>
      </w:r>
      <w:r w:rsidR="00CE3C6C" w:rsidRPr="00AA72D3">
        <w:rPr>
          <w:rFonts w:cs="Arial"/>
        </w:rPr>
        <w:t>Project Builde</w:t>
      </w:r>
      <w:r w:rsidR="00A364CC" w:rsidRPr="00554843">
        <w:rPr>
          <w:rFonts w:cs="Arial"/>
        </w:rPr>
        <w:t>r</w:t>
      </w:r>
      <w:r>
        <w:rPr>
          <w:rFonts w:cs="Arial"/>
        </w:rPr>
        <w:t xml:space="preserve">» либо транзакции </w:t>
      </w:r>
      <w:r w:rsidRPr="00554843">
        <w:rPr>
          <w:rFonts w:cs="Arial"/>
        </w:rPr>
        <w:t>ZPM</w:t>
      </w:r>
      <w:r w:rsidRPr="009721BA">
        <w:rPr>
          <w:rFonts w:cs="Arial"/>
        </w:rPr>
        <w:t>_</w:t>
      </w:r>
      <w:r w:rsidRPr="00554843">
        <w:rPr>
          <w:rFonts w:cs="Arial"/>
        </w:rPr>
        <w:t>MTR</w:t>
      </w:r>
      <w:r w:rsidRPr="009721BA">
        <w:rPr>
          <w:rFonts w:cs="Arial"/>
        </w:rPr>
        <w:t xml:space="preserve"> (</w:t>
      </w:r>
      <w:r>
        <w:rPr>
          <w:rFonts w:cs="Arial"/>
        </w:rPr>
        <w:t>разработки PM25 «</w:t>
      </w:r>
      <w:r w:rsidRPr="00620592">
        <w:rPr>
          <w:rFonts w:cs="Arial"/>
        </w:rPr>
        <w:t>Отчет по целесообразности использования МТР в заказах ТОРО</w:t>
      </w:r>
      <w:r>
        <w:rPr>
          <w:rFonts w:cs="Arial"/>
        </w:rPr>
        <w:t>»</w:t>
      </w:r>
      <w:r w:rsidRPr="009721BA">
        <w:rPr>
          <w:rFonts w:cs="Arial"/>
        </w:rPr>
        <w:t>)</w:t>
      </w:r>
      <w:r>
        <w:rPr>
          <w:rFonts w:cs="Arial"/>
        </w:rPr>
        <w:t xml:space="preserve">, в режиме изменения </w:t>
      </w:r>
      <w:r w:rsidR="00CE3C6C">
        <w:rPr>
          <w:rFonts w:cs="Arial"/>
        </w:rPr>
        <w:t xml:space="preserve">сетевого графика </w:t>
      </w:r>
      <w:r w:rsidRPr="00562687">
        <w:rPr>
          <w:rFonts w:cs="Arial"/>
        </w:rPr>
        <w:t xml:space="preserve">осуществляет </w:t>
      </w:r>
      <w:r>
        <w:rPr>
          <w:rFonts w:cs="Arial"/>
        </w:rPr>
        <w:t xml:space="preserve">вручную </w:t>
      </w:r>
      <w:r w:rsidRPr="00562687">
        <w:rPr>
          <w:rFonts w:cs="Arial"/>
        </w:rPr>
        <w:t>замену МТР на аналоги</w:t>
      </w:r>
      <w:r>
        <w:rPr>
          <w:rFonts w:cs="Arial"/>
        </w:rPr>
        <w:t xml:space="preserve"> (как собственного производства, так и закупаемые)</w:t>
      </w:r>
      <w:r w:rsidRPr="00562687">
        <w:rPr>
          <w:rFonts w:cs="Arial"/>
        </w:rPr>
        <w:t xml:space="preserve"> и </w:t>
      </w:r>
      <w:r>
        <w:rPr>
          <w:rFonts w:cs="Arial"/>
        </w:rPr>
        <w:t>вновь выполняет анализ целесообразности</w:t>
      </w:r>
      <w:r w:rsidR="00CE3C6C">
        <w:rPr>
          <w:rFonts w:cs="Arial"/>
        </w:rPr>
        <w:t xml:space="preserve"> на шаге 170</w:t>
      </w:r>
      <w:r>
        <w:rPr>
          <w:rFonts w:cs="Arial"/>
        </w:rPr>
        <w:t>.</w:t>
      </w:r>
      <w:ins w:id="303" w:author="polyus\ablakovab" w:date="2022-04-21T09:30:00Z">
        <w:r w:rsidR="009E58EC" w:rsidRPr="009E58EC">
          <w:rPr>
            <w:rFonts w:cs="Arial"/>
            <w:rPrChange w:id="304" w:author="polyus\ablakovab" w:date="2022-04-21T09:31:00Z">
              <w:rPr>
                <w:rFonts w:cs="Arial"/>
                <w:lang w:val="en-US"/>
              </w:rPr>
            </w:rPrChange>
          </w:rPr>
          <w:t xml:space="preserve"> </w:t>
        </w:r>
      </w:ins>
      <w:ins w:id="305" w:author="polyus\ablakovab" w:date="2022-04-21T09:31:00Z">
        <w:r w:rsidR="009E58EC" w:rsidRPr="009E58EC">
          <w:rPr>
            <w:rFonts w:cs="Arial"/>
            <w:rPrChange w:id="306" w:author="polyus\ablakovab" w:date="2022-04-21T09:32:00Z">
              <w:rPr>
                <w:rFonts w:cs="Arial"/>
                <w:lang w:val="en-US"/>
              </w:rPr>
            </w:rPrChange>
          </w:rPr>
          <w:t>После замены материалов, замены должен проанализировать и согласовать Старший планировщик ТОиР УО.</w:t>
        </w:r>
      </w:ins>
    </w:p>
    <w:p w:rsidR="00EB0D64" w:rsidRDefault="00EB0D64" w:rsidP="00EB0D64">
      <w:pPr>
        <w:spacing w:after="240" w:line="276" w:lineRule="auto"/>
        <w:rPr>
          <w:rFonts w:cs="Arial"/>
        </w:rPr>
      </w:pPr>
      <w:r w:rsidRPr="00562687">
        <w:rPr>
          <w:rFonts w:cs="Arial"/>
        </w:rPr>
        <w:t xml:space="preserve">Стандартная </w:t>
      </w:r>
      <w:r>
        <w:rPr>
          <w:rFonts w:cs="Arial"/>
        </w:rPr>
        <w:t xml:space="preserve">транзакция для изменения </w:t>
      </w:r>
      <w:r w:rsidR="00CE3C6C">
        <w:rPr>
          <w:rFonts w:cs="Arial"/>
        </w:rPr>
        <w:t>сетевых графиков</w:t>
      </w:r>
      <w:r>
        <w:rPr>
          <w:rFonts w:cs="Arial"/>
        </w:rPr>
        <w:t xml:space="preserve"> </w:t>
      </w:r>
      <w:r w:rsidR="00EB2A04">
        <w:rPr>
          <w:rFonts w:cs="Arial"/>
        </w:rPr>
        <w:t xml:space="preserve">– </w:t>
      </w:r>
      <w:r w:rsidR="00EB2A04" w:rsidRPr="00554843">
        <w:rPr>
          <w:rFonts w:cs="Arial"/>
        </w:rPr>
        <w:t>CJ20N</w:t>
      </w:r>
      <w:r>
        <w:rPr>
          <w:rFonts w:cs="Arial"/>
        </w:rPr>
        <w:t xml:space="preserve">. Для перехода в изменение </w:t>
      </w:r>
      <w:r w:rsidR="00EB2A04">
        <w:rPr>
          <w:rFonts w:cs="Arial"/>
        </w:rPr>
        <w:t>сетевого графика</w:t>
      </w:r>
      <w:r>
        <w:rPr>
          <w:rFonts w:cs="Arial"/>
        </w:rPr>
        <w:t xml:space="preserve"> также </w:t>
      </w:r>
      <w:r w:rsidR="00F73AF8">
        <w:rPr>
          <w:rFonts w:cs="Arial"/>
        </w:rPr>
        <w:t>может быть</w:t>
      </w:r>
      <w:r>
        <w:rPr>
          <w:rFonts w:cs="Arial"/>
        </w:rPr>
        <w:t xml:space="preserve"> использова</w:t>
      </w:r>
      <w:r w:rsidR="00F73AF8">
        <w:rPr>
          <w:rFonts w:cs="Arial"/>
        </w:rPr>
        <w:t>на</w:t>
      </w:r>
      <w:r>
        <w:rPr>
          <w:rFonts w:cs="Arial"/>
        </w:rPr>
        <w:t xml:space="preserve"> транзакция </w:t>
      </w:r>
      <w:r w:rsidRPr="00554843">
        <w:rPr>
          <w:rFonts w:cs="Arial"/>
        </w:rPr>
        <w:t>ZPM</w:t>
      </w:r>
      <w:r w:rsidRPr="009721BA">
        <w:rPr>
          <w:rFonts w:cs="Arial"/>
        </w:rPr>
        <w:t>_</w:t>
      </w:r>
      <w:r w:rsidRPr="00554843">
        <w:rPr>
          <w:rFonts w:cs="Arial"/>
        </w:rPr>
        <w:t>MTR</w:t>
      </w:r>
      <w:r w:rsidRPr="009721BA">
        <w:rPr>
          <w:rFonts w:cs="Arial"/>
        </w:rPr>
        <w:t xml:space="preserve"> (</w:t>
      </w:r>
      <w:r>
        <w:rPr>
          <w:rFonts w:cs="Arial"/>
        </w:rPr>
        <w:t xml:space="preserve">разработка № </w:t>
      </w:r>
      <w:r w:rsidRPr="000F003D">
        <w:rPr>
          <w:rFonts w:cs="Arial"/>
        </w:rPr>
        <w:t>PM2</w:t>
      </w:r>
      <w:r>
        <w:rPr>
          <w:rFonts w:cs="Arial"/>
        </w:rPr>
        <w:t>5</w:t>
      </w:r>
      <w:r w:rsidR="00A364CC">
        <w:rPr>
          <w:rFonts w:cs="Arial"/>
        </w:rPr>
        <w:t xml:space="preserve"> «</w:t>
      </w:r>
      <w:r>
        <w:rPr>
          <w:rFonts w:cs="Arial"/>
        </w:rPr>
        <w:t xml:space="preserve">Отчет по целесообразности использования МТР в заказах ТОРО» (см. </w:t>
      </w:r>
      <w:r w:rsidRPr="00E54594">
        <w:rPr>
          <w:rFonts w:cs="Arial"/>
        </w:rPr>
        <w:t>описание разработки, входные параметры, результат выполнения</w:t>
      </w:r>
      <w:r>
        <w:rPr>
          <w:rFonts w:cs="Arial"/>
        </w:rPr>
        <w:t xml:space="preserve"> в разделе 5.10.7.2 данного КД).</w:t>
      </w:r>
    </w:p>
    <w:p w:rsidR="00BE7AEC" w:rsidRDefault="00BE7AEC" w:rsidP="00BE7AEC">
      <w:pPr>
        <w:spacing w:after="240" w:line="276" w:lineRule="auto"/>
        <w:rPr>
          <w:rFonts w:cs="Arial"/>
        </w:rPr>
      </w:pPr>
      <w:r>
        <w:rPr>
          <w:rFonts w:cs="Arial"/>
        </w:rPr>
        <w:t>Используемые транзакции:</w:t>
      </w:r>
    </w:p>
    <w:p w:rsidR="00BE7AEC" w:rsidRDefault="00BE7AEC" w:rsidP="00BE7AEC">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BE7AEC" w:rsidRPr="00F877A5" w:rsidRDefault="00BE7AEC" w:rsidP="00BE7AEC">
      <w:pPr>
        <w:pStyle w:val="afa"/>
        <w:spacing w:after="120" w:line="276" w:lineRule="auto"/>
        <w:ind w:left="1287" w:firstLine="0"/>
        <w:rPr>
          <w:rFonts w:cs="Arial"/>
        </w:rPr>
      </w:pPr>
      <w:r w:rsidRPr="00F877A5">
        <w:rPr>
          <w:rFonts w:cs="Arial"/>
        </w:rPr>
        <w:t>Поля для заполнения на селекционном экране:</w:t>
      </w:r>
    </w:p>
    <w:p w:rsidR="00BE7AEC" w:rsidRDefault="00BE7AEC" w:rsidP="00BE7AEC">
      <w:pPr>
        <w:pStyle w:val="afa"/>
        <w:spacing w:after="240" w:line="276" w:lineRule="auto"/>
        <w:ind w:left="1287" w:firstLine="0"/>
        <w:rPr>
          <w:rFonts w:cs="Arial"/>
        </w:rPr>
      </w:pPr>
      <w:r>
        <w:rPr>
          <w:rFonts w:cs="Arial"/>
        </w:rPr>
        <w:t>- Проект;</w:t>
      </w:r>
    </w:p>
    <w:p w:rsidR="00BE7AEC" w:rsidRDefault="00BE7AEC" w:rsidP="00BE7AEC">
      <w:pPr>
        <w:pStyle w:val="afa"/>
        <w:spacing w:after="240" w:line="276" w:lineRule="auto"/>
        <w:ind w:left="1287" w:firstLine="0"/>
        <w:rPr>
          <w:rFonts w:cs="Arial"/>
        </w:rPr>
      </w:pPr>
      <w:r>
        <w:rPr>
          <w:rFonts w:cs="Arial"/>
        </w:rPr>
        <w:t>- СПП-элемент.</w:t>
      </w:r>
    </w:p>
    <w:p w:rsidR="00BE7AEC" w:rsidRPr="002175C8" w:rsidRDefault="00BE7AEC" w:rsidP="00554843">
      <w:pPr>
        <w:pStyle w:val="afa"/>
        <w:numPr>
          <w:ilvl w:val="0"/>
          <w:numId w:val="17"/>
        </w:numPr>
        <w:spacing w:after="240" w:line="276" w:lineRule="auto"/>
        <w:rPr>
          <w:rFonts w:cs="Arial"/>
        </w:rPr>
      </w:pPr>
      <w:r w:rsidRPr="00554843">
        <w:rPr>
          <w:rFonts w:cs="Arial"/>
          <w:lang w:val="en-US"/>
        </w:rPr>
        <w:t>ZPM</w:t>
      </w:r>
      <w:r w:rsidRPr="002175C8">
        <w:rPr>
          <w:rFonts w:cs="Arial"/>
        </w:rPr>
        <w:t>_</w:t>
      </w:r>
      <w:r w:rsidRPr="00554843">
        <w:rPr>
          <w:rFonts w:cs="Arial"/>
          <w:lang w:val="en-US"/>
        </w:rPr>
        <w:t>MTR</w:t>
      </w:r>
      <w:r w:rsidRPr="002175C8">
        <w:rPr>
          <w:rFonts w:cs="Arial"/>
        </w:rPr>
        <w:t xml:space="preserve"> (разработки </w:t>
      </w:r>
      <w:r w:rsidRPr="00554843">
        <w:rPr>
          <w:rFonts w:cs="Arial"/>
          <w:lang w:val="en-US"/>
        </w:rPr>
        <w:t>PM</w:t>
      </w:r>
      <w:r w:rsidRPr="002175C8">
        <w:rPr>
          <w:rFonts w:cs="Arial"/>
        </w:rPr>
        <w:t>25 «Отчет по целесообразности использовани</w:t>
      </w:r>
      <w:r w:rsidRPr="006E2127">
        <w:rPr>
          <w:rFonts w:cs="Arial"/>
        </w:rPr>
        <w:t>я МТР в заказах ТОРО»)</w:t>
      </w:r>
      <w:r>
        <w:rPr>
          <w:rFonts w:cs="Arial"/>
        </w:rPr>
        <w:t>.</w:t>
      </w:r>
    </w:p>
    <w:p w:rsidR="00EB0D64" w:rsidRPr="00A56639" w:rsidRDefault="00EB0D64" w:rsidP="00554843">
      <w:pPr>
        <w:pStyle w:val="afa"/>
        <w:spacing w:after="120" w:line="276" w:lineRule="auto"/>
        <w:ind w:left="1287" w:firstLine="0"/>
        <w:rPr>
          <w:rFonts w:cs="Arial"/>
        </w:rPr>
      </w:pPr>
      <w:r w:rsidRPr="00A56639">
        <w:rPr>
          <w:rFonts w:cs="Arial"/>
        </w:rPr>
        <w:t>Поля для заполнения на селекционном экране</w:t>
      </w:r>
      <w:r>
        <w:rPr>
          <w:rFonts w:cs="Arial"/>
        </w:rPr>
        <w:t xml:space="preserve"> транзакции</w:t>
      </w:r>
      <w:r w:rsidRPr="00A56639">
        <w:rPr>
          <w:rFonts w:cs="Arial"/>
        </w:rPr>
        <w:t>:</w:t>
      </w:r>
    </w:p>
    <w:p w:rsidR="00EB0D64" w:rsidRPr="00A56639" w:rsidRDefault="00EB0D64" w:rsidP="00554843">
      <w:pPr>
        <w:pStyle w:val="afa"/>
        <w:spacing w:after="240" w:line="276" w:lineRule="auto"/>
        <w:ind w:left="1287" w:firstLine="0"/>
        <w:rPr>
          <w:rFonts w:cs="Arial"/>
        </w:rPr>
      </w:pPr>
      <w:r w:rsidRPr="00A56639">
        <w:rPr>
          <w:rFonts w:cs="Arial"/>
        </w:rPr>
        <w:t xml:space="preserve">- </w:t>
      </w:r>
      <w:r w:rsidR="00EB2A04">
        <w:rPr>
          <w:rFonts w:cs="Arial"/>
        </w:rPr>
        <w:t>Вид заказа/ СГ</w:t>
      </w:r>
      <w:r w:rsidRPr="00A56639">
        <w:rPr>
          <w:rFonts w:cs="Arial"/>
        </w:rPr>
        <w:t>;</w:t>
      </w:r>
    </w:p>
    <w:p w:rsidR="00EB0D64" w:rsidRPr="00A56639" w:rsidRDefault="00EB0D64" w:rsidP="00554843">
      <w:pPr>
        <w:pStyle w:val="afa"/>
        <w:spacing w:after="240" w:line="276" w:lineRule="auto"/>
        <w:ind w:left="1287" w:firstLine="0"/>
        <w:rPr>
          <w:rFonts w:cs="Arial"/>
        </w:rPr>
      </w:pPr>
      <w:r>
        <w:rPr>
          <w:rFonts w:cs="Arial"/>
        </w:rPr>
        <w:t>- Период (с .. по).</w:t>
      </w:r>
    </w:p>
    <w:p w:rsidR="00997E61" w:rsidRPr="007008A3" w:rsidRDefault="001618D1" w:rsidP="00554843">
      <w:pPr>
        <w:pStyle w:val="4"/>
        <w:ind w:left="864"/>
      </w:pPr>
      <w:r>
        <w:t>Шаг процесса 190</w:t>
      </w:r>
      <w:r w:rsidR="00997E61" w:rsidRPr="007008A3">
        <w:t xml:space="preserve"> – Анализ целесообразности использования уточненного списка МТР в</w:t>
      </w:r>
      <w:r w:rsidR="00D139D7">
        <w:t xml:space="preserve"> заказ</w:t>
      </w:r>
      <w:r w:rsidR="00997E61" w:rsidRPr="007008A3">
        <w:t>ах ТОРО</w:t>
      </w:r>
    </w:p>
    <w:p w:rsidR="00997E61" w:rsidRPr="007008A3" w:rsidRDefault="00997E61" w:rsidP="00997E61">
      <w:pPr>
        <w:spacing w:after="240" w:line="276" w:lineRule="auto"/>
        <w:rPr>
          <w:rFonts w:cs="Arial"/>
        </w:rPr>
      </w:pPr>
      <w:r w:rsidRPr="007008A3">
        <w:rPr>
          <w:rFonts w:cs="Arial"/>
        </w:rPr>
        <w:t xml:space="preserve">Старший </w:t>
      </w:r>
      <w:r w:rsidR="00F62E46">
        <w:rPr>
          <w:rFonts w:cs="Arial"/>
        </w:rPr>
        <w:t>Планировщик</w:t>
      </w:r>
      <w:r w:rsidR="00387C57">
        <w:rPr>
          <w:rFonts w:cs="Arial"/>
        </w:rPr>
        <w:t xml:space="preserve"> </w:t>
      </w:r>
      <w:r w:rsidR="002535C0">
        <w:rPr>
          <w:rFonts w:cs="Arial"/>
        </w:rPr>
        <w:t>ТОиР УО</w:t>
      </w:r>
      <w:r w:rsidRPr="007008A3">
        <w:rPr>
          <w:rFonts w:cs="Arial"/>
        </w:rPr>
        <w:t xml:space="preserve"> (Исполнитель КП) выполняет анализ целесообразности использования МТР в</w:t>
      </w:r>
      <w:r w:rsidR="00D139D7">
        <w:rPr>
          <w:rFonts w:cs="Arial"/>
        </w:rPr>
        <w:t xml:space="preserve"> заказ</w:t>
      </w:r>
      <w:r w:rsidRPr="007008A3">
        <w:rPr>
          <w:rFonts w:cs="Arial"/>
        </w:rPr>
        <w:t xml:space="preserve">ах с помощью </w:t>
      </w:r>
      <w:r w:rsidR="000A7150">
        <w:rPr>
          <w:rFonts w:cs="Arial"/>
        </w:rPr>
        <w:t xml:space="preserve">транзакции </w:t>
      </w:r>
      <w:r w:rsidR="000A7150" w:rsidRPr="00554843">
        <w:rPr>
          <w:rFonts w:cs="Arial"/>
        </w:rPr>
        <w:t>ZPM</w:t>
      </w:r>
      <w:r w:rsidR="000A7150" w:rsidRPr="009721BA">
        <w:rPr>
          <w:rFonts w:cs="Arial"/>
        </w:rPr>
        <w:t>_</w:t>
      </w:r>
      <w:r w:rsidR="000A7150" w:rsidRPr="00554843">
        <w:rPr>
          <w:rFonts w:cs="Arial"/>
        </w:rPr>
        <w:t>MTR</w:t>
      </w:r>
      <w:r w:rsidR="000A7150" w:rsidRPr="009721BA">
        <w:rPr>
          <w:rFonts w:cs="Arial"/>
        </w:rPr>
        <w:t xml:space="preserve"> (</w:t>
      </w:r>
      <w:r w:rsidR="00387C57">
        <w:rPr>
          <w:rFonts w:cs="Arial"/>
        </w:rPr>
        <w:t xml:space="preserve">разработки № </w:t>
      </w:r>
      <w:r w:rsidR="00F90C73" w:rsidRPr="000F003D">
        <w:rPr>
          <w:rFonts w:cs="Arial"/>
        </w:rPr>
        <w:t>PM2</w:t>
      </w:r>
      <w:r w:rsidR="00F90C73">
        <w:rPr>
          <w:rFonts w:cs="Arial"/>
        </w:rPr>
        <w:t xml:space="preserve">5 </w:t>
      </w:r>
      <w:r w:rsidR="00B825C7">
        <w:rPr>
          <w:rFonts w:cs="Arial"/>
        </w:rPr>
        <w:t>«О</w:t>
      </w:r>
      <w:r w:rsidR="00387C57">
        <w:rPr>
          <w:rFonts w:cs="Arial"/>
        </w:rPr>
        <w:t>тчет по целесообразности использования МТР в</w:t>
      </w:r>
      <w:r w:rsidR="00D139D7">
        <w:rPr>
          <w:rFonts w:cs="Arial"/>
        </w:rPr>
        <w:t xml:space="preserve"> заказ</w:t>
      </w:r>
      <w:r w:rsidR="00387C57">
        <w:rPr>
          <w:rFonts w:cs="Arial"/>
        </w:rPr>
        <w:t>ах ТОРО</w:t>
      </w:r>
      <w:r w:rsidR="00B825C7">
        <w:rPr>
          <w:rFonts w:cs="Arial"/>
        </w:rPr>
        <w:t>»</w:t>
      </w:r>
      <w:r w:rsidR="00387C57">
        <w:rPr>
          <w:rFonts w:cs="Arial"/>
        </w:rPr>
        <w:t>)</w:t>
      </w:r>
      <w:r w:rsidRPr="007008A3">
        <w:rPr>
          <w:rFonts w:cs="Arial"/>
        </w:rPr>
        <w:t xml:space="preserve"> проверяет корректность, целесообразность и обоснованность использования уточненного списка МТР в</w:t>
      </w:r>
      <w:r w:rsidR="00D139D7">
        <w:rPr>
          <w:rFonts w:cs="Arial"/>
        </w:rPr>
        <w:t xml:space="preserve"> заказ</w:t>
      </w:r>
      <w:r w:rsidRPr="007008A3">
        <w:rPr>
          <w:rFonts w:cs="Arial"/>
        </w:rPr>
        <w:t>ах.</w:t>
      </w:r>
    </w:p>
    <w:p w:rsidR="00997E61" w:rsidRPr="007008A3" w:rsidRDefault="00997E61" w:rsidP="00997E61">
      <w:pPr>
        <w:spacing w:after="240" w:line="276" w:lineRule="auto"/>
        <w:rPr>
          <w:rFonts w:cs="Arial"/>
        </w:rPr>
      </w:pPr>
      <w:r w:rsidRPr="007008A3">
        <w:rPr>
          <w:rFonts w:cs="Arial"/>
        </w:rPr>
        <w:t>В случае наличия замечаний формирует лист замечаний и возвращает на корректировку</w:t>
      </w:r>
      <w:r w:rsidR="00F4577B">
        <w:rPr>
          <w:rFonts w:cs="Arial"/>
        </w:rPr>
        <w:t xml:space="preserve"> Планировщику </w:t>
      </w:r>
      <w:r w:rsidR="002535C0">
        <w:rPr>
          <w:rFonts w:cs="Arial"/>
        </w:rPr>
        <w:t>ТОиР УО</w:t>
      </w:r>
      <w:r w:rsidR="00387C57">
        <w:rPr>
          <w:rFonts w:cs="Arial"/>
        </w:rPr>
        <w:t xml:space="preserve">, устанавливает статус </w:t>
      </w:r>
      <w:r w:rsidR="00387C57" w:rsidRPr="00387C57">
        <w:rPr>
          <w:rFonts w:cs="Arial"/>
        </w:rPr>
        <w:t>МТР</w:t>
      </w:r>
      <w:r w:rsidR="00B41697">
        <w:rPr>
          <w:rFonts w:cs="Arial"/>
        </w:rPr>
        <w:t>К</w:t>
      </w:r>
      <w:r w:rsidR="00387C57" w:rsidRPr="00387C57">
        <w:rPr>
          <w:rFonts w:cs="Arial"/>
        </w:rPr>
        <w:t xml:space="preserve"> - МТР необходимо откорректировать</w:t>
      </w:r>
      <w:r w:rsidRPr="007008A3">
        <w:rPr>
          <w:rFonts w:cs="Arial"/>
        </w:rPr>
        <w:t>.</w:t>
      </w:r>
    </w:p>
    <w:p w:rsidR="00997E61" w:rsidRDefault="00997E61" w:rsidP="00997E61">
      <w:pPr>
        <w:spacing w:after="240" w:line="276" w:lineRule="auto"/>
        <w:rPr>
          <w:rFonts w:cs="Arial"/>
        </w:rPr>
      </w:pPr>
      <w:r w:rsidRPr="007008A3">
        <w:rPr>
          <w:rFonts w:cs="Arial"/>
        </w:rPr>
        <w:t>В случае отсутствия замечаний устанавливает статус</w:t>
      </w:r>
      <w:r w:rsidR="00D139D7">
        <w:rPr>
          <w:rFonts w:cs="Arial"/>
        </w:rPr>
        <w:t xml:space="preserve"> заказ</w:t>
      </w:r>
      <w:r w:rsidRPr="007008A3">
        <w:rPr>
          <w:rFonts w:cs="Arial"/>
        </w:rPr>
        <w:t xml:space="preserve">у </w:t>
      </w:r>
      <w:r w:rsidR="00CA0CF3" w:rsidRPr="00CA0CF3">
        <w:rPr>
          <w:rFonts w:cs="Arial"/>
        </w:rPr>
        <w:t>МТРС - Замененные МТР согласованы</w:t>
      </w:r>
      <w:r w:rsidRPr="007008A3">
        <w:rPr>
          <w:rFonts w:cs="Arial"/>
        </w:rPr>
        <w:t xml:space="preserve">. </w:t>
      </w:r>
    </w:p>
    <w:p w:rsidR="00214DDA" w:rsidRDefault="00214DDA" w:rsidP="00214DDA">
      <w:pPr>
        <w:spacing w:after="240" w:line="276" w:lineRule="auto"/>
        <w:rPr>
          <w:rFonts w:cs="Arial"/>
        </w:rPr>
      </w:pPr>
      <w:r>
        <w:rPr>
          <w:rFonts w:cs="Arial"/>
        </w:rPr>
        <w:t>Описание статусов и статусных схем заказов представлено в разделе 5.7.1. данного КД.</w:t>
      </w:r>
    </w:p>
    <w:p w:rsidR="006F0665" w:rsidRPr="00A56639" w:rsidRDefault="006F0665" w:rsidP="00554843">
      <w:pPr>
        <w:spacing w:after="240" w:line="276" w:lineRule="auto"/>
        <w:rPr>
          <w:rFonts w:cs="Arial"/>
        </w:rPr>
      </w:pPr>
      <w:r w:rsidRPr="00A56639">
        <w:rPr>
          <w:rFonts w:cs="Arial"/>
        </w:rPr>
        <w:t>Поля для заполнения на селекционном экране</w:t>
      </w:r>
      <w:r w:rsidR="00214DDA">
        <w:rPr>
          <w:rFonts w:cs="Arial"/>
        </w:rPr>
        <w:t xml:space="preserve"> </w:t>
      </w:r>
      <w:r w:rsidR="000A7150">
        <w:rPr>
          <w:rFonts w:cs="Arial"/>
        </w:rPr>
        <w:t xml:space="preserve">транзакции </w:t>
      </w:r>
      <w:r w:rsidR="000A7150" w:rsidRPr="00554843">
        <w:rPr>
          <w:rFonts w:cs="Arial"/>
        </w:rPr>
        <w:t>ZPM</w:t>
      </w:r>
      <w:r w:rsidR="000A7150" w:rsidRPr="009721BA">
        <w:rPr>
          <w:rFonts w:cs="Arial"/>
        </w:rPr>
        <w:t>_</w:t>
      </w:r>
      <w:r w:rsidR="000A7150" w:rsidRPr="00554843">
        <w:rPr>
          <w:rFonts w:cs="Arial"/>
        </w:rPr>
        <w:t>MTR</w:t>
      </w:r>
      <w:r w:rsidR="000A7150" w:rsidRPr="009721BA">
        <w:rPr>
          <w:rFonts w:cs="Arial"/>
        </w:rPr>
        <w:t xml:space="preserve"> (</w:t>
      </w:r>
      <w:r w:rsidR="00214DDA">
        <w:rPr>
          <w:rFonts w:cs="Arial"/>
        </w:rPr>
        <w:t xml:space="preserve">разработки № </w:t>
      </w:r>
      <w:r w:rsidR="00214DDA" w:rsidRPr="000F003D">
        <w:rPr>
          <w:rFonts w:cs="Arial"/>
        </w:rPr>
        <w:t>PM2</w:t>
      </w:r>
      <w:r w:rsidR="00F90C73">
        <w:rPr>
          <w:rFonts w:cs="Arial"/>
        </w:rPr>
        <w:t>5</w:t>
      </w:r>
      <w:r w:rsidR="00214DDA">
        <w:rPr>
          <w:rFonts w:cs="Arial"/>
        </w:rPr>
        <w:t xml:space="preserve"> </w:t>
      </w:r>
      <w:r w:rsidR="000A7150">
        <w:rPr>
          <w:rFonts w:cs="Arial"/>
        </w:rPr>
        <w:t>«О</w:t>
      </w:r>
      <w:r w:rsidR="00214DDA">
        <w:rPr>
          <w:rFonts w:cs="Arial"/>
        </w:rPr>
        <w:t>тчет по целесообразности использования МТР в заказах ТОРО</w:t>
      </w:r>
      <w:r w:rsidR="000A7150">
        <w:rPr>
          <w:rFonts w:cs="Arial"/>
        </w:rPr>
        <w:t>»</w:t>
      </w:r>
      <w:r w:rsidR="00214DDA">
        <w:rPr>
          <w:rFonts w:cs="Arial"/>
        </w:rPr>
        <w:t>)</w:t>
      </w:r>
      <w:r w:rsidR="00F90C73">
        <w:rPr>
          <w:rFonts w:cs="Arial"/>
        </w:rPr>
        <w:t>, см. описание в разделе 5.10.7.2)</w:t>
      </w:r>
      <w:r w:rsidRPr="00A56639">
        <w:rPr>
          <w:rFonts w:cs="Arial"/>
        </w:rPr>
        <w:t>:</w:t>
      </w:r>
    </w:p>
    <w:p w:rsidR="006F0665" w:rsidRPr="00A56639" w:rsidRDefault="006F0665" w:rsidP="001F00CA">
      <w:pPr>
        <w:spacing w:after="120" w:line="276" w:lineRule="auto"/>
        <w:ind w:left="567" w:firstLine="0"/>
        <w:jc w:val="left"/>
        <w:rPr>
          <w:rFonts w:cs="Arial"/>
        </w:rPr>
      </w:pPr>
      <w:r w:rsidRPr="00A56639">
        <w:rPr>
          <w:rFonts w:cs="Arial"/>
        </w:rPr>
        <w:t>- Техническое место;</w:t>
      </w:r>
    </w:p>
    <w:p w:rsidR="006F0665" w:rsidRPr="00A56639" w:rsidRDefault="006F0665" w:rsidP="001F00CA">
      <w:pPr>
        <w:spacing w:after="120" w:line="276" w:lineRule="auto"/>
        <w:ind w:left="567" w:firstLine="0"/>
        <w:jc w:val="left"/>
        <w:rPr>
          <w:rFonts w:cs="Arial"/>
        </w:rPr>
      </w:pPr>
      <w:r w:rsidRPr="00A56639">
        <w:rPr>
          <w:rFonts w:cs="Arial"/>
        </w:rPr>
        <w:t>- Группа планирования;</w:t>
      </w:r>
    </w:p>
    <w:p w:rsidR="006F0665" w:rsidRDefault="00214DDA" w:rsidP="00B153FA">
      <w:pPr>
        <w:spacing w:after="240" w:line="276" w:lineRule="auto"/>
        <w:ind w:firstLine="0"/>
        <w:jc w:val="left"/>
        <w:rPr>
          <w:rFonts w:cs="Arial"/>
        </w:rPr>
      </w:pPr>
      <w:r>
        <w:rPr>
          <w:rFonts w:cs="Arial"/>
        </w:rPr>
        <w:tab/>
      </w:r>
      <w:r w:rsidR="006F0665">
        <w:rPr>
          <w:rFonts w:cs="Arial"/>
        </w:rPr>
        <w:t>- Период (с .. по).</w:t>
      </w:r>
    </w:p>
    <w:p w:rsidR="00997E61" w:rsidRPr="007008A3" w:rsidRDefault="001618D1">
      <w:pPr>
        <w:pStyle w:val="4"/>
      </w:pPr>
      <w:r>
        <w:t>Шаг процесса 200</w:t>
      </w:r>
      <w:r w:rsidR="00997E61" w:rsidRPr="007008A3">
        <w:t xml:space="preserve"> – Формирование плановой потребности в ЗЧ собственного изготовления</w:t>
      </w:r>
    </w:p>
    <w:p w:rsidR="004D5928" w:rsidRPr="000A1A60" w:rsidRDefault="004D5928" w:rsidP="004D5928">
      <w:pPr>
        <w:spacing w:after="240" w:line="276" w:lineRule="auto"/>
        <w:rPr>
          <w:rFonts w:cs="Arial"/>
        </w:rPr>
      </w:pPr>
      <w:r w:rsidRPr="007008A3">
        <w:rPr>
          <w:rFonts w:cs="Arial"/>
        </w:rPr>
        <w:t xml:space="preserve">В системе </w:t>
      </w:r>
      <w:r w:rsidR="00C67658">
        <w:rPr>
          <w:rFonts w:cs="Arial"/>
        </w:rPr>
        <w:t>реализуется</w:t>
      </w:r>
      <w:r w:rsidRPr="007008A3">
        <w:rPr>
          <w:rFonts w:cs="Arial"/>
        </w:rPr>
        <w:t xml:space="preserve"> автоматическое формирование потребности в ЗЧ собственного изготовления на основе </w:t>
      </w:r>
      <w:r w:rsidR="00F251E8">
        <w:rPr>
          <w:rFonts w:cs="Arial"/>
        </w:rPr>
        <w:t>компонентов, указанных в операциях</w:t>
      </w:r>
      <w:r w:rsidR="00D139D7">
        <w:rPr>
          <w:rFonts w:cs="Arial"/>
        </w:rPr>
        <w:t xml:space="preserve"> </w:t>
      </w:r>
      <w:r w:rsidR="00D139D7" w:rsidRPr="000A1A60">
        <w:rPr>
          <w:rFonts w:cs="Arial"/>
        </w:rPr>
        <w:t>заказ</w:t>
      </w:r>
      <w:r w:rsidRPr="000A1A60">
        <w:rPr>
          <w:rFonts w:cs="Arial"/>
        </w:rPr>
        <w:t>ов ТОРО</w:t>
      </w:r>
      <w:r w:rsidR="00A04F0C" w:rsidRPr="00554843">
        <w:rPr>
          <w:rFonts w:cs="Arial"/>
        </w:rPr>
        <w:t xml:space="preserve"> </w:t>
      </w:r>
      <w:r w:rsidR="00A04F0C">
        <w:rPr>
          <w:rFonts w:cs="Arial"/>
        </w:rPr>
        <w:t>и сетевых графиках</w:t>
      </w:r>
      <w:ins w:id="307" w:author="polyus\kiselevyuv" w:date="2022-04-21T16:55:00Z">
        <w:r w:rsidR="00334C4B">
          <w:rPr>
            <w:rFonts w:cs="Arial"/>
          </w:rPr>
          <w:t xml:space="preserve"> (</w:t>
        </w:r>
        <w:r w:rsidR="00334C4B" w:rsidRPr="00334C4B">
          <w:rPr>
            <w:rFonts w:cs="Arial"/>
          </w:rPr>
          <w:t>План-график воздействий на ПА Подразделения</w:t>
        </w:r>
        <w:r w:rsidR="00334C4B">
          <w:rPr>
            <w:rFonts w:cs="Arial"/>
          </w:rPr>
          <w:t>)</w:t>
        </w:r>
      </w:ins>
      <w:r w:rsidR="00F251E8">
        <w:rPr>
          <w:rFonts w:cs="Arial"/>
        </w:rPr>
        <w:t>,</w:t>
      </w:r>
      <w:r w:rsidRPr="000A1A60">
        <w:rPr>
          <w:rFonts w:cs="Arial"/>
        </w:rPr>
        <w:t xml:space="preserve"> и </w:t>
      </w:r>
      <w:r w:rsidR="00BD1CA4">
        <w:rPr>
          <w:rFonts w:cs="Arial"/>
        </w:rPr>
        <w:t>вида заготовки</w:t>
      </w:r>
      <w:r w:rsidR="00BD1CA4" w:rsidRPr="000A1A60">
        <w:rPr>
          <w:rFonts w:cs="Arial"/>
        </w:rPr>
        <w:t xml:space="preserve"> </w:t>
      </w:r>
      <w:r w:rsidRPr="000A1A60">
        <w:rPr>
          <w:rFonts w:cs="Arial"/>
        </w:rPr>
        <w:t>на уровне ОЗМ</w:t>
      </w:r>
      <w:r w:rsidR="00BD1CA4">
        <w:rPr>
          <w:rFonts w:cs="Arial"/>
        </w:rPr>
        <w:t xml:space="preserve"> (ведение НСИ по ОЗМ описывается в разделе 3.15 КД «</w:t>
      </w:r>
      <w:r w:rsidR="001710A8">
        <w:rPr>
          <w:rFonts w:cs="Arial"/>
        </w:rPr>
        <w:t>ERP.</w:t>
      </w:r>
      <w:r w:rsidR="000B519E">
        <w:rPr>
          <w:rFonts w:cs="Arial"/>
        </w:rPr>
        <w:t>4.6.1.2.</w:t>
      </w:r>
      <w:r w:rsidR="00BD1CA4" w:rsidRPr="00B153FA">
        <w:rPr>
          <w:rFonts w:cs="Arial"/>
        </w:rPr>
        <w:t>47</w:t>
      </w:r>
      <w:r w:rsidR="00BD1CA4">
        <w:rPr>
          <w:rFonts w:cs="Arial"/>
        </w:rPr>
        <w:t xml:space="preserve"> Концепция по нормативно-справочной информации»).</w:t>
      </w:r>
      <w:r w:rsidR="000A1A60">
        <w:rPr>
          <w:rFonts w:cs="Arial"/>
        </w:rPr>
        <w:t xml:space="preserve"> </w:t>
      </w:r>
    </w:p>
    <w:p w:rsidR="00997E61" w:rsidRDefault="00F62E46" w:rsidP="00997E61">
      <w:pPr>
        <w:spacing w:after="240" w:line="276" w:lineRule="auto"/>
        <w:rPr>
          <w:rFonts w:cs="Arial"/>
        </w:rPr>
      </w:pPr>
      <w:r>
        <w:rPr>
          <w:rFonts w:cs="Arial"/>
        </w:rPr>
        <w:t>Планировщик</w:t>
      </w:r>
      <w:r w:rsidR="00997E61" w:rsidRPr="007008A3">
        <w:rPr>
          <w:rFonts w:cs="Arial"/>
        </w:rPr>
        <w:t xml:space="preserve"> </w:t>
      </w:r>
      <w:r w:rsidR="002535C0">
        <w:rPr>
          <w:rFonts w:cs="Arial"/>
        </w:rPr>
        <w:t>ТОиР УО</w:t>
      </w:r>
      <w:r w:rsidR="004D5928">
        <w:rPr>
          <w:rFonts w:cs="Arial"/>
        </w:rPr>
        <w:t xml:space="preserve"> </w:t>
      </w:r>
      <w:r w:rsidR="00A04F0C">
        <w:rPr>
          <w:rFonts w:cs="Arial"/>
        </w:rPr>
        <w:t xml:space="preserve">или Планировщик ЗиС УО </w:t>
      </w:r>
      <w:r w:rsidR="00997E61" w:rsidRPr="007008A3">
        <w:rPr>
          <w:rFonts w:cs="Arial"/>
        </w:rPr>
        <w:t xml:space="preserve">производит формирование </w:t>
      </w:r>
      <w:r w:rsidR="004D5928">
        <w:rPr>
          <w:rFonts w:cs="Arial"/>
        </w:rPr>
        <w:t xml:space="preserve">отчета по </w:t>
      </w:r>
      <w:r w:rsidR="00997E61" w:rsidRPr="007008A3">
        <w:rPr>
          <w:rFonts w:cs="Arial"/>
        </w:rPr>
        <w:t>плановой потребности</w:t>
      </w:r>
      <w:r w:rsidR="004D5928">
        <w:rPr>
          <w:rFonts w:cs="Arial"/>
        </w:rPr>
        <w:t xml:space="preserve"> в ЗЧ собственного изготовления, при помощи </w:t>
      </w:r>
      <w:r w:rsidR="00FB4860">
        <w:rPr>
          <w:rFonts w:cs="Arial"/>
        </w:rPr>
        <w:t xml:space="preserve">транзакции </w:t>
      </w:r>
      <w:r w:rsidR="00FB4860" w:rsidRPr="00554843">
        <w:rPr>
          <w:rFonts w:cs="Arial"/>
        </w:rPr>
        <w:t>ZPM</w:t>
      </w:r>
      <w:r w:rsidR="00FB4860" w:rsidRPr="009721BA">
        <w:rPr>
          <w:rFonts w:cs="Arial"/>
        </w:rPr>
        <w:t>_</w:t>
      </w:r>
      <w:r w:rsidR="00FB4860" w:rsidRPr="00554843">
        <w:rPr>
          <w:rFonts w:cs="Arial"/>
        </w:rPr>
        <w:t>IWBK</w:t>
      </w:r>
      <w:r w:rsidR="00FB4860" w:rsidRPr="009721BA">
        <w:rPr>
          <w:rFonts w:cs="Arial"/>
        </w:rPr>
        <w:t xml:space="preserve"> (</w:t>
      </w:r>
      <w:r w:rsidR="004D5928">
        <w:rPr>
          <w:rFonts w:cs="Arial"/>
        </w:rPr>
        <w:t xml:space="preserve">разработки </w:t>
      </w:r>
      <w:r w:rsidR="00496911">
        <w:rPr>
          <w:rFonts w:cs="Arial"/>
        </w:rPr>
        <w:t>PM</w:t>
      </w:r>
      <w:r w:rsidR="00FB4860" w:rsidRPr="009721BA">
        <w:rPr>
          <w:rFonts w:cs="Arial"/>
        </w:rPr>
        <w:t>75</w:t>
      </w:r>
      <w:r w:rsidR="00BD1CA4">
        <w:rPr>
          <w:rFonts w:cs="Arial"/>
        </w:rPr>
        <w:t>)</w:t>
      </w:r>
      <w:r w:rsidR="008D6D37">
        <w:rPr>
          <w:rFonts w:cs="Arial"/>
        </w:rPr>
        <w:t xml:space="preserve"> на основании информации в</w:t>
      </w:r>
      <w:r w:rsidR="009821CA">
        <w:rPr>
          <w:rFonts w:cs="Arial"/>
        </w:rPr>
        <w:t xml:space="preserve"> колонке «Дефицит»</w:t>
      </w:r>
      <w:r w:rsidR="004D5928">
        <w:rPr>
          <w:rFonts w:cs="Arial"/>
        </w:rPr>
        <w:t xml:space="preserve">, анализирует наличие </w:t>
      </w:r>
      <w:r w:rsidR="00A32F31">
        <w:rPr>
          <w:rFonts w:cs="Arial"/>
        </w:rPr>
        <w:t xml:space="preserve">плановой </w:t>
      </w:r>
      <w:ins w:id="308" w:author="polyus\kiselevyuv" w:date="2022-04-21T16:56:00Z">
        <w:r w:rsidR="00334C4B">
          <w:rPr>
            <w:rFonts w:cs="Arial"/>
          </w:rPr>
          <w:t xml:space="preserve">цены </w:t>
        </w:r>
      </w:ins>
      <w:r w:rsidR="004D5928">
        <w:rPr>
          <w:rFonts w:cs="Arial"/>
        </w:rPr>
        <w:t>ЗЧ, при отсутствии стоимости в</w:t>
      </w:r>
      <w:r w:rsidR="00A774D5">
        <w:rPr>
          <w:rFonts w:cs="Arial"/>
        </w:rPr>
        <w:t>ыполняется шаг 210</w:t>
      </w:r>
      <w:r w:rsidR="004D5928">
        <w:rPr>
          <w:rFonts w:cs="Arial"/>
        </w:rPr>
        <w:t>.</w:t>
      </w:r>
    </w:p>
    <w:p w:rsidR="004D5928" w:rsidRDefault="00C877DF" w:rsidP="00997E61">
      <w:pPr>
        <w:spacing w:after="240" w:line="276" w:lineRule="auto"/>
        <w:rPr>
          <w:rFonts w:cs="Arial"/>
        </w:rPr>
      </w:pPr>
      <w:r>
        <w:rPr>
          <w:rFonts w:cs="Arial"/>
        </w:rPr>
        <w:t>Планировщик</w:t>
      </w:r>
      <w:r w:rsidRPr="007008A3">
        <w:rPr>
          <w:rFonts w:cs="Arial"/>
        </w:rPr>
        <w:t xml:space="preserve"> </w:t>
      </w:r>
      <w:r w:rsidR="002535C0">
        <w:rPr>
          <w:rFonts w:cs="Arial"/>
        </w:rPr>
        <w:t>ТОиР УО</w:t>
      </w:r>
      <w:r w:rsidR="00A32F31">
        <w:rPr>
          <w:rFonts w:cs="Arial"/>
        </w:rPr>
        <w:t xml:space="preserve"> или Планировщик ЗиС УО</w:t>
      </w:r>
      <w:r w:rsidR="00BB53B0">
        <w:rPr>
          <w:rFonts w:cs="Arial"/>
        </w:rPr>
        <w:t xml:space="preserve"> </w:t>
      </w:r>
      <w:r>
        <w:rPr>
          <w:rFonts w:cs="Arial"/>
        </w:rPr>
        <w:t>п</w:t>
      </w:r>
      <w:r w:rsidR="004D5928">
        <w:rPr>
          <w:rFonts w:cs="Arial"/>
        </w:rPr>
        <w:t xml:space="preserve">ередает отчет </w:t>
      </w:r>
      <w:r w:rsidR="00F97851">
        <w:rPr>
          <w:rFonts w:cs="Arial"/>
        </w:rPr>
        <w:t xml:space="preserve">в виде заявки </w:t>
      </w:r>
      <w:r w:rsidR="004D5928">
        <w:rPr>
          <w:rFonts w:cs="Arial"/>
        </w:rPr>
        <w:t xml:space="preserve">по электронной почте ответственному сотруднику ЦРММ, который в рамках процесса «ПП-07.05.01 Производство деталей и изделий собственными силами» выполняет </w:t>
      </w:r>
      <w:r>
        <w:rPr>
          <w:rFonts w:cs="Arial"/>
        </w:rPr>
        <w:t xml:space="preserve">анализ потребности и возможностей производства, по результатам анализа возвращает </w:t>
      </w:r>
      <w:r w:rsidR="00F251E8">
        <w:rPr>
          <w:rFonts w:cs="Arial"/>
        </w:rPr>
        <w:t xml:space="preserve">по электронной почте </w:t>
      </w:r>
      <w:r w:rsidR="00AD4F23">
        <w:rPr>
          <w:rFonts w:cs="Arial"/>
        </w:rPr>
        <w:t xml:space="preserve">инициатору заявки - </w:t>
      </w:r>
      <w:r w:rsidR="00583B3B">
        <w:rPr>
          <w:rFonts w:cs="Arial"/>
        </w:rPr>
        <w:t xml:space="preserve">Планировщику </w:t>
      </w:r>
      <w:r w:rsidR="00F251E8">
        <w:rPr>
          <w:rFonts w:cs="Arial"/>
        </w:rPr>
        <w:t>ТОиР</w:t>
      </w:r>
      <w:r w:rsidR="00AD4F23">
        <w:rPr>
          <w:rFonts w:cs="Arial"/>
        </w:rPr>
        <w:t xml:space="preserve"> УО или Планировщику ЗиС УО -</w:t>
      </w:r>
      <w:r w:rsidR="00F251E8">
        <w:rPr>
          <w:rFonts w:cs="Arial"/>
        </w:rPr>
        <w:t xml:space="preserve"> </w:t>
      </w:r>
      <w:r>
        <w:rPr>
          <w:rFonts w:cs="Arial"/>
        </w:rPr>
        <w:t>уведомление о возможности либо невозможности выполнения заявки.</w:t>
      </w:r>
    </w:p>
    <w:p w:rsidR="00C877DF" w:rsidRDefault="009C2869" w:rsidP="00997E61">
      <w:pPr>
        <w:spacing w:after="240" w:line="276" w:lineRule="auto"/>
        <w:rPr>
          <w:rFonts w:cs="Arial"/>
        </w:rPr>
      </w:pPr>
      <w:r w:rsidRPr="009C2869">
        <w:rPr>
          <w:rFonts w:cs="Arial"/>
        </w:rPr>
        <w:t xml:space="preserve">Если произвести ЗЧ возможно, Планировщик </w:t>
      </w:r>
      <w:r w:rsidR="002535C0">
        <w:rPr>
          <w:rFonts w:cs="Arial"/>
        </w:rPr>
        <w:t>ТОиР УО</w:t>
      </w:r>
      <w:r w:rsidRPr="009C2869">
        <w:rPr>
          <w:rFonts w:cs="Arial"/>
        </w:rPr>
        <w:t xml:space="preserve"> переходит к шагу 220, устанавливая в его рамках статус «МТРП – МТР з</w:t>
      </w:r>
      <w:r>
        <w:rPr>
          <w:rFonts w:cs="Arial"/>
        </w:rPr>
        <w:t>апланированы»</w:t>
      </w:r>
      <w:r w:rsidR="00D051E0">
        <w:rPr>
          <w:rFonts w:cs="Arial"/>
        </w:rPr>
        <w:t>, а Планировщик ЗиС УО переходит к шагу 230.</w:t>
      </w:r>
    </w:p>
    <w:p w:rsidR="00F97851" w:rsidRPr="004D5928" w:rsidRDefault="00F97851" w:rsidP="00997E61">
      <w:pPr>
        <w:spacing w:after="240" w:line="276" w:lineRule="auto"/>
        <w:rPr>
          <w:rFonts w:cs="Arial"/>
        </w:rPr>
      </w:pPr>
      <w:r>
        <w:rPr>
          <w:rFonts w:cs="Arial"/>
        </w:rPr>
        <w:t xml:space="preserve">Если произвести ЗЧ невозможно, </w:t>
      </w:r>
      <w:r w:rsidR="00583B3B">
        <w:rPr>
          <w:rFonts w:cs="Arial"/>
        </w:rPr>
        <w:t xml:space="preserve">Планировщик </w:t>
      </w:r>
      <w:r w:rsidR="002535C0">
        <w:rPr>
          <w:rFonts w:cs="Arial"/>
        </w:rPr>
        <w:t>ТОиР УО</w:t>
      </w:r>
      <w:r w:rsidR="00D051E0">
        <w:rPr>
          <w:rFonts w:cs="Arial"/>
        </w:rPr>
        <w:t xml:space="preserve"> или Планировщик ЗиС УО</w:t>
      </w:r>
      <w:r w:rsidR="00BB53B0">
        <w:rPr>
          <w:rFonts w:cs="Arial"/>
        </w:rPr>
        <w:t xml:space="preserve"> </w:t>
      </w:r>
      <w:r>
        <w:rPr>
          <w:rFonts w:cs="Arial"/>
        </w:rPr>
        <w:t xml:space="preserve">возвращается к шагу </w:t>
      </w:r>
      <w:r w:rsidR="00A774D5">
        <w:rPr>
          <w:rFonts w:cs="Arial"/>
        </w:rPr>
        <w:t>170</w:t>
      </w:r>
      <w:r w:rsidR="00EF3F8E">
        <w:rPr>
          <w:rFonts w:cs="Arial"/>
        </w:rPr>
        <w:t>, заново проводит анализ целесообразности и меняет МТР в</w:t>
      </w:r>
      <w:r w:rsidR="00D139D7">
        <w:rPr>
          <w:rFonts w:cs="Arial"/>
        </w:rPr>
        <w:t xml:space="preserve"> заказ</w:t>
      </w:r>
      <w:r w:rsidR="00EF3F8E">
        <w:rPr>
          <w:rFonts w:cs="Arial"/>
        </w:rPr>
        <w:t>е</w:t>
      </w:r>
      <w:r w:rsidR="00A774D5">
        <w:rPr>
          <w:rFonts w:cs="Arial"/>
        </w:rPr>
        <w:t xml:space="preserve"> на закупаемый</w:t>
      </w:r>
      <w:r>
        <w:rPr>
          <w:rFonts w:cs="Arial"/>
        </w:rPr>
        <w:t>.</w:t>
      </w:r>
    </w:p>
    <w:p w:rsidR="00997E61" w:rsidRPr="007008A3" w:rsidRDefault="00A774D5">
      <w:pPr>
        <w:pStyle w:val="4"/>
      </w:pPr>
      <w:r>
        <w:t>Шаг процесса 210</w:t>
      </w:r>
      <w:r w:rsidR="00997E61" w:rsidRPr="007008A3">
        <w:t xml:space="preserve"> – Формирование заявки на оценку стоимости ЗЧ собственного производства</w:t>
      </w:r>
    </w:p>
    <w:p w:rsidR="00997E61" w:rsidRDefault="00F62E46" w:rsidP="00997E61">
      <w:pPr>
        <w:spacing w:after="240" w:line="276" w:lineRule="auto"/>
        <w:rPr>
          <w:rFonts w:cs="Arial"/>
        </w:rPr>
      </w:pPr>
      <w:r>
        <w:rPr>
          <w:rFonts w:cs="Arial"/>
        </w:rPr>
        <w:t>Планировщик</w:t>
      </w:r>
      <w:r w:rsidR="006871AB">
        <w:rPr>
          <w:rFonts w:cs="Arial"/>
        </w:rPr>
        <w:t xml:space="preserve"> </w:t>
      </w:r>
      <w:r w:rsidR="002535C0">
        <w:rPr>
          <w:rFonts w:cs="Arial"/>
        </w:rPr>
        <w:t>ТОиР УО</w:t>
      </w:r>
      <w:r w:rsidR="006871AB">
        <w:rPr>
          <w:rFonts w:cs="Arial"/>
        </w:rPr>
        <w:t>, выбирая</w:t>
      </w:r>
      <w:r w:rsidR="00D139D7">
        <w:rPr>
          <w:rFonts w:cs="Arial"/>
        </w:rPr>
        <w:t xml:space="preserve"> заказ</w:t>
      </w:r>
      <w:r w:rsidR="006871AB">
        <w:rPr>
          <w:rFonts w:cs="Arial"/>
        </w:rPr>
        <w:t>ы ТОРО</w:t>
      </w:r>
      <w:r w:rsidR="00EF3F8E">
        <w:rPr>
          <w:rFonts w:cs="Arial"/>
        </w:rPr>
        <w:t xml:space="preserve"> со статус</w:t>
      </w:r>
      <w:ins w:id="309" w:author="polyus\kiselevyuv" w:date="2022-04-21T17:02:00Z">
        <w:r w:rsidR="00215FA4">
          <w:rPr>
            <w:rFonts w:cs="Arial"/>
          </w:rPr>
          <w:t>ами: ПЛАН, ГОД, МТРН</w:t>
        </w:r>
      </w:ins>
      <w:r w:rsidR="00435280">
        <w:rPr>
          <w:rFonts w:cs="Arial"/>
        </w:rPr>
        <w:t xml:space="preserve"> или Планировщик ЗиС УО</w:t>
      </w:r>
      <w:ins w:id="310" w:author="polyus\kiselevyuv" w:date="2022-04-21T17:03:00Z">
        <w:r w:rsidR="00215FA4">
          <w:rPr>
            <w:rFonts w:cs="Arial"/>
          </w:rPr>
          <w:t>, выбирая сетевые графики со статусами ПЛАН</w:t>
        </w:r>
      </w:ins>
      <w:r w:rsidR="00591007">
        <w:rPr>
          <w:rFonts w:cs="Arial"/>
        </w:rPr>
        <w:t xml:space="preserve"> в отчете</w:t>
      </w:r>
      <w:r w:rsidR="00591007" w:rsidRPr="00591007">
        <w:rPr>
          <w:rFonts w:cs="Arial"/>
        </w:rPr>
        <w:t xml:space="preserve"> </w:t>
      </w:r>
      <w:r w:rsidR="0058364F" w:rsidRPr="00554843">
        <w:rPr>
          <w:rFonts w:cs="Arial"/>
        </w:rPr>
        <w:t>ZPM</w:t>
      </w:r>
      <w:r w:rsidR="0058364F" w:rsidRPr="009721BA">
        <w:rPr>
          <w:rFonts w:cs="Arial"/>
        </w:rPr>
        <w:t>_</w:t>
      </w:r>
      <w:r w:rsidR="0058364F" w:rsidRPr="00554843">
        <w:rPr>
          <w:rFonts w:cs="Arial"/>
        </w:rPr>
        <w:t>IWBK</w:t>
      </w:r>
      <w:r w:rsidR="00496911">
        <w:rPr>
          <w:rFonts w:cs="Arial"/>
        </w:rPr>
        <w:t xml:space="preserve"> </w:t>
      </w:r>
      <w:r w:rsidR="00997E61" w:rsidRPr="007008A3">
        <w:rPr>
          <w:rFonts w:cs="Arial"/>
        </w:rPr>
        <w:t xml:space="preserve">производит формирование заявки на оценку </w:t>
      </w:r>
      <w:commentRangeStart w:id="311"/>
      <w:r w:rsidR="00997E61" w:rsidRPr="007008A3">
        <w:rPr>
          <w:rFonts w:cs="Arial"/>
        </w:rPr>
        <w:t xml:space="preserve">стоимости </w:t>
      </w:r>
      <w:ins w:id="312" w:author="polyus\kiselevyuv" w:date="2022-04-21T17:04:00Z">
        <w:r w:rsidR="00215FA4">
          <w:rPr>
            <w:rFonts w:cs="Arial"/>
          </w:rPr>
          <w:t xml:space="preserve">ЗЧ собственного </w:t>
        </w:r>
      </w:ins>
      <w:commentRangeEnd w:id="311"/>
      <w:r w:rsidR="0068288C">
        <w:rPr>
          <w:rStyle w:val="aff5"/>
        </w:rPr>
        <w:commentReference w:id="311"/>
      </w:r>
      <w:ins w:id="313" w:author="polyus\kiselevyuv" w:date="2022-04-21T17:04:00Z">
        <w:r w:rsidR="00215FA4">
          <w:rPr>
            <w:rFonts w:cs="Arial"/>
          </w:rPr>
          <w:t xml:space="preserve">производства </w:t>
        </w:r>
      </w:ins>
      <w:r w:rsidR="00591007">
        <w:rPr>
          <w:rFonts w:cs="Arial"/>
        </w:rPr>
        <w:t xml:space="preserve">ответственному исполнителю в процессе </w:t>
      </w:r>
      <w:ins w:id="314" w:author="polyus\kiselevyuv" w:date="2022-04-21T17:32:00Z">
        <w:r w:rsidR="00722255">
          <w:rPr>
            <w:rFonts w:cs="Arial"/>
          </w:rPr>
          <w:t>ПП-10.03.0</w:t>
        </w:r>
      </w:ins>
      <w:ins w:id="315" w:author="polyus\kiselevyuv" w:date="2022-05-17T17:37:00Z">
        <w:r w:rsidR="004E6CDE">
          <w:rPr>
            <w:rFonts w:cs="Arial"/>
          </w:rPr>
          <w:t>1</w:t>
        </w:r>
      </w:ins>
      <w:ins w:id="316" w:author="polyus\kiselevyuv" w:date="2022-04-21T17:32:00Z">
        <w:r w:rsidR="004E6CDE">
          <w:rPr>
            <w:rFonts w:cs="Arial"/>
          </w:rPr>
          <w:t xml:space="preserve"> </w:t>
        </w:r>
        <w:r w:rsidR="00722255">
          <w:rPr>
            <w:rFonts w:cs="Arial"/>
          </w:rPr>
          <w:t>«Ведение плановых цен»</w:t>
        </w:r>
      </w:ins>
      <w:r w:rsidR="00591007">
        <w:rPr>
          <w:rFonts w:cs="Arial"/>
        </w:rPr>
        <w:t xml:space="preserve">. После </w:t>
      </w:r>
      <w:r w:rsidR="00812F30">
        <w:rPr>
          <w:rFonts w:cs="Arial"/>
        </w:rPr>
        <w:t>формирования</w:t>
      </w:r>
      <w:r w:rsidR="00EF3F8E">
        <w:rPr>
          <w:rFonts w:cs="Arial"/>
        </w:rPr>
        <w:t xml:space="preserve"> стоимости </w:t>
      </w:r>
      <w:r w:rsidR="00812F30">
        <w:rPr>
          <w:rFonts w:cs="Arial"/>
        </w:rPr>
        <w:t xml:space="preserve">МТР в процессе </w:t>
      </w:r>
      <w:ins w:id="317" w:author="polyus\kiselevyuv" w:date="2022-04-21T17:32:00Z">
        <w:r w:rsidR="00722255">
          <w:rPr>
            <w:rFonts w:cs="Arial"/>
          </w:rPr>
          <w:t>ПП-10.03.0</w:t>
        </w:r>
      </w:ins>
      <w:ins w:id="318" w:author="polyus\kiselevyuv" w:date="2022-05-17T17:37:00Z">
        <w:r w:rsidR="004E6CDE">
          <w:rPr>
            <w:rFonts w:cs="Arial"/>
          </w:rPr>
          <w:t>1</w:t>
        </w:r>
      </w:ins>
      <w:ins w:id="319" w:author="polyus\kiselevyuv" w:date="2022-04-21T17:32:00Z">
        <w:r w:rsidR="00722255">
          <w:rPr>
            <w:rFonts w:cs="Arial"/>
          </w:rPr>
          <w:t xml:space="preserve"> </w:t>
        </w:r>
      </w:ins>
      <w:r w:rsidR="00812F30">
        <w:rPr>
          <w:rFonts w:cs="Arial"/>
        </w:rPr>
        <w:t xml:space="preserve"> «</w:t>
      </w:r>
      <w:ins w:id="320" w:author="polyus\kiselevyuv" w:date="2022-04-21T17:32:00Z">
        <w:r w:rsidR="00722255">
          <w:rPr>
            <w:rFonts w:cs="Arial"/>
          </w:rPr>
          <w:t>Ведение плановых цен</w:t>
        </w:r>
      </w:ins>
      <w:r w:rsidR="00812F30">
        <w:rPr>
          <w:rFonts w:cs="Arial"/>
        </w:rPr>
        <w:t>»</w:t>
      </w:r>
      <w:r w:rsidR="00591007">
        <w:rPr>
          <w:rFonts w:cs="Arial"/>
        </w:rPr>
        <w:t xml:space="preserve"> и определения цены в системе,</w:t>
      </w:r>
      <w:r w:rsidR="00812F30">
        <w:rPr>
          <w:rFonts w:cs="Arial"/>
        </w:rPr>
        <w:t xml:space="preserve"> </w:t>
      </w:r>
      <w:r w:rsidR="00A774D5">
        <w:rPr>
          <w:rFonts w:cs="Arial"/>
        </w:rPr>
        <w:t>возвращается к шагу 2</w:t>
      </w:r>
      <w:r w:rsidR="00435280">
        <w:rPr>
          <w:rFonts w:cs="Arial"/>
        </w:rPr>
        <w:t>0</w:t>
      </w:r>
      <w:r w:rsidR="00EF3F8E">
        <w:rPr>
          <w:rFonts w:cs="Arial"/>
        </w:rPr>
        <w:t xml:space="preserve">0, на котором формирует заявку </w:t>
      </w:r>
      <w:r w:rsidR="00812F30">
        <w:rPr>
          <w:rFonts w:cs="Arial"/>
        </w:rPr>
        <w:t>на изготовление ЗЧ</w:t>
      </w:r>
      <w:r w:rsidR="00EF3F8E">
        <w:rPr>
          <w:rFonts w:cs="Arial"/>
        </w:rPr>
        <w:t>.</w:t>
      </w:r>
    </w:p>
    <w:p w:rsidR="0040235E" w:rsidRDefault="0040235E" w:rsidP="00997E61">
      <w:pPr>
        <w:spacing w:after="240" w:line="276" w:lineRule="auto"/>
        <w:rPr>
          <w:rFonts w:cs="Arial"/>
        </w:rPr>
      </w:pPr>
      <w:r>
        <w:rPr>
          <w:rFonts w:cs="Arial"/>
        </w:rPr>
        <w:t>Для выбора ОЗМ для заявки на оценку МТР использ</w:t>
      </w:r>
      <w:r w:rsidR="006470E8">
        <w:rPr>
          <w:rFonts w:cs="Arial"/>
        </w:rPr>
        <w:t>уется</w:t>
      </w:r>
      <w:r>
        <w:rPr>
          <w:rFonts w:cs="Arial"/>
        </w:rPr>
        <w:t xml:space="preserve"> отчет </w:t>
      </w:r>
      <w:r w:rsidR="0058364F">
        <w:rPr>
          <w:rFonts w:cs="Arial"/>
        </w:rPr>
        <w:t>–</w:t>
      </w:r>
      <w:r>
        <w:rPr>
          <w:rFonts w:cs="Arial"/>
        </w:rPr>
        <w:t xml:space="preserve"> </w:t>
      </w:r>
      <w:r w:rsidR="0058364F">
        <w:rPr>
          <w:rFonts w:cs="Arial"/>
        </w:rPr>
        <w:t xml:space="preserve">транзакция </w:t>
      </w:r>
      <w:r w:rsidR="0058364F" w:rsidRPr="00554843">
        <w:rPr>
          <w:rFonts w:cs="Arial"/>
        </w:rPr>
        <w:t>ZPM</w:t>
      </w:r>
      <w:r w:rsidR="0058364F" w:rsidRPr="009721BA">
        <w:rPr>
          <w:rFonts w:cs="Arial"/>
        </w:rPr>
        <w:t>_</w:t>
      </w:r>
      <w:r w:rsidR="0058364F" w:rsidRPr="00554843">
        <w:rPr>
          <w:rFonts w:cs="Arial"/>
        </w:rPr>
        <w:t>IWBK</w:t>
      </w:r>
      <w:r>
        <w:rPr>
          <w:rFonts w:cs="Arial"/>
        </w:rPr>
        <w:t>.</w:t>
      </w:r>
    </w:p>
    <w:p w:rsidR="006F0665" w:rsidRPr="00A56639" w:rsidRDefault="006F0665" w:rsidP="001F00CA">
      <w:pPr>
        <w:spacing w:after="120" w:line="276" w:lineRule="auto"/>
        <w:ind w:left="567"/>
        <w:jc w:val="left"/>
        <w:rPr>
          <w:rFonts w:cs="Arial"/>
        </w:rPr>
      </w:pPr>
      <w:r w:rsidRPr="00A56639">
        <w:rPr>
          <w:rFonts w:cs="Arial"/>
        </w:rPr>
        <w:t>Поля для заполнения на селекционном экране:</w:t>
      </w:r>
    </w:p>
    <w:p w:rsidR="006F0665" w:rsidRPr="00A56639" w:rsidRDefault="006F0665" w:rsidP="001F00CA">
      <w:pPr>
        <w:spacing w:after="120" w:line="276" w:lineRule="auto"/>
        <w:ind w:left="567"/>
        <w:jc w:val="left"/>
        <w:rPr>
          <w:rFonts w:cs="Arial"/>
        </w:rPr>
      </w:pPr>
      <w:r w:rsidRPr="00A56639">
        <w:rPr>
          <w:rFonts w:cs="Arial"/>
        </w:rPr>
        <w:t>- Техническое место;</w:t>
      </w:r>
    </w:p>
    <w:p w:rsidR="006F0665" w:rsidRPr="00A56639" w:rsidRDefault="006F0665" w:rsidP="001F00CA">
      <w:pPr>
        <w:spacing w:after="120" w:line="276" w:lineRule="auto"/>
        <w:ind w:left="567"/>
        <w:jc w:val="left"/>
        <w:rPr>
          <w:rFonts w:cs="Arial"/>
        </w:rPr>
      </w:pPr>
      <w:r w:rsidRPr="00A56639">
        <w:rPr>
          <w:rFonts w:cs="Arial"/>
        </w:rPr>
        <w:t>- Группа планирования;</w:t>
      </w:r>
    </w:p>
    <w:p w:rsidR="006F0665" w:rsidRPr="00A56639" w:rsidRDefault="00F90C73" w:rsidP="00B153FA">
      <w:pPr>
        <w:spacing w:after="240" w:line="276" w:lineRule="auto"/>
        <w:jc w:val="left"/>
        <w:rPr>
          <w:rFonts w:cs="Arial"/>
        </w:rPr>
      </w:pPr>
      <w:r>
        <w:rPr>
          <w:rFonts w:cs="Arial"/>
        </w:rPr>
        <w:t xml:space="preserve">        </w:t>
      </w:r>
      <w:r w:rsidR="006F0665">
        <w:rPr>
          <w:rFonts w:cs="Arial"/>
        </w:rPr>
        <w:t>- Период (с .. по).</w:t>
      </w:r>
    </w:p>
    <w:p w:rsidR="00997E61" w:rsidRPr="007008A3" w:rsidRDefault="00997E61">
      <w:pPr>
        <w:pStyle w:val="4"/>
      </w:pPr>
      <w:r w:rsidRPr="007008A3">
        <w:t xml:space="preserve">Шаг процесса </w:t>
      </w:r>
      <w:r w:rsidR="00A774D5">
        <w:t>220</w:t>
      </w:r>
      <w:r w:rsidRPr="007008A3">
        <w:t xml:space="preserve"> – Установка статуса "Материалы запланированы"</w:t>
      </w:r>
    </w:p>
    <w:p w:rsidR="006871AB" w:rsidRDefault="00914D14" w:rsidP="00997E61">
      <w:pPr>
        <w:spacing w:after="240" w:line="276" w:lineRule="auto"/>
        <w:rPr>
          <w:rFonts w:cs="Arial"/>
        </w:rPr>
      </w:pPr>
      <w:r w:rsidRPr="00914D14">
        <w:rPr>
          <w:rFonts w:cs="Arial"/>
        </w:rPr>
        <w:t xml:space="preserve">Планировщик </w:t>
      </w:r>
      <w:r w:rsidR="002535C0">
        <w:rPr>
          <w:rFonts w:cs="Arial"/>
        </w:rPr>
        <w:t>ТОиР УО</w:t>
      </w:r>
      <w:r w:rsidRPr="00914D14">
        <w:rPr>
          <w:rFonts w:cs="Arial"/>
        </w:rPr>
        <w:t>, выполнив на предыдущих шагах процесса, проверку наличия стоимости ОЗМ и получив подтверждение</w:t>
      </w:r>
      <w:r>
        <w:rPr>
          <w:rFonts w:cs="Arial"/>
        </w:rPr>
        <w:t xml:space="preserve"> от ЦРММ о возможности производ</w:t>
      </w:r>
      <w:r w:rsidRPr="00914D14">
        <w:rPr>
          <w:rFonts w:cs="Arial"/>
        </w:rPr>
        <w:t>ства ЗЧ, указанных в заказах ТОРО, устанавливает на заказах статус «МТРП – Материалы запланированы».</w:t>
      </w:r>
    </w:p>
    <w:p w:rsidR="006871AB" w:rsidRDefault="006871AB" w:rsidP="006871AB">
      <w:pPr>
        <w:spacing w:after="240" w:line="276" w:lineRule="auto"/>
        <w:rPr>
          <w:rFonts w:cs="Arial"/>
        </w:rPr>
      </w:pPr>
      <w:r>
        <w:rPr>
          <w:rFonts w:cs="Arial"/>
        </w:rPr>
        <w:t>Используются транзакции</w:t>
      </w:r>
    </w:p>
    <w:p w:rsidR="006F0665" w:rsidRDefault="006871AB" w:rsidP="006F066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6F0665" w:rsidRPr="006F0665">
        <w:rPr>
          <w:rFonts w:cs="Arial"/>
        </w:rPr>
        <w:t xml:space="preserve"> </w:t>
      </w:r>
    </w:p>
    <w:p w:rsidR="00997E61" w:rsidRPr="00A774D5" w:rsidRDefault="00997E61">
      <w:pPr>
        <w:pStyle w:val="4"/>
      </w:pPr>
      <w:r w:rsidRPr="007008A3">
        <w:t xml:space="preserve">Шаг процесса </w:t>
      </w:r>
      <w:r w:rsidR="00A774D5">
        <w:t>230</w:t>
      </w:r>
      <w:r w:rsidRPr="007008A3">
        <w:t xml:space="preserve"> – Анализ запланированных исполнителей работ</w:t>
      </w:r>
    </w:p>
    <w:p w:rsidR="00817355" w:rsidRDefault="00472E90" w:rsidP="00997E61">
      <w:pPr>
        <w:spacing w:after="240" w:line="276" w:lineRule="auto"/>
        <w:rPr>
          <w:rFonts w:cs="Arial"/>
        </w:rPr>
      </w:pPr>
      <w:r>
        <w:rPr>
          <w:rFonts w:cs="Arial"/>
        </w:rPr>
        <w:t>При формировании</w:t>
      </w:r>
      <w:r w:rsidR="00D139D7">
        <w:rPr>
          <w:rFonts w:cs="Arial"/>
        </w:rPr>
        <w:t xml:space="preserve"> заказ</w:t>
      </w:r>
      <w:r>
        <w:rPr>
          <w:rFonts w:cs="Arial"/>
        </w:rPr>
        <w:t xml:space="preserve">ов </w:t>
      </w:r>
      <w:r w:rsidR="00496911">
        <w:rPr>
          <w:rFonts w:cs="Arial"/>
        </w:rPr>
        <w:t xml:space="preserve">ТОРО </w:t>
      </w:r>
      <w:commentRangeStart w:id="321"/>
      <w:r w:rsidR="00436DF3">
        <w:rPr>
          <w:rFonts w:cs="Arial"/>
        </w:rPr>
        <w:t>происходит их автозаполнение операциями с рабочими местами, на основе используемых в планах техкарт</w:t>
      </w:r>
      <w:commentRangeEnd w:id="321"/>
      <w:r w:rsidR="0068288C">
        <w:rPr>
          <w:rStyle w:val="aff5"/>
        </w:rPr>
        <w:commentReference w:id="321"/>
      </w:r>
      <w:r w:rsidR="00436DF3">
        <w:rPr>
          <w:rFonts w:cs="Arial"/>
        </w:rPr>
        <w:t>.</w:t>
      </w:r>
      <w:r w:rsidR="00817355">
        <w:rPr>
          <w:rFonts w:cs="Arial"/>
        </w:rPr>
        <w:t xml:space="preserve"> При формировании сетевых</w:t>
      </w:r>
      <w:r w:rsidR="007C2324">
        <w:rPr>
          <w:rFonts w:cs="Arial"/>
        </w:rPr>
        <w:t xml:space="preserve"> графиков наполнение операций осуществляется вручную.</w:t>
      </w:r>
    </w:p>
    <w:p w:rsidR="00997E61" w:rsidRDefault="00F62E46" w:rsidP="00997E61">
      <w:pPr>
        <w:spacing w:after="240" w:line="276" w:lineRule="auto"/>
        <w:rPr>
          <w:rFonts w:cs="Arial"/>
        </w:rPr>
      </w:pPr>
      <w:r>
        <w:rPr>
          <w:rFonts w:cs="Arial"/>
        </w:rPr>
        <w:t>Планировщик</w:t>
      </w:r>
      <w:r w:rsidR="00997E61" w:rsidRPr="007008A3">
        <w:rPr>
          <w:rFonts w:cs="Arial"/>
        </w:rPr>
        <w:t xml:space="preserve"> </w:t>
      </w:r>
      <w:r w:rsidR="002535C0">
        <w:rPr>
          <w:rFonts w:cs="Arial"/>
        </w:rPr>
        <w:t>ТОиР УО</w:t>
      </w:r>
      <w:r w:rsidR="00817355">
        <w:rPr>
          <w:rFonts w:cs="Arial"/>
        </w:rPr>
        <w:t xml:space="preserve"> или Планировщик ЗиС УО</w:t>
      </w:r>
      <w:r w:rsidR="00436DF3">
        <w:rPr>
          <w:rFonts w:cs="Arial"/>
        </w:rPr>
        <w:t xml:space="preserve"> должен проанализировать целесообразность привлечения </w:t>
      </w:r>
      <w:r w:rsidR="00997E61" w:rsidRPr="007008A3">
        <w:rPr>
          <w:rFonts w:cs="Arial"/>
        </w:rPr>
        <w:t>конкретных исполнителей ра</w:t>
      </w:r>
      <w:r w:rsidR="00065590">
        <w:rPr>
          <w:rFonts w:cs="Arial"/>
        </w:rPr>
        <w:t>бот на уровне операций</w:t>
      </w:r>
      <w:r w:rsidR="00D139D7">
        <w:rPr>
          <w:rFonts w:cs="Arial"/>
        </w:rPr>
        <w:t xml:space="preserve"> заказ</w:t>
      </w:r>
      <w:r w:rsidR="00065590">
        <w:rPr>
          <w:rFonts w:cs="Arial"/>
        </w:rPr>
        <w:t>ов</w:t>
      </w:r>
      <w:r w:rsidR="00817355">
        <w:rPr>
          <w:rFonts w:cs="Arial"/>
        </w:rPr>
        <w:t>/ сетевых графиков</w:t>
      </w:r>
      <w:r w:rsidR="00065590">
        <w:rPr>
          <w:rFonts w:cs="Arial"/>
        </w:rPr>
        <w:t xml:space="preserve">: </w:t>
      </w:r>
      <w:r w:rsidR="00436DF3">
        <w:rPr>
          <w:rFonts w:cs="Arial"/>
        </w:rPr>
        <w:t>бригад</w:t>
      </w:r>
      <w:r w:rsidR="00997E61" w:rsidRPr="007008A3">
        <w:rPr>
          <w:rFonts w:cs="Arial"/>
        </w:rPr>
        <w:t xml:space="preserve"> при выполнении работ хозспо</w:t>
      </w:r>
      <w:r w:rsidR="00436DF3">
        <w:rPr>
          <w:rFonts w:cs="Arial"/>
        </w:rPr>
        <w:t>собом или подрядных организаций</w:t>
      </w:r>
      <w:r w:rsidR="00F13F5E">
        <w:rPr>
          <w:rFonts w:cs="Arial"/>
        </w:rPr>
        <w:t>,</w:t>
      </w:r>
      <w:ins w:id="322" w:author="polyus\kiselevyuv" w:date="2022-04-23T14:12:00Z">
        <w:r w:rsidR="00392417">
          <w:rPr>
            <w:rFonts w:cs="Arial"/>
          </w:rPr>
          <w:t xml:space="preserve"> </w:t>
        </w:r>
      </w:ins>
      <w:r w:rsidR="00F13F5E">
        <w:rPr>
          <w:rFonts w:cs="Arial"/>
        </w:rPr>
        <w:t>при определении целесообразности замены ресурсов в</w:t>
      </w:r>
      <w:r w:rsidR="00D139D7">
        <w:rPr>
          <w:rFonts w:cs="Arial"/>
        </w:rPr>
        <w:t xml:space="preserve"> заказ</w:t>
      </w:r>
      <w:r w:rsidR="00F13F5E">
        <w:rPr>
          <w:rFonts w:cs="Arial"/>
        </w:rPr>
        <w:t>ах</w:t>
      </w:r>
      <w:r w:rsidR="00817355">
        <w:rPr>
          <w:rFonts w:cs="Arial"/>
        </w:rPr>
        <w:t>/ сетевых графиках</w:t>
      </w:r>
      <w:r w:rsidR="00F13F5E">
        <w:rPr>
          <w:rFonts w:cs="Arial"/>
        </w:rPr>
        <w:t>, произвести соответствующие замены.</w:t>
      </w:r>
      <w:r w:rsidR="00997E61" w:rsidRPr="007008A3">
        <w:rPr>
          <w:rFonts w:cs="Arial"/>
        </w:rPr>
        <w:t xml:space="preserve"> </w:t>
      </w:r>
      <w:r w:rsidR="00D71133">
        <w:rPr>
          <w:rFonts w:cs="Arial"/>
        </w:rPr>
        <w:t>На данном шаге также определяется способ исполнения тех либо иных</w:t>
      </w:r>
      <w:r w:rsidR="00D139D7">
        <w:rPr>
          <w:rFonts w:cs="Arial"/>
        </w:rPr>
        <w:t xml:space="preserve"> заказ</w:t>
      </w:r>
      <w:r w:rsidR="00D71133">
        <w:rPr>
          <w:rFonts w:cs="Arial"/>
        </w:rPr>
        <w:t>ов</w:t>
      </w:r>
      <w:r w:rsidR="00817355">
        <w:rPr>
          <w:rFonts w:cs="Arial"/>
        </w:rPr>
        <w:t>/ сетевых графиков</w:t>
      </w:r>
      <w:r w:rsidR="00D71133">
        <w:rPr>
          <w:rFonts w:cs="Arial"/>
        </w:rPr>
        <w:t xml:space="preserve"> – внутренними силами (хозспособ) либо с привлечением сторонних (подрядных) организаций.</w:t>
      </w:r>
      <w:ins w:id="323" w:author="polyus\kiselevyuv" w:date="2022-04-23T14:13:00Z">
        <w:r w:rsidR="00392417" w:rsidRPr="00392417">
          <w:t xml:space="preserve"> </w:t>
        </w:r>
      </w:ins>
      <w:ins w:id="324" w:author="polyus\kiselevyuv" w:date="2022-04-23T14:14:00Z">
        <w:r w:rsidR="00392417">
          <w:rPr>
            <w:rFonts w:cs="Arial"/>
          </w:rPr>
          <w:t>Т</w:t>
        </w:r>
      </w:ins>
      <w:ins w:id="325" w:author="polyus\kiselevyuv" w:date="2022-04-23T14:13:00Z">
        <w:r w:rsidR="00392417">
          <w:rPr>
            <w:rFonts w:cs="Arial"/>
          </w:rPr>
          <w:t>акже вносятся</w:t>
        </w:r>
        <w:r w:rsidR="00392417" w:rsidRPr="00392417">
          <w:rPr>
            <w:rFonts w:cs="Arial"/>
          </w:rPr>
          <w:t xml:space="preserve"> корректировки</w:t>
        </w:r>
        <w:r w:rsidR="00392417">
          <w:rPr>
            <w:rFonts w:cs="Arial"/>
          </w:rPr>
          <w:t xml:space="preserve"> по исполнителям</w:t>
        </w:r>
        <w:r w:rsidR="00392417" w:rsidRPr="00392417">
          <w:rPr>
            <w:rFonts w:cs="Arial"/>
          </w:rPr>
          <w:t xml:space="preserve"> в соответствии с листом замечаний, </w:t>
        </w:r>
        <w:r w:rsidR="00392417">
          <w:rPr>
            <w:rFonts w:cs="Arial"/>
          </w:rPr>
          <w:t xml:space="preserve">полученным от </w:t>
        </w:r>
      </w:ins>
      <w:ins w:id="326" w:author="polyus\kiselevyuv" w:date="2022-04-23T14:14:00Z">
        <w:r w:rsidR="00392417">
          <w:rPr>
            <w:rFonts w:cs="Arial"/>
          </w:rPr>
          <w:t>Старшего планировщика ТОиР УО на шаге 270.</w:t>
        </w:r>
      </w:ins>
      <w:ins w:id="327" w:author="polyus\kiselevyuv" w:date="2022-04-23T14:13:00Z">
        <w:r w:rsidR="00392417" w:rsidRPr="00392417">
          <w:rPr>
            <w:rFonts w:cs="Arial"/>
          </w:rPr>
          <w:t xml:space="preserve"> </w:t>
        </w:r>
      </w:ins>
    </w:p>
    <w:p w:rsidR="00CD0448" w:rsidRDefault="00CD0448" w:rsidP="00997E61">
      <w:pPr>
        <w:spacing w:after="240" w:line="276" w:lineRule="auto"/>
        <w:rPr>
          <w:rFonts w:cs="Arial"/>
        </w:rPr>
      </w:pPr>
      <w:r>
        <w:rPr>
          <w:rFonts w:cs="Arial"/>
        </w:rPr>
        <w:t>Исполнитель на уровне операции задается в виде объекта системы «Рабочее место», представляющего собой бригаду (совокупность) специалистов</w:t>
      </w:r>
      <w:r w:rsidR="0037108A">
        <w:rPr>
          <w:rFonts w:cs="Arial"/>
        </w:rPr>
        <w:t>;</w:t>
      </w:r>
      <w:r>
        <w:rPr>
          <w:rFonts w:cs="Arial"/>
        </w:rPr>
        <w:t xml:space="preserve"> в </w:t>
      </w:r>
      <w:r w:rsidR="0037108A">
        <w:rPr>
          <w:rFonts w:cs="Arial"/>
        </w:rPr>
        <w:t xml:space="preserve">рабочем месте </w:t>
      </w:r>
      <w:r>
        <w:rPr>
          <w:rFonts w:cs="Arial"/>
        </w:rPr>
        <w:t>также вед</w:t>
      </w:r>
      <w:r w:rsidR="0037108A">
        <w:rPr>
          <w:rFonts w:cs="Arial"/>
        </w:rPr>
        <w:t>е</w:t>
      </w:r>
      <w:r>
        <w:rPr>
          <w:rFonts w:cs="Arial"/>
        </w:rPr>
        <w:t>тся</w:t>
      </w:r>
      <w:r w:rsidR="0037108A">
        <w:rPr>
          <w:rFonts w:cs="Arial"/>
        </w:rPr>
        <w:t xml:space="preserve"> мощность, определяющая какой объем работ и в какой временной интервал в течение суток данное рабочее место может выполнять</w:t>
      </w:r>
      <w:r>
        <w:rPr>
          <w:rFonts w:cs="Arial"/>
        </w:rPr>
        <w:t>. Более подробно рабочие места и мощности представлены в КД «</w:t>
      </w:r>
      <w:r w:rsidR="001710A8">
        <w:rPr>
          <w:rFonts w:cs="Arial"/>
        </w:rPr>
        <w:t>ERP.</w:t>
      </w:r>
      <w:r w:rsidR="000B519E">
        <w:rPr>
          <w:rFonts w:cs="Arial"/>
        </w:rPr>
        <w:t>4.6.1.2.</w:t>
      </w:r>
      <w:r w:rsidRPr="00CD0448">
        <w:rPr>
          <w:rFonts w:cs="Arial"/>
        </w:rPr>
        <w:t>7.PM.КД Управление основными данными по направлению ТОиР</w:t>
      </w:r>
      <w:r>
        <w:rPr>
          <w:rFonts w:cs="Arial"/>
        </w:rPr>
        <w:t>».</w:t>
      </w:r>
      <w:r w:rsidR="00DB5FCA">
        <w:rPr>
          <w:rFonts w:cs="Arial"/>
        </w:rPr>
        <w:t xml:space="preserve"> При назначении рабочего места на операцию учитывается его текущая (плановая) загрузка.</w:t>
      </w:r>
    </w:p>
    <w:p w:rsidR="00F13F5E" w:rsidRDefault="00BA6218" w:rsidP="00997E61">
      <w:pPr>
        <w:spacing w:after="240" w:line="276" w:lineRule="auto"/>
        <w:rPr>
          <w:rFonts w:cs="Arial"/>
        </w:rPr>
      </w:pPr>
      <w:ins w:id="328" w:author="polyus\kiselevyuv" w:date="2022-04-23T14:21:00Z">
        <w:r>
          <w:rPr>
            <w:rFonts w:cs="Arial"/>
          </w:rPr>
          <w:t xml:space="preserve">При наличии договора </w:t>
        </w:r>
      </w:ins>
      <w:ins w:id="329" w:author="polyus\kiselevyuv" w:date="2022-04-23T14:20:00Z">
        <w:r w:rsidRPr="00BA6218">
          <w:rPr>
            <w:rFonts w:cs="Arial"/>
          </w:rPr>
          <w:t>по абонентской плате или по тарифной схеме</w:t>
        </w:r>
      </w:ins>
      <w:ins w:id="330" w:author="polyus\kiselevyuv" w:date="2022-04-23T14:21:00Z">
        <w:r>
          <w:rPr>
            <w:rFonts w:cs="Arial"/>
          </w:rPr>
          <w:t xml:space="preserve">, анализируется спецификация к договору для принятия решения о целесообразности привлечения подрядной организации. </w:t>
        </w:r>
      </w:ins>
      <w:r w:rsidR="00F13F5E">
        <w:rPr>
          <w:rFonts w:cs="Arial"/>
        </w:rPr>
        <w:t>В случае определения в качестве исполнителей работ подрядных организаций</w:t>
      </w:r>
      <w:r w:rsidR="00A60B2B">
        <w:rPr>
          <w:rFonts w:cs="Arial"/>
        </w:rPr>
        <w:t xml:space="preserve">, Планировщик </w:t>
      </w:r>
      <w:r w:rsidR="002535C0">
        <w:rPr>
          <w:rFonts w:cs="Arial"/>
        </w:rPr>
        <w:t>ТОиР УО</w:t>
      </w:r>
      <w:r w:rsidR="00A60B2B">
        <w:rPr>
          <w:rFonts w:cs="Arial"/>
        </w:rPr>
        <w:t xml:space="preserve"> устанавливает на заказе ТОРО статус «ТРОС – требует осмечивания»</w:t>
      </w:r>
      <w:r w:rsidR="00F13F5E">
        <w:rPr>
          <w:rFonts w:cs="Arial"/>
        </w:rPr>
        <w:t>,</w:t>
      </w:r>
      <w:r w:rsidR="00A60B2B">
        <w:rPr>
          <w:rFonts w:cs="Arial"/>
        </w:rPr>
        <w:t xml:space="preserve"> </w:t>
      </w:r>
      <w:r w:rsidR="00ED0301">
        <w:rPr>
          <w:rFonts w:cs="Arial"/>
        </w:rPr>
        <w:t>для сетевых графиков установка дополнительных статусов не требуется</w:t>
      </w:r>
      <w:ins w:id="331" w:author="polyus\kiselevyuv" w:date="2022-04-23T14:10:00Z">
        <w:r w:rsidR="00392417" w:rsidRPr="00392417">
          <w:rPr>
            <w:rFonts w:cs="Arial"/>
          </w:rPr>
          <w:t xml:space="preserve"> (</w:t>
        </w:r>
        <w:r w:rsidR="00392417">
          <w:rPr>
            <w:rFonts w:cs="Arial"/>
          </w:rPr>
          <w:t xml:space="preserve">статус останется </w:t>
        </w:r>
      </w:ins>
      <w:ins w:id="332" w:author="polyus\kiselevyuv" w:date="2022-04-23T14:11:00Z">
        <w:r w:rsidR="00392417">
          <w:rPr>
            <w:rFonts w:cs="Arial"/>
          </w:rPr>
          <w:t>ПЛАН)</w:t>
        </w:r>
      </w:ins>
      <w:r w:rsidR="00ED0301">
        <w:rPr>
          <w:rFonts w:cs="Arial"/>
        </w:rPr>
        <w:t xml:space="preserve">, </w:t>
      </w:r>
      <w:r w:rsidR="00A60B2B">
        <w:rPr>
          <w:rFonts w:cs="Arial"/>
        </w:rPr>
        <w:t>после чего</w:t>
      </w:r>
      <w:r w:rsidR="00F13F5E">
        <w:rPr>
          <w:rFonts w:cs="Arial"/>
        </w:rPr>
        <w:t xml:space="preserve"> выполняется переход в процесс </w:t>
      </w:r>
      <w:r w:rsidR="00F13F5E" w:rsidRPr="00F13F5E">
        <w:rPr>
          <w:rFonts w:cs="Arial"/>
        </w:rPr>
        <w:t>ПП-07.02.03.03-ERP</w:t>
      </w:r>
      <w:r w:rsidR="00F13F5E">
        <w:rPr>
          <w:rFonts w:cs="Arial"/>
        </w:rPr>
        <w:t xml:space="preserve"> </w:t>
      </w:r>
      <w:r w:rsidR="00ED0301">
        <w:rPr>
          <w:rFonts w:cs="Arial"/>
        </w:rPr>
        <w:t>«</w:t>
      </w:r>
      <w:r w:rsidR="00F13F5E" w:rsidRPr="00F13F5E">
        <w:rPr>
          <w:rFonts w:cs="Arial"/>
        </w:rPr>
        <w:t>Оценка стоимости работ</w:t>
      </w:r>
      <w:r w:rsidR="00ED0301">
        <w:rPr>
          <w:rFonts w:cs="Arial"/>
        </w:rPr>
        <w:t>»</w:t>
      </w:r>
      <w:r w:rsidR="00F13F5E" w:rsidRPr="00F13F5E">
        <w:rPr>
          <w:rFonts w:cs="Arial"/>
        </w:rPr>
        <w:t xml:space="preserve"> на основании ведомости дефектов</w:t>
      </w:r>
      <w:r w:rsidR="00F13F5E">
        <w:rPr>
          <w:rFonts w:cs="Arial"/>
        </w:rPr>
        <w:t xml:space="preserve"> (см. раздел 5.2.2. данного документа), в рамках которого формируется дефектная ведомость и смета. После получения сметы на шаге </w:t>
      </w:r>
      <w:r w:rsidR="008C1CC2" w:rsidRPr="009721BA">
        <w:rPr>
          <w:rFonts w:cs="Arial"/>
        </w:rPr>
        <w:t>240</w:t>
      </w:r>
      <w:r w:rsidR="008C1CC2">
        <w:rPr>
          <w:rFonts w:cs="Arial"/>
        </w:rPr>
        <w:t xml:space="preserve"> </w:t>
      </w:r>
      <w:r w:rsidR="00F13F5E">
        <w:rPr>
          <w:rFonts w:cs="Arial"/>
        </w:rPr>
        <w:t>в</w:t>
      </w:r>
      <w:r w:rsidR="00D139D7">
        <w:rPr>
          <w:rFonts w:cs="Arial"/>
        </w:rPr>
        <w:t xml:space="preserve"> заказ</w:t>
      </w:r>
      <w:r w:rsidR="00ED0301">
        <w:rPr>
          <w:rFonts w:cs="Arial"/>
        </w:rPr>
        <w:t xml:space="preserve"> или сетевой график</w:t>
      </w:r>
      <w:r w:rsidR="00F13F5E">
        <w:rPr>
          <w:rFonts w:cs="Arial"/>
        </w:rPr>
        <w:t xml:space="preserve"> вносится стоимость работ на уровень операции.</w:t>
      </w:r>
    </w:p>
    <w:p w:rsidR="00E56B2E" w:rsidRDefault="00E56B2E" w:rsidP="00997E61">
      <w:pPr>
        <w:spacing w:after="240" w:line="276" w:lineRule="auto"/>
        <w:rPr>
          <w:rFonts w:cs="Arial"/>
        </w:rPr>
      </w:pPr>
      <w:r>
        <w:rPr>
          <w:rFonts w:cs="Arial"/>
        </w:rPr>
        <w:t xml:space="preserve">В случае, когда осмечивание работ производить не нужно, либо Планировщик ТОиР </w:t>
      </w:r>
      <w:r w:rsidR="00ED0301">
        <w:rPr>
          <w:rFonts w:cs="Arial"/>
        </w:rPr>
        <w:t xml:space="preserve">УО или Планировщик ЗиС УО </w:t>
      </w:r>
      <w:r>
        <w:rPr>
          <w:rFonts w:cs="Arial"/>
        </w:rPr>
        <w:t>самостоятельно может определить стоимость УСО, то выполняется переход на шаг 240 «</w:t>
      </w:r>
      <w:r w:rsidRPr="00E56B2E">
        <w:rPr>
          <w:rFonts w:cs="Arial"/>
        </w:rPr>
        <w:t>Ввод стоимости УСО в заказы ТОРО</w:t>
      </w:r>
      <w:r w:rsidR="00ED0301">
        <w:rPr>
          <w:rFonts w:cs="Arial"/>
        </w:rPr>
        <w:t>/ СГ</w:t>
      </w:r>
      <w:r w:rsidRPr="00E56B2E">
        <w:rPr>
          <w:rFonts w:cs="Arial"/>
        </w:rPr>
        <w:t xml:space="preserve"> и приложение скан-копии сметы при необходимости</w:t>
      </w:r>
      <w:r>
        <w:rPr>
          <w:rFonts w:cs="Arial"/>
        </w:rPr>
        <w:t>».</w:t>
      </w:r>
    </w:p>
    <w:p w:rsidR="00065590" w:rsidRPr="00065590" w:rsidRDefault="00F13F5E" w:rsidP="001E2EE8">
      <w:pPr>
        <w:spacing w:after="240" w:line="276" w:lineRule="auto"/>
        <w:rPr>
          <w:rFonts w:cs="Arial"/>
        </w:rPr>
      </w:pPr>
      <w:r w:rsidRPr="007008A3">
        <w:rPr>
          <w:rFonts w:cs="Arial"/>
        </w:rPr>
        <w:t>Обслуживание техники на гарантии</w:t>
      </w:r>
      <w:r w:rsidR="00A1513C">
        <w:rPr>
          <w:rFonts w:cs="Arial"/>
        </w:rPr>
        <w:t>, при наличии такого уточнения в договоре поставки,</w:t>
      </w:r>
      <w:r w:rsidRPr="007008A3">
        <w:rPr>
          <w:rFonts w:cs="Arial"/>
        </w:rPr>
        <w:t xml:space="preserve"> должно выполняться только официальными дилерами (проверка сроков гарантии выполняется путем перехода в ЕО из</w:t>
      </w:r>
      <w:r w:rsidR="00D139D7">
        <w:rPr>
          <w:rFonts w:cs="Arial"/>
        </w:rPr>
        <w:t xml:space="preserve"> заказ</w:t>
      </w:r>
      <w:r w:rsidRPr="007008A3">
        <w:rPr>
          <w:rFonts w:cs="Arial"/>
        </w:rPr>
        <w:t>а ТОРО).</w:t>
      </w:r>
      <w:r>
        <w:rPr>
          <w:rFonts w:cs="Arial"/>
        </w:rPr>
        <w:t xml:space="preserve"> </w:t>
      </w:r>
      <w:r w:rsidR="00065590" w:rsidRPr="00065590">
        <w:rPr>
          <w:rFonts w:cs="Arial"/>
        </w:rPr>
        <w:t>В системе проводится проверка на наличие гарантии по соответствующему оборудованию, указанному в качестве ссылочного объекта в</w:t>
      </w:r>
      <w:r w:rsidR="00D139D7">
        <w:rPr>
          <w:rFonts w:cs="Arial"/>
        </w:rPr>
        <w:t xml:space="preserve"> заказ</w:t>
      </w:r>
      <w:r w:rsidR="00065590" w:rsidRPr="00065590">
        <w:rPr>
          <w:rFonts w:cs="Arial"/>
        </w:rPr>
        <w:t>е, на соответствующую дату согласно срокам</w:t>
      </w:r>
      <w:r w:rsidR="00D139D7">
        <w:rPr>
          <w:rFonts w:cs="Arial"/>
        </w:rPr>
        <w:t xml:space="preserve"> заказ</w:t>
      </w:r>
      <w:r w:rsidR="00065590" w:rsidRPr="00065590">
        <w:rPr>
          <w:rFonts w:cs="Arial"/>
        </w:rPr>
        <w:t>а и проверка с помощью</w:t>
      </w:r>
      <w:r w:rsidR="006709C0" w:rsidRPr="009721BA">
        <w:rPr>
          <w:rFonts w:cs="Arial"/>
        </w:rPr>
        <w:t xml:space="preserve"> </w:t>
      </w:r>
      <w:r w:rsidR="006709C0">
        <w:rPr>
          <w:rFonts w:cs="Arial"/>
        </w:rPr>
        <w:t xml:space="preserve">транзакции </w:t>
      </w:r>
      <w:r w:rsidR="006709C0" w:rsidRPr="006709C0">
        <w:rPr>
          <w:rFonts w:cs="Arial"/>
        </w:rPr>
        <w:t>ZPM_CNTR</w:t>
      </w:r>
      <w:r w:rsidR="006709C0">
        <w:rPr>
          <w:rFonts w:cs="Arial"/>
        </w:rPr>
        <w:t xml:space="preserve"> -</w:t>
      </w:r>
      <w:r w:rsidR="00065590" w:rsidRPr="00065590">
        <w:rPr>
          <w:rFonts w:cs="Arial"/>
        </w:rPr>
        <w:t xml:space="preserve"> отчета</w:t>
      </w:r>
      <w:r w:rsidR="00CD0448">
        <w:rPr>
          <w:rFonts w:cs="Arial"/>
        </w:rPr>
        <w:t xml:space="preserve"> по целесообразности привлечения исполнителей, разработка </w:t>
      </w:r>
      <w:r w:rsidR="00CD0448" w:rsidRPr="00AF2D49">
        <w:rPr>
          <w:rFonts w:cs="Arial"/>
        </w:rPr>
        <w:t>№</w:t>
      </w:r>
      <w:r w:rsidR="0037108A" w:rsidRPr="00AF2D49">
        <w:rPr>
          <w:rFonts w:cs="Arial"/>
        </w:rPr>
        <w:t xml:space="preserve"> PM27</w:t>
      </w:r>
      <w:r w:rsidR="00065590" w:rsidRPr="000E4C83">
        <w:rPr>
          <w:rFonts w:cs="Arial"/>
        </w:rPr>
        <w:t>.</w:t>
      </w:r>
      <w:r w:rsidR="00E62075">
        <w:rPr>
          <w:rFonts w:cs="Arial"/>
        </w:rPr>
        <w:t xml:space="preserve"> </w:t>
      </w:r>
      <w:r w:rsidR="00B65B75" w:rsidRPr="00B153FA">
        <w:rPr>
          <w:rFonts w:cs="Arial"/>
        </w:rPr>
        <w:t>Индикация наличия гарантии также реализована в расширении стандартного отчета IW38, см</w:t>
      </w:r>
      <w:r w:rsidR="00ED0301">
        <w:rPr>
          <w:rFonts w:cs="Arial"/>
        </w:rPr>
        <w:t>.</w:t>
      </w:r>
      <w:r w:rsidR="00B65B75" w:rsidRPr="00B153FA">
        <w:rPr>
          <w:rFonts w:cs="Arial"/>
        </w:rPr>
        <w:t xml:space="preserve"> описание разработки в разделе 5.10.7.5. данного КД</w:t>
      </w:r>
      <w:r w:rsidR="00B65B75" w:rsidRPr="00AF2D49">
        <w:rPr>
          <w:rFonts w:cs="Arial"/>
        </w:rPr>
        <w:t>.</w:t>
      </w:r>
    </w:p>
    <w:p w:rsidR="00436DF3" w:rsidRDefault="00065590" w:rsidP="00436DF3">
      <w:pPr>
        <w:spacing w:after="240" w:line="276" w:lineRule="auto"/>
        <w:rPr>
          <w:ins w:id="333" w:author="Постовалов Иван Юрьевич" w:date="2022-04-14T17:48:00Z"/>
          <w:rFonts w:cs="Arial"/>
        </w:rPr>
      </w:pPr>
      <w:r w:rsidRPr="00065590">
        <w:rPr>
          <w:rFonts w:cs="Arial"/>
        </w:rPr>
        <w:t>В случае наличия активной гарантии инициируется перепланирование</w:t>
      </w:r>
      <w:r w:rsidR="00D139D7">
        <w:rPr>
          <w:rFonts w:cs="Arial"/>
        </w:rPr>
        <w:t xml:space="preserve"> заказ</w:t>
      </w:r>
      <w:r w:rsidRPr="00065590">
        <w:rPr>
          <w:rFonts w:cs="Arial"/>
        </w:rPr>
        <w:t>а: замена исполнителя ТОиР на Поставщика оборудования, соответствующие мероприятия согласно условиям гарантийного обслуживания, изменение правила расчета затрат.</w:t>
      </w:r>
      <w:r w:rsidR="005915D4">
        <w:rPr>
          <w:rFonts w:cs="Arial"/>
        </w:rPr>
        <w:t xml:space="preserve"> </w:t>
      </w:r>
    </w:p>
    <w:p w:rsidR="00FF3A76" w:rsidRDefault="181208A0" w:rsidP="00FF3A76">
      <w:pPr>
        <w:spacing w:after="240" w:line="276" w:lineRule="auto"/>
        <w:rPr>
          <w:ins w:id="334" w:author="Постовалов Иван Юрьевич" w:date="2022-04-14T17:48:00Z"/>
          <w:rFonts w:cs="Arial"/>
        </w:rPr>
      </w:pPr>
      <w:ins w:id="335" w:author="Постовалов Иван Юрьевич" w:date="2022-04-14T06:53:00Z">
        <w:r w:rsidRPr="181208A0">
          <w:rPr>
            <w:rFonts w:eastAsia="Arial" w:cs="Arial"/>
            <w:rPrChange w:id="336" w:author="Постовалов Иван Юрьевич" w:date="2022-04-14T06:53:00Z">
              <w:rPr>
                <w:rFonts w:cs="Arial"/>
              </w:rPr>
            </w:rPrChange>
          </w:rPr>
          <w:t>При</w:t>
        </w:r>
      </w:ins>
      <w:ins w:id="337" w:author="Постовалов Иван Юрьевич" w:date="2022-04-14T17:48:00Z">
        <w:r w:rsidR="00FF3A76" w:rsidRPr="181208A0">
          <w:rPr>
            <w:rFonts w:eastAsia="Arial" w:cs="Arial"/>
            <w:rPrChange w:id="338" w:author="Постовалов Иван Юрьевич" w:date="2022-04-14T06:53:00Z">
              <w:rPr>
                <w:rFonts w:cs="Arial"/>
              </w:rPr>
            </w:rPrChange>
          </w:rPr>
          <w:t xml:space="preserve"> фиксации претензий к качеству оборудования и услуг, </w:t>
        </w:r>
        <w:commentRangeStart w:id="339"/>
        <w:r w:rsidR="00FF3A76" w:rsidRPr="181208A0">
          <w:rPr>
            <w:rFonts w:eastAsia="Arial" w:cs="Arial"/>
            <w:rPrChange w:id="340" w:author="Постовалов Иван Юрьевич" w:date="2022-04-14T06:53:00Z">
              <w:rPr>
                <w:rFonts w:cs="Arial"/>
              </w:rPr>
            </w:rPrChange>
          </w:rPr>
          <w:t>Планировщик ТОиР отражает факт гарантийного ремонта, оформляя заказ ТОРО</w:t>
        </w:r>
        <w:r w:rsidR="00FF3A76" w:rsidRPr="003F4981">
          <w:rPr>
            <w:rFonts w:cs="Arial"/>
          </w:rPr>
          <w:t xml:space="preserve"> </w:t>
        </w:r>
        <w:r w:rsidR="00FF3A76">
          <w:rPr>
            <w:rFonts w:cs="Arial"/>
          </w:rPr>
          <w:t>на внепл</w:t>
        </w:r>
      </w:ins>
      <w:commentRangeEnd w:id="339"/>
      <w:r w:rsidR="00DD0B69">
        <w:rPr>
          <w:rStyle w:val="aff5"/>
        </w:rPr>
        <w:commentReference w:id="339"/>
      </w:r>
      <w:ins w:id="341" w:author="Постовалов Иван Юрьевич" w:date="2022-04-14T17:48:00Z">
        <w:r w:rsidR="00FF3A76">
          <w:rPr>
            <w:rFonts w:cs="Arial"/>
          </w:rPr>
          <w:t>ановые работы. При оформлении заказа ТОРО</w:t>
        </w:r>
      </w:ins>
      <w:ins w:id="342" w:author="Постовалов Иван Юрьевич" w:date="2022-04-14T17:49:00Z">
        <w:r w:rsidR="00FF3A76">
          <w:rPr>
            <w:rFonts w:cs="Arial"/>
          </w:rPr>
          <w:t xml:space="preserve"> планировщик ТОиР</w:t>
        </w:r>
      </w:ins>
      <w:ins w:id="343" w:author="Постовалов Иван Юрьевич" w:date="2022-04-14T17:48:00Z">
        <w:r w:rsidR="00FF3A76">
          <w:rPr>
            <w:rFonts w:cs="Arial"/>
          </w:rPr>
          <w:t>:</w:t>
        </w:r>
      </w:ins>
    </w:p>
    <w:p w:rsidR="00FF3A76" w:rsidRDefault="00FF3A76" w:rsidP="00FF3A76">
      <w:pPr>
        <w:pStyle w:val="afa"/>
        <w:numPr>
          <w:ilvl w:val="0"/>
          <w:numId w:val="17"/>
        </w:numPr>
        <w:spacing w:after="240" w:line="276" w:lineRule="auto"/>
        <w:rPr>
          <w:ins w:id="344" w:author="Постовалов Иван Юрьевич" w:date="2022-04-14T17:48:00Z"/>
          <w:rFonts w:cs="Arial"/>
        </w:rPr>
      </w:pPr>
      <w:ins w:id="345" w:author="Постовалов Иван Юрьевич" w:date="2022-04-14T17:48:00Z">
        <w:r w:rsidRPr="003F4981">
          <w:rPr>
            <w:rFonts w:cs="Arial"/>
          </w:rPr>
          <w:t>операциям по восстановлению/замене МТР</w:t>
        </w:r>
        <w:r>
          <w:rPr>
            <w:rFonts w:cs="Arial"/>
          </w:rPr>
          <w:t xml:space="preserve"> </w:t>
        </w:r>
      </w:ins>
      <w:ins w:id="346" w:author="Постовалов Иван Юрьевич" w:date="2022-04-14T17:49:00Z">
        <w:r>
          <w:rPr>
            <w:rFonts w:cs="Arial"/>
          </w:rPr>
          <w:t>присваивает</w:t>
        </w:r>
      </w:ins>
      <w:ins w:id="347" w:author="Постовалов Иван Юрьевич" w:date="2022-04-14T17:48:00Z">
        <w:r w:rsidRPr="003F4981">
          <w:rPr>
            <w:rFonts w:cs="Arial"/>
          </w:rPr>
          <w:t xml:space="preserve"> управляющ</w:t>
        </w:r>
      </w:ins>
      <w:ins w:id="348" w:author="Постовалов Иван Юрьевич" w:date="2022-04-14T17:49:00Z">
        <w:r>
          <w:rPr>
            <w:rFonts w:cs="Arial"/>
          </w:rPr>
          <w:t>и</w:t>
        </w:r>
      </w:ins>
      <w:ins w:id="349" w:author="Постовалов Иван Юрьевич" w:date="2022-04-14T17:48:00Z">
        <w:r w:rsidRPr="003F4981">
          <w:rPr>
            <w:rFonts w:cs="Arial"/>
          </w:rPr>
          <w:t xml:space="preserve">й ключ </w:t>
        </w:r>
        <w:r w:rsidRPr="003F4981">
          <w:rPr>
            <w:rFonts w:cs="Arial"/>
            <w:lang w:val="en-US"/>
          </w:rPr>
          <w:t>PM</w:t>
        </w:r>
        <w:r w:rsidRPr="003F4981">
          <w:rPr>
            <w:rFonts w:cs="Arial"/>
          </w:rPr>
          <w:t xml:space="preserve">03 «ТОРО – УСО (гарантия)». </w:t>
        </w:r>
      </w:ins>
    </w:p>
    <w:p w:rsidR="00FF3A76" w:rsidRDefault="00FF3A76" w:rsidP="00FF3A76">
      <w:pPr>
        <w:pStyle w:val="afa"/>
        <w:numPr>
          <w:ilvl w:val="0"/>
          <w:numId w:val="17"/>
        </w:numPr>
        <w:spacing w:after="240" w:line="276" w:lineRule="auto"/>
        <w:rPr>
          <w:ins w:id="350" w:author="Постовалов Иван Юрьевич" w:date="2022-04-14T17:48:00Z"/>
          <w:rFonts w:cs="Arial"/>
        </w:rPr>
      </w:pPr>
      <w:ins w:id="351" w:author="Постовалов Иван Юрьевич" w:date="2022-04-14T17:48:00Z">
        <w:r w:rsidRPr="003F4981">
          <w:rPr>
            <w:rFonts w:cs="Arial"/>
          </w:rPr>
          <w:t xml:space="preserve"> </w:t>
        </w:r>
      </w:ins>
      <w:ins w:id="352" w:author="Постовалов Иван Юрьевич" w:date="2022-04-14T17:50:00Z">
        <w:r>
          <w:rPr>
            <w:rFonts w:cs="Arial"/>
          </w:rPr>
          <w:t>в</w:t>
        </w:r>
      </w:ins>
      <w:ins w:id="353" w:author="Постовалов Иван Юрьевич" w:date="2022-04-14T17:48:00Z">
        <w:r w:rsidRPr="003F4981">
          <w:rPr>
            <w:rFonts w:cs="Arial"/>
          </w:rPr>
          <w:t xml:space="preserve"> вкладке «Расширенное / МТР подрядчика» указыва</w:t>
        </w:r>
      </w:ins>
      <w:ins w:id="354" w:author="Постовалов Иван Юрьевич" w:date="2022-04-14T17:49:00Z">
        <w:r>
          <w:rPr>
            <w:rFonts w:cs="Arial"/>
          </w:rPr>
          <w:t>ет</w:t>
        </w:r>
      </w:ins>
      <w:ins w:id="355" w:author="Постовалов Иван Юрьевич" w:date="2022-04-14T17:48:00Z">
        <w:r w:rsidRPr="003F4981">
          <w:rPr>
            <w:rFonts w:cs="Arial"/>
          </w:rPr>
          <w:t xml:space="preserve"> МТР заменённые по гарантии. </w:t>
        </w:r>
      </w:ins>
    </w:p>
    <w:p w:rsidR="00FF3A76" w:rsidRDefault="00FF3A76" w:rsidP="00FF3A76">
      <w:pPr>
        <w:pStyle w:val="afa"/>
        <w:numPr>
          <w:ilvl w:val="0"/>
          <w:numId w:val="17"/>
        </w:numPr>
        <w:spacing w:after="240" w:line="276" w:lineRule="auto"/>
        <w:rPr>
          <w:ins w:id="356" w:author="Постовалов Иван Юрьевич" w:date="2022-04-14T17:48:00Z"/>
          <w:rFonts w:cs="Arial"/>
        </w:rPr>
      </w:pPr>
      <w:ins w:id="357" w:author="Постовалов Иван Юрьевич" w:date="2022-04-14T17:50:00Z">
        <w:r>
          <w:rPr>
            <w:rFonts w:cs="Arial"/>
          </w:rPr>
          <w:t>к</w:t>
        </w:r>
      </w:ins>
      <w:ins w:id="358" w:author="Постовалов Иван Юрьевич" w:date="2022-04-14T17:48:00Z">
        <w:r w:rsidRPr="003F4981">
          <w:rPr>
            <w:rFonts w:cs="Arial"/>
          </w:rPr>
          <w:t xml:space="preserve"> </w:t>
        </w:r>
        <w:r>
          <w:rPr>
            <w:rFonts w:cs="Arial"/>
          </w:rPr>
          <w:t>заказу прикладывает</w:t>
        </w:r>
        <w:r w:rsidRPr="003F4981">
          <w:rPr>
            <w:rFonts w:cs="Arial"/>
          </w:rPr>
          <w:t xml:space="preserve"> приложение скан-копии подтверждающих документов.</w:t>
        </w:r>
      </w:ins>
    </w:p>
    <w:p w:rsidR="00FF3A76" w:rsidRPr="003F4981" w:rsidRDefault="00FF3A76" w:rsidP="00FF3A76">
      <w:pPr>
        <w:spacing w:after="240" w:line="276" w:lineRule="auto"/>
        <w:ind w:firstLine="0"/>
        <w:rPr>
          <w:ins w:id="359" w:author="Постовалов Иван Юрьевич" w:date="2022-04-14T17:48:00Z"/>
          <w:rFonts w:cs="Arial"/>
        </w:rPr>
      </w:pPr>
      <w:ins w:id="360" w:author="Постовалов Иван Юрьевич" w:date="2022-04-14T17:48:00Z">
        <w:r>
          <w:rPr>
            <w:rFonts w:cs="Arial"/>
          </w:rPr>
          <w:t>После чего переходим в процесс</w:t>
        </w:r>
        <w:r w:rsidRPr="00922B21">
          <w:t xml:space="preserve"> ПП-07.03.03.02-ERP Управление внеплановыми воздействиями ТОиР</w:t>
        </w:r>
        <w:r>
          <w:t>, в рамках которого происходит согласование и принятия выполненных рекламационных работ.</w:t>
        </w:r>
      </w:ins>
    </w:p>
    <w:p w:rsidR="00FF3A76" w:rsidRDefault="00FF3A76" w:rsidP="00436DF3">
      <w:pPr>
        <w:spacing w:after="240" w:line="276" w:lineRule="auto"/>
        <w:rPr>
          <w:rFonts w:cs="Arial"/>
        </w:rPr>
      </w:pPr>
    </w:p>
    <w:p w:rsidR="00F13F5E" w:rsidRPr="001D5D69" w:rsidRDefault="00F13F5E" w:rsidP="00F13F5E">
      <w:pPr>
        <w:spacing w:after="240" w:line="276" w:lineRule="auto"/>
        <w:rPr>
          <w:rFonts w:cs="Arial"/>
        </w:rPr>
      </w:pPr>
      <w:r>
        <w:rPr>
          <w:rFonts w:cs="Arial"/>
        </w:rPr>
        <w:t>Используются транзакции</w:t>
      </w:r>
      <w:r w:rsidR="001D5D69">
        <w:rPr>
          <w:rFonts w:cs="Arial"/>
        </w:rPr>
        <w:t>:</w:t>
      </w:r>
    </w:p>
    <w:p w:rsidR="00F13F5E" w:rsidRDefault="00F13F5E" w:rsidP="00F13F5E">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 для массового изменения исполнителей</w:t>
      </w:r>
      <w:r w:rsidR="00E87E9D">
        <w:rPr>
          <w:rFonts w:cs="Arial"/>
        </w:rPr>
        <w:t>.</w:t>
      </w:r>
    </w:p>
    <w:p w:rsidR="00E87E9D" w:rsidRDefault="00E87E9D" w:rsidP="00E87E9D">
      <w:pPr>
        <w:pStyle w:val="afa"/>
        <w:numPr>
          <w:ilvl w:val="0"/>
          <w:numId w:val="17"/>
        </w:numPr>
        <w:spacing w:after="240" w:line="276" w:lineRule="auto"/>
        <w:rPr>
          <w:rFonts w:cs="Arial"/>
        </w:rPr>
      </w:pPr>
      <w:r>
        <w:rPr>
          <w:rFonts w:cs="Arial"/>
          <w:lang w:val="en-US"/>
        </w:rPr>
        <w:t xml:space="preserve">CJ20N - </w:t>
      </w:r>
      <w:r w:rsidRPr="00AA72D3">
        <w:rPr>
          <w:rFonts w:cs="Arial"/>
        </w:rPr>
        <w:t>Project Builder</w:t>
      </w:r>
      <w:r>
        <w:rPr>
          <w:rFonts w:cs="Arial"/>
        </w:rPr>
        <w:t>.</w:t>
      </w:r>
    </w:p>
    <w:p w:rsidR="00E87E9D" w:rsidRPr="00F877A5" w:rsidRDefault="00E87E9D" w:rsidP="00E87E9D">
      <w:pPr>
        <w:pStyle w:val="afa"/>
        <w:spacing w:after="120" w:line="276" w:lineRule="auto"/>
        <w:ind w:left="1287" w:firstLine="0"/>
        <w:rPr>
          <w:rFonts w:cs="Arial"/>
        </w:rPr>
      </w:pPr>
      <w:r w:rsidRPr="00F877A5">
        <w:rPr>
          <w:rFonts w:cs="Arial"/>
        </w:rPr>
        <w:t>Поля для заполнения на селекционном экране:</w:t>
      </w:r>
    </w:p>
    <w:p w:rsidR="00E87E9D" w:rsidRDefault="00E87E9D" w:rsidP="00E87E9D">
      <w:pPr>
        <w:pStyle w:val="afa"/>
        <w:spacing w:after="240" w:line="276" w:lineRule="auto"/>
        <w:ind w:left="1287" w:firstLine="0"/>
        <w:rPr>
          <w:rFonts w:cs="Arial"/>
        </w:rPr>
      </w:pPr>
      <w:r>
        <w:rPr>
          <w:rFonts w:cs="Arial"/>
        </w:rPr>
        <w:t>- Проект;</w:t>
      </w:r>
    </w:p>
    <w:p w:rsidR="00E87E9D" w:rsidRDefault="00E87E9D" w:rsidP="00E87E9D">
      <w:pPr>
        <w:pStyle w:val="afa"/>
        <w:spacing w:after="240" w:line="276" w:lineRule="auto"/>
        <w:ind w:left="1287" w:firstLine="0"/>
        <w:rPr>
          <w:rFonts w:cs="Arial"/>
        </w:rPr>
      </w:pPr>
      <w:r>
        <w:rPr>
          <w:rFonts w:cs="Arial"/>
        </w:rPr>
        <w:t>- СПП-элемент.</w:t>
      </w:r>
    </w:p>
    <w:p w:rsidR="00436DF3"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 </w:t>
      </w:r>
      <w:r w:rsidR="00436DF3">
        <w:rPr>
          <w:rFonts w:cs="Arial"/>
        </w:rPr>
        <w:t xml:space="preserve"> Отчет «Целесообразность привлечения исполнителей»</w:t>
      </w:r>
    </w:p>
    <w:p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rsidR="006F0665" w:rsidRPr="000E4C83" w:rsidRDefault="006F0665" w:rsidP="001F00CA">
      <w:pPr>
        <w:spacing w:after="120" w:line="276" w:lineRule="auto"/>
        <w:ind w:left="924"/>
        <w:jc w:val="left"/>
        <w:rPr>
          <w:rFonts w:cs="Arial"/>
        </w:rPr>
      </w:pPr>
      <w:r w:rsidRPr="000E4C83">
        <w:rPr>
          <w:rFonts w:cs="Arial"/>
        </w:rPr>
        <w:t>- Техническое место;</w:t>
      </w:r>
    </w:p>
    <w:p w:rsidR="006F0665" w:rsidRPr="00496911" w:rsidRDefault="006F0665" w:rsidP="001F00CA">
      <w:pPr>
        <w:spacing w:after="120" w:line="276" w:lineRule="auto"/>
        <w:ind w:left="924"/>
        <w:jc w:val="left"/>
        <w:rPr>
          <w:rFonts w:cs="Arial"/>
        </w:rPr>
      </w:pPr>
      <w:r w:rsidRPr="00496911">
        <w:rPr>
          <w:rFonts w:cs="Arial"/>
        </w:rPr>
        <w:t>- Группа планирования;</w:t>
      </w:r>
    </w:p>
    <w:p w:rsidR="006F0665" w:rsidRPr="00A56639" w:rsidRDefault="006F0665" w:rsidP="006F0665">
      <w:pPr>
        <w:spacing w:after="240" w:line="276" w:lineRule="auto"/>
        <w:ind w:left="927"/>
        <w:jc w:val="left"/>
        <w:rPr>
          <w:rFonts w:cs="Arial"/>
        </w:rPr>
      </w:pPr>
      <w:r>
        <w:rPr>
          <w:rFonts w:cs="Arial"/>
        </w:rPr>
        <w:t>- Период (с .. по).</w:t>
      </w:r>
    </w:p>
    <w:p w:rsidR="00997E61" w:rsidRPr="007008A3" w:rsidRDefault="00997E61">
      <w:pPr>
        <w:pStyle w:val="4"/>
      </w:pPr>
      <w:r w:rsidRPr="007008A3">
        <w:t xml:space="preserve">Шаг процесса </w:t>
      </w:r>
      <w:r w:rsidR="00A774D5">
        <w:t>240</w:t>
      </w:r>
      <w:r w:rsidRPr="007008A3">
        <w:t xml:space="preserve"> – Ввод данных смет в</w:t>
      </w:r>
      <w:r w:rsidR="00D139D7">
        <w:t xml:space="preserve"> заказ</w:t>
      </w:r>
      <w:r w:rsidRPr="007008A3">
        <w:t>ы ТОРО</w:t>
      </w:r>
      <w:r w:rsidR="001D5D69">
        <w:t>/ СГ</w:t>
      </w:r>
      <w:r w:rsidRPr="007008A3">
        <w:t xml:space="preserve"> и приложение скан-копии</w:t>
      </w:r>
    </w:p>
    <w:p w:rsidR="00997E61" w:rsidRPr="00FC570D" w:rsidRDefault="00F62E46" w:rsidP="00997E61">
      <w:pPr>
        <w:spacing w:after="240" w:line="276" w:lineRule="auto"/>
        <w:rPr>
          <w:rFonts w:cs="Arial"/>
        </w:rPr>
      </w:pPr>
      <w:r>
        <w:rPr>
          <w:rFonts w:cs="Arial"/>
        </w:rPr>
        <w:t>Планировщик</w:t>
      </w:r>
      <w:r w:rsidR="00F13F5E">
        <w:rPr>
          <w:rFonts w:cs="Arial"/>
        </w:rPr>
        <w:t xml:space="preserve"> </w:t>
      </w:r>
      <w:r w:rsidR="002535C0">
        <w:rPr>
          <w:rFonts w:cs="Arial"/>
        </w:rPr>
        <w:t>ТОиР УО</w:t>
      </w:r>
      <w:r w:rsidR="001D5D69">
        <w:rPr>
          <w:rFonts w:cs="Arial"/>
        </w:rPr>
        <w:t xml:space="preserve"> или Планировщик ЗиС УО</w:t>
      </w:r>
      <w:r w:rsidR="00F13F5E">
        <w:rPr>
          <w:rFonts w:cs="Arial"/>
        </w:rPr>
        <w:t xml:space="preserve"> на основании сметы, полученной по результатам процесса </w:t>
      </w:r>
      <w:r w:rsidR="00F13F5E" w:rsidRPr="00F13F5E">
        <w:rPr>
          <w:rFonts w:cs="Arial"/>
        </w:rPr>
        <w:t>ПП-07.02.03.03-ERP</w:t>
      </w:r>
      <w:r w:rsidR="00F13F5E">
        <w:rPr>
          <w:rFonts w:cs="Arial"/>
        </w:rPr>
        <w:t xml:space="preserve"> </w:t>
      </w:r>
      <w:r w:rsidR="001D5D69">
        <w:rPr>
          <w:rFonts w:cs="Arial"/>
        </w:rPr>
        <w:t>«</w:t>
      </w:r>
      <w:r w:rsidR="00F13F5E" w:rsidRPr="00F13F5E">
        <w:rPr>
          <w:rFonts w:cs="Arial"/>
        </w:rPr>
        <w:t>Оценка стоимости работ</w:t>
      </w:r>
      <w:r w:rsidR="001D5D69">
        <w:rPr>
          <w:rFonts w:cs="Arial"/>
        </w:rPr>
        <w:t>»</w:t>
      </w:r>
      <w:r w:rsidR="00F13F5E" w:rsidRPr="00F13F5E">
        <w:rPr>
          <w:rFonts w:cs="Arial"/>
        </w:rPr>
        <w:t xml:space="preserve"> на основании ведомости дефектов</w:t>
      </w:r>
      <w:r w:rsidR="00F13F5E">
        <w:rPr>
          <w:rFonts w:cs="Arial"/>
        </w:rPr>
        <w:t xml:space="preserve"> (см. раздел 5.2.2. данного документа),</w:t>
      </w:r>
      <w:r w:rsidR="00997E61" w:rsidRPr="007008A3">
        <w:rPr>
          <w:rFonts w:cs="Arial"/>
        </w:rPr>
        <w:t xml:space="preserve"> </w:t>
      </w:r>
      <w:r w:rsidR="00A35E96">
        <w:rPr>
          <w:rFonts w:cs="Arial"/>
        </w:rPr>
        <w:t xml:space="preserve">либо на основании информации от Подрядчика или собственной экспертизы </w:t>
      </w:r>
      <w:r w:rsidR="00997E61" w:rsidRPr="007008A3">
        <w:rPr>
          <w:rFonts w:cs="Arial"/>
        </w:rPr>
        <w:t xml:space="preserve">вводит стоимость </w:t>
      </w:r>
      <w:r w:rsidR="00A35E96">
        <w:rPr>
          <w:rFonts w:cs="Arial"/>
        </w:rPr>
        <w:t xml:space="preserve">УСО </w:t>
      </w:r>
      <w:r w:rsidR="00997E61" w:rsidRPr="007008A3">
        <w:rPr>
          <w:rFonts w:cs="Arial"/>
        </w:rPr>
        <w:t>в</w:t>
      </w:r>
      <w:r w:rsidR="00D139D7">
        <w:rPr>
          <w:rFonts w:cs="Arial"/>
        </w:rPr>
        <w:t xml:space="preserve"> заказ</w:t>
      </w:r>
      <w:r w:rsidR="00997E61" w:rsidRPr="007008A3">
        <w:rPr>
          <w:rFonts w:cs="Arial"/>
        </w:rPr>
        <w:t>ы ТОРО</w:t>
      </w:r>
      <w:ins w:id="361" w:author="polyus\kiselevyuv" w:date="2022-05-17T13:34:00Z">
        <w:r w:rsidR="00A63682">
          <w:rPr>
            <w:rFonts w:cs="Arial"/>
          </w:rPr>
          <w:t xml:space="preserve"> (статусы ПЛАН, ГОД, ТРОС)</w:t>
        </w:r>
      </w:ins>
      <w:r w:rsidR="001D5D69">
        <w:rPr>
          <w:rFonts w:cs="Arial"/>
        </w:rPr>
        <w:t>/ сетевые графики</w:t>
      </w:r>
      <w:r w:rsidR="00E43368">
        <w:rPr>
          <w:rFonts w:cs="Arial"/>
        </w:rPr>
        <w:t xml:space="preserve"> (уровень детализации для внесения стоимости – операция</w:t>
      </w:r>
      <w:r w:rsidR="00D139D7">
        <w:rPr>
          <w:rFonts w:cs="Arial"/>
        </w:rPr>
        <w:t xml:space="preserve"> заказ</w:t>
      </w:r>
      <w:r w:rsidR="00E43368">
        <w:rPr>
          <w:rFonts w:cs="Arial"/>
        </w:rPr>
        <w:t>а</w:t>
      </w:r>
      <w:r w:rsidR="001D5D69">
        <w:rPr>
          <w:rFonts w:cs="Arial"/>
        </w:rPr>
        <w:t>/ СГ</w:t>
      </w:r>
      <w:r w:rsidR="000D12D6">
        <w:rPr>
          <w:rFonts w:cs="Arial"/>
        </w:rPr>
        <w:t xml:space="preserve"> с управляющим ключом </w:t>
      </w:r>
      <w:r w:rsidR="000D12D6" w:rsidRPr="00554843">
        <w:rPr>
          <w:rFonts w:cs="Arial"/>
        </w:rPr>
        <w:t>PM</w:t>
      </w:r>
      <w:r w:rsidR="000D12D6" w:rsidRPr="009721BA">
        <w:rPr>
          <w:rFonts w:cs="Arial"/>
        </w:rPr>
        <w:t>02</w:t>
      </w:r>
      <w:r w:rsidR="000D12D6">
        <w:rPr>
          <w:rFonts w:cs="Arial"/>
        </w:rPr>
        <w:t xml:space="preserve"> с компонентом материала вида </w:t>
      </w:r>
      <w:r w:rsidR="000D12D6" w:rsidRPr="00554843">
        <w:rPr>
          <w:rFonts w:cs="Arial"/>
        </w:rPr>
        <w:t>ZSRV</w:t>
      </w:r>
      <w:r w:rsidR="00E43368">
        <w:rPr>
          <w:rFonts w:cs="Arial"/>
        </w:rPr>
        <w:t>)</w:t>
      </w:r>
      <w:r w:rsidR="00F13F5E">
        <w:rPr>
          <w:rFonts w:cs="Arial"/>
        </w:rPr>
        <w:t>, а также прикрепляет скан</w:t>
      </w:r>
      <w:r w:rsidR="00A60B2B">
        <w:rPr>
          <w:rFonts w:cs="Arial"/>
        </w:rPr>
        <w:t>-копии</w:t>
      </w:r>
      <w:r w:rsidR="00F13F5E">
        <w:rPr>
          <w:rFonts w:cs="Arial"/>
        </w:rPr>
        <w:t xml:space="preserve"> </w:t>
      </w:r>
      <w:r w:rsidR="00E43368">
        <w:rPr>
          <w:rFonts w:cs="Arial"/>
        </w:rPr>
        <w:t>дефектной ведомости</w:t>
      </w:r>
      <w:r w:rsidR="00A60B2B">
        <w:rPr>
          <w:rFonts w:cs="Arial"/>
        </w:rPr>
        <w:t xml:space="preserve">, </w:t>
      </w:r>
      <w:r w:rsidR="00F13F5E">
        <w:rPr>
          <w:rFonts w:cs="Arial"/>
        </w:rPr>
        <w:t>сметы</w:t>
      </w:r>
      <w:r w:rsidR="00A60B2B">
        <w:rPr>
          <w:rFonts w:cs="Arial"/>
        </w:rPr>
        <w:t xml:space="preserve"> и при необходимости других документов </w:t>
      </w:r>
      <w:r w:rsidR="00F13F5E">
        <w:rPr>
          <w:rFonts w:cs="Arial"/>
        </w:rPr>
        <w:t>к</w:t>
      </w:r>
      <w:r w:rsidR="00D139D7">
        <w:rPr>
          <w:rFonts w:cs="Arial"/>
        </w:rPr>
        <w:t xml:space="preserve"> заказ</w:t>
      </w:r>
      <w:r w:rsidR="00F13F5E">
        <w:rPr>
          <w:rFonts w:cs="Arial"/>
        </w:rPr>
        <w:t>у</w:t>
      </w:r>
      <w:r w:rsidR="001D5D69">
        <w:rPr>
          <w:rFonts w:cs="Arial"/>
        </w:rPr>
        <w:t>/ компоненту материала сетевого графика</w:t>
      </w:r>
      <w:r w:rsidR="00F13F5E">
        <w:rPr>
          <w:rFonts w:cs="Arial"/>
        </w:rPr>
        <w:t xml:space="preserve">. </w:t>
      </w:r>
      <w:r w:rsidR="00A60B2B">
        <w:rPr>
          <w:rFonts w:cs="Arial"/>
        </w:rPr>
        <w:t xml:space="preserve">После ввода стоимости Планировщик </w:t>
      </w:r>
      <w:r w:rsidR="002535C0">
        <w:rPr>
          <w:rFonts w:cs="Arial"/>
        </w:rPr>
        <w:t>ТОиР УО</w:t>
      </w:r>
      <w:r w:rsidR="00A60B2B">
        <w:rPr>
          <w:rFonts w:cs="Arial"/>
        </w:rPr>
        <w:t xml:space="preserve"> устанавливает статус «ОСМЧ – заказ осмечен»</w:t>
      </w:r>
      <w:ins w:id="362" w:author="polyus\kiselevyuv" w:date="2022-05-17T13:32:00Z">
        <w:r w:rsidR="00A63682">
          <w:rPr>
            <w:rFonts w:cs="Arial"/>
          </w:rPr>
          <w:t xml:space="preserve"> и снимает статус «ТРОС – требует</w:t>
        </w:r>
      </w:ins>
      <w:ins w:id="363" w:author="polyus\kiselevyuv" w:date="2022-05-17T13:33:00Z">
        <w:r w:rsidR="00A63682" w:rsidRPr="00A63682">
          <w:rPr>
            <w:rFonts w:cs="Arial"/>
          </w:rPr>
          <w:t xml:space="preserve"> осмечивания</w:t>
        </w:r>
        <w:r w:rsidR="00A63682">
          <w:rPr>
            <w:rFonts w:cs="Arial"/>
          </w:rPr>
          <w:t>»</w:t>
        </w:r>
      </w:ins>
      <w:ins w:id="364" w:author="polyus\kiselevyuv" w:date="2022-05-17T13:34:00Z">
        <w:r w:rsidR="00DA3F02" w:rsidRPr="00DA3F02">
          <w:rPr>
            <w:rFonts w:cs="Arial"/>
          </w:rPr>
          <w:t xml:space="preserve"> </w:t>
        </w:r>
        <w:r w:rsidR="00DA3F02">
          <w:rPr>
            <w:rFonts w:cs="Arial"/>
            <w:lang w:val="en-US"/>
          </w:rPr>
          <w:t>c</w:t>
        </w:r>
        <w:r w:rsidR="00DA3F02" w:rsidRPr="00DA3F02">
          <w:rPr>
            <w:rFonts w:cs="Arial"/>
          </w:rPr>
          <w:t xml:space="preserve"> </w:t>
        </w:r>
        <w:r w:rsidR="00DA3F02">
          <w:rPr>
            <w:rFonts w:cs="Arial"/>
          </w:rPr>
          <w:t>заказов ТОРО</w:t>
        </w:r>
      </w:ins>
      <w:r w:rsidR="00A60B2B">
        <w:rPr>
          <w:rFonts w:cs="Arial"/>
        </w:rPr>
        <w:t xml:space="preserve">. </w:t>
      </w:r>
      <w:r w:rsidR="00F13F5E">
        <w:rPr>
          <w:rFonts w:cs="Arial"/>
        </w:rPr>
        <w:t>Затем повторно выполняет</w:t>
      </w:r>
      <w:r w:rsidR="007031CB">
        <w:rPr>
          <w:rFonts w:cs="Arial"/>
        </w:rPr>
        <w:t>ся</w:t>
      </w:r>
      <w:r w:rsidR="00F13F5E">
        <w:rPr>
          <w:rFonts w:cs="Arial"/>
        </w:rPr>
        <w:t xml:space="preserve"> анализ целесообразности привлечения </w:t>
      </w:r>
      <w:r w:rsidR="009B6F5F">
        <w:rPr>
          <w:rFonts w:cs="Arial"/>
        </w:rPr>
        <w:t xml:space="preserve">исполнителей, переходя к шагу </w:t>
      </w:r>
      <w:r w:rsidR="001D5D69">
        <w:rPr>
          <w:rFonts w:cs="Arial"/>
        </w:rPr>
        <w:t>25</w:t>
      </w:r>
      <w:r w:rsidR="009B6F5F">
        <w:rPr>
          <w:rFonts w:cs="Arial"/>
        </w:rPr>
        <w:t>0.</w:t>
      </w:r>
    </w:p>
    <w:p w:rsidR="00F13F5E" w:rsidRDefault="00F13F5E" w:rsidP="00F13F5E">
      <w:pPr>
        <w:spacing w:after="240" w:line="276" w:lineRule="auto"/>
        <w:rPr>
          <w:rFonts w:cs="Arial"/>
        </w:rPr>
      </w:pPr>
      <w:r>
        <w:rPr>
          <w:rFonts w:cs="Arial"/>
        </w:rPr>
        <w:t>Используются транзакции</w:t>
      </w:r>
    </w:p>
    <w:p w:rsidR="00F13F5E" w:rsidRDefault="00F13F5E" w:rsidP="009B6F5F">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6F0665" w:rsidRPr="00AF2D49" w:rsidRDefault="006F0665" w:rsidP="001F00CA">
      <w:pPr>
        <w:spacing w:after="120" w:line="276" w:lineRule="auto"/>
        <w:ind w:left="709"/>
        <w:jc w:val="left"/>
        <w:rPr>
          <w:rFonts w:cs="Arial"/>
        </w:rPr>
      </w:pPr>
      <w:r w:rsidRPr="00AF2D49">
        <w:rPr>
          <w:rFonts w:cs="Arial"/>
        </w:rPr>
        <w:t>Поля для заполнения на селекционном экране:</w:t>
      </w:r>
    </w:p>
    <w:p w:rsidR="006F0665" w:rsidRPr="000E4C83" w:rsidRDefault="001F00CA" w:rsidP="001F00CA">
      <w:pPr>
        <w:spacing w:after="120" w:line="276" w:lineRule="auto"/>
        <w:ind w:left="709"/>
        <w:jc w:val="left"/>
        <w:rPr>
          <w:rFonts w:cs="Arial"/>
        </w:rPr>
      </w:pPr>
      <w:r>
        <w:rPr>
          <w:rFonts w:cs="Arial"/>
        </w:rPr>
        <w:tab/>
      </w:r>
      <w:r w:rsidR="006F0665" w:rsidRPr="000E4C83">
        <w:rPr>
          <w:rFonts w:cs="Arial"/>
        </w:rPr>
        <w:t>- Техническое место;</w:t>
      </w:r>
    </w:p>
    <w:p w:rsidR="006F0665" w:rsidRPr="00496911" w:rsidRDefault="001F00CA" w:rsidP="001F00CA">
      <w:pPr>
        <w:spacing w:after="120" w:line="276" w:lineRule="auto"/>
        <w:ind w:left="709"/>
        <w:jc w:val="left"/>
        <w:rPr>
          <w:rFonts w:cs="Arial"/>
        </w:rPr>
      </w:pPr>
      <w:r>
        <w:rPr>
          <w:rFonts w:cs="Arial"/>
        </w:rPr>
        <w:tab/>
      </w:r>
      <w:r w:rsidR="006F0665" w:rsidRPr="00496911">
        <w:rPr>
          <w:rFonts w:cs="Arial"/>
        </w:rPr>
        <w:t>- Группа планирования;</w:t>
      </w:r>
    </w:p>
    <w:p w:rsidR="006F0665" w:rsidRDefault="001F00CA" w:rsidP="00B153FA">
      <w:pPr>
        <w:spacing w:after="240" w:line="276" w:lineRule="auto"/>
        <w:ind w:firstLine="708"/>
        <w:jc w:val="left"/>
        <w:rPr>
          <w:rFonts w:cs="Arial"/>
        </w:rPr>
      </w:pPr>
      <w:r>
        <w:rPr>
          <w:rFonts w:cs="Arial"/>
        </w:rPr>
        <w:tab/>
      </w:r>
      <w:r w:rsidR="00181BE7">
        <w:rPr>
          <w:rFonts w:cs="Arial"/>
        </w:rPr>
        <w:tab/>
      </w:r>
      <w:r w:rsidR="006F0665">
        <w:rPr>
          <w:rFonts w:cs="Arial"/>
        </w:rPr>
        <w:t>- Период (с .. по).</w:t>
      </w:r>
    </w:p>
    <w:p w:rsidR="00181BE7" w:rsidRDefault="00181BE7" w:rsidP="00181BE7">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997E61" w:rsidRPr="007008A3" w:rsidRDefault="00997E61">
      <w:pPr>
        <w:pStyle w:val="4"/>
      </w:pPr>
      <w:r w:rsidRPr="007008A3">
        <w:t xml:space="preserve">Шаг процесса </w:t>
      </w:r>
      <w:r w:rsidR="00A774D5">
        <w:t>2</w:t>
      </w:r>
      <w:r w:rsidR="0028527F" w:rsidRPr="007008A3">
        <w:t>50</w:t>
      </w:r>
      <w:r w:rsidRPr="007008A3">
        <w:t xml:space="preserve"> – </w:t>
      </w:r>
      <w:r w:rsidR="0028527F" w:rsidRPr="007008A3">
        <w:t>Анализ целесообразности привлечения исполнителей работ</w:t>
      </w:r>
    </w:p>
    <w:p w:rsidR="00E62075" w:rsidRDefault="009B6F5F" w:rsidP="0028527F">
      <w:pPr>
        <w:spacing w:after="240" w:line="276" w:lineRule="auto"/>
        <w:rPr>
          <w:rFonts w:cs="Arial"/>
        </w:rPr>
      </w:pPr>
      <w:r>
        <w:rPr>
          <w:rFonts w:cs="Arial"/>
        </w:rPr>
        <w:t xml:space="preserve">Планировщиком </w:t>
      </w:r>
      <w:r w:rsidR="002535C0">
        <w:rPr>
          <w:rFonts w:cs="Arial"/>
        </w:rPr>
        <w:t>ТОиР УО</w:t>
      </w:r>
      <w:r w:rsidR="00B34E3E">
        <w:rPr>
          <w:rFonts w:cs="Arial"/>
        </w:rPr>
        <w:t xml:space="preserve"> или Планировщиком ЗиС УО</w:t>
      </w:r>
      <w:r w:rsidR="00BB53B0">
        <w:rPr>
          <w:rFonts w:cs="Arial"/>
        </w:rPr>
        <w:t xml:space="preserve"> </w:t>
      </w:r>
      <w:r>
        <w:rPr>
          <w:rFonts w:cs="Arial"/>
        </w:rPr>
        <w:t>повторно в</w:t>
      </w:r>
      <w:r w:rsidR="0028527F" w:rsidRPr="007008A3">
        <w:rPr>
          <w:rFonts w:cs="Arial"/>
        </w:rPr>
        <w:t xml:space="preserve">ыполняется анализ о целесообразности привлечения исполнителей после </w:t>
      </w:r>
      <w:r>
        <w:rPr>
          <w:rFonts w:cs="Arial"/>
        </w:rPr>
        <w:t>получения смет</w:t>
      </w:r>
      <w:ins w:id="365" w:author="polyus\kiselevyuv" w:date="2022-04-23T14:35:00Z">
        <w:r w:rsidR="007021A3">
          <w:rPr>
            <w:rFonts w:cs="Arial"/>
          </w:rPr>
          <w:t xml:space="preserve"> (статус на заказах </w:t>
        </w:r>
      </w:ins>
      <w:ins w:id="366" w:author="polyus\kiselevyuv" w:date="2022-04-23T14:36:00Z">
        <w:r w:rsidR="007021A3" w:rsidRPr="007021A3">
          <w:rPr>
            <w:rFonts w:cs="Arial"/>
          </w:rPr>
          <w:t>ПЛАН,</w:t>
        </w:r>
      </w:ins>
      <w:ins w:id="367" w:author="polyus\kiselevyuv" w:date="2022-05-16T15:45:00Z">
        <w:r w:rsidR="00306B50">
          <w:rPr>
            <w:rFonts w:cs="Arial"/>
          </w:rPr>
          <w:t xml:space="preserve"> </w:t>
        </w:r>
      </w:ins>
      <w:ins w:id="368" w:author="polyus\kiselevyuv" w:date="2022-04-23T14:36:00Z">
        <w:r w:rsidR="007021A3" w:rsidRPr="007021A3">
          <w:rPr>
            <w:rFonts w:cs="Arial"/>
          </w:rPr>
          <w:t>ГОД, ОСМЧ</w:t>
        </w:r>
        <w:r w:rsidR="007021A3">
          <w:rPr>
            <w:rFonts w:cs="Arial"/>
          </w:rPr>
          <w:t>)</w:t>
        </w:r>
      </w:ins>
      <w:r>
        <w:rPr>
          <w:rFonts w:cs="Arial"/>
        </w:rPr>
        <w:t xml:space="preserve"> и </w:t>
      </w:r>
      <w:r w:rsidR="0028527F" w:rsidRPr="007008A3">
        <w:rPr>
          <w:rFonts w:cs="Arial"/>
        </w:rPr>
        <w:t>уточнения стоимости УСО</w:t>
      </w:r>
      <w:r>
        <w:rPr>
          <w:rFonts w:cs="Arial"/>
        </w:rPr>
        <w:t xml:space="preserve"> в</w:t>
      </w:r>
      <w:r w:rsidR="00D139D7">
        <w:rPr>
          <w:rFonts w:cs="Arial"/>
        </w:rPr>
        <w:t xml:space="preserve"> заказ</w:t>
      </w:r>
      <w:r>
        <w:rPr>
          <w:rFonts w:cs="Arial"/>
        </w:rPr>
        <w:t>ах ТОРО</w:t>
      </w:r>
      <w:r w:rsidR="00E62075">
        <w:rPr>
          <w:rFonts w:cs="Arial"/>
        </w:rPr>
        <w:t xml:space="preserve"> или сетевых графиках</w:t>
      </w:r>
      <w:ins w:id="369" w:author="polyus\kiselevyuv" w:date="2022-04-23T14:36:00Z">
        <w:r w:rsidR="007021A3">
          <w:rPr>
            <w:rFonts w:cs="Arial"/>
          </w:rPr>
          <w:t xml:space="preserve">, а также после </w:t>
        </w:r>
      </w:ins>
      <w:ins w:id="370" w:author="polyus\kiselevyuv" w:date="2022-04-23T14:37:00Z">
        <w:r w:rsidR="007021A3">
          <w:rPr>
            <w:rFonts w:cs="Arial"/>
          </w:rPr>
          <w:t>отклонения</w:t>
        </w:r>
      </w:ins>
      <w:ins w:id="371" w:author="polyus\kiselevyuv" w:date="2022-04-23T14:36:00Z">
        <w:r w:rsidR="007021A3">
          <w:rPr>
            <w:rFonts w:cs="Arial"/>
          </w:rPr>
          <w:t xml:space="preserve"> в согласовании</w:t>
        </w:r>
      </w:ins>
      <w:ins w:id="372" w:author="polyus\kiselevyuv" w:date="2022-04-23T14:37:00Z">
        <w:r w:rsidR="007021A3">
          <w:rPr>
            <w:rFonts w:cs="Arial"/>
          </w:rPr>
          <w:t xml:space="preserve"> выбранных исполнителей, полученного от Старшего планировщика ТОиР УО</w:t>
        </w:r>
      </w:ins>
      <w:ins w:id="373" w:author="polyus\kiselevyuv" w:date="2022-04-23T14:38:00Z">
        <w:r w:rsidR="007021A3">
          <w:rPr>
            <w:rFonts w:cs="Arial"/>
          </w:rPr>
          <w:t xml:space="preserve"> на шаге </w:t>
        </w:r>
      </w:ins>
      <w:ins w:id="374" w:author="polyus\kiselevyuv" w:date="2022-05-16T15:45:00Z">
        <w:r w:rsidR="00306B50">
          <w:rPr>
            <w:rFonts w:cs="Arial"/>
          </w:rPr>
          <w:t>270.</w:t>
        </w:r>
      </w:ins>
      <w:r>
        <w:rPr>
          <w:rFonts w:cs="Arial"/>
        </w:rPr>
        <w:t xml:space="preserve"> </w:t>
      </w:r>
    </w:p>
    <w:p w:rsidR="00997E61" w:rsidRDefault="009B6F5F" w:rsidP="0028527F">
      <w:pPr>
        <w:spacing w:after="240" w:line="276" w:lineRule="auto"/>
        <w:rPr>
          <w:rFonts w:cs="Arial"/>
        </w:rPr>
      </w:pPr>
      <w:r>
        <w:rPr>
          <w:rFonts w:cs="Arial"/>
        </w:rPr>
        <w:t xml:space="preserve">По результатам анализа если </w:t>
      </w:r>
      <w:r w:rsidR="00E62075">
        <w:rPr>
          <w:rFonts w:cs="Arial"/>
        </w:rPr>
        <w:t xml:space="preserve">привлечение </w:t>
      </w:r>
      <w:r>
        <w:rPr>
          <w:rFonts w:cs="Arial"/>
        </w:rPr>
        <w:t xml:space="preserve">исполнителей </w:t>
      </w:r>
      <w:r w:rsidR="00E62075">
        <w:rPr>
          <w:rFonts w:cs="Arial"/>
        </w:rPr>
        <w:t xml:space="preserve">в заказах ТОРО </w:t>
      </w:r>
      <w:r>
        <w:rPr>
          <w:rFonts w:cs="Arial"/>
        </w:rPr>
        <w:t xml:space="preserve">целесообразно, </w:t>
      </w:r>
      <w:r w:rsidR="00E62075">
        <w:rPr>
          <w:rFonts w:cs="Arial"/>
        </w:rPr>
        <w:t xml:space="preserve">то </w:t>
      </w:r>
      <w:r w:rsidR="00583B3B">
        <w:rPr>
          <w:rFonts w:cs="Arial"/>
        </w:rPr>
        <w:t>Планировщик</w:t>
      </w:r>
      <w:r w:rsidR="00E62075">
        <w:rPr>
          <w:rFonts w:cs="Arial"/>
        </w:rPr>
        <w:t xml:space="preserve"> ТОиР УО</w:t>
      </w:r>
      <w:r w:rsidR="00583B3B">
        <w:rPr>
          <w:rFonts w:cs="Arial"/>
        </w:rPr>
        <w:t xml:space="preserve"> </w:t>
      </w:r>
      <w:r w:rsidR="00A774D5">
        <w:rPr>
          <w:rFonts w:cs="Arial"/>
        </w:rPr>
        <w:t>переходит к шагу 28</w:t>
      </w:r>
      <w:r>
        <w:rPr>
          <w:rFonts w:cs="Arial"/>
        </w:rPr>
        <w:t>0. Если нецелесообразно –</w:t>
      </w:r>
      <w:r w:rsidR="00F010DD">
        <w:rPr>
          <w:rFonts w:cs="Arial"/>
        </w:rPr>
        <w:t xml:space="preserve"> устанавливает статус «ИСПК – требуется заменить исполнителей»</w:t>
      </w:r>
      <w:ins w:id="375" w:author="polyus\kiselevyuv" w:date="2022-04-23T14:42:00Z">
        <w:r w:rsidR="00AD0B0A">
          <w:rPr>
            <w:rFonts w:cs="Arial"/>
          </w:rPr>
          <w:t xml:space="preserve"> (статусы </w:t>
        </w:r>
      </w:ins>
      <w:ins w:id="376" w:author="polyus\kiselevyuv" w:date="2022-05-16T15:43:00Z">
        <w:r w:rsidR="00306B50" w:rsidRPr="00AD0B0A">
          <w:rPr>
            <w:rFonts w:cs="Arial"/>
          </w:rPr>
          <w:t>ПЛАН, ГОД</w:t>
        </w:r>
      </w:ins>
      <w:ins w:id="377" w:author="polyus\kiselevyuv" w:date="2022-04-23T14:42:00Z">
        <w:r w:rsidR="00AD0B0A" w:rsidRPr="00AD0B0A">
          <w:rPr>
            <w:rFonts w:cs="Arial"/>
          </w:rPr>
          <w:t xml:space="preserve">, </w:t>
        </w:r>
      </w:ins>
      <w:ins w:id="378" w:author="polyus\kiselevyuv" w:date="2022-05-16T15:43:00Z">
        <w:r w:rsidR="00306B50" w:rsidRPr="00AD0B0A">
          <w:rPr>
            <w:rFonts w:cs="Arial"/>
          </w:rPr>
          <w:t>ИСПК</w:t>
        </w:r>
        <w:r w:rsidR="00306B50">
          <w:rPr>
            <w:rFonts w:cs="Arial"/>
          </w:rPr>
          <w:t>) и</w:t>
        </w:r>
      </w:ins>
      <w:r w:rsidR="00F010DD">
        <w:rPr>
          <w:rFonts w:cs="Arial"/>
        </w:rPr>
        <w:t xml:space="preserve"> переходит</w:t>
      </w:r>
      <w:r w:rsidR="00A774D5">
        <w:rPr>
          <w:rFonts w:cs="Arial"/>
        </w:rPr>
        <w:t xml:space="preserve"> к шагу 2</w:t>
      </w:r>
      <w:r>
        <w:rPr>
          <w:rFonts w:cs="Arial"/>
        </w:rPr>
        <w:t>60, на котором заменяет исполнителей</w:t>
      </w:r>
      <w:r w:rsidR="0018738A">
        <w:rPr>
          <w:rFonts w:cs="Arial"/>
        </w:rPr>
        <w:t>.</w:t>
      </w:r>
      <w:r>
        <w:rPr>
          <w:rFonts w:cs="Arial"/>
        </w:rPr>
        <w:t xml:space="preserve"> </w:t>
      </w:r>
      <w:r w:rsidR="00F64FAF">
        <w:rPr>
          <w:rFonts w:cs="Arial"/>
        </w:rPr>
        <w:t>П</w:t>
      </w:r>
      <w:r>
        <w:rPr>
          <w:rFonts w:cs="Arial"/>
        </w:rPr>
        <w:t xml:space="preserve">роцедура </w:t>
      </w:r>
      <w:r w:rsidR="00F64FAF">
        <w:rPr>
          <w:rFonts w:cs="Arial"/>
        </w:rPr>
        <w:t xml:space="preserve">повторного </w:t>
      </w:r>
      <w:r>
        <w:rPr>
          <w:rFonts w:cs="Arial"/>
        </w:rPr>
        <w:t xml:space="preserve">анализа </w:t>
      </w:r>
      <w:r w:rsidR="00F64FAF">
        <w:rPr>
          <w:rFonts w:cs="Arial"/>
        </w:rPr>
        <w:t xml:space="preserve">Старшим планировщиком </w:t>
      </w:r>
      <w:r w:rsidR="002535C0">
        <w:rPr>
          <w:rFonts w:cs="Arial"/>
        </w:rPr>
        <w:t>ТОиР УО</w:t>
      </w:r>
      <w:r w:rsidR="00F64FAF">
        <w:rPr>
          <w:rFonts w:cs="Arial"/>
        </w:rPr>
        <w:t xml:space="preserve"> </w:t>
      </w:r>
      <w:r w:rsidR="00A774D5">
        <w:rPr>
          <w:rFonts w:cs="Arial"/>
        </w:rPr>
        <w:t>(шаг 2</w:t>
      </w:r>
      <w:r>
        <w:rPr>
          <w:rFonts w:cs="Arial"/>
        </w:rPr>
        <w:t>70) и замены</w:t>
      </w:r>
      <w:r w:rsidR="00F64FAF">
        <w:rPr>
          <w:rFonts w:cs="Arial"/>
        </w:rPr>
        <w:t xml:space="preserve"> исполнителей Планировщиком </w:t>
      </w:r>
      <w:r w:rsidR="002535C0">
        <w:rPr>
          <w:rFonts w:cs="Arial"/>
        </w:rPr>
        <w:t>ТОиР УО</w:t>
      </w:r>
      <w:r w:rsidR="00F64FAF">
        <w:rPr>
          <w:rFonts w:cs="Arial"/>
        </w:rPr>
        <w:t xml:space="preserve"> (шаг </w:t>
      </w:r>
      <w:r w:rsidR="00A774D5">
        <w:rPr>
          <w:rFonts w:cs="Arial"/>
        </w:rPr>
        <w:t>2</w:t>
      </w:r>
      <w:r w:rsidR="00F64FAF">
        <w:rPr>
          <w:rFonts w:cs="Arial"/>
        </w:rPr>
        <w:t>60)</w:t>
      </w:r>
      <w:r>
        <w:rPr>
          <w:rFonts w:cs="Arial"/>
        </w:rPr>
        <w:t xml:space="preserve"> повторяется до тех пор, пока не будут выбраны оптимальные исполнители, исходя из критериев доступности ресурсов (ресурс должен быть доступен) </w:t>
      </w:r>
      <w:commentRangeStart w:id="379"/>
      <w:r>
        <w:rPr>
          <w:rFonts w:cs="Arial"/>
        </w:rPr>
        <w:t>и стоимости выполнения работ (она должна быть минимальной среди доступных и при этом квалифицированных для выполнения данной работы ресурсов)</w:t>
      </w:r>
      <w:r w:rsidR="005D374E">
        <w:rPr>
          <w:rFonts w:cs="Arial"/>
        </w:rPr>
        <w:t>,</w:t>
      </w:r>
      <w:commentRangeEnd w:id="379"/>
      <w:r w:rsidR="00DD0B69">
        <w:rPr>
          <w:rStyle w:val="aff5"/>
        </w:rPr>
        <w:commentReference w:id="379"/>
      </w:r>
      <w:r w:rsidR="005D374E">
        <w:rPr>
          <w:rFonts w:cs="Arial"/>
        </w:rPr>
        <w:t xml:space="preserve"> см</w:t>
      </w:r>
      <w:r w:rsidR="00E62075">
        <w:rPr>
          <w:rFonts w:cs="Arial"/>
        </w:rPr>
        <w:t>.</w:t>
      </w:r>
      <w:r w:rsidR="005D374E">
        <w:rPr>
          <w:rFonts w:cs="Arial"/>
        </w:rPr>
        <w:t xml:space="preserve"> также НМД </w:t>
      </w:r>
      <w:r w:rsidR="008F12F0" w:rsidRPr="00852012">
        <w:rPr>
          <w:rFonts w:cs="Arial"/>
        </w:rPr>
        <w:t>«Методические указания по выбору способа выполнения работ по ТОиР оборудования (собственные силы или услуги сторонних организаций)»</w:t>
      </w:r>
      <w:r w:rsidR="008F12F0">
        <w:rPr>
          <w:rFonts w:cs="Arial"/>
        </w:rPr>
        <w:t>.</w:t>
      </w:r>
    </w:p>
    <w:p w:rsidR="00E62075" w:rsidRDefault="00E62075" w:rsidP="0028527F">
      <w:pPr>
        <w:spacing w:after="240" w:line="276" w:lineRule="auto"/>
        <w:rPr>
          <w:rFonts w:cs="Arial"/>
        </w:rPr>
      </w:pPr>
      <w:r>
        <w:rPr>
          <w:rFonts w:cs="Arial"/>
        </w:rPr>
        <w:t>По результатам анализа если привлечение исполнителей в сетевых графиках целесообразно, то Планировщик ЗиС УО переходит к шагу 290. Если нецелесообразно –переходит к шагу 265, на котором заменяет исполнителей в сетевом графике. Процедура повторного анализа (шаг 2</w:t>
      </w:r>
      <w:r w:rsidR="008A0DC7">
        <w:rPr>
          <w:rFonts w:cs="Arial"/>
        </w:rPr>
        <w:t>5</w:t>
      </w:r>
      <w:r>
        <w:rPr>
          <w:rFonts w:cs="Arial"/>
        </w:rPr>
        <w:t xml:space="preserve">0) и замены исполнителей Планировщиком </w:t>
      </w:r>
      <w:r w:rsidR="00233E28">
        <w:rPr>
          <w:rFonts w:cs="Arial"/>
        </w:rPr>
        <w:t xml:space="preserve">ЗиС </w:t>
      </w:r>
      <w:r>
        <w:rPr>
          <w:rFonts w:cs="Arial"/>
        </w:rPr>
        <w:t>УО (шаг 2</w:t>
      </w:r>
      <w:r w:rsidR="00233E28">
        <w:rPr>
          <w:rFonts w:cs="Arial"/>
        </w:rPr>
        <w:t>65</w:t>
      </w:r>
      <w:r>
        <w:rPr>
          <w:rFonts w:cs="Arial"/>
        </w:rPr>
        <w:t>) повторяется до тех пор, пока не будут выбраны оптимальные исполнители, исходя из критериев доступности ресурсов</w:t>
      </w:r>
      <w:r w:rsidR="00233E28">
        <w:rPr>
          <w:rFonts w:cs="Arial"/>
        </w:rPr>
        <w:t xml:space="preserve"> и стоимости выполнения работ.</w:t>
      </w:r>
    </w:p>
    <w:p w:rsidR="009B6F5F" w:rsidRDefault="009B6F5F" w:rsidP="009B6F5F">
      <w:pPr>
        <w:spacing w:after="240" w:line="276" w:lineRule="auto"/>
        <w:rPr>
          <w:rFonts w:cs="Arial"/>
        </w:rPr>
      </w:pPr>
      <w:r>
        <w:rPr>
          <w:rFonts w:cs="Arial"/>
        </w:rPr>
        <w:t>Используются транзакции</w:t>
      </w:r>
      <w:r w:rsidR="007B1656">
        <w:rPr>
          <w:rFonts w:cs="Arial"/>
        </w:rPr>
        <w:t>:</w:t>
      </w:r>
    </w:p>
    <w:p w:rsidR="009B6F5F"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w:t>
      </w:r>
      <w:r w:rsidR="009B6F5F">
        <w:rPr>
          <w:rFonts w:cs="Arial"/>
        </w:rPr>
        <w:t xml:space="preserve"> Отчет «Целесообразность привлечения исполнителей»</w:t>
      </w:r>
    </w:p>
    <w:p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rsidR="006F0665" w:rsidRPr="000E4C83" w:rsidRDefault="006F0665" w:rsidP="001F00CA">
      <w:pPr>
        <w:spacing w:after="120" w:line="276" w:lineRule="auto"/>
        <w:ind w:left="924"/>
        <w:jc w:val="left"/>
        <w:rPr>
          <w:rFonts w:cs="Arial"/>
        </w:rPr>
      </w:pPr>
      <w:r w:rsidRPr="000E4C83">
        <w:rPr>
          <w:rFonts w:cs="Arial"/>
        </w:rPr>
        <w:t>- Техническое место;</w:t>
      </w:r>
    </w:p>
    <w:p w:rsidR="006F0665" w:rsidRPr="00496911" w:rsidRDefault="006F0665" w:rsidP="001F00CA">
      <w:pPr>
        <w:spacing w:after="120" w:line="276" w:lineRule="auto"/>
        <w:ind w:left="924"/>
        <w:jc w:val="left"/>
        <w:rPr>
          <w:rFonts w:cs="Arial"/>
        </w:rPr>
      </w:pPr>
      <w:r w:rsidRPr="00496911">
        <w:rPr>
          <w:rFonts w:cs="Arial"/>
        </w:rPr>
        <w:t>- Группа планирования;</w:t>
      </w:r>
    </w:p>
    <w:p w:rsidR="006F0665" w:rsidRDefault="006F0665" w:rsidP="006F0665">
      <w:pPr>
        <w:spacing w:after="240" w:line="276" w:lineRule="auto"/>
        <w:ind w:left="927"/>
        <w:jc w:val="left"/>
        <w:rPr>
          <w:rFonts w:cs="Arial"/>
        </w:rPr>
      </w:pPr>
      <w:r>
        <w:rPr>
          <w:rFonts w:cs="Arial"/>
        </w:rPr>
        <w:t>- Период (с .. по).</w:t>
      </w:r>
    </w:p>
    <w:p w:rsidR="00997E61" w:rsidRPr="007008A3" w:rsidRDefault="00997E61">
      <w:pPr>
        <w:pStyle w:val="4"/>
      </w:pPr>
      <w:r w:rsidRPr="007008A3">
        <w:t xml:space="preserve">Шаг процесса </w:t>
      </w:r>
      <w:r w:rsidR="00A774D5">
        <w:t>2</w:t>
      </w:r>
      <w:r w:rsidR="0028527F" w:rsidRPr="007008A3">
        <w:t>60</w:t>
      </w:r>
      <w:r w:rsidRPr="007008A3">
        <w:t xml:space="preserve"> – </w:t>
      </w:r>
      <w:r w:rsidR="0028527F" w:rsidRPr="007008A3">
        <w:t>Замена исполнителей в</w:t>
      </w:r>
      <w:r w:rsidR="00D139D7">
        <w:t xml:space="preserve"> заказ</w:t>
      </w:r>
      <w:r w:rsidR="0028527F" w:rsidRPr="007008A3">
        <w:t>ах ТОРО</w:t>
      </w:r>
    </w:p>
    <w:p w:rsidR="00997E61" w:rsidRPr="008F12F0" w:rsidRDefault="009B6F5F" w:rsidP="0028527F">
      <w:pPr>
        <w:spacing w:after="240" w:line="276" w:lineRule="auto"/>
        <w:rPr>
          <w:rFonts w:cs="Arial"/>
        </w:rPr>
      </w:pPr>
      <w:r>
        <w:rPr>
          <w:rFonts w:cs="Arial"/>
        </w:rPr>
        <w:t xml:space="preserve">Планировщик </w:t>
      </w:r>
      <w:r w:rsidR="002535C0">
        <w:rPr>
          <w:rFonts w:cs="Arial"/>
        </w:rPr>
        <w:t>ТОиР УО</w:t>
      </w:r>
      <w:r w:rsidR="008F12F0">
        <w:rPr>
          <w:rFonts w:cs="Arial"/>
        </w:rPr>
        <w:t xml:space="preserve"> </w:t>
      </w:r>
      <w:r w:rsidR="00A774D5">
        <w:rPr>
          <w:rFonts w:cs="Arial"/>
        </w:rPr>
        <w:t>по результатам анализа на шаге 2</w:t>
      </w:r>
      <w:r>
        <w:rPr>
          <w:rFonts w:cs="Arial"/>
        </w:rPr>
        <w:t>50 и определения наиболее оптимальных исполнителей заменяет запланированных ранее исполнителей в</w:t>
      </w:r>
      <w:r w:rsidR="00D139D7">
        <w:rPr>
          <w:rFonts w:cs="Arial"/>
        </w:rPr>
        <w:t xml:space="preserve"> заказ</w:t>
      </w:r>
      <w:r>
        <w:rPr>
          <w:rFonts w:cs="Arial"/>
        </w:rPr>
        <w:t>ах</w:t>
      </w:r>
      <w:r w:rsidR="0028527F" w:rsidRPr="007008A3">
        <w:rPr>
          <w:rFonts w:cs="Arial"/>
        </w:rPr>
        <w:t xml:space="preserve"> на </w:t>
      </w:r>
      <w:r>
        <w:rPr>
          <w:rFonts w:cs="Arial"/>
        </w:rPr>
        <w:t>наи</w:t>
      </w:r>
      <w:r w:rsidR="0028527F" w:rsidRPr="007008A3">
        <w:rPr>
          <w:rFonts w:cs="Arial"/>
        </w:rPr>
        <w:t>более оптимальных</w:t>
      </w:r>
      <w:r>
        <w:rPr>
          <w:rFonts w:cs="Arial"/>
        </w:rPr>
        <w:t>, после чего повторяет анализ цел</w:t>
      </w:r>
      <w:r w:rsidR="00A774D5">
        <w:rPr>
          <w:rFonts w:cs="Arial"/>
        </w:rPr>
        <w:t>есообразности в отчете на шаге 2</w:t>
      </w:r>
      <w:r>
        <w:rPr>
          <w:rFonts w:cs="Arial"/>
        </w:rPr>
        <w:t>70.</w:t>
      </w:r>
      <w:r w:rsidR="00496911">
        <w:rPr>
          <w:rFonts w:cs="Arial"/>
        </w:rPr>
        <w:t xml:space="preserve"> При замене исполнителя должны учитываться требования </w:t>
      </w:r>
      <w:r w:rsidR="00496911" w:rsidRPr="00852012">
        <w:rPr>
          <w:rFonts w:cs="Arial"/>
        </w:rPr>
        <w:t>НМД «Методические указания по выбору способа выполнения работ по ТОиР оборудования (собственные силы или услуги сторонних организаций)»</w:t>
      </w:r>
      <w:r w:rsidR="00496911">
        <w:rPr>
          <w:rFonts w:cs="Arial"/>
        </w:rPr>
        <w:t>.</w:t>
      </w:r>
      <w:r w:rsidR="008F12F0">
        <w:rPr>
          <w:rFonts w:cs="Arial"/>
        </w:rPr>
        <w:t xml:space="preserve"> После замены исполнителей, Планировщик </w:t>
      </w:r>
      <w:r w:rsidR="002535C0">
        <w:rPr>
          <w:rFonts w:cs="Arial"/>
        </w:rPr>
        <w:t>ТОиР УО</w:t>
      </w:r>
      <w:r w:rsidR="008F12F0">
        <w:rPr>
          <w:rFonts w:cs="Arial"/>
        </w:rPr>
        <w:t xml:space="preserve"> должен поменять статус заказа с «ИСПК – требуется заме</w:t>
      </w:r>
      <w:r w:rsidR="00C57478">
        <w:rPr>
          <w:rFonts w:cs="Arial"/>
        </w:rPr>
        <w:t>нить</w:t>
      </w:r>
      <w:r w:rsidR="008F12F0">
        <w:rPr>
          <w:rFonts w:cs="Arial"/>
        </w:rPr>
        <w:t xml:space="preserve"> исполнител</w:t>
      </w:r>
      <w:r w:rsidR="00C57478">
        <w:rPr>
          <w:rFonts w:cs="Arial"/>
        </w:rPr>
        <w:t>ей</w:t>
      </w:r>
      <w:r w:rsidR="008F12F0">
        <w:rPr>
          <w:rFonts w:cs="Arial"/>
        </w:rPr>
        <w:t>» на «ИСПЗ – исполнители заменены».</w:t>
      </w:r>
    </w:p>
    <w:p w:rsidR="004A1FB2" w:rsidRPr="006E2127" w:rsidRDefault="00F86719" w:rsidP="00601B6C">
      <w:pPr>
        <w:spacing w:after="240" w:line="276" w:lineRule="auto"/>
        <w:rPr>
          <w:rFonts w:cs="Arial"/>
        </w:rPr>
      </w:pPr>
      <w:bookmarkStart w:id="380" w:name="_Hlk520303408"/>
      <w:r>
        <w:rPr>
          <w:rFonts w:cs="Arial"/>
        </w:rPr>
        <w:t>Для выполнения работ хозспособом на уровне операции должен быть указан управляющий ключ</w:t>
      </w:r>
      <w:r w:rsidR="00355DEC">
        <w:rPr>
          <w:rFonts w:cs="Arial"/>
        </w:rPr>
        <w:t xml:space="preserve"> «PM01 </w:t>
      </w:r>
      <w:r w:rsidR="00355DEC" w:rsidRPr="00355DEC">
        <w:rPr>
          <w:rFonts w:cs="Arial"/>
        </w:rPr>
        <w:t xml:space="preserve">ТОРО </w:t>
      </w:r>
      <w:r w:rsidR="00355DEC">
        <w:rPr>
          <w:rFonts w:cs="Arial"/>
        </w:rPr>
        <w:t>–</w:t>
      </w:r>
      <w:r w:rsidR="00355DEC" w:rsidRPr="00355DEC">
        <w:rPr>
          <w:rFonts w:cs="Arial"/>
        </w:rPr>
        <w:t xml:space="preserve"> хозспособ</w:t>
      </w:r>
      <w:r w:rsidR="00355DEC">
        <w:rPr>
          <w:rFonts w:cs="Arial"/>
        </w:rPr>
        <w:t xml:space="preserve">» </w:t>
      </w:r>
      <w:r w:rsidR="00CF2F43">
        <w:rPr>
          <w:rFonts w:cs="Arial"/>
        </w:rPr>
        <w:t>или «</w:t>
      </w:r>
      <w:r w:rsidR="00CF2F43" w:rsidRPr="00CF2F43">
        <w:rPr>
          <w:rFonts w:cs="Arial"/>
        </w:rPr>
        <w:t>PM07 Эле</w:t>
      </w:r>
      <w:r w:rsidR="00CF2F43">
        <w:rPr>
          <w:rFonts w:cs="Arial"/>
        </w:rPr>
        <w:t xml:space="preserve">менты планирования - без затрат», а </w:t>
      </w:r>
      <w:r w:rsidR="00355DEC">
        <w:rPr>
          <w:rFonts w:cs="Arial"/>
        </w:rPr>
        <w:t xml:space="preserve">для внешних подрядных организаций – </w:t>
      </w:r>
      <w:r w:rsidR="00D907A8">
        <w:rPr>
          <w:rFonts w:cs="Arial"/>
        </w:rPr>
        <w:t xml:space="preserve">один из </w:t>
      </w:r>
      <w:r w:rsidR="00355DEC">
        <w:rPr>
          <w:rFonts w:cs="Arial"/>
        </w:rPr>
        <w:t>управляющи</w:t>
      </w:r>
      <w:r w:rsidR="00D907A8">
        <w:rPr>
          <w:rFonts w:cs="Arial"/>
        </w:rPr>
        <w:t>х</w:t>
      </w:r>
      <w:r w:rsidR="00355DEC">
        <w:rPr>
          <w:rFonts w:cs="Arial"/>
        </w:rPr>
        <w:t xml:space="preserve"> ключ</w:t>
      </w:r>
      <w:r w:rsidR="00D907A8">
        <w:rPr>
          <w:rFonts w:cs="Arial"/>
        </w:rPr>
        <w:t>ей</w:t>
      </w:r>
      <w:r w:rsidR="00355DEC">
        <w:rPr>
          <w:rFonts w:cs="Arial"/>
        </w:rPr>
        <w:t xml:space="preserve"> «</w:t>
      </w:r>
      <w:r w:rsidR="00355DEC" w:rsidRPr="00355DEC">
        <w:rPr>
          <w:rFonts w:cs="Arial"/>
        </w:rPr>
        <w:t>PM02</w:t>
      </w:r>
      <w:r w:rsidR="00CF2F43">
        <w:rPr>
          <w:rFonts w:cs="Arial"/>
        </w:rPr>
        <w:t xml:space="preserve"> </w:t>
      </w:r>
      <w:r w:rsidR="00D81B0A" w:rsidRPr="00D81B0A">
        <w:rPr>
          <w:rFonts w:cs="Arial"/>
        </w:rPr>
        <w:t>ТОРО – УСО (фикс/абонент)</w:t>
      </w:r>
      <w:r w:rsidR="00355DEC">
        <w:rPr>
          <w:rFonts w:cs="Arial"/>
        </w:rPr>
        <w:t>»</w:t>
      </w:r>
      <w:r w:rsidR="00D907A8">
        <w:rPr>
          <w:rFonts w:cs="Arial"/>
        </w:rPr>
        <w:t xml:space="preserve"> или «</w:t>
      </w:r>
      <w:r w:rsidR="00D907A8" w:rsidRPr="00D907A8">
        <w:rPr>
          <w:rFonts w:cs="Arial"/>
        </w:rPr>
        <w:t>PM05 ТОРО - УСО (тариф)</w:t>
      </w:r>
      <w:r w:rsidR="00D907A8">
        <w:rPr>
          <w:rFonts w:cs="Arial"/>
        </w:rPr>
        <w:t>»</w:t>
      </w:r>
      <w:r w:rsidR="00355DEC">
        <w:rPr>
          <w:rFonts w:cs="Arial"/>
        </w:rPr>
        <w:t>.</w:t>
      </w:r>
      <w:r w:rsidR="004A1FB2">
        <w:rPr>
          <w:rFonts w:cs="Arial"/>
        </w:rPr>
        <w:t xml:space="preserve"> </w:t>
      </w:r>
      <w:r w:rsidR="004A1FB2" w:rsidRPr="002175C8">
        <w:rPr>
          <w:rFonts w:cs="Arial"/>
        </w:rPr>
        <w:t>При создании заказа с УСО</w:t>
      </w:r>
      <w:r w:rsidR="00806A1B" w:rsidRPr="006E2127">
        <w:rPr>
          <w:rFonts w:cs="Arial"/>
        </w:rPr>
        <w:t xml:space="preserve"> </w:t>
      </w:r>
      <w:r w:rsidR="004A1FB2" w:rsidRPr="006E2127">
        <w:rPr>
          <w:rFonts w:cs="Arial"/>
        </w:rPr>
        <w:t xml:space="preserve">необходимо </w:t>
      </w:r>
      <w:r w:rsidR="00806A1B" w:rsidRPr="006E2127">
        <w:rPr>
          <w:rFonts w:cs="Arial"/>
        </w:rPr>
        <w:t xml:space="preserve">к операциям </w:t>
      </w:r>
      <w:r w:rsidR="008E59C7">
        <w:rPr>
          <w:rFonts w:cs="Arial"/>
        </w:rPr>
        <w:t>с</w:t>
      </w:r>
      <w:r w:rsidR="00806A1B" w:rsidRPr="006E2127">
        <w:rPr>
          <w:rFonts w:cs="Arial"/>
        </w:rPr>
        <w:t xml:space="preserve"> управляющими ключами </w:t>
      </w:r>
      <w:r w:rsidR="00806A1B" w:rsidRPr="00355DEC">
        <w:rPr>
          <w:rFonts w:cs="Arial"/>
        </w:rPr>
        <w:t>PM02</w:t>
      </w:r>
      <w:r w:rsidR="00806A1B" w:rsidRPr="002175C8">
        <w:rPr>
          <w:rFonts w:cs="Arial"/>
        </w:rPr>
        <w:t xml:space="preserve"> запланировать компонент материала вида </w:t>
      </w:r>
      <w:r w:rsidR="00806A1B" w:rsidRPr="00554843">
        <w:rPr>
          <w:rFonts w:cs="Arial"/>
        </w:rPr>
        <w:t>ZSRV</w:t>
      </w:r>
      <w:r w:rsidR="00806A1B" w:rsidRPr="002175C8">
        <w:rPr>
          <w:rFonts w:cs="Arial"/>
        </w:rPr>
        <w:t xml:space="preserve"> «Продаваемые и покупУслуги» с типом позиции </w:t>
      </w:r>
      <w:r w:rsidR="00806A1B" w:rsidRPr="00554843">
        <w:rPr>
          <w:rFonts w:cs="Arial"/>
        </w:rPr>
        <w:t>N</w:t>
      </w:r>
      <w:r w:rsidR="00806A1B" w:rsidRPr="002175C8">
        <w:rPr>
          <w:rFonts w:cs="Arial"/>
        </w:rPr>
        <w:t xml:space="preserve"> «Нескладируемая позиция»</w:t>
      </w:r>
      <w:r w:rsidR="00CF2F43" w:rsidRPr="006E2127">
        <w:rPr>
          <w:rFonts w:cs="Arial"/>
        </w:rPr>
        <w:t>. Т</w:t>
      </w:r>
      <w:r w:rsidR="00806A1B" w:rsidRPr="006E2127">
        <w:rPr>
          <w:rFonts w:cs="Arial"/>
        </w:rPr>
        <w:t>акже</w:t>
      </w:r>
      <w:r w:rsidR="004A1FB2" w:rsidRPr="006E2127">
        <w:rPr>
          <w:rFonts w:cs="Arial"/>
        </w:rPr>
        <w:t xml:space="preserve"> </w:t>
      </w:r>
      <w:r w:rsidR="00806A1B" w:rsidRPr="00D6359B">
        <w:rPr>
          <w:rFonts w:cs="Arial"/>
        </w:rPr>
        <w:t>п</w:t>
      </w:r>
      <w:r w:rsidR="004A1FB2" w:rsidRPr="00816225">
        <w:rPr>
          <w:rFonts w:cs="Arial"/>
        </w:rPr>
        <w:t xml:space="preserve">ри наличии действующего договора с подрядчиком – </w:t>
      </w:r>
      <w:r w:rsidR="00CF2F43" w:rsidRPr="00816225">
        <w:rPr>
          <w:rFonts w:cs="Arial"/>
        </w:rPr>
        <w:t xml:space="preserve">необходимо </w:t>
      </w:r>
      <w:r w:rsidR="004A1FB2" w:rsidRPr="00816225">
        <w:rPr>
          <w:rFonts w:cs="Arial"/>
        </w:rPr>
        <w:t>указывать номер действующего договора</w:t>
      </w:r>
      <w:r w:rsidR="00806A1B" w:rsidRPr="00970A96">
        <w:rPr>
          <w:rFonts w:cs="Arial"/>
        </w:rPr>
        <w:t xml:space="preserve"> в данных закупки </w:t>
      </w:r>
      <w:r w:rsidR="00CF2F43" w:rsidRPr="00EA6F78">
        <w:rPr>
          <w:rFonts w:cs="Arial"/>
        </w:rPr>
        <w:t xml:space="preserve">компонента материала вида </w:t>
      </w:r>
      <w:r w:rsidR="00CF2F43" w:rsidRPr="00554843">
        <w:rPr>
          <w:rFonts w:cs="Arial"/>
        </w:rPr>
        <w:t>ZSRV</w:t>
      </w:r>
      <w:r w:rsidR="004A1FB2" w:rsidRPr="002175C8">
        <w:rPr>
          <w:rFonts w:cs="Arial"/>
        </w:rPr>
        <w:t>.</w:t>
      </w:r>
    </w:p>
    <w:bookmarkEnd w:id="380"/>
    <w:p w:rsidR="009B6F5F" w:rsidRDefault="009B6F5F" w:rsidP="009B6F5F">
      <w:pPr>
        <w:spacing w:after="240" w:line="276" w:lineRule="auto"/>
        <w:rPr>
          <w:rFonts w:cs="Arial"/>
        </w:rPr>
      </w:pPr>
      <w:r>
        <w:rPr>
          <w:rFonts w:cs="Arial"/>
        </w:rPr>
        <w:t>Используются транзакции</w:t>
      </w:r>
    </w:p>
    <w:p w:rsidR="009B6F5F" w:rsidRDefault="009B6F5F" w:rsidP="009B6F5F">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3D4E30">
        <w:rPr>
          <w:rFonts w:cs="Arial"/>
        </w:rPr>
        <w:t>,</w:t>
      </w:r>
      <w:r>
        <w:rPr>
          <w:rFonts w:cs="Arial"/>
        </w:rPr>
        <w:t xml:space="preserve"> для массовой замены исполнителей</w:t>
      </w:r>
    </w:p>
    <w:p w:rsidR="009B6F5F" w:rsidRDefault="006709C0" w:rsidP="006709C0">
      <w:pPr>
        <w:pStyle w:val="afa"/>
        <w:numPr>
          <w:ilvl w:val="0"/>
          <w:numId w:val="17"/>
        </w:numPr>
        <w:spacing w:after="240" w:line="276" w:lineRule="auto"/>
        <w:rPr>
          <w:rFonts w:cs="Arial"/>
        </w:rPr>
      </w:pPr>
      <w:r w:rsidRPr="006709C0">
        <w:rPr>
          <w:rFonts w:cs="Arial"/>
        </w:rPr>
        <w:t>ZPM_CNTR</w:t>
      </w:r>
      <w:r>
        <w:rPr>
          <w:rFonts w:cs="Arial"/>
        </w:rPr>
        <w:t xml:space="preserve"> - </w:t>
      </w:r>
      <w:r w:rsidR="009B6F5F">
        <w:rPr>
          <w:rFonts w:cs="Arial"/>
        </w:rPr>
        <w:t>Отчет «Целесообразность привлечения исполнителей»</w:t>
      </w:r>
    </w:p>
    <w:p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rsidR="006F0665" w:rsidRPr="00AF2D49" w:rsidRDefault="006F0665" w:rsidP="001F00CA">
      <w:pPr>
        <w:spacing w:after="120" w:line="276" w:lineRule="auto"/>
        <w:ind w:left="924"/>
        <w:jc w:val="left"/>
        <w:rPr>
          <w:rFonts w:cs="Arial"/>
        </w:rPr>
      </w:pPr>
      <w:r w:rsidRPr="00AF2D49">
        <w:rPr>
          <w:rFonts w:cs="Arial"/>
        </w:rPr>
        <w:t>- Техническое место;</w:t>
      </w:r>
    </w:p>
    <w:p w:rsidR="006F0665" w:rsidRPr="000E4C83" w:rsidRDefault="006F0665" w:rsidP="001F00CA">
      <w:pPr>
        <w:spacing w:after="120" w:line="276" w:lineRule="auto"/>
        <w:ind w:left="924"/>
        <w:jc w:val="left"/>
        <w:rPr>
          <w:rFonts w:cs="Arial"/>
        </w:rPr>
      </w:pPr>
      <w:r w:rsidRPr="000E4C83">
        <w:rPr>
          <w:rFonts w:cs="Arial"/>
        </w:rPr>
        <w:t>- Группа планирования;</w:t>
      </w:r>
    </w:p>
    <w:p w:rsidR="006F0665" w:rsidRPr="00A56639" w:rsidRDefault="006F0665" w:rsidP="006F0665">
      <w:pPr>
        <w:spacing w:after="240" w:line="276" w:lineRule="auto"/>
        <w:ind w:left="927"/>
        <w:jc w:val="left"/>
        <w:rPr>
          <w:rFonts w:cs="Arial"/>
        </w:rPr>
      </w:pPr>
      <w:r>
        <w:rPr>
          <w:rFonts w:cs="Arial"/>
        </w:rPr>
        <w:t>- Период (с .. по).</w:t>
      </w:r>
    </w:p>
    <w:p w:rsidR="007B1656" w:rsidRPr="007008A3" w:rsidRDefault="007B1656" w:rsidP="00A60A45">
      <w:pPr>
        <w:pStyle w:val="4"/>
      </w:pPr>
      <w:r w:rsidRPr="007008A3">
        <w:t xml:space="preserve">Шаг процесса </w:t>
      </w:r>
      <w:r>
        <w:t>265</w:t>
      </w:r>
      <w:r w:rsidRPr="007008A3">
        <w:t xml:space="preserve"> – Замена исполнителей </w:t>
      </w:r>
      <w:r w:rsidR="00D70F82">
        <w:t>в сетевых г</w:t>
      </w:r>
      <w:r w:rsidR="008B6327">
        <w:t>раф</w:t>
      </w:r>
      <w:r>
        <w:t>иках</w:t>
      </w:r>
    </w:p>
    <w:p w:rsidR="007B1656" w:rsidRPr="008F12F0" w:rsidRDefault="007B1656" w:rsidP="007B1656">
      <w:pPr>
        <w:spacing w:after="240" w:line="276" w:lineRule="auto"/>
        <w:rPr>
          <w:rFonts w:cs="Arial"/>
        </w:rPr>
      </w:pPr>
      <w:r>
        <w:rPr>
          <w:rFonts w:cs="Arial"/>
        </w:rPr>
        <w:t xml:space="preserve">Планировщик </w:t>
      </w:r>
      <w:r w:rsidR="004E2265">
        <w:rPr>
          <w:rFonts w:cs="Arial"/>
        </w:rPr>
        <w:t>ЗиС</w:t>
      </w:r>
      <w:r>
        <w:rPr>
          <w:rFonts w:cs="Arial"/>
        </w:rPr>
        <w:t xml:space="preserve"> УО по результатам анализа на шаге 250 и определения наиболее оптимальных исполнителей заменяет запланированных ранее исполнителей в </w:t>
      </w:r>
      <w:r w:rsidR="004E2265">
        <w:rPr>
          <w:rFonts w:cs="Arial"/>
        </w:rPr>
        <w:t>сетевых графиках</w:t>
      </w:r>
      <w:r w:rsidRPr="007008A3">
        <w:rPr>
          <w:rFonts w:cs="Arial"/>
        </w:rPr>
        <w:t xml:space="preserve"> на </w:t>
      </w:r>
      <w:r>
        <w:rPr>
          <w:rFonts w:cs="Arial"/>
        </w:rPr>
        <w:t>наи</w:t>
      </w:r>
      <w:r w:rsidRPr="007008A3">
        <w:rPr>
          <w:rFonts w:cs="Arial"/>
        </w:rPr>
        <w:t>более оптимальных</w:t>
      </w:r>
      <w:r>
        <w:rPr>
          <w:rFonts w:cs="Arial"/>
        </w:rPr>
        <w:t>, после чего повторяет анализ целесообразности в отчете на шаге 2</w:t>
      </w:r>
      <w:r w:rsidR="004E2265">
        <w:rPr>
          <w:rFonts w:cs="Arial"/>
        </w:rPr>
        <w:t>5</w:t>
      </w:r>
      <w:r>
        <w:rPr>
          <w:rFonts w:cs="Arial"/>
        </w:rPr>
        <w:t>0.</w:t>
      </w:r>
    </w:p>
    <w:p w:rsidR="007B1656" w:rsidRPr="002854E0" w:rsidRDefault="007B1656" w:rsidP="007B1656">
      <w:pPr>
        <w:spacing w:after="240" w:line="276" w:lineRule="auto"/>
        <w:rPr>
          <w:rFonts w:cs="Arial"/>
        </w:rPr>
      </w:pPr>
      <w:r>
        <w:rPr>
          <w:rFonts w:cs="Arial"/>
        </w:rPr>
        <w:t>Для выполнения работ хозспособом на уровне операции долже</w:t>
      </w:r>
      <w:r w:rsidR="00700486">
        <w:rPr>
          <w:rFonts w:cs="Arial"/>
        </w:rPr>
        <w:t xml:space="preserve">н быть указан управляющий ключ </w:t>
      </w:r>
      <w:r>
        <w:rPr>
          <w:rFonts w:cs="Arial"/>
        </w:rPr>
        <w:t xml:space="preserve">PM01 </w:t>
      </w:r>
      <w:r w:rsidR="00700486">
        <w:rPr>
          <w:rFonts w:cs="Arial"/>
        </w:rPr>
        <w:t>«</w:t>
      </w:r>
      <w:r w:rsidRPr="00355DEC">
        <w:rPr>
          <w:rFonts w:cs="Arial"/>
        </w:rPr>
        <w:t xml:space="preserve">ТОРО </w:t>
      </w:r>
      <w:r>
        <w:rPr>
          <w:rFonts w:cs="Arial"/>
        </w:rPr>
        <w:t>–</w:t>
      </w:r>
      <w:r w:rsidRPr="00355DEC">
        <w:rPr>
          <w:rFonts w:cs="Arial"/>
        </w:rPr>
        <w:t xml:space="preserve"> хозспособ</w:t>
      </w:r>
      <w:r>
        <w:rPr>
          <w:rFonts w:cs="Arial"/>
        </w:rPr>
        <w:t>»</w:t>
      </w:r>
      <w:r w:rsidR="00700486">
        <w:rPr>
          <w:rFonts w:cs="Arial"/>
        </w:rPr>
        <w:t xml:space="preserve"> или </w:t>
      </w:r>
      <w:r w:rsidRPr="00CF2F43">
        <w:rPr>
          <w:rFonts w:cs="Arial"/>
        </w:rPr>
        <w:t xml:space="preserve">PM07 </w:t>
      </w:r>
      <w:r w:rsidR="00700486">
        <w:rPr>
          <w:rFonts w:cs="Arial"/>
        </w:rPr>
        <w:t>«</w:t>
      </w:r>
      <w:r w:rsidRPr="00CF2F43">
        <w:rPr>
          <w:rFonts w:cs="Arial"/>
        </w:rPr>
        <w:t>Эле</w:t>
      </w:r>
      <w:r>
        <w:rPr>
          <w:rFonts w:cs="Arial"/>
        </w:rPr>
        <w:t xml:space="preserve">менты планирования - без затрат», а для внешних подрядных организаций – один из управляющих ключей </w:t>
      </w:r>
      <w:r w:rsidRPr="00355DEC">
        <w:rPr>
          <w:rFonts w:cs="Arial"/>
        </w:rPr>
        <w:t>PM02</w:t>
      </w:r>
      <w:r>
        <w:rPr>
          <w:rFonts w:cs="Arial"/>
        </w:rPr>
        <w:t xml:space="preserve"> </w:t>
      </w:r>
      <w:r w:rsidR="00700486">
        <w:rPr>
          <w:rFonts w:cs="Arial"/>
        </w:rPr>
        <w:t>«</w:t>
      </w:r>
      <w:r w:rsidRPr="00D81B0A">
        <w:rPr>
          <w:rFonts w:cs="Arial"/>
        </w:rPr>
        <w:t>ТОРО – УСО (фикс/абонент)</w:t>
      </w:r>
      <w:r>
        <w:rPr>
          <w:rFonts w:cs="Arial"/>
        </w:rPr>
        <w:t xml:space="preserve">», или </w:t>
      </w:r>
      <w:r w:rsidRPr="00D907A8">
        <w:rPr>
          <w:rFonts w:cs="Arial"/>
        </w:rPr>
        <w:t xml:space="preserve">PM05 </w:t>
      </w:r>
      <w:r w:rsidR="00700486">
        <w:rPr>
          <w:rFonts w:cs="Arial"/>
        </w:rPr>
        <w:t>«</w:t>
      </w:r>
      <w:r w:rsidRPr="00D907A8">
        <w:rPr>
          <w:rFonts w:cs="Arial"/>
        </w:rPr>
        <w:t>ТОРО - УСО (тариф)</w:t>
      </w:r>
      <w:r>
        <w:rPr>
          <w:rFonts w:cs="Arial"/>
        </w:rPr>
        <w:t xml:space="preserve">». </w:t>
      </w:r>
      <w:r w:rsidRPr="002854E0">
        <w:rPr>
          <w:rFonts w:cs="Arial"/>
        </w:rPr>
        <w:t xml:space="preserve">При создании </w:t>
      </w:r>
      <w:r w:rsidR="00FB6598">
        <w:rPr>
          <w:rFonts w:cs="Arial"/>
        </w:rPr>
        <w:t>сетевого графика</w:t>
      </w:r>
      <w:r w:rsidRPr="002854E0">
        <w:rPr>
          <w:rFonts w:cs="Arial"/>
        </w:rPr>
        <w:t xml:space="preserve"> с УСО необходимо </w:t>
      </w:r>
      <w:r w:rsidR="00E00F76">
        <w:rPr>
          <w:rFonts w:cs="Arial"/>
        </w:rPr>
        <w:t>к операциям с</w:t>
      </w:r>
      <w:r w:rsidRPr="002854E0">
        <w:rPr>
          <w:rFonts w:cs="Arial"/>
        </w:rPr>
        <w:t xml:space="preserve"> управляющими ключами </w:t>
      </w:r>
      <w:r w:rsidRPr="00355DEC">
        <w:rPr>
          <w:rFonts w:cs="Arial"/>
        </w:rPr>
        <w:t>PM02</w:t>
      </w:r>
      <w:r w:rsidRPr="002854E0">
        <w:rPr>
          <w:rFonts w:cs="Arial"/>
        </w:rPr>
        <w:t xml:space="preserve"> запланировать компонент материала вида ZSRV «Продаваемые и покупУслуги» с типом позиции N «Нескладируемая позиция». Также при наличии действующего договора с подрядчиком – необходимо указывать номер действующего договора в данных закупки компонента материала вида ZSRV.</w:t>
      </w:r>
    </w:p>
    <w:p w:rsidR="007B1656" w:rsidRDefault="007B1656" w:rsidP="007B1656">
      <w:pPr>
        <w:spacing w:after="240" w:line="276" w:lineRule="auto"/>
        <w:rPr>
          <w:rFonts w:cs="Arial"/>
        </w:rPr>
      </w:pPr>
      <w:r>
        <w:rPr>
          <w:rFonts w:cs="Arial"/>
        </w:rPr>
        <w:t>Используются транзакции</w:t>
      </w:r>
      <w:r w:rsidR="00E00F76">
        <w:rPr>
          <w:rFonts w:cs="Arial"/>
        </w:rPr>
        <w:t>:</w:t>
      </w:r>
    </w:p>
    <w:p w:rsidR="007B1656" w:rsidRDefault="00E00F76" w:rsidP="007B1656">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7B1656" w:rsidRDefault="007B1656" w:rsidP="007B1656">
      <w:pPr>
        <w:pStyle w:val="afa"/>
        <w:numPr>
          <w:ilvl w:val="0"/>
          <w:numId w:val="17"/>
        </w:numPr>
        <w:spacing w:after="240" w:line="276" w:lineRule="auto"/>
        <w:rPr>
          <w:rFonts w:cs="Arial"/>
        </w:rPr>
      </w:pPr>
      <w:r w:rsidRPr="006709C0">
        <w:rPr>
          <w:rFonts w:cs="Arial"/>
        </w:rPr>
        <w:t>ZPM_CNTR</w:t>
      </w:r>
      <w:r>
        <w:rPr>
          <w:rFonts w:cs="Arial"/>
        </w:rPr>
        <w:t xml:space="preserve"> - Отчет «Целесообразность привлечения исполнителей»</w:t>
      </w:r>
    </w:p>
    <w:p w:rsidR="007B1656" w:rsidRPr="00AF2D49" w:rsidRDefault="007B1656" w:rsidP="007B1656">
      <w:pPr>
        <w:spacing w:after="120" w:line="276" w:lineRule="auto"/>
        <w:ind w:left="924"/>
        <w:jc w:val="left"/>
        <w:rPr>
          <w:rFonts w:cs="Arial"/>
        </w:rPr>
      </w:pPr>
      <w:r w:rsidRPr="00AF2D49">
        <w:rPr>
          <w:rFonts w:cs="Arial"/>
        </w:rPr>
        <w:t>Поля для заполнения на селекционном экране:</w:t>
      </w:r>
    </w:p>
    <w:p w:rsidR="007B1656" w:rsidRPr="00AF2D49" w:rsidRDefault="007B1656" w:rsidP="007B1656">
      <w:pPr>
        <w:spacing w:after="120" w:line="276" w:lineRule="auto"/>
        <w:ind w:left="924"/>
        <w:jc w:val="left"/>
        <w:rPr>
          <w:rFonts w:cs="Arial"/>
        </w:rPr>
      </w:pPr>
      <w:r w:rsidRPr="00AF2D49">
        <w:rPr>
          <w:rFonts w:cs="Arial"/>
        </w:rPr>
        <w:t xml:space="preserve">- </w:t>
      </w:r>
      <w:r w:rsidR="00700486">
        <w:rPr>
          <w:rFonts w:cs="Arial"/>
        </w:rPr>
        <w:t>Планирующий завод</w:t>
      </w:r>
      <w:r w:rsidRPr="00AF2D49">
        <w:rPr>
          <w:rFonts w:cs="Arial"/>
        </w:rPr>
        <w:t>;</w:t>
      </w:r>
    </w:p>
    <w:p w:rsidR="007B1656" w:rsidRDefault="007B1656" w:rsidP="007B1656">
      <w:pPr>
        <w:spacing w:after="120" w:line="276" w:lineRule="auto"/>
        <w:ind w:left="924"/>
        <w:jc w:val="left"/>
        <w:rPr>
          <w:rFonts w:cs="Arial"/>
        </w:rPr>
      </w:pPr>
      <w:r w:rsidRPr="000E4C83">
        <w:rPr>
          <w:rFonts w:cs="Arial"/>
        </w:rPr>
        <w:t>- Группа планирования;</w:t>
      </w:r>
    </w:p>
    <w:p w:rsidR="00700486" w:rsidRPr="00700486" w:rsidRDefault="00700486" w:rsidP="007B1656">
      <w:pPr>
        <w:spacing w:after="120" w:line="276" w:lineRule="auto"/>
        <w:ind w:left="924"/>
        <w:jc w:val="left"/>
        <w:rPr>
          <w:rFonts w:cs="Arial"/>
        </w:rPr>
      </w:pPr>
      <w:r>
        <w:rPr>
          <w:rFonts w:cs="Arial"/>
        </w:rPr>
        <w:t>- Вид заказа/ СГ;</w:t>
      </w:r>
    </w:p>
    <w:p w:rsidR="007B1656" w:rsidRPr="00A56639" w:rsidRDefault="007B1656" w:rsidP="007B1656">
      <w:pPr>
        <w:spacing w:after="240" w:line="276" w:lineRule="auto"/>
        <w:ind w:left="927"/>
        <w:jc w:val="left"/>
        <w:rPr>
          <w:rFonts w:cs="Arial"/>
        </w:rPr>
      </w:pPr>
      <w:r>
        <w:rPr>
          <w:rFonts w:cs="Arial"/>
        </w:rPr>
        <w:t>- Период (с .. по).</w:t>
      </w:r>
    </w:p>
    <w:p w:rsidR="00997E61" w:rsidRPr="007008A3" w:rsidRDefault="00997E61">
      <w:pPr>
        <w:pStyle w:val="4"/>
      </w:pPr>
      <w:r w:rsidRPr="007008A3">
        <w:t xml:space="preserve">Шаг процесса </w:t>
      </w:r>
      <w:r w:rsidR="00A774D5">
        <w:t>2</w:t>
      </w:r>
      <w:r w:rsidR="0028527F" w:rsidRPr="007008A3">
        <w:t>70</w:t>
      </w:r>
      <w:r w:rsidRPr="007008A3">
        <w:t xml:space="preserve"> – </w:t>
      </w:r>
      <w:r w:rsidR="0028527F" w:rsidRPr="007008A3">
        <w:t>Анализ целесообразности привлечения исполнителей</w:t>
      </w:r>
    </w:p>
    <w:p w:rsidR="0098799F" w:rsidRDefault="00345DAB" w:rsidP="0028527F">
      <w:pPr>
        <w:spacing w:after="240" w:line="276" w:lineRule="auto"/>
        <w:rPr>
          <w:rFonts w:cs="Arial"/>
        </w:rPr>
      </w:pPr>
      <w:r>
        <w:rPr>
          <w:rFonts w:cs="Arial"/>
        </w:rPr>
        <w:t>Старшим п</w:t>
      </w:r>
      <w:r w:rsidR="009B6F5F">
        <w:rPr>
          <w:rFonts w:cs="Arial"/>
        </w:rPr>
        <w:t xml:space="preserve">ланировщиком </w:t>
      </w:r>
      <w:r w:rsidR="002535C0">
        <w:rPr>
          <w:rFonts w:cs="Arial"/>
        </w:rPr>
        <w:t>ТОиР УО</w:t>
      </w:r>
      <w:r w:rsidR="009B6F5F">
        <w:rPr>
          <w:rFonts w:cs="Arial"/>
        </w:rPr>
        <w:t xml:space="preserve"> в</w:t>
      </w:r>
      <w:r w:rsidR="0028527F" w:rsidRPr="007008A3">
        <w:rPr>
          <w:rFonts w:cs="Arial"/>
        </w:rPr>
        <w:t>ыполняется проверка оптимальности</w:t>
      </w:r>
      <w:r w:rsidR="009B6F5F">
        <w:rPr>
          <w:rFonts w:cs="Arial"/>
        </w:rPr>
        <w:t xml:space="preserve"> произведенной</w:t>
      </w:r>
      <w:r w:rsidR="0028527F" w:rsidRPr="007008A3">
        <w:rPr>
          <w:rFonts w:cs="Arial"/>
        </w:rPr>
        <w:t xml:space="preserve"> замены</w:t>
      </w:r>
      <w:r w:rsidR="009B6F5F">
        <w:rPr>
          <w:rFonts w:cs="Arial"/>
        </w:rPr>
        <w:t>, если замена оптимальна</w:t>
      </w:r>
      <w:r w:rsidR="00A774D5">
        <w:rPr>
          <w:rFonts w:cs="Arial"/>
        </w:rPr>
        <w:t xml:space="preserve"> – выполняется переход к шагу 28</w:t>
      </w:r>
      <w:r w:rsidR="009B6F5F">
        <w:rPr>
          <w:rFonts w:cs="Arial"/>
        </w:rPr>
        <w:t>0,</w:t>
      </w:r>
      <w:r w:rsidR="00D71133">
        <w:rPr>
          <w:rFonts w:cs="Arial"/>
        </w:rPr>
        <w:t xml:space="preserve"> если не оптимальн</w:t>
      </w:r>
      <w:r w:rsidR="00A774D5">
        <w:rPr>
          <w:rFonts w:cs="Arial"/>
        </w:rPr>
        <w:t>а – происходит возврат к шагу 23</w:t>
      </w:r>
      <w:r w:rsidR="00D71133">
        <w:rPr>
          <w:rFonts w:cs="Arial"/>
        </w:rPr>
        <w:t>0</w:t>
      </w:r>
      <w:r w:rsidR="009B6F5F">
        <w:rPr>
          <w:rFonts w:cs="Arial"/>
        </w:rPr>
        <w:t>.</w:t>
      </w:r>
      <w:r w:rsidR="0098799F">
        <w:rPr>
          <w:rFonts w:cs="Arial"/>
        </w:rPr>
        <w:t xml:space="preserve"> При замене </w:t>
      </w:r>
      <w:r w:rsidR="00852012">
        <w:rPr>
          <w:rFonts w:cs="Arial"/>
        </w:rPr>
        <w:t>исполнителя должны учитываться</w:t>
      </w:r>
      <w:r w:rsidR="0098799F">
        <w:rPr>
          <w:rFonts w:cs="Arial"/>
        </w:rPr>
        <w:t xml:space="preserve"> требования</w:t>
      </w:r>
      <w:r w:rsidR="00852012">
        <w:rPr>
          <w:rFonts w:cs="Arial"/>
        </w:rPr>
        <w:t xml:space="preserve"> </w:t>
      </w:r>
      <w:r w:rsidR="00852012" w:rsidRPr="00852012">
        <w:rPr>
          <w:rFonts w:cs="Arial"/>
        </w:rPr>
        <w:t>НМД «Методические указания по выбору способа выполнения работ по ТОиР оборудования (собственные силы или услуги сторонних организаций)»</w:t>
      </w:r>
      <w:r w:rsidR="0098799F">
        <w:rPr>
          <w:rFonts w:cs="Arial"/>
        </w:rPr>
        <w:t>.</w:t>
      </w:r>
    </w:p>
    <w:p w:rsidR="00A1513C" w:rsidRPr="007008A3" w:rsidRDefault="00345DAB" w:rsidP="00A1513C">
      <w:pPr>
        <w:spacing w:after="240" w:line="276" w:lineRule="auto"/>
        <w:rPr>
          <w:rFonts w:cs="Arial"/>
        </w:rPr>
      </w:pPr>
      <w:r>
        <w:rPr>
          <w:rFonts w:cs="Arial"/>
        </w:rPr>
        <w:t xml:space="preserve">Старшим планировщиком </w:t>
      </w:r>
      <w:r w:rsidR="002535C0">
        <w:rPr>
          <w:rFonts w:cs="Arial"/>
        </w:rPr>
        <w:t>ТОиР УО</w:t>
      </w:r>
      <w:r w:rsidR="00A1513C" w:rsidRPr="007008A3">
        <w:rPr>
          <w:rFonts w:cs="Arial"/>
        </w:rPr>
        <w:t xml:space="preserve"> проводится проверка на наличие гарантии по соответствующему оборудованию, указанному в качестве ссылочного объекта в</w:t>
      </w:r>
      <w:r w:rsidR="00A1513C">
        <w:rPr>
          <w:rFonts w:cs="Arial"/>
        </w:rPr>
        <w:t xml:space="preserve"> заказ</w:t>
      </w:r>
      <w:r w:rsidR="00A1513C" w:rsidRPr="007008A3">
        <w:rPr>
          <w:rFonts w:cs="Arial"/>
        </w:rPr>
        <w:t>е, на соответствующую дату согласно срокам</w:t>
      </w:r>
      <w:r w:rsidR="00A1513C">
        <w:rPr>
          <w:rFonts w:cs="Arial"/>
        </w:rPr>
        <w:t xml:space="preserve"> заказ</w:t>
      </w:r>
      <w:r w:rsidR="00A1513C" w:rsidRPr="007008A3">
        <w:rPr>
          <w:rFonts w:cs="Arial"/>
        </w:rPr>
        <w:t xml:space="preserve">а и проверка с помощью </w:t>
      </w:r>
      <w:r w:rsidR="006709C0">
        <w:rPr>
          <w:rFonts w:cs="Arial"/>
        </w:rPr>
        <w:t xml:space="preserve">транзакции </w:t>
      </w:r>
      <w:r w:rsidR="006709C0" w:rsidRPr="006709C0">
        <w:rPr>
          <w:rFonts w:cs="Arial"/>
        </w:rPr>
        <w:t>ZPM_CNTR</w:t>
      </w:r>
      <w:r w:rsidR="006709C0">
        <w:rPr>
          <w:rFonts w:cs="Arial"/>
        </w:rPr>
        <w:t xml:space="preserve"> </w:t>
      </w:r>
      <w:r w:rsidR="00A1513C">
        <w:rPr>
          <w:rFonts w:cs="Arial"/>
        </w:rPr>
        <w:t>(№ в реестре разработок PM27</w:t>
      </w:r>
      <w:r>
        <w:rPr>
          <w:rFonts w:cs="Arial"/>
        </w:rPr>
        <w:t>, см. раздел 5.10.7.7. данного КД</w:t>
      </w:r>
      <w:r w:rsidR="00A1513C">
        <w:rPr>
          <w:rFonts w:cs="Arial"/>
        </w:rPr>
        <w:t>)</w:t>
      </w:r>
      <w:r w:rsidR="00A1513C" w:rsidRPr="007008A3">
        <w:rPr>
          <w:rFonts w:cs="Arial"/>
        </w:rPr>
        <w:t>.</w:t>
      </w:r>
    </w:p>
    <w:p w:rsidR="00A1513C" w:rsidRDefault="00A1513C" w:rsidP="00A1513C">
      <w:pPr>
        <w:spacing w:after="240" w:line="276" w:lineRule="auto"/>
        <w:rPr>
          <w:rFonts w:cs="Arial"/>
        </w:rPr>
      </w:pPr>
      <w:r w:rsidRPr="007008A3">
        <w:rPr>
          <w:rFonts w:cs="Arial"/>
        </w:rPr>
        <w:t>В случае наличия активной гарантии инициируется перепланирование</w:t>
      </w:r>
      <w:r>
        <w:rPr>
          <w:rFonts w:cs="Arial"/>
        </w:rPr>
        <w:t xml:space="preserve"> заказ</w:t>
      </w:r>
      <w:r w:rsidRPr="007008A3">
        <w:rPr>
          <w:rFonts w:cs="Arial"/>
        </w:rPr>
        <w:t xml:space="preserve">а: замена </w:t>
      </w:r>
      <w:r>
        <w:rPr>
          <w:rFonts w:cs="Arial"/>
        </w:rPr>
        <w:t>рабочего места</w:t>
      </w:r>
      <w:r w:rsidRPr="007008A3">
        <w:rPr>
          <w:rFonts w:cs="Arial"/>
        </w:rPr>
        <w:t xml:space="preserve"> ТОиР </w:t>
      </w:r>
      <w:r>
        <w:rPr>
          <w:rFonts w:cs="Arial"/>
        </w:rPr>
        <w:t xml:space="preserve">в операции </w:t>
      </w:r>
      <w:r w:rsidRPr="007008A3">
        <w:rPr>
          <w:rFonts w:cs="Arial"/>
        </w:rPr>
        <w:t xml:space="preserve">на </w:t>
      </w:r>
      <w:commentRangeStart w:id="381"/>
      <w:r>
        <w:rPr>
          <w:rFonts w:cs="Arial"/>
        </w:rPr>
        <w:t>рабочее место п</w:t>
      </w:r>
      <w:r w:rsidRPr="007008A3">
        <w:rPr>
          <w:rFonts w:cs="Arial"/>
        </w:rPr>
        <w:t>оставщика оборудования</w:t>
      </w:r>
      <w:commentRangeEnd w:id="381"/>
      <w:r w:rsidR="00C442E5">
        <w:rPr>
          <w:rStyle w:val="aff5"/>
        </w:rPr>
        <w:commentReference w:id="381"/>
      </w:r>
      <w:r w:rsidR="003B579C">
        <w:rPr>
          <w:rFonts w:cs="Arial"/>
        </w:rPr>
        <w:t xml:space="preserve">, </w:t>
      </w:r>
      <w:r w:rsidR="00345DAB">
        <w:rPr>
          <w:rFonts w:cs="Arial"/>
        </w:rPr>
        <w:t>Старшим п</w:t>
      </w:r>
      <w:r w:rsidR="003B579C">
        <w:rPr>
          <w:rFonts w:cs="Arial"/>
        </w:rPr>
        <w:t>ланировщиком</w:t>
      </w:r>
      <w:r w:rsidR="00345DAB">
        <w:rPr>
          <w:rFonts w:cs="Arial"/>
        </w:rPr>
        <w:t xml:space="preserve"> </w:t>
      </w:r>
      <w:r w:rsidR="002535C0">
        <w:rPr>
          <w:rFonts w:cs="Arial"/>
        </w:rPr>
        <w:t>ТОиР УО</w:t>
      </w:r>
      <w:r w:rsidR="003B579C">
        <w:rPr>
          <w:rFonts w:cs="Arial"/>
        </w:rPr>
        <w:t xml:space="preserve"> должен быть установлен для операций управляющий ключ PM03</w:t>
      </w:r>
      <w:r w:rsidR="00345DAB">
        <w:rPr>
          <w:rFonts w:cs="Arial"/>
        </w:rPr>
        <w:t xml:space="preserve"> «ТОРО – УСО гарантия»</w:t>
      </w:r>
      <w:r w:rsidRPr="007008A3">
        <w:rPr>
          <w:rFonts w:cs="Arial"/>
        </w:rPr>
        <w:t>.</w:t>
      </w:r>
      <w:r>
        <w:rPr>
          <w:rFonts w:cs="Arial"/>
        </w:rPr>
        <w:t xml:space="preserve"> См. описание настройки управляющих ключей операций в разделе 5.10. КД </w:t>
      </w:r>
      <w:r w:rsidR="001710A8">
        <w:rPr>
          <w:rFonts w:cs="Arial"/>
        </w:rPr>
        <w:t>ERP.</w:t>
      </w:r>
      <w:r w:rsidR="000B519E">
        <w:rPr>
          <w:rFonts w:cs="Arial"/>
        </w:rPr>
        <w:t>4.6.1.2.</w:t>
      </w:r>
      <w:r>
        <w:rPr>
          <w:rFonts w:cs="Arial"/>
        </w:rPr>
        <w:t xml:space="preserve">52.PM КД </w:t>
      </w:r>
      <w:r w:rsidR="00BC2B99">
        <w:rPr>
          <w:rFonts w:cs="Arial"/>
        </w:rPr>
        <w:t>Оперативное планирование мероприятий ТОиР</w:t>
      </w:r>
      <w:r>
        <w:rPr>
          <w:rFonts w:cs="Arial"/>
        </w:rPr>
        <w:t>.</w:t>
      </w:r>
    </w:p>
    <w:p w:rsidR="00FF6125" w:rsidRPr="007008A3" w:rsidRDefault="00FF6125" w:rsidP="00A1513C">
      <w:pPr>
        <w:spacing w:after="240" w:line="276" w:lineRule="auto"/>
        <w:rPr>
          <w:rFonts w:cs="Arial"/>
        </w:rPr>
      </w:pPr>
      <w:r>
        <w:rPr>
          <w:rFonts w:cs="Arial"/>
        </w:rPr>
        <w:t xml:space="preserve">В случае согласования замены исполнителей, Старший планировщик </w:t>
      </w:r>
      <w:r w:rsidR="002535C0">
        <w:rPr>
          <w:rFonts w:cs="Arial"/>
        </w:rPr>
        <w:t>ТОиР УО</w:t>
      </w:r>
      <w:r>
        <w:rPr>
          <w:rFonts w:cs="Arial"/>
        </w:rPr>
        <w:t xml:space="preserve"> устанавливает на заказах статус «ИСПС – исполнители согласованы». Если не согласовывает – устанавливает статус «ИСПК – требуется заменить исполнителей», и информирует Планировщика </w:t>
      </w:r>
      <w:r w:rsidR="002535C0">
        <w:rPr>
          <w:rFonts w:cs="Arial"/>
        </w:rPr>
        <w:t>ТОиР УО</w:t>
      </w:r>
      <w:r>
        <w:rPr>
          <w:rFonts w:cs="Arial"/>
        </w:rPr>
        <w:t>, направляя лист замечаний.</w:t>
      </w:r>
    </w:p>
    <w:p w:rsidR="0081508C" w:rsidRDefault="0081508C" w:rsidP="0081508C">
      <w:pPr>
        <w:spacing w:after="240" w:line="276" w:lineRule="auto"/>
        <w:rPr>
          <w:rFonts w:cs="Arial"/>
        </w:rPr>
      </w:pPr>
      <w:r>
        <w:rPr>
          <w:rFonts w:cs="Arial"/>
        </w:rPr>
        <w:t>Используются транзакции</w:t>
      </w:r>
    </w:p>
    <w:p w:rsidR="006F0665" w:rsidRDefault="006709C0" w:rsidP="0081508C">
      <w:pPr>
        <w:pStyle w:val="afa"/>
        <w:numPr>
          <w:ilvl w:val="0"/>
          <w:numId w:val="17"/>
        </w:numPr>
        <w:spacing w:after="240" w:line="276" w:lineRule="auto"/>
        <w:rPr>
          <w:rFonts w:cs="Arial"/>
        </w:rPr>
      </w:pPr>
      <w:r w:rsidRPr="006709C0">
        <w:rPr>
          <w:rFonts w:cs="Arial"/>
        </w:rPr>
        <w:t>ZPM_CNTR</w:t>
      </w:r>
      <w:r>
        <w:rPr>
          <w:rFonts w:cs="Arial"/>
        </w:rPr>
        <w:t xml:space="preserve"> -</w:t>
      </w:r>
      <w:r w:rsidR="0081508C">
        <w:rPr>
          <w:rFonts w:cs="Arial"/>
        </w:rPr>
        <w:t xml:space="preserve"> Отчет «Целесообразность привлечения исполнителей»</w:t>
      </w:r>
    </w:p>
    <w:p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rsidR="006F0665" w:rsidRPr="00AF2D49" w:rsidRDefault="006F0665" w:rsidP="001F00CA">
      <w:pPr>
        <w:spacing w:after="120" w:line="276" w:lineRule="auto"/>
        <w:ind w:left="924"/>
        <w:jc w:val="left"/>
        <w:rPr>
          <w:rFonts w:cs="Arial"/>
        </w:rPr>
      </w:pPr>
      <w:r w:rsidRPr="00AF2D49">
        <w:rPr>
          <w:rFonts w:cs="Arial"/>
        </w:rPr>
        <w:t>- Техническое место;</w:t>
      </w:r>
    </w:p>
    <w:p w:rsidR="006F0665" w:rsidRPr="000E4C83" w:rsidRDefault="006F0665" w:rsidP="001F00CA">
      <w:pPr>
        <w:spacing w:after="120" w:line="276" w:lineRule="auto"/>
        <w:ind w:left="924"/>
        <w:jc w:val="left"/>
        <w:rPr>
          <w:rFonts w:cs="Arial"/>
        </w:rPr>
      </w:pPr>
      <w:r w:rsidRPr="000E4C83">
        <w:rPr>
          <w:rFonts w:cs="Arial"/>
        </w:rPr>
        <w:t>- Группа планирования;</w:t>
      </w:r>
    </w:p>
    <w:p w:rsidR="006F0665" w:rsidRDefault="006F0665" w:rsidP="006F0665">
      <w:pPr>
        <w:spacing w:after="240" w:line="276" w:lineRule="auto"/>
        <w:ind w:left="927"/>
        <w:jc w:val="left"/>
        <w:rPr>
          <w:rFonts w:cs="Arial"/>
        </w:rPr>
      </w:pPr>
      <w:r>
        <w:rPr>
          <w:rFonts w:cs="Arial"/>
        </w:rPr>
        <w:t>- Период (с .. по).</w:t>
      </w:r>
    </w:p>
    <w:p w:rsidR="00997E61" w:rsidRPr="007008A3" w:rsidRDefault="00997E61">
      <w:pPr>
        <w:pStyle w:val="4"/>
      </w:pPr>
      <w:r w:rsidRPr="007008A3">
        <w:t xml:space="preserve">Шаг процесса </w:t>
      </w:r>
      <w:r w:rsidR="00A774D5">
        <w:t>28</w:t>
      </w:r>
      <w:r w:rsidR="0028527F" w:rsidRPr="007008A3">
        <w:t>0</w:t>
      </w:r>
      <w:r w:rsidRPr="007008A3">
        <w:t xml:space="preserve"> – </w:t>
      </w:r>
      <w:r w:rsidR="0028527F" w:rsidRPr="007008A3">
        <w:t xml:space="preserve">Установка статуса </w:t>
      </w:r>
      <w:r w:rsidR="00700486">
        <w:t>«</w:t>
      </w:r>
      <w:r w:rsidR="0028527F" w:rsidRPr="007008A3">
        <w:t>Исполнители запланированы</w:t>
      </w:r>
      <w:r w:rsidR="00700486">
        <w:t>»</w:t>
      </w:r>
    </w:p>
    <w:p w:rsidR="0028527F" w:rsidRDefault="0028527F" w:rsidP="0028527F">
      <w:pPr>
        <w:spacing w:after="240" w:line="276" w:lineRule="auto"/>
        <w:rPr>
          <w:rFonts w:cs="Arial"/>
        </w:rPr>
      </w:pPr>
      <w:r w:rsidRPr="007008A3">
        <w:rPr>
          <w:rFonts w:cs="Arial"/>
        </w:rPr>
        <w:t>На</w:t>
      </w:r>
      <w:r w:rsidR="00D139D7">
        <w:rPr>
          <w:rFonts w:cs="Arial"/>
        </w:rPr>
        <w:t xml:space="preserve"> заказ</w:t>
      </w:r>
      <w:r w:rsidRPr="007008A3">
        <w:rPr>
          <w:rFonts w:cs="Arial"/>
        </w:rPr>
        <w:t>ах</w:t>
      </w:r>
      <w:r w:rsidR="0081508C">
        <w:rPr>
          <w:rFonts w:cs="Arial"/>
        </w:rPr>
        <w:t xml:space="preserve"> ТОРО</w:t>
      </w:r>
      <w:r w:rsidRPr="007008A3">
        <w:rPr>
          <w:rFonts w:cs="Arial"/>
        </w:rPr>
        <w:t xml:space="preserve">, по которым не </w:t>
      </w:r>
      <w:r w:rsidR="0081508C">
        <w:rPr>
          <w:rFonts w:cs="Arial"/>
        </w:rPr>
        <w:t>по</w:t>
      </w:r>
      <w:r w:rsidRPr="007008A3">
        <w:rPr>
          <w:rFonts w:cs="Arial"/>
        </w:rPr>
        <w:t xml:space="preserve">требовалась корректировка </w:t>
      </w:r>
      <w:r w:rsidR="0081508C">
        <w:rPr>
          <w:rFonts w:cs="Arial"/>
        </w:rPr>
        <w:t>плановых исполнителей работ, либо была произведена оптимальная замена</w:t>
      </w:r>
      <w:r w:rsidR="00FF6125">
        <w:rPr>
          <w:rFonts w:cs="Arial"/>
        </w:rPr>
        <w:t xml:space="preserve"> (и Старшим планировщиком был установлен статус «ИСПС – замена исполнителей согласована»)</w:t>
      </w:r>
      <w:r w:rsidRPr="007008A3">
        <w:rPr>
          <w:rFonts w:cs="Arial"/>
        </w:rPr>
        <w:t xml:space="preserve">, </w:t>
      </w:r>
      <w:r w:rsidR="00583B3B">
        <w:rPr>
          <w:rFonts w:cs="Arial"/>
        </w:rPr>
        <w:t xml:space="preserve">Планировщиком </w:t>
      </w:r>
      <w:r w:rsidR="002535C0">
        <w:rPr>
          <w:rFonts w:cs="Arial"/>
        </w:rPr>
        <w:t>ТОиР УО</w:t>
      </w:r>
      <w:r w:rsidR="00BB53B0">
        <w:rPr>
          <w:rFonts w:cs="Arial"/>
        </w:rPr>
        <w:t xml:space="preserve"> </w:t>
      </w:r>
      <w:r w:rsidRPr="007008A3">
        <w:rPr>
          <w:rFonts w:cs="Arial"/>
        </w:rPr>
        <w:t>устанавливается статус "</w:t>
      </w:r>
      <w:r w:rsidR="006B0074">
        <w:rPr>
          <w:rFonts w:cs="Arial"/>
        </w:rPr>
        <w:t>ИСП</w:t>
      </w:r>
      <w:r w:rsidR="00FF6125">
        <w:rPr>
          <w:rFonts w:cs="Arial"/>
        </w:rPr>
        <w:t>П</w:t>
      </w:r>
      <w:r w:rsidR="006B0074">
        <w:rPr>
          <w:rFonts w:cs="Arial"/>
        </w:rPr>
        <w:t xml:space="preserve"> - </w:t>
      </w:r>
      <w:r w:rsidRPr="007008A3">
        <w:rPr>
          <w:rFonts w:cs="Arial"/>
        </w:rPr>
        <w:t>Исполнители запланированы"</w:t>
      </w:r>
      <w:r w:rsidR="006B0074">
        <w:rPr>
          <w:rFonts w:cs="Arial"/>
        </w:rPr>
        <w:t>.</w:t>
      </w:r>
    </w:p>
    <w:p w:rsidR="00496911" w:rsidRDefault="00496911" w:rsidP="00496911">
      <w:pPr>
        <w:spacing w:after="240" w:line="276" w:lineRule="auto"/>
        <w:rPr>
          <w:rFonts w:cs="Arial"/>
        </w:rPr>
      </w:pPr>
      <w:r>
        <w:rPr>
          <w:rFonts w:cs="Arial"/>
        </w:rPr>
        <w:t>Описание статусов и статусных схем заказов представлено в разделе 5.7.1. данного КД.</w:t>
      </w:r>
    </w:p>
    <w:p w:rsidR="006B0074" w:rsidRDefault="006B0074" w:rsidP="006B0074">
      <w:pPr>
        <w:spacing w:after="240" w:line="276" w:lineRule="auto"/>
        <w:rPr>
          <w:rFonts w:cs="Arial"/>
        </w:rPr>
      </w:pPr>
      <w:r>
        <w:rPr>
          <w:rFonts w:cs="Arial"/>
        </w:rPr>
        <w:t>Используются транзакции</w:t>
      </w:r>
    </w:p>
    <w:p w:rsidR="006F0665" w:rsidRPr="00B32E52" w:rsidRDefault="006B0074" w:rsidP="006B0074">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rsidR="006F0665" w:rsidRPr="000E4C83" w:rsidRDefault="006F0665" w:rsidP="001F00CA">
      <w:pPr>
        <w:spacing w:after="120" w:line="276" w:lineRule="auto"/>
        <w:ind w:left="924"/>
        <w:jc w:val="left"/>
        <w:rPr>
          <w:rFonts w:cs="Arial"/>
        </w:rPr>
      </w:pPr>
      <w:r w:rsidRPr="00AF2D49">
        <w:rPr>
          <w:rFonts w:cs="Arial"/>
        </w:rPr>
        <w:t>- Техническое мес</w:t>
      </w:r>
      <w:r w:rsidRPr="000E4C83">
        <w:rPr>
          <w:rFonts w:cs="Arial"/>
        </w:rPr>
        <w:t>то;</w:t>
      </w:r>
    </w:p>
    <w:p w:rsidR="006F0665" w:rsidRPr="00496911" w:rsidRDefault="006F0665" w:rsidP="001F00CA">
      <w:pPr>
        <w:spacing w:after="120" w:line="276" w:lineRule="auto"/>
        <w:ind w:left="924"/>
        <w:jc w:val="left"/>
        <w:rPr>
          <w:rFonts w:cs="Arial"/>
        </w:rPr>
      </w:pPr>
      <w:r w:rsidRPr="00496911">
        <w:rPr>
          <w:rFonts w:cs="Arial"/>
        </w:rPr>
        <w:t>- Группа планирования;</w:t>
      </w:r>
    </w:p>
    <w:p w:rsidR="006F0665" w:rsidRPr="00A56639" w:rsidRDefault="006F0665" w:rsidP="006F0665">
      <w:pPr>
        <w:spacing w:after="240" w:line="276" w:lineRule="auto"/>
        <w:ind w:left="927"/>
        <w:jc w:val="left"/>
        <w:rPr>
          <w:rFonts w:cs="Arial"/>
        </w:rPr>
      </w:pPr>
      <w:r>
        <w:rPr>
          <w:rFonts w:cs="Arial"/>
        </w:rPr>
        <w:t>- Период (с .. по).</w:t>
      </w:r>
    </w:p>
    <w:p w:rsidR="00997E61" w:rsidRPr="007008A3" w:rsidRDefault="00997E61">
      <w:pPr>
        <w:pStyle w:val="4"/>
      </w:pPr>
      <w:r w:rsidRPr="007008A3">
        <w:t xml:space="preserve">Шаг процесса </w:t>
      </w:r>
      <w:r w:rsidR="00A774D5">
        <w:t>29</w:t>
      </w:r>
      <w:r w:rsidR="0028527F" w:rsidRPr="007008A3">
        <w:t>0</w:t>
      </w:r>
      <w:r w:rsidRPr="007008A3">
        <w:t xml:space="preserve"> – </w:t>
      </w:r>
      <w:r w:rsidR="0028527F" w:rsidRPr="007008A3">
        <w:t>Формирование плана-графика воздействий на ПА Подразделения</w:t>
      </w:r>
    </w:p>
    <w:p w:rsidR="0028527F" w:rsidRDefault="00F62E46" w:rsidP="0028527F">
      <w:pPr>
        <w:spacing w:after="240" w:line="276" w:lineRule="auto"/>
        <w:rPr>
          <w:rFonts w:cs="Arial"/>
        </w:rPr>
      </w:pPr>
      <w:r>
        <w:rPr>
          <w:rFonts w:cs="Arial"/>
        </w:rPr>
        <w:t>Планировщик</w:t>
      </w:r>
      <w:r w:rsidR="0028527F" w:rsidRPr="007008A3">
        <w:rPr>
          <w:rFonts w:cs="Arial"/>
        </w:rPr>
        <w:t xml:space="preserve"> </w:t>
      </w:r>
      <w:r w:rsidR="002535C0">
        <w:rPr>
          <w:rFonts w:cs="Arial"/>
        </w:rPr>
        <w:t>ТОиР УО</w:t>
      </w:r>
      <w:r w:rsidR="00A36B7C">
        <w:rPr>
          <w:rFonts w:cs="Arial"/>
        </w:rPr>
        <w:t xml:space="preserve"> или Планировщик ЗиС УО</w:t>
      </w:r>
      <w:r w:rsidR="00BB53B0">
        <w:rPr>
          <w:rFonts w:cs="Arial"/>
        </w:rPr>
        <w:t xml:space="preserve"> </w:t>
      </w:r>
      <w:r w:rsidR="0028527F" w:rsidRPr="007008A3">
        <w:rPr>
          <w:rFonts w:cs="Arial"/>
        </w:rPr>
        <w:t>формирует план-график воздействий на ПА Подразделения</w:t>
      </w:r>
      <w:ins w:id="382" w:author="polyus\kiselevyuv" w:date="2022-04-23T14:55:00Z">
        <w:r w:rsidR="008C35E5" w:rsidRPr="008C35E5">
          <w:rPr>
            <w:rFonts w:cs="Arial"/>
          </w:rPr>
          <w:t xml:space="preserve"> </w:t>
        </w:r>
        <w:r w:rsidR="006935A6">
          <w:rPr>
            <w:rFonts w:cs="Arial"/>
          </w:rPr>
          <w:t>и отчет</w:t>
        </w:r>
        <w:r w:rsidR="008C35E5">
          <w:rPr>
            <w:rFonts w:cs="Arial"/>
          </w:rPr>
          <w:t xml:space="preserve"> по загрузке рабочих мест</w:t>
        </w:r>
      </w:ins>
      <w:r w:rsidR="006B0074">
        <w:rPr>
          <w:rFonts w:cs="Arial"/>
        </w:rPr>
        <w:t xml:space="preserve"> для последующего анализа критичности </w:t>
      </w:r>
      <w:r w:rsidR="00E64CA0">
        <w:rPr>
          <w:rFonts w:cs="Arial"/>
        </w:rPr>
        <w:t xml:space="preserve">ПА (шаг </w:t>
      </w:r>
      <w:r w:rsidR="00A36B7C">
        <w:rPr>
          <w:rFonts w:cs="Arial"/>
        </w:rPr>
        <w:t>30</w:t>
      </w:r>
      <w:r w:rsidR="00E64CA0">
        <w:rPr>
          <w:rFonts w:cs="Arial"/>
        </w:rPr>
        <w:t>0) для принятия решения о необходимости синхронизации работ, выпол</w:t>
      </w:r>
      <w:r w:rsidR="00A774D5">
        <w:rPr>
          <w:rFonts w:cs="Arial"/>
        </w:rPr>
        <w:t xml:space="preserve">няемых смежными службами (шаг </w:t>
      </w:r>
      <w:r w:rsidR="00751DAA">
        <w:rPr>
          <w:rFonts w:cs="Arial"/>
        </w:rPr>
        <w:t>310</w:t>
      </w:r>
      <w:r w:rsidR="00E64CA0">
        <w:rPr>
          <w:rFonts w:cs="Arial"/>
        </w:rPr>
        <w:t>).</w:t>
      </w:r>
      <w:ins w:id="383" w:author="polyus\kiselevyuv" w:date="2022-04-23T14:56:00Z">
        <w:r w:rsidR="008C35E5">
          <w:rPr>
            <w:rFonts w:cs="Arial"/>
          </w:rPr>
          <w:t xml:space="preserve"> План-график формируется на</w:t>
        </w:r>
      </w:ins>
      <w:ins w:id="384" w:author="polyus\kiselevyuv" w:date="2022-04-23T14:57:00Z">
        <w:r w:rsidR="008C35E5">
          <w:rPr>
            <w:rFonts w:cs="Arial"/>
          </w:rPr>
          <w:t xml:space="preserve"> основе</w:t>
        </w:r>
      </w:ins>
      <w:ins w:id="385" w:author="polyus\kiselevyuv" w:date="2022-04-23T14:56:00Z">
        <w:r w:rsidR="008C35E5">
          <w:rPr>
            <w:rFonts w:cs="Arial"/>
          </w:rPr>
          <w:t xml:space="preserve"> заказ</w:t>
        </w:r>
      </w:ins>
      <w:ins w:id="386" w:author="polyus\kiselevyuv" w:date="2022-04-23T14:57:00Z">
        <w:r w:rsidR="008C35E5">
          <w:rPr>
            <w:rFonts w:cs="Arial"/>
          </w:rPr>
          <w:t>ов</w:t>
        </w:r>
      </w:ins>
      <w:ins w:id="387" w:author="polyus\kiselevyuv" w:date="2022-04-23T14:56:00Z">
        <w:r w:rsidR="008C35E5">
          <w:rPr>
            <w:rFonts w:cs="Arial"/>
          </w:rPr>
          <w:t xml:space="preserve"> ТОРО</w:t>
        </w:r>
      </w:ins>
      <w:ins w:id="388" w:author="polyus\kiselevyuv" w:date="2022-04-23T14:57:00Z">
        <w:r w:rsidR="008C35E5">
          <w:rPr>
            <w:rFonts w:cs="Arial"/>
          </w:rPr>
          <w:t xml:space="preserve"> созданных в</w:t>
        </w:r>
      </w:ins>
      <w:ins w:id="389" w:author="polyus\kiselevyuv" w:date="2022-04-23T14:58:00Z">
        <w:r w:rsidR="008C35E5">
          <w:rPr>
            <w:rFonts w:cs="Arial"/>
          </w:rPr>
          <w:t xml:space="preserve">ручную или из планов предупредительного ТОРО (статусы ПЛАН, ГОД) и сетевых графиков (статус </w:t>
        </w:r>
      </w:ins>
      <w:ins w:id="390" w:author="polyus\kiselevyuv" w:date="2022-04-23T14:59:00Z">
        <w:r w:rsidR="008C35E5">
          <w:rPr>
            <w:rFonts w:cs="Arial"/>
          </w:rPr>
          <w:t>ПЛАН).</w:t>
        </w:r>
      </w:ins>
    </w:p>
    <w:p w:rsidR="006B0074" w:rsidRDefault="006B0074" w:rsidP="006B0074">
      <w:pPr>
        <w:spacing w:after="240" w:line="276" w:lineRule="auto"/>
        <w:rPr>
          <w:rFonts w:cs="Arial"/>
        </w:rPr>
      </w:pPr>
      <w:commentRangeStart w:id="391"/>
      <w:r>
        <w:rPr>
          <w:rFonts w:cs="Arial"/>
        </w:rPr>
        <w:t>Используются транзакции</w:t>
      </w:r>
      <w:commentRangeEnd w:id="391"/>
      <w:r w:rsidR="007423A3">
        <w:rPr>
          <w:rStyle w:val="aff5"/>
        </w:rPr>
        <w:commentReference w:id="391"/>
      </w:r>
    </w:p>
    <w:p w:rsidR="006B0074" w:rsidRDefault="006B0074" w:rsidP="006B0074">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161A52">
        <w:rPr>
          <w:rFonts w:cs="Arial"/>
        </w:rPr>
        <w:t>;</w:t>
      </w:r>
    </w:p>
    <w:p w:rsidR="00671D92" w:rsidRPr="00B32E52" w:rsidRDefault="00671D92" w:rsidP="006B0074">
      <w:pPr>
        <w:pStyle w:val="afa"/>
        <w:numPr>
          <w:ilvl w:val="0"/>
          <w:numId w:val="17"/>
        </w:numPr>
        <w:spacing w:after="240" w:line="276" w:lineRule="auto"/>
        <w:rPr>
          <w:rFonts w:cs="Arial"/>
        </w:rPr>
      </w:pPr>
      <w:r>
        <w:rPr>
          <w:rFonts w:cs="Arial"/>
          <w:lang w:val="en-US"/>
        </w:rPr>
        <w:t>CN4</w:t>
      </w:r>
      <w:r w:rsidR="00161A52">
        <w:rPr>
          <w:rFonts w:cs="Arial"/>
          <w:lang w:val="en-US"/>
        </w:rPr>
        <w:t>6</w:t>
      </w:r>
      <w:r>
        <w:rPr>
          <w:rFonts w:cs="Arial"/>
          <w:lang w:val="en-US"/>
        </w:rPr>
        <w:t>N</w:t>
      </w:r>
      <w:r w:rsidR="00161A52">
        <w:rPr>
          <w:rFonts w:cs="Arial"/>
          <w:lang w:val="en-US"/>
        </w:rPr>
        <w:t xml:space="preserve"> – </w:t>
      </w:r>
      <w:r w:rsidR="00161A52">
        <w:rPr>
          <w:rFonts w:cs="Arial"/>
        </w:rPr>
        <w:t>Обзор: сетевые графики;</w:t>
      </w:r>
    </w:p>
    <w:p w:rsidR="006B0074" w:rsidRDefault="002E1D14" w:rsidP="006B0074">
      <w:pPr>
        <w:pStyle w:val="afa"/>
        <w:numPr>
          <w:ilvl w:val="0"/>
          <w:numId w:val="17"/>
        </w:numPr>
        <w:spacing w:after="240" w:line="276" w:lineRule="auto"/>
        <w:rPr>
          <w:rFonts w:cs="Arial"/>
        </w:rPr>
      </w:pPr>
      <w:r>
        <w:rPr>
          <w:rFonts w:cs="Arial"/>
        </w:rPr>
        <w:t>Транзакция ZPM_PLAN «АРМ планировщика ТОиР»</w:t>
      </w:r>
    </w:p>
    <w:p w:rsidR="006F0665" w:rsidRPr="00AF2D49" w:rsidRDefault="006F0665" w:rsidP="001F00CA">
      <w:pPr>
        <w:spacing w:after="120" w:line="276" w:lineRule="auto"/>
        <w:ind w:left="924"/>
        <w:jc w:val="left"/>
        <w:rPr>
          <w:rFonts w:cs="Arial"/>
        </w:rPr>
      </w:pPr>
      <w:r w:rsidRPr="00AF2D49">
        <w:rPr>
          <w:rFonts w:cs="Arial"/>
        </w:rPr>
        <w:t>Поля для заполнения на селекционном экране:</w:t>
      </w:r>
    </w:p>
    <w:p w:rsidR="006F0665" w:rsidRPr="00AF2D49" w:rsidRDefault="006F0665" w:rsidP="001F00CA">
      <w:pPr>
        <w:spacing w:after="120" w:line="276" w:lineRule="auto"/>
        <w:ind w:left="924"/>
        <w:jc w:val="left"/>
        <w:rPr>
          <w:rFonts w:cs="Arial"/>
        </w:rPr>
      </w:pPr>
      <w:r w:rsidRPr="00AF2D49">
        <w:rPr>
          <w:rFonts w:cs="Arial"/>
        </w:rPr>
        <w:t>- Техническое место;</w:t>
      </w:r>
    </w:p>
    <w:p w:rsidR="006F0665" w:rsidRPr="000E4C83" w:rsidRDefault="006F0665" w:rsidP="001F00CA">
      <w:pPr>
        <w:spacing w:after="120" w:line="276" w:lineRule="auto"/>
        <w:ind w:left="924"/>
        <w:jc w:val="left"/>
        <w:rPr>
          <w:rFonts w:cs="Arial"/>
        </w:rPr>
      </w:pPr>
      <w:r w:rsidRPr="000E4C83">
        <w:rPr>
          <w:rFonts w:cs="Arial"/>
        </w:rPr>
        <w:t>- Группа планирования;</w:t>
      </w:r>
    </w:p>
    <w:p w:rsidR="006F0665" w:rsidRDefault="006F0665" w:rsidP="00B153FA">
      <w:pPr>
        <w:spacing w:after="240" w:line="276" w:lineRule="auto"/>
        <w:ind w:left="927"/>
        <w:jc w:val="left"/>
        <w:rPr>
          <w:rFonts w:cs="Arial"/>
        </w:rPr>
      </w:pPr>
      <w:r>
        <w:rPr>
          <w:rFonts w:cs="Arial"/>
        </w:rPr>
        <w:t>- Период (с .. по).</w:t>
      </w:r>
    </w:p>
    <w:p w:rsidR="00997E61" w:rsidRPr="007008A3" w:rsidRDefault="00997E61">
      <w:pPr>
        <w:pStyle w:val="4"/>
      </w:pPr>
      <w:r w:rsidRPr="007008A3">
        <w:t>Шаг процесса</w:t>
      </w:r>
      <w:r w:rsidR="00A774D5">
        <w:t xml:space="preserve"> 30</w:t>
      </w:r>
      <w:r w:rsidR="0028527F" w:rsidRPr="007008A3">
        <w:t>0</w:t>
      </w:r>
      <w:r w:rsidRPr="007008A3">
        <w:t xml:space="preserve"> – </w:t>
      </w:r>
      <w:r w:rsidR="0028527F" w:rsidRPr="007008A3">
        <w:t>Анализ критичности ПА в плане-графике воздействий на ПА</w:t>
      </w:r>
    </w:p>
    <w:p w:rsidR="00671D92" w:rsidRDefault="0028527F" w:rsidP="0028527F">
      <w:pPr>
        <w:spacing w:after="240" w:line="276" w:lineRule="auto"/>
        <w:rPr>
          <w:rFonts w:cs="Arial"/>
        </w:rPr>
      </w:pPr>
      <w:bookmarkStart w:id="392" w:name="_Hlk522176203"/>
      <w:r w:rsidRPr="007008A3">
        <w:rPr>
          <w:rFonts w:cs="Arial"/>
        </w:rPr>
        <w:t xml:space="preserve">В соответствии с </w:t>
      </w:r>
      <w:r w:rsidR="00A9071B">
        <w:rPr>
          <w:rFonts w:cs="Arial"/>
        </w:rPr>
        <w:t xml:space="preserve">НМД </w:t>
      </w:r>
      <w:r w:rsidR="00DE0DE5">
        <w:rPr>
          <w:rFonts w:cs="Arial"/>
        </w:rPr>
        <w:t>«</w:t>
      </w:r>
      <w:r w:rsidR="00A9071B" w:rsidRPr="00B153FA">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DE0DE5">
        <w:rPr>
          <w:rFonts w:cs="Arial"/>
        </w:rPr>
        <w:t>»</w:t>
      </w:r>
      <w:r w:rsidR="00C9383A">
        <w:rPr>
          <w:rFonts w:cs="Arial"/>
        </w:rPr>
        <w:t>,</w:t>
      </w:r>
      <w:r w:rsidRPr="007008A3">
        <w:rPr>
          <w:rFonts w:cs="Arial"/>
        </w:rPr>
        <w:t xml:space="preserve"> отбираются</w:t>
      </w:r>
      <w:r w:rsidR="00D139D7">
        <w:rPr>
          <w:rFonts w:cs="Arial"/>
        </w:rPr>
        <w:t xml:space="preserve"> заказ</w:t>
      </w:r>
      <w:r w:rsidRPr="007008A3">
        <w:rPr>
          <w:rFonts w:cs="Arial"/>
        </w:rPr>
        <w:t>ы</w:t>
      </w:r>
      <w:ins w:id="393" w:author="polyus\kiselevyuv" w:date="2022-04-23T15:39:00Z">
        <w:r w:rsidR="00FE0AF6" w:rsidRPr="00B80BCD">
          <w:rPr>
            <w:rFonts w:cs="Arial"/>
          </w:rPr>
          <w:t xml:space="preserve"> </w:t>
        </w:r>
      </w:ins>
      <w:ins w:id="394" w:author="polyus\kiselevyuv" w:date="2022-04-23T15:40:00Z">
        <w:r w:rsidR="00FE0AF6">
          <w:rPr>
            <w:rFonts w:cs="Arial"/>
          </w:rPr>
          <w:t>ТОРО (статус ПЛАН, ГОД)</w:t>
        </w:r>
      </w:ins>
      <w:ins w:id="395" w:author="polyus\kiselevyuv" w:date="2022-04-23T16:49:00Z">
        <w:r w:rsidR="00B80BCD">
          <w:rPr>
            <w:rFonts w:cs="Arial"/>
          </w:rPr>
          <w:t>, включенные в п</w:t>
        </w:r>
        <w:r w:rsidR="00B80BCD" w:rsidRPr="00B80BCD">
          <w:rPr>
            <w:rFonts w:cs="Arial"/>
          </w:rPr>
          <w:t>лан-график</w:t>
        </w:r>
        <w:r w:rsidR="00B80BCD">
          <w:rPr>
            <w:rFonts w:cs="Arial"/>
          </w:rPr>
          <w:t>е</w:t>
        </w:r>
        <w:r w:rsidR="00B80BCD" w:rsidRPr="00B80BCD">
          <w:rPr>
            <w:rFonts w:cs="Arial"/>
          </w:rPr>
          <w:t xml:space="preserve"> воздействий на ПА Подразделения</w:t>
        </w:r>
      </w:ins>
      <w:r w:rsidRPr="007008A3">
        <w:rPr>
          <w:rFonts w:cs="Arial"/>
        </w:rPr>
        <w:t xml:space="preserve"> по уровню критичности</w:t>
      </w:r>
      <w:r w:rsidR="00C9383A">
        <w:rPr>
          <w:rFonts w:cs="Arial"/>
        </w:rPr>
        <w:t xml:space="preserve"> ПА</w:t>
      </w:r>
      <w:bookmarkEnd w:id="392"/>
      <w:r w:rsidR="00C9383A">
        <w:rPr>
          <w:rFonts w:cs="Arial"/>
        </w:rPr>
        <w:t>,</w:t>
      </w:r>
      <w:r w:rsidRPr="007008A3">
        <w:rPr>
          <w:rFonts w:cs="Arial"/>
        </w:rPr>
        <w:t xml:space="preserve"> и для</w:t>
      </w:r>
      <w:r w:rsidR="00D139D7">
        <w:rPr>
          <w:rFonts w:cs="Arial"/>
        </w:rPr>
        <w:t xml:space="preserve"> заказ</w:t>
      </w:r>
      <w:r w:rsidRPr="007008A3">
        <w:rPr>
          <w:rFonts w:cs="Arial"/>
        </w:rPr>
        <w:t>ов с определенным высоким уровнем критичности</w:t>
      </w:r>
      <w:r w:rsidR="00C9383A">
        <w:rPr>
          <w:rFonts w:cs="Arial"/>
        </w:rPr>
        <w:t xml:space="preserve"> </w:t>
      </w:r>
      <w:r w:rsidR="00583B3B">
        <w:rPr>
          <w:rFonts w:cs="Arial"/>
        </w:rPr>
        <w:t xml:space="preserve">Планировщик </w:t>
      </w:r>
      <w:r w:rsidR="002535C0">
        <w:rPr>
          <w:rFonts w:cs="Arial"/>
        </w:rPr>
        <w:t>ТОиР УО</w:t>
      </w:r>
      <w:r w:rsidR="00BB53B0">
        <w:rPr>
          <w:rFonts w:cs="Arial"/>
        </w:rPr>
        <w:t xml:space="preserve"> </w:t>
      </w:r>
      <w:r w:rsidR="00C9383A">
        <w:rPr>
          <w:rFonts w:cs="Arial"/>
        </w:rPr>
        <w:t xml:space="preserve">устанавливает статус «ТРСХ – требует </w:t>
      </w:r>
      <w:r w:rsidR="00A774D5">
        <w:rPr>
          <w:rFonts w:cs="Arial"/>
        </w:rPr>
        <w:t xml:space="preserve">синхронизации». </w:t>
      </w:r>
      <w:ins w:id="396" w:author="polyus\kiselevyuv" w:date="2022-04-23T15:41:00Z">
        <w:r w:rsidR="00FE0AF6">
          <w:rPr>
            <w:rFonts w:cs="Arial"/>
          </w:rPr>
          <w:t>Для заказов с низким уровнем критичности статус не меняется (ПЛАН, ГОД).</w:t>
        </w:r>
      </w:ins>
      <w:ins w:id="397" w:author="polyus\kiselevyuv" w:date="2022-04-23T16:54:00Z">
        <w:r w:rsidR="00B80BCD" w:rsidRPr="00B80BCD">
          <w:rPr>
            <w:rFonts w:cs="Arial"/>
          </w:rPr>
          <w:t xml:space="preserve"> </w:t>
        </w:r>
        <w:r w:rsidR="00B80BCD">
          <w:rPr>
            <w:rFonts w:cs="Arial"/>
          </w:rPr>
          <w:t xml:space="preserve">Информация о критичности ПА </w:t>
        </w:r>
      </w:ins>
      <w:ins w:id="398" w:author="polyus\kiselevyuv" w:date="2022-04-23T16:55:00Z">
        <w:r w:rsidR="00B80BCD">
          <w:rPr>
            <w:rFonts w:cs="Arial"/>
          </w:rPr>
          <w:t xml:space="preserve">ведется в карточке </w:t>
        </w:r>
      </w:ins>
      <w:ins w:id="399" w:author="polyus\kiselevyuv" w:date="2022-04-23T16:56:00Z">
        <w:r w:rsidR="00B80BCD">
          <w:rPr>
            <w:rFonts w:cs="Arial"/>
          </w:rPr>
          <w:t>единицы оборудования (реестр оборудования), подробн</w:t>
        </w:r>
      </w:ins>
      <w:ins w:id="400" w:author="polyus\kiselevyuv" w:date="2022-04-23T16:57:00Z">
        <w:r w:rsidR="00B80BCD">
          <w:rPr>
            <w:rFonts w:cs="Arial"/>
          </w:rPr>
          <w:t xml:space="preserve">о описано в КД ERP.4.6.1.2.7 </w:t>
        </w:r>
        <w:r w:rsidR="00B80BCD" w:rsidRPr="00B80BCD">
          <w:rPr>
            <w:rFonts w:cs="Arial"/>
          </w:rPr>
          <w:t>Управление основными данными ТОи</w:t>
        </w:r>
        <w:r w:rsidR="00B80BCD">
          <w:rPr>
            <w:rFonts w:cs="Arial"/>
          </w:rPr>
          <w:t>Р.</w:t>
        </w:r>
      </w:ins>
    </w:p>
    <w:p w:rsidR="00671D92" w:rsidRDefault="00671D92" w:rsidP="0028527F">
      <w:pPr>
        <w:spacing w:after="240" w:line="276" w:lineRule="auto"/>
        <w:rPr>
          <w:rFonts w:cs="Arial"/>
        </w:rPr>
      </w:pPr>
      <w:r>
        <w:rPr>
          <w:rFonts w:cs="Arial"/>
        </w:rPr>
        <w:t>Планировщиком ЗиС УО</w:t>
      </w:r>
      <w:r w:rsidR="001812E5">
        <w:rPr>
          <w:rFonts w:cs="Arial"/>
        </w:rPr>
        <w:t xml:space="preserve"> отбираю</w:t>
      </w:r>
      <w:r w:rsidR="00161A52">
        <w:rPr>
          <w:rFonts w:cs="Arial"/>
        </w:rPr>
        <w:t>т</w:t>
      </w:r>
      <w:r w:rsidR="001812E5">
        <w:rPr>
          <w:rFonts w:cs="Arial"/>
        </w:rPr>
        <w:t>ся сетевые графики</w:t>
      </w:r>
      <w:ins w:id="401" w:author="polyus\kiselevyuv" w:date="2022-04-23T16:51:00Z">
        <w:r w:rsidR="00B80BCD">
          <w:rPr>
            <w:rFonts w:cs="Arial"/>
          </w:rPr>
          <w:t xml:space="preserve"> (статус ПЛАН)</w:t>
        </w:r>
      </w:ins>
      <w:r w:rsidR="001812E5">
        <w:rPr>
          <w:rFonts w:cs="Arial"/>
        </w:rPr>
        <w:t xml:space="preserve"> с высоким уровнем критичности.</w:t>
      </w:r>
    </w:p>
    <w:p w:rsidR="0028527F" w:rsidRDefault="00A32235" w:rsidP="0028527F">
      <w:pPr>
        <w:spacing w:after="240" w:line="276" w:lineRule="auto"/>
        <w:rPr>
          <w:rFonts w:cs="Arial"/>
        </w:rPr>
      </w:pPr>
      <w:r>
        <w:rPr>
          <w:rFonts w:cs="Arial"/>
        </w:rPr>
        <w:t xml:space="preserve">Если критичность низкая – шаг </w:t>
      </w:r>
      <w:r w:rsidR="00A774D5">
        <w:rPr>
          <w:rFonts w:cs="Arial"/>
        </w:rPr>
        <w:t>31</w:t>
      </w:r>
      <w:r>
        <w:rPr>
          <w:rFonts w:cs="Arial"/>
        </w:rPr>
        <w:t>0</w:t>
      </w:r>
      <w:ins w:id="402" w:author="polyus\kiselevyuv" w:date="2022-04-23T15:34:00Z">
        <w:r w:rsidR="00FE0AF6">
          <w:rPr>
            <w:rFonts w:cs="Arial"/>
          </w:rPr>
          <w:t xml:space="preserve"> (</w:t>
        </w:r>
        <w:r w:rsidR="00FE0AF6" w:rsidRPr="00FE0AF6">
          <w:rPr>
            <w:rFonts w:cs="Arial"/>
          </w:rPr>
          <w:t>Синхронизация работ различных служб</w:t>
        </w:r>
        <w:r w:rsidR="00FE0AF6">
          <w:rPr>
            <w:rFonts w:cs="Arial"/>
          </w:rPr>
          <w:t>)</w:t>
        </w:r>
      </w:ins>
      <w:r>
        <w:rPr>
          <w:rFonts w:cs="Arial"/>
        </w:rPr>
        <w:t xml:space="preserve"> для заказов ТОРО не выполняется, процесс продолжается с шага </w:t>
      </w:r>
      <w:r w:rsidR="00A774D5">
        <w:rPr>
          <w:rFonts w:cs="Arial"/>
        </w:rPr>
        <w:t>32</w:t>
      </w:r>
      <w:r>
        <w:rPr>
          <w:rFonts w:cs="Arial"/>
        </w:rPr>
        <w:t>0</w:t>
      </w:r>
      <w:ins w:id="403" w:author="polyus\kiselevyuv" w:date="2022-04-23T15:35:00Z">
        <w:r w:rsidR="00FE0AF6" w:rsidRPr="00FE0AF6">
          <w:rPr>
            <w:rFonts w:cs="Arial"/>
          </w:rPr>
          <w:t xml:space="preserve"> (Балансировка мощностей персонала)</w:t>
        </w:r>
      </w:ins>
      <w:r>
        <w:rPr>
          <w:rFonts w:cs="Arial"/>
        </w:rPr>
        <w:t>.</w:t>
      </w:r>
    </w:p>
    <w:p w:rsidR="00235815" w:rsidRDefault="00235815" w:rsidP="00235815">
      <w:pPr>
        <w:spacing w:after="240" w:line="276" w:lineRule="auto"/>
        <w:rPr>
          <w:rFonts w:cs="Arial"/>
        </w:rPr>
      </w:pPr>
      <w:r>
        <w:rPr>
          <w:rFonts w:cs="Arial"/>
        </w:rPr>
        <w:t>Используются транзакции</w:t>
      </w:r>
    </w:p>
    <w:p w:rsidR="00235815" w:rsidRDefault="00235815" w:rsidP="00235815">
      <w:pPr>
        <w:pStyle w:val="afa"/>
        <w:numPr>
          <w:ilvl w:val="0"/>
          <w:numId w:val="17"/>
        </w:numPr>
        <w:spacing w:after="240" w:line="276" w:lineRule="auto"/>
        <w:rPr>
          <w:rFonts w:cs="Arial"/>
        </w:rPr>
      </w:pPr>
      <w:r w:rsidRPr="00B32E52">
        <w:rPr>
          <w:rFonts w:cs="Arial"/>
        </w:rPr>
        <w:t xml:space="preserve">IW38 </w:t>
      </w:r>
      <w:r>
        <w:rPr>
          <w:rFonts w:cs="Arial"/>
        </w:rPr>
        <w:t xml:space="preserve">– </w:t>
      </w:r>
      <w:commentRangeStart w:id="404"/>
      <w:r w:rsidRPr="00B32E52">
        <w:rPr>
          <w:rFonts w:cs="Arial"/>
        </w:rPr>
        <w:t>Изменение</w:t>
      </w:r>
      <w:r>
        <w:rPr>
          <w:rFonts w:cs="Arial"/>
        </w:rPr>
        <w:t xml:space="preserve"> зак</w:t>
      </w:r>
      <w:commentRangeEnd w:id="404"/>
      <w:r w:rsidR="007423A3">
        <w:rPr>
          <w:rStyle w:val="aff5"/>
        </w:rPr>
        <w:commentReference w:id="404"/>
      </w:r>
      <w:r>
        <w:rPr>
          <w:rFonts w:cs="Arial"/>
        </w:rPr>
        <w:t>аз</w:t>
      </w:r>
      <w:r w:rsidRPr="00B32E52">
        <w:rPr>
          <w:rFonts w:cs="Arial"/>
        </w:rPr>
        <w:t>ов ТОРО</w:t>
      </w:r>
      <w:r>
        <w:rPr>
          <w:rFonts w:cs="Arial"/>
        </w:rPr>
        <w:t xml:space="preserve"> (список заказов)</w:t>
      </w:r>
      <w:r w:rsidR="00FA7AEA">
        <w:rPr>
          <w:rFonts w:cs="Arial"/>
        </w:rPr>
        <w:t>;</w:t>
      </w:r>
    </w:p>
    <w:p w:rsidR="001812E5" w:rsidRPr="00B32E52" w:rsidRDefault="001812E5" w:rsidP="001812E5">
      <w:pPr>
        <w:pStyle w:val="afa"/>
        <w:numPr>
          <w:ilvl w:val="0"/>
          <w:numId w:val="17"/>
        </w:numPr>
        <w:spacing w:after="240" w:line="276" w:lineRule="auto"/>
        <w:rPr>
          <w:rFonts w:cs="Arial"/>
        </w:rPr>
      </w:pPr>
      <w:r>
        <w:rPr>
          <w:rFonts w:cs="Arial"/>
          <w:lang w:val="en-US"/>
        </w:rPr>
        <w:t xml:space="preserve">CN46N – </w:t>
      </w:r>
      <w:r>
        <w:rPr>
          <w:rFonts w:cs="Arial"/>
        </w:rPr>
        <w:t>Обзор: сетевые графики.</w:t>
      </w:r>
    </w:p>
    <w:p w:rsidR="0028527F" w:rsidRPr="007008A3" w:rsidRDefault="00A774D5">
      <w:pPr>
        <w:pStyle w:val="4"/>
      </w:pPr>
      <w:r>
        <w:t>Шаг процесса 31</w:t>
      </w:r>
      <w:r w:rsidR="0028527F" w:rsidRPr="007008A3">
        <w:t>0 – Синхронизация работ различных служб, выполняющих воздействия на ПА</w:t>
      </w:r>
    </w:p>
    <w:p w:rsidR="0028527F" w:rsidRPr="007008A3" w:rsidRDefault="007567F7" w:rsidP="0028527F">
      <w:pPr>
        <w:spacing w:after="240" w:line="276" w:lineRule="auto"/>
        <w:rPr>
          <w:rFonts w:cs="Arial"/>
        </w:rPr>
      </w:pPr>
      <w:r>
        <w:rPr>
          <w:rFonts w:cs="Arial"/>
        </w:rPr>
        <w:t xml:space="preserve">Планировщик </w:t>
      </w:r>
      <w:r w:rsidR="002535C0">
        <w:rPr>
          <w:rFonts w:cs="Arial"/>
        </w:rPr>
        <w:t>ТОиР УО</w:t>
      </w:r>
      <w:r w:rsidR="00BB53B0">
        <w:rPr>
          <w:rFonts w:cs="Arial"/>
        </w:rPr>
        <w:t xml:space="preserve"> </w:t>
      </w:r>
      <w:r>
        <w:rPr>
          <w:rFonts w:cs="Arial"/>
        </w:rPr>
        <w:t>(Исполнитель КП)</w:t>
      </w:r>
      <w:r w:rsidR="0028527F" w:rsidRPr="007008A3">
        <w:rPr>
          <w:rFonts w:cs="Arial"/>
        </w:rPr>
        <w:t xml:space="preserve"> </w:t>
      </w:r>
      <w:r>
        <w:rPr>
          <w:rFonts w:cs="Arial"/>
        </w:rPr>
        <w:t>по</w:t>
      </w:r>
      <w:r w:rsidR="00D139D7">
        <w:rPr>
          <w:rFonts w:cs="Arial"/>
        </w:rPr>
        <w:t xml:space="preserve"> заказ</w:t>
      </w:r>
      <w:r>
        <w:rPr>
          <w:rFonts w:cs="Arial"/>
        </w:rPr>
        <w:t>ам</w:t>
      </w:r>
      <w:ins w:id="405" w:author="polyus\kiselevyuv" w:date="2022-04-23T17:01:00Z">
        <w:r w:rsidR="00E952F3">
          <w:rPr>
            <w:rFonts w:cs="Arial"/>
          </w:rPr>
          <w:t xml:space="preserve"> ТОРО</w:t>
        </w:r>
      </w:ins>
      <w:r>
        <w:rPr>
          <w:rFonts w:cs="Arial"/>
        </w:rPr>
        <w:t>, на которых в рамках выполнени</w:t>
      </w:r>
      <w:r w:rsidR="00A774D5">
        <w:rPr>
          <w:rFonts w:cs="Arial"/>
        </w:rPr>
        <w:t>я шага 30</w:t>
      </w:r>
      <w:r>
        <w:rPr>
          <w:rFonts w:cs="Arial"/>
        </w:rPr>
        <w:t>0 установлен статус «ТРСХ – требует синхронизации»,</w:t>
      </w:r>
      <w:r w:rsidR="00ED7CD4">
        <w:rPr>
          <w:rFonts w:cs="Arial"/>
        </w:rPr>
        <w:t xml:space="preserve"> или Планировщик ЗиС УО по сетевым графикам</w:t>
      </w:r>
      <w:r>
        <w:rPr>
          <w:rFonts w:cs="Arial"/>
        </w:rPr>
        <w:t xml:space="preserve"> инициирует совещание с </w:t>
      </w:r>
      <w:r w:rsidR="00583B3B">
        <w:rPr>
          <w:rFonts w:cs="Arial"/>
        </w:rPr>
        <w:t xml:space="preserve">Планировщиками </w:t>
      </w:r>
      <w:r>
        <w:rPr>
          <w:rFonts w:cs="Arial"/>
        </w:rPr>
        <w:t>смежных служб,</w:t>
      </w:r>
      <w:r w:rsidR="004241F7">
        <w:rPr>
          <w:rFonts w:cs="Arial"/>
        </w:rPr>
        <w:t xml:space="preserve"> в рамках которого они выполняют синхронизацию работ</w:t>
      </w:r>
      <w:ins w:id="406" w:author="polyus\kiselevyuv" w:date="2022-04-23T17:04:00Z">
        <w:r w:rsidR="00E952F3">
          <w:rPr>
            <w:rFonts w:cs="Arial"/>
          </w:rPr>
          <w:t>, включенных в п</w:t>
        </w:r>
        <w:r w:rsidR="00E952F3" w:rsidRPr="00E952F3">
          <w:rPr>
            <w:rFonts w:cs="Arial"/>
          </w:rPr>
          <w:t>лан-график воздействий на ПА</w:t>
        </w:r>
        <w:r w:rsidR="00E952F3">
          <w:rPr>
            <w:rFonts w:cs="Arial"/>
          </w:rPr>
          <w:t>,</w:t>
        </w:r>
      </w:ins>
      <w:r w:rsidR="004241F7">
        <w:rPr>
          <w:rFonts w:cs="Arial"/>
        </w:rPr>
        <w:t xml:space="preserve"> путем </w:t>
      </w:r>
      <w:commentRangeStart w:id="407"/>
      <w:r w:rsidR="004241F7">
        <w:rPr>
          <w:rFonts w:cs="Arial"/>
        </w:rPr>
        <w:t xml:space="preserve">определения отношений сроков между операциями </w:t>
      </w:r>
      <w:r w:rsidR="003C0D28" w:rsidRPr="007008A3">
        <w:rPr>
          <w:rFonts w:cs="Arial"/>
        </w:rPr>
        <w:t>взаимозависимых</w:t>
      </w:r>
      <w:r w:rsidR="00D139D7">
        <w:rPr>
          <w:rFonts w:cs="Arial"/>
        </w:rPr>
        <w:t xml:space="preserve"> </w:t>
      </w:r>
      <w:commentRangeEnd w:id="407"/>
      <w:r w:rsidR="00F338E0">
        <w:rPr>
          <w:rStyle w:val="aff5"/>
        </w:rPr>
        <w:commentReference w:id="407"/>
      </w:r>
      <w:r w:rsidR="00D139D7">
        <w:rPr>
          <w:rFonts w:cs="Arial"/>
        </w:rPr>
        <w:t>заказ</w:t>
      </w:r>
      <w:r w:rsidR="004241F7">
        <w:rPr>
          <w:rFonts w:cs="Arial"/>
        </w:rPr>
        <w:t>ов</w:t>
      </w:r>
      <w:ins w:id="408" w:author="polyus\kiselevyuv" w:date="2022-04-23T17:00:00Z">
        <w:r w:rsidR="00E952F3">
          <w:rPr>
            <w:rFonts w:cs="Arial"/>
          </w:rPr>
          <w:t xml:space="preserve"> ТОРО, производственных заказов</w:t>
        </w:r>
      </w:ins>
      <w:r w:rsidR="00187450">
        <w:rPr>
          <w:rFonts w:cs="Arial"/>
        </w:rPr>
        <w:t xml:space="preserve"> и сетевых графиков</w:t>
      </w:r>
      <w:r w:rsidR="0028527F" w:rsidRPr="007008A3">
        <w:rPr>
          <w:rFonts w:cs="Arial"/>
        </w:rPr>
        <w:t>.</w:t>
      </w:r>
      <w:r w:rsidR="004241F7">
        <w:rPr>
          <w:rFonts w:cs="Arial"/>
        </w:rPr>
        <w:t xml:space="preserve"> Применяется допущение о том, что </w:t>
      </w:r>
      <w:r w:rsidR="003C0D28">
        <w:rPr>
          <w:rFonts w:cs="Arial"/>
        </w:rPr>
        <w:t>каждая служба работает со своим набором</w:t>
      </w:r>
      <w:r w:rsidR="00D139D7">
        <w:rPr>
          <w:rFonts w:cs="Arial"/>
        </w:rPr>
        <w:t xml:space="preserve"> заказ</w:t>
      </w:r>
      <w:r w:rsidR="003C0D28">
        <w:rPr>
          <w:rFonts w:cs="Arial"/>
        </w:rPr>
        <w:t>ов</w:t>
      </w:r>
      <w:r w:rsidR="00FA7AEA">
        <w:rPr>
          <w:rFonts w:cs="Arial"/>
        </w:rPr>
        <w:t xml:space="preserve"> и сетевых графиков</w:t>
      </w:r>
      <w:r w:rsidR="003C0D28">
        <w:rPr>
          <w:rFonts w:cs="Arial"/>
        </w:rPr>
        <w:t xml:space="preserve"> (один</w:t>
      </w:r>
      <w:r w:rsidR="00D139D7">
        <w:rPr>
          <w:rFonts w:cs="Arial"/>
        </w:rPr>
        <w:t xml:space="preserve"> заказ</w:t>
      </w:r>
      <w:r w:rsidR="003C0D28">
        <w:rPr>
          <w:rFonts w:cs="Arial"/>
        </w:rPr>
        <w:t xml:space="preserve"> не может содержать операции различных служб). </w:t>
      </w:r>
    </w:p>
    <w:p w:rsidR="0028527F" w:rsidRDefault="0028527F" w:rsidP="0028527F">
      <w:pPr>
        <w:spacing w:after="240" w:line="276" w:lineRule="auto"/>
        <w:rPr>
          <w:ins w:id="409" w:author="polyus\kiselevyuv" w:date="2022-04-23T17:11:00Z"/>
          <w:rFonts w:cs="Arial"/>
        </w:rPr>
      </w:pPr>
      <w:r w:rsidRPr="007008A3">
        <w:rPr>
          <w:rFonts w:cs="Arial"/>
        </w:rPr>
        <w:t xml:space="preserve">По результатам выполнения </w:t>
      </w:r>
      <w:r w:rsidR="0081508C">
        <w:rPr>
          <w:rFonts w:cs="Arial"/>
        </w:rPr>
        <w:t xml:space="preserve">шага </w:t>
      </w:r>
      <w:r w:rsidR="003C0D28">
        <w:rPr>
          <w:rFonts w:cs="Arial"/>
        </w:rPr>
        <w:t xml:space="preserve">каждый </w:t>
      </w:r>
      <w:r w:rsidR="00583B3B">
        <w:rPr>
          <w:rFonts w:cs="Arial"/>
        </w:rPr>
        <w:t xml:space="preserve">Планировщик </w:t>
      </w:r>
      <w:r w:rsidR="002535C0">
        <w:rPr>
          <w:rFonts w:cs="Arial"/>
        </w:rPr>
        <w:t>ТОиР УО</w:t>
      </w:r>
      <w:r w:rsidR="00BB53B0">
        <w:rPr>
          <w:rFonts w:cs="Arial"/>
        </w:rPr>
        <w:t xml:space="preserve"> </w:t>
      </w:r>
      <w:r w:rsidR="003C0D28">
        <w:rPr>
          <w:rFonts w:cs="Arial"/>
        </w:rPr>
        <w:t>меняет на своих</w:t>
      </w:r>
      <w:r w:rsidR="00D139D7">
        <w:rPr>
          <w:rFonts w:cs="Arial"/>
        </w:rPr>
        <w:t xml:space="preserve"> заказ</w:t>
      </w:r>
      <w:r w:rsidR="003C0D28">
        <w:rPr>
          <w:rFonts w:cs="Arial"/>
        </w:rPr>
        <w:t xml:space="preserve">ах ТОРО </w:t>
      </w:r>
      <w:r w:rsidRPr="007008A3">
        <w:rPr>
          <w:rFonts w:cs="Arial"/>
        </w:rPr>
        <w:t xml:space="preserve">статус </w:t>
      </w:r>
      <w:r w:rsidR="003C0D28">
        <w:rPr>
          <w:rFonts w:cs="Arial"/>
        </w:rPr>
        <w:t>с «ТРСХ – требует синхронизации» на «СИНХ – синхронизирован»</w:t>
      </w:r>
      <w:ins w:id="410" w:author="polyus\kiselevyuv" w:date="2022-04-23T17:06:00Z">
        <w:r w:rsidR="00E952F3">
          <w:rPr>
            <w:rFonts w:cs="Arial"/>
          </w:rPr>
          <w:t xml:space="preserve">, </w:t>
        </w:r>
        <w:r w:rsidR="00E952F3" w:rsidRPr="00E952F3">
          <w:rPr>
            <w:rFonts w:cs="Arial"/>
          </w:rPr>
          <w:t>План-график воздействий на ПА Подразделени</w:t>
        </w:r>
        <w:r w:rsidR="00E952F3">
          <w:rPr>
            <w:rFonts w:cs="Arial"/>
          </w:rPr>
          <w:t>и актуализируется</w:t>
        </w:r>
      </w:ins>
      <w:r w:rsidRPr="007008A3">
        <w:rPr>
          <w:rFonts w:cs="Arial"/>
        </w:rPr>
        <w:t>.</w:t>
      </w:r>
    </w:p>
    <w:p w:rsidR="00863D3E" w:rsidRDefault="00863D3E" w:rsidP="0028527F">
      <w:pPr>
        <w:spacing w:after="240" w:line="276" w:lineRule="auto"/>
        <w:rPr>
          <w:rFonts w:cs="Arial"/>
        </w:rPr>
      </w:pPr>
      <w:ins w:id="411" w:author="polyus\kiselevyuv" w:date="2022-04-23T17:11:00Z">
        <w:r>
          <w:rPr>
            <w:rFonts w:cs="Arial"/>
          </w:rPr>
          <w:t xml:space="preserve">Заказы </w:t>
        </w:r>
      </w:ins>
      <w:ins w:id="412" w:author="polyus\kiselevyuv" w:date="2022-04-23T17:12:00Z">
        <w:r>
          <w:rPr>
            <w:rFonts w:cs="Arial"/>
          </w:rPr>
          <w:t xml:space="preserve">ТОРО </w:t>
        </w:r>
      </w:ins>
      <w:ins w:id="413" w:author="polyus\kiselevyuv" w:date="2022-04-23T17:11:00Z">
        <w:r>
          <w:rPr>
            <w:rFonts w:cs="Arial"/>
          </w:rPr>
          <w:t xml:space="preserve">и сетевые графики требующие корректировки состава и объема работ </w:t>
        </w:r>
      </w:ins>
      <w:ins w:id="414" w:author="polyus\kiselevyuv" w:date="2022-04-23T17:12:00Z">
        <w:r>
          <w:rPr>
            <w:rFonts w:cs="Arial"/>
          </w:rPr>
          <w:t xml:space="preserve">по результатам совещания </w:t>
        </w:r>
      </w:ins>
      <w:ins w:id="415" w:author="polyus\kiselevyuv" w:date="2022-04-23T17:13:00Z">
        <w:r>
          <w:rPr>
            <w:rFonts w:cs="Arial"/>
          </w:rPr>
          <w:t xml:space="preserve">с Планировщиками смежных служб </w:t>
        </w:r>
      </w:ins>
      <w:ins w:id="416" w:author="polyus\kiselevyuv" w:date="2022-04-23T17:11:00Z">
        <w:r>
          <w:rPr>
            <w:rFonts w:cs="Arial"/>
          </w:rPr>
          <w:t xml:space="preserve">передаются </w:t>
        </w:r>
      </w:ins>
      <w:ins w:id="417" w:author="polyus\kiselevyuv" w:date="2022-04-23T17:14:00Z">
        <w:r>
          <w:rPr>
            <w:rFonts w:cs="Arial"/>
          </w:rPr>
          <w:t xml:space="preserve">в </w:t>
        </w:r>
      </w:ins>
      <w:ins w:id="418" w:author="polyus\kiselevyuv" w:date="2022-04-23T17:13:00Z">
        <w:r>
          <w:rPr>
            <w:rFonts w:cs="Arial"/>
          </w:rPr>
          <w:t>шаг 470.</w:t>
        </w:r>
      </w:ins>
    </w:p>
    <w:p w:rsidR="0081508C" w:rsidRDefault="0081508C" w:rsidP="0081508C">
      <w:pPr>
        <w:spacing w:after="240" w:line="276" w:lineRule="auto"/>
        <w:rPr>
          <w:rFonts w:cs="Arial"/>
        </w:rPr>
      </w:pPr>
      <w:bookmarkStart w:id="419" w:name="_Hlk522176973"/>
      <w:r>
        <w:rPr>
          <w:rFonts w:cs="Arial"/>
        </w:rPr>
        <w:t>Используются транзакции</w:t>
      </w:r>
    </w:p>
    <w:p w:rsidR="00235815" w:rsidRDefault="00235815" w:rsidP="00235815">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r w:rsidR="00FA7AEA">
        <w:rPr>
          <w:rFonts w:cs="Arial"/>
        </w:rPr>
        <w:t>;</w:t>
      </w:r>
    </w:p>
    <w:p w:rsidR="00FA7AEA" w:rsidRPr="006E2127" w:rsidRDefault="00FA7AEA">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sidRPr="002175C8">
        <w:rPr>
          <w:rFonts w:cs="Arial"/>
        </w:rPr>
        <w:t>;</w:t>
      </w:r>
    </w:p>
    <w:p w:rsidR="0051371A" w:rsidRDefault="0051371A" w:rsidP="0051371A">
      <w:pPr>
        <w:pStyle w:val="afa"/>
        <w:numPr>
          <w:ilvl w:val="0"/>
          <w:numId w:val="17"/>
        </w:numPr>
        <w:spacing w:after="240" w:line="276" w:lineRule="auto"/>
        <w:rPr>
          <w:rFonts w:cs="Arial"/>
        </w:rPr>
      </w:pPr>
      <w:r>
        <w:rPr>
          <w:rFonts w:cs="Arial"/>
        </w:rPr>
        <w:t xml:space="preserve">ZPM_PLAN </w:t>
      </w:r>
      <w:r w:rsidR="00FA7AEA">
        <w:rPr>
          <w:rFonts w:cs="Arial"/>
        </w:rPr>
        <w:t xml:space="preserve">- </w:t>
      </w:r>
      <w:r>
        <w:rPr>
          <w:rFonts w:cs="Arial"/>
        </w:rPr>
        <w:t>АРМ планировщика ТОиР</w:t>
      </w:r>
      <w:r w:rsidR="00FA7AEA">
        <w:rPr>
          <w:rFonts w:cs="Arial"/>
        </w:rPr>
        <w:t>.</w:t>
      </w:r>
    </w:p>
    <w:bookmarkEnd w:id="419"/>
    <w:p w:rsidR="0028527F" w:rsidRPr="007008A3" w:rsidRDefault="00A774D5">
      <w:pPr>
        <w:pStyle w:val="4"/>
      </w:pPr>
      <w:r>
        <w:t>Шаг процесса 32</w:t>
      </w:r>
      <w:r w:rsidR="0028527F" w:rsidRPr="007008A3">
        <w:t>0 – Балансировка мощностей персонала</w:t>
      </w:r>
    </w:p>
    <w:p w:rsidR="00751102" w:rsidRPr="007008A3" w:rsidRDefault="00751102" w:rsidP="00751102">
      <w:pPr>
        <w:spacing w:after="240" w:line="276" w:lineRule="auto"/>
        <w:rPr>
          <w:rFonts w:cs="Arial"/>
        </w:rPr>
      </w:pPr>
      <w:ins w:id="420" w:author="polyus\kiselevyuv" w:date="2022-04-23T18:03:00Z">
        <w:r w:rsidRPr="00751102">
          <w:rPr>
            <w:rFonts w:cs="Arial"/>
          </w:rPr>
          <w:t>Для заказов ТОРО (статус ПЛАН, ГОД) и сетевых графиков (статус ПЛАН), включенных в План-график воздействий на ПА Планировщик ТОиР УО (Исполнитель КП) или Планировщик ЗиС УО проверяет доступность исполнителей по рабочим местам верхнего уровня. Используя информацию о наличных мощностях, квалификации персонала и количестве работ (трудоемкость) из операций заказов ТОРО и сетевых графиков проверяется степень загрузки рабочих мест исполнителей. При выявлении недоступности проводит балансировку мощностей исполнителей (с помощью корректировки сроков либо замены рабочих мест на другие) с целью обеспечения полной доступности персонала для выполнения запланированных работ</w:t>
        </w:r>
      </w:ins>
      <w:ins w:id="421" w:author="polyus\kiselevyuv" w:date="2022-04-24T11:32:00Z">
        <w:r w:rsidR="00FC570D">
          <w:rPr>
            <w:rFonts w:cs="Arial"/>
          </w:rPr>
          <w:t xml:space="preserve"> и сбалансированной загрузки по рабочему месту </w:t>
        </w:r>
      </w:ins>
      <w:ins w:id="422" w:author="polyus\kiselevyuv" w:date="2022-04-24T11:33:00Z">
        <w:r w:rsidR="00FC570D">
          <w:rPr>
            <w:rFonts w:cs="Arial"/>
          </w:rPr>
          <w:t>(бригаде, участку, машине)</w:t>
        </w:r>
      </w:ins>
      <w:ins w:id="423" w:author="polyus\kiselevyuv" w:date="2022-04-23T18:03:00Z">
        <w:r w:rsidRPr="00751102">
          <w:rPr>
            <w:rFonts w:cs="Arial"/>
          </w:rPr>
          <w:t>. По результатам Планировщик ТОиР УО на заказах ТОРО устанавливает статус «БЛНС - выполнена балансировка ресурсов», на сетевых графиках установка дополнительных статусов не требуется (статус останется ПЛАН). План-график воздействий на ПА Подразделении актуализируется.</w:t>
        </w:r>
      </w:ins>
    </w:p>
    <w:p w:rsidR="0081508C" w:rsidRDefault="0081508C" w:rsidP="0081508C">
      <w:pPr>
        <w:spacing w:after="240" w:line="276" w:lineRule="auto"/>
        <w:rPr>
          <w:rFonts w:cs="Arial"/>
        </w:rPr>
      </w:pPr>
      <w:r>
        <w:rPr>
          <w:rFonts w:cs="Arial"/>
        </w:rPr>
        <w:t>Используются транзакции</w:t>
      </w:r>
    </w:p>
    <w:p w:rsidR="00235815" w:rsidRDefault="0081508C" w:rsidP="00235815">
      <w:pPr>
        <w:pStyle w:val="afa"/>
        <w:numPr>
          <w:ilvl w:val="0"/>
          <w:numId w:val="17"/>
        </w:numPr>
        <w:spacing w:after="240" w:line="276" w:lineRule="auto"/>
        <w:rPr>
          <w:rFonts w:cs="Arial"/>
        </w:rPr>
      </w:pPr>
      <w:r>
        <w:rPr>
          <w:rFonts w:cs="Arial"/>
        </w:rPr>
        <w:t>CM0</w:t>
      </w:r>
      <w:r w:rsidR="00475068" w:rsidRPr="009721BA">
        <w:rPr>
          <w:rFonts w:cs="Arial"/>
        </w:rPr>
        <w:t>4</w:t>
      </w:r>
      <w:r>
        <w:rPr>
          <w:rFonts w:cs="Arial"/>
        </w:rPr>
        <w:t xml:space="preserve"> </w:t>
      </w:r>
      <w:r w:rsidR="003C0D28">
        <w:rPr>
          <w:rFonts w:cs="Arial"/>
        </w:rPr>
        <w:t>Планирование мощностей: загрузка рабочего мест</w:t>
      </w:r>
      <w:r w:rsidR="00475068">
        <w:rPr>
          <w:rFonts w:cs="Arial"/>
        </w:rPr>
        <w:t xml:space="preserve">а </w:t>
      </w:r>
      <w:r w:rsidR="00475068" w:rsidRPr="009721BA">
        <w:rPr>
          <w:rFonts w:cs="Arial"/>
        </w:rPr>
        <w:t>/</w:t>
      </w:r>
      <w:r w:rsidR="00475068">
        <w:rPr>
          <w:rFonts w:cs="Arial"/>
        </w:rPr>
        <w:t xml:space="preserve"> отставание</w:t>
      </w:r>
      <w:r w:rsidR="00806465">
        <w:rPr>
          <w:rFonts w:cs="Arial"/>
        </w:rPr>
        <w:t>;</w:t>
      </w:r>
    </w:p>
    <w:p w:rsidR="009D03A0" w:rsidRPr="009D03A0" w:rsidRDefault="009D03A0" w:rsidP="001F00CA">
      <w:pPr>
        <w:pStyle w:val="afa"/>
        <w:spacing w:after="120" w:line="276" w:lineRule="auto"/>
        <w:ind w:left="1287" w:firstLine="0"/>
        <w:jc w:val="left"/>
        <w:rPr>
          <w:rFonts w:cs="Arial"/>
        </w:rPr>
      </w:pPr>
      <w:r w:rsidRPr="009D03A0">
        <w:rPr>
          <w:rFonts w:cs="Arial"/>
        </w:rPr>
        <w:t>Поля для заполнения на селекционном экране:</w:t>
      </w:r>
    </w:p>
    <w:p w:rsidR="009D03A0" w:rsidRDefault="009D03A0" w:rsidP="00B153FA">
      <w:pPr>
        <w:pStyle w:val="afa"/>
        <w:spacing w:after="240" w:line="276" w:lineRule="auto"/>
        <w:ind w:left="1287" w:firstLine="0"/>
        <w:rPr>
          <w:rFonts w:cs="Arial"/>
        </w:rPr>
      </w:pPr>
      <w:r>
        <w:rPr>
          <w:rFonts w:cs="Arial"/>
        </w:rPr>
        <w:t>- Рабочее место</w:t>
      </w:r>
    </w:p>
    <w:p w:rsidR="006C581C" w:rsidRDefault="006C581C" w:rsidP="00B153FA">
      <w:pPr>
        <w:pStyle w:val="afa"/>
        <w:spacing w:after="240" w:line="276" w:lineRule="auto"/>
        <w:ind w:left="1287" w:firstLine="0"/>
        <w:rPr>
          <w:rFonts w:cs="Arial"/>
        </w:rPr>
      </w:pPr>
      <w:r>
        <w:rPr>
          <w:rFonts w:cs="Arial"/>
        </w:rPr>
        <w:t>- Завод рабочего места</w:t>
      </w:r>
    </w:p>
    <w:p w:rsidR="0081508C" w:rsidRDefault="0081508C" w:rsidP="0081508C">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235815" w:rsidRPr="00AF2D49" w:rsidRDefault="00235815" w:rsidP="001F00CA">
      <w:pPr>
        <w:spacing w:after="120" w:line="276" w:lineRule="auto"/>
        <w:ind w:left="709"/>
        <w:jc w:val="left"/>
        <w:rPr>
          <w:rFonts w:cs="Arial"/>
        </w:rPr>
      </w:pPr>
      <w:r w:rsidRPr="00AF2D49">
        <w:rPr>
          <w:rFonts w:cs="Arial"/>
        </w:rPr>
        <w:t>Поля для заполнения на селекционном экране:</w:t>
      </w:r>
    </w:p>
    <w:p w:rsidR="00235815" w:rsidRPr="00AF2D49" w:rsidRDefault="00235815" w:rsidP="001F00CA">
      <w:pPr>
        <w:spacing w:after="120" w:line="276" w:lineRule="auto"/>
        <w:ind w:left="709"/>
        <w:jc w:val="left"/>
        <w:rPr>
          <w:rFonts w:cs="Arial"/>
        </w:rPr>
      </w:pPr>
      <w:r w:rsidRPr="00AF2D49">
        <w:rPr>
          <w:rFonts w:cs="Arial"/>
        </w:rPr>
        <w:t>- Техническое место;</w:t>
      </w:r>
    </w:p>
    <w:p w:rsidR="00235815" w:rsidRPr="000E4C83" w:rsidRDefault="00235815" w:rsidP="001F00CA">
      <w:pPr>
        <w:spacing w:after="120" w:line="276" w:lineRule="auto"/>
        <w:ind w:left="709"/>
        <w:jc w:val="left"/>
        <w:rPr>
          <w:rFonts w:cs="Arial"/>
        </w:rPr>
      </w:pPr>
      <w:r w:rsidRPr="000E4C83">
        <w:rPr>
          <w:rFonts w:cs="Arial"/>
        </w:rPr>
        <w:t>- Группа планирования;</w:t>
      </w:r>
    </w:p>
    <w:p w:rsidR="00235815" w:rsidRPr="00496911" w:rsidRDefault="00235815" w:rsidP="00B153FA">
      <w:pPr>
        <w:spacing w:after="240" w:line="276" w:lineRule="auto"/>
        <w:ind w:left="708"/>
        <w:jc w:val="left"/>
        <w:rPr>
          <w:rFonts w:cs="Arial"/>
        </w:rPr>
      </w:pPr>
      <w:r w:rsidRPr="00496911">
        <w:rPr>
          <w:rFonts w:cs="Arial"/>
        </w:rPr>
        <w:t>- Период (с .. по).</w:t>
      </w:r>
    </w:p>
    <w:p w:rsidR="00A8070C" w:rsidRDefault="00A8070C" w:rsidP="00A8070C">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A8070C" w:rsidRPr="00F877A5" w:rsidRDefault="00A8070C" w:rsidP="00A8070C">
      <w:pPr>
        <w:pStyle w:val="afa"/>
        <w:spacing w:after="120" w:line="276" w:lineRule="auto"/>
        <w:ind w:left="1287" w:firstLine="0"/>
        <w:rPr>
          <w:rFonts w:cs="Arial"/>
        </w:rPr>
      </w:pPr>
      <w:r w:rsidRPr="00F877A5">
        <w:rPr>
          <w:rFonts w:cs="Arial"/>
        </w:rPr>
        <w:t>Поля для заполнения на селекционном экране:</w:t>
      </w:r>
    </w:p>
    <w:p w:rsidR="00A8070C" w:rsidRDefault="00A8070C" w:rsidP="00A8070C">
      <w:pPr>
        <w:pStyle w:val="afa"/>
        <w:spacing w:after="240" w:line="276" w:lineRule="auto"/>
        <w:ind w:left="1287" w:firstLine="0"/>
        <w:rPr>
          <w:rFonts w:cs="Arial"/>
        </w:rPr>
      </w:pPr>
      <w:r>
        <w:rPr>
          <w:rFonts w:cs="Arial"/>
        </w:rPr>
        <w:t>- Проект;</w:t>
      </w:r>
    </w:p>
    <w:p w:rsidR="00A8070C" w:rsidRDefault="00A8070C" w:rsidP="00A8070C">
      <w:pPr>
        <w:pStyle w:val="afa"/>
        <w:spacing w:after="240" w:line="276" w:lineRule="auto"/>
        <w:ind w:left="1287" w:firstLine="0"/>
        <w:rPr>
          <w:rFonts w:cs="Arial"/>
        </w:rPr>
      </w:pPr>
      <w:r>
        <w:rPr>
          <w:rFonts w:cs="Arial"/>
        </w:rPr>
        <w:t>- СПП-элемент.</w:t>
      </w:r>
    </w:p>
    <w:p w:rsidR="0028527F" w:rsidRPr="007008A3" w:rsidRDefault="00A774D5">
      <w:pPr>
        <w:pStyle w:val="4"/>
      </w:pPr>
      <w:r>
        <w:t>Шаг процесса 33</w:t>
      </w:r>
      <w:r w:rsidR="0028527F" w:rsidRPr="007008A3">
        <w:t>0 – Балансировка мощностей ВПС по Подразделению</w:t>
      </w:r>
    </w:p>
    <w:p w:rsidR="0028527F" w:rsidRDefault="005D5170" w:rsidP="0028527F">
      <w:pPr>
        <w:spacing w:after="240" w:line="276" w:lineRule="auto"/>
        <w:rPr>
          <w:rFonts w:cs="Arial"/>
        </w:rPr>
      </w:pPr>
      <w:r>
        <w:rPr>
          <w:rFonts w:cs="Arial"/>
        </w:rPr>
        <w:t xml:space="preserve">После планирования МТР и человеческих ресурсов, выполненных на предыдущих шагах, </w:t>
      </w:r>
      <w:r w:rsidR="00F62E46">
        <w:rPr>
          <w:rFonts w:cs="Arial"/>
        </w:rPr>
        <w:t>Планировщик</w:t>
      </w:r>
      <w:r w:rsidR="0028527F" w:rsidRPr="007008A3">
        <w:rPr>
          <w:rFonts w:cs="Arial"/>
        </w:rPr>
        <w:t xml:space="preserve"> </w:t>
      </w:r>
      <w:r w:rsidR="002535C0">
        <w:rPr>
          <w:rFonts w:cs="Arial"/>
        </w:rPr>
        <w:t>ТОиР УО</w:t>
      </w:r>
      <w:r w:rsidR="00A8070C">
        <w:rPr>
          <w:rFonts w:cs="Arial"/>
        </w:rPr>
        <w:t xml:space="preserve"> или Планировщик ЗиС УО</w:t>
      </w:r>
      <w:r>
        <w:rPr>
          <w:rFonts w:cs="Arial"/>
        </w:rPr>
        <w:t xml:space="preserve"> </w:t>
      </w:r>
      <w:r w:rsidR="0028527F" w:rsidRPr="007008A3">
        <w:rPr>
          <w:rFonts w:cs="Arial"/>
        </w:rPr>
        <w:t>проверяет доступность мощностей ВПС</w:t>
      </w:r>
      <w:r>
        <w:rPr>
          <w:rFonts w:cs="Arial"/>
        </w:rPr>
        <w:t xml:space="preserve"> (вспомогательных производственных средств)</w:t>
      </w:r>
      <w:r w:rsidR="0028527F" w:rsidRPr="007008A3">
        <w:rPr>
          <w:rFonts w:cs="Arial"/>
        </w:rPr>
        <w:t xml:space="preserve"> по Подразделению и при необходимости производит </w:t>
      </w:r>
      <w:commentRangeStart w:id="424"/>
      <w:r w:rsidR="0028527F" w:rsidRPr="007008A3">
        <w:rPr>
          <w:rFonts w:cs="Arial"/>
        </w:rPr>
        <w:t xml:space="preserve">балансировку мощностей ВПС </w:t>
      </w:r>
      <w:commentRangeEnd w:id="424"/>
      <w:r w:rsidR="00F338E0">
        <w:rPr>
          <w:rStyle w:val="aff5"/>
        </w:rPr>
        <w:commentReference w:id="424"/>
      </w:r>
      <w:r w:rsidR="0028527F" w:rsidRPr="007008A3">
        <w:rPr>
          <w:rFonts w:cs="Arial"/>
        </w:rPr>
        <w:t>по Подразделению.</w:t>
      </w:r>
      <w:r>
        <w:rPr>
          <w:rFonts w:cs="Arial"/>
        </w:rPr>
        <w:t xml:space="preserve"> Цель балансировки – избежать планирования ресурса ВПС </w:t>
      </w:r>
      <w:commentRangeStart w:id="425"/>
      <w:r>
        <w:rPr>
          <w:rFonts w:cs="Arial"/>
        </w:rPr>
        <w:t>в одно и то же время на разные операции</w:t>
      </w:r>
      <w:r w:rsidR="00D139D7">
        <w:rPr>
          <w:rFonts w:cs="Arial"/>
        </w:rPr>
        <w:t xml:space="preserve"> заказ</w:t>
      </w:r>
      <w:r w:rsidR="00366CB2">
        <w:rPr>
          <w:rFonts w:cs="Arial"/>
        </w:rPr>
        <w:t>ов</w:t>
      </w:r>
      <w:r w:rsidR="005B1B90">
        <w:rPr>
          <w:rFonts w:cs="Arial"/>
        </w:rPr>
        <w:t xml:space="preserve"> </w:t>
      </w:r>
      <w:commentRangeEnd w:id="425"/>
      <w:r w:rsidR="00F338E0">
        <w:rPr>
          <w:rStyle w:val="aff5"/>
        </w:rPr>
        <w:commentReference w:id="425"/>
      </w:r>
      <w:r w:rsidR="005B1B90">
        <w:rPr>
          <w:rFonts w:cs="Arial"/>
        </w:rPr>
        <w:t>и сетевых графиков</w:t>
      </w:r>
      <w:r>
        <w:rPr>
          <w:rFonts w:cs="Arial"/>
        </w:rPr>
        <w:t xml:space="preserve">. </w:t>
      </w:r>
      <w:r w:rsidR="00366CB2">
        <w:rPr>
          <w:rFonts w:cs="Arial"/>
        </w:rPr>
        <w:t>В случае несбалансированности выполняет корректировку</w:t>
      </w:r>
      <w:r w:rsidR="00D139D7">
        <w:rPr>
          <w:rFonts w:cs="Arial"/>
        </w:rPr>
        <w:t xml:space="preserve"> заказ</w:t>
      </w:r>
      <w:r w:rsidR="00A774D5">
        <w:rPr>
          <w:rFonts w:cs="Arial"/>
        </w:rPr>
        <w:t>ов</w:t>
      </w:r>
      <w:r w:rsidR="00066B57">
        <w:rPr>
          <w:rFonts w:cs="Arial"/>
        </w:rPr>
        <w:t xml:space="preserve"> или сетевых графиков</w:t>
      </w:r>
      <w:r w:rsidR="00A774D5">
        <w:rPr>
          <w:rFonts w:cs="Arial"/>
        </w:rPr>
        <w:t xml:space="preserve"> на шаге 47</w:t>
      </w:r>
      <w:r w:rsidR="00366CB2">
        <w:rPr>
          <w:rFonts w:cs="Arial"/>
        </w:rPr>
        <w:t xml:space="preserve">0, </w:t>
      </w:r>
      <w:r w:rsidR="003D4E30">
        <w:rPr>
          <w:rFonts w:cs="Arial"/>
        </w:rPr>
        <w:t>в случае</w:t>
      </w:r>
      <w:r w:rsidR="00366CB2">
        <w:rPr>
          <w:rFonts w:cs="Arial"/>
        </w:rPr>
        <w:t xml:space="preserve"> сбалансированности – устанавливает на</w:t>
      </w:r>
      <w:r w:rsidR="00D139D7">
        <w:rPr>
          <w:rFonts w:cs="Arial"/>
        </w:rPr>
        <w:t xml:space="preserve"> заказ</w:t>
      </w:r>
      <w:r w:rsidR="00366CB2">
        <w:rPr>
          <w:rFonts w:cs="Arial"/>
        </w:rPr>
        <w:t>ах статус «</w:t>
      </w:r>
      <w:r w:rsidR="00366CB2" w:rsidRPr="00366CB2">
        <w:rPr>
          <w:rFonts w:cs="Arial"/>
        </w:rPr>
        <w:t>ВПС – ВПС сбалансированы в рамках подразделения</w:t>
      </w:r>
      <w:r w:rsidR="00366CB2">
        <w:rPr>
          <w:rFonts w:cs="Arial"/>
        </w:rPr>
        <w:t>»</w:t>
      </w:r>
      <w:r w:rsidR="00066B57">
        <w:rPr>
          <w:rFonts w:cs="Arial"/>
        </w:rPr>
        <w:t>, на сетевых графиках установка дополнительных статусов не требуется.</w:t>
      </w:r>
    </w:p>
    <w:p w:rsidR="005D5170" w:rsidRDefault="005D5170" w:rsidP="005D5170">
      <w:pPr>
        <w:spacing w:after="240" w:line="276" w:lineRule="auto"/>
        <w:rPr>
          <w:rFonts w:cs="Arial"/>
        </w:rPr>
      </w:pPr>
      <w:r>
        <w:rPr>
          <w:rFonts w:cs="Arial"/>
        </w:rPr>
        <w:t>Используются транзакции</w:t>
      </w:r>
    </w:p>
    <w:p w:rsidR="005D5170" w:rsidRDefault="005D5170" w:rsidP="005D5170">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r w:rsidR="00A51011">
        <w:rPr>
          <w:rFonts w:cs="Arial"/>
        </w:rPr>
        <w:t>.</w:t>
      </w:r>
    </w:p>
    <w:p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rsidR="009D03A0" w:rsidRPr="000E4C83" w:rsidRDefault="009D03A0" w:rsidP="001F00CA">
      <w:pPr>
        <w:spacing w:after="120" w:line="276" w:lineRule="auto"/>
        <w:ind w:left="924"/>
        <w:jc w:val="left"/>
        <w:rPr>
          <w:rFonts w:cs="Arial"/>
        </w:rPr>
      </w:pPr>
      <w:r w:rsidRPr="000E4C83">
        <w:rPr>
          <w:rFonts w:cs="Arial"/>
        </w:rPr>
        <w:t>- Техническое место;</w:t>
      </w:r>
    </w:p>
    <w:p w:rsidR="009D03A0" w:rsidRPr="00496911" w:rsidRDefault="009D03A0" w:rsidP="001F00CA">
      <w:pPr>
        <w:spacing w:after="120" w:line="276" w:lineRule="auto"/>
        <w:ind w:left="924"/>
        <w:jc w:val="left"/>
        <w:rPr>
          <w:rFonts w:cs="Arial"/>
        </w:rPr>
      </w:pPr>
      <w:r w:rsidRPr="00496911">
        <w:rPr>
          <w:rFonts w:cs="Arial"/>
        </w:rPr>
        <w:t>- Группа планирования;</w:t>
      </w:r>
    </w:p>
    <w:p w:rsidR="009D03A0" w:rsidRDefault="009D03A0" w:rsidP="00B153FA">
      <w:pPr>
        <w:spacing w:after="240" w:line="276" w:lineRule="auto"/>
        <w:ind w:left="927"/>
        <w:jc w:val="left"/>
        <w:rPr>
          <w:rFonts w:cs="Arial"/>
        </w:rPr>
      </w:pPr>
      <w:r w:rsidRPr="00496911">
        <w:rPr>
          <w:rFonts w:cs="Arial"/>
        </w:rPr>
        <w:t>- Период (с .. по).</w:t>
      </w:r>
    </w:p>
    <w:p w:rsidR="002919A5" w:rsidRDefault="002919A5" w:rsidP="002919A5">
      <w:pPr>
        <w:pStyle w:val="afa"/>
        <w:numPr>
          <w:ilvl w:val="0"/>
          <w:numId w:val="17"/>
        </w:numPr>
        <w:spacing w:after="240" w:line="276" w:lineRule="auto"/>
        <w:rPr>
          <w:rFonts w:cs="Arial"/>
        </w:rPr>
      </w:pPr>
      <w:r>
        <w:rPr>
          <w:rFonts w:cs="Arial"/>
          <w:lang w:val="en-US"/>
        </w:rPr>
        <w:t>C</w:t>
      </w:r>
      <w:r w:rsidR="002C0E29">
        <w:rPr>
          <w:rFonts w:cs="Arial"/>
          <w:lang w:val="en-US"/>
        </w:rPr>
        <w:t>N22</w:t>
      </w:r>
      <w:r>
        <w:rPr>
          <w:rFonts w:cs="Arial"/>
        </w:rPr>
        <w:t xml:space="preserve"> – </w:t>
      </w:r>
      <w:r w:rsidR="002C0E29">
        <w:rPr>
          <w:rFonts w:cs="Arial"/>
        </w:rPr>
        <w:t>Изменение сетевого графика</w:t>
      </w:r>
      <w:r>
        <w:rPr>
          <w:rFonts w:cs="Arial"/>
        </w:rPr>
        <w:t>.</w:t>
      </w:r>
    </w:p>
    <w:p w:rsidR="002919A5" w:rsidRPr="00F877A5" w:rsidRDefault="002919A5" w:rsidP="002919A5">
      <w:pPr>
        <w:pStyle w:val="afa"/>
        <w:spacing w:after="120" w:line="276" w:lineRule="auto"/>
        <w:ind w:left="1287" w:firstLine="0"/>
        <w:rPr>
          <w:rFonts w:cs="Arial"/>
        </w:rPr>
      </w:pPr>
      <w:r w:rsidRPr="00F877A5">
        <w:rPr>
          <w:rFonts w:cs="Arial"/>
        </w:rPr>
        <w:t>Поля для заполнения на селекционном экране:</w:t>
      </w:r>
    </w:p>
    <w:p w:rsidR="002919A5" w:rsidRPr="006E2127" w:rsidRDefault="002919A5">
      <w:pPr>
        <w:pStyle w:val="afa"/>
        <w:spacing w:after="240" w:line="276" w:lineRule="auto"/>
        <w:ind w:left="1287" w:firstLine="0"/>
        <w:rPr>
          <w:rFonts w:cs="Arial"/>
        </w:rPr>
      </w:pPr>
      <w:r>
        <w:rPr>
          <w:rFonts w:cs="Arial"/>
        </w:rPr>
        <w:t xml:space="preserve">- </w:t>
      </w:r>
      <w:r w:rsidR="002C0E29">
        <w:rPr>
          <w:rFonts w:cs="Arial"/>
        </w:rPr>
        <w:t>Сетевой график</w:t>
      </w:r>
      <w:r w:rsidRPr="002175C8">
        <w:rPr>
          <w:rFonts w:cs="Arial"/>
        </w:rPr>
        <w:t>.</w:t>
      </w:r>
    </w:p>
    <w:p w:rsidR="0028527F" w:rsidRPr="007008A3" w:rsidRDefault="0028527F">
      <w:pPr>
        <w:pStyle w:val="4"/>
      </w:pPr>
      <w:r w:rsidRPr="007008A3">
        <w:t>Шаг проце</w:t>
      </w:r>
      <w:r w:rsidR="00A774D5">
        <w:t>сса 34</w:t>
      </w:r>
      <w:r w:rsidRPr="007008A3">
        <w:t>0 – Калькуляция</w:t>
      </w:r>
      <w:r w:rsidR="00D139D7">
        <w:t xml:space="preserve"> заказ</w:t>
      </w:r>
      <w:r w:rsidRPr="007008A3">
        <w:t>ов ТОРО</w:t>
      </w:r>
    </w:p>
    <w:p w:rsidR="0028527F" w:rsidRPr="0075237E" w:rsidRDefault="00F62E46" w:rsidP="0028527F">
      <w:pPr>
        <w:spacing w:after="240" w:line="276" w:lineRule="auto"/>
        <w:rPr>
          <w:rFonts w:cs="Arial"/>
        </w:rPr>
      </w:pPr>
      <w:bookmarkStart w:id="426" w:name="OLE_LINK29"/>
      <w:r>
        <w:rPr>
          <w:rFonts w:cs="Arial"/>
        </w:rPr>
        <w:t>Планировщик</w:t>
      </w:r>
      <w:r w:rsidR="00366CB2">
        <w:rPr>
          <w:rFonts w:cs="Arial"/>
        </w:rPr>
        <w:t xml:space="preserve"> </w:t>
      </w:r>
      <w:r w:rsidR="002535C0">
        <w:rPr>
          <w:rFonts w:cs="Arial"/>
        </w:rPr>
        <w:t>ТОиР УО</w:t>
      </w:r>
      <w:r w:rsidR="0028527F" w:rsidRPr="007008A3">
        <w:rPr>
          <w:rFonts w:cs="Arial"/>
        </w:rPr>
        <w:t xml:space="preserve"> </w:t>
      </w:r>
      <w:r w:rsidR="00366CB2">
        <w:rPr>
          <w:rFonts w:cs="Arial"/>
        </w:rPr>
        <w:t>выполняет</w:t>
      </w:r>
      <w:r w:rsidR="0028527F" w:rsidRPr="007008A3">
        <w:rPr>
          <w:rFonts w:cs="Arial"/>
        </w:rPr>
        <w:t xml:space="preserve"> калькуляцию</w:t>
      </w:r>
      <w:r w:rsidR="00D139D7">
        <w:rPr>
          <w:rFonts w:cs="Arial"/>
        </w:rPr>
        <w:t xml:space="preserve"> заказ</w:t>
      </w:r>
      <w:r w:rsidR="0028527F" w:rsidRPr="007008A3">
        <w:rPr>
          <w:rFonts w:cs="Arial"/>
        </w:rPr>
        <w:t>ов ТОРО</w:t>
      </w:r>
      <w:r w:rsidR="00366CB2">
        <w:rPr>
          <w:rFonts w:cs="Arial"/>
        </w:rPr>
        <w:t xml:space="preserve"> для обновления плановых затрат по</w:t>
      </w:r>
      <w:r w:rsidR="00D139D7">
        <w:rPr>
          <w:rFonts w:cs="Arial"/>
        </w:rPr>
        <w:t xml:space="preserve"> заказ</w:t>
      </w:r>
      <w:r w:rsidR="00366CB2">
        <w:rPr>
          <w:rFonts w:cs="Arial"/>
        </w:rPr>
        <w:t>ам в отчете</w:t>
      </w:r>
      <w:r w:rsidR="0028527F" w:rsidRPr="007008A3">
        <w:rPr>
          <w:rFonts w:cs="Arial"/>
        </w:rPr>
        <w:t>.</w:t>
      </w:r>
      <w:r w:rsidR="00D33074">
        <w:rPr>
          <w:rFonts w:cs="Arial"/>
        </w:rPr>
        <w:t xml:space="preserve"> Для этого используется разработка </w:t>
      </w:r>
      <w:r w:rsidR="00874F6B" w:rsidRPr="00554843">
        <w:rPr>
          <w:rFonts w:cs="Arial"/>
        </w:rPr>
        <w:t>PM</w:t>
      </w:r>
      <w:r w:rsidR="00874F6B" w:rsidRPr="00B153FA">
        <w:rPr>
          <w:rFonts w:cs="Arial"/>
        </w:rPr>
        <w:t xml:space="preserve">08 – </w:t>
      </w:r>
      <w:r w:rsidR="00874F6B">
        <w:rPr>
          <w:rFonts w:cs="Arial"/>
        </w:rPr>
        <w:t>Модификация списка заказов ТОРО (</w:t>
      </w:r>
      <w:r w:rsidR="00874F6B" w:rsidRPr="00554843">
        <w:rPr>
          <w:rFonts w:cs="Arial"/>
        </w:rPr>
        <w:t>IW</w:t>
      </w:r>
      <w:r w:rsidR="00874F6B" w:rsidRPr="00B153FA">
        <w:rPr>
          <w:rFonts w:cs="Arial"/>
        </w:rPr>
        <w:t>38</w:t>
      </w:r>
      <w:r w:rsidR="00874F6B">
        <w:rPr>
          <w:rFonts w:cs="Arial"/>
        </w:rPr>
        <w:t>).</w:t>
      </w:r>
      <w:r w:rsidR="007976EC">
        <w:rPr>
          <w:rFonts w:cs="Arial"/>
        </w:rPr>
        <w:t xml:space="preserve"> Планировщик </w:t>
      </w:r>
      <w:r w:rsidR="002535C0">
        <w:rPr>
          <w:rFonts w:cs="Arial"/>
        </w:rPr>
        <w:t>ТОиР УО</w:t>
      </w:r>
      <w:r w:rsidR="00BB53B0">
        <w:rPr>
          <w:rFonts w:cs="Arial"/>
        </w:rPr>
        <w:t xml:space="preserve"> </w:t>
      </w:r>
      <w:r w:rsidR="007976EC">
        <w:rPr>
          <w:rFonts w:cs="Arial"/>
        </w:rPr>
        <w:t>выполняет программу по обновлению затрат в заказах ТОРО.</w:t>
      </w:r>
      <w:ins w:id="427" w:author="polyus\kiselevyuv" w:date="2022-04-24T11:40:00Z">
        <w:r w:rsidR="0075237E" w:rsidRPr="0075237E">
          <w:rPr>
            <w:rFonts w:cs="Arial"/>
          </w:rPr>
          <w:t xml:space="preserve"> </w:t>
        </w:r>
        <w:r w:rsidR="0075237E">
          <w:rPr>
            <w:rFonts w:cs="Arial"/>
          </w:rPr>
          <w:t>По итог</w:t>
        </w:r>
      </w:ins>
      <w:ins w:id="428" w:author="polyus\kiselevyuv" w:date="2022-04-24T11:42:00Z">
        <w:r w:rsidR="0075237E">
          <w:rPr>
            <w:rFonts w:cs="Arial"/>
          </w:rPr>
          <w:t>ам</w:t>
        </w:r>
      </w:ins>
      <w:ins w:id="429" w:author="polyus\kiselevyuv" w:date="2022-04-24T11:40:00Z">
        <w:r w:rsidR="0075237E">
          <w:rPr>
            <w:rFonts w:cs="Arial"/>
          </w:rPr>
          <w:t xml:space="preserve"> выполнения ка</w:t>
        </w:r>
      </w:ins>
      <w:ins w:id="430" w:author="polyus\kiselevyuv" w:date="2022-04-24T11:41:00Z">
        <w:r w:rsidR="0075237E">
          <w:rPr>
            <w:rFonts w:cs="Arial"/>
          </w:rPr>
          <w:t xml:space="preserve">лькуляции на заказах ТОРО устанавливается системный статус ПКАЛ – </w:t>
        </w:r>
        <w:r w:rsidR="0075237E" w:rsidRPr="0075237E">
          <w:rPr>
            <w:rFonts w:cs="Arial"/>
          </w:rPr>
          <w:t>Предв</w:t>
        </w:r>
        <w:r w:rsidR="0075237E">
          <w:rPr>
            <w:rFonts w:cs="Arial"/>
          </w:rPr>
          <w:t>арительная к</w:t>
        </w:r>
        <w:r w:rsidR="0075237E" w:rsidRPr="0075237E">
          <w:rPr>
            <w:rFonts w:cs="Arial"/>
          </w:rPr>
          <w:t>алькуляция проведена</w:t>
        </w:r>
        <w:r w:rsidR="0075237E">
          <w:rPr>
            <w:rFonts w:cs="Arial"/>
          </w:rPr>
          <w:t>.</w:t>
        </w:r>
      </w:ins>
    </w:p>
    <w:bookmarkEnd w:id="426"/>
    <w:p w:rsidR="00366CB2" w:rsidRPr="00A44015" w:rsidRDefault="00366CB2" w:rsidP="00366CB2">
      <w:pPr>
        <w:spacing w:after="240" w:line="276" w:lineRule="auto"/>
        <w:rPr>
          <w:rFonts w:cs="Arial"/>
        </w:rPr>
      </w:pPr>
      <w:r>
        <w:rPr>
          <w:rFonts w:cs="Arial"/>
        </w:rPr>
        <w:t>Используются транзакции</w:t>
      </w:r>
    </w:p>
    <w:p w:rsidR="00366CB2" w:rsidRDefault="00366CB2" w:rsidP="00366CB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rsidR="009D03A0" w:rsidRPr="000E4C83" w:rsidRDefault="009D03A0" w:rsidP="001F00CA">
      <w:pPr>
        <w:spacing w:after="120" w:line="276" w:lineRule="auto"/>
        <w:ind w:left="924"/>
        <w:jc w:val="left"/>
        <w:rPr>
          <w:rFonts w:cs="Arial"/>
        </w:rPr>
      </w:pPr>
      <w:r w:rsidRPr="00AF2D49">
        <w:rPr>
          <w:rFonts w:cs="Arial"/>
        </w:rPr>
        <w:t>- Техниче</w:t>
      </w:r>
      <w:r w:rsidRPr="000E4C83">
        <w:rPr>
          <w:rFonts w:cs="Arial"/>
        </w:rPr>
        <w:t>ское место;</w:t>
      </w:r>
    </w:p>
    <w:p w:rsidR="009D03A0" w:rsidRPr="000E4C83" w:rsidRDefault="009D03A0" w:rsidP="001F00CA">
      <w:pPr>
        <w:spacing w:after="120" w:line="276" w:lineRule="auto"/>
        <w:ind w:left="924"/>
        <w:jc w:val="left"/>
        <w:rPr>
          <w:rFonts w:cs="Arial"/>
        </w:rPr>
      </w:pPr>
      <w:r w:rsidRPr="000E4C83">
        <w:rPr>
          <w:rFonts w:cs="Arial"/>
        </w:rPr>
        <w:t>- Группа планирования;</w:t>
      </w:r>
    </w:p>
    <w:p w:rsidR="009D03A0" w:rsidRPr="000E4C83" w:rsidRDefault="009D03A0" w:rsidP="00B153FA">
      <w:pPr>
        <w:spacing w:after="240" w:line="276" w:lineRule="auto"/>
        <w:ind w:left="927"/>
        <w:jc w:val="left"/>
        <w:rPr>
          <w:rFonts w:cs="Arial"/>
        </w:rPr>
      </w:pPr>
      <w:r w:rsidRPr="000E4C83">
        <w:rPr>
          <w:rFonts w:cs="Arial"/>
        </w:rPr>
        <w:t>- Период (с .. по).</w:t>
      </w:r>
    </w:p>
    <w:p w:rsidR="0058253D" w:rsidRPr="006D146E" w:rsidRDefault="005A1AFB" w:rsidP="00554843">
      <w:pPr>
        <w:spacing w:after="240" w:line="276" w:lineRule="auto"/>
        <w:rPr>
          <w:rFonts w:cs="Arial"/>
        </w:rPr>
      </w:pPr>
      <w:r>
        <w:rPr>
          <w:rFonts w:cs="Arial"/>
        </w:rPr>
        <w:t xml:space="preserve">Калькуляция заказов ТОРО также выполняется автоматически (с помощью разработки </w:t>
      </w:r>
      <w:r w:rsidRPr="00554843">
        <w:rPr>
          <w:rFonts w:cs="Arial"/>
        </w:rPr>
        <w:t>PM</w:t>
      </w:r>
      <w:r w:rsidRPr="009721BA">
        <w:rPr>
          <w:rFonts w:cs="Arial"/>
        </w:rPr>
        <w:t>46</w:t>
      </w:r>
      <w:r>
        <w:rPr>
          <w:rFonts w:cs="Arial"/>
        </w:rPr>
        <w:t>)</w:t>
      </w:r>
      <w:r w:rsidRPr="009721BA">
        <w:rPr>
          <w:rFonts w:cs="Arial"/>
        </w:rPr>
        <w:t xml:space="preserve"> </w:t>
      </w:r>
      <w:r>
        <w:rPr>
          <w:rFonts w:cs="Arial"/>
        </w:rPr>
        <w:t>при каждом сохранении заказа ТОРО до тех пор, пока заказ ТОРО не будет технически закрыт, или закрыт (системные статусы ТЗКР</w:t>
      </w:r>
      <w:r w:rsidRPr="009721BA">
        <w:rPr>
          <w:rFonts w:cs="Arial"/>
        </w:rPr>
        <w:t>/</w:t>
      </w:r>
      <w:r>
        <w:rPr>
          <w:rFonts w:cs="Arial"/>
        </w:rPr>
        <w:t>ЗАКР).</w:t>
      </w:r>
    </w:p>
    <w:p w:rsidR="0028527F" w:rsidRPr="00554843" w:rsidRDefault="008616F4" w:rsidP="00554843">
      <w:pPr>
        <w:spacing w:after="240" w:line="276" w:lineRule="auto"/>
        <w:rPr>
          <w:rFonts w:cs="Arial"/>
        </w:rPr>
      </w:pPr>
      <w:r>
        <w:rPr>
          <w:rFonts w:cs="Arial"/>
        </w:rPr>
        <w:t>В системе настроен</w:t>
      </w:r>
      <w:r w:rsidR="0028527F" w:rsidRPr="007008A3">
        <w:rPr>
          <w:rFonts w:cs="Arial"/>
        </w:rPr>
        <w:t xml:space="preserve"> автоматический расчет затрат по</w:t>
      </w:r>
      <w:r w:rsidR="00D139D7">
        <w:rPr>
          <w:rFonts w:cs="Arial"/>
        </w:rPr>
        <w:t xml:space="preserve"> заказ</w:t>
      </w:r>
      <w:r w:rsidR="0028527F" w:rsidRPr="007008A3">
        <w:rPr>
          <w:rFonts w:cs="Arial"/>
        </w:rPr>
        <w:t>ам ТОРО на основе об</w:t>
      </w:r>
      <w:r w:rsidR="008C6E5C">
        <w:rPr>
          <w:rFonts w:cs="Arial"/>
        </w:rPr>
        <w:t xml:space="preserve">ъемов и стоимости материалов </w:t>
      </w:r>
      <w:r w:rsidR="00CD0448">
        <w:rPr>
          <w:rFonts w:cs="Arial"/>
        </w:rPr>
        <w:t xml:space="preserve">(плановых и текущих цен, </w:t>
      </w:r>
      <w:r w:rsidR="00CD0448" w:rsidRPr="00B153FA">
        <w:rPr>
          <w:rFonts w:cs="Arial"/>
        </w:rPr>
        <w:t xml:space="preserve">см. КД </w:t>
      </w:r>
      <w:r w:rsidR="00E06E04" w:rsidRPr="00B153FA">
        <w:rPr>
          <w:rFonts w:cs="Arial"/>
        </w:rPr>
        <w:t>«</w:t>
      </w:r>
      <w:r w:rsidR="001710A8">
        <w:rPr>
          <w:rFonts w:cs="Arial"/>
        </w:rPr>
        <w:t>ERP.</w:t>
      </w:r>
      <w:r w:rsidR="000B519E">
        <w:rPr>
          <w:rFonts w:cs="Arial"/>
        </w:rPr>
        <w:t>4.6.1.2.</w:t>
      </w:r>
      <w:r w:rsidR="00E06E04" w:rsidRPr="00B153FA">
        <w:rPr>
          <w:rFonts w:cs="Arial"/>
        </w:rPr>
        <w:t xml:space="preserve">58 </w:t>
      </w:r>
      <w:r w:rsidR="00E06E04">
        <w:rPr>
          <w:rFonts w:cs="Arial"/>
        </w:rPr>
        <w:t>Планирование обеспечения МТР, работами и услугами»</w:t>
      </w:r>
      <w:r w:rsidR="00CD0448">
        <w:rPr>
          <w:rFonts w:cs="Arial"/>
        </w:rPr>
        <w:t xml:space="preserve">) </w:t>
      </w:r>
      <w:r w:rsidR="008C6E5C">
        <w:rPr>
          <w:rFonts w:cs="Arial"/>
        </w:rPr>
        <w:t xml:space="preserve">и </w:t>
      </w:r>
      <w:r w:rsidR="0028527F" w:rsidRPr="007008A3">
        <w:rPr>
          <w:rFonts w:cs="Arial"/>
        </w:rPr>
        <w:t>работ</w:t>
      </w:r>
      <w:r w:rsidR="00CD0448">
        <w:rPr>
          <w:rFonts w:cs="Arial"/>
        </w:rPr>
        <w:t xml:space="preserve"> (видов работ и тарифов, планируемых на МВЗ, </w:t>
      </w:r>
      <w:r w:rsidR="00CD0448" w:rsidRPr="00B153FA">
        <w:rPr>
          <w:rFonts w:cs="Arial"/>
        </w:rPr>
        <w:t xml:space="preserve">см. </w:t>
      </w:r>
      <w:r w:rsidR="00CF6EAA" w:rsidRPr="00B153FA">
        <w:rPr>
          <w:rFonts w:cs="Arial"/>
        </w:rPr>
        <w:t xml:space="preserve">КД </w:t>
      </w:r>
      <w:r w:rsidR="001710A8">
        <w:rPr>
          <w:rFonts w:cs="Arial"/>
        </w:rPr>
        <w:t>ERP.</w:t>
      </w:r>
      <w:r w:rsidR="000B519E">
        <w:rPr>
          <w:rFonts w:cs="Arial"/>
        </w:rPr>
        <w:t>4.6.1.2.</w:t>
      </w:r>
      <w:r w:rsidR="00CF6EAA" w:rsidRPr="00B153FA">
        <w:rPr>
          <w:rFonts w:cs="Arial"/>
        </w:rPr>
        <w:t>37 Обеспечение плановых данных</w:t>
      </w:r>
      <w:r w:rsidR="00CD0448">
        <w:rPr>
          <w:rFonts w:cs="Arial"/>
        </w:rPr>
        <w:t>)</w:t>
      </w:r>
      <w:r w:rsidR="0028527F" w:rsidRPr="007008A3">
        <w:rPr>
          <w:rFonts w:cs="Arial"/>
        </w:rPr>
        <w:t xml:space="preserve">. </w:t>
      </w:r>
    </w:p>
    <w:p w:rsidR="0028527F" w:rsidRPr="007008A3" w:rsidRDefault="00A774D5">
      <w:pPr>
        <w:pStyle w:val="4"/>
      </w:pPr>
      <w:r>
        <w:t>Шаг процесса 35</w:t>
      </w:r>
      <w:r w:rsidR="0028527F" w:rsidRPr="007008A3">
        <w:t>0 – Балансировка мощностей ВПС со смежными службами/ подразделениями</w:t>
      </w:r>
    </w:p>
    <w:p w:rsidR="00366CB2" w:rsidRDefault="00F62E46" w:rsidP="00366CB2">
      <w:pPr>
        <w:spacing w:after="240" w:line="276" w:lineRule="auto"/>
        <w:rPr>
          <w:rFonts w:cs="Arial"/>
        </w:rPr>
      </w:pPr>
      <w:r>
        <w:rPr>
          <w:rFonts w:cs="Arial"/>
        </w:rPr>
        <w:t>Планировщик</w:t>
      </w:r>
      <w:r w:rsidR="0028527F" w:rsidRPr="007008A3">
        <w:rPr>
          <w:rFonts w:cs="Arial"/>
        </w:rPr>
        <w:t xml:space="preserve"> </w:t>
      </w:r>
      <w:r w:rsidR="002535C0">
        <w:rPr>
          <w:rFonts w:cs="Arial"/>
        </w:rPr>
        <w:t>ТОиР УО</w:t>
      </w:r>
      <w:r w:rsidR="00BB53B0">
        <w:rPr>
          <w:rFonts w:cs="Arial"/>
        </w:rPr>
        <w:t xml:space="preserve"> </w:t>
      </w:r>
      <w:r w:rsidR="00E95641">
        <w:rPr>
          <w:rFonts w:cs="Arial"/>
        </w:rPr>
        <w:t xml:space="preserve">или Планировщик ЗиС УО </w:t>
      </w:r>
      <w:r w:rsidR="00366CB2">
        <w:rPr>
          <w:rFonts w:cs="Arial"/>
        </w:rPr>
        <w:t>анализирует загрузку</w:t>
      </w:r>
      <w:r w:rsidR="0028527F" w:rsidRPr="007008A3">
        <w:rPr>
          <w:rFonts w:cs="Arial"/>
        </w:rPr>
        <w:t xml:space="preserve"> ВПС</w:t>
      </w:r>
      <w:r w:rsidR="00366CB2">
        <w:rPr>
          <w:rFonts w:cs="Arial"/>
        </w:rPr>
        <w:t xml:space="preserve">, аналогично шагу </w:t>
      </w:r>
      <w:r w:rsidR="00E95641">
        <w:rPr>
          <w:rFonts w:cs="Arial"/>
        </w:rPr>
        <w:t>33</w:t>
      </w:r>
      <w:r w:rsidR="00366CB2">
        <w:rPr>
          <w:rFonts w:cs="Arial"/>
        </w:rPr>
        <w:t>0, но с учетом</w:t>
      </w:r>
      <w:r w:rsidR="00D139D7">
        <w:rPr>
          <w:rFonts w:cs="Arial"/>
        </w:rPr>
        <w:t xml:space="preserve"> заказ</w:t>
      </w:r>
      <w:r w:rsidR="00366CB2">
        <w:rPr>
          <w:rFonts w:cs="Arial"/>
        </w:rPr>
        <w:t>ов смежных подразделений,</w:t>
      </w:r>
      <w:r w:rsidR="0028527F" w:rsidRPr="007008A3">
        <w:rPr>
          <w:rFonts w:cs="Arial"/>
        </w:rPr>
        <w:t xml:space="preserve"> и при необходимости провод</w:t>
      </w:r>
      <w:r w:rsidR="00366CB2">
        <w:rPr>
          <w:rFonts w:cs="Arial"/>
        </w:rPr>
        <w:t xml:space="preserve">ит балансировку мощностей ВПС с </w:t>
      </w:r>
      <w:r w:rsidR="00583B3B">
        <w:rPr>
          <w:rFonts w:cs="Arial"/>
        </w:rPr>
        <w:t xml:space="preserve">Планировщиками </w:t>
      </w:r>
      <w:r w:rsidR="00366CB2">
        <w:rPr>
          <w:rFonts w:cs="Arial"/>
        </w:rPr>
        <w:t>смежных служб</w:t>
      </w:r>
      <w:r w:rsidR="0028527F" w:rsidRPr="007008A3">
        <w:rPr>
          <w:rFonts w:cs="Arial"/>
        </w:rPr>
        <w:t>.</w:t>
      </w:r>
      <w:r w:rsidR="00366CB2">
        <w:rPr>
          <w:rFonts w:cs="Arial"/>
        </w:rPr>
        <w:t xml:space="preserve"> В случае несбалансированности </w:t>
      </w:r>
      <w:r w:rsidR="00583B3B">
        <w:rPr>
          <w:rFonts w:cs="Arial"/>
        </w:rPr>
        <w:t xml:space="preserve">Планировщик </w:t>
      </w:r>
      <w:r w:rsidR="002535C0">
        <w:rPr>
          <w:rFonts w:cs="Arial"/>
        </w:rPr>
        <w:t>ТОиР УО</w:t>
      </w:r>
      <w:r w:rsidR="00E95641">
        <w:rPr>
          <w:rFonts w:cs="Arial"/>
        </w:rPr>
        <w:t xml:space="preserve"> или Планировщик ЗиС УО</w:t>
      </w:r>
      <w:r w:rsidR="00366CB2">
        <w:rPr>
          <w:rFonts w:cs="Arial"/>
        </w:rPr>
        <w:t>, на чьих</w:t>
      </w:r>
      <w:r w:rsidR="00D139D7">
        <w:rPr>
          <w:rFonts w:cs="Arial"/>
        </w:rPr>
        <w:t xml:space="preserve"> заказ</w:t>
      </w:r>
      <w:r w:rsidR="00366CB2">
        <w:rPr>
          <w:rFonts w:cs="Arial"/>
        </w:rPr>
        <w:t>ах</w:t>
      </w:r>
      <w:r w:rsidR="00E95641">
        <w:rPr>
          <w:rFonts w:cs="Arial"/>
        </w:rPr>
        <w:t xml:space="preserve"> или сетевых </w:t>
      </w:r>
      <w:commentRangeStart w:id="431"/>
      <w:r w:rsidR="00E95641">
        <w:rPr>
          <w:rFonts w:cs="Arial"/>
        </w:rPr>
        <w:t>графиках</w:t>
      </w:r>
      <w:r w:rsidR="00366CB2">
        <w:rPr>
          <w:rFonts w:cs="Arial"/>
        </w:rPr>
        <w:t xml:space="preserve"> возникает дисбаланс использования ВПС</w:t>
      </w:r>
      <w:commentRangeEnd w:id="431"/>
      <w:r w:rsidR="00F14235">
        <w:rPr>
          <w:rStyle w:val="aff5"/>
        </w:rPr>
        <w:commentReference w:id="431"/>
      </w:r>
      <w:r w:rsidR="00366CB2">
        <w:rPr>
          <w:rFonts w:cs="Arial"/>
        </w:rPr>
        <w:t>, выполняет корректировку</w:t>
      </w:r>
      <w:r w:rsidR="00D139D7">
        <w:rPr>
          <w:rFonts w:cs="Arial"/>
        </w:rPr>
        <w:t xml:space="preserve"> заказ</w:t>
      </w:r>
      <w:r w:rsidR="00A774D5">
        <w:rPr>
          <w:rFonts w:cs="Arial"/>
        </w:rPr>
        <w:t xml:space="preserve">ов </w:t>
      </w:r>
      <w:r w:rsidR="00E95641">
        <w:rPr>
          <w:rFonts w:cs="Arial"/>
        </w:rPr>
        <w:t xml:space="preserve">или сетевых графиков </w:t>
      </w:r>
      <w:r w:rsidR="00A774D5">
        <w:rPr>
          <w:rFonts w:cs="Arial"/>
        </w:rPr>
        <w:t>на шаге 47</w:t>
      </w:r>
      <w:r w:rsidR="00366CB2">
        <w:rPr>
          <w:rFonts w:cs="Arial"/>
        </w:rPr>
        <w:t xml:space="preserve">0, </w:t>
      </w:r>
      <w:r w:rsidR="003D4E30">
        <w:rPr>
          <w:rFonts w:cs="Arial"/>
        </w:rPr>
        <w:t>в случае</w:t>
      </w:r>
      <w:r w:rsidR="00366CB2">
        <w:rPr>
          <w:rFonts w:cs="Arial"/>
        </w:rPr>
        <w:t xml:space="preserve"> сбалансированности – устанавливает на</w:t>
      </w:r>
      <w:r w:rsidR="00D139D7">
        <w:rPr>
          <w:rFonts w:cs="Arial"/>
        </w:rPr>
        <w:t xml:space="preserve"> заказ</w:t>
      </w:r>
      <w:r w:rsidR="00366CB2">
        <w:rPr>
          <w:rFonts w:cs="Arial"/>
        </w:rPr>
        <w:t>ах статус «</w:t>
      </w:r>
      <w:r w:rsidR="00366CB2" w:rsidRPr="00366CB2">
        <w:rPr>
          <w:rFonts w:cs="Arial"/>
        </w:rPr>
        <w:t>ВПСС - ВПС сбалансированы со смежными</w:t>
      </w:r>
      <w:r w:rsidR="00D139D7">
        <w:rPr>
          <w:rFonts w:cs="Arial"/>
        </w:rPr>
        <w:t xml:space="preserve"> заказ</w:t>
      </w:r>
      <w:r w:rsidR="00366CB2" w:rsidRPr="00366CB2">
        <w:rPr>
          <w:rFonts w:cs="Arial"/>
        </w:rPr>
        <w:t>ами</w:t>
      </w:r>
      <w:r w:rsidR="00366CB2">
        <w:rPr>
          <w:rFonts w:cs="Arial"/>
        </w:rPr>
        <w:t>»</w:t>
      </w:r>
      <w:r w:rsidR="00E95641">
        <w:rPr>
          <w:rFonts w:cs="Arial"/>
        </w:rPr>
        <w:t>, на сетевых графиках установка дополнительных статусов не требуется.</w:t>
      </w:r>
    </w:p>
    <w:p w:rsidR="000E4C83" w:rsidRDefault="000E4C83" w:rsidP="00366CB2">
      <w:pPr>
        <w:spacing w:after="240" w:line="276" w:lineRule="auto"/>
        <w:rPr>
          <w:rFonts w:cs="Arial"/>
        </w:rPr>
      </w:pPr>
      <w:r>
        <w:rPr>
          <w:rFonts w:cs="Arial"/>
        </w:rPr>
        <w:t>Описание статусов</w:t>
      </w:r>
      <w:r w:rsidR="00496911">
        <w:rPr>
          <w:rFonts w:cs="Arial"/>
        </w:rPr>
        <w:t xml:space="preserve"> и статусных схем</w:t>
      </w:r>
      <w:r>
        <w:rPr>
          <w:rFonts w:cs="Arial"/>
        </w:rPr>
        <w:t xml:space="preserve"> заказов </w:t>
      </w:r>
      <w:r w:rsidR="00496911">
        <w:rPr>
          <w:rFonts w:cs="Arial"/>
        </w:rPr>
        <w:t>представлено в разделе 5.7.1. данного КД.</w:t>
      </w:r>
    </w:p>
    <w:p w:rsidR="0028527F" w:rsidRDefault="00070029" w:rsidP="0028527F">
      <w:pPr>
        <w:spacing w:after="240" w:line="276" w:lineRule="auto"/>
        <w:rPr>
          <w:rFonts w:cs="Arial"/>
        </w:rPr>
      </w:pPr>
      <w:r>
        <w:rPr>
          <w:rFonts w:cs="Arial"/>
        </w:rPr>
        <w:t xml:space="preserve">В случае невозможности определить на уровне </w:t>
      </w:r>
      <w:r w:rsidR="00583B3B">
        <w:rPr>
          <w:rFonts w:cs="Arial"/>
        </w:rPr>
        <w:t>Планировщиков</w:t>
      </w:r>
      <w:r w:rsidR="00BB53B0">
        <w:rPr>
          <w:rFonts w:cs="Arial"/>
        </w:rPr>
        <w:t xml:space="preserve"> </w:t>
      </w:r>
      <w:r w:rsidR="002535C0">
        <w:rPr>
          <w:rFonts w:cs="Arial"/>
        </w:rPr>
        <w:t>ТОиР УО</w:t>
      </w:r>
      <w:r w:rsidR="00E95641">
        <w:rPr>
          <w:rFonts w:cs="Arial"/>
        </w:rPr>
        <w:t xml:space="preserve"> и Планировщика ЗиС УО</w:t>
      </w:r>
      <w:r>
        <w:rPr>
          <w:rFonts w:cs="Arial"/>
        </w:rPr>
        <w:t xml:space="preserve"> ситуация с ВПС эскалируется по электронной почте на следующие уровни (последовательно, в случае невозможности определить решение на соответствующем уровне): Старший планировщик </w:t>
      </w:r>
      <w:r w:rsidR="002535C0">
        <w:rPr>
          <w:rFonts w:cs="Arial"/>
        </w:rPr>
        <w:t>ТОиР УО</w:t>
      </w:r>
      <w:r>
        <w:rPr>
          <w:rFonts w:cs="Arial"/>
        </w:rPr>
        <w:t xml:space="preserve"> – Главный Специалист </w:t>
      </w:r>
      <w:r w:rsidR="002535C0">
        <w:rPr>
          <w:rFonts w:cs="Arial"/>
        </w:rPr>
        <w:t>ТОиР УО</w:t>
      </w:r>
      <w:r>
        <w:rPr>
          <w:rFonts w:cs="Arial"/>
        </w:rPr>
        <w:t xml:space="preserve">. Электронное письмо оформляет </w:t>
      </w:r>
      <w:r w:rsidR="00583B3B">
        <w:rPr>
          <w:rFonts w:cs="Arial"/>
        </w:rPr>
        <w:t>Планировщик</w:t>
      </w:r>
      <w:r w:rsidR="000E4C83">
        <w:rPr>
          <w:rFonts w:cs="Arial"/>
        </w:rPr>
        <w:t xml:space="preserve"> </w:t>
      </w:r>
      <w:r w:rsidR="002535C0">
        <w:rPr>
          <w:rFonts w:cs="Arial"/>
        </w:rPr>
        <w:t>ТОиР УО</w:t>
      </w:r>
      <w:r w:rsidR="00583B3B">
        <w:rPr>
          <w:rFonts w:cs="Arial"/>
        </w:rPr>
        <w:t xml:space="preserve"> </w:t>
      </w:r>
      <w:r>
        <w:rPr>
          <w:rFonts w:cs="Arial"/>
        </w:rPr>
        <w:t>с б</w:t>
      </w:r>
      <w:r w:rsidRPr="00554843">
        <w:rPr>
          <w:rFonts w:cs="Arial"/>
        </w:rPr>
        <w:t>о</w:t>
      </w:r>
      <w:r>
        <w:rPr>
          <w:rFonts w:cs="Arial"/>
        </w:rPr>
        <w:t>льшим (равно сформированным последним из претендующих на использование ВПС) номером заказа.</w:t>
      </w:r>
    </w:p>
    <w:p w:rsidR="00366CB2" w:rsidRDefault="00366CB2" w:rsidP="00366CB2">
      <w:pPr>
        <w:spacing w:after="240" w:line="276" w:lineRule="auto"/>
        <w:rPr>
          <w:rFonts w:cs="Arial"/>
        </w:rPr>
      </w:pPr>
      <w:r>
        <w:rPr>
          <w:rFonts w:cs="Arial"/>
        </w:rPr>
        <w:t>Используются транзакции</w:t>
      </w:r>
    </w:p>
    <w:p w:rsidR="00366CB2" w:rsidRDefault="00366CB2" w:rsidP="00366CB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rsidR="009D03A0" w:rsidRPr="00AF2D49" w:rsidRDefault="009D03A0" w:rsidP="001F00CA">
      <w:pPr>
        <w:spacing w:after="120" w:line="276" w:lineRule="auto"/>
        <w:ind w:left="924"/>
        <w:jc w:val="left"/>
        <w:rPr>
          <w:rFonts w:cs="Arial"/>
        </w:rPr>
      </w:pPr>
      <w:r w:rsidRPr="00AF2D49">
        <w:rPr>
          <w:rFonts w:cs="Arial"/>
        </w:rPr>
        <w:t>- Техническое место;</w:t>
      </w:r>
    </w:p>
    <w:p w:rsidR="009D03A0" w:rsidRPr="000E4C83" w:rsidRDefault="009D03A0" w:rsidP="001F00CA">
      <w:pPr>
        <w:spacing w:after="120" w:line="276" w:lineRule="auto"/>
        <w:ind w:left="924"/>
        <w:jc w:val="left"/>
        <w:rPr>
          <w:rFonts w:cs="Arial"/>
        </w:rPr>
      </w:pPr>
      <w:r w:rsidRPr="000E4C83">
        <w:rPr>
          <w:rFonts w:cs="Arial"/>
        </w:rPr>
        <w:t>- Группа планирования;</w:t>
      </w:r>
    </w:p>
    <w:p w:rsidR="009D03A0" w:rsidRPr="000E4C83" w:rsidRDefault="009D03A0" w:rsidP="00B153FA">
      <w:pPr>
        <w:spacing w:after="240" w:line="276" w:lineRule="auto"/>
        <w:ind w:left="927"/>
        <w:jc w:val="left"/>
        <w:rPr>
          <w:rFonts w:cs="Arial"/>
        </w:rPr>
      </w:pPr>
      <w:r w:rsidRPr="000E4C83">
        <w:rPr>
          <w:rFonts w:cs="Arial"/>
        </w:rPr>
        <w:t>- Период (с .. по).</w:t>
      </w:r>
    </w:p>
    <w:p w:rsidR="009366E7" w:rsidRDefault="009366E7" w:rsidP="009366E7">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9366E7" w:rsidRPr="00F877A5" w:rsidRDefault="009366E7" w:rsidP="009366E7">
      <w:pPr>
        <w:pStyle w:val="afa"/>
        <w:spacing w:after="120" w:line="276" w:lineRule="auto"/>
        <w:ind w:left="1287" w:firstLine="0"/>
        <w:rPr>
          <w:rFonts w:cs="Arial"/>
        </w:rPr>
      </w:pPr>
      <w:r w:rsidRPr="00F877A5">
        <w:rPr>
          <w:rFonts w:cs="Arial"/>
        </w:rPr>
        <w:t>Поля для заполнения на селекционном экране:</w:t>
      </w:r>
    </w:p>
    <w:p w:rsidR="009366E7" w:rsidRDefault="009366E7" w:rsidP="009366E7">
      <w:pPr>
        <w:pStyle w:val="afa"/>
        <w:spacing w:after="240" w:line="276" w:lineRule="auto"/>
        <w:ind w:left="1287" w:firstLine="0"/>
        <w:rPr>
          <w:rFonts w:cs="Arial"/>
        </w:rPr>
      </w:pPr>
      <w:r>
        <w:rPr>
          <w:rFonts w:cs="Arial"/>
        </w:rPr>
        <w:t>- Проект;</w:t>
      </w:r>
    </w:p>
    <w:p w:rsidR="009366E7" w:rsidRDefault="009366E7" w:rsidP="009366E7">
      <w:pPr>
        <w:pStyle w:val="afa"/>
        <w:spacing w:after="240" w:line="276" w:lineRule="auto"/>
        <w:ind w:left="1287" w:firstLine="0"/>
        <w:rPr>
          <w:rFonts w:cs="Arial"/>
        </w:rPr>
      </w:pPr>
      <w:r>
        <w:rPr>
          <w:rFonts w:cs="Arial"/>
        </w:rPr>
        <w:t>- СПП-элемент.</w:t>
      </w:r>
    </w:p>
    <w:p w:rsidR="0028527F" w:rsidRPr="007008A3" w:rsidRDefault="00A774D5">
      <w:pPr>
        <w:pStyle w:val="4"/>
      </w:pPr>
      <w:r>
        <w:t>Шаг процесса 36</w:t>
      </w:r>
      <w:r w:rsidR="0028527F" w:rsidRPr="007008A3">
        <w:t xml:space="preserve">0 – Согласование плана-графика </w:t>
      </w:r>
      <w:r w:rsidR="00F62E46">
        <w:t>Планировщик</w:t>
      </w:r>
      <w:r w:rsidR="0028527F" w:rsidRPr="007008A3">
        <w:t>ом</w:t>
      </w:r>
    </w:p>
    <w:p w:rsidR="0028527F" w:rsidRDefault="00366CB2" w:rsidP="0028527F">
      <w:pPr>
        <w:spacing w:after="240" w:line="276" w:lineRule="auto"/>
        <w:rPr>
          <w:ins w:id="432" w:author="Киселев Юрий Валерьевич" w:date="2022-03-24T13:24:00Z"/>
          <w:rFonts w:cs="Arial"/>
        </w:rPr>
      </w:pPr>
      <w:r>
        <w:rPr>
          <w:rFonts w:cs="Arial"/>
        </w:rPr>
        <w:t>После проверки и балансировки всех ресурсов на</w:t>
      </w:r>
      <w:r w:rsidR="00D139D7">
        <w:rPr>
          <w:rFonts w:cs="Arial"/>
        </w:rPr>
        <w:t xml:space="preserve"> заказ</w:t>
      </w:r>
      <w:r>
        <w:rPr>
          <w:rFonts w:cs="Arial"/>
        </w:rPr>
        <w:t xml:space="preserve">ах, выполненных в предшествующих шагах, </w:t>
      </w:r>
      <w:r w:rsidR="00583B3B">
        <w:rPr>
          <w:rFonts w:cs="Arial"/>
        </w:rPr>
        <w:t xml:space="preserve">Планировщик </w:t>
      </w:r>
      <w:r w:rsidR="002535C0">
        <w:rPr>
          <w:rFonts w:cs="Arial"/>
        </w:rPr>
        <w:t>ТОиР УО</w:t>
      </w:r>
      <w:r>
        <w:rPr>
          <w:rFonts w:cs="Arial"/>
        </w:rPr>
        <w:t xml:space="preserve"> устанавливает на</w:t>
      </w:r>
      <w:r w:rsidR="00D139D7">
        <w:rPr>
          <w:rFonts w:cs="Arial"/>
        </w:rPr>
        <w:t xml:space="preserve"> заказ</w:t>
      </w:r>
      <w:r>
        <w:rPr>
          <w:rFonts w:cs="Arial"/>
        </w:rPr>
        <w:t>ах ТОРО статус «</w:t>
      </w:r>
      <w:r w:rsidRPr="00366CB2">
        <w:rPr>
          <w:rFonts w:cs="Arial"/>
        </w:rPr>
        <w:t xml:space="preserve">СГПЛ - Отправлен на согласование </w:t>
      </w:r>
      <w:r w:rsidR="00583B3B">
        <w:rPr>
          <w:rFonts w:cs="Arial"/>
        </w:rPr>
        <w:t>П</w:t>
      </w:r>
      <w:r w:rsidR="00583B3B" w:rsidRPr="00366CB2">
        <w:rPr>
          <w:rFonts w:cs="Arial"/>
        </w:rPr>
        <w:t xml:space="preserve">ланировщиком </w:t>
      </w:r>
      <w:r w:rsidR="002535C0">
        <w:rPr>
          <w:rFonts w:cs="Arial"/>
        </w:rPr>
        <w:t>ТОиР УО</w:t>
      </w:r>
      <w:r>
        <w:rPr>
          <w:rFonts w:cs="Arial"/>
        </w:rPr>
        <w:t>» (при этом статус «ПЛАН» снимается)</w:t>
      </w:r>
      <w:r w:rsidR="00860138">
        <w:rPr>
          <w:rFonts w:cs="Arial"/>
        </w:rPr>
        <w:t xml:space="preserve">, </w:t>
      </w:r>
      <w:ins w:id="433" w:author="polyus\ablakovab" w:date="2022-04-04T19:31:00Z">
        <w:r w:rsidR="0009739D">
          <w:rPr>
            <w:rFonts w:cs="Arial"/>
          </w:rPr>
          <w:t xml:space="preserve">при необходимости </w:t>
        </w:r>
      </w:ins>
      <w:r w:rsidR="00860138">
        <w:rPr>
          <w:rFonts w:cs="Arial"/>
        </w:rPr>
        <w:t>печатает из системы план-график</w:t>
      </w:r>
      <w:r w:rsidR="00253652">
        <w:rPr>
          <w:rFonts w:cs="Arial"/>
        </w:rPr>
        <w:t>, подписывает его</w:t>
      </w:r>
      <w:r w:rsidR="00860138">
        <w:rPr>
          <w:rFonts w:cs="Arial"/>
        </w:rPr>
        <w:t>,</w:t>
      </w:r>
      <w:r>
        <w:rPr>
          <w:rFonts w:cs="Arial"/>
        </w:rPr>
        <w:t xml:space="preserve"> и </w:t>
      </w:r>
      <w:r w:rsidR="00253652">
        <w:rPr>
          <w:rFonts w:cs="Arial"/>
        </w:rPr>
        <w:t xml:space="preserve">затем </w:t>
      </w:r>
      <w:r w:rsidR="00860138">
        <w:rPr>
          <w:rFonts w:cs="Arial"/>
        </w:rPr>
        <w:t xml:space="preserve">передает </w:t>
      </w:r>
      <w:r w:rsidR="00253652">
        <w:rPr>
          <w:rFonts w:cs="Arial"/>
        </w:rPr>
        <w:t>С</w:t>
      </w:r>
      <w:r w:rsidR="00860138">
        <w:rPr>
          <w:rFonts w:cs="Arial"/>
        </w:rPr>
        <w:t>таршему планировщику</w:t>
      </w:r>
      <w:r>
        <w:rPr>
          <w:rFonts w:cs="Arial"/>
        </w:rPr>
        <w:t xml:space="preserve"> </w:t>
      </w:r>
      <w:r w:rsidR="002535C0">
        <w:rPr>
          <w:rFonts w:cs="Arial"/>
        </w:rPr>
        <w:t>ТОиР УО</w:t>
      </w:r>
      <w:r w:rsidR="00253652">
        <w:rPr>
          <w:rFonts w:cs="Arial"/>
        </w:rPr>
        <w:t xml:space="preserve"> </w:t>
      </w:r>
      <w:r w:rsidR="00860138">
        <w:rPr>
          <w:rFonts w:cs="Arial"/>
        </w:rPr>
        <w:t>на согласование</w:t>
      </w:r>
      <w:r w:rsidR="00A774D5">
        <w:rPr>
          <w:rFonts w:cs="Arial"/>
        </w:rPr>
        <w:t xml:space="preserve"> (шаг 37</w:t>
      </w:r>
      <w:r w:rsidR="00253652">
        <w:rPr>
          <w:rFonts w:cs="Arial"/>
        </w:rPr>
        <w:t>0)</w:t>
      </w:r>
      <w:r>
        <w:rPr>
          <w:rFonts w:cs="Arial"/>
        </w:rPr>
        <w:t>.</w:t>
      </w:r>
    </w:p>
    <w:p w:rsidR="00432241" w:rsidRDefault="00432241" w:rsidP="0028527F">
      <w:pPr>
        <w:spacing w:after="240" w:line="276" w:lineRule="auto"/>
        <w:rPr>
          <w:rFonts w:cs="Arial"/>
        </w:rPr>
      </w:pPr>
      <w:ins w:id="434" w:author="Киселев Юрий Валерьевич" w:date="2022-03-24T13:24:00Z">
        <w:r w:rsidRPr="00432241">
          <w:rPr>
            <w:rFonts w:cs="Arial"/>
          </w:rPr>
          <w:t>Также Планировщик ТОиР УО проверяет заказы со статусом РЗПР</w:t>
        </w:r>
        <w:r>
          <w:rPr>
            <w:rFonts w:cs="Arial"/>
          </w:rPr>
          <w:t>, наполнением которых</w:t>
        </w:r>
        <w:r w:rsidR="00F023C2">
          <w:rPr>
            <w:rFonts w:cs="Arial"/>
          </w:rPr>
          <w:t xml:space="preserve"> занимался </w:t>
        </w:r>
      </w:ins>
      <w:ins w:id="435" w:author="Киселев Юрий Валерьевич" w:date="2022-03-30T20:15:00Z">
        <w:r w:rsidR="00F023C2">
          <w:rPr>
            <w:rFonts w:cs="Arial"/>
          </w:rPr>
          <w:t>П</w:t>
        </w:r>
      </w:ins>
      <w:ins w:id="436" w:author="Киселев Юрий Валерьевич" w:date="2022-03-24T13:24:00Z">
        <w:r>
          <w:rPr>
            <w:rFonts w:cs="Arial"/>
          </w:rPr>
          <w:t>одрядчик</w:t>
        </w:r>
      </w:ins>
      <w:ins w:id="437" w:author="polyus\kiselevyuv" w:date="2022-04-24T11:59:00Z">
        <w:r w:rsidR="00310458">
          <w:rPr>
            <w:rFonts w:cs="Arial"/>
          </w:rPr>
          <w:t xml:space="preserve"> </w:t>
        </w:r>
      </w:ins>
      <w:ins w:id="438" w:author="polyus\kiselevyuv" w:date="2022-04-24T12:01:00Z">
        <w:r w:rsidR="00310458">
          <w:rPr>
            <w:rFonts w:cs="Arial"/>
          </w:rPr>
          <w:t>ТОиР УО</w:t>
        </w:r>
      </w:ins>
      <w:ins w:id="439" w:author="Киселев Юрий Валерьевич" w:date="2022-03-24T13:24:00Z">
        <w:r w:rsidRPr="00432241">
          <w:rPr>
            <w:rFonts w:cs="Arial"/>
          </w:rPr>
          <w:t xml:space="preserve">. Если по результатам проверки не требуется вносить изменения в состав операций и компонентов, то устанавливает на заказ статус </w:t>
        </w:r>
      </w:ins>
      <w:ins w:id="440" w:author="Киселев Юрий Валерьевич" w:date="2022-03-24T13:25:00Z">
        <w:r>
          <w:rPr>
            <w:rFonts w:cs="Arial"/>
          </w:rPr>
          <w:t>«</w:t>
        </w:r>
        <w:r w:rsidRPr="00366CB2">
          <w:rPr>
            <w:rFonts w:cs="Arial"/>
          </w:rPr>
          <w:t>СГПЛ</w:t>
        </w:r>
        <w:r>
          <w:rPr>
            <w:rFonts w:cs="Arial"/>
          </w:rPr>
          <w:t>»</w:t>
        </w:r>
      </w:ins>
      <w:ins w:id="441" w:author="Киселев Юрий Валерьевич" w:date="2022-03-24T13:24:00Z">
        <w:r w:rsidRPr="00432241">
          <w:rPr>
            <w:rFonts w:cs="Arial"/>
          </w:rPr>
          <w:t xml:space="preserve">. В противном случае, </w:t>
        </w:r>
      </w:ins>
      <w:ins w:id="442" w:author="Киселев Юрий Валерьевич" w:date="2022-03-30T20:16:00Z">
        <w:r w:rsidR="00F023C2">
          <w:rPr>
            <w:rFonts w:cs="Arial"/>
          </w:rPr>
          <w:t xml:space="preserve">устанавливает статус «КОРР» и </w:t>
        </w:r>
      </w:ins>
      <w:ins w:id="443" w:author="Киселев Юрий Валерьевич" w:date="2022-03-24T13:24:00Z">
        <w:r w:rsidRPr="00432241">
          <w:rPr>
            <w:rFonts w:cs="Arial"/>
          </w:rPr>
          <w:t>возвращает заказ на корректировку подрядчику (шаг 1</w:t>
        </w:r>
        <w:r w:rsidR="00E83B86">
          <w:rPr>
            <w:rFonts w:cs="Arial"/>
          </w:rPr>
          <w:t>35</w:t>
        </w:r>
        <w:r w:rsidRPr="00432241">
          <w:rPr>
            <w:rFonts w:cs="Arial"/>
          </w:rPr>
          <w:t>).</w:t>
        </w:r>
      </w:ins>
    </w:p>
    <w:p w:rsidR="004F0FF3" w:rsidRDefault="004F0FF3" w:rsidP="00554843">
      <w:pPr>
        <w:spacing w:after="240" w:line="276" w:lineRule="auto"/>
        <w:rPr>
          <w:rFonts w:cs="Arial"/>
        </w:rPr>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w:t>
      </w:r>
      <w:r w:rsidR="003C5034">
        <w:rPr>
          <w:rFonts w:cs="Arial"/>
        </w:rPr>
        <w:t xml:space="preserve"> в зависимости от статуса</w:t>
      </w:r>
      <w:r w:rsidR="003C5034" w:rsidRPr="009721BA">
        <w:rPr>
          <w:rFonts w:cs="Arial"/>
        </w:rPr>
        <w:t>/</w:t>
      </w:r>
      <w:r w:rsidR="003C5034">
        <w:rPr>
          <w:rFonts w:cs="Arial"/>
        </w:rPr>
        <w:t>вида заказа ТОРО</w:t>
      </w:r>
      <w:r>
        <w:rPr>
          <w:rFonts w:cs="Arial"/>
        </w:rPr>
        <w:t>)</w:t>
      </w:r>
      <w:r w:rsidR="003C5034">
        <w:rPr>
          <w:rFonts w:cs="Arial"/>
        </w:rPr>
        <w:t>.</w:t>
      </w:r>
      <w:r>
        <w:rPr>
          <w:rFonts w:cs="Arial"/>
        </w:rPr>
        <w:t xml:space="preserve"> </w:t>
      </w:r>
      <w:r w:rsidR="003C5034">
        <w:rPr>
          <w:rFonts w:cs="Arial"/>
        </w:rPr>
        <w:t>Д</w:t>
      </w:r>
      <w:r>
        <w:rPr>
          <w:rFonts w:cs="Arial"/>
        </w:rPr>
        <w:t xml:space="preserve">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9721BA">
        <w:rPr>
          <w:rFonts w:cs="Arial"/>
        </w:rPr>
        <w:t>78</w:t>
      </w:r>
      <w:r>
        <w:rPr>
          <w:rFonts w:cs="Arial"/>
        </w:rPr>
        <w:t xml:space="preserve"> (см. описание в разделе 5.10.7.</w:t>
      </w:r>
      <w:r w:rsidRPr="009721BA">
        <w:rPr>
          <w:rFonts w:cs="Arial"/>
        </w:rPr>
        <w:t>11</w:t>
      </w:r>
      <w:r>
        <w:rPr>
          <w:rFonts w:cs="Arial"/>
        </w:rPr>
        <w:t xml:space="preserve"> данного КД)</w:t>
      </w:r>
      <w:r w:rsidRPr="00D139D7">
        <w:rPr>
          <w:rFonts w:cs="Arial"/>
        </w:rPr>
        <w:t>.</w:t>
      </w:r>
    </w:p>
    <w:p w:rsidR="00366CB2" w:rsidRDefault="00366CB2" w:rsidP="00366CB2">
      <w:pPr>
        <w:spacing w:after="240" w:line="276" w:lineRule="auto"/>
        <w:rPr>
          <w:rFonts w:cs="Arial"/>
        </w:rPr>
      </w:pPr>
      <w:r>
        <w:rPr>
          <w:rFonts w:cs="Arial"/>
        </w:rPr>
        <w:t>Использу</w:t>
      </w:r>
      <w:r w:rsidR="00253652">
        <w:rPr>
          <w:rFonts w:cs="Arial"/>
        </w:rPr>
        <w:t>е</w:t>
      </w:r>
      <w:r>
        <w:rPr>
          <w:rFonts w:cs="Arial"/>
        </w:rPr>
        <w:t>тся транзакци</w:t>
      </w:r>
      <w:r w:rsidR="00253652">
        <w:rPr>
          <w:rFonts w:cs="Arial"/>
        </w:rPr>
        <w:t>я</w:t>
      </w:r>
      <w:r w:rsidR="00562173">
        <w:rPr>
          <w:rFonts w:cs="Arial"/>
        </w:rPr>
        <w:t>:</w:t>
      </w:r>
    </w:p>
    <w:p w:rsidR="00E72857" w:rsidRDefault="005C4FA0" w:rsidP="00E72857">
      <w:pPr>
        <w:pStyle w:val="afa"/>
        <w:numPr>
          <w:ilvl w:val="0"/>
          <w:numId w:val="17"/>
        </w:num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 Отчеты</w:t>
      </w:r>
      <w:r w:rsidRPr="00E92377">
        <w:rPr>
          <w:rFonts w:cs="Arial"/>
        </w:rPr>
        <w:t xml:space="preserve"> /</w:t>
      </w:r>
      <w:r>
        <w:rPr>
          <w:rFonts w:cs="Arial"/>
        </w:rPr>
        <w:t xml:space="preserve"> «Печатная форма План-график воздействий на ПА» «разработка </w:t>
      </w:r>
      <w:r w:rsidR="00E72857">
        <w:rPr>
          <w:rFonts w:cs="Arial"/>
        </w:rPr>
        <w:t>№ PM24</w:t>
      </w:r>
      <w:r>
        <w:rPr>
          <w:rFonts w:cs="Arial"/>
        </w:rPr>
        <w:t>)</w:t>
      </w:r>
    </w:p>
    <w:p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rsidR="009D03A0" w:rsidRPr="00AF2D49" w:rsidRDefault="009D03A0" w:rsidP="001F00CA">
      <w:pPr>
        <w:spacing w:after="120" w:line="276" w:lineRule="auto"/>
        <w:ind w:left="924"/>
        <w:jc w:val="left"/>
        <w:rPr>
          <w:rFonts w:cs="Arial"/>
        </w:rPr>
      </w:pPr>
      <w:r w:rsidRPr="00AF2D49">
        <w:rPr>
          <w:rFonts w:cs="Arial"/>
        </w:rPr>
        <w:t>- Техническое место;</w:t>
      </w:r>
    </w:p>
    <w:p w:rsidR="009D03A0" w:rsidRPr="000E4C83" w:rsidRDefault="009D03A0" w:rsidP="001F00CA">
      <w:pPr>
        <w:spacing w:after="120" w:line="276" w:lineRule="auto"/>
        <w:ind w:left="924"/>
        <w:jc w:val="left"/>
        <w:rPr>
          <w:rFonts w:cs="Arial"/>
        </w:rPr>
      </w:pPr>
      <w:r w:rsidRPr="000E4C83">
        <w:rPr>
          <w:rFonts w:cs="Arial"/>
        </w:rPr>
        <w:t>- Группа планирования;</w:t>
      </w:r>
    </w:p>
    <w:p w:rsidR="009D03A0" w:rsidRPr="000E4C83" w:rsidRDefault="009D03A0" w:rsidP="00B153FA">
      <w:pPr>
        <w:spacing w:after="240" w:line="276" w:lineRule="auto"/>
        <w:ind w:left="927"/>
        <w:jc w:val="left"/>
        <w:rPr>
          <w:rFonts w:cs="Arial"/>
        </w:rPr>
      </w:pPr>
      <w:r w:rsidRPr="000E4C83">
        <w:rPr>
          <w:rFonts w:cs="Arial"/>
        </w:rPr>
        <w:t>- Период (с .. по).</w:t>
      </w:r>
    </w:p>
    <w:p w:rsidR="007902A8" w:rsidRPr="007008A3" w:rsidRDefault="007902A8" w:rsidP="007902A8">
      <w:pPr>
        <w:pStyle w:val="4"/>
      </w:pPr>
      <w:r>
        <w:t>Шаг процесса 365</w:t>
      </w:r>
      <w:r w:rsidRPr="007008A3">
        <w:t xml:space="preserve"> – Согласование </w:t>
      </w:r>
      <w:r>
        <w:t>сетевых графиков Планировщиком</w:t>
      </w:r>
    </w:p>
    <w:p w:rsidR="007902A8" w:rsidRDefault="007902A8" w:rsidP="007902A8">
      <w:pPr>
        <w:spacing w:after="240" w:line="276" w:lineRule="auto"/>
        <w:rPr>
          <w:rFonts w:cs="Arial"/>
        </w:rPr>
      </w:pPr>
      <w:r>
        <w:rPr>
          <w:rFonts w:cs="Arial"/>
        </w:rPr>
        <w:t>После проверки и балансировки всех ресурсов на сетевых графиках, выполненных в предшествующих шагах, Планировщик ЗиС УО устанавливает на сетевых графиках статус «</w:t>
      </w:r>
      <w:r w:rsidRPr="00366CB2">
        <w:rPr>
          <w:rFonts w:cs="Arial"/>
        </w:rPr>
        <w:t xml:space="preserve">СГПЛ - Отправлен на согласование </w:t>
      </w:r>
      <w:r>
        <w:rPr>
          <w:rFonts w:cs="Arial"/>
        </w:rPr>
        <w:t>П</w:t>
      </w:r>
      <w:r w:rsidRPr="00366CB2">
        <w:rPr>
          <w:rFonts w:cs="Arial"/>
        </w:rPr>
        <w:t xml:space="preserve">ланировщиком </w:t>
      </w:r>
      <w:r>
        <w:rPr>
          <w:rFonts w:cs="Arial"/>
        </w:rPr>
        <w:t xml:space="preserve">ТОиР УО» (при этом статус «ПЛАН» снимается), далее сетевой график </w:t>
      </w:r>
      <w:r w:rsidR="005A6125">
        <w:rPr>
          <w:rFonts w:cs="Arial"/>
        </w:rPr>
        <w:t xml:space="preserve">доступен на согласование </w:t>
      </w:r>
      <w:r>
        <w:rPr>
          <w:rFonts w:cs="Arial"/>
        </w:rPr>
        <w:t>Старшему планировщику ТОиР УО (шаг 37</w:t>
      </w:r>
      <w:r w:rsidR="005A6125">
        <w:rPr>
          <w:rFonts w:cs="Arial"/>
        </w:rPr>
        <w:t>5</w:t>
      </w:r>
      <w:r>
        <w:rPr>
          <w:rFonts w:cs="Arial"/>
        </w:rPr>
        <w:t>).</w:t>
      </w:r>
    </w:p>
    <w:p w:rsidR="00C05028" w:rsidRDefault="007902A8" w:rsidP="007902A8">
      <w:pPr>
        <w:spacing w:after="240" w:line="276" w:lineRule="auto"/>
        <w:rPr>
          <w:rFonts w:cs="Arial"/>
        </w:rPr>
      </w:pPr>
      <w:r>
        <w:rPr>
          <w:rFonts w:cs="Arial"/>
        </w:rPr>
        <w:t xml:space="preserve">После согласования </w:t>
      </w:r>
      <w:r w:rsidR="00C05028">
        <w:rPr>
          <w:rFonts w:cs="Arial"/>
        </w:rPr>
        <w:t>Планировщиком ЗиС УО заголовок сетевого графика</w:t>
      </w:r>
      <w:r w:rsidR="001B3065">
        <w:rPr>
          <w:rFonts w:cs="Arial"/>
        </w:rPr>
        <w:t>, операции и компоненты</w:t>
      </w:r>
      <w:r w:rsidR="00C05028">
        <w:rPr>
          <w:rFonts w:cs="Arial"/>
        </w:rPr>
        <w:t xml:space="preserve"> стан</w:t>
      </w:r>
      <w:r w:rsidR="001B3065">
        <w:rPr>
          <w:rFonts w:cs="Arial"/>
        </w:rPr>
        <w:t>овятся недоступны</w:t>
      </w:r>
      <w:r w:rsidR="00C05028">
        <w:rPr>
          <w:rFonts w:cs="Arial"/>
        </w:rPr>
        <w:t xml:space="preserve"> для изменения</w:t>
      </w:r>
      <w:r w:rsidR="002C0E29">
        <w:rPr>
          <w:rFonts w:cs="Arial"/>
        </w:rPr>
        <w:t xml:space="preserve"> (разработка </w:t>
      </w:r>
      <w:r w:rsidR="002C0E29">
        <w:rPr>
          <w:rFonts w:cs="Arial"/>
          <w:lang w:val="en-US"/>
        </w:rPr>
        <w:t>PS</w:t>
      </w:r>
      <w:r w:rsidR="002C0E29" w:rsidRPr="008767CC">
        <w:rPr>
          <w:rFonts w:cs="Arial"/>
        </w:rPr>
        <w:t>09</w:t>
      </w:r>
      <w:r w:rsidR="002C0E29">
        <w:rPr>
          <w:rFonts w:cs="Arial"/>
        </w:rPr>
        <w:t>)</w:t>
      </w:r>
      <w:r w:rsidR="001B3065">
        <w:rPr>
          <w:rFonts w:cs="Arial"/>
        </w:rPr>
        <w:t xml:space="preserve">. </w:t>
      </w:r>
      <w:r w:rsidR="003126D3">
        <w:rPr>
          <w:rFonts w:cs="Arial"/>
        </w:rPr>
        <w:t>Ввод изменений в сетевой</w:t>
      </w:r>
      <w:r w:rsidR="00C05028">
        <w:rPr>
          <w:rFonts w:cs="Arial"/>
        </w:rPr>
        <w:t xml:space="preserve"> график возможен только в статусе «ПЛАН – Планируется».</w:t>
      </w:r>
      <w:r w:rsidR="00EB5490">
        <w:rPr>
          <w:rFonts w:cs="Arial"/>
        </w:rPr>
        <w:t xml:space="preserve"> </w:t>
      </w:r>
    </w:p>
    <w:p w:rsidR="007902A8" w:rsidRDefault="007902A8" w:rsidP="007902A8">
      <w:pPr>
        <w:spacing w:after="240" w:line="276" w:lineRule="auto"/>
        <w:rPr>
          <w:rFonts w:cs="Arial"/>
        </w:rPr>
      </w:pPr>
      <w:r>
        <w:rPr>
          <w:rFonts w:cs="Arial"/>
        </w:rPr>
        <w:t>Используется транзакция</w:t>
      </w:r>
      <w:r w:rsidR="00562173">
        <w:rPr>
          <w:rFonts w:cs="Arial"/>
        </w:rPr>
        <w:t>:</w:t>
      </w:r>
    </w:p>
    <w:p w:rsidR="00303B44" w:rsidRDefault="00303B44" w:rsidP="00303B44">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303B44" w:rsidRPr="00F877A5" w:rsidRDefault="00303B44" w:rsidP="00303B44">
      <w:pPr>
        <w:pStyle w:val="afa"/>
        <w:spacing w:after="120" w:line="276" w:lineRule="auto"/>
        <w:ind w:left="1287" w:firstLine="0"/>
        <w:rPr>
          <w:rFonts w:cs="Arial"/>
        </w:rPr>
      </w:pPr>
      <w:r w:rsidRPr="00F877A5">
        <w:rPr>
          <w:rFonts w:cs="Arial"/>
        </w:rPr>
        <w:t>Поля для заполнения на селекционном экране:</w:t>
      </w:r>
    </w:p>
    <w:p w:rsidR="00303B44" w:rsidRDefault="00303B44" w:rsidP="00303B44">
      <w:pPr>
        <w:pStyle w:val="afa"/>
        <w:spacing w:after="240" w:line="276" w:lineRule="auto"/>
        <w:ind w:left="1287" w:firstLine="0"/>
        <w:rPr>
          <w:rFonts w:cs="Arial"/>
        </w:rPr>
      </w:pPr>
      <w:r>
        <w:rPr>
          <w:rFonts w:cs="Arial"/>
        </w:rPr>
        <w:t>- Проект;</w:t>
      </w:r>
    </w:p>
    <w:p w:rsidR="00303B44" w:rsidRDefault="00303B44" w:rsidP="00303B44">
      <w:pPr>
        <w:pStyle w:val="afa"/>
        <w:spacing w:after="240" w:line="276" w:lineRule="auto"/>
        <w:ind w:left="1287" w:firstLine="0"/>
        <w:rPr>
          <w:rFonts w:cs="Arial"/>
        </w:rPr>
      </w:pPr>
      <w:r>
        <w:rPr>
          <w:rFonts w:cs="Arial"/>
        </w:rPr>
        <w:t>- СПП-элемент.</w:t>
      </w:r>
    </w:p>
    <w:p w:rsidR="0028527F" w:rsidRPr="007008A3" w:rsidRDefault="0028527F">
      <w:pPr>
        <w:pStyle w:val="4"/>
      </w:pPr>
      <w:r w:rsidRPr="007008A3">
        <w:t>Шаг процесса 3</w:t>
      </w:r>
      <w:r w:rsidR="00AD3C23">
        <w:t>7</w:t>
      </w:r>
      <w:r w:rsidRPr="007008A3">
        <w:t xml:space="preserve">0 – Согласование плана-графика </w:t>
      </w:r>
      <w:r w:rsidR="00D97003">
        <w:t>воздействий на ПА</w:t>
      </w:r>
    </w:p>
    <w:p w:rsidR="0028527F" w:rsidRPr="007008A3" w:rsidRDefault="00253652" w:rsidP="0028527F">
      <w:pPr>
        <w:spacing w:after="240" w:line="276" w:lineRule="auto"/>
        <w:rPr>
          <w:rFonts w:cs="Arial"/>
        </w:rPr>
      </w:pPr>
      <w:r>
        <w:rPr>
          <w:rFonts w:cs="Arial"/>
        </w:rPr>
        <w:t>При</w:t>
      </w:r>
      <w:r w:rsidR="0028527F" w:rsidRPr="007008A3">
        <w:rPr>
          <w:rFonts w:cs="Arial"/>
        </w:rPr>
        <w:t xml:space="preserve"> поступлении </w:t>
      </w:r>
      <w:r>
        <w:rPr>
          <w:rFonts w:cs="Arial"/>
        </w:rPr>
        <w:t xml:space="preserve">бумажного экземпляра плана-графика с подписью Планировщика </w:t>
      </w:r>
      <w:r w:rsidR="002535C0">
        <w:rPr>
          <w:rFonts w:cs="Arial"/>
        </w:rPr>
        <w:t>ТОиР УО</w:t>
      </w:r>
      <w:r>
        <w:rPr>
          <w:rFonts w:cs="Arial"/>
        </w:rPr>
        <w:t>,</w:t>
      </w:r>
      <w:r w:rsidR="00366CB2">
        <w:rPr>
          <w:rFonts w:cs="Arial"/>
        </w:rPr>
        <w:t xml:space="preserve"> Старший планировщик </w:t>
      </w:r>
      <w:r w:rsidR="002535C0">
        <w:rPr>
          <w:rFonts w:cs="Arial"/>
        </w:rPr>
        <w:t>ТОиР УО</w:t>
      </w:r>
      <w:r w:rsidR="00366CB2">
        <w:rPr>
          <w:rFonts w:cs="Arial"/>
        </w:rPr>
        <w:t xml:space="preserve"> (</w:t>
      </w:r>
      <w:r w:rsidR="0028527F" w:rsidRPr="007008A3">
        <w:rPr>
          <w:rFonts w:cs="Arial"/>
        </w:rPr>
        <w:t>Исполнитель КП</w:t>
      </w:r>
      <w:r w:rsidR="00366CB2">
        <w:rPr>
          <w:rFonts w:cs="Arial"/>
        </w:rPr>
        <w:t>)</w:t>
      </w:r>
      <w:r w:rsidR="0028527F" w:rsidRPr="007008A3">
        <w:rPr>
          <w:rFonts w:cs="Arial"/>
        </w:rPr>
        <w:t xml:space="preserve"> проверяет корректность планирования</w:t>
      </w:r>
      <w:r w:rsidR="00D139D7">
        <w:rPr>
          <w:rFonts w:cs="Arial"/>
        </w:rPr>
        <w:t xml:space="preserve"> заказ</w:t>
      </w:r>
      <w:r w:rsidR="00366CB2" w:rsidRPr="007008A3">
        <w:rPr>
          <w:rFonts w:cs="Arial"/>
        </w:rPr>
        <w:t xml:space="preserve">ов ТОРО </w:t>
      </w:r>
      <w:r w:rsidR="0028527F" w:rsidRPr="002175C8">
        <w:rPr>
          <w:rFonts w:cs="Arial"/>
        </w:rPr>
        <w:t>согласно</w:t>
      </w:r>
      <w:r w:rsidR="000E4C83" w:rsidRPr="006E2127">
        <w:rPr>
          <w:rFonts w:cs="Arial"/>
        </w:rPr>
        <w:t xml:space="preserve"> НМД «</w:t>
      </w:r>
      <w:r w:rsidR="000E4C83" w:rsidRPr="00554843">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0E4C83" w:rsidRPr="002175C8">
        <w:rPr>
          <w:rFonts w:cs="Arial"/>
        </w:rPr>
        <w:t>»</w:t>
      </w:r>
      <w:r w:rsidR="0028527F" w:rsidRPr="007008A3">
        <w:rPr>
          <w:rFonts w:cs="Arial"/>
        </w:rPr>
        <w:t>:</w:t>
      </w:r>
    </w:p>
    <w:p w:rsidR="0028527F" w:rsidRPr="007008A3" w:rsidRDefault="0028527F" w:rsidP="0028527F">
      <w:pPr>
        <w:spacing w:after="240" w:line="276" w:lineRule="auto"/>
        <w:rPr>
          <w:rFonts w:cs="Arial"/>
        </w:rPr>
      </w:pPr>
      <w:r w:rsidRPr="007008A3">
        <w:rPr>
          <w:rFonts w:cs="Arial"/>
        </w:rPr>
        <w:t>- полноту сформированного план-графика (сформированы все</w:t>
      </w:r>
      <w:r w:rsidR="00D139D7">
        <w:rPr>
          <w:rFonts w:cs="Arial"/>
        </w:rPr>
        <w:t xml:space="preserve"> заказ</w:t>
      </w:r>
      <w:r w:rsidRPr="007008A3">
        <w:rPr>
          <w:rFonts w:cs="Arial"/>
        </w:rPr>
        <w:t>ы к отзывам по планам)</w:t>
      </w:r>
    </w:p>
    <w:p w:rsidR="0028527F" w:rsidRPr="007008A3" w:rsidRDefault="0028527F" w:rsidP="0028527F">
      <w:pPr>
        <w:spacing w:after="240" w:line="276" w:lineRule="auto"/>
        <w:rPr>
          <w:rFonts w:cs="Arial"/>
        </w:rPr>
      </w:pPr>
      <w:r w:rsidRPr="007008A3">
        <w:rPr>
          <w:rFonts w:cs="Arial"/>
        </w:rPr>
        <w:t>- полноту охвата всего оборудования (по всему оборудованию для которого есть планы ремонтов, созданы</w:t>
      </w:r>
      <w:r w:rsidR="00D139D7">
        <w:rPr>
          <w:rFonts w:cs="Arial"/>
        </w:rPr>
        <w:t xml:space="preserve"> заказ</w:t>
      </w:r>
      <w:r w:rsidRPr="007008A3">
        <w:rPr>
          <w:rFonts w:cs="Arial"/>
        </w:rPr>
        <w:t>ы)</w:t>
      </w:r>
    </w:p>
    <w:p w:rsidR="0028527F" w:rsidRPr="007008A3" w:rsidRDefault="0028527F" w:rsidP="0028527F">
      <w:pPr>
        <w:spacing w:after="240" w:line="276" w:lineRule="auto"/>
        <w:rPr>
          <w:rFonts w:cs="Arial"/>
        </w:rPr>
      </w:pPr>
      <w:r w:rsidRPr="007008A3">
        <w:rPr>
          <w:rFonts w:cs="Arial"/>
        </w:rPr>
        <w:t xml:space="preserve">- полноту планирования требуемых мероприятий (если запланирован демонтаж, то проверяет необходимость и наличие операции по монтажу). </w:t>
      </w:r>
    </w:p>
    <w:p w:rsidR="0028527F" w:rsidRPr="007008A3" w:rsidRDefault="0028527F" w:rsidP="0028527F">
      <w:pPr>
        <w:spacing w:after="240" w:line="276" w:lineRule="auto"/>
        <w:rPr>
          <w:rFonts w:cs="Arial"/>
        </w:rPr>
      </w:pPr>
      <w:r w:rsidRPr="007008A3">
        <w:rPr>
          <w:rFonts w:cs="Arial"/>
        </w:rPr>
        <w:t xml:space="preserve">- корректность и обоснованность по составу и объему работ (в том числе </w:t>
      </w:r>
      <w:r w:rsidR="005915D4">
        <w:rPr>
          <w:rFonts w:cs="Arial"/>
        </w:rPr>
        <w:t xml:space="preserve">потребность в МТР, </w:t>
      </w:r>
      <w:r w:rsidRPr="007008A3">
        <w:rPr>
          <w:rFonts w:cs="Arial"/>
        </w:rPr>
        <w:t xml:space="preserve">не соответствующих </w:t>
      </w:r>
      <w:r w:rsidR="005915D4" w:rsidRPr="007008A3">
        <w:rPr>
          <w:rFonts w:cs="Arial"/>
        </w:rPr>
        <w:t xml:space="preserve">по объемам </w:t>
      </w:r>
      <w:r w:rsidRPr="007008A3">
        <w:rPr>
          <w:rFonts w:cs="Arial"/>
        </w:rPr>
        <w:t xml:space="preserve">техкарте), </w:t>
      </w:r>
    </w:p>
    <w:p w:rsidR="0028527F" w:rsidRPr="007008A3" w:rsidRDefault="0028527F" w:rsidP="0028527F">
      <w:pPr>
        <w:spacing w:after="240" w:line="276" w:lineRule="auto"/>
        <w:rPr>
          <w:rFonts w:cs="Arial"/>
        </w:rPr>
      </w:pPr>
      <w:r w:rsidRPr="007008A3">
        <w:rPr>
          <w:rFonts w:cs="Arial"/>
        </w:rPr>
        <w:t>- балансировку ресурсов (материальных, трудовых),</w:t>
      </w:r>
    </w:p>
    <w:p w:rsidR="0028527F" w:rsidRPr="007008A3" w:rsidRDefault="0028527F" w:rsidP="0028527F">
      <w:pPr>
        <w:spacing w:after="240" w:line="276" w:lineRule="auto"/>
        <w:rPr>
          <w:rFonts w:cs="Arial"/>
        </w:rPr>
      </w:pPr>
      <w:r w:rsidRPr="007008A3">
        <w:rPr>
          <w:rFonts w:cs="Arial"/>
        </w:rPr>
        <w:t xml:space="preserve">- в случае наличия статуса "ОСМЧ - Осмечено" </w:t>
      </w:r>
      <w:r w:rsidR="005915D4" w:rsidRPr="007008A3">
        <w:rPr>
          <w:rFonts w:cs="Arial"/>
        </w:rPr>
        <w:t>корректность</w:t>
      </w:r>
      <w:r w:rsidRPr="007008A3">
        <w:rPr>
          <w:rFonts w:cs="Arial"/>
        </w:rPr>
        <w:t xml:space="preserve"> данных осмечивания - наличие скан-копии сметы как приложения к</w:t>
      </w:r>
      <w:r w:rsidR="00D139D7">
        <w:rPr>
          <w:rFonts w:cs="Arial"/>
        </w:rPr>
        <w:t xml:space="preserve"> заказ</w:t>
      </w:r>
      <w:r w:rsidRPr="007008A3">
        <w:rPr>
          <w:rFonts w:cs="Arial"/>
        </w:rPr>
        <w:t>у и корректность ввода данных сметы в</w:t>
      </w:r>
      <w:r w:rsidR="00D139D7">
        <w:rPr>
          <w:rFonts w:cs="Arial"/>
        </w:rPr>
        <w:t xml:space="preserve"> заказ</w:t>
      </w:r>
      <w:r w:rsidRPr="007008A3">
        <w:rPr>
          <w:rFonts w:cs="Arial"/>
        </w:rPr>
        <w:t>е, расчет затрат по</w:t>
      </w:r>
      <w:r w:rsidR="00D139D7">
        <w:rPr>
          <w:rFonts w:cs="Arial"/>
        </w:rPr>
        <w:t xml:space="preserve"> заказ</w:t>
      </w:r>
      <w:r w:rsidRPr="007008A3">
        <w:rPr>
          <w:rFonts w:cs="Arial"/>
        </w:rPr>
        <w:t>у.</w:t>
      </w:r>
    </w:p>
    <w:p w:rsidR="0028527F" w:rsidRPr="007008A3" w:rsidRDefault="0028527F" w:rsidP="0028527F">
      <w:pPr>
        <w:spacing w:after="240" w:line="276" w:lineRule="auto"/>
        <w:rPr>
          <w:rFonts w:cs="Arial"/>
        </w:rPr>
      </w:pPr>
      <w:r w:rsidRPr="007008A3">
        <w:rPr>
          <w:rFonts w:cs="Arial"/>
        </w:rPr>
        <w:t xml:space="preserve">При выявлении замечаний формирует лист замечаний к план-графику и возвращает </w:t>
      </w:r>
      <w:r w:rsidR="00583B3B">
        <w:rPr>
          <w:rFonts w:cs="Arial"/>
        </w:rPr>
        <w:t xml:space="preserve">Планировщику </w:t>
      </w:r>
      <w:r w:rsidR="002535C0">
        <w:rPr>
          <w:rFonts w:cs="Arial"/>
        </w:rPr>
        <w:t>ТОиР УО</w:t>
      </w:r>
      <w:r w:rsidR="00EB4EFD">
        <w:rPr>
          <w:rFonts w:cs="Arial"/>
        </w:rPr>
        <w:t xml:space="preserve"> </w:t>
      </w:r>
      <w:r w:rsidRPr="007008A3">
        <w:rPr>
          <w:rFonts w:cs="Arial"/>
        </w:rPr>
        <w:t>на корректировку/ перепланирование.</w:t>
      </w:r>
    </w:p>
    <w:p w:rsidR="0028527F" w:rsidRDefault="0028527F" w:rsidP="0028527F">
      <w:pPr>
        <w:spacing w:after="240" w:line="276" w:lineRule="auto"/>
        <w:rPr>
          <w:rFonts w:cs="Arial"/>
        </w:rPr>
      </w:pPr>
      <w:r w:rsidRPr="007008A3">
        <w:rPr>
          <w:rFonts w:cs="Arial"/>
        </w:rPr>
        <w:t>В случае отсутствия замечаний</w:t>
      </w:r>
      <w:r w:rsidR="00860138">
        <w:rPr>
          <w:rFonts w:cs="Arial"/>
        </w:rPr>
        <w:t>,</w:t>
      </w:r>
      <w:r w:rsidR="00860138" w:rsidRPr="00860138">
        <w:rPr>
          <w:rFonts w:cs="Arial"/>
        </w:rPr>
        <w:t xml:space="preserve"> </w:t>
      </w:r>
      <w:r w:rsidR="00860138">
        <w:rPr>
          <w:rFonts w:cs="Arial"/>
        </w:rPr>
        <w:t xml:space="preserve">Старший планировщик </w:t>
      </w:r>
      <w:r w:rsidR="002535C0">
        <w:rPr>
          <w:rFonts w:cs="Arial"/>
        </w:rPr>
        <w:t>ТОиР УО</w:t>
      </w:r>
      <w:r w:rsidRPr="007008A3">
        <w:rPr>
          <w:rFonts w:cs="Arial"/>
        </w:rPr>
        <w:t xml:space="preserve"> соглас</w:t>
      </w:r>
      <w:r w:rsidR="00860138">
        <w:rPr>
          <w:rFonts w:cs="Arial"/>
        </w:rPr>
        <w:t>овывае</w:t>
      </w:r>
      <w:r w:rsidRPr="007008A3">
        <w:rPr>
          <w:rFonts w:cs="Arial"/>
        </w:rPr>
        <w:t xml:space="preserve">т план-график воздействий на ПА и устанавливает </w:t>
      </w:r>
      <w:r w:rsidR="00366CB2">
        <w:rPr>
          <w:rFonts w:cs="Arial"/>
        </w:rPr>
        <w:t>для</w:t>
      </w:r>
      <w:r w:rsidR="00D139D7">
        <w:rPr>
          <w:rFonts w:cs="Arial"/>
        </w:rPr>
        <w:t xml:space="preserve"> заказ</w:t>
      </w:r>
      <w:r w:rsidR="00366CB2">
        <w:rPr>
          <w:rFonts w:cs="Arial"/>
        </w:rPr>
        <w:t xml:space="preserve">ов </w:t>
      </w:r>
      <w:r w:rsidR="00366CB2" w:rsidRPr="007008A3">
        <w:rPr>
          <w:rFonts w:cs="Arial"/>
        </w:rPr>
        <w:t xml:space="preserve">ТОРО </w:t>
      </w:r>
      <w:r w:rsidRPr="007008A3">
        <w:rPr>
          <w:rFonts w:cs="Arial"/>
        </w:rPr>
        <w:t>статус</w:t>
      </w:r>
      <w:r w:rsidR="00860138">
        <w:rPr>
          <w:rFonts w:cs="Arial"/>
        </w:rPr>
        <w:t xml:space="preserve"> «</w:t>
      </w:r>
      <w:r w:rsidR="00860138" w:rsidRPr="00860138">
        <w:rPr>
          <w:rFonts w:cs="Arial"/>
        </w:rPr>
        <w:t xml:space="preserve">ССПЛ - Cогласовано старшим планировщиком </w:t>
      </w:r>
      <w:r w:rsidR="002535C0">
        <w:rPr>
          <w:rFonts w:cs="Arial"/>
        </w:rPr>
        <w:t>ТОиР УО</w:t>
      </w:r>
      <w:r w:rsidR="00860138">
        <w:rPr>
          <w:rFonts w:cs="Arial"/>
        </w:rPr>
        <w:t>»</w:t>
      </w:r>
      <w:r w:rsidRPr="007008A3">
        <w:rPr>
          <w:rFonts w:cs="Arial"/>
        </w:rPr>
        <w:t>, после чего</w:t>
      </w:r>
      <w:r w:rsidR="00D139D7">
        <w:rPr>
          <w:rFonts w:cs="Arial"/>
        </w:rPr>
        <w:t xml:space="preserve"> заказ</w:t>
      </w:r>
      <w:r w:rsidR="00366CB2">
        <w:rPr>
          <w:rFonts w:cs="Arial"/>
        </w:rPr>
        <w:t>ы блокирую</w:t>
      </w:r>
      <w:r w:rsidRPr="007008A3">
        <w:rPr>
          <w:rFonts w:cs="Arial"/>
        </w:rPr>
        <w:t>тся для изменения/ корректировок.</w:t>
      </w:r>
    </w:p>
    <w:p w:rsidR="003C5034" w:rsidRDefault="003C5034" w:rsidP="00554843">
      <w:pPr>
        <w:spacing w:after="240" w:line="276" w:lineRule="auto"/>
        <w:rPr>
          <w:rFonts w:cs="Arial"/>
        </w:rPr>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rsidR="00253652" w:rsidRDefault="00253652" w:rsidP="00253652">
      <w:pPr>
        <w:spacing w:after="240" w:line="276" w:lineRule="auto"/>
        <w:rPr>
          <w:rFonts w:cs="Arial"/>
        </w:rPr>
      </w:pPr>
      <w:r>
        <w:rPr>
          <w:rFonts w:cs="Arial"/>
        </w:rPr>
        <w:t>Используются транзакции</w:t>
      </w:r>
    </w:p>
    <w:p w:rsidR="00253652" w:rsidRDefault="00253652" w:rsidP="00253652">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sidR="00D139D7">
        <w:rPr>
          <w:rFonts w:cs="Arial"/>
        </w:rPr>
        <w:t xml:space="preserve"> заказ</w:t>
      </w:r>
      <w:r w:rsidRPr="00B32E52">
        <w:rPr>
          <w:rFonts w:cs="Arial"/>
        </w:rPr>
        <w:t>ов ТОРО</w:t>
      </w:r>
      <w:r>
        <w:rPr>
          <w:rFonts w:cs="Arial"/>
        </w:rPr>
        <w:t xml:space="preserve"> (список</w:t>
      </w:r>
      <w:r w:rsidR="00D139D7">
        <w:rPr>
          <w:rFonts w:cs="Arial"/>
        </w:rPr>
        <w:t xml:space="preserve"> заказ</w:t>
      </w:r>
      <w:r>
        <w:rPr>
          <w:rFonts w:cs="Arial"/>
        </w:rPr>
        <w:t>ов)</w:t>
      </w:r>
    </w:p>
    <w:p w:rsidR="005C4FA0" w:rsidRDefault="005C4FA0" w:rsidP="005C4FA0">
      <w:pPr>
        <w:pStyle w:val="afa"/>
        <w:numPr>
          <w:ilvl w:val="0"/>
          <w:numId w:val="17"/>
        </w:numPr>
        <w:spacing w:after="240" w:line="276" w:lineRule="auto"/>
        <w:rPr>
          <w:rFonts w:cs="Arial"/>
        </w:rPr>
      </w:pPr>
      <w:r>
        <w:rPr>
          <w:rFonts w:cs="Arial"/>
          <w:lang w:val="en-US"/>
        </w:rPr>
        <w:t>ZPM</w:t>
      </w:r>
      <w:r w:rsidRPr="00E92377">
        <w:rPr>
          <w:rFonts w:cs="Arial"/>
        </w:rPr>
        <w:t>_</w:t>
      </w:r>
      <w:r>
        <w:rPr>
          <w:rFonts w:cs="Arial"/>
          <w:lang w:val="en-US"/>
        </w:rPr>
        <w:t>PLAN</w:t>
      </w:r>
      <w:r w:rsidRPr="00E92377">
        <w:rPr>
          <w:rFonts w:cs="Arial"/>
        </w:rPr>
        <w:t xml:space="preserve"> </w:t>
      </w:r>
      <w:r>
        <w:rPr>
          <w:rFonts w:cs="Arial"/>
        </w:rPr>
        <w:t>– Отчеты</w:t>
      </w:r>
      <w:r w:rsidRPr="00E92377">
        <w:rPr>
          <w:rFonts w:cs="Arial"/>
        </w:rPr>
        <w:t xml:space="preserve"> /</w:t>
      </w:r>
      <w:r>
        <w:rPr>
          <w:rFonts w:cs="Arial"/>
        </w:rPr>
        <w:t xml:space="preserve"> «Печатная форма План-график воздействий на ПА» «разработка № PM24)</w:t>
      </w:r>
    </w:p>
    <w:p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rsidR="009D03A0" w:rsidRPr="00AF2D49" w:rsidRDefault="009D03A0" w:rsidP="001F00CA">
      <w:pPr>
        <w:spacing w:after="120" w:line="276" w:lineRule="auto"/>
        <w:ind w:left="924"/>
        <w:jc w:val="left"/>
        <w:rPr>
          <w:rFonts w:cs="Arial"/>
        </w:rPr>
      </w:pPr>
      <w:r w:rsidRPr="00AF2D49">
        <w:rPr>
          <w:rFonts w:cs="Arial"/>
        </w:rPr>
        <w:t>- Техническое место;</w:t>
      </w:r>
    </w:p>
    <w:p w:rsidR="009D03A0" w:rsidRPr="000E4C83" w:rsidRDefault="009D03A0" w:rsidP="001F00CA">
      <w:pPr>
        <w:spacing w:after="120" w:line="276" w:lineRule="auto"/>
        <w:ind w:left="924"/>
        <w:jc w:val="left"/>
        <w:rPr>
          <w:rFonts w:cs="Arial"/>
        </w:rPr>
      </w:pPr>
      <w:r w:rsidRPr="000E4C83">
        <w:rPr>
          <w:rFonts w:cs="Arial"/>
        </w:rPr>
        <w:t>- Группа планирования;</w:t>
      </w:r>
    </w:p>
    <w:p w:rsidR="009D03A0" w:rsidRPr="000E4C83" w:rsidRDefault="009D03A0" w:rsidP="00B153FA">
      <w:pPr>
        <w:spacing w:after="240" w:line="276" w:lineRule="auto"/>
        <w:ind w:left="927"/>
        <w:jc w:val="left"/>
        <w:rPr>
          <w:rFonts w:cs="Arial"/>
        </w:rPr>
      </w:pPr>
      <w:r w:rsidRPr="000E4C83">
        <w:rPr>
          <w:rFonts w:cs="Arial"/>
        </w:rPr>
        <w:t>- Период (с .. по).</w:t>
      </w:r>
    </w:p>
    <w:p w:rsidR="00131320" w:rsidRPr="007008A3" w:rsidRDefault="00131320" w:rsidP="00131320">
      <w:pPr>
        <w:pStyle w:val="4"/>
      </w:pPr>
      <w:r w:rsidRPr="007008A3">
        <w:t>Шаг процесса 3</w:t>
      </w:r>
      <w:r>
        <w:t>75</w:t>
      </w:r>
      <w:r w:rsidRPr="007008A3">
        <w:t xml:space="preserve"> – Согласование </w:t>
      </w:r>
      <w:r>
        <w:t>сетевых графиков Старшим планировщиком</w:t>
      </w:r>
    </w:p>
    <w:p w:rsidR="00131320" w:rsidRPr="007008A3" w:rsidRDefault="00131320" w:rsidP="00131320">
      <w:pPr>
        <w:spacing w:after="240" w:line="276" w:lineRule="auto"/>
        <w:rPr>
          <w:rFonts w:cs="Arial"/>
        </w:rPr>
      </w:pPr>
      <w:r>
        <w:rPr>
          <w:rFonts w:cs="Arial"/>
        </w:rPr>
        <w:t xml:space="preserve">Старший планировщик ТОиР УО </w:t>
      </w:r>
      <w:r w:rsidRPr="007008A3">
        <w:rPr>
          <w:rFonts w:cs="Arial"/>
        </w:rPr>
        <w:t>проверяет корректность планирования</w:t>
      </w:r>
      <w:r>
        <w:rPr>
          <w:rFonts w:cs="Arial"/>
        </w:rPr>
        <w:t xml:space="preserve"> </w:t>
      </w:r>
      <w:r w:rsidR="00EB5490">
        <w:rPr>
          <w:rFonts w:cs="Arial"/>
        </w:rPr>
        <w:t>сетевых графиков</w:t>
      </w:r>
      <w:r w:rsidRPr="007008A3">
        <w:rPr>
          <w:rFonts w:cs="Arial"/>
        </w:rPr>
        <w:t xml:space="preserve"> </w:t>
      </w:r>
      <w:r w:rsidRPr="002854E0">
        <w:rPr>
          <w:rFonts w:cs="Arial"/>
        </w:rPr>
        <w:t>согласно НМД «ERP.2.1.14.PM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Pr="007008A3">
        <w:rPr>
          <w:rFonts w:cs="Arial"/>
        </w:rPr>
        <w:t>:</w:t>
      </w:r>
    </w:p>
    <w:p w:rsidR="00131320" w:rsidRPr="007008A3" w:rsidRDefault="00131320" w:rsidP="00131320">
      <w:pPr>
        <w:spacing w:after="240" w:line="276" w:lineRule="auto"/>
        <w:rPr>
          <w:rFonts w:cs="Arial"/>
        </w:rPr>
      </w:pPr>
      <w:r w:rsidRPr="007008A3">
        <w:rPr>
          <w:rFonts w:cs="Arial"/>
        </w:rPr>
        <w:t xml:space="preserve">- полноту </w:t>
      </w:r>
      <w:r w:rsidR="001B3065">
        <w:rPr>
          <w:rFonts w:cs="Arial"/>
        </w:rPr>
        <w:t xml:space="preserve">сформированных сетевых графиков и </w:t>
      </w:r>
      <w:r w:rsidRPr="007008A3">
        <w:rPr>
          <w:rFonts w:cs="Arial"/>
        </w:rPr>
        <w:t xml:space="preserve">охвата </w:t>
      </w:r>
      <w:r w:rsidR="001B3065">
        <w:rPr>
          <w:rFonts w:cs="Arial"/>
        </w:rPr>
        <w:t>всех ЗиС, требуемых воздействий на планируемый год;</w:t>
      </w:r>
    </w:p>
    <w:p w:rsidR="00131320" w:rsidRPr="007008A3" w:rsidRDefault="00131320" w:rsidP="00131320">
      <w:pPr>
        <w:spacing w:after="240" w:line="276" w:lineRule="auto"/>
        <w:rPr>
          <w:rFonts w:cs="Arial"/>
        </w:rPr>
      </w:pPr>
      <w:r w:rsidRPr="007008A3">
        <w:rPr>
          <w:rFonts w:cs="Arial"/>
        </w:rPr>
        <w:t>- полноту планирования требуемых мероприятий</w:t>
      </w:r>
      <w:r w:rsidR="001B3065">
        <w:rPr>
          <w:rFonts w:cs="Arial"/>
        </w:rPr>
        <w:t>;</w:t>
      </w:r>
      <w:r w:rsidRPr="007008A3">
        <w:rPr>
          <w:rFonts w:cs="Arial"/>
        </w:rPr>
        <w:t xml:space="preserve"> </w:t>
      </w:r>
    </w:p>
    <w:p w:rsidR="00131320" w:rsidRPr="007008A3" w:rsidRDefault="00131320" w:rsidP="00131320">
      <w:pPr>
        <w:spacing w:after="240" w:line="276" w:lineRule="auto"/>
        <w:rPr>
          <w:rFonts w:cs="Arial"/>
        </w:rPr>
      </w:pPr>
      <w:r w:rsidRPr="007008A3">
        <w:rPr>
          <w:rFonts w:cs="Arial"/>
        </w:rPr>
        <w:t>- корректность и обоснованн</w:t>
      </w:r>
      <w:r w:rsidR="001B3065">
        <w:rPr>
          <w:rFonts w:cs="Arial"/>
        </w:rPr>
        <w:t xml:space="preserve">ость по составу и объему работ, </w:t>
      </w:r>
      <w:r w:rsidRPr="007008A3">
        <w:rPr>
          <w:rFonts w:cs="Arial"/>
        </w:rPr>
        <w:t xml:space="preserve">в том числе </w:t>
      </w:r>
      <w:r>
        <w:rPr>
          <w:rFonts w:cs="Arial"/>
        </w:rPr>
        <w:t>потребность в МТР</w:t>
      </w:r>
      <w:r w:rsidR="001B3065">
        <w:rPr>
          <w:rFonts w:cs="Arial"/>
        </w:rPr>
        <w:t>;</w:t>
      </w:r>
    </w:p>
    <w:p w:rsidR="00131320" w:rsidRPr="007008A3" w:rsidRDefault="00131320" w:rsidP="00131320">
      <w:pPr>
        <w:spacing w:after="240" w:line="276" w:lineRule="auto"/>
        <w:rPr>
          <w:rFonts w:cs="Arial"/>
        </w:rPr>
      </w:pPr>
      <w:r w:rsidRPr="007008A3">
        <w:rPr>
          <w:rFonts w:cs="Arial"/>
        </w:rPr>
        <w:t>- балансировку ре</w:t>
      </w:r>
      <w:r w:rsidR="001B3065">
        <w:rPr>
          <w:rFonts w:cs="Arial"/>
        </w:rPr>
        <w:t>сурсов (материальных, трудовых);</w:t>
      </w:r>
    </w:p>
    <w:p w:rsidR="00857854" w:rsidRDefault="00131320" w:rsidP="00131320">
      <w:pPr>
        <w:spacing w:after="240" w:line="276" w:lineRule="auto"/>
        <w:rPr>
          <w:rFonts w:cs="Arial"/>
        </w:rPr>
      </w:pPr>
      <w:r w:rsidRPr="007008A3">
        <w:rPr>
          <w:rFonts w:cs="Arial"/>
        </w:rPr>
        <w:t>- наличие скан-копии сметы</w:t>
      </w:r>
      <w:r w:rsidR="001B3065">
        <w:rPr>
          <w:rFonts w:cs="Arial"/>
        </w:rPr>
        <w:t xml:space="preserve"> и техзадания</w:t>
      </w:r>
      <w:r w:rsidRPr="007008A3">
        <w:rPr>
          <w:rFonts w:cs="Arial"/>
        </w:rPr>
        <w:t xml:space="preserve"> как приложения к</w:t>
      </w:r>
      <w:r>
        <w:rPr>
          <w:rFonts w:cs="Arial"/>
        </w:rPr>
        <w:t xml:space="preserve"> </w:t>
      </w:r>
      <w:r w:rsidR="001B3065">
        <w:rPr>
          <w:rFonts w:cs="Arial"/>
        </w:rPr>
        <w:t xml:space="preserve">компоненту материала вида </w:t>
      </w:r>
      <w:r w:rsidR="00857854" w:rsidRPr="007A3446">
        <w:rPr>
          <w:rFonts w:cs="Arial"/>
          <w:szCs w:val="24"/>
        </w:rPr>
        <w:t>ZSRV «Продаваемые И покупУслуги</w:t>
      </w:r>
      <w:r w:rsidR="00857854">
        <w:rPr>
          <w:rFonts w:cs="Arial"/>
          <w:szCs w:val="24"/>
        </w:rPr>
        <w:t>»</w:t>
      </w:r>
      <w:r w:rsidRPr="007008A3">
        <w:rPr>
          <w:rFonts w:cs="Arial"/>
        </w:rPr>
        <w:t xml:space="preserve"> и корректность ввода данных сметы в</w:t>
      </w:r>
      <w:r>
        <w:rPr>
          <w:rFonts w:cs="Arial"/>
        </w:rPr>
        <w:t xml:space="preserve"> </w:t>
      </w:r>
      <w:r w:rsidR="00857854">
        <w:rPr>
          <w:rFonts w:cs="Arial"/>
        </w:rPr>
        <w:t>сетевом графике;</w:t>
      </w:r>
    </w:p>
    <w:p w:rsidR="00131320" w:rsidRPr="007008A3" w:rsidRDefault="00857854" w:rsidP="00131320">
      <w:pPr>
        <w:spacing w:after="240" w:line="276" w:lineRule="auto"/>
        <w:rPr>
          <w:rFonts w:cs="Arial"/>
        </w:rPr>
      </w:pPr>
      <w:r>
        <w:rPr>
          <w:rFonts w:cs="Arial"/>
        </w:rPr>
        <w:t>-</w:t>
      </w:r>
      <w:r w:rsidR="00131320" w:rsidRPr="007008A3">
        <w:rPr>
          <w:rFonts w:cs="Arial"/>
        </w:rPr>
        <w:t xml:space="preserve"> расчет затрат по</w:t>
      </w:r>
      <w:r w:rsidR="00131320">
        <w:rPr>
          <w:rFonts w:cs="Arial"/>
        </w:rPr>
        <w:t xml:space="preserve"> </w:t>
      </w:r>
      <w:r>
        <w:rPr>
          <w:rFonts w:cs="Arial"/>
        </w:rPr>
        <w:t>сетевому графику</w:t>
      </w:r>
      <w:r w:rsidR="00131320" w:rsidRPr="007008A3">
        <w:rPr>
          <w:rFonts w:cs="Arial"/>
        </w:rPr>
        <w:t>.</w:t>
      </w:r>
    </w:p>
    <w:p w:rsidR="00131320" w:rsidRPr="007008A3" w:rsidRDefault="00131320" w:rsidP="00131320">
      <w:pPr>
        <w:spacing w:after="240" w:line="276" w:lineRule="auto"/>
        <w:rPr>
          <w:rFonts w:cs="Arial"/>
        </w:rPr>
      </w:pPr>
      <w:r w:rsidRPr="007008A3">
        <w:rPr>
          <w:rFonts w:cs="Arial"/>
        </w:rPr>
        <w:t xml:space="preserve">При выявлении замечаний формирует </w:t>
      </w:r>
      <w:r w:rsidR="00857854">
        <w:rPr>
          <w:rFonts w:cs="Arial"/>
        </w:rPr>
        <w:t>замечания на заголовке сетевого графика</w:t>
      </w:r>
      <w:r w:rsidRPr="007008A3">
        <w:rPr>
          <w:rFonts w:cs="Arial"/>
        </w:rPr>
        <w:t xml:space="preserve"> и возвращает </w:t>
      </w:r>
      <w:r>
        <w:rPr>
          <w:rFonts w:cs="Arial"/>
        </w:rPr>
        <w:t xml:space="preserve">Планировщику </w:t>
      </w:r>
      <w:r w:rsidR="00857854">
        <w:rPr>
          <w:rFonts w:cs="Arial"/>
        </w:rPr>
        <w:t>ЗиС</w:t>
      </w:r>
      <w:r>
        <w:rPr>
          <w:rFonts w:cs="Arial"/>
        </w:rPr>
        <w:t xml:space="preserve"> УО </w:t>
      </w:r>
      <w:r w:rsidRPr="007008A3">
        <w:rPr>
          <w:rFonts w:cs="Arial"/>
        </w:rPr>
        <w:t>на корректировку/ перепланирование</w:t>
      </w:r>
      <w:r w:rsidR="00857854">
        <w:rPr>
          <w:rFonts w:cs="Arial"/>
        </w:rPr>
        <w:t xml:space="preserve"> – устанавливает статусы ПЛАН, КОРР</w:t>
      </w:r>
      <w:r w:rsidRPr="007008A3">
        <w:rPr>
          <w:rFonts w:cs="Arial"/>
        </w:rPr>
        <w:t>.</w:t>
      </w:r>
    </w:p>
    <w:p w:rsidR="00131320" w:rsidRDefault="00131320" w:rsidP="00131320">
      <w:pPr>
        <w:spacing w:after="240" w:line="276" w:lineRule="auto"/>
        <w:rPr>
          <w:rFonts w:cs="Arial"/>
        </w:rPr>
      </w:pPr>
      <w:r w:rsidRPr="007008A3">
        <w:rPr>
          <w:rFonts w:cs="Arial"/>
        </w:rPr>
        <w:t>В случае отсутствия замечаний</w:t>
      </w:r>
      <w:r w:rsidRPr="00860138">
        <w:rPr>
          <w:rFonts w:cs="Arial"/>
        </w:rPr>
        <w:t xml:space="preserve"> </w:t>
      </w:r>
      <w:r>
        <w:rPr>
          <w:rFonts w:cs="Arial"/>
        </w:rPr>
        <w:t>Старший планировщик ТОиР УО</w:t>
      </w:r>
      <w:r w:rsidRPr="007008A3">
        <w:rPr>
          <w:rFonts w:cs="Arial"/>
        </w:rPr>
        <w:t xml:space="preserve"> соглас</w:t>
      </w:r>
      <w:r>
        <w:rPr>
          <w:rFonts w:cs="Arial"/>
        </w:rPr>
        <w:t>овывае</w:t>
      </w:r>
      <w:r w:rsidRPr="007008A3">
        <w:rPr>
          <w:rFonts w:cs="Arial"/>
        </w:rPr>
        <w:t xml:space="preserve">т </w:t>
      </w:r>
      <w:r w:rsidR="00857854">
        <w:rPr>
          <w:rFonts w:cs="Arial"/>
        </w:rPr>
        <w:t>сетевой график по воздействиям на ЗиС –</w:t>
      </w:r>
      <w:r w:rsidRPr="007008A3">
        <w:rPr>
          <w:rFonts w:cs="Arial"/>
        </w:rPr>
        <w:t xml:space="preserve"> устанавливает статус</w:t>
      </w:r>
      <w:r>
        <w:rPr>
          <w:rFonts w:cs="Arial"/>
        </w:rPr>
        <w:t xml:space="preserve"> «</w:t>
      </w:r>
      <w:r w:rsidRPr="00860138">
        <w:rPr>
          <w:rFonts w:cs="Arial"/>
        </w:rPr>
        <w:t xml:space="preserve">ССПЛ - </w:t>
      </w:r>
      <w:r w:rsidR="00857854" w:rsidRPr="00860138">
        <w:rPr>
          <w:rFonts w:cs="Arial"/>
        </w:rPr>
        <w:t>Согласовано</w:t>
      </w:r>
      <w:r w:rsidRPr="00860138">
        <w:rPr>
          <w:rFonts w:cs="Arial"/>
        </w:rPr>
        <w:t xml:space="preserve"> старшим планировщиком </w:t>
      </w:r>
      <w:r>
        <w:rPr>
          <w:rFonts w:cs="Arial"/>
        </w:rPr>
        <w:t>ТОиР УО»</w:t>
      </w:r>
      <w:r w:rsidRPr="007008A3">
        <w:rPr>
          <w:rFonts w:cs="Arial"/>
        </w:rPr>
        <w:t>, после чего</w:t>
      </w:r>
      <w:r>
        <w:rPr>
          <w:rFonts w:cs="Arial"/>
        </w:rPr>
        <w:t xml:space="preserve"> </w:t>
      </w:r>
      <w:r w:rsidR="00857854">
        <w:rPr>
          <w:rFonts w:cs="Arial"/>
        </w:rPr>
        <w:t>сетевые графики</w:t>
      </w:r>
      <w:r>
        <w:rPr>
          <w:rFonts w:cs="Arial"/>
        </w:rPr>
        <w:t xml:space="preserve"> блокирую</w:t>
      </w:r>
      <w:r w:rsidRPr="007008A3">
        <w:rPr>
          <w:rFonts w:cs="Arial"/>
        </w:rPr>
        <w:t>тся для изменения/ корректировок</w:t>
      </w:r>
      <w:r w:rsidR="002C0E29" w:rsidRPr="008767CC">
        <w:rPr>
          <w:rFonts w:cs="Arial"/>
        </w:rPr>
        <w:t xml:space="preserve"> (</w:t>
      </w:r>
      <w:r w:rsidR="002C0E29">
        <w:rPr>
          <w:rFonts w:cs="Arial"/>
        </w:rPr>
        <w:t xml:space="preserve">разработка </w:t>
      </w:r>
      <w:r w:rsidR="002C0E29">
        <w:rPr>
          <w:rFonts w:cs="Arial"/>
          <w:lang w:val="en-US"/>
        </w:rPr>
        <w:t>PS</w:t>
      </w:r>
      <w:r w:rsidR="002C0E29" w:rsidRPr="008767CC">
        <w:rPr>
          <w:rFonts w:cs="Arial"/>
        </w:rPr>
        <w:t>09)</w:t>
      </w:r>
      <w:r w:rsidRPr="007008A3">
        <w:rPr>
          <w:rFonts w:cs="Arial"/>
        </w:rPr>
        <w:t>.</w:t>
      </w:r>
      <w:r w:rsidR="003126D3">
        <w:rPr>
          <w:rFonts w:cs="Arial"/>
        </w:rPr>
        <w:t xml:space="preserve"> Ввод изменений в сетевой</w:t>
      </w:r>
      <w:r w:rsidR="00857854">
        <w:rPr>
          <w:rFonts w:cs="Arial"/>
        </w:rPr>
        <w:t xml:space="preserve"> график возможен только в статусе «ПЛАН – Планируется».</w:t>
      </w:r>
      <w:r w:rsidR="00761283">
        <w:rPr>
          <w:rFonts w:cs="Arial"/>
        </w:rPr>
        <w:t xml:space="preserve"> При сохранении сетевого графика со статусом </w:t>
      </w:r>
      <w:r w:rsidR="00761283" w:rsidRPr="00860138">
        <w:rPr>
          <w:rFonts w:cs="Arial"/>
        </w:rPr>
        <w:t>ССПЛ</w:t>
      </w:r>
      <w:r w:rsidR="00C276A2">
        <w:rPr>
          <w:rFonts w:cs="Arial"/>
        </w:rPr>
        <w:t xml:space="preserve"> должна выполняться проверка по статусу плановых цен МТР</w:t>
      </w:r>
      <w:r w:rsidR="002C0E29" w:rsidRPr="008767CC">
        <w:rPr>
          <w:rFonts w:cs="Arial"/>
        </w:rPr>
        <w:t xml:space="preserve"> (</w:t>
      </w:r>
      <w:r w:rsidR="002C0E29">
        <w:rPr>
          <w:rFonts w:cs="Arial"/>
        </w:rPr>
        <w:t xml:space="preserve">разработка </w:t>
      </w:r>
      <w:r w:rsidR="002C0E29">
        <w:rPr>
          <w:rFonts w:cs="Arial"/>
          <w:lang w:val="en-US"/>
        </w:rPr>
        <w:t>PS</w:t>
      </w:r>
      <w:r w:rsidR="002C0E29" w:rsidRPr="008767CC">
        <w:rPr>
          <w:rFonts w:cs="Arial"/>
        </w:rPr>
        <w:t>09)</w:t>
      </w:r>
      <w:r w:rsidR="00C276A2">
        <w:rPr>
          <w:rFonts w:cs="Arial"/>
        </w:rPr>
        <w:t>.</w:t>
      </w:r>
    </w:p>
    <w:p w:rsidR="00ED4450" w:rsidRPr="00764293" w:rsidRDefault="00ED4450" w:rsidP="00ED4450">
      <w:pPr>
        <w:spacing w:after="240" w:line="276" w:lineRule="auto"/>
        <w:rPr>
          <w:rFonts w:cs="Arial"/>
        </w:rPr>
      </w:pPr>
      <w:r>
        <w:rPr>
          <w:rFonts w:cs="Arial"/>
        </w:rPr>
        <w:t>После установки статуса «</w:t>
      </w:r>
      <w:r w:rsidRPr="00860138">
        <w:rPr>
          <w:rFonts w:cs="Arial"/>
        </w:rPr>
        <w:t xml:space="preserve">ССПЛ - Согласовано старшим планировщиком </w:t>
      </w:r>
      <w:r>
        <w:rPr>
          <w:rFonts w:cs="Arial"/>
        </w:rPr>
        <w:t>ТОиР УО» сетевые графики для воздействий на ЗиС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r w:rsidR="001710A8">
        <w:rPr>
          <w:rFonts w:cs="Arial"/>
        </w:rPr>
        <w:t>ERP.</w:t>
      </w:r>
      <w:r w:rsidR="000B519E">
        <w:rPr>
          <w:rFonts w:cs="Arial"/>
        </w:rPr>
        <w:t>4.6.1.2.</w:t>
      </w:r>
      <w:r w:rsidRPr="00BD05FA">
        <w:rPr>
          <w:rFonts w:cs="Arial"/>
        </w:rPr>
        <w:t>51.PM.КД Формирова</w:t>
      </w:r>
      <w:r>
        <w:rPr>
          <w:rFonts w:cs="Arial"/>
        </w:rPr>
        <w:t xml:space="preserve">ние и управление бюджетами ТОиР» выполняется согласование бюджета затрат на воздействия на ПА. По результатам согласования могут потребоваться корректировки сетевых графиков, в этом случае повторяется цикл подготовки сетевых графиков, начиная с шага 170, вплоть до текущего шага. После утверждения бюджета лимиты в рамках процесса управления бюджетами автоматически передаются на СПП-элементы, с которыми связаны </w:t>
      </w:r>
      <w:r w:rsidR="00A967E6">
        <w:rPr>
          <w:rFonts w:cs="Arial"/>
        </w:rPr>
        <w:t>сетевые графики</w:t>
      </w:r>
      <w:r>
        <w:rPr>
          <w:rFonts w:cs="Arial"/>
        </w:rPr>
        <w:t>, и выполняется шаг 44</w:t>
      </w:r>
      <w:r w:rsidR="00450A16">
        <w:rPr>
          <w:rFonts w:cs="Arial"/>
        </w:rPr>
        <w:t>5</w:t>
      </w:r>
      <w:r>
        <w:rPr>
          <w:rFonts w:cs="Arial"/>
        </w:rPr>
        <w:t>.</w:t>
      </w:r>
    </w:p>
    <w:p w:rsidR="00131320" w:rsidRDefault="00131320" w:rsidP="00131320">
      <w:pPr>
        <w:spacing w:after="240" w:line="276" w:lineRule="auto"/>
        <w:rPr>
          <w:rFonts w:cs="Arial"/>
        </w:rPr>
      </w:pPr>
      <w:r>
        <w:rPr>
          <w:rFonts w:cs="Arial"/>
        </w:rPr>
        <w:t>Используются транзакции</w:t>
      </w:r>
    </w:p>
    <w:p w:rsidR="00857854" w:rsidRDefault="00857854" w:rsidP="00857854">
      <w:pPr>
        <w:pStyle w:val="afa"/>
        <w:numPr>
          <w:ilvl w:val="0"/>
          <w:numId w:val="17"/>
        </w:numPr>
        <w:spacing w:after="240" w:line="276" w:lineRule="auto"/>
        <w:rPr>
          <w:rFonts w:cs="Arial"/>
        </w:rPr>
      </w:pPr>
      <w:r>
        <w:rPr>
          <w:rFonts w:cs="Arial"/>
          <w:lang w:val="en-US"/>
        </w:rPr>
        <w:t>CJ20N</w:t>
      </w:r>
      <w:r>
        <w:rPr>
          <w:rFonts w:cs="Arial"/>
        </w:rPr>
        <w:t xml:space="preserve"> – </w:t>
      </w:r>
      <w:r w:rsidRPr="00AA72D3">
        <w:rPr>
          <w:rFonts w:cs="Arial"/>
        </w:rPr>
        <w:t>Project Builder</w:t>
      </w:r>
      <w:r>
        <w:rPr>
          <w:rFonts w:cs="Arial"/>
        </w:rPr>
        <w:t>.</w:t>
      </w:r>
    </w:p>
    <w:p w:rsidR="00857854" w:rsidRPr="00F877A5" w:rsidRDefault="00857854" w:rsidP="00857854">
      <w:pPr>
        <w:pStyle w:val="afa"/>
        <w:spacing w:after="120" w:line="276" w:lineRule="auto"/>
        <w:ind w:left="1287" w:firstLine="0"/>
        <w:rPr>
          <w:rFonts w:cs="Arial"/>
        </w:rPr>
      </w:pPr>
      <w:r w:rsidRPr="00F877A5">
        <w:rPr>
          <w:rFonts w:cs="Arial"/>
        </w:rPr>
        <w:t>Поля для заполнения на селекционном экране:</w:t>
      </w:r>
    </w:p>
    <w:p w:rsidR="00857854" w:rsidRDefault="00857854" w:rsidP="00857854">
      <w:pPr>
        <w:pStyle w:val="afa"/>
        <w:spacing w:after="240" w:line="276" w:lineRule="auto"/>
        <w:ind w:left="1287" w:firstLine="0"/>
        <w:rPr>
          <w:rFonts w:cs="Arial"/>
        </w:rPr>
      </w:pPr>
      <w:r>
        <w:rPr>
          <w:rFonts w:cs="Arial"/>
        </w:rPr>
        <w:t>- Проект;</w:t>
      </w:r>
    </w:p>
    <w:p w:rsidR="00857854" w:rsidRDefault="00857854" w:rsidP="00857854">
      <w:pPr>
        <w:pStyle w:val="afa"/>
        <w:spacing w:after="240" w:line="276" w:lineRule="auto"/>
        <w:ind w:left="1287" w:firstLine="0"/>
        <w:rPr>
          <w:rFonts w:cs="Arial"/>
        </w:rPr>
      </w:pPr>
      <w:r>
        <w:rPr>
          <w:rFonts w:cs="Arial"/>
        </w:rPr>
        <w:t>- СПП-элемент.</w:t>
      </w:r>
    </w:p>
    <w:p w:rsidR="0028527F" w:rsidRPr="007008A3" w:rsidRDefault="0028527F">
      <w:pPr>
        <w:pStyle w:val="4"/>
      </w:pPr>
      <w:r w:rsidRPr="007008A3">
        <w:t xml:space="preserve">Шаг процесса </w:t>
      </w:r>
      <w:r w:rsidR="00CB73AE">
        <w:t>38</w:t>
      </w:r>
      <w:r w:rsidR="00110A00" w:rsidRPr="007008A3">
        <w:t>0</w:t>
      </w:r>
      <w:r w:rsidRPr="007008A3">
        <w:t xml:space="preserve"> – </w:t>
      </w:r>
      <w:r w:rsidR="00110A00" w:rsidRPr="007008A3">
        <w:t xml:space="preserve">Согласование плана-графика </w:t>
      </w:r>
      <w:r w:rsidR="004047F9">
        <w:t>воздействий на ПА</w:t>
      </w:r>
      <w:r w:rsidR="00110A00" w:rsidRPr="007008A3">
        <w:t xml:space="preserve"> ГС</w:t>
      </w:r>
    </w:p>
    <w:p w:rsidR="0028527F" w:rsidRDefault="00253652" w:rsidP="00110A00">
      <w:pPr>
        <w:spacing w:after="240" w:line="276" w:lineRule="auto"/>
        <w:rPr>
          <w:rFonts w:cs="Arial"/>
        </w:rPr>
      </w:pPr>
      <w:r>
        <w:rPr>
          <w:rFonts w:cs="Arial"/>
        </w:rPr>
        <w:t xml:space="preserve">Главный специалист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при получении план-графика воздействий на ПА, согласованного Старшим </w:t>
      </w:r>
      <w:r>
        <w:rPr>
          <w:rFonts w:cs="Arial"/>
        </w:rPr>
        <w:t>п</w:t>
      </w:r>
      <w:r w:rsidR="00F62E46">
        <w:rPr>
          <w:rFonts w:cs="Arial"/>
        </w:rPr>
        <w:t>ланировщик</w:t>
      </w:r>
      <w:r w:rsidR="00110A00" w:rsidRPr="007008A3">
        <w:rPr>
          <w:rFonts w:cs="Arial"/>
        </w:rPr>
        <w:t>ом</w:t>
      </w:r>
      <w:r>
        <w:rPr>
          <w:rFonts w:cs="Arial"/>
        </w:rPr>
        <w:t xml:space="preserve"> </w:t>
      </w:r>
      <w:r w:rsidR="002535C0">
        <w:rPr>
          <w:rFonts w:cs="Arial"/>
        </w:rPr>
        <w:t>ТОиР УО</w:t>
      </w:r>
      <w:r w:rsidR="00110A00" w:rsidRPr="007008A3">
        <w:rPr>
          <w:rFonts w:cs="Arial"/>
        </w:rPr>
        <w:t>, проверяет на корректность, при наличии замечаний формирует лист замечаний</w:t>
      </w:r>
      <w:r w:rsidR="00103162">
        <w:rPr>
          <w:rFonts w:cs="Arial"/>
        </w:rPr>
        <w:t xml:space="preserve"> </w:t>
      </w:r>
      <w:ins w:id="444" w:author="polyus\kiselevyuv" w:date="2022-04-24T14:54:00Z">
        <w:r w:rsidR="0010193A">
          <w:rPr>
            <w:rFonts w:cs="Arial"/>
          </w:rPr>
          <w:t xml:space="preserve">к план-графику </w:t>
        </w:r>
      </w:ins>
      <w:r w:rsidR="00103162">
        <w:rPr>
          <w:rFonts w:cs="Arial"/>
        </w:rPr>
        <w:t xml:space="preserve">и передает </w:t>
      </w:r>
      <w:r w:rsidR="00583B3B">
        <w:rPr>
          <w:rFonts w:cs="Arial"/>
        </w:rPr>
        <w:t xml:space="preserve">Планировщику </w:t>
      </w:r>
      <w:r w:rsidR="002535C0">
        <w:rPr>
          <w:rFonts w:cs="Arial"/>
        </w:rPr>
        <w:t>ТОиР УО</w:t>
      </w:r>
      <w:r w:rsidR="00EB4EFD">
        <w:rPr>
          <w:rFonts w:cs="Arial"/>
        </w:rPr>
        <w:t xml:space="preserve"> </w:t>
      </w:r>
      <w:r w:rsidR="00103162">
        <w:rPr>
          <w:rFonts w:cs="Arial"/>
        </w:rPr>
        <w:t>на корректировку</w:t>
      </w:r>
      <w:r>
        <w:rPr>
          <w:rFonts w:cs="Arial"/>
        </w:rPr>
        <w:t xml:space="preserve"> (шаг </w:t>
      </w:r>
      <w:r w:rsidR="00CB73AE">
        <w:rPr>
          <w:rFonts w:cs="Arial"/>
        </w:rPr>
        <w:t>47</w:t>
      </w:r>
      <w:r>
        <w:rPr>
          <w:rFonts w:cs="Arial"/>
        </w:rPr>
        <w:t>0)</w:t>
      </w:r>
      <w:r w:rsidR="00110A00" w:rsidRPr="007008A3">
        <w:rPr>
          <w:rFonts w:cs="Arial"/>
        </w:rPr>
        <w:t>, в случае отсутствия замечаний соглас</w:t>
      </w:r>
      <w:r w:rsidR="00103162">
        <w:rPr>
          <w:rFonts w:cs="Arial"/>
        </w:rPr>
        <w:t>овыва</w:t>
      </w:r>
      <w:r w:rsidR="00110A00" w:rsidRPr="007008A3">
        <w:rPr>
          <w:rFonts w:cs="Arial"/>
        </w:rPr>
        <w:t xml:space="preserve">ет </w:t>
      </w:r>
      <w:ins w:id="445" w:author="polyus\kiselevyuv" w:date="2022-04-24T14:55:00Z">
        <w:r w:rsidR="0010193A">
          <w:rPr>
            <w:rFonts w:cs="Arial"/>
          </w:rPr>
          <w:t xml:space="preserve">план график воздействий на ПА на год </w:t>
        </w:r>
      </w:ins>
      <w:r w:rsidR="00103162">
        <w:rPr>
          <w:rFonts w:cs="Arial"/>
        </w:rPr>
        <w:t>путем подписания на бумаге</w:t>
      </w:r>
      <w:r>
        <w:rPr>
          <w:rFonts w:cs="Arial"/>
        </w:rPr>
        <w:t xml:space="preserve"> и простановки статуса «</w:t>
      </w:r>
      <w:r w:rsidRPr="00253652">
        <w:rPr>
          <w:rFonts w:cs="Arial"/>
        </w:rPr>
        <w:t>СГГС - согласовано главным специалистом</w:t>
      </w:r>
      <w:r>
        <w:rPr>
          <w:rFonts w:cs="Arial"/>
        </w:rPr>
        <w:t>» на</w:t>
      </w:r>
      <w:r w:rsidR="00D139D7">
        <w:rPr>
          <w:rFonts w:cs="Arial"/>
        </w:rPr>
        <w:t xml:space="preserve"> заказ</w:t>
      </w:r>
      <w:r>
        <w:rPr>
          <w:rFonts w:cs="Arial"/>
        </w:rPr>
        <w:t>ах в системе.</w:t>
      </w:r>
    </w:p>
    <w:p w:rsidR="003C5034" w:rsidRDefault="003C5034" w:rsidP="00554843">
      <w:pPr>
        <w:spacing w:after="240" w:line="276" w:lineRule="auto"/>
        <w:rPr>
          <w:rFonts w:cs="Arial"/>
        </w:rPr>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rsidR="00253652" w:rsidRDefault="00253652" w:rsidP="00253652">
      <w:pPr>
        <w:spacing w:after="240" w:line="276" w:lineRule="auto"/>
        <w:rPr>
          <w:rFonts w:cs="Arial"/>
        </w:rPr>
      </w:pPr>
      <w:r>
        <w:rPr>
          <w:rFonts w:cs="Arial"/>
        </w:rPr>
        <w:t>Используется транзакция</w:t>
      </w:r>
    </w:p>
    <w:p w:rsidR="00E72857" w:rsidRDefault="005C4FA0" w:rsidP="00E72857">
      <w:pPr>
        <w:pStyle w:val="afa"/>
        <w:numPr>
          <w:ilvl w:val="0"/>
          <w:numId w:val="17"/>
        </w:numPr>
        <w:spacing w:after="240" w:line="276" w:lineRule="auto"/>
        <w:rPr>
          <w:rFonts w:cs="Arial"/>
        </w:rPr>
      </w:pPr>
      <w:r>
        <w:rPr>
          <w:rFonts w:cs="Arial"/>
          <w:lang w:val="en-US"/>
        </w:rPr>
        <w:t>ZPM</w:t>
      </w:r>
      <w:r w:rsidRPr="009721BA">
        <w:rPr>
          <w:rFonts w:cs="Arial"/>
        </w:rPr>
        <w:t>_</w:t>
      </w:r>
      <w:r>
        <w:rPr>
          <w:rFonts w:cs="Arial"/>
          <w:lang w:val="en-US"/>
        </w:rPr>
        <w:t>PLAN</w:t>
      </w:r>
      <w:r w:rsidRPr="009721BA">
        <w:rPr>
          <w:rFonts w:cs="Arial"/>
        </w:rPr>
        <w:t xml:space="preserve"> </w:t>
      </w:r>
      <w:r>
        <w:rPr>
          <w:rFonts w:cs="Arial"/>
        </w:rPr>
        <w:t>– Отчеты</w:t>
      </w:r>
      <w:r w:rsidRPr="009721BA">
        <w:rPr>
          <w:rFonts w:cs="Arial"/>
        </w:rPr>
        <w:t xml:space="preserve"> /</w:t>
      </w:r>
      <w:r>
        <w:rPr>
          <w:rFonts w:cs="Arial"/>
        </w:rPr>
        <w:t xml:space="preserve"> </w:t>
      </w:r>
      <w:r w:rsidR="00E72857">
        <w:rPr>
          <w:rFonts w:cs="Arial"/>
        </w:rPr>
        <w:t xml:space="preserve">«Печатная форма План-график воздействий на ПА», </w:t>
      </w:r>
      <w:r>
        <w:rPr>
          <w:rFonts w:cs="Arial"/>
        </w:rPr>
        <w:t xml:space="preserve">разработка </w:t>
      </w:r>
      <w:r w:rsidR="00E72857">
        <w:rPr>
          <w:rFonts w:cs="Arial"/>
        </w:rPr>
        <w:t>№ PM24</w:t>
      </w:r>
    </w:p>
    <w:p w:rsidR="009D03A0" w:rsidRPr="00AF2D49" w:rsidRDefault="009D03A0" w:rsidP="001F00CA">
      <w:pPr>
        <w:spacing w:after="120" w:line="276" w:lineRule="auto"/>
        <w:ind w:left="924"/>
        <w:jc w:val="left"/>
        <w:rPr>
          <w:rFonts w:cs="Arial"/>
        </w:rPr>
      </w:pPr>
      <w:r w:rsidRPr="00AF2D49">
        <w:rPr>
          <w:rFonts w:cs="Arial"/>
        </w:rPr>
        <w:t>Поля для заполнения на селекционном экране:</w:t>
      </w:r>
    </w:p>
    <w:p w:rsidR="009D03A0" w:rsidRPr="00AF2D49" w:rsidRDefault="009D03A0" w:rsidP="001F00CA">
      <w:pPr>
        <w:spacing w:after="120" w:line="276" w:lineRule="auto"/>
        <w:ind w:left="924"/>
        <w:jc w:val="left"/>
        <w:rPr>
          <w:rFonts w:cs="Arial"/>
        </w:rPr>
      </w:pPr>
      <w:r w:rsidRPr="00AF2D49">
        <w:rPr>
          <w:rFonts w:cs="Arial"/>
        </w:rPr>
        <w:t>- Техническое место;</w:t>
      </w:r>
    </w:p>
    <w:p w:rsidR="009D03A0" w:rsidRPr="000E4C83" w:rsidRDefault="009D03A0" w:rsidP="001F00CA">
      <w:pPr>
        <w:spacing w:after="120" w:line="276" w:lineRule="auto"/>
        <w:ind w:left="924"/>
        <w:jc w:val="left"/>
        <w:rPr>
          <w:rFonts w:cs="Arial"/>
        </w:rPr>
      </w:pPr>
      <w:r w:rsidRPr="000E4C83">
        <w:rPr>
          <w:rFonts w:cs="Arial"/>
        </w:rPr>
        <w:t>- Группа планирования;</w:t>
      </w:r>
    </w:p>
    <w:p w:rsidR="009D03A0" w:rsidRPr="000E4C83" w:rsidRDefault="009D03A0" w:rsidP="00B153FA">
      <w:pPr>
        <w:spacing w:after="240" w:line="276" w:lineRule="auto"/>
        <w:ind w:left="927"/>
        <w:jc w:val="left"/>
        <w:rPr>
          <w:rFonts w:cs="Arial"/>
        </w:rPr>
      </w:pPr>
      <w:r w:rsidRPr="000E4C83">
        <w:rPr>
          <w:rFonts w:cs="Arial"/>
        </w:rPr>
        <w:t>- Период (с .. по).</w:t>
      </w:r>
    </w:p>
    <w:p w:rsidR="008C3619" w:rsidRPr="007008A3" w:rsidRDefault="008C3619">
      <w:pPr>
        <w:pStyle w:val="4"/>
      </w:pPr>
      <w:r w:rsidRPr="007008A3">
        <w:t xml:space="preserve">Шаг процесса </w:t>
      </w:r>
      <w:r>
        <w:t>390</w:t>
      </w:r>
      <w:r w:rsidRPr="007008A3">
        <w:t xml:space="preserve"> – Формирование сво</w:t>
      </w:r>
      <w:r>
        <w:t>дного отчета по КТГ Предприятия</w:t>
      </w:r>
    </w:p>
    <w:p w:rsidR="008C3619" w:rsidRDefault="008C3619" w:rsidP="008C3619">
      <w:pPr>
        <w:spacing w:after="240" w:line="276" w:lineRule="auto"/>
        <w:rPr>
          <w:rFonts w:cs="Arial"/>
        </w:rPr>
      </w:pPr>
      <w:r w:rsidRPr="007008A3">
        <w:rPr>
          <w:rFonts w:cs="Arial"/>
        </w:rPr>
        <w:t xml:space="preserve">Главный специалист </w:t>
      </w:r>
      <w:r w:rsidR="002535C0">
        <w:rPr>
          <w:rFonts w:cs="Arial"/>
        </w:rPr>
        <w:t>ТОиР УО</w:t>
      </w:r>
      <w:r>
        <w:rPr>
          <w:rFonts w:cs="Arial"/>
        </w:rPr>
        <w:t xml:space="preserve"> </w:t>
      </w:r>
      <w:r w:rsidRPr="007008A3">
        <w:rPr>
          <w:rFonts w:cs="Arial"/>
        </w:rPr>
        <w:t xml:space="preserve">формирует сводный отчет по КТГ </w:t>
      </w:r>
      <w:r>
        <w:rPr>
          <w:rFonts w:cs="Arial"/>
        </w:rPr>
        <w:t>в разрезе единиц оборудования непосредственно Специалисту ПТО</w:t>
      </w:r>
      <w:r w:rsidRPr="0016119F">
        <w:rPr>
          <w:rFonts w:cs="Arial"/>
        </w:rPr>
        <w:t xml:space="preserve"> </w:t>
      </w:r>
      <w:r w:rsidR="00292D72">
        <w:rPr>
          <w:rFonts w:cs="Arial"/>
        </w:rPr>
        <w:t>УО</w:t>
      </w:r>
      <w:r>
        <w:rPr>
          <w:rFonts w:cs="Arial"/>
        </w:rPr>
        <w:t xml:space="preserve"> в случае отсутствия системы </w:t>
      </w:r>
      <w:r w:rsidR="00242FD6">
        <w:rPr>
          <w:rFonts w:cs="Arial"/>
        </w:rPr>
        <w:t xml:space="preserve">планирования </w:t>
      </w:r>
      <w:r w:rsidR="00EA1EB7">
        <w:rPr>
          <w:rFonts w:cs="Arial"/>
          <w:lang w:val="en-US"/>
        </w:rPr>
        <w:t>FS</w:t>
      </w:r>
      <w:r w:rsidR="00EA1EB7" w:rsidRPr="009721BA">
        <w:rPr>
          <w:rFonts w:cs="Arial"/>
        </w:rPr>
        <w:t>-</w:t>
      </w:r>
      <w:r w:rsidR="00EA1EB7">
        <w:rPr>
          <w:rFonts w:cs="Arial"/>
          <w:lang w:val="en-US"/>
        </w:rPr>
        <w:t>PER</w:t>
      </w:r>
      <w:r w:rsidR="00EA1EB7" w:rsidRPr="009721BA">
        <w:rPr>
          <w:rFonts w:cs="Arial"/>
        </w:rPr>
        <w:t xml:space="preserve"> </w:t>
      </w:r>
      <w:r>
        <w:rPr>
          <w:rFonts w:cs="Arial"/>
        </w:rPr>
        <w:t>на Предприятии.</w:t>
      </w:r>
    </w:p>
    <w:p w:rsidR="00612611" w:rsidRDefault="00612611" w:rsidP="00612611">
      <w:pPr>
        <w:spacing w:after="240" w:line="276" w:lineRule="auto"/>
        <w:rPr>
          <w:rFonts w:cs="Arial"/>
        </w:rPr>
      </w:pPr>
      <w:r>
        <w:rPr>
          <w:rFonts w:cs="Arial"/>
        </w:rPr>
        <w:t>Используется транзакция</w:t>
      </w:r>
    </w:p>
    <w:p w:rsidR="00612611" w:rsidRDefault="00612611" w:rsidP="00612611">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Отчеты</w:t>
      </w:r>
      <w:r w:rsidRPr="009D29C7">
        <w:rPr>
          <w:rFonts w:cs="Arial"/>
        </w:rPr>
        <w:t xml:space="preserve"> /</w:t>
      </w:r>
      <w:r>
        <w:rPr>
          <w:rFonts w:cs="Arial"/>
        </w:rPr>
        <w:t xml:space="preserve"> «Печатная форма План-график воздействий на ПА», разработка № PM24</w:t>
      </w:r>
    </w:p>
    <w:p w:rsidR="00612611" w:rsidRPr="00AF2D49" w:rsidRDefault="00612611" w:rsidP="00612611">
      <w:pPr>
        <w:spacing w:after="120" w:line="276" w:lineRule="auto"/>
        <w:ind w:left="924"/>
        <w:jc w:val="left"/>
        <w:rPr>
          <w:rFonts w:cs="Arial"/>
        </w:rPr>
      </w:pPr>
      <w:r w:rsidRPr="00AF2D49">
        <w:rPr>
          <w:rFonts w:cs="Arial"/>
        </w:rPr>
        <w:t>Поля для заполнения на селекционном экране:</w:t>
      </w:r>
    </w:p>
    <w:p w:rsidR="00612611" w:rsidRPr="00AF2D49" w:rsidRDefault="00612611" w:rsidP="00612611">
      <w:pPr>
        <w:spacing w:after="120" w:line="276" w:lineRule="auto"/>
        <w:ind w:left="924"/>
        <w:jc w:val="left"/>
        <w:rPr>
          <w:rFonts w:cs="Arial"/>
        </w:rPr>
      </w:pPr>
      <w:r w:rsidRPr="00AF2D49">
        <w:rPr>
          <w:rFonts w:cs="Arial"/>
        </w:rPr>
        <w:t>- Техническое место;</w:t>
      </w:r>
    </w:p>
    <w:p w:rsidR="00612611" w:rsidRPr="000E4C83" w:rsidRDefault="00612611" w:rsidP="00612611">
      <w:pPr>
        <w:spacing w:after="120" w:line="276" w:lineRule="auto"/>
        <w:ind w:left="924"/>
        <w:jc w:val="left"/>
        <w:rPr>
          <w:rFonts w:cs="Arial"/>
        </w:rPr>
      </w:pPr>
      <w:r w:rsidRPr="000E4C83">
        <w:rPr>
          <w:rFonts w:cs="Arial"/>
        </w:rPr>
        <w:t>- Группа планирования;</w:t>
      </w:r>
    </w:p>
    <w:p w:rsidR="00612611" w:rsidRPr="000E4C83" w:rsidRDefault="00612611" w:rsidP="00612611">
      <w:pPr>
        <w:spacing w:after="240" w:line="276" w:lineRule="auto"/>
        <w:ind w:left="927"/>
        <w:jc w:val="left"/>
        <w:rPr>
          <w:rFonts w:cs="Arial"/>
        </w:rPr>
      </w:pPr>
      <w:r w:rsidRPr="000E4C83">
        <w:rPr>
          <w:rFonts w:cs="Arial"/>
        </w:rPr>
        <w:t>- Период (с .. по).</w:t>
      </w:r>
    </w:p>
    <w:p w:rsidR="008C3619" w:rsidRPr="007008A3" w:rsidRDefault="008C3619">
      <w:pPr>
        <w:pStyle w:val="4"/>
      </w:pPr>
      <w:r w:rsidRPr="007008A3">
        <w:t xml:space="preserve">Шаг процесса </w:t>
      </w:r>
      <w:r>
        <w:t>40</w:t>
      </w:r>
      <w:r w:rsidRPr="007008A3">
        <w:t xml:space="preserve">0 – Формирование сводного отчета по КТГ Предприятия для передачи в </w:t>
      </w:r>
      <w:r w:rsidR="001F3125">
        <w:rPr>
          <w:lang w:val="en-US"/>
        </w:rPr>
        <w:t>FS</w:t>
      </w:r>
      <w:r w:rsidR="001F3125" w:rsidRPr="009721BA">
        <w:t>-</w:t>
      </w:r>
      <w:r w:rsidR="001F3125">
        <w:rPr>
          <w:lang w:val="en-US"/>
        </w:rPr>
        <w:t>PER</w:t>
      </w:r>
    </w:p>
    <w:p w:rsidR="001A7FA7" w:rsidRDefault="001F3125" w:rsidP="008C3619">
      <w:pPr>
        <w:spacing w:after="240" w:line="276" w:lineRule="auto"/>
        <w:rPr>
          <w:rFonts w:cs="Arial"/>
        </w:rPr>
      </w:pPr>
      <w:r>
        <w:rPr>
          <w:rFonts w:cs="Arial"/>
        </w:rPr>
        <w:t>В процессе согласования годового плана воздействий на ПО Главным</w:t>
      </w:r>
      <w:r w:rsidRPr="007008A3">
        <w:rPr>
          <w:rFonts w:cs="Arial"/>
        </w:rPr>
        <w:t xml:space="preserve"> специалист</w:t>
      </w:r>
      <w:r>
        <w:rPr>
          <w:rFonts w:cs="Arial"/>
        </w:rPr>
        <w:t>ом</w:t>
      </w:r>
      <w:r w:rsidRPr="007008A3">
        <w:rPr>
          <w:rFonts w:cs="Arial"/>
        </w:rPr>
        <w:t xml:space="preserve"> </w:t>
      </w:r>
      <w:r w:rsidR="002535C0">
        <w:rPr>
          <w:rFonts w:cs="Arial"/>
        </w:rPr>
        <w:t>ТОиР УО</w:t>
      </w:r>
      <w:r>
        <w:rPr>
          <w:rFonts w:cs="Arial"/>
        </w:rPr>
        <w:t xml:space="preserve"> автоматически формируется информация </w:t>
      </w:r>
      <w:r w:rsidR="00BA3975" w:rsidRPr="007008A3">
        <w:rPr>
          <w:rFonts w:cs="Arial"/>
        </w:rPr>
        <w:t xml:space="preserve">по КТГ </w:t>
      </w:r>
      <w:r w:rsidR="00BA3975">
        <w:rPr>
          <w:rFonts w:cs="Arial"/>
        </w:rPr>
        <w:t xml:space="preserve">в разрезе единиц оборудования </w:t>
      </w:r>
      <w:r>
        <w:rPr>
          <w:rFonts w:cs="Arial"/>
        </w:rPr>
        <w:t xml:space="preserve">во внешней интеграционной таблице </w:t>
      </w:r>
      <w:r w:rsidRPr="007008A3">
        <w:rPr>
          <w:rFonts w:cs="Arial"/>
        </w:rPr>
        <w:t xml:space="preserve">для передачи в </w:t>
      </w:r>
      <w:r>
        <w:rPr>
          <w:rFonts w:cs="Arial"/>
        </w:rPr>
        <w:t xml:space="preserve">систему планирования </w:t>
      </w:r>
      <w:r>
        <w:rPr>
          <w:rFonts w:cs="Arial"/>
          <w:lang w:val="en-US"/>
        </w:rPr>
        <w:t>FS</w:t>
      </w:r>
      <w:r w:rsidRPr="009F3653">
        <w:rPr>
          <w:rFonts w:cs="Arial"/>
        </w:rPr>
        <w:t>-</w:t>
      </w:r>
      <w:r>
        <w:rPr>
          <w:rFonts w:cs="Arial"/>
          <w:lang w:val="en-US"/>
        </w:rPr>
        <w:t>PER</w:t>
      </w:r>
      <w:r w:rsidRPr="009721BA">
        <w:rPr>
          <w:rFonts w:cs="Arial"/>
        </w:rPr>
        <w:t>.</w:t>
      </w:r>
    </w:p>
    <w:p w:rsidR="001F3125" w:rsidRPr="006D146E" w:rsidRDefault="001A7FA7" w:rsidP="008C3619">
      <w:pPr>
        <w:spacing w:after="240" w:line="276" w:lineRule="auto"/>
        <w:rPr>
          <w:rFonts w:cs="Arial"/>
        </w:rPr>
      </w:pPr>
      <w:r>
        <w:rPr>
          <w:rFonts w:cs="Arial"/>
        </w:rPr>
        <w:t xml:space="preserve">Особенность технической реализации интеграции систем </w:t>
      </w:r>
      <w:r>
        <w:rPr>
          <w:rFonts w:cs="Arial"/>
          <w:lang w:val="en-US"/>
        </w:rPr>
        <w:t>SAP</w:t>
      </w:r>
      <w:r w:rsidRPr="009721BA">
        <w:rPr>
          <w:rFonts w:cs="Arial"/>
        </w:rPr>
        <w:t xml:space="preserve"> </w:t>
      </w:r>
      <w:r>
        <w:rPr>
          <w:rFonts w:cs="Arial"/>
        </w:rPr>
        <w:t xml:space="preserve">ТОРО и </w:t>
      </w:r>
      <w:r>
        <w:rPr>
          <w:rFonts w:cs="Arial"/>
          <w:lang w:val="en-US"/>
        </w:rPr>
        <w:t>FS</w:t>
      </w:r>
      <w:r w:rsidRPr="009721BA">
        <w:rPr>
          <w:rFonts w:cs="Arial"/>
        </w:rPr>
        <w:t>-</w:t>
      </w:r>
      <w:r>
        <w:rPr>
          <w:rFonts w:cs="Arial"/>
          <w:lang w:val="en-US"/>
        </w:rPr>
        <w:t>PER</w:t>
      </w:r>
      <w:r w:rsidRPr="009721BA">
        <w:rPr>
          <w:rFonts w:cs="Arial"/>
        </w:rPr>
        <w:t xml:space="preserve"> </w:t>
      </w:r>
      <w:r>
        <w:rPr>
          <w:rFonts w:cs="Arial"/>
        </w:rPr>
        <w:t xml:space="preserve">приводится в разделе </w:t>
      </w:r>
      <w:r>
        <w:rPr>
          <w:rFonts w:cs="Arial"/>
        </w:rPr>
        <w:fldChar w:fldCharType="begin"/>
      </w:r>
      <w:r>
        <w:rPr>
          <w:rFonts w:cs="Arial"/>
        </w:rPr>
        <w:instrText xml:space="preserve"> REF _Ref39079351 \r \h </w:instrText>
      </w:r>
      <w:r>
        <w:rPr>
          <w:rFonts w:cs="Arial"/>
        </w:rPr>
      </w:r>
      <w:r>
        <w:rPr>
          <w:rFonts w:cs="Arial"/>
        </w:rPr>
        <w:fldChar w:fldCharType="separate"/>
      </w:r>
      <w:r w:rsidR="00E24180">
        <w:rPr>
          <w:rFonts w:cs="Arial"/>
        </w:rPr>
        <w:t>5.10.6</w:t>
      </w:r>
      <w:r>
        <w:rPr>
          <w:rFonts w:cs="Arial"/>
        </w:rPr>
        <w:fldChar w:fldCharType="end"/>
      </w:r>
      <w:r>
        <w:rPr>
          <w:rFonts w:cs="Arial"/>
        </w:rPr>
        <w:t xml:space="preserve"> </w:t>
      </w:r>
      <w:r>
        <w:rPr>
          <w:rFonts w:cs="Arial"/>
        </w:rPr>
        <w:fldChar w:fldCharType="begin"/>
      </w:r>
      <w:r>
        <w:rPr>
          <w:rFonts w:cs="Arial"/>
        </w:rPr>
        <w:instrText xml:space="preserve"> REF _Ref39079351 \h </w:instrText>
      </w:r>
      <w:r>
        <w:rPr>
          <w:rFonts w:cs="Arial"/>
        </w:rPr>
      </w:r>
      <w:r>
        <w:rPr>
          <w:rFonts w:cs="Arial"/>
        </w:rPr>
        <w:fldChar w:fldCharType="separate"/>
      </w:r>
      <w:r w:rsidR="00E24180" w:rsidRPr="009E31EC">
        <w:rPr>
          <w:rFonts w:cs="Arial"/>
        </w:rPr>
        <w:t>Передача информации по КТГ в систему планирования FS-PER</w:t>
      </w:r>
      <w:r>
        <w:rPr>
          <w:rFonts w:cs="Arial"/>
        </w:rPr>
        <w:fldChar w:fldCharType="end"/>
      </w:r>
      <w:r w:rsidR="00450A16">
        <w:rPr>
          <w:rFonts w:cs="Arial"/>
        </w:rPr>
        <w:t>.</w:t>
      </w:r>
    </w:p>
    <w:p w:rsidR="008C3619" w:rsidRPr="007008A3" w:rsidRDefault="008C3619">
      <w:pPr>
        <w:pStyle w:val="4"/>
      </w:pPr>
      <w:r w:rsidRPr="007008A3">
        <w:t xml:space="preserve">Шаг процесса </w:t>
      </w:r>
      <w:r>
        <w:t>41</w:t>
      </w:r>
      <w:r w:rsidRPr="007008A3">
        <w:t xml:space="preserve">0 – Отправка отчета в систему планирования </w:t>
      </w:r>
      <w:r w:rsidR="00A36E69">
        <w:rPr>
          <w:szCs w:val="22"/>
          <w:lang w:val="en-US"/>
        </w:rPr>
        <w:t>FS</w:t>
      </w:r>
      <w:r w:rsidR="00A36E69" w:rsidRPr="009721BA">
        <w:rPr>
          <w:szCs w:val="22"/>
        </w:rPr>
        <w:t>-</w:t>
      </w:r>
      <w:r w:rsidR="00A36E69">
        <w:rPr>
          <w:szCs w:val="22"/>
          <w:lang w:val="en-US"/>
        </w:rPr>
        <w:t>PER</w:t>
      </w:r>
      <w:r w:rsidR="0071337B" w:rsidRPr="007008A3" w:rsidDel="009874F6">
        <w:t xml:space="preserve"> </w:t>
      </w:r>
    </w:p>
    <w:p w:rsidR="008C3619" w:rsidRDefault="008C3619" w:rsidP="008C3619">
      <w:pPr>
        <w:spacing w:after="240" w:line="276" w:lineRule="auto"/>
        <w:rPr>
          <w:rFonts w:cs="Arial"/>
        </w:rPr>
      </w:pPr>
      <w:r>
        <w:rPr>
          <w:rFonts w:cs="Arial"/>
        </w:rPr>
        <w:t xml:space="preserve">Сводный отчет по КТГ в разрезе групп оборудования, сформированный на шаге 400, автоматически, после </w:t>
      </w:r>
      <w:r w:rsidR="00A36E69">
        <w:rPr>
          <w:rFonts w:cs="Arial"/>
        </w:rPr>
        <w:t>согласования годового плана воздействий на ПО,</w:t>
      </w:r>
      <w:r w:rsidR="00A36E69" w:rsidDel="00A36E69">
        <w:rPr>
          <w:rFonts w:cs="Arial"/>
        </w:rPr>
        <w:t xml:space="preserve"> </w:t>
      </w:r>
      <w:r>
        <w:rPr>
          <w:rFonts w:cs="Arial"/>
        </w:rPr>
        <w:t xml:space="preserve">Главным специалистом </w:t>
      </w:r>
      <w:r w:rsidR="002535C0">
        <w:rPr>
          <w:rFonts w:cs="Arial"/>
        </w:rPr>
        <w:t>ТОиР УО</w:t>
      </w:r>
      <w:r>
        <w:rPr>
          <w:rFonts w:cs="Arial"/>
        </w:rPr>
        <w:t xml:space="preserve"> передается в систему планирования </w:t>
      </w:r>
      <w:r w:rsidR="008F7736">
        <w:rPr>
          <w:rFonts w:cs="Arial"/>
          <w:lang w:val="en-US"/>
        </w:rPr>
        <w:t>FS</w:t>
      </w:r>
      <w:r w:rsidR="008F7736" w:rsidRPr="009721BA">
        <w:rPr>
          <w:rFonts w:cs="Arial"/>
        </w:rPr>
        <w:t>-</w:t>
      </w:r>
      <w:r w:rsidR="008F7736">
        <w:rPr>
          <w:rFonts w:cs="Arial"/>
          <w:lang w:val="en-US"/>
        </w:rPr>
        <w:t>PER</w:t>
      </w:r>
      <w:r>
        <w:rPr>
          <w:rFonts w:cs="Arial"/>
        </w:rPr>
        <w:t xml:space="preserve">. </w:t>
      </w:r>
    </w:p>
    <w:p w:rsidR="008C3619" w:rsidRDefault="008C3619" w:rsidP="008C3619">
      <w:pPr>
        <w:spacing w:after="240" w:line="276" w:lineRule="auto"/>
        <w:rPr>
          <w:rFonts w:cs="Arial"/>
        </w:rPr>
      </w:pPr>
      <w:r>
        <w:rPr>
          <w:rFonts w:cs="Arial"/>
        </w:rPr>
        <w:t>Затем в рамках процесса «</w:t>
      </w:r>
      <w:r w:rsidRPr="0081218D">
        <w:rPr>
          <w:rFonts w:cs="Arial"/>
        </w:rPr>
        <w:t>УП-03.03.04.01 Выбор оптимального сценария и регистрация объемных показателей в ERP</w:t>
      </w:r>
      <w:r>
        <w:rPr>
          <w:rFonts w:cs="Arial"/>
        </w:rPr>
        <w:t xml:space="preserve">» происходит анализ КТГ, и Главному специалисту </w:t>
      </w:r>
      <w:r w:rsidR="002535C0">
        <w:rPr>
          <w:rFonts w:cs="Arial"/>
        </w:rPr>
        <w:t>ТОиР УО</w:t>
      </w:r>
      <w:r>
        <w:rPr>
          <w:rFonts w:cs="Arial"/>
        </w:rPr>
        <w:t xml:space="preserve"> возвращается согласованный КТГ (по электронной почте), либо, если необходимо скорректировать значение КТГ, дополнительно направляется лист замечаний. </w:t>
      </w:r>
    </w:p>
    <w:p w:rsidR="008C3619" w:rsidRDefault="008C3619" w:rsidP="008C3619">
      <w:pPr>
        <w:spacing w:after="240" w:line="276" w:lineRule="auto"/>
        <w:rPr>
          <w:rFonts w:cs="Arial"/>
        </w:rPr>
      </w:pPr>
      <w:r>
        <w:rPr>
          <w:rFonts w:cs="Arial"/>
        </w:rPr>
        <w:t xml:space="preserve">В случае получения листа замечаний от Специалиста ПТО и определения необходимости внести изменения в план-график, Главный специалист </w:t>
      </w:r>
      <w:r w:rsidR="002535C0">
        <w:rPr>
          <w:rFonts w:cs="Arial"/>
        </w:rPr>
        <w:t>ТОиР УО</w:t>
      </w:r>
      <w:r>
        <w:rPr>
          <w:rFonts w:cs="Arial"/>
        </w:rPr>
        <w:t xml:space="preserve"> для возможности корректировки заказов сбрасывает статус заказов на ПЛАН и КОРР и направляет лист замечаний Планировщику </w:t>
      </w:r>
      <w:r w:rsidR="002535C0">
        <w:rPr>
          <w:rFonts w:cs="Arial"/>
        </w:rPr>
        <w:t>ТОиР УО</w:t>
      </w:r>
      <w:r>
        <w:rPr>
          <w:rFonts w:cs="Arial"/>
        </w:rPr>
        <w:t>, который выполняет цикл обработки заказов повторно, начиная с шага 160, с целью снять замечания.</w:t>
      </w:r>
    </w:p>
    <w:p w:rsidR="0028527F" w:rsidRPr="007008A3" w:rsidRDefault="0028527F">
      <w:pPr>
        <w:pStyle w:val="4"/>
      </w:pPr>
      <w:r w:rsidRPr="007008A3">
        <w:t xml:space="preserve">Шаг процесса </w:t>
      </w:r>
      <w:r w:rsidR="008A2FE4" w:rsidRPr="004F103A">
        <w:t>415</w:t>
      </w:r>
      <w:r w:rsidRPr="007008A3">
        <w:t xml:space="preserve"> – </w:t>
      </w:r>
      <w:r w:rsidR="00110A00" w:rsidRPr="007008A3">
        <w:t xml:space="preserve">Согласование плана-графика воздействий на </w:t>
      </w:r>
      <w:r w:rsidR="005915D4" w:rsidRPr="007008A3">
        <w:t>ПА с</w:t>
      </w:r>
      <w:r w:rsidR="00110A00" w:rsidRPr="007008A3">
        <w:t xml:space="preserve"> ПТО</w:t>
      </w:r>
    </w:p>
    <w:p w:rsidR="0080391F" w:rsidRDefault="00110A00" w:rsidP="00110A00">
      <w:pPr>
        <w:spacing w:after="240" w:line="276" w:lineRule="auto"/>
        <w:rPr>
          <w:rFonts w:cs="Arial"/>
        </w:rPr>
      </w:pPr>
      <w:r w:rsidRPr="007008A3">
        <w:rPr>
          <w:rFonts w:cs="Arial"/>
        </w:rPr>
        <w:t xml:space="preserve">После </w:t>
      </w:r>
      <w:r w:rsidR="00253652">
        <w:rPr>
          <w:rFonts w:cs="Arial"/>
        </w:rPr>
        <w:t>согласования Главным специалистом</w:t>
      </w:r>
      <w:r w:rsidR="00F90C73">
        <w:rPr>
          <w:rFonts w:cs="Arial"/>
        </w:rPr>
        <w:t xml:space="preserve"> </w:t>
      </w:r>
      <w:r w:rsidR="002535C0">
        <w:rPr>
          <w:rFonts w:cs="Arial"/>
        </w:rPr>
        <w:t>ТОиР УО</w:t>
      </w:r>
      <w:r w:rsidR="0034517F">
        <w:rPr>
          <w:rFonts w:cs="Arial"/>
        </w:rPr>
        <w:t>,</w:t>
      </w:r>
      <w:r w:rsidR="00253652">
        <w:rPr>
          <w:rFonts w:cs="Arial"/>
        </w:rPr>
        <w:t xml:space="preserve"> план-график передается</w:t>
      </w:r>
      <w:r w:rsidR="008A3D42">
        <w:rPr>
          <w:rFonts w:cs="Arial"/>
        </w:rPr>
        <w:t xml:space="preserve"> Главным специалистом </w:t>
      </w:r>
      <w:r w:rsidR="002535C0">
        <w:rPr>
          <w:rFonts w:cs="Arial"/>
        </w:rPr>
        <w:t>ТОиР УО</w:t>
      </w:r>
      <w:r w:rsidR="00253652">
        <w:rPr>
          <w:rFonts w:cs="Arial"/>
        </w:rPr>
        <w:t xml:space="preserve"> на визирование в ПТО</w:t>
      </w:r>
      <w:r w:rsidR="0034517F">
        <w:rPr>
          <w:rFonts w:cs="Arial"/>
        </w:rPr>
        <w:t>. В</w:t>
      </w:r>
      <w:r w:rsidR="00253652">
        <w:rPr>
          <w:rFonts w:cs="Arial"/>
        </w:rPr>
        <w:t xml:space="preserve"> случае отсутствия системы </w:t>
      </w:r>
      <w:r w:rsidR="0033294A">
        <w:rPr>
          <w:rFonts w:cs="Arial"/>
          <w:lang w:val="en-US"/>
        </w:rPr>
        <w:t>FS</w:t>
      </w:r>
      <w:r w:rsidR="0033294A" w:rsidRPr="009721BA">
        <w:rPr>
          <w:rFonts w:cs="Arial"/>
        </w:rPr>
        <w:t>-</w:t>
      </w:r>
      <w:r w:rsidR="0033294A">
        <w:rPr>
          <w:rFonts w:cs="Arial"/>
          <w:lang w:val="en-US"/>
        </w:rPr>
        <w:t>PER</w:t>
      </w:r>
      <w:r w:rsidR="0033294A">
        <w:rPr>
          <w:rFonts w:cs="Arial"/>
        </w:rPr>
        <w:t xml:space="preserve"> </w:t>
      </w:r>
      <w:r w:rsidR="00253652">
        <w:rPr>
          <w:rFonts w:cs="Arial"/>
        </w:rPr>
        <w:t xml:space="preserve">– план-график </w:t>
      </w:r>
      <w:r w:rsidR="002A35B5">
        <w:rPr>
          <w:rFonts w:cs="Arial"/>
        </w:rPr>
        <w:t xml:space="preserve">и отчет по КТГ </w:t>
      </w:r>
      <w:r w:rsidR="00253652">
        <w:rPr>
          <w:rFonts w:cs="Arial"/>
        </w:rPr>
        <w:t>направляется по электронной почте</w:t>
      </w:r>
      <w:r w:rsidR="0034517F">
        <w:rPr>
          <w:rFonts w:cs="Arial"/>
        </w:rPr>
        <w:t xml:space="preserve">, в случае ее наличия – выполняются шаги </w:t>
      </w:r>
      <w:r w:rsidR="00EA1C65">
        <w:rPr>
          <w:rFonts w:cs="Arial"/>
        </w:rPr>
        <w:t xml:space="preserve">процесса </w:t>
      </w:r>
      <w:r w:rsidR="00CB73AE">
        <w:rPr>
          <w:rFonts w:cs="Arial"/>
        </w:rPr>
        <w:t>400 и 41</w:t>
      </w:r>
      <w:r w:rsidR="0034517F">
        <w:rPr>
          <w:rFonts w:cs="Arial"/>
        </w:rPr>
        <w:t>0 (</w:t>
      </w:r>
      <w:r w:rsidR="001E6610">
        <w:rPr>
          <w:rFonts w:cs="Arial"/>
        </w:rPr>
        <w:t>см. разделы 5.2.1.40 и 5.2.1.41</w:t>
      </w:r>
      <w:r w:rsidR="00EA1C65">
        <w:rPr>
          <w:rFonts w:cs="Arial"/>
        </w:rPr>
        <w:t xml:space="preserve"> данного КД</w:t>
      </w:r>
      <w:r w:rsidR="0034517F">
        <w:rPr>
          <w:rFonts w:cs="Arial"/>
        </w:rPr>
        <w:t>)</w:t>
      </w:r>
      <w:r w:rsidR="00253652">
        <w:rPr>
          <w:rFonts w:cs="Arial"/>
        </w:rPr>
        <w:t>.</w:t>
      </w:r>
      <w:r w:rsidRPr="007008A3">
        <w:rPr>
          <w:rFonts w:cs="Arial"/>
        </w:rPr>
        <w:t xml:space="preserve"> </w:t>
      </w:r>
    </w:p>
    <w:p w:rsidR="0080391F" w:rsidRDefault="0081218D" w:rsidP="00110A00">
      <w:pPr>
        <w:spacing w:after="240" w:line="276" w:lineRule="auto"/>
        <w:rPr>
          <w:rFonts w:cs="Arial"/>
        </w:rPr>
      </w:pPr>
      <w:bookmarkStart w:id="446" w:name="OLE_LINK13"/>
      <w:bookmarkStart w:id="447" w:name="OLE_LINK18"/>
      <w:bookmarkStart w:id="448" w:name="OLE_LINK19"/>
      <w:bookmarkStart w:id="449" w:name="OLE_LINK24"/>
      <w:r>
        <w:rPr>
          <w:rFonts w:cs="Arial"/>
        </w:rPr>
        <w:t xml:space="preserve">Специалист ПТО </w:t>
      </w:r>
      <w:r w:rsidR="00FA7628">
        <w:rPr>
          <w:rFonts w:cs="Arial"/>
        </w:rPr>
        <w:t xml:space="preserve">УО </w:t>
      </w:r>
      <w:r>
        <w:rPr>
          <w:rFonts w:cs="Arial"/>
        </w:rPr>
        <w:t>(</w:t>
      </w:r>
      <w:r w:rsidR="00110A00" w:rsidRPr="007008A3">
        <w:rPr>
          <w:rFonts w:cs="Arial"/>
        </w:rPr>
        <w:t>Исполнитель КП</w:t>
      </w:r>
      <w:r>
        <w:rPr>
          <w:rFonts w:cs="Arial"/>
        </w:rPr>
        <w:t>)</w:t>
      </w:r>
      <w:bookmarkEnd w:id="446"/>
      <w:r w:rsidR="00110A00" w:rsidRPr="007008A3">
        <w:rPr>
          <w:rFonts w:cs="Arial"/>
        </w:rPr>
        <w:t xml:space="preserve"> проверяет план-график воздействий на ПА </w:t>
      </w:r>
      <w:r w:rsidR="0080391F">
        <w:rPr>
          <w:rFonts w:cs="Arial"/>
        </w:rPr>
        <w:t xml:space="preserve">по заказам ТОРО на </w:t>
      </w:r>
      <w:r w:rsidR="00DD0B75">
        <w:rPr>
          <w:rFonts w:cs="Arial"/>
        </w:rPr>
        <w:t xml:space="preserve">все производственное </w:t>
      </w:r>
      <w:r w:rsidR="0080391F">
        <w:rPr>
          <w:rFonts w:cs="Arial"/>
        </w:rPr>
        <w:t xml:space="preserve">оборудование </w:t>
      </w:r>
      <w:r w:rsidR="00110A00" w:rsidRPr="007008A3">
        <w:rPr>
          <w:rFonts w:cs="Arial"/>
        </w:rPr>
        <w:t xml:space="preserve">на соответствие </w:t>
      </w:r>
      <w:r w:rsidR="0080391F">
        <w:rPr>
          <w:rFonts w:cs="Arial"/>
        </w:rPr>
        <w:t xml:space="preserve">производственной программе </w:t>
      </w:r>
      <w:r w:rsidR="00DD0B75">
        <w:rPr>
          <w:rFonts w:cs="Arial"/>
        </w:rPr>
        <w:t xml:space="preserve">и </w:t>
      </w:r>
      <w:r w:rsidR="00BC6674">
        <w:rPr>
          <w:rFonts w:cs="Arial"/>
        </w:rPr>
        <w:t>задачам</w:t>
      </w:r>
      <w:r w:rsidR="00110A00" w:rsidRPr="007008A3">
        <w:rPr>
          <w:rFonts w:cs="Arial"/>
        </w:rPr>
        <w:t xml:space="preserve"> производства и</w:t>
      </w:r>
      <w:r>
        <w:rPr>
          <w:rFonts w:cs="Arial"/>
        </w:rPr>
        <w:t>,</w:t>
      </w:r>
      <w:r w:rsidR="00110A00" w:rsidRPr="007008A3">
        <w:rPr>
          <w:rFonts w:cs="Arial"/>
        </w:rPr>
        <w:t xml:space="preserve"> при выявлении замечаний</w:t>
      </w:r>
      <w:r>
        <w:rPr>
          <w:rFonts w:cs="Arial"/>
        </w:rPr>
        <w:t>,</w:t>
      </w:r>
      <w:r w:rsidR="00110A00" w:rsidRPr="007008A3">
        <w:rPr>
          <w:rFonts w:cs="Arial"/>
        </w:rPr>
        <w:t xml:space="preserve"> формирует лист замечаний</w:t>
      </w:r>
      <w:r w:rsidR="004910D4">
        <w:rPr>
          <w:rFonts w:cs="Arial"/>
        </w:rPr>
        <w:t>, пересылает Главному специалисту</w:t>
      </w:r>
      <w:r w:rsidR="00F90C73" w:rsidRPr="00F90C73">
        <w:rPr>
          <w:rFonts w:cs="Arial"/>
        </w:rPr>
        <w:t xml:space="preserve"> </w:t>
      </w:r>
      <w:r w:rsidR="002535C0">
        <w:rPr>
          <w:rFonts w:cs="Arial"/>
        </w:rPr>
        <w:t>ТОиР УО</w:t>
      </w:r>
      <w:r w:rsidR="004910D4">
        <w:rPr>
          <w:rFonts w:cs="Arial"/>
        </w:rPr>
        <w:t xml:space="preserve"> и </w:t>
      </w:r>
      <w:r w:rsidR="00583B3B">
        <w:rPr>
          <w:rFonts w:cs="Arial"/>
        </w:rPr>
        <w:t xml:space="preserve">Планировщику </w:t>
      </w:r>
      <w:r w:rsidR="002535C0">
        <w:rPr>
          <w:rFonts w:cs="Arial"/>
        </w:rPr>
        <w:t>ТОиР УО</w:t>
      </w:r>
      <w:r w:rsidR="004910D4">
        <w:rPr>
          <w:rFonts w:cs="Arial"/>
        </w:rPr>
        <w:t xml:space="preserve">. </w:t>
      </w:r>
    </w:p>
    <w:p w:rsidR="0080391F" w:rsidRDefault="0080391F" w:rsidP="00110A00">
      <w:pPr>
        <w:spacing w:after="240" w:line="276" w:lineRule="auto"/>
        <w:rPr>
          <w:rFonts w:cs="Arial"/>
        </w:rPr>
      </w:pPr>
      <w:r>
        <w:rPr>
          <w:rFonts w:cs="Arial"/>
        </w:rPr>
        <w:t xml:space="preserve">При отсутствии замечаний Специалист ПТО </w:t>
      </w:r>
      <w:r w:rsidR="00FA7628">
        <w:rPr>
          <w:rFonts w:cs="Arial"/>
        </w:rPr>
        <w:t xml:space="preserve">УО </w:t>
      </w:r>
      <w:r>
        <w:rPr>
          <w:rFonts w:cs="Arial"/>
        </w:rPr>
        <w:t>(</w:t>
      </w:r>
      <w:r w:rsidRPr="007008A3">
        <w:rPr>
          <w:rFonts w:cs="Arial"/>
        </w:rPr>
        <w:t>Исполнитель КП</w:t>
      </w:r>
      <w:r>
        <w:rPr>
          <w:rFonts w:cs="Arial"/>
        </w:rPr>
        <w:t xml:space="preserve">) производит массовое согласование заказов ТОРО на </w:t>
      </w:r>
      <w:r w:rsidR="00A23295">
        <w:rPr>
          <w:rFonts w:cs="Arial"/>
        </w:rPr>
        <w:t xml:space="preserve">производственное </w:t>
      </w:r>
      <w:r>
        <w:rPr>
          <w:rFonts w:cs="Arial"/>
        </w:rPr>
        <w:t>оборудование, влияющее на производственную деятельность и устанавливает пользовательский статус без порядкового номера «ПТО</w:t>
      </w:r>
      <w:r w:rsidR="00DD0B75">
        <w:rPr>
          <w:rFonts w:cs="Arial"/>
        </w:rPr>
        <w:t>Г</w:t>
      </w:r>
      <w:r>
        <w:rPr>
          <w:rFonts w:cs="Arial"/>
        </w:rPr>
        <w:t xml:space="preserve"> – Согласование ПТО».</w:t>
      </w:r>
      <w:r w:rsidR="00046D34">
        <w:rPr>
          <w:rFonts w:cs="Arial"/>
        </w:rPr>
        <w:t xml:space="preserve"> Если статус не установлен, то </w:t>
      </w:r>
      <w:r w:rsidR="000B54DA">
        <w:rPr>
          <w:rFonts w:cs="Arial"/>
        </w:rPr>
        <w:t xml:space="preserve">при </w:t>
      </w:r>
      <w:r w:rsidR="008744A4">
        <w:rPr>
          <w:rFonts w:cs="Arial"/>
        </w:rPr>
        <w:t xml:space="preserve">установке статуса </w:t>
      </w:r>
      <w:r w:rsidR="00F3075A">
        <w:rPr>
          <w:rFonts w:cs="Arial"/>
        </w:rPr>
        <w:t>«</w:t>
      </w:r>
      <w:r w:rsidR="00DD0B75">
        <w:rPr>
          <w:rFonts w:cs="Arial"/>
        </w:rPr>
        <w:t>ГИП</w:t>
      </w:r>
      <w:r w:rsidR="008744A4">
        <w:rPr>
          <w:rFonts w:cs="Arial"/>
        </w:rPr>
        <w:t xml:space="preserve"> </w:t>
      </w:r>
      <w:r w:rsidR="00DD0B75">
        <w:rPr>
          <w:rFonts w:cs="Arial"/>
        </w:rPr>
        <w:t>–</w:t>
      </w:r>
      <w:r w:rsidR="008744A4">
        <w:rPr>
          <w:rFonts w:cs="Arial"/>
        </w:rPr>
        <w:t xml:space="preserve"> </w:t>
      </w:r>
      <w:r w:rsidR="00F3075A">
        <w:rPr>
          <w:rFonts w:cs="Arial"/>
        </w:rPr>
        <w:t>У</w:t>
      </w:r>
      <w:r w:rsidR="00F3075A" w:rsidRPr="001F2274">
        <w:rPr>
          <w:rFonts w:cs="Arial"/>
        </w:rPr>
        <w:t>твержден</w:t>
      </w:r>
      <w:r w:rsidR="00DD0B75">
        <w:rPr>
          <w:rFonts w:cs="Arial"/>
        </w:rPr>
        <w:t>о Главным инженером</w:t>
      </w:r>
      <w:r w:rsidR="00F3075A">
        <w:rPr>
          <w:rFonts w:cs="Arial"/>
        </w:rPr>
        <w:t>» выполняется проверка наличия статуса «ПТО</w:t>
      </w:r>
      <w:r w:rsidR="00DD0B75">
        <w:rPr>
          <w:rFonts w:cs="Arial"/>
        </w:rPr>
        <w:t>Г</w:t>
      </w:r>
      <w:r w:rsidR="00F3075A">
        <w:rPr>
          <w:rFonts w:cs="Arial"/>
        </w:rPr>
        <w:t xml:space="preserve"> – Согласование ПТО» </w:t>
      </w:r>
      <w:r w:rsidR="00984088">
        <w:rPr>
          <w:rFonts w:cs="Arial"/>
        </w:rPr>
        <w:t>и если статус не установлен, то выполняется запрет на установку статуса «</w:t>
      </w:r>
      <w:r w:rsidR="00DD0B75">
        <w:rPr>
          <w:rFonts w:cs="Arial"/>
        </w:rPr>
        <w:t>ГИП</w:t>
      </w:r>
      <w:r w:rsidR="00984088">
        <w:rPr>
          <w:rFonts w:cs="Arial"/>
        </w:rPr>
        <w:t>».</w:t>
      </w:r>
    </w:p>
    <w:bookmarkEnd w:id="447"/>
    <w:bookmarkEnd w:id="448"/>
    <w:bookmarkEnd w:id="449"/>
    <w:p w:rsidR="0028527F" w:rsidRDefault="00A23295" w:rsidP="00110A00">
      <w:pPr>
        <w:spacing w:after="240" w:line="276" w:lineRule="auto"/>
        <w:rPr>
          <w:rFonts w:cs="Arial"/>
        </w:rPr>
      </w:pPr>
      <w:r>
        <w:rPr>
          <w:rFonts w:cs="Arial"/>
        </w:rPr>
        <w:t xml:space="preserve">В случае наличия замечаний </w:t>
      </w:r>
      <w:r w:rsidR="004910D4">
        <w:rPr>
          <w:rFonts w:cs="Arial"/>
        </w:rPr>
        <w:t xml:space="preserve">Планировщик </w:t>
      </w:r>
      <w:r w:rsidR="002535C0">
        <w:rPr>
          <w:rFonts w:cs="Arial"/>
        </w:rPr>
        <w:t>ТОиР УО</w:t>
      </w:r>
      <w:r w:rsidR="000E4C83">
        <w:rPr>
          <w:rFonts w:cs="Arial"/>
        </w:rPr>
        <w:t xml:space="preserve"> </w:t>
      </w:r>
      <w:r w:rsidR="004910D4">
        <w:rPr>
          <w:rFonts w:cs="Arial"/>
        </w:rPr>
        <w:t xml:space="preserve">выполняет </w:t>
      </w:r>
      <w:r w:rsidR="00110A00" w:rsidRPr="007008A3">
        <w:rPr>
          <w:rFonts w:cs="Arial"/>
        </w:rPr>
        <w:t xml:space="preserve">соответствующие </w:t>
      </w:r>
      <w:r w:rsidR="004910D4">
        <w:rPr>
          <w:rFonts w:cs="Arial"/>
        </w:rPr>
        <w:t>изменения заказов ТОРО</w:t>
      </w:r>
      <w:r w:rsidR="00110A00" w:rsidRPr="007008A3">
        <w:rPr>
          <w:rFonts w:cs="Arial"/>
        </w:rPr>
        <w:t xml:space="preserve"> (корректировка сроков, объемов, исполнителей), в случае отсутствия замечаний план-график воздействий на ПА </w:t>
      </w:r>
      <w:r w:rsidR="004910D4">
        <w:rPr>
          <w:rFonts w:cs="Arial"/>
        </w:rPr>
        <w:t>проходит</w:t>
      </w:r>
      <w:r w:rsidR="001E6610">
        <w:rPr>
          <w:rFonts w:cs="Arial"/>
        </w:rPr>
        <w:t xml:space="preserve"> дальнейшее согласование (шаг 42</w:t>
      </w:r>
      <w:r w:rsidR="004910D4">
        <w:rPr>
          <w:rFonts w:cs="Arial"/>
        </w:rPr>
        <w:t>0)</w:t>
      </w:r>
      <w:r w:rsidR="00110A00" w:rsidRPr="007008A3">
        <w:rPr>
          <w:rFonts w:cs="Arial"/>
        </w:rPr>
        <w:t>.</w:t>
      </w:r>
    </w:p>
    <w:p w:rsidR="003C5034" w:rsidRDefault="003C5034" w:rsidP="00554843">
      <w:pPr>
        <w:spacing w:after="240" w:line="276" w:lineRule="auto"/>
        <w:rPr>
          <w:rFonts w:cs="Arial"/>
        </w:rPr>
      </w:pPr>
      <w:r>
        <w:rPr>
          <w:rFonts w:cs="Arial"/>
        </w:rPr>
        <w:t>После согласования, или при открытии заказа ТОРО на изменение система автоматически проверяет полномочия пользователя на текущий пользовательский статус с порядковым номером и в случае отсутствия полномочий установить следующий статус закрывает от изменения определенные под экраны в заказе ТОРО (гибкая настройка в зависимости от статуса</w:t>
      </w:r>
      <w:r w:rsidRPr="008E1EAA">
        <w:rPr>
          <w:rFonts w:cs="Arial"/>
        </w:rPr>
        <w:t>/</w:t>
      </w:r>
      <w:r>
        <w:rPr>
          <w:rFonts w:cs="Arial"/>
        </w:rPr>
        <w:t xml:space="preserve">вида заказа ТОРО). Для этого </w:t>
      </w:r>
      <w:r w:rsidRPr="00D139D7">
        <w:rPr>
          <w:rFonts w:cs="Arial"/>
        </w:rPr>
        <w:t>используется разработка</w:t>
      </w:r>
      <w:r>
        <w:rPr>
          <w:rFonts w:cs="Arial"/>
        </w:rPr>
        <w:t>-расширение</w:t>
      </w:r>
      <w:r w:rsidRPr="00D139D7">
        <w:rPr>
          <w:rFonts w:cs="Arial"/>
        </w:rPr>
        <w:t xml:space="preserve">, код в реестре разработок </w:t>
      </w:r>
      <w:r>
        <w:rPr>
          <w:rFonts w:cs="Arial"/>
        </w:rPr>
        <w:t>PM</w:t>
      </w:r>
      <w:r w:rsidRPr="008E1EAA">
        <w:rPr>
          <w:rFonts w:cs="Arial"/>
        </w:rPr>
        <w:t>78</w:t>
      </w:r>
      <w:r>
        <w:rPr>
          <w:rFonts w:cs="Arial"/>
        </w:rPr>
        <w:t xml:space="preserve"> (см. описание в разделе 5.10.7.</w:t>
      </w:r>
      <w:r w:rsidRPr="008E1EAA">
        <w:rPr>
          <w:rFonts w:cs="Arial"/>
        </w:rPr>
        <w:t>11</w:t>
      </w:r>
      <w:r>
        <w:rPr>
          <w:rFonts w:cs="Arial"/>
        </w:rPr>
        <w:t xml:space="preserve"> данного КД)</w:t>
      </w:r>
      <w:r w:rsidRPr="00D139D7">
        <w:rPr>
          <w:rFonts w:cs="Arial"/>
        </w:rPr>
        <w:t>.</w:t>
      </w:r>
    </w:p>
    <w:p w:rsidR="00014DA9" w:rsidRDefault="00014DA9" w:rsidP="00014DA9">
      <w:pPr>
        <w:spacing w:after="240" w:line="276" w:lineRule="auto"/>
        <w:rPr>
          <w:rFonts w:cs="Arial"/>
        </w:rPr>
      </w:pPr>
      <w:r>
        <w:rPr>
          <w:rFonts w:cs="Arial"/>
        </w:rPr>
        <w:t>Используется транзакция</w:t>
      </w:r>
    </w:p>
    <w:p w:rsidR="00014DA9" w:rsidRDefault="00014DA9" w:rsidP="00014DA9">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xml:space="preserve">– </w:t>
      </w:r>
      <w:r w:rsidR="00DF4112">
        <w:rPr>
          <w:rFonts w:cs="Arial"/>
        </w:rPr>
        <w:t>«АРМ планировщика ТОиР»</w:t>
      </w:r>
    </w:p>
    <w:p w:rsidR="00110A00" w:rsidRPr="007008A3" w:rsidRDefault="001E6610">
      <w:pPr>
        <w:pStyle w:val="4"/>
      </w:pPr>
      <w:r>
        <w:t>Шаг процесса 42</w:t>
      </w:r>
      <w:r w:rsidR="00110A00" w:rsidRPr="007008A3">
        <w:t>0 – Согласование плана-графика воздействий на ПА Предприятия</w:t>
      </w:r>
      <w:r w:rsidR="000076AE">
        <w:t xml:space="preserve"> ГИ</w:t>
      </w:r>
    </w:p>
    <w:p w:rsidR="00764293" w:rsidRPr="007008A3" w:rsidRDefault="001E6610" w:rsidP="001F00CA">
      <w:pPr>
        <w:autoSpaceDE w:val="0"/>
        <w:autoSpaceDN w:val="0"/>
        <w:spacing w:after="240" w:line="276" w:lineRule="auto"/>
        <w:rPr>
          <w:rFonts w:cs="Arial"/>
        </w:rPr>
      </w:pPr>
      <w:r>
        <w:rPr>
          <w:rFonts w:cs="Arial"/>
        </w:rPr>
        <w:t>Данный шаг</w:t>
      </w:r>
      <w:r w:rsidR="00764293">
        <w:rPr>
          <w:rFonts w:cs="Arial"/>
        </w:rPr>
        <w:t xml:space="preserve"> выполняется вне системы.</w:t>
      </w:r>
    </w:p>
    <w:p w:rsidR="00110A00" w:rsidRDefault="00324D8F" w:rsidP="001F00CA">
      <w:pPr>
        <w:spacing w:after="240" w:line="276" w:lineRule="auto"/>
        <w:rPr>
          <w:rFonts w:cs="Arial"/>
        </w:rPr>
      </w:pPr>
      <w:r>
        <w:rPr>
          <w:rFonts w:cs="Arial"/>
        </w:rPr>
        <w:t xml:space="preserve">При получении плана-графика воздействий на ПА, Главный инженер </w:t>
      </w:r>
      <w:r w:rsidR="00D74EAD">
        <w:rPr>
          <w:rFonts w:cs="Arial"/>
        </w:rPr>
        <w:t>УО</w:t>
      </w:r>
      <w:r w:rsidR="000E4C83">
        <w:rPr>
          <w:rFonts w:cs="Arial"/>
        </w:rPr>
        <w:t xml:space="preserve"> </w:t>
      </w:r>
      <w:r>
        <w:rPr>
          <w:rFonts w:cs="Arial"/>
        </w:rPr>
        <w:t>(</w:t>
      </w:r>
      <w:r w:rsidR="00110A00" w:rsidRPr="007008A3">
        <w:rPr>
          <w:rFonts w:cs="Arial"/>
        </w:rPr>
        <w:t>Исполнитель КП</w:t>
      </w:r>
      <w:r>
        <w:rPr>
          <w:rFonts w:cs="Arial"/>
        </w:rPr>
        <w:t>)</w:t>
      </w:r>
      <w:r w:rsidR="00110A00" w:rsidRPr="007008A3">
        <w:rPr>
          <w:rFonts w:cs="Arial"/>
        </w:rPr>
        <w:t xml:space="preserve"> проверяет план-график </w:t>
      </w:r>
      <w:r>
        <w:rPr>
          <w:rFonts w:cs="Arial"/>
        </w:rPr>
        <w:t>воздействий на ПА на корректность,</w:t>
      </w:r>
      <w:r w:rsidR="00110A00" w:rsidRPr="007008A3">
        <w:rPr>
          <w:rFonts w:cs="Arial"/>
        </w:rPr>
        <w:t xml:space="preserve"> согласова</w:t>
      </w:r>
      <w:r>
        <w:rPr>
          <w:rFonts w:cs="Arial"/>
        </w:rPr>
        <w:t>нность графиков различных подразделений</w:t>
      </w:r>
      <w:r w:rsidR="00110A00" w:rsidRPr="007008A3">
        <w:rPr>
          <w:rFonts w:cs="Arial"/>
        </w:rPr>
        <w:t>. При выявлении замечаний</w:t>
      </w:r>
      <w:r>
        <w:rPr>
          <w:rFonts w:cs="Arial"/>
        </w:rPr>
        <w:t>,</w:t>
      </w:r>
      <w:r w:rsidR="00110A00" w:rsidRPr="007008A3">
        <w:rPr>
          <w:rFonts w:cs="Arial"/>
        </w:rPr>
        <w:t xml:space="preserve"> формирует лист замечаний и инициирует соответствующие действия (корректировка сроков, объемов)</w:t>
      </w:r>
      <w:r>
        <w:rPr>
          <w:rFonts w:cs="Arial"/>
        </w:rPr>
        <w:t xml:space="preserve"> в рамках шагов по корректировке</w:t>
      </w:r>
      <w:r w:rsidR="00D139D7">
        <w:rPr>
          <w:rFonts w:cs="Arial"/>
        </w:rPr>
        <w:t xml:space="preserve"> заказ</w:t>
      </w:r>
      <w:r w:rsidR="001E6610">
        <w:rPr>
          <w:rFonts w:cs="Arial"/>
        </w:rPr>
        <w:t>ов, начиная с шага 16</w:t>
      </w:r>
      <w:r>
        <w:rPr>
          <w:rFonts w:cs="Arial"/>
        </w:rPr>
        <w:t>0. В</w:t>
      </w:r>
      <w:r w:rsidR="00110A00" w:rsidRPr="007008A3">
        <w:rPr>
          <w:rFonts w:cs="Arial"/>
        </w:rPr>
        <w:t xml:space="preserve"> случае отсутствия замечаний соглас</w:t>
      </w:r>
      <w:r>
        <w:rPr>
          <w:rFonts w:cs="Arial"/>
        </w:rPr>
        <w:t>овыва</w:t>
      </w:r>
      <w:r w:rsidR="00110A00" w:rsidRPr="007008A3">
        <w:rPr>
          <w:rFonts w:cs="Arial"/>
        </w:rPr>
        <w:t>ет план-график воздействий на ПА по Предприятию</w:t>
      </w:r>
      <w:r>
        <w:rPr>
          <w:rFonts w:cs="Arial"/>
        </w:rPr>
        <w:t xml:space="preserve"> путем подписания бумажного варианта, и передает его Старшему планировщику </w:t>
      </w:r>
      <w:r w:rsidR="002535C0">
        <w:rPr>
          <w:rFonts w:cs="Arial"/>
        </w:rPr>
        <w:t>ТОиР УО</w:t>
      </w:r>
      <w:r>
        <w:rPr>
          <w:rFonts w:cs="Arial"/>
        </w:rPr>
        <w:t>.</w:t>
      </w:r>
    </w:p>
    <w:p w:rsidR="00324D8F" w:rsidRPr="00324D8F" w:rsidRDefault="00324D8F" w:rsidP="001F00CA">
      <w:pPr>
        <w:spacing w:after="240" w:line="276" w:lineRule="auto"/>
        <w:rPr>
          <w:rFonts w:cs="Arial"/>
        </w:rPr>
      </w:pPr>
      <w:r>
        <w:rPr>
          <w:rFonts w:cs="Arial"/>
        </w:rPr>
        <w:t xml:space="preserve">Параллельно с </w:t>
      </w:r>
      <w:r w:rsidR="000E4C83">
        <w:rPr>
          <w:rFonts w:cs="Arial"/>
        </w:rPr>
        <w:t xml:space="preserve">процессом </w:t>
      </w:r>
      <w:r>
        <w:rPr>
          <w:rFonts w:cs="Arial"/>
        </w:rPr>
        <w:t>согласования плана-графика</w:t>
      </w:r>
      <w:r w:rsidR="000E4C83">
        <w:rPr>
          <w:rFonts w:cs="Arial"/>
        </w:rPr>
        <w:t xml:space="preserve"> воздействий на ПА</w:t>
      </w:r>
      <w:r>
        <w:rPr>
          <w:rFonts w:cs="Arial"/>
        </w:rPr>
        <w:t xml:space="preserve"> функционируют процессы </w:t>
      </w:r>
      <w:r w:rsidRPr="00324D8F">
        <w:rPr>
          <w:rFonts w:cs="Arial"/>
        </w:rPr>
        <w:t xml:space="preserve">ПП-07.02.02-ERP Перспективное среднесрочное планирование воздействий на производственные активы (3-х летний </w:t>
      </w:r>
      <w:r w:rsidR="005915D4" w:rsidRPr="00324D8F">
        <w:rPr>
          <w:rFonts w:cs="Arial"/>
        </w:rPr>
        <w:t>период) и</w:t>
      </w:r>
      <w:r w:rsidRPr="00324D8F">
        <w:rPr>
          <w:rFonts w:cs="Arial"/>
        </w:rPr>
        <w:t xml:space="preserve"> ПП-07.06.03-ERP</w:t>
      </w:r>
      <w:r w:rsidR="005915D4">
        <w:rPr>
          <w:rFonts w:cs="Arial"/>
        </w:rPr>
        <w:t xml:space="preserve"> </w:t>
      </w:r>
      <w:r w:rsidRPr="00324D8F">
        <w:rPr>
          <w:rFonts w:cs="Arial"/>
        </w:rPr>
        <w:t>Формирование годового бюджета воздействий на производственные активы</w:t>
      </w:r>
      <w:r>
        <w:rPr>
          <w:rFonts w:cs="Arial"/>
        </w:rPr>
        <w:t xml:space="preserve">, в рамках которых выполняется </w:t>
      </w:r>
      <w:r w:rsidR="005915D4">
        <w:rPr>
          <w:rFonts w:cs="Arial"/>
        </w:rPr>
        <w:t>расчет и</w:t>
      </w:r>
      <w:r>
        <w:rPr>
          <w:rFonts w:cs="Arial"/>
        </w:rPr>
        <w:t xml:space="preserve"> согласование бюджета на </w:t>
      </w:r>
      <w:r w:rsidR="00CA2BFF">
        <w:rPr>
          <w:rFonts w:cs="Arial"/>
        </w:rPr>
        <w:t xml:space="preserve">планируемый год Техническим Комитетом </w:t>
      </w:r>
      <w:r w:rsidR="009B26A5">
        <w:rPr>
          <w:rFonts w:cs="Arial"/>
        </w:rPr>
        <w:t>УО</w:t>
      </w:r>
      <w:r>
        <w:rPr>
          <w:rFonts w:cs="Arial"/>
        </w:rPr>
        <w:t>.</w:t>
      </w:r>
    </w:p>
    <w:p w:rsidR="00324D8F" w:rsidRDefault="00FE0D1D" w:rsidP="001F00CA">
      <w:pPr>
        <w:spacing w:after="240" w:line="276" w:lineRule="auto"/>
        <w:rPr>
          <w:rFonts w:cs="Arial"/>
        </w:rPr>
      </w:pPr>
      <w:r w:rsidRPr="00FE0D1D">
        <w:rPr>
          <w:rFonts w:cs="Arial"/>
        </w:rPr>
        <w:t>После наступления в этих процессах события рассмотрения и согласования</w:t>
      </w:r>
      <w:r w:rsidR="00324D8F" w:rsidRPr="00FE0D1D">
        <w:rPr>
          <w:rFonts w:cs="Arial"/>
        </w:rPr>
        <w:t xml:space="preserve"> </w:t>
      </w:r>
      <w:r w:rsidR="000E4C83">
        <w:rPr>
          <w:rFonts w:cs="Arial"/>
        </w:rPr>
        <w:t xml:space="preserve">годового </w:t>
      </w:r>
      <w:r w:rsidR="00324D8F" w:rsidRPr="00FE0D1D">
        <w:rPr>
          <w:rFonts w:cs="Arial"/>
        </w:rPr>
        <w:t>плана проектов</w:t>
      </w:r>
      <w:r w:rsidR="000E4C83">
        <w:rPr>
          <w:rFonts w:cs="Arial"/>
        </w:rPr>
        <w:t xml:space="preserve"> воздействий на ПА</w:t>
      </w:r>
      <w:r w:rsidR="00324D8F" w:rsidRPr="00FE0D1D">
        <w:rPr>
          <w:rFonts w:cs="Arial"/>
        </w:rPr>
        <w:t xml:space="preserve"> </w:t>
      </w:r>
      <w:r w:rsidR="00CA2BFF">
        <w:rPr>
          <w:rFonts w:cs="Arial"/>
        </w:rPr>
        <w:t>Т</w:t>
      </w:r>
      <w:r w:rsidR="00324D8F" w:rsidRPr="00FE0D1D">
        <w:rPr>
          <w:rFonts w:cs="Arial"/>
        </w:rPr>
        <w:t xml:space="preserve">ехническим </w:t>
      </w:r>
      <w:r w:rsidR="00CA2BFF">
        <w:rPr>
          <w:rFonts w:cs="Arial"/>
        </w:rPr>
        <w:t>К</w:t>
      </w:r>
      <w:r w:rsidR="00324D8F" w:rsidRPr="00FE0D1D">
        <w:rPr>
          <w:rFonts w:cs="Arial"/>
        </w:rPr>
        <w:t>омитетом</w:t>
      </w:r>
      <w:r w:rsidR="00A77F80">
        <w:rPr>
          <w:rFonts w:cs="Arial"/>
        </w:rPr>
        <w:t xml:space="preserve"> </w:t>
      </w:r>
      <w:r w:rsidR="009B26A5">
        <w:rPr>
          <w:rFonts w:cs="Arial"/>
        </w:rPr>
        <w:t>УО</w:t>
      </w:r>
      <w:r>
        <w:rPr>
          <w:rFonts w:cs="Arial"/>
        </w:rPr>
        <w:t xml:space="preserve">, при котором определяется бюджет на </w:t>
      </w:r>
      <w:r w:rsidR="00CA2BFF">
        <w:rPr>
          <w:rFonts w:cs="Arial"/>
        </w:rPr>
        <w:t>планируемый год</w:t>
      </w:r>
      <w:r w:rsidR="005915D4">
        <w:rPr>
          <w:rFonts w:cs="Arial"/>
        </w:rPr>
        <w:t xml:space="preserve">, </w:t>
      </w:r>
      <w:r>
        <w:rPr>
          <w:rFonts w:cs="Arial"/>
        </w:rPr>
        <w:t xml:space="preserve">а также </w:t>
      </w:r>
      <w:r w:rsidRPr="00FE0D1D">
        <w:rPr>
          <w:rFonts w:cs="Arial"/>
        </w:rPr>
        <w:t xml:space="preserve">согласования плана-графика </w:t>
      </w:r>
      <w:r w:rsidR="00F40127">
        <w:rPr>
          <w:rFonts w:cs="Arial"/>
        </w:rPr>
        <w:t xml:space="preserve">воздействий на ПА </w:t>
      </w:r>
      <w:r w:rsidRPr="00FE0D1D">
        <w:rPr>
          <w:rFonts w:cs="Arial"/>
        </w:rPr>
        <w:t>Главным инженером</w:t>
      </w:r>
      <w:r w:rsidR="000E4C83">
        <w:rPr>
          <w:rFonts w:cs="Arial"/>
        </w:rPr>
        <w:t xml:space="preserve"> </w:t>
      </w:r>
      <w:r w:rsidR="009B26A5">
        <w:rPr>
          <w:rFonts w:cs="Arial"/>
        </w:rPr>
        <w:t>УО</w:t>
      </w:r>
      <w:r w:rsidR="000E4C83">
        <w:rPr>
          <w:rFonts w:cs="Arial"/>
        </w:rPr>
        <w:t xml:space="preserve"> </w:t>
      </w:r>
      <w:r w:rsidR="00F40127">
        <w:rPr>
          <w:rFonts w:cs="Arial"/>
        </w:rPr>
        <w:t>(текущий шаг)</w:t>
      </w:r>
      <w:r>
        <w:rPr>
          <w:rFonts w:cs="Arial"/>
        </w:rPr>
        <w:t>,</w:t>
      </w:r>
      <w:r w:rsidRPr="00FE0D1D">
        <w:rPr>
          <w:rFonts w:cs="Arial"/>
        </w:rPr>
        <w:t xml:space="preserve"> Старший планировщик </w:t>
      </w:r>
      <w:r w:rsidR="002535C0">
        <w:rPr>
          <w:rFonts w:cs="Arial"/>
        </w:rPr>
        <w:t>ТОиР УО</w:t>
      </w:r>
      <w:r w:rsidR="00EB4EFD">
        <w:rPr>
          <w:rFonts w:cs="Arial"/>
        </w:rPr>
        <w:t xml:space="preserve"> </w:t>
      </w:r>
      <w:r w:rsidR="001E6610">
        <w:rPr>
          <w:rFonts w:cs="Arial"/>
        </w:rPr>
        <w:t>выполняет шаг 43</w:t>
      </w:r>
      <w:r w:rsidRPr="00FE0D1D">
        <w:rPr>
          <w:rFonts w:cs="Arial"/>
        </w:rPr>
        <w:t>0.</w:t>
      </w:r>
      <w:r>
        <w:rPr>
          <w:rFonts w:cs="Arial"/>
        </w:rPr>
        <w:t xml:space="preserve"> </w:t>
      </w:r>
    </w:p>
    <w:p w:rsidR="00400729" w:rsidRPr="004F103A" w:rsidRDefault="00693FE7">
      <w:pPr>
        <w:pStyle w:val="4"/>
      </w:pPr>
      <w:r w:rsidRPr="004F103A">
        <w:t xml:space="preserve">Шаг процесса 425 – </w:t>
      </w:r>
      <w:r w:rsidR="00400729" w:rsidRPr="004F103A">
        <w:t xml:space="preserve">Отражение статуса утверждения плана-графика воздействий на ПА Предприятия ГИ </w:t>
      </w:r>
    </w:p>
    <w:p w:rsidR="00693FE7" w:rsidRDefault="00693FE7" w:rsidP="00693FE7">
      <w:pPr>
        <w:spacing w:after="240" w:line="276" w:lineRule="auto"/>
        <w:rPr>
          <w:rFonts w:cs="Arial"/>
        </w:rPr>
      </w:pPr>
      <w:r>
        <w:rPr>
          <w:rFonts w:cs="Arial"/>
        </w:rPr>
        <w:t>П</w:t>
      </w:r>
      <w:r w:rsidRPr="004B08A9">
        <w:rPr>
          <w:rFonts w:cs="Arial"/>
        </w:rPr>
        <w:t>олучив на предыдуще</w:t>
      </w:r>
      <w:r w:rsidRPr="00D52ADF">
        <w:rPr>
          <w:rFonts w:cs="Arial"/>
        </w:rPr>
        <w:t>м шаге процесса согласование плана</w:t>
      </w:r>
      <w:r w:rsidRPr="004B08A9">
        <w:rPr>
          <w:rFonts w:cs="Arial"/>
        </w:rPr>
        <w:t>-графика воздействий на ПА от Главного инженера</w:t>
      </w:r>
      <w:r>
        <w:rPr>
          <w:rFonts w:cs="Arial"/>
        </w:rPr>
        <w:t xml:space="preserve"> </w:t>
      </w:r>
      <w:r w:rsidR="00FF3A89">
        <w:rPr>
          <w:rFonts w:cs="Arial"/>
        </w:rPr>
        <w:t>УО</w:t>
      </w:r>
      <w:r>
        <w:rPr>
          <w:rFonts w:cs="Arial"/>
        </w:rPr>
        <w:t>,</w:t>
      </w:r>
      <w:r w:rsidRPr="004B08A9">
        <w:rPr>
          <w:rFonts w:cs="Arial"/>
        </w:rPr>
        <w:t xml:space="preserve"> </w:t>
      </w:r>
      <w:r>
        <w:rPr>
          <w:rFonts w:cs="Arial"/>
        </w:rPr>
        <w:t>Старший</w:t>
      </w:r>
      <w:r w:rsidRPr="004B08A9">
        <w:rPr>
          <w:rFonts w:cs="Arial"/>
        </w:rPr>
        <w:t xml:space="preserve"> планировщик</w:t>
      </w:r>
      <w:r>
        <w:rPr>
          <w:rFonts w:cs="Arial"/>
        </w:rPr>
        <w:t xml:space="preserve"> </w:t>
      </w:r>
      <w:r w:rsidR="002535C0">
        <w:rPr>
          <w:rFonts w:cs="Arial"/>
        </w:rPr>
        <w:t>ТОиР УО</w:t>
      </w:r>
      <w:r w:rsidRPr="004B08A9">
        <w:rPr>
          <w:rFonts w:cs="Arial"/>
        </w:rPr>
        <w:t xml:space="preserve"> устанавливает на </w:t>
      </w:r>
      <w:r>
        <w:rPr>
          <w:rFonts w:cs="Arial"/>
        </w:rPr>
        <w:t>заказах ТОРО</w:t>
      </w:r>
      <w:r w:rsidRPr="00272936">
        <w:rPr>
          <w:rFonts w:cs="Arial"/>
        </w:rPr>
        <w:t xml:space="preserve"> </w:t>
      </w:r>
      <w:r>
        <w:rPr>
          <w:rFonts w:cs="Arial"/>
        </w:rPr>
        <w:t>статус «</w:t>
      </w:r>
      <w:r w:rsidRPr="00FE0D1D">
        <w:rPr>
          <w:rFonts w:cs="Arial"/>
        </w:rPr>
        <w:t>ГИП - согласован главным инженером</w:t>
      </w:r>
      <w:r>
        <w:rPr>
          <w:rFonts w:cs="Arial"/>
        </w:rPr>
        <w:t>».</w:t>
      </w:r>
    </w:p>
    <w:p w:rsidR="005F07E6" w:rsidRDefault="005F07E6" w:rsidP="005F07E6">
      <w:pPr>
        <w:spacing w:after="240" w:line="276" w:lineRule="auto"/>
        <w:rPr>
          <w:rFonts w:cs="Arial"/>
        </w:rPr>
      </w:pPr>
      <w:r>
        <w:rPr>
          <w:rFonts w:cs="Arial"/>
        </w:rPr>
        <w:t>Используются транзакции</w:t>
      </w:r>
    </w:p>
    <w:p w:rsidR="005F07E6" w:rsidRDefault="005F07E6" w:rsidP="005F07E6">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«АРМ планировщика ТОиР»</w:t>
      </w:r>
      <w:r w:rsidRPr="009D29C7">
        <w:rPr>
          <w:rFonts w:cs="Arial"/>
        </w:rPr>
        <w:t>;</w:t>
      </w:r>
    </w:p>
    <w:p w:rsidR="005F07E6" w:rsidRDefault="005F07E6" w:rsidP="005F07E6">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rsidR="00693FE7" w:rsidRPr="00764293" w:rsidRDefault="00693FE7" w:rsidP="00693FE7">
      <w:pPr>
        <w:spacing w:after="240" w:line="276" w:lineRule="auto"/>
        <w:rPr>
          <w:rFonts w:cs="Arial"/>
        </w:rPr>
      </w:pPr>
      <w:r>
        <w:rPr>
          <w:rFonts w:cs="Arial"/>
        </w:rPr>
        <w:t>После установки статуса «</w:t>
      </w:r>
      <w:r w:rsidRPr="00FE0D1D">
        <w:rPr>
          <w:rFonts w:cs="Arial"/>
        </w:rPr>
        <w:t>ГИП - согласован главным инженером</w:t>
      </w:r>
      <w:r>
        <w:rPr>
          <w:rFonts w:cs="Arial"/>
        </w:rPr>
        <w:t>» заказы ТОРО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r w:rsidR="001710A8">
        <w:rPr>
          <w:rFonts w:cs="Arial"/>
        </w:rPr>
        <w:t>ERP.</w:t>
      </w:r>
      <w:r w:rsidR="000B519E">
        <w:rPr>
          <w:rFonts w:cs="Arial"/>
        </w:rPr>
        <w:t>4.6.1.2.</w:t>
      </w:r>
      <w:r w:rsidRPr="00BD05FA">
        <w:rPr>
          <w:rFonts w:cs="Arial"/>
        </w:rPr>
        <w:t>51.PM.КД Формирова</w:t>
      </w:r>
      <w:r>
        <w:rPr>
          <w:rFonts w:cs="Arial"/>
        </w:rPr>
        <w:t>ние и управление бюджетами ТОиР», выполняется согласование бюджет</w:t>
      </w:r>
      <w:r w:rsidR="00CB2F0F">
        <w:rPr>
          <w:rFonts w:cs="Arial"/>
        </w:rPr>
        <w:t xml:space="preserve">а затрат на воздействия на ПА на техническом комитете </w:t>
      </w:r>
      <w:r w:rsidR="00752C70">
        <w:rPr>
          <w:rFonts w:cs="Arial"/>
        </w:rPr>
        <w:t>УО</w:t>
      </w:r>
      <w:r w:rsidR="00CB2F0F">
        <w:rPr>
          <w:rFonts w:cs="Arial"/>
        </w:rPr>
        <w:t xml:space="preserve"> для заказов с материалами с длительным сроком поставки.</w:t>
      </w:r>
      <w:r>
        <w:rPr>
          <w:rFonts w:cs="Arial"/>
        </w:rPr>
        <w:t xml:space="preserve"> По результатам согласования могут потребоваться корректировки заказов, в этом случае повторяется цикл подготовки заказов, начиная с шага 160, вплоть до текущего шага. После утверждения бюджета</w:t>
      </w:r>
      <w:r w:rsidR="00CB2F0F">
        <w:rPr>
          <w:rFonts w:cs="Arial"/>
        </w:rPr>
        <w:t xml:space="preserve"> на ТК БЕ</w:t>
      </w:r>
      <w:r>
        <w:rPr>
          <w:rFonts w:cs="Arial"/>
        </w:rPr>
        <w:t>, лимиты в рамках процесса управления бюджетами автоматически передаются на СПП-элементы, с которыми связаны заказы ТОРО, и выполняется шаг 440.</w:t>
      </w:r>
    </w:p>
    <w:p w:rsidR="00110A00" w:rsidRPr="007008A3" w:rsidRDefault="001E6610">
      <w:pPr>
        <w:pStyle w:val="4"/>
      </w:pPr>
      <w:r>
        <w:t>Шаг процесса 43</w:t>
      </w:r>
      <w:r w:rsidR="00110A00" w:rsidRPr="007008A3">
        <w:t xml:space="preserve">0 – </w:t>
      </w:r>
      <w:r w:rsidR="00450A16">
        <w:t>Согласование</w:t>
      </w:r>
      <w:r w:rsidR="00450A16" w:rsidRPr="007008A3">
        <w:t xml:space="preserve"> </w:t>
      </w:r>
      <w:r w:rsidR="00110A00" w:rsidRPr="007008A3">
        <w:t xml:space="preserve">потребности </w:t>
      </w:r>
      <w:r w:rsidR="001F07B2">
        <w:t xml:space="preserve">в МТР </w:t>
      </w:r>
      <w:r w:rsidR="000076AE">
        <w:t>с длительным сроком поставки</w:t>
      </w:r>
    </w:p>
    <w:p w:rsidR="00B07442" w:rsidRDefault="00841796">
      <w:pPr>
        <w:spacing w:after="240" w:line="276" w:lineRule="auto"/>
        <w:rPr>
          <w:rFonts w:cs="Arial"/>
        </w:rPr>
      </w:pPr>
      <w:r w:rsidRPr="007008A3">
        <w:rPr>
          <w:rFonts w:cs="Arial"/>
        </w:rPr>
        <w:t xml:space="preserve">При получении утвержденного бюджета </w:t>
      </w:r>
      <w:r>
        <w:rPr>
          <w:rFonts w:cs="Arial"/>
        </w:rPr>
        <w:t xml:space="preserve">на </w:t>
      </w:r>
      <w:r w:rsidR="00CA2BFF">
        <w:rPr>
          <w:rFonts w:cs="Arial"/>
        </w:rPr>
        <w:t>планируемый год</w:t>
      </w:r>
      <w:r>
        <w:rPr>
          <w:rFonts w:cs="Arial"/>
        </w:rPr>
        <w:t xml:space="preserve"> </w:t>
      </w:r>
      <w:r w:rsidR="00262DAB">
        <w:rPr>
          <w:rFonts w:cs="Arial"/>
        </w:rPr>
        <w:t xml:space="preserve">на ТК БЕ </w:t>
      </w:r>
      <w:r w:rsidRPr="007008A3">
        <w:rPr>
          <w:rFonts w:cs="Arial"/>
        </w:rPr>
        <w:t xml:space="preserve">из </w:t>
      </w:r>
      <w:r w:rsidR="00262DAB">
        <w:rPr>
          <w:rFonts w:cs="Arial"/>
          <w:lang w:val="en-US"/>
        </w:rPr>
        <w:t>SAP</w:t>
      </w:r>
      <w:r w:rsidR="00262DAB" w:rsidRPr="004F103A">
        <w:rPr>
          <w:rFonts w:cs="Arial"/>
        </w:rPr>
        <w:t xml:space="preserve"> </w:t>
      </w:r>
      <w:r w:rsidRPr="007008A3">
        <w:rPr>
          <w:rFonts w:cs="Arial"/>
        </w:rPr>
        <w:t>MCB</w:t>
      </w:r>
      <w:r>
        <w:rPr>
          <w:rFonts w:cs="Arial"/>
        </w:rPr>
        <w:t xml:space="preserve"> </w:t>
      </w:r>
      <w:r w:rsidR="002706FD">
        <w:rPr>
          <w:rFonts w:cs="Arial"/>
        </w:rPr>
        <w:t>н</w:t>
      </w:r>
      <w:r w:rsidRPr="007008A3">
        <w:rPr>
          <w:rFonts w:cs="Arial"/>
        </w:rPr>
        <w:t>а</w:t>
      </w:r>
      <w:r>
        <w:rPr>
          <w:rFonts w:cs="Arial"/>
        </w:rPr>
        <w:t xml:space="preserve"> заказ</w:t>
      </w:r>
      <w:r w:rsidRPr="007008A3">
        <w:rPr>
          <w:rFonts w:cs="Arial"/>
        </w:rPr>
        <w:t xml:space="preserve">ах </w:t>
      </w:r>
      <w:r>
        <w:rPr>
          <w:rFonts w:cs="Arial"/>
        </w:rPr>
        <w:t>ТОРО автоматически устанавливается</w:t>
      </w:r>
      <w:r w:rsidRPr="007008A3">
        <w:rPr>
          <w:rFonts w:cs="Arial"/>
        </w:rPr>
        <w:t xml:space="preserve"> статус "</w:t>
      </w:r>
      <w:r w:rsidR="006D644A">
        <w:rPr>
          <w:rFonts w:cs="Arial"/>
        </w:rPr>
        <w:t>ТКБЕ</w:t>
      </w:r>
      <w:r w:rsidRPr="00463C87">
        <w:rPr>
          <w:rFonts w:cs="Arial"/>
        </w:rPr>
        <w:t xml:space="preserve"> </w:t>
      </w:r>
      <w:r w:rsidR="006D644A">
        <w:rPr>
          <w:rFonts w:cs="Arial"/>
        </w:rPr>
        <w:t>–</w:t>
      </w:r>
      <w:r w:rsidRPr="00463C87">
        <w:rPr>
          <w:rFonts w:cs="Arial"/>
        </w:rPr>
        <w:t xml:space="preserve"> </w:t>
      </w:r>
      <w:r w:rsidR="006D644A">
        <w:rPr>
          <w:rFonts w:cs="Arial"/>
        </w:rPr>
        <w:t>Бюджет на год утвержден ТК БЕ</w:t>
      </w:r>
      <w:r w:rsidRPr="007008A3">
        <w:rPr>
          <w:rFonts w:cs="Arial"/>
        </w:rPr>
        <w:t>"</w:t>
      </w:r>
      <w:r>
        <w:rPr>
          <w:rFonts w:cs="Arial"/>
        </w:rPr>
        <w:t>.</w:t>
      </w:r>
      <w:r w:rsidR="00CA2BFF">
        <w:rPr>
          <w:rFonts w:cs="Arial"/>
        </w:rPr>
        <w:t xml:space="preserve"> </w:t>
      </w:r>
      <w:r>
        <w:rPr>
          <w:rFonts w:cs="Arial"/>
        </w:rPr>
        <w:t>Для установки данного статуса использ</w:t>
      </w:r>
      <w:r w:rsidR="00C12987">
        <w:rPr>
          <w:rFonts w:cs="Arial"/>
        </w:rPr>
        <w:t>уе</w:t>
      </w:r>
      <w:r>
        <w:rPr>
          <w:rFonts w:cs="Arial"/>
        </w:rPr>
        <w:t>тся разработка</w:t>
      </w:r>
      <w:r w:rsidRPr="00B931B2">
        <w:rPr>
          <w:rFonts w:cs="Arial"/>
        </w:rPr>
        <w:t xml:space="preserve"> </w:t>
      </w:r>
      <w:r w:rsidR="00B931B2" w:rsidRPr="00B931B2">
        <w:rPr>
          <w:rFonts w:cs="Arial"/>
        </w:rPr>
        <w:t xml:space="preserve">(код MCB14 в реестре, </w:t>
      </w:r>
      <w:r>
        <w:rPr>
          <w:rFonts w:cs="Arial"/>
        </w:rPr>
        <w:t>см описание разработки в КД «</w:t>
      </w:r>
      <w:r w:rsidR="001710A8">
        <w:rPr>
          <w:rFonts w:cs="Arial"/>
        </w:rPr>
        <w:t>ERP.</w:t>
      </w:r>
      <w:r w:rsidR="000B519E">
        <w:rPr>
          <w:rFonts w:cs="Arial"/>
        </w:rPr>
        <w:t>4.6.1.2.</w:t>
      </w:r>
      <w:r>
        <w:rPr>
          <w:rFonts w:cs="Arial"/>
        </w:rPr>
        <w:t xml:space="preserve">51.PM.КД </w:t>
      </w:r>
      <w:r w:rsidRPr="009207CC">
        <w:rPr>
          <w:rFonts w:cs="Arial"/>
        </w:rPr>
        <w:t>Формирова</w:t>
      </w:r>
      <w:r>
        <w:rPr>
          <w:rFonts w:cs="Arial"/>
        </w:rPr>
        <w:t>ние и управление бюджетами ТОиР»).</w:t>
      </w:r>
      <w:r w:rsidR="00B931B2" w:rsidRPr="00B931B2">
        <w:rPr>
          <w:rFonts w:cs="Arial"/>
        </w:rPr>
        <w:t xml:space="preserve"> Задача разработки</w:t>
      </w:r>
      <w:r w:rsidR="00C12987">
        <w:rPr>
          <w:rFonts w:cs="Arial"/>
        </w:rPr>
        <w:t xml:space="preserve"> </w:t>
      </w:r>
      <w:r w:rsidR="009844D6">
        <w:rPr>
          <w:rFonts w:cs="Arial"/>
        </w:rPr>
        <w:t xml:space="preserve">в </w:t>
      </w:r>
      <w:r w:rsidR="00AE5058">
        <w:rPr>
          <w:rFonts w:cs="Arial"/>
        </w:rPr>
        <w:t xml:space="preserve">контексте описываемого шага </w:t>
      </w:r>
      <w:r w:rsidR="00B931B2" w:rsidRPr="00B931B2">
        <w:rPr>
          <w:rFonts w:cs="Arial"/>
        </w:rPr>
        <w:t>заключа</w:t>
      </w:r>
      <w:r w:rsidR="00C12987">
        <w:rPr>
          <w:rFonts w:cs="Arial"/>
        </w:rPr>
        <w:t>ет</w:t>
      </w:r>
      <w:r w:rsidR="00B931B2" w:rsidRPr="00B931B2">
        <w:rPr>
          <w:rFonts w:cs="Arial"/>
        </w:rPr>
        <w:t xml:space="preserve">ся в том, чтобы установить статус </w:t>
      </w:r>
      <w:r w:rsidR="006D644A" w:rsidRPr="007008A3">
        <w:rPr>
          <w:rFonts w:cs="Arial"/>
        </w:rPr>
        <w:t>"</w:t>
      </w:r>
      <w:r w:rsidR="006D644A">
        <w:rPr>
          <w:rFonts w:cs="Arial"/>
        </w:rPr>
        <w:t>ТКБЕ</w:t>
      </w:r>
      <w:r w:rsidR="006D644A" w:rsidRPr="00463C87">
        <w:rPr>
          <w:rFonts w:cs="Arial"/>
        </w:rPr>
        <w:t xml:space="preserve"> </w:t>
      </w:r>
      <w:r w:rsidR="006D644A">
        <w:rPr>
          <w:rFonts w:cs="Arial"/>
        </w:rPr>
        <w:t>–</w:t>
      </w:r>
      <w:r w:rsidR="006D644A" w:rsidRPr="00463C87">
        <w:rPr>
          <w:rFonts w:cs="Arial"/>
        </w:rPr>
        <w:t xml:space="preserve"> </w:t>
      </w:r>
      <w:r w:rsidR="006D644A">
        <w:rPr>
          <w:rFonts w:cs="Arial"/>
        </w:rPr>
        <w:t>Бюджет на год утвержден ТК БЕ</w:t>
      </w:r>
      <w:r w:rsidR="006D644A" w:rsidRPr="007008A3">
        <w:rPr>
          <w:rFonts w:cs="Arial"/>
        </w:rPr>
        <w:t>"</w:t>
      </w:r>
      <w:r w:rsidR="006D644A">
        <w:rPr>
          <w:rFonts w:cs="Arial"/>
        </w:rPr>
        <w:t xml:space="preserve"> </w:t>
      </w:r>
      <w:r w:rsidR="00B931B2" w:rsidRPr="00B931B2">
        <w:rPr>
          <w:rFonts w:cs="Arial"/>
        </w:rPr>
        <w:t xml:space="preserve">для </w:t>
      </w:r>
      <w:r w:rsidR="00CA2BFF" w:rsidRPr="00B931B2">
        <w:rPr>
          <w:rFonts w:cs="Arial"/>
        </w:rPr>
        <w:t xml:space="preserve">соответствующих </w:t>
      </w:r>
      <w:r w:rsidR="00B931B2" w:rsidRPr="00B931B2">
        <w:rPr>
          <w:rFonts w:cs="Arial"/>
        </w:rPr>
        <w:t>заказов ТОРО.</w:t>
      </w:r>
    </w:p>
    <w:p w:rsidR="00110A00" w:rsidRDefault="00660D95" w:rsidP="00D52ADF">
      <w:pPr>
        <w:spacing w:after="240" w:line="276" w:lineRule="auto"/>
        <w:rPr>
          <w:rFonts w:cs="Arial"/>
        </w:rPr>
      </w:pPr>
      <w:r>
        <w:rPr>
          <w:rFonts w:cs="Arial"/>
        </w:rPr>
        <w:t xml:space="preserve">После автоматической установки статуса </w:t>
      </w:r>
      <w:r w:rsidR="006D644A" w:rsidRPr="007008A3">
        <w:rPr>
          <w:rFonts w:cs="Arial"/>
        </w:rPr>
        <w:t>"</w:t>
      </w:r>
      <w:r w:rsidR="006D644A">
        <w:rPr>
          <w:rFonts w:cs="Arial"/>
        </w:rPr>
        <w:t>ТКБЕ</w:t>
      </w:r>
      <w:r w:rsidR="006D644A" w:rsidRPr="00463C87">
        <w:rPr>
          <w:rFonts w:cs="Arial"/>
        </w:rPr>
        <w:t xml:space="preserve"> </w:t>
      </w:r>
      <w:r w:rsidR="006D644A">
        <w:rPr>
          <w:rFonts w:cs="Arial"/>
        </w:rPr>
        <w:t>–</w:t>
      </w:r>
      <w:r w:rsidR="006D644A" w:rsidRPr="00463C87">
        <w:rPr>
          <w:rFonts w:cs="Arial"/>
        </w:rPr>
        <w:t xml:space="preserve"> </w:t>
      </w:r>
      <w:r w:rsidR="006D644A">
        <w:rPr>
          <w:rFonts w:cs="Arial"/>
        </w:rPr>
        <w:t>Бюджет на год утвержден ТК БЕ</w:t>
      </w:r>
      <w:r w:rsidR="006D644A" w:rsidRPr="007008A3">
        <w:rPr>
          <w:rFonts w:cs="Arial"/>
        </w:rPr>
        <w:t>"</w:t>
      </w:r>
      <w:r w:rsidR="006D644A">
        <w:rPr>
          <w:rFonts w:cs="Arial"/>
        </w:rPr>
        <w:t xml:space="preserve"> </w:t>
      </w:r>
      <w:r w:rsidR="00FE0D1D">
        <w:rPr>
          <w:rFonts w:cs="Arial"/>
        </w:rPr>
        <w:t>в</w:t>
      </w:r>
      <w:r w:rsidR="00110A00" w:rsidRPr="007008A3">
        <w:rPr>
          <w:rFonts w:cs="Arial"/>
        </w:rPr>
        <w:t xml:space="preserve"> системе автоматически </w:t>
      </w:r>
      <w:r w:rsidR="00C7113A">
        <w:rPr>
          <w:rFonts w:cs="Arial"/>
        </w:rPr>
        <w:t xml:space="preserve">(с помощью разработки </w:t>
      </w:r>
      <w:r w:rsidR="00C7113A">
        <w:rPr>
          <w:rFonts w:cs="Arial"/>
          <w:lang w:val="en-US"/>
        </w:rPr>
        <w:t>PM</w:t>
      </w:r>
      <w:r w:rsidR="00C7113A" w:rsidRPr="009721BA">
        <w:rPr>
          <w:rFonts w:cs="Arial"/>
        </w:rPr>
        <w:t>46</w:t>
      </w:r>
      <w:r w:rsidR="00C7113A">
        <w:rPr>
          <w:rFonts w:cs="Arial"/>
        </w:rPr>
        <w:t xml:space="preserve">) </w:t>
      </w:r>
      <w:r w:rsidR="00110A00" w:rsidRPr="007008A3">
        <w:rPr>
          <w:rFonts w:cs="Arial"/>
        </w:rPr>
        <w:t xml:space="preserve">формируется потребность </w:t>
      </w:r>
      <w:r w:rsidR="00764293">
        <w:rPr>
          <w:rFonts w:cs="Arial"/>
        </w:rPr>
        <w:t>в МТР и услуг</w:t>
      </w:r>
      <w:r w:rsidR="00C804D6">
        <w:rPr>
          <w:rFonts w:cs="Arial"/>
        </w:rPr>
        <w:t>ах</w:t>
      </w:r>
      <w:r w:rsidR="00764293">
        <w:rPr>
          <w:rFonts w:cs="Arial"/>
        </w:rPr>
        <w:t xml:space="preserve"> (документы </w:t>
      </w:r>
      <w:r w:rsidR="00110A00" w:rsidRPr="007008A3">
        <w:rPr>
          <w:rFonts w:cs="Arial"/>
        </w:rPr>
        <w:t>резервирования</w:t>
      </w:r>
      <w:r w:rsidR="00764293">
        <w:rPr>
          <w:rFonts w:cs="Arial"/>
        </w:rPr>
        <w:t xml:space="preserve">) </w:t>
      </w:r>
      <w:r w:rsidR="00110A00" w:rsidRPr="007008A3">
        <w:rPr>
          <w:rFonts w:cs="Arial"/>
        </w:rPr>
        <w:t>с учетом Lead Time.</w:t>
      </w:r>
      <w:r w:rsidR="00511EF9">
        <w:rPr>
          <w:rFonts w:cs="Arial"/>
        </w:rPr>
        <w:t xml:space="preserve"> </w:t>
      </w:r>
      <w:r w:rsidR="0020366D">
        <w:rPr>
          <w:rFonts w:cs="Arial"/>
        </w:rPr>
        <w:t xml:space="preserve">При этом </w:t>
      </w:r>
      <w:r w:rsidR="00FA267C">
        <w:rPr>
          <w:rFonts w:cs="Arial"/>
        </w:rPr>
        <w:t>должна выполня</w:t>
      </w:r>
      <w:r w:rsidR="001C231C">
        <w:rPr>
          <w:rFonts w:cs="Arial"/>
        </w:rPr>
        <w:t>т</w:t>
      </w:r>
      <w:r w:rsidR="00FA267C">
        <w:rPr>
          <w:rFonts w:cs="Arial"/>
        </w:rPr>
        <w:t>ь</w:t>
      </w:r>
      <w:r w:rsidR="001C231C">
        <w:rPr>
          <w:rFonts w:cs="Arial"/>
        </w:rPr>
        <w:t xml:space="preserve">ся проверка, что </w:t>
      </w:r>
      <w:r w:rsidR="00E209F5">
        <w:rPr>
          <w:rFonts w:cs="Arial"/>
        </w:rPr>
        <w:t>на заказах ТОРО установлен статус «</w:t>
      </w:r>
      <w:r>
        <w:rPr>
          <w:rFonts w:cs="Arial"/>
        </w:rPr>
        <w:t>ГИП</w:t>
      </w:r>
      <w:r w:rsidR="00E209F5">
        <w:rPr>
          <w:rFonts w:cs="Arial"/>
        </w:rPr>
        <w:t>». В случае, если данный статус не установлен</w:t>
      </w:r>
      <w:r w:rsidR="007141FB">
        <w:rPr>
          <w:rFonts w:cs="Arial"/>
        </w:rPr>
        <w:t xml:space="preserve">, то заказ ТОРО не вошел в </w:t>
      </w:r>
      <w:r>
        <w:rPr>
          <w:rFonts w:cs="Arial"/>
        </w:rPr>
        <w:t xml:space="preserve">план-график ремонта и </w:t>
      </w:r>
      <w:r w:rsidR="007141FB">
        <w:rPr>
          <w:rFonts w:cs="Arial"/>
        </w:rPr>
        <w:t>по нему не надо передавать потребность для закупки.</w:t>
      </w:r>
    </w:p>
    <w:p w:rsidR="00C276A2" w:rsidRPr="00EE0C24" w:rsidRDefault="00C276A2" w:rsidP="00D52ADF">
      <w:pPr>
        <w:spacing w:after="240" w:line="276" w:lineRule="auto"/>
        <w:rPr>
          <w:rFonts w:cs="Arial"/>
        </w:rPr>
      </w:pPr>
      <w:r>
        <w:rPr>
          <w:rFonts w:cs="Arial"/>
        </w:rPr>
        <w:t xml:space="preserve">Также согласование потребности в МТР может быть осуществлено вручную Главным специалистом ТОиР УК с помощью транзакции </w:t>
      </w:r>
      <w:r>
        <w:rPr>
          <w:rFonts w:cs="Arial"/>
          <w:lang w:val="en-US"/>
        </w:rPr>
        <w:t>ZPM</w:t>
      </w:r>
      <w:r w:rsidRPr="008767CC">
        <w:rPr>
          <w:rFonts w:cs="Arial"/>
        </w:rPr>
        <w:t>_</w:t>
      </w:r>
      <w:r>
        <w:rPr>
          <w:rFonts w:cs="Arial"/>
          <w:lang w:val="en-US"/>
        </w:rPr>
        <w:t>IWBK</w:t>
      </w:r>
      <w:r w:rsidRPr="008767CC">
        <w:rPr>
          <w:rFonts w:cs="Arial"/>
        </w:rPr>
        <w:t xml:space="preserve"> </w:t>
      </w:r>
      <w:r w:rsidRPr="009721BA">
        <w:rPr>
          <w:rFonts w:cs="Arial"/>
        </w:rPr>
        <w:t>(</w:t>
      </w:r>
      <w:r>
        <w:rPr>
          <w:rFonts w:cs="Arial"/>
        </w:rPr>
        <w:t>разработки PM</w:t>
      </w:r>
      <w:r w:rsidRPr="009721BA">
        <w:rPr>
          <w:rFonts w:cs="Arial"/>
        </w:rPr>
        <w:t>75</w:t>
      </w:r>
      <w:r>
        <w:rPr>
          <w:rFonts w:cs="Arial"/>
        </w:rPr>
        <w:t>)</w:t>
      </w:r>
      <w:r w:rsidRPr="008767CC">
        <w:rPr>
          <w:rFonts w:cs="Arial"/>
        </w:rPr>
        <w:t xml:space="preserve"> </w:t>
      </w:r>
      <w:r>
        <w:rPr>
          <w:rFonts w:cs="Arial"/>
        </w:rPr>
        <w:t>для конкретных потребностей заказов ТОРО</w:t>
      </w:r>
      <w:r w:rsidR="00372749">
        <w:rPr>
          <w:rFonts w:cs="Arial"/>
        </w:rPr>
        <w:t xml:space="preserve"> или сетевых графиков, не дожидаясь формирования и согласования годового бюджета.</w:t>
      </w:r>
      <w:r w:rsidR="00EE0C24" w:rsidRPr="00554843">
        <w:rPr>
          <w:rFonts w:cs="Arial"/>
        </w:rPr>
        <w:t xml:space="preserve"> </w:t>
      </w:r>
      <w:r w:rsidR="00EE0C24">
        <w:rPr>
          <w:rFonts w:cs="Arial"/>
        </w:rPr>
        <w:t>Ручное согласование потребности в МТР наиболее часто используется для МТР с длительным сроков поставки и потребности первого квартала.</w:t>
      </w:r>
    </w:p>
    <w:p w:rsidR="00110A00" w:rsidRPr="007008A3" w:rsidRDefault="00110A00" w:rsidP="00110A00">
      <w:pPr>
        <w:spacing w:after="240" w:line="276" w:lineRule="auto"/>
        <w:rPr>
          <w:rFonts w:cs="Arial"/>
        </w:rPr>
      </w:pPr>
      <w:r w:rsidRPr="007008A3">
        <w:rPr>
          <w:rFonts w:cs="Arial"/>
        </w:rPr>
        <w:t>Сформированные по результатам потребности передаются в закупку</w:t>
      </w:r>
      <w:r w:rsidR="00764293">
        <w:rPr>
          <w:rFonts w:cs="Arial"/>
        </w:rPr>
        <w:t xml:space="preserve"> (процессы ПП-10.03.04-ERP Оперативное планирование обеспечения, ПП-10.04.03.01</w:t>
      </w:r>
      <w:r w:rsidRPr="007008A3">
        <w:rPr>
          <w:rFonts w:cs="Arial"/>
        </w:rPr>
        <w:t xml:space="preserve"> </w:t>
      </w:r>
      <w:r w:rsidR="00BD05FA">
        <w:rPr>
          <w:rFonts w:cs="Arial"/>
        </w:rPr>
        <w:t xml:space="preserve">Выполнение закупки) </w:t>
      </w:r>
      <w:r w:rsidR="00764293">
        <w:rPr>
          <w:rFonts w:cs="Arial"/>
        </w:rPr>
        <w:t>и не доступны для корректировки до наступления корректировки оперативного (месячного, недельного) плана-графика воздействий на ПА.</w:t>
      </w:r>
    </w:p>
    <w:p w:rsidR="00110A00" w:rsidRDefault="00764293" w:rsidP="00110A00">
      <w:pPr>
        <w:spacing w:after="240" w:line="276" w:lineRule="auto"/>
        <w:rPr>
          <w:rFonts w:cs="Arial"/>
        </w:rPr>
      </w:pPr>
      <w:r>
        <w:rPr>
          <w:rFonts w:cs="Arial"/>
        </w:rPr>
        <w:t xml:space="preserve">Примечание. </w:t>
      </w:r>
      <w:r w:rsidR="00110A00" w:rsidRPr="007008A3">
        <w:rPr>
          <w:rFonts w:cs="Arial"/>
        </w:rPr>
        <w:t>В случае реализации специальных МТР в целях планирования также проводится автоматическая проверка отсутствия фиктивных/ обобщенных позиций при передаче в закупку.</w:t>
      </w:r>
    </w:p>
    <w:p w:rsidR="00764293" w:rsidRPr="00764293" w:rsidRDefault="00764293" w:rsidP="00BD05FA">
      <w:pPr>
        <w:spacing w:after="240" w:line="276" w:lineRule="auto"/>
        <w:rPr>
          <w:rFonts w:cs="Arial"/>
        </w:rPr>
      </w:pPr>
      <w:r>
        <w:rPr>
          <w:rFonts w:cs="Arial"/>
        </w:rPr>
        <w:t xml:space="preserve">После установки статуса </w:t>
      </w:r>
      <w:r w:rsidR="00BD05FA">
        <w:rPr>
          <w:rFonts w:cs="Arial"/>
        </w:rPr>
        <w:t>«</w:t>
      </w:r>
      <w:r w:rsidR="00E14F6F">
        <w:rPr>
          <w:rFonts w:cs="Arial"/>
        </w:rPr>
        <w:t>ГИП</w:t>
      </w:r>
      <w:r w:rsidR="00BD05FA" w:rsidRPr="00FE0D1D">
        <w:rPr>
          <w:rFonts w:cs="Arial"/>
        </w:rPr>
        <w:t xml:space="preserve"> - согласован главным инженером</w:t>
      </w:r>
      <w:r w:rsidR="00BD05FA">
        <w:rPr>
          <w:rFonts w:cs="Arial"/>
        </w:rPr>
        <w:t>»</w:t>
      </w:r>
      <w:r w:rsidR="00E14F6F">
        <w:rPr>
          <w:rFonts w:cs="Arial"/>
        </w:rPr>
        <w:t>, статуса «ТКБЕ – Бюджет на год утвержден ТК БЕ», статуса «ПТОГ - Согласование ПТО»</w:t>
      </w:r>
      <w:r w:rsidR="00D139D7">
        <w:rPr>
          <w:rFonts w:cs="Arial"/>
        </w:rPr>
        <w:t xml:space="preserve"> заказ</w:t>
      </w:r>
      <w:r w:rsidR="00BD05FA">
        <w:rPr>
          <w:rFonts w:cs="Arial"/>
        </w:rPr>
        <w:t xml:space="preserve">ы ТОРО передаются в систему планирования бюджета MCB, и затем в рамках процесса ПП-07.06.03-ERP Формирование годового бюджета воздействий на производственные активы, представленном в КД </w:t>
      </w:r>
      <w:r w:rsidR="00C804D6">
        <w:rPr>
          <w:rFonts w:cs="Arial"/>
        </w:rPr>
        <w:t>«</w:t>
      </w:r>
      <w:r w:rsidR="001710A8">
        <w:rPr>
          <w:rFonts w:cs="Arial"/>
        </w:rPr>
        <w:t>ERP.</w:t>
      </w:r>
      <w:r w:rsidR="000B519E">
        <w:rPr>
          <w:rFonts w:cs="Arial"/>
        </w:rPr>
        <w:t>4.6.1.2.</w:t>
      </w:r>
      <w:r w:rsidR="00BD05FA" w:rsidRPr="00BD05FA">
        <w:rPr>
          <w:rFonts w:cs="Arial"/>
        </w:rPr>
        <w:t>51.PM.КД Формирова</w:t>
      </w:r>
      <w:r w:rsidR="00C804D6">
        <w:rPr>
          <w:rFonts w:cs="Arial"/>
        </w:rPr>
        <w:t>ние и управление бюджетами ТОиР»</w:t>
      </w:r>
      <w:r w:rsidR="00BD05FA">
        <w:rPr>
          <w:rFonts w:cs="Arial"/>
        </w:rPr>
        <w:t>, выполняется согласование бюджета затрат на воздействия на ПА УК. По результатам согласования могут потребоваться корректировки</w:t>
      </w:r>
      <w:r w:rsidR="00D139D7">
        <w:rPr>
          <w:rFonts w:cs="Arial"/>
        </w:rPr>
        <w:t xml:space="preserve"> заказ</w:t>
      </w:r>
      <w:r w:rsidR="00BD05FA">
        <w:rPr>
          <w:rFonts w:cs="Arial"/>
        </w:rPr>
        <w:t>ов, в этом случае повторяется цикл подготовки</w:t>
      </w:r>
      <w:r w:rsidR="00D139D7">
        <w:rPr>
          <w:rFonts w:cs="Arial"/>
        </w:rPr>
        <w:t xml:space="preserve"> заказ</w:t>
      </w:r>
      <w:r w:rsidR="001E6610">
        <w:rPr>
          <w:rFonts w:cs="Arial"/>
        </w:rPr>
        <w:t>ов, начиная с шага 16</w:t>
      </w:r>
      <w:r w:rsidR="00BD05FA">
        <w:rPr>
          <w:rFonts w:cs="Arial"/>
        </w:rPr>
        <w:t>0, вплоть до текущего шага. После утверждения бюджета</w:t>
      </w:r>
      <w:r w:rsidR="00345974">
        <w:rPr>
          <w:rFonts w:cs="Arial"/>
        </w:rPr>
        <w:t>,</w:t>
      </w:r>
      <w:r w:rsidR="00BD05FA">
        <w:rPr>
          <w:rFonts w:cs="Arial"/>
        </w:rPr>
        <w:t xml:space="preserve"> лимиты </w:t>
      </w:r>
      <w:r w:rsidR="00C804D6">
        <w:rPr>
          <w:rFonts w:cs="Arial"/>
        </w:rPr>
        <w:t xml:space="preserve">в рамках процесса управления бюджетами автоматически </w:t>
      </w:r>
      <w:r w:rsidR="00BD05FA">
        <w:rPr>
          <w:rFonts w:cs="Arial"/>
        </w:rPr>
        <w:t>передаются на СПП-элементы</w:t>
      </w:r>
      <w:r w:rsidR="00C804D6">
        <w:rPr>
          <w:rFonts w:cs="Arial"/>
        </w:rPr>
        <w:t>, с которыми связаны заказы ТОРО</w:t>
      </w:r>
      <w:r w:rsidR="00BD05FA">
        <w:rPr>
          <w:rFonts w:cs="Arial"/>
        </w:rPr>
        <w:t xml:space="preserve">, и </w:t>
      </w:r>
      <w:r w:rsidR="001E6610">
        <w:rPr>
          <w:rFonts w:cs="Arial"/>
        </w:rPr>
        <w:t>выполняется шаг 44</w:t>
      </w:r>
      <w:r w:rsidR="00463C87">
        <w:rPr>
          <w:rFonts w:cs="Arial"/>
        </w:rPr>
        <w:t>0.</w:t>
      </w:r>
    </w:p>
    <w:p w:rsidR="00110A00" w:rsidRPr="007008A3" w:rsidRDefault="001E6610">
      <w:pPr>
        <w:pStyle w:val="4"/>
      </w:pPr>
      <w:r>
        <w:t>Шаг процесса 44</w:t>
      </w:r>
      <w:r w:rsidR="00110A00" w:rsidRPr="007008A3">
        <w:t>0 – Установка статуса УТВП</w:t>
      </w:r>
    </w:p>
    <w:p w:rsidR="00463C87" w:rsidRDefault="00110A00" w:rsidP="00110A00">
      <w:pPr>
        <w:spacing w:after="240" w:line="276" w:lineRule="auto"/>
        <w:rPr>
          <w:rFonts w:cs="Arial"/>
        </w:rPr>
      </w:pPr>
      <w:r w:rsidRPr="007008A3">
        <w:rPr>
          <w:rFonts w:cs="Arial"/>
        </w:rPr>
        <w:t>При получении утвержденного бюджета из MCB</w:t>
      </w:r>
      <w:r w:rsidR="00463C87">
        <w:rPr>
          <w:rFonts w:cs="Arial"/>
        </w:rPr>
        <w:t xml:space="preserve"> и установки лимитов бюджета на СПП-элементах,</w:t>
      </w:r>
      <w:r w:rsidRPr="007008A3">
        <w:rPr>
          <w:rFonts w:cs="Arial"/>
        </w:rPr>
        <w:t xml:space="preserve"> на</w:t>
      </w:r>
      <w:r w:rsidR="00D139D7">
        <w:rPr>
          <w:rFonts w:cs="Arial"/>
        </w:rPr>
        <w:t xml:space="preserve"> заказ</w:t>
      </w:r>
      <w:r w:rsidRPr="007008A3">
        <w:rPr>
          <w:rFonts w:cs="Arial"/>
        </w:rPr>
        <w:t xml:space="preserve">ах </w:t>
      </w:r>
      <w:r w:rsidR="00463C87">
        <w:rPr>
          <w:rFonts w:cs="Arial"/>
        </w:rPr>
        <w:t>ТОРО автоматически устанавливается</w:t>
      </w:r>
      <w:r w:rsidRPr="007008A3">
        <w:rPr>
          <w:rFonts w:cs="Arial"/>
        </w:rPr>
        <w:t xml:space="preserve"> статус "</w:t>
      </w:r>
      <w:r w:rsidR="00463C87" w:rsidRPr="00463C87">
        <w:rPr>
          <w:rFonts w:cs="Arial"/>
        </w:rPr>
        <w:t>УТВП - утверждена программа и бюджет</w:t>
      </w:r>
      <w:r w:rsidRPr="007008A3">
        <w:rPr>
          <w:rFonts w:cs="Arial"/>
        </w:rPr>
        <w:t>"</w:t>
      </w:r>
      <w:r w:rsidR="00463C87">
        <w:rPr>
          <w:rFonts w:cs="Arial"/>
        </w:rPr>
        <w:t>.</w:t>
      </w:r>
    </w:p>
    <w:p w:rsidR="003155C2" w:rsidRDefault="00463C87" w:rsidP="003155C2">
      <w:pPr>
        <w:spacing w:after="240" w:line="276" w:lineRule="auto"/>
        <w:rPr>
          <w:rFonts w:cs="Arial"/>
        </w:rPr>
      </w:pPr>
      <w:r>
        <w:rPr>
          <w:rFonts w:cs="Arial"/>
        </w:rPr>
        <w:t xml:space="preserve">Для установки данного статуса </w:t>
      </w:r>
      <w:r w:rsidR="009844D6">
        <w:rPr>
          <w:rFonts w:cs="Arial"/>
        </w:rPr>
        <w:t>используется разработка</w:t>
      </w:r>
      <w:r>
        <w:rPr>
          <w:rFonts w:cs="Arial"/>
        </w:rPr>
        <w:t xml:space="preserve">, номер в реестре </w:t>
      </w:r>
      <w:r w:rsidR="00043DDE">
        <w:rPr>
          <w:rFonts w:cs="Arial"/>
        </w:rPr>
        <w:t>MCB1</w:t>
      </w:r>
      <w:r w:rsidR="009844D6">
        <w:rPr>
          <w:rFonts w:cs="Arial"/>
        </w:rPr>
        <w:t>4</w:t>
      </w:r>
      <w:r w:rsidR="00F90C73">
        <w:rPr>
          <w:rFonts w:cs="Arial"/>
        </w:rPr>
        <w:t xml:space="preserve"> (см </w:t>
      </w:r>
      <w:r w:rsidR="001D34DB">
        <w:rPr>
          <w:rFonts w:cs="Arial"/>
        </w:rPr>
        <w:t>описание</w:t>
      </w:r>
      <w:r w:rsidR="009207CC">
        <w:rPr>
          <w:rFonts w:cs="Arial"/>
        </w:rPr>
        <w:t xml:space="preserve"> разработки в КД «</w:t>
      </w:r>
      <w:r w:rsidR="001710A8">
        <w:rPr>
          <w:rFonts w:cs="Arial"/>
        </w:rPr>
        <w:t>ERP.</w:t>
      </w:r>
      <w:r w:rsidR="000B519E">
        <w:rPr>
          <w:rFonts w:cs="Arial"/>
        </w:rPr>
        <w:t>4.6.1.2.</w:t>
      </w:r>
      <w:r w:rsidR="009207CC">
        <w:rPr>
          <w:rFonts w:cs="Arial"/>
        </w:rPr>
        <w:t xml:space="preserve">51.PM.КД </w:t>
      </w:r>
      <w:r w:rsidR="009207CC" w:rsidRPr="009207CC">
        <w:rPr>
          <w:rFonts w:cs="Arial"/>
        </w:rPr>
        <w:t>Формирова</w:t>
      </w:r>
      <w:r w:rsidR="009207CC">
        <w:rPr>
          <w:rFonts w:cs="Arial"/>
        </w:rPr>
        <w:t>ние и управление бюджетами ТОиР»</w:t>
      </w:r>
      <w:r w:rsidR="001D34DB">
        <w:rPr>
          <w:rFonts w:cs="Arial"/>
        </w:rPr>
        <w:t>)</w:t>
      </w:r>
      <w:r w:rsidR="00B825C7">
        <w:rPr>
          <w:rFonts w:cs="Arial"/>
        </w:rPr>
        <w:t>.</w:t>
      </w:r>
      <w:r w:rsidR="003155C2">
        <w:rPr>
          <w:rFonts w:cs="Arial"/>
        </w:rPr>
        <w:t xml:space="preserve"> </w:t>
      </w:r>
      <w:r w:rsidR="003155C2" w:rsidRPr="00B931B2">
        <w:rPr>
          <w:rFonts w:cs="Arial"/>
        </w:rPr>
        <w:t>Задача разработки</w:t>
      </w:r>
      <w:r w:rsidR="003155C2">
        <w:rPr>
          <w:rFonts w:cs="Arial"/>
        </w:rPr>
        <w:t xml:space="preserve"> в контексте описываемого шага </w:t>
      </w:r>
      <w:r w:rsidR="003155C2" w:rsidRPr="00B931B2">
        <w:rPr>
          <w:rFonts w:cs="Arial"/>
        </w:rPr>
        <w:t>заключа</w:t>
      </w:r>
      <w:r w:rsidR="003155C2">
        <w:rPr>
          <w:rFonts w:cs="Arial"/>
        </w:rPr>
        <w:t>ет</w:t>
      </w:r>
      <w:r w:rsidR="003155C2" w:rsidRPr="00B931B2">
        <w:rPr>
          <w:rFonts w:cs="Arial"/>
        </w:rPr>
        <w:t xml:space="preserve">ся в том, чтобы установить статус </w:t>
      </w:r>
      <w:r w:rsidR="003155C2" w:rsidRPr="007008A3">
        <w:rPr>
          <w:rFonts w:cs="Arial"/>
        </w:rPr>
        <w:t>"</w:t>
      </w:r>
      <w:r w:rsidR="003155C2">
        <w:rPr>
          <w:rFonts w:cs="Arial"/>
        </w:rPr>
        <w:t>УТВП</w:t>
      </w:r>
      <w:r w:rsidR="003155C2" w:rsidRPr="00463C87">
        <w:rPr>
          <w:rFonts w:cs="Arial"/>
        </w:rPr>
        <w:t xml:space="preserve">  - утверждена программа и бюджет</w:t>
      </w:r>
      <w:r w:rsidR="003155C2" w:rsidRPr="007008A3">
        <w:rPr>
          <w:rFonts w:cs="Arial"/>
        </w:rPr>
        <w:t xml:space="preserve"> "</w:t>
      </w:r>
      <w:r w:rsidR="003155C2">
        <w:rPr>
          <w:rFonts w:cs="Arial"/>
        </w:rPr>
        <w:t xml:space="preserve"> </w:t>
      </w:r>
      <w:r w:rsidR="003155C2" w:rsidRPr="00B931B2">
        <w:rPr>
          <w:rFonts w:cs="Arial"/>
        </w:rPr>
        <w:t>для соответствующих заказов ТОРО.</w:t>
      </w:r>
    </w:p>
    <w:p w:rsidR="00110A00" w:rsidRDefault="00463C87" w:rsidP="00110A00">
      <w:pPr>
        <w:spacing w:after="240" w:line="276" w:lineRule="auto"/>
        <w:rPr>
          <w:rFonts w:cs="Arial"/>
        </w:rPr>
      </w:pPr>
      <w:r>
        <w:rPr>
          <w:rFonts w:cs="Arial"/>
        </w:rPr>
        <w:t>В связи с тем, что указания по корректировке</w:t>
      </w:r>
      <w:r w:rsidR="00D139D7">
        <w:rPr>
          <w:rFonts w:cs="Arial"/>
        </w:rPr>
        <w:t xml:space="preserve"> заказ</w:t>
      </w:r>
      <w:r>
        <w:rPr>
          <w:rFonts w:cs="Arial"/>
        </w:rPr>
        <w:t xml:space="preserve">ов ТОРО могут не появиться, следующей задачей </w:t>
      </w:r>
      <w:r w:rsidR="00583B3B">
        <w:rPr>
          <w:rFonts w:cs="Arial"/>
        </w:rPr>
        <w:t>Планировщиков</w:t>
      </w:r>
      <w:r w:rsidR="00F90C73">
        <w:rPr>
          <w:rFonts w:cs="Arial"/>
        </w:rPr>
        <w:t xml:space="preserve"> </w:t>
      </w:r>
      <w:r w:rsidR="002535C0">
        <w:rPr>
          <w:rFonts w:cs="Arial"/>
        </w:rPr>
        <w:t>ТОиР УО</w:t>
      </w:r>
      <w:r w:rsidR="00583B3B">
        <w:rPr>
          <w:rFonts w:cs="Arial"/>
        </w:rPr>
        <w:t xml:space="preserve"> </w:t>
      </w:r>
      <w:r>
        <w:rPr>
          <w:rFonts w:cs="Arial"/>
        </w:rPr>
        <w:t>является изменение набора</w:t>
      </w:r>
      <w:r w:rsidR="00D139D7">
        <w:rPr>
          <w:rFonts w:cs="Arial"/>
        </w:rPr>
        <w:t xml:space="preserve"> заказ</w:t>
      </w:r>
      <w:r>
        <w:rPr>
          <w:rFonts w:cs="Arial"/>
        </w:rPr>
        <w:t>ов с целью не превышения выделенного бюдж</w:t>
      </w:r>
      <w:r w:rsidR="0027065B">
        <w:rPr>
          <w:rFonts w:cs="Arial"/>
        </w:rPr>
        <w:t>ета, выполняется шаг 45</w:t>
      </w:r>
      <w:r>
        <w:rPr>
          <w:rFonts w:cs="Arial"/>
        </w:rPr>
        <w:t>0.</w:t>
      </w:r>
    </w:p>
    <w:p w:rsidR="00761283" w:rsidRPr="007008A3" w:rsidRDefault="00761283" w:rsidP="00761283">
      <w:pPr>
        <w:pStyle w:val="4"/>
      </w:pPr>
      <w:r>
        <w:t>Шаг процесса 445</w:t>
      </w:r>
      <w:r w:rsidRPr="007008A3">
        <w:t xml:space="preserve"> – </w:t>
      </w:r>
      <w:r>
        <w:t>Деблокирование сетевых графиков</w:t>
      </w:r>
    </w:p>
    <w:p w:rsidR="00761283" w:rsidRPr="00372749" w:rsidRDefault="00761283" w:rsidP="00761283">
      <w:pPr>
        <w:spacing w:after="240" w:line="276" w:lineRule="auto"/>
        <w:rPr>
          <w:rFonts w:cs="Arial"/>
        </w:rPr>
      </w:pPr>
      <w:r>
        <w:rPr>
          <w:rFonts w:cs="Arial"/>
        </w:rPr>
        <w:t>После</w:t>
      </w:r>
      <w:r w:rsidRPr="007008A3">
        <w:rPr>
          <w:rFonts w:cs="Arial"/>
        </w:rPr>
        <w:t xml:space="preserve"> получении утвержденного бюджета из MCB</w:t>
      </w:r>
      <w:r>
        <w:rPr>
          <w:rFonts w:cs="Arial"/>
        </w:rPr>
        <w:t xml:space="preserve"> и установки лимитов бюджета на СПП-элементах выполняется </w:t>
      </w:r>
      <w:r w:rsidR="00220FDB">
        <w:rPr>
          <w:rFonts w:cs="Arial"/>
        </w:rPr>
        <w:t xml:space="preserve">автоматическое </w:t>
      </w:r>
      <w:r>
        <w:rPr>
          <w:rFonts w:cs="Arial"/>
        </w:rPr>
        <w:t>деблокирование сетевых графиков</w:t>
      </w:r>
      <w:r w:rsidR="00220FDB">
        <w:rPr>
          <w:rFonts w:cs="Arial"/>
        </w:rPr>
        <w:t xml:space="preserve"> с помощью разработки MCB14 (см описание разработки в КД «ERP.</w:t>
      </w:r>
      <w:r w:rsidR="000B519E">
        <w:rPr>
          <w:rFonts w:cs="Arial"/>
        </w:rPr>
        <w:t>4.6.1.2.</w:t>
      </w:r>
      <w:r w:rsidR="00220FDB">
        <w:rPr>
          <w:rFonts w:cs="Arial"/>
        </w:rPr>
        <w:t xml:space="preserve">51.PM.КД </w:t>
      </w:r>
      <w:r w:rsidR="00220FDB" w:rsidRPr="009207CC">
        <w:rPr>
          <w:rFonts w:cs="Arial"/>
        </w:rPr>
        <w:t>Формирова</w:t>
      </w:r>
      <w:r w:rsidR="00220FDB">
        <w:rPr>
          <w:rFonts w:cs="Arial"/>
        </w:rPr>
        <w:t>ние и управление бюджетами ТОиР»)</w:t>
      </w:r>
      <w:r>
        <w:rPr>
          <w:rFonts w:cs="Arial"/>
        </w:rPr>
        <w:t>.</w:t>
      </w:r>
      <w:r w:rsidR="00372749" w:rsidRPr="008767CC">
        <w:rPr>
          <w:rFonts w:cs="Arial"/>
        </w:rPr>
        <w:t xml:space="preserve"> </w:t>
      </w:r>
      <w:r w:rsidR="00220FDB">
        <w:rPr>
          <w:rFonts w:cs="Arial"/>
        </w:rPr>
        <w:t>В случае появления ошибок в процессе обработки сетевых графиков формируется журнал для возможности его последующего анализа.</w:t>
      </w:r>
    </w:p>
    <w:p w:rsidR="00372749" w:rsidRPr="00E96621" w:rsidRDefault="00372749">
      <w:pPr>
        <w:spacing w:after="240" w:line="276" w:lineRule="auto"/>
        <w:rPr>
          <w:rFonts w:cs="Arial"/>
        </w:rPr>
      </w:pPr>
      <w:r>
        <w:rPr>
          <w:rFonts w:cs="Arial"/>
        </w:rPr>
        <w:t xml:space="preserve">В момент деблокирования для сетевых графиков с профилем </w:t>
      </w:r>
      <w:r>
        <w:rPr>
          <w:rFonts w:cs="Arial"/>
          <w:lang w:val="en-US"/>
        </w:rPr>
        <w:t>P</w:t>
      </w:r>
      <w:r w:rsidRPr="008767CC">
        <w:rPr>
          <w:rFonts w:cs="Arial"/>
        </w:rPr>
        <w:t xml:space="preserve">00330 </w:t>
      </w:r>
      <w:r>
        <w:rPr>
          <w:rFonts w:cs="Arial"/>
        </w:rPr>
        <w:t xml:space="preserve">вида </w:t>
      </w:r>
      <w:r>
        <w:rPr>
          <w:rFonts w:cs="Arial"/>
          <w:lang w:val="en-US"/>
        </w:rPr>
        <w:t>P</w:t>
      </w:r>
      <w:r w:rsidRPr="008767CC">
        <w:rPr>
          <w:rFonts w:cs="Arial"/>
        </w:rPr>
        <w:t xml:space="preserve">330 </w:t>
      </w:r>
      <w:r>
        <w:rPr>
          <w:rFonts w:cs="Arial"/>
        </w:rPr>
        <w:t xml:space="preserve">осуществляется проверка по заполнению ответственного МВЗ на заголовке сетевого графика, автоматически формируется правило расчета на МВЗ (разработка </w:t>
      </w:r>
      <w:r>
        <w:rPr>
          <w:rFonts w:cs="Arial"/>
          <w:lang w:val="en-US"/>
        </w:rPr>
        <w:t>PS</w:t>
      </w:r>
      <w:r w:rsidRPr="008767CC">
        <w:rPr>
          <w:rFonts w:cs="Arial"/>
        </w:rPr>
        <w:t>212</w:t>
      </w:r>
      <w:r>
        <w:rPr>
          <w:rFonts w:cs="Arial"/>
        </w:rPr>
        <w:t>)</w:t>
      </w:r>
      <w:r w:rsidR="00EC51E0">
        <w:rPr>
          <w:rFonts w:cs="Arial"/>
        </w:rPr>
        <w:t xml:space="preserve"> для операций сетевого графика</w:t>
      </w:r>
      <w:r w:rsidRPr="008767CC">
        <w:rPr>
          <w:rFonts w:cs="Arial"/>
        </w:rPr>
        <w:t>.</w:t>
      </w:r>
    </w:p>
    <w:p w:rsidR="00372749" w:rsidRDefault="00EC51E0">
      <w:pPr>
        <w:spacing w:after="240" w:line="276" w:lineRule="auto"/>
        <w:rPr>
          <w:rFonts w:cs="Arial"/>
        </w:rPr>
      </w:pPr>
      <w:r>
        <w:rPr>
          <w:rFonts w:cs="Arial"/>
        </w:rPr>
        <w:t xml:space="preserve">Для СПП-элементов </w:t>
      </w:r>
      <w:r>
        <w:rPr>
          <w:rFonts w:cs="Arial"/>
          <w:lang w:val="en-US"/>
        </w:rPr>
        <w:t>CAPEX</w:t>
      </w:r>
      <w:r w:rsidRPr="008767CC">
        <w:rPr>
          <w:rFonts w:cs="Arial"/>
        </w:rPr>
        <w:t xml:space="preserve"> </w:t>
      </w:r>
      <w:r>
        <w:rPr>
          <w:rFonts w:cs="Arial"/>
        </w:rPr>
        <w:t>в момент деблокирования формируется карточка НКС. Операции сетевого графика</w:t>
      </w:r>
      <w:r w:rsidR="00372749">
        <w:rPr>
          <w:rFonts w:cs="Arial"/>
        </w:rPr>
        <w:t xml:space="preserve"> с профилем </w:t>
      </w:r>
      <w:r w:rsidR="00372749">
        <w:rPr>
          <w:rFonts w:cs="Arial"/>
          <w:lang w:val="en-US"/>
        </w:rPr>
        <w:t>P</w:t>
      </w:r>
      <w:r w:rsidR="00372749" w:rsidRPr="008767CC">
        <w:rPr>
          <w:rFonts w:cs="Arial"/>
        </w:rPr>
        <w:t xml:space="preserve">00340 </w:t>
      </w:r>
      <w:r w:rsidR="00372749">
        <w:rPr>
          <w:rFonts w:cs="Arial"/>
        </w:rPr>
        <w:t xml:space="preserve">вида </w:t>
      </w:r>
      <w:r w:rsidR="00372749">
        <w:rPr>
          <w:rFonts w:cs="Arial"/>
          <w:lang w:val="en-US"/>
        </w:rPr>
        <w:t>P</w:t>
      </w:r>
      <w:r w:rsidR="00372749" w:rsidRPr="008767CC">
        <w:rPr>
          <w:rFonts w:cs="Arial"/>
        </w:rPr>
        <w:t xml:space="preserve">340 </w:t>
      </w:r>
      <w:r>
        <w:rPr>
          <w:rFonts w:cs="Arial"/>
        </w:rPr>
        <w:t>содержит правило расчета на вышестоящий СПП-элемент, которое формируется при создании сетевого графика.</w:t>
      </w:r>
    </w:p>
    <w:p w:rsidR="00EC51E0" w:rsidRPr="008767CC" w:rsidRDefault="00EC51E0">
      <w:pPr>
        <w:spacing w:after="240" w:line="276" w:lineRule="auto"/>
        <w:rPr>
          <w:rFonts w:cs="Arial"/>
          <w:szCs w:val="24"/>
        </w:rPr>
      </w:pPr>
      <w:r>
        <w:rPr>
          <w:rFonts w:cs="Arial"/>
        </w:rPr>
        <w:t xml:space="preserve">При сохранении деблокированного сетевого графика осуществляется проверка на присвоение документов компоненту материала вида </w:t>
      </w:r>
      <w:r w:rsidRPr="007A3446">
        <w:rPr>
          <w:rFonts w:cs="Arial"/>
          <w:szCs w:val="24"/>
        </w:rPr>
        <w:t>ZSRV</w:t>
      </w:r>
      <w:r w:rsidRPr="008767CC">
        <w:rPr>
          <w:rFonts w:cs="Arial"/>
          <w:szCs w:val="24"/>
        </w:rPr>
        <w:t xml:space="preserve"> (</w:t>
      </w:r>
      <w:r>
        <w:rPr>
          <w:rFonts w:cs="Arial"/>
          <w:szCs w:val="24"/>
        </w:rPr>
        <w:t xml:space="preserve">разработка </w:t>
      </w:r>
      <w:r>
        <w:rPr>
          <w:rFonts w:cs="Arial"/>
          <w:szCs w:val="24"/>
          <w:lang w:val="en-US"/>
        </w:rPr>
        <w:t>PS</w:t>
      </w:r>
      <w:r w:rsidR="002C0E29" w:rsidRPr="008767CC">
        <w:rPr>
          <w:rFonts w:cs="Arial"/>
          <w:szCs w:val="24"/>
        </w:rPr>
        <w:t>10</w:t>
      </w:r>
      <w:r w:rsidRPr="008767CC">
        <w:rPr>
          <w:rFonts w:cs="Arial"/>
          <w:szCs w:val="24"/>
        </w:rPr>
        <w:t>).</w:t>
      </w:r>
    </w:p>
    <w:p w:rsidR="005538C9" w:rsidRPr="007008A3" w:rsidRDefault="00EC51E0" w:rsidP="005538C9">
      <w:pPr>
        <w:spacing w:after="240" w:line="276" w:lineRule="auto"/>
        <w:rPr>
          <w:rFonts w:cs="Arial"/>
        </w:rPr>
      </w:pPr>
      <w:r>
        <w:rPr>
          <w:rFonts w:cs="Arial"/>
          <w:szCs w:val="24"/>
        </w:rPr>
        <w:t xml:space="preserve">После сохранения деблокированного сетевого графика </w:t>
      </w:r>
      <w:r w:rsidR="005538C9">
        <w:rPr>
          <w:rFonts w:cs="Arial"/>
          <w:szCs w:val="24"/>
        </w:rPr>
        <w:t xml:space="preserve">потребность в МТР и услугах передается в </w:t>
      </w:r>
      <w:r w:rsidR="005538C9" w:rsidRPr="007008A3">
        <w:rPr>
          <w:rFonts w:cs="Arial"/>
        </w:rPr>
        <w:t>закупку</w:t>
      </w:r>
      <w:r w:rsidR="005538C9">
        <w:rPr>
          <w:rFonts w:cs="Arial"/>
        </w:rPr>
        <w:t xml:space="preserve"> (процессы ПП-10.03.04-ERP «Оперативное планирование обеспечения», ПП-10.04.03.01</w:t>
      </w:r>
      <w:r w:rsidR="005538C9" w:rsidRPr="007008A3">
        <w:rPr>
          <w:rFonts w:cs="Arial"/>
        </w:rPr>
        <w:t xml:space="preserve"> </w:t>
      </w:r>
      <w:r w:rsidR="005538C9">
        <w:rPr>
          <w:rFonts w:cs="Arial"/>
        </w:rPr>
        <w:t>«Выполнение закупки»), если не была передана ранее на шаге 430.</w:t>
      </w:r>
    </w:p>
    <w:p w:rsidR="00110A00" w:rsidRPr="007008A3" w:rsidRDefault="0027065B">
      <w:pPr>
        <w:pStyle w:val="4"/>
      </w:pPr>
      <w:bookmarkStart w:id="450" w:name="_Hlk523920137"/>
      <w:r>
        <w:t>Шаг процесса 45</w:t>
      </w:r>
      <w:r w:rsidR="00110A00" w:rsidRPr="007008A3">
        <w:t>0 – Анализ утвержденного плана графика на соответствие бюджету</w:t>
      </w:r>
    </w:p>
    <w:p w:rsidR="00983788" w:rsidRPr="007008A3" w:rsidRDefault="00463C87" w:rsidP="00110A00">
      <w:pPr>
        <w:spacing w:after="240" w:line="276" w:lineRule="auto"/>
        <w:rPr>
          <w:rFonts w:cs="Arial"/>
        </w:rPr>
      </w:pPr>
      <w:bookmarkStart w:id="451" w:name="_Hlk523920221"/>
      <w:r>
        <w:rPr>
          <w:rFonts w:cs="Arial"/>
        </w:rPr>
        <w:t xml:space="preserve">Старший планировщик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анализирует</w:t>
      </w:r>
      <w:r>
        <w:rPr>
          <w:rFonts w:cs="Arial"/>
        </w:rPr>
        <w:t xml:space="preserve"> согласованный</w:t>
      </w:r>
      <w:r w:rsidR="00110A00" w:rsidRPr="007008A3">
        <w:rPr>
          <w:rFonts w:cs="Arial"/>
        </w:rPr>
        <w:t xml:space="preserve"> план-график на соответствие </w:t>
      </w:r>
      <w:r>
        <w:rPr>
          <w:rFonts w:cs="Arial"/>
        </w:rPr>
        <w:t xml:space="preserve">выделенному </w:t>
      </w:r>
      <w:r w:rsidR="00110A00" w:rsidRPr="007008A3">
        <w:rPr>
          <w:rFonts w:cs="Arial"/>
        </w:rPr>
        <w:t>бюджету</w:t>
      </w:r>
      <w:r>
        <w:rPr>
          <w:rFonts w:cs="Arial"/>
        </w:rPr>
        <w:t>,</w:t>
      </w:r>
      <w:r w:rsidR="00110A00" w:rsidRPr="007008A3">
        <w:rPr>
          <w:rFonts w:cs="Arial"/>
        </w:rPr>
        <w:t xml:space="preserve"> и определяет необходимость корректировки в соответствие с выделенным лимитом бюджета.</w:t>
      </w:r>
      <w:r w:rsidR="00983788">
        <w:rPr>
          <w:rFonts w:cs="Arial"/>
        </w:rPr>
        <w:t xml:space="preserve"> Использует </w:t>
      </w:r>
      <w:r w:rsidR="00983788" w:rsidRPr="00621CB6">
        <w:rPr>
          <w:rFonts w:cs="Arial"/>
        </w:rPr>
        <w:t>транзакции S_ALR_87013558 «Бюджет план/факт» либо S_ALR_87013559 «Бюджет / распред. / план / распред.»</w:t>
      </w:r>
      <w:r w:rsidR="00983788">
        <w:rPr>
          <w:rFonts w:cs="Arial"/>
        </w:rPr>
        <w:t xml:space="preserve">, а также </w:t>
      </w:r>
      <w:r w:rsidR="00E20BAE">
        <w:rPr>
          <w:rFonts w:cs="Arial"/>
        </w:rPr>
        <w:t xml:space="preserve">транзакции </w:t>
      </w:r>
      <w:r w:rsidR="00E20BAE" w:rsidRPr="00E20BAE">
        <w:rPr>
          <w:rFonts w:cs="Arial"/>
        </w:rPr>
        <w:t>ZPM_REQ_BUDGET</w:t>
      </w:r>
      <w:r w:rsidR="00E20BAE">
        <w:rPr>
          <w:rFonts w:cs="Arial"/>
        </w:rPr>
        <w:t xml:space="preserve"> -</w:t>
      </w:r>
      <w:r w:rsidR="00983788">
        <w:rPr>
          <w:rFonts w:cs="Arial"/>
        </w:rPr>
        <w:t xml:space="preserve"> отчет PM65 (описание см. в разделе 5.10.5 КД «</w:t>
      </w:r>
      <w:r w:rsidR="001710A8">
        <w:rPr>
          <w:rFonts w:cs="Arial"/>
        </w:rPr>
        <w:t>ERP.</w:t>
      </w:r>
      <w:r w:rsidR="000B519E">
        <w:rPr>
          <w:rFonts w:cs="Arial"/>
        </w:rPr>
        <w:t>4.6.1.2.</w:t>
      </w:r>
      <w:r w:rsidR="00983788">
        <w:rPr>
          <w:rFonts w:cs="Arial"/>
        </w:rPr>
        <w:t>54 Оперативное планирование мероприятий ТОиР») и PM73 (см. КД «</w:t>
      </w:r>
      <w:r w:rsidR="001710A8">
        <w:rPr>
          <w:rFonts w:cs="Arial"/>
        </w:rPr>
        <w:t>ERP.</w:t>
      </w:r>
      <w:r w:rsidR="000B519E">
        <w:rPr>
          <w:rFonts w:cs="Arial"/>
        </w:rPr>
        <w:t>4.6.1.2.</w:t>
      </w:r>
      <w:r w:rsidR="00983788">
        <w:rPr>
          <w:rFonts w:cs="Arial"/>
        </w:rPr>
        <w:t xml:space="preserve">15 Отчетность по направлению ТОиР», отчет </w:t>
      </w:r>
      <w:r w:rsidR="00983788" w:rsidRPr="00B56C63">
        <w:rPr>
          <w:rFonts w:cs="Arial"/>
        </w:rPr>
        <w:t xml:space="preserve">M-R06 </w:t>
      </w:r>
      <w:r w:rsidR="00983788">
        <w:rPr>
          <w:rFonts w:cs="Arial"/>
        </w:rPr>
        <w:t>Сводный план-факт ППА).</w:t>
      </w:r>
    </w:p>
    <w:p w:rsidR="0065163D" w:rsidRDefault="00110A00" w:rsidP="00110A00">
      <w:pPr>
        <w:spacing w:after="240" w:line="276" w:lineRule="auto"/>
        <w:rPr>
          <w:rFonts w:cs="Arial"/>
        </w:rPr>
      </w:pPr>
      <w:r w:rsidRPr="007008A3">
        <w:rPr>
          <w:rFonts w:cs="Arial"/>
        </w:rPr>
        <w:t>При несоответствии инициирует корректировки сроков/ объемов</w:t>
      </w:r>
      <w:r w:rsidR="0027065B">
        <w:rPr>
          <w:rFonts w:cs="Arial"/>
        </w:rPr>
        <w:t>, начиная с шага 16</w:t>
      </w:r>
      <w:r w:rsidR="00463C87">
        <w:rPr>
          <w:rFonts w:cs="Arial"/>
        </w:rPr>
        <w:t>0, в этом случае цикл согласования</w:t>
      </w:r>
      <w:r w:rsidR="00D139D7">
        <w:rPr>
          <w:rFonts w:cs="Arial"/>
        </w:rPr>
        <w:t xml:space="preserve"> заказ</w:t>
      </w:r>
      <w:r w:rsidR="00463C87">
        <w:rPr>
          <w:rFonts w:cs="Arial"/>
        </w:rPr>
        <w:t>ов и согласования и утверждения бюджета могут повториться</w:t>
      </w:r>
      <w:r w:rsidRPr="007008A3">
        <w:rPr>
          <w:rFonts w:cs="Arial"/>
        </w:rPr>
        <w:t>.</w:t>
      </w:r>
      <w:r w:rsidR="00463C87">
        <w:rPr>
          <w:rFonts w:cs="Arial"/>
        </w:rPr>
        <w:t xml:space="preserve"> </w:t>
      </w:r>
      <w:r w:rsidR="009312F3">
        <w:rPr>
          <w:rFonts w:cs="Arial"/>
        </w:rPr>
        <w:t>П</w:t>
      </w:r>
      <w:r w:rsidR="00583B3B">
        <w:rPr>
          <w:rFonts w:cs="Arial"/>
        </w:rPr>
        <w:t xml:space="preserve">ланировщик </w:t>
      </w:r>
      <w:r w:rsidR="002535C0">
        <w:rPr>
          <w:rFonts w:cs="Arial"/>
        </w:rPr>
        <w:t>ТОиР УО</w:t>
      </w:r>
      <w:r w:rsidR="00463C87">
        <w:rPr>
          <w:rFonts w:cs="Arial"/>
        </w:rPr>
        <w:t xml:space="preserve"> </w:t>
      </w:r>
      <w:r w:rsidR="00496977">
        <w:rPr>
          <w:rFonts w:cs="Arial"/>
        </w:rPr>
        <w:t xml:space="preserve">должен перенести сроки заказа на другой период, </w:t>
      </w:r>
      <w:r w:rsidR="0065163D">
        <w:rPr>
          <w:rFonts w:cs="Arial"/>
        </w:rPr>
        <w:t>в</w:t>
      </w:r>
      <w:r w:rsidR="00496977">
        <w:rPr>
          <w:rFonts w:cs="Arial"/>
        </w:rPr>
        <w:t xml:space="preserve"> рамках которого есть бюджет, либо должен отмени</w:t>
      </w:r>
      <w:r w:rsidR="00463C87">
        <w:rPr>
          <w:rFonts w:cs="Arial"/>
        </w:rPr>
        <w:t>ть</w:t>
      </w:r>
      <w:r w:rsidR="00496977">
        <w:rPr>
          <w:rFonts w:cs="Arial"/>
        </w:rPr>
        <w:t xml:space="preserve"> заказы ТОРО</w:t>
      </w:r>
      <w:r w:rsidR="00463C87">
        <w:rPr>
          <w:rFonts w:cs="Arial"/>
        </w:rPr>
        <w:t xml:space="preserve"> (путем простановки метки на удаление; удалять</w:t>
      </w:r>
      <w:r w:rsidR="00D139D7">
        <w:rPr>
          <w:rFonts w:cs="Arial"/>
        </w:rPr>
        <w:t xml:space="preserve"> заказ</w:t>
      </w:r>
      <w:r w:rsidR="00463C87">
        <w:rPr>
          <w:rFonts w:cs="Arial"/>
        </w:rPr>
        <w:t>ы в системе не допускается)</w:t>
      </w:r>
      <w:r w:rsidR="002C1966">
        <w:rPr>
          <w:rFonts w:cs="Arial"/>
        </w:rPr>
        <w:t xml:space="preserve">, при необходимости использует функции массовой обработки заказов в стандартной транзакции IW38 </w:t>
      </w:r>
      <w:r w:rsidR="002C1966" w:rsidRPr="00B32E52">
        <w:rPr>
          <w:rFonts w:cs="Arial"/>
        </w:rPr>
        <w:t>Изменение</w:t>
      </w:r>
      <w:r w:rsidR="002C1966">
        <w:rPr>
          <w:rFonts w:cs="Arial"/>
        </w:rPr>
        <w:t xml:space="preserve"> заказ</w:t>
      </w:r>
      <w:r w:rsidR="002C1966" w:rsidRPr="00B32E52">
        <w:rPr>
          <w:rFonts w:cs="Arial"/>
        </w:rPr>
        <w:t>ов ТОРО</w:t>
      </w:r>
      <w:r w:rsidR="002C1966">
        <w:rPr>
          <w:rFonts w:cs="Arial"/>
        </w:rPr>
        <w:t xml:space="preserve">: список заказов. </w:t>
      </w:r>
      <w:r w:rsidR="00496977">
        <w:rPr>
          <w:rFonts w:cs="Arial"/>
        </w:rPr>
        <w:t xml:space="preserve">Заказы ТОРО перед их отменой должны быть отсортированы </w:t>
      </w:r>
      <w:r w:rsidR="008A68D6">
        <w:rPr>
          <w:rFonts w:cs="Arial"/>
        </w:rPr>
        <w:t xml:space="preserve">по </w:t>
      </w:r>
      <w:r w:rsidR="004749DC">
        <w:rPr>
          <w:rFonts w:cs="Arial"/>
        </w:rPr>
        <w:t>приоритету</w:t>
      </w:r>
      <w:r w:rsidR="00496977">
        <w:rPr>
          <w:rFonts w:cs="Arial"/>
        </w:rPr>
        <w:t xml:space="preserve">, </w:t>
      </w:r>
      <w:r w:rsidR="0056080E">
        <w:rPr>
          <w:rFonts w:cs="Arial"/>
        </w:rPr>
        <w:t xml:space="preserve">после чего должны быть отменены </w:t>
      </w:r>
      <w:r w:rsidR="00496977">
        <w:rPr>
          <w:rFonts w:cs="Arial"/>
        </w:rPr>
        <w:t xml:space="preserve">заказы с наименьшим </w:t>
      </w:r>
      <w:r w:rsidR="004749DC">
        <w:rPr>
          <w:rFonts w:cs="Arial"/>
        </w:rPr>
        <w:t>приоритетом</w:t>
      </w:r>
      <w:r w:rsidR="0065163D">
        <w:rPr>
          <w:rFonts w:cs="Arial"/>
        </w:rPr>
        <w:t>, с учетом объема нехватки бюджета</w:t>
      </w:r>
      <w:r w:rsidR="008A68D6">
        <w:rPr>
          <w:rFonts w:cs="Arial"/>
        </w:rPr>
        <w:t>.</w:t>
      </w:r>
      <w:r w:rsidR="0065163D">
        <w:rPr>
          <w:rFonts w:cs="Arial"/>
        </w:rPr>
        <w:t xml:space="preserve"> </w:t>
      </w:r>
      <w:r w:rsidR="0056080E">
        <w:rPr>
          <w:rFonts w:cs="Arial"/>
        </w:rPr>
        <w:t>В процессе оперативного планирования</w:t>
      </w:r>
      <w:r w:rsidR="0065163D">
        <w:rPr>
          <w:rFonts w:cs="Arial"/>
        </w:rPr>
        <w:t xml:space="preserve"> (горизонт – месяц, неделя) </w:t>
      </w:r>
      <w:r w:rsidR="0056080E">
        <w:rPr>
          <w:rFonts w:cs="Arial"/>
        </w:rPr>
        <w:t xml:space="preserve">Планировщиком </w:t>
      </w:r>
      <w:r w:rsidR="002535C0">
        <w:rPr>
          <w:rFonts w:cs="Arial"/>
        </w:rPr>
        <w:t>ТОиР УО</w:t>
      </w:r>
      <w:r w:rsidR="00EB4EFD">
        <w:rPr>
          <w:rFonts w:cs="Arial"/>
        </w:rPr>
        <w:t xml:space="preserve"> </w:t>
      </w:r>
      <w:r w:rsidR="0065163D">
        <w:rPr>
          <w:rFonts w:cs="Arial"/>
        </w:rPr>
        <w:t xml:space="preserve">формируется запрос на корректировку бюджета, при этом </w:t>
      </w:r>
      <w:r w:rsidR="0056080E">
        <w:rPr>
          <w:rFonts w:cs="Arial"/>
        </w:rPr>
        <w:t>используется подход, описанный в разделе 5.10.5 «Особенности корректировки бюджета на заказах ТОРО» КД «</w:t>
      </w:r>
      <w:r w:rsidR="001710A8">
        <w:rPr>
          <w:rFonts w:cs="Arial"/>
        </w:rPr>
        <w:t>ERP.</w:t>
      </w:r>
      <w:r w:rsidR="000B519E">
        <w:rPr>
          <w:rFonts w:cs="Arial"/>
        </w:rPr>
        <w:t>4.6.1.2.</w:t>
      </w:r>
      <w:r w:rsidR="0056080E">
        <w:rPr>
          <w:rFonts w:cs="Arial"/>
        </w:rPr>
        <w:t>54 Оперативное планирование мероприятий ТОиР».</w:t>
      </w:r>
      <w:r w:rsidR="008C6D61">
        <w:rPr>
          <w:rFonts w:cs="Arial"/>
        </w:rPr>
        <w:t xml:space="preserve"> </w:t>
      </w:r>
    </w:p>
    <w:p w:rsidR="00110A00" w:rsidRPr="007008A3" w:rsidRDefault="00110A00" w:rsidP="00110A00">
      <w:pPr>
        <w:spacing w:after="240" w:line="276" w:lineRule="auto"/>
        <w:rPr>
          <w:rFonts w:cs="Arial"/>
        </w:rPr>
      </w:pPr>
      <w:r w:rsidRPr="007008A3">
        <w:rPr>
          <w:rFonts w:cs="Arial"/>
        </w:rPr>
        <w:t>При этом (а также при последующих сохранениях</w:t>
      </w:r>
      <w:r w:rsidR="00D139D7">
        <w:rPr>
          <w:rFonts w:cs="Arial"/>
        </w:rPr>
        <w:t xml:space="preserve"> заказ</w:t>
      </w:r>
      <w:r w:rsidRPr="007008A3">
        <w:rPr>
          <w:rFonts w:cs="Arial"/>
        </w:rPr>
        <w:t>ов) в системе выполняется автоматическая проверка на лимиты бюдж</w:t>
      </w:r>
      <w:r w:rsidR="001F2274">
        <w:rPr>
          <w:rFonts w:cs="Arial"/>
        </w:rPr>
        <w:t>ета и запрет изменения статуса/</w:t>
      </w:r>
      <w:r w:rsidRPr="007008A3">
        <w:rPr>
          <w:rFonts w:cs="Arial"/>
        </w:rPr>
        <w:t xml:space="preserve">сохранения при </w:t>
      </w:r>
      <w:r w:rsidR="001F2274">
        <w:rPr>
          <w:rFonts w:cs="Arial"/>
        </w:rPr>
        <w:t>превышении лимитов</w:t>
      </w:r>
      <w:r w:rsidRPr="007008A3">
        <w:rPr>
          <w:rFonts w:cs="Arial"/>
        </w:rPr>
        <w:t>.</w:t>
      </w:r>
    </w:p>
    <w:p w:rsidR="00110A00" w:rsidRDefault="001F2274" w:rsidP="001F2274">
      <w:pPr>
        <w:spacing w:after="240" w:line="276" w:lineRule="auto"/>
        <w:rPr>
          <w:rFonts w:cs="Arial"/>
        </w:rPr>
      </w:pPr>
      <w:r w:rsidRPr="007008A3">
        <w:rPr>
          <w:rFonts w:cs="Arial"/>
        </w:rPr>
        <w:t xml:space="preserve">При </w:t>
      </w:r>
      <w:r>
        <w:rPr>
          <w:rFonts w:cs="Arial"/>
        </w:rPr>
        <w:t>соответствии плана-графика бюджету Старший</w:t>
      </w:r>
      <w:r w:rsidRPr="007008A3">
        <w:rPr>
          <w:rFonts w:cs="Arial"/>
        </w:rPr>
        <w:t xml:space="preserve"> </w:t>
      </w:r>
      <w:r>
        <w:rPr>
          <w:rFonts w:cs="Arial"/>
        </w:rPr>
        <w:t xml:space="preserve">планировщик </w:t>
      </w:r>
      <w:r w:rsidR="002535C0">
        <w:rPr>
          <w:rFonts w:cs="Arial"/>
        </w:rPr>
        <w:t>ТОиР УО</w:t>
      </w:r>
      <w:r w:rsidR="00EB4EFD">
        <w:rPr>
          <w:rFonts w:cs="Arial"/>
        </w:rPr>
        <w:t xml:space="preserve"> </w:t>
      </w:r>
      <w:r w:rsidR="00AD3C23">
        <w:rPr>
          <w:rFonts w:cs="Arial"/>
        </w:rPr>
        <w:t>выполняет шаг 46</w:t>
      </w:r>
      <w:r>
        <w:rPr>
          <w:rFonts w:cs="Arial"/>
        </w:rPr>
        <w:t>0.</w:t>
      </w:r>
    </w:p>
    <w:p w:rsidR="008171F7" w:rsidRPr="008171F7" w:rsidRDefault="008171F7" w:rsidP="00554843">
      <w:pPr>
        <w:spacing w:after="240" w:line="276" w:lineRule="auto"/>
        <w:rPr>
          <w:rFonts w:cs="Arial"/>
        </w:rPr>
      </w:pPr>
      <w:r w:rsidRPr="008171F7">
        <w:rPr>
          <w:rFonts w:cs="Arial"/>
        </w:rPr>
        <w:t xml:space="preserve">В случае возникновения ситуации выделения большего объема бюджетных средств за время согласования годового плана-графика выполняется перенос бюджета, в соответствии с разделом 5.2.4.8 КД </w:t>
      </w:r>
      <w:r w:rsidR="001710A8">
        <w:rPr>
          <w:rFonts w:cs="Arial"/>
        </w:rPr>
        <w:t>ERP.</w:t>
      </w:r>
      <w:r w:rsidR="000B519E">
        <w:rPr>
          <w:rFonts w:cs="Arial"/>
        </w:rPr>
        <w:t>4.6.1.2.</w:t>
      </w:r>
      <w:r w:rsidRPr="008171F7">
        <w:rPr>
          <w:rFonts w:cs="Arial"/>
        </w:rPr>
        <w:t xml:space="preserve">51 Формирование и управление бюджетами ТОиР, заказы ТОРО с меткой на удаление не редактируются, новые заказы ТОРО в план-график под выделенный бюджет не </w:t>
      </w:r>
      <w:r>
        <w:rPr>
          <w:rFonts w:cs="Arial"/>
        </w:rPr>
        <w:t>добавляются</w:t>
      </w:r>
      <w:r w:rsidRPr="008171F7">
        <w:rPr>
          <w:rFonts w:cs="Arial"/>
        </w:rPr>
        <w:t>.</w:t>
      </w:r>
    </w:p>
    <w:bookmarkEnd w:id="450"/>
    <w:bookmarkEnd w:id="451"/>
    <w:p w:rsidR="00110A00" w:rsidRPr="007008A3" w:rsidRDefault="00AD3C23">
      <w:pPr>
        <w:pStyle w:val="4"/>
      </w:pPr>
      <w:r>
        <w:t>Шаг процесса 46</w:t>
      </w:r>
      <w:r w:rsidR="00110A00" w:rsidRPr="007008A3">
        <w:t xml:space="preserve">0 – Отражение статуса </w:t>
      </w:r>
      <w:r w:rsidR="00C276A2">
        <w:t>«</w:t>
      </w:r>
      <w:r w:rsidR="00110A00" w:rsidRPr="007008A3">
        <w:t>Утвержден в годовой программе воздействий</w:t>
      </w:r>
      <w:r w:rsidR="00C276A2">
        <w:t>»</w:t>
      </w:r>
    </w:p>
    <w:p w:rsidR="00655043" w:rsidRDefault="001F2274" w:rsidP="00110A00">
      <w:pPr>
        <w:spacing w:after="240" w:line="276" w:lineRule="auto"/>
        <w:rPr>
          <w:rFonts w:cs="Arial"/>
        </w:rPr>
      </w:pPr>
      <w:r>
        <w:rPr>
          <w:rFonts w:cs="Arial"/>
        </w:rPr>
        <w:t xml:space="preserve">Старший планировщик </w:t>
      </w:r>
      <w:r w:rsidR="002535C0">
        <w:rPr>
          <w:rFonts w:cs="Arial"/>
        </w:rPr>
        <w:t>ТОиР УО</w:t>
      </w:r>
      <w:r>
        <w:rPr>
          <w:rFonts w:cs="Arial"/>
        </w:rPr>
        <w:t xml:space="preserve"> (</w:t>
      </w:r>
      <w:r w:rsidR="00110A00" w:rsidRPr="007008A3">
        <w:rPr>
          <w:rFonts w:cs="Arial"/>
        </w:rPr>
        <w:t>Исполнитель КП</w:t>
      </w:r>
      <w:r>
        <w:rPr>
          <w:rFonts w:cs="Arial"/>
        </w:rPr>
        <w:t>)</w:t>
      </w:r>
      <w:r w:rsidR="00110A00" w:rsidRPr="007008A3">
        <w:rPr>
          <w:rFonts w:cs="Arial"/>
        </w:rPr>
        <w:t xml:space="preserve"> </w:t>
      </w:r>
      <w:r w:rsidR="00AD3C23">
        <w:rPr>
          <w:rFonts w:cs="Arial"/>
        </w:rPr>
        <w:t>после проверки на шаге 45</w:t>
      </w:r>
      <w:r>
        <w:rPr>
          <w:rFonts w:cs="Arial"/>
        </w:rPr>
        <w:t xml:space="preserve">0 </w:t>
      </w:r>
      <w:r w:rsidR="00110A00" w:rsidRPr="007008A3">
        <w:rPr>
          <w:rFonts w:cs="Arial"/>
        </w:rPr>
        <w:t xml:space="preserve">соответствие план-графика </w:t>
      </w:r>
      <w:r>
        <w:rPr>
          <w:rFonts w:cs="Arial"/>
        </w:rPr>
        <w:t>воздействий на ПА утвержденному бюджету,</w:t>
      </w:r>
      <w:r w:rsidR="005915D4">
        <w:rPr>
          <w:rFonts w:cs="Arial"/>
        </w:rPr>
        <w:t xml:space="preserve"> </w:t>
      </w:r>
      <w:r>
        <w:rPr>
          <w:rFonts w:cs="Arial"/>
        </w:rPr>
        <w:t>устанавливает на</w:t>
      </w:r>
      <w:r w:rsidR="00D139D7">
        <w:rPr>
          <w:rFonts w:cs="Arial"/>
        </w:rPr>
        <w:t xml:space="preserve"> заказ</w:t>
      </w:r>
      <w:r>
        <w:rPr>
          <w:rFonts w:cs="Arial"/>
        </w:rPr>
        <w:t>ах ТОРО статус «</w:t>
      </w:r>
      <w:bookmarkStart w:id="452" w:name="OLE_LINK14"/>
      <w:bookmarkStart w:id="453" w:name="OLE_LINK17"/>
      <w:r w:rsidRPr="001F2274">
        <w:rPr>
          <w:rFonts w:cs="Arial"/>
        </w:rPr>
        <w:t>УТВГ - утвержден в программе ремонтов, включен в годовой план</w:t>
      </w:r>
      <w:r>
        <w:rPr>
          <w:rFonts w:cs="Arial"/>
        </w:rPr>
        <w:t>»</w:t>
      </w:r>
      <w:bookmarkEnd w:id="452"/>
      <w:bookmarkEnd w:id="453"/>
      <w:r>
        <w:rPr>
          <w:rFonts w:cs="Arial"/>
        </w:rPr>
        <w:t xml:space="preserve">, а </w:t>
      </w:r>
      <w:r w:rsidR="00110A00" w:rsidRPr="007008A3">
        <w:rPr>
          <w:rFonts w:cs="Arial"/>
        </w:rPr>
        <w:t xml:space="preserve">при выявлении замечаний инициирует соответствующие </w:t>
      </w:r>
      <w:r>
        <w:rPr>
          <w:rFonts w:cs="Arial"/>
        </w:rPr>
        <w:t>корректировки</w:t>
      </w:r>
      <w:r w:rsidR="00110A00" w:rsidRPr="007008A3">
        <w:rPr>
          <w:rFonts w:cs="Arial"/>
        </w:rPr>
        <w:t xml:space="preserve"> </w:t>
      </w:r>
      <w:r>
        <w:rPr>
          <w:rFonts w:cs="Arial"/>
        </w:rPr>
        <w:t>(</w:t>
      </w:r>
      <w:r w:rsidR="00110A00" w:rsidRPr="007008A3">
        <w:rPr>
          <w:rFonts w:cs="Arial"/>
        </w:rPr>
        <w:t>сроков, объемов</w:t>
      </w:r>
      <w:r>
        <w:rPr>
          <w:rFonts w:cs="Arial"/>
        </w:rPr>
        <w:t xml:space="preserve"> работ). Данный статус будет оставаться установленным на протяжении всего жизненного цикла</w:t>
      </w:r>
      <w:r w:rsidR="00D139D7">
        <w:rPr>
          <w:rFonts w:cs="Arial"/>
        </w:rPr>
        <w:t xml:space="preserve"> заказ</w:t>
      </w:r>
      <w:r>
        <w:rPr>
          <w:rFonts w:cs="Arial"/>
        </w:rPr>
        <w:t>а ТОРО</w:t>
      </w:r>
      <w:r w:rsidR="009F5316">
        <w:rPr>
          <w:rFonts w:cs="Arial"/>
        </w:rPr>
        <w:t>.</w:t>
      </w:r>
      <w:r>
        <w:rPr>
          <w:rFonts w:cs="Arial"/>
        </w:rPr>
        <w:t xml:space="preserve"> </w:t>
      </w:r>
      <w:r w:rsidR="009F5316">
        <w:rPr>
          <w:rFonts w:cs="Arial"/>
        </w:rPr>
        <w:t>П</w:t>
      </w:r>
      <w:r>
        <w:rPr>
          <w:rFonts w:cs="Arial"/>
        </w:rPr>
        <w:t>о</w:t>
      </w:r>
      <w:r w:rsidR="005915D4">
        <w:rPr>
          <w:rFonts w:cs="Arial"/>
        </w:rPr>
        <w:t xml:space="preserve"> </w:t>
      </w:r>
      <w:r>
        <w:rPr>
          <w:rFonts w:cs="Arial"/>
        </w:rPr>
        <w:t xml:space="preserve">статусу </w:t>
      </w:r>
      <w:r w:rsidR="009F5316">
        <w:rPr>
          <w:rFonts w:cs="Arial"/>
        </w:rPr>
        <w:t xml:space="preserve">УТВГ </w:t>
      </w:r>
      <w:r>
        <w:rPr>
          <w:rFonts w:cs="Arial"/>
        </w:rPr>
        <w:t>в стандартных и нестандартных отчетах можно будет выбрать</w:t>
      </w:r>
      <w:r w:rsidR="00D139D7">
        <w:rPr>
          <w:rFonts w:cs="Arial"/>
        </w:rPr>
        <w:t xml:space="preserve"> заказ</w:t>
      </w:r>
      <w:r>
        <w:rPr>
          <w:rFonts w:cs="Arial"/>
        </w:rPr>
        <w:t>ы, которые были утверждены в годовой программе воздействий на ПА.</w:t>
      </w:r>
    </w:p>
    <w:p w:rsidR="005F07E6" w:rsidRDefault="005F07E6" w:rsidP="005F07E6">
      <w:pPr>
        <w:spacing w:after="240" w:line="276" w:lineRule="auto"/>
        <w:rPr>
          <w:rFonts w:cs="Arial"/>
        </w:rPr>
      </w:pPr>
      <w:r>
        <w:rPr>
          <w:rFonts w:cs="Arial"/>
        </w:rPr>
        <w:t>Используются транзакции</w:t>
      </w:r>
    </w:p>
    <w:p w:rsidR="005F07E6" w:rsidRDefault="005F07E6" w:rsidP="005F07E6">
      <w:pPr>
        <w:pStyle w:val="afa"/>
        <w:numPr>
          <w:ilvl w:val="0"/>
          <w:numId w:val="17"/>
        </w:numPr>
        <w:spacing w:after="240" w:line="276" w:lineRule="auto"/>
        <w:rPr>
          <w:rFonts w:cs="Arial"/>
        </w:rPr>
      </w:pPr>
      <w:r>
        <w:rPr>
          <w:rFonts w:cs="Arial"/>
          <w:lang w:val="en-US"/>
        </w:rPr>
        <w:t>ZPM</w:t>
      </w:r>
      <w:r w:rsidRPr="009D29C7">
        <w:rPr>
          <w:rFonts w:cs="Arial"/>
        </w:rPr>
        <w:t>_</w:t>
      </w:r>
      <w:r>
        <w:rPr>
          <w:rFonts w:cs="Arial"/>
          <w:lang w:val="en-US"/>
        </w:rPr>
        <w:t>PLAN</w:t>
      </w:r>
      <w:r w:rsidRPr="009D29C7">
        <w:rPr>
          <w:rFonts w:cs="Arial"/>
        </w:rPr>
        <w:t xml:space="preserve"> </w:t>
      </w:r>
      <w:r>
        <w:rPr>
          <w:rFonts w:cs="Arial"/>
        </w:rPr>
        <w:t>– «АРМ планировщика ТОиР»</w:t>
      </w:r>
      <w:r w:rsidRPr="009D29C7">
        <w:rPr>
          <w:rFonts w:cs="Arial"/>
        </w:rPr>
        <w:t>;</w:t>
      </w:r>
    </w:p>
    <w:p w:rsidR="003E0829" w:rsidRDefault="003E0829" w:rsidP="003E0829">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rsidR="00110A00" w:rsidRDefault="001F2274" w:rsidP="00110A00">
      <w:pPr>
        <w:spacing w:after="240" w:line="276" w:lineRule="auto"/>
        <w:rPr>
          <w:rFonts w:cs="Arial"/>
        </w:rPr>
      </w:pPr>
      <w:r>
        <w:rPr>
          <w:rFonts w:cs="Arial"/>
        </w:rPr>
        <w:t>Подписанный план-график сохраняется также в бумажном варианте, в т.ч. для передачи в конце года внешним контролирующим организациям.</w:t>
      </w:r>
    </w:p>
    <w:p w:rsidR="00BE176B" w:rsidRPr="007008A3" w:rsidRDefault="00BE176B" w:rsidP="00BE176B">
      <w:pPr>
        <w:pStyle w:val="4"/>
      </w:pPr>
      <w:r>
        <w:t>Шаг процесса 47</w:t>
      </w:r>
      <w:r w:rsidRPr="007008A3">
        <w:t xml:space="preserve">0 – </w:t>
      </w:r>
      <w:r w:rsidRPr="00BE176B">
        <w:t>Корректировка состава и объема работ</w:t>
      </w:r>
    </w:p>
    <w:p w:rsidR="00BE176B" w:rsidRPr="00BE176B" w:rsidRDefault="00BE176B" w:rsidP="00BE176B">
      <w:pPr>
        <w:spacing w:after="240" w:line="276" w:lineRule="auto"/>
        <w:rPr>
          <w:rFonts w:cs="Arial"/>
        </w:rPr>
      </w:pPr>
      <w:r w:rsidRPr="00BE176B">
        <w:rPr>
          <w:rFonts w:cs="Arial"/>
        </w:rPr>
        <w:t>Планировщик ТОиР УО</w:t>
      </w:r>
      <w:ins w:id="454" w:author="Киселев Юрий Валерьевич" w:date="2022-03-24T14:41:00Z">
        <w:r w:rsidR="00302A19">
          <w:rPr>
            <w:rFonts w:cs="Arial"/>
          </w:rPr>
          <w:t>,</w:t>
        </w:r>
      </w:ins>
      <w:r>
        <w:rPr>
          <w:rFonts w:cs="Arial"/>
        </w:rPr>
        <w:t xml:space="preserve"> Планировщик ЗиС УО</w:t>
      </w:r>
      <w:ins w:id="455" w:author="Киселев Юрий Валерьевич" w:date="2022-03-24T14:41:00Z">
        <w:r w:rsidR="00302A19">
          <w:rPr>
            <w:rFonts w:cs="Arial"/>
          </w:rPr>
          <w:t>, или Подрядчик</w:t>
        </w:r>
      </w:ins>
      <w:r w:rsidRPr="00BE176B">
        <w:rPr>
          <w:rFonts w:cs="Arial"/>
        </w:rPr>
        <w:t xml:space="preserve"> </w:t>
      </w:r>
      <w:ins w:id="456" w:author="Киселев Юрий Валерьевич" w:date="2022-03-31T21:20:00Z">
        <w:r w:rsidR="00E83B86">
          <w:rPr>
            <w:rFonts w:cs="Arial"/>
          </w:rPr>
          <w:t xml:space="preserve">ТОиР УО </w:t>
        </w:r>
      </w:ins>
      <w:r w:rsidRPr="00BE176B">
        <w:rPr>
          <w:rFonts w:cs="Arial"/>
        </w:rPr>
        <w:t>проводит корректировку состава и объема работ по заказам ТОРО</w:t>
      </w:r>
      <w:r>
        <w:rPr>
          <w:rFonts w:cs="Arial"/>
        </w:rPr>
        <w:t xml:space="preserve"> или сетевым графикам</w:t>
      </w:r>
      <w:r w:rsidRPr="00BE176B">
        <w:rPr>
          <w:rFonts w:cs="Arial"/>
        </w:rPr>
        <w:t xml:space="preserve"> в соответствии с полученными </w:t>
      </w:r>
      <w:r>
        <w:rPr>
          <w:rFonts w:cs="Arial"/>
        </w:rPr>
        <w:t>замечаниями</w:t>
      </w:r>
      <w:r w:rsidRPr="00BE176B">
        <w:rPr>
          <w:rFonts w:cs="Arial"/>
        </w:rPr>
        <w:t>, после чего цикл согласования заказов</w:t>
      </w:r>
      <w:r>
        <w:rPr>
          <w:rFonts w:cs="Arial"/>
        </w:rPr>
        <w:t xml:space="preserve"> или сетевых графиков</w:t>
      </w:r>
      <w:r w:rsidRPr="00BE176B">
        <w:rPr>
          <w:rFonts w:cs="Arial"/>
        </w:rPr>
        <w:t xml:space="preserve"> </w:t>
      </w:r>
      <w:r>
        <w:rPr>
          <w:rFonts w:cs="Arial"/>
        </w:rPr>
        <w:t>повторяется с шага 170.</w:t>
      </w:r>
    </w:p>
    <w:p w:rsidR="00635A11" w:rsidRDefault="009F5316" w:rsidP="0043622A">
      <w:pPr>
        <w:spacing w:after="240" w:line="276" w:lineRule="auto"/>
        <w:rPr>
          <w:rFonts w:cs="Arial"/>
        </w:rPr>
      </w:pPr>
      <w:r>
        <w:rPr>
          <w:rFonts w:cs="Arial"/>
        </w:rPr>
        <w:t>О</w:t>
      </w:r>
      <w:r w:rsidR="0043622A" w:rsidRPr="007008A3">
        <w:rPr>
          <w:rFonts w:cs="Arial"/>
        </w:rPr>
        <w:t xml:space="preserve">писание шагов </w:t>
      </w:r>
      <w:r w:rsidR="00C804D6">
        <w:rPr>
          <w:rFonts w:cs="Arial"/>
        </w:rPr>
        <w:t xml:space="preserve">бизнес-процесса </w:t>
      </w:r>
      <w:r w:rsidR="0043622A" w:rsidRPr="007008A3">
        <w:rPr>
          <w:rFonts w:cs="Arial"/>
        </w:rPr>
        <w:t xml:space="preserve">приведено в Приложении № </w:t>
      </w:r>
      <w:r w:rsidR="00D45D95" w:rsidRPr="007008A3">
        <w:rPr>
          <w:rFonts w:cs="Arial"/>
        </w:rPr>
        <w:t>3</w:t>
      </w:r>
      <w:r w:rsidR="0043622A" w:rsidRPr="007008A3">
        <w:rPr>
          <w:rFonts w:cs="Arial"/>
        </w:rPr>
        <w:t>.</w:t>
      </w:r>
    </w:p>
    <w:p w:rsidR="00635A11" w:rsidRDefault="00635A11" w:rsidP="00635A11">
      <w:pPr>
        <w:pStyle w:val="4"/>
      </w:pPr>
      <w:r>
        <w:t>Шаг процесса 4</w:t>
      </w:r>
      <w:r w:rsidRPr="00562829">
        <w:t>8</w:t>
      </w:r>
      <w:r w:rsidRPr="007008A3">
        <w:t xml:space="preserve">0 – </w:t>
      </w:r>
      <w:r>
        <w:t>Создание и изменение лота</w:t>
      </w:r>
    </w:p>
    <w:p w:rsidR="00635A11" w:rsidRDefault="00635A11" w:rsidP="00635A11">
      <w:r>
        <w:t>Специалист по договорам</w:t>
      </w:r>
      <w:r w:rsidR="00E47BF3" w:rsidRPr="008767CC">
        <w:t xml:space="preserve"> </w:t>
      </w:r>
      <w:r w:rsidR="00E47BF3">
        <w:t>ТОиР УО</w:t>
      </w:r>
      <w:r>
        <w:t xml:space="preserve"> выбирает позиции заказов ТОРО и номеров отзывов ППР и на их основании формирует документ лот на закупку услуг ТОиР. После чего выполняет присвоение документу лот оригинала документов ФТТ/ТЗ и при необходимости проектной/рабочей документации. Для дальнейшего формирования сводной заявки специалист по договорам заполняет дополнительные данные на вкладке «Данные по лоту».</w:t>
      </w:r>
    </w:p>
    <w:p w:rsidR="00635A11" w:rsidRDefault="00635A11" w:rsidP="00635A11">
      <w:pPr>
        <w:spacing w:after="240" w:line="276" w:lineRule="auto"/>
        <w:rPr>
          <w:rFonts w:cs="Arial"/>
        </w:rPr>
      </w:pPr>
    </w:p>
    <w:p w:rsidR="00635A11" w:rsidRDefault="00635A11" w:rsidP="00635A11">
      <w:pPr>
        <w:spacing w:after="240" w:line="276" w:lineRule="auto"/>
        <w:rPr>
          <w:rFonts w:cs="Arial"/>
        </w:rPr>
      </w:pPr>
      <w:r>
        <w:rPr>
          <w:rFonts w:cs="Arial"/>
        </w:rPr>
        <w:t>Используются транзакции</w:t>
      </w:r>
    </w:p>
    <w:p w:rsidR="00635A11" w:rsidRPr="00562829" w:rsidRDefault="00635A11" w:rsidP="00635A11">
      <w:r>
        <w:rPr>
          <w:lang w:val="en-US"/>
        </w:rPr>
        <w:t>ZPM</w:t>
      </w:r>
      <w:r w:rsidRPr="00562829">
        <w:t>_</w:t>
      </w:r>
      <w:r>
        <w:rPr>
          <w:lang w:val="en-US"/>
        </w:rPr>
        <w:t>LOT</w:t>
      </w:r>
      <w:r w:rsidRPr="00562829">
        <w:t xml:space="preserve"> – </w:t>
      </w:r>
      <w:r>
        <w:t>АРМ Управления лотами на закупку услуг ТОиР</w:t>
      </w:r>
    </w:p>
    <w:p w:rsidR="00635A11" w:rsidRDefault="00635A11" w:rsidP="00635A11">
      <w:pPr>
        <w:pStyle w:val="4"/>
      </w:pPr>
      <w:r>
        <w:t>Шаг процесса 490</w:t>
      </w:r>
      <w:r w:rsidRPr="007008A3">
        <w:t xml:space="preserve"> – </w:t>
      </w:r>
      <w:r>
        <w:t>Согласование лота</w:t>
      </w:r>
    </w:p>
    <w:p w:rsidR="00635A11" w:rsidRDefault="00635A11" w:rsidP="00635A11">
      <w:r>
        <w:t>Старший специалист по договорам</w:t>
      </w:r>
      <w:r w:rsidR="00E47BF3">
        <w:t xml:space="preserve"> ТОиР УО</w:t>
      </w:r>
      <w:r>
        <w:t xml:space="preserve"> выполняет анализ документа лот на закупку услуг ТОиР. В случае, если вся информация в документе лот указана корректно выполняет установку статуса для документа лот </w:t>
      </w:r>
      <w:r>
        <w:rPr>
          <w:lang w:val="en-US"/>
        </w:rPr>
        <w:t>AG</w:t>
      </w:r>
      <w:r w:rsidRPr="00562829">
        <w:t xml:space="preserve"> </w:t>
      </w:r>
      <w:r>
        <w:t>–</w:t>
      </w:r>
      <w:r w:rsidRPr="00562829">
        <w:t xml:space="preserve"> </w:t>
      </w:r>
      <w:r>
        <w:t>«Лот согласован». В момент согласования документа лот формируется сводная заявка на закупку работ, услуг, которая передается на дальнейшее согласование (процесс ПП-10.04.03.01 «</w:t>
      </w:r>
      <w:r w:rsidRPr="00C65678">
        <w:t>Выполнение закупки и заключение договора</w:t>
      </w:r>
      <w:r>
        <w:t>»). После согласования заявки на закупку работ, услуг в смежном процессе специалист по договорам</w:t>
      </w:r>
      <w:r w:rsidR="00E47BF3">
        <w:t xml:space="preserve"> ТОиР УО</w:t>
      </w:r>
      <w:r>
        <w:t xml:space="preserve"> устанавливает статус для документа лот </w:t>
      </w:r>
      <w:r>
        <w:rPr>
          <w:lang w:val="en-US"/>
        </w:rPr>
        <w:t>TN</w:t>
      </w:r>
      <w:r w:rsidRPr="00562829">
        <w:t xml:space="preserve"> </w:t>
      </w:r>
      <w:r>
        <w:t>– «На тендере».</w:t>
      </w:r>
    </w:p>
    <w:p w:rsidR="00635A11" w:rsidRDefault="00635A11" w:rsidP="00635A11"/>
    <w:p w:rsidR="00635A11" w:rsidRDefault="00635A11" w:rsidP="00635A11">
      <w:pPr>
        <w:spacing w:after="240" w:line="276" w:lineRule="auto"/>
        <w:rPr>
          <w:rFonts w:cs="Arial"/>
        </w:rPr>
      </w:pPr>
      <w:r>
        <w:rPr>
          <w:rFonts w:cs="Arial"/>
        </w:rPr>
        <w:t>Используются транзакции</w:t>
      </w:r>
    </w:p>
    <w:p w:rsidR="00635A11" w:rsidRPr="00562829" w:rsidRDefault="00635A11" w:rsidP="00635A11">
      <w:r>
        <w:rPr>
          <w:lang w:val="en-US"/>
        </w:rPr>
        <w:t>ZPM</w:t>
      </w:r>
      <w:r w:rsidRPr="00562829">
        <w:t>_</w:t>
      </w:r>
      <w:r>
        <w:rPr>
          <w:lang w:val="en-US"/>
        </w:rPr>
        <w:t>LOT</w:t>
      </w:r>
      <w:r w:rsidRPr="00562829">
        <w:t xml:space="preserve"> – </w:t>
      </w:r>
      <w:r>
        <w:t>АРМ Управления лотами на закупку услуг ТОиР</w:t>
      </w:r>
    </w:p>
    <w:p w:rsidR="00635A11" w:rsidRPr="00562829" w:rsidRDefault="00635A11" w:rsidP="008767CC"/>
    <w:p w:rsidR="00635A11" w:rsidRDefault="00635A11" w:rsidP="00635A11">
      <w:pPr>
        <w:pStyle w:val="4"/>
      </w:pPr>
      <w:r>
        <w:t>Шаг процесса 500</w:t>
      </w:r>
      <w:r w:rsidRPr="007008A3">
        <w:t xml:space="preserve"> – </w:t>
      </w:r>
      <w:r>
        <w:t>Указание договора в документе лот</w:t>
      </w:r>
    </w:p>
    <w:p w:rsidR="00635A11" w:rsidRDefault="00635A11" w:rsidP="00635A11">
      <w:r>
        <w:t>Специалист по договорам</w:t>
      </w:r>
      <w:r w:rsidR="00E47BF3">
        <w:t xml:space="preserve"> ТОиР УО</w:t>
      </w:r>
      <w:r>
        <w:t xml:space="preserve"> после формирования договора в смежном процессе (ПП-10.04.03.02 «</w:t>
      </w:r>
      <w:r w:rsidRPr="002A18E8">
        <w:t>Подготовка проекта договора</w:t>
      </w:r>
      <w:r>
        <w:t xml:space="preserve">») указывает номер данного договора в документе лот. После присвоения договора документу лот, устанавливает статус на документе лот </w:t>
      </w:r>
      <w:r>
        <w:rPr>
          <w:lang w:val="en-US"/>
        </w:rPr>
        <w:t>CC</w:t>
      </w:r>
      <w:r w:rsidRPr="00562829">
        <w:t xml:space="preserve"> </w:t>
      </w:r>
      <w:r>
        <w:t>–</w:t>
      </w:r>
      <w:r w:rsidRPr="00562829">
        <w:t xml:space="preserve"> </w:t>
      </w:r>
      <w:r>
        <w:t>«Договор заключен».</w:t>
      </w:r>
    </w:p>
    <w:p w:rsidR="00635A11" w:rsidRDefault="00635A11" w:rsidP="00635A11"/>
    <w:p w:rsidR="00635A11" w:rsidRDefault="00635A11" w:rsidP="00635A11">
      <w:pPr>
        <w:spacing w:after="240" w:line="276" w:lineRule="auto"/>
        <w:rPr>
          <w:rFonts w:cs="Arial"/>
        </w:rPr>
      </w:pPr>
      <w:r>
        <w:rPr>
          <w:rFonts w:cs="Arial"/>
        </w:rPr>
        <w:t>Используются транзакции</w:t>
      </w:r>
    </w:p>
    <w:p w:rsidR="00635A11" w:rsidRPr="00562829" w:rsidRDefault="00635A11" w:rsidP="00635A11">
      <w:r>
        <w:rPr>
          <w:lang w:val="en-US"/>
        </w:rPr>
        <w:t>ZPM</w:t>
      </w:r>
      <w:r w:rsidRPr="00562829">
        <w:t>_</w:t>
      </w:r>
      <w:r>
        <w:rPr>
          <w:lang w:val="en-US"/>
        </w:rPr>
        <w:t>LOT</w:t>
      </w:r>
      <w:r w:rsidRPr="00562829">
        <w:t xml:space="preserve"> – </w:t>
      </w:r>
      <w:r>
        <w:t>АРМ Управления лотами на закупку услуг ТОиР</w:t>
      </w:r>
    </w:p>
    <w:p w:rsidR="00635A11" w:rsidRPr="00562829" w:rsidRDefault="00635A11" w:rsidP="008767CC"/>
    <w:p w:rsidR="00635A11" w:rsidRPr="007008A3" w:rsidRDefault="00635A11" w:rsidP="00635A11">
      <w:pPr>
        <w:pStyle w:val="4"/>
      </w:pPr>
      <w:r>
        <w:t>Шаг процесса 510</w:t>
      </w:r>
      <w:r w:rsidRPr="007008A3">
        <w:t xml:space="preserve"> – </w:t>
      </w:r>
      <w:r>
        <w:t>Присвоение источника поставки</w:t>
      </w:r>
    </w:p>
    <w:p w:rsidR="00635A11" w:rsidRPr="00562829" w:rsidRDefault="00635A11" w:rsidP="00635A11">
      <w:pPr>
        <w:ind w:firstLine="0"/>
      </w:pPr>
      <w:r>
        <w:tab/>
        <w:t xml:space="preserve">Специалист по договорам </w:t>
      </w:r>
      <w:r w:rsidR="00E47BF3">
        <w:t xml:space="preserve">ТОиР УО </w:t>
      </w:r>
      <w:r>
        <w:t>на основании договора, указанного в документе лот, массово присваивает источник поставки для объектов заказ ТОРО, связанных с данным документом лот, с помощью функционала АРМ Управления лотами на закупку услуг ТОиР. Далее заявка на закупку работ, услуг передается в закупку в смежный процесс (процесс ПП-10.04.03.01 «</w:t>
      </w:r>
      <w:r w:rsidRPr="00C65678">
        <w:t>Выполнение закупки и заключение договора</w:t>
      </w:r>
      <w:r>
        <w:t>»).</w:t>
      </w:r>
    </w:p>
    <w:p w:rsidR="00635A11" w:rsidRDefault="00635A11" w:rsidP="00635A11"/>
    <w:p w:rsidR="00635A11" w:rsidRDefault="00635A11" w:rsidP="00635A11">
      <w:pPr>
        <w:spacing w:after="240" w:line="276" w:lineRule="auto"/>
        <w:rPr>
          <w:rFonts w:cs="Arial"/>
        </w:rPr>
      </w:pPr>
      <w:r>
        <w:rPr>
          <w:rFonts w:cs="Arial"/>
        </w:rPr>
        <w:t>Используются транзакции</w:t>
      </w:r>
    </w:p>
    <w:p w:rsidR="00635A11" w:rsidRPr="00562829" w:rsidRDefault="00635A11" w:rsidP="00635A11">
      <w:r>
        <w:rPr>
          <w:lang w:val="en-US"/>
        </w:rPr>
        <w:t>ZPM</w:t>
      </w:r>
      <w:r w:rsidRPr="00562829">
        <w:t>_</w:t>
      </w:r>
      <w:r>
        <w:rPr>
          <w:lang w:val="en-US"/>
        </w:rPr>
        <w:t>LOT</w:t>
      </w:r>
      <w:r w:rsidRPr="00562829">
        <w:t xml:space="preserve"> – </w:t>
      </w:r>
      <w:r>
        <w:t>АРМ Управления лотами на закупку услуг ТОиР</w:t>
      </w:r>
    </w:p>
    <w:p w:rsidR="00635A11" w:rsidRPr="007008A3" w:rsidRDefault="00635A11" w:rsidP="0043622A">
      <w:pPr>
        <w:spacing w:after="240" w:line="276" w:lineRule="auto"/>
        <w:rPr>
          <w:rFonts w:cs="Arial"/>
        </w:rPr>
      </w:pPr>
    </w:p>
    <w:p w:rsidR="009F5316" w:rsidRDefault="009F5316" w:rsidP="00554843">
      <w:pPr>
        <w:spacing w:after="240" w:line="276" w:lineRule="auto"/>
        <w:rPr>
          <w:rFonts w:eastAsia="Calibri" w:cs="Arial"/>
          <w:b/>
          <w:caps/>
          <w:sz w:val="20"/>
          <w:szCs w:val="20"/>
        </w:rPr>
      </w:pPr>
      <w:bookmarkStart w:id="457" w:name="_Toc514340554"/>
      <w:r>
        <w:rPr>
          <w:rFonts w:cs="Arial"/>
        </w:rPr>
        <w:br w:type="page"/>
      </w:r>
    </w:p>
    <w:p w:rsidR="0043622A" w:rsidRPr="007008A3" w:rsidRDefault="0043622A" w:rsidP="001215BE">
      <w:pPr>
        <w:pStyle w:val="3"/>
      </w:pPr>
      <w:bookmarkStart w:id="458" w:name="_Toc65846402"/>
      <w:r w:rsidRPr="007008A3">
        <w:t xml:space="preserve">Описание шагов бизнес-процесса </w:t>
      </w:r>
      <w:bookmarkEnd w:id="457"/>
      <w:r w:rsidR="00655043" w:rsidRPr="007008A3">
        <w:t xml:space="preserve">ПП-07.02.03.03-ERP </w:t>
      </w:r>
      <w:r w:rsidR="00EA2F8E">
        <w:t>Определение стоимости работ</w:t>
      </w:r>
      <w:bookmarkEnd w:id="458"/>
    </w:p>
    <w:p w:rsidR="00C804D6" w:rsidRPr="007008A3" w:rsidRDefault="00C804D6" w:rsidP="00991263">
      <w:pPr>
        <w:rPr>
          <w:rFonts w:eastAsiaTheme="majorEastAsia" w:cs="Arial"/>
        </w:rPr>
      </w:pPr>
    </w:p>
    <w:p w:rsidR="00655043" w:rsidRPr="007008A3" w:rsidRDefault="00655043">
      <w:pPr>
        <w:pStyle w:val="4"/>
      </w:pPr>
      <w:r w:rsidRPr="007008A3">
        <w:t xml:space="preserve">Шаг процесса </w:t>
      </w:r>
      <w:r w:rsidR="00991263" w:rsidRPr="007008A3">
        <w:t>1</w:t>
      </w:r>
      <w:r w:rsidR="000F269D">
        <w:t>0</w:t>
      </w:r>
      <w:r w:rsidR="00991263" w:rsidRPr="007008A3">
        <w:t xml:space="preserve"> </w:t>
      </w:r>
      <w:r w:rsidRPr="007008A3">
        <w:t xml:space="preserve">– </w:t>
      </w:r>
      <w:r w:rsidR="00991263" w:rsidRPr="007008A3">
        <w:t>Формирование дефектных ведомостей</w:t>
      </w:r>
    </w:p>
    <w:p w:rsidR="00655043" w:rsidRDefault="00F62E46" w:rsidP="00991263">
      <w:pPr>
        <w:spacing w:after="240" w:line="276" w:lineRule="auto"/>
        <w:rPr>
          <w:rFonts w:cs="Arial"/>
        </w:rPr>
      </w:pPr>
      <w:r>
        <w:rPr>
          <w:rFonts w:cs="Arial"/>
        </w:rPr>
        <w:t>Планировщик</w:t>
      </w:r>
      <w:r w:rsidR="00081566" w:rsidRPr="00081566">
        <w:rPr>
          <w:rFonts w:cs="Arial"/>
        </w:rPr>
        <w:t xml:space="preserve"> </w:t>
      </w:r>
      <w:r w:rsidR="002535C0">
        <w:rPr>
          <w:rFonts w:cs="Arial"/>
        </w:rPr>
        <w:t>ТОиР УО</w:t>
      </w:r>
      <w:r w:rsidR="00991263" w:rsidRPr="007008A3">
        <w:rPr>
          <w:rFonts w:cs="Arial"/>
        </w:rPr>
        <w:t xml:space="preserve"> </w:t>
      </w:r>
      <w:r w:rsidR="00C804D6">
        <w:rPr>
          <w:rFonts w:cs="Arial"/>
        </w:rPr>
        <w:t xml:space="preserve">формирует </w:t>
      </w:r>
      <w:ins w:id="459" w:author="polyus\kiselevyuv" w:date="2022-05-17T14:07:00Z">
        <w:r w:rsidR="00BE4888">
          <w:rPr>
            <w:rFonts w:cs="Arial"/>
          </w:rPr>
          <w:t xml:space="preserve">и выводит на печать </w:t>
        </w:r>
      </w:ins>
      <w:r w:rsidR="00C804D6">
        <w:rPr>
          <w:rFonts w:cs="Arial"/>
        </w:rPr>
        <w:t>дефектную ведомость</w:t>
      </w:r>
      <w:r w:rsidR="00355DEC">
        <w:rPr>
          <w:rFonts w:cs="Arial"/>
        </w:rPr>
        <w:t xml:space="preserve"> при помощи </w:t>
      </w:r>
      <w:r w:rsidR="00033D38">
        <w:rPr>
          <w:rFonts w:cs="Arial"/>
        </w:rPr>
        <w:t xml:space="preserve">транзакции </w:t>
      </w:r>
      <w:r w:rsidR="00033D38">
        <w:rPr>
          <w:rFonts w:cs="Arial"/>
          <w:lang w:val="en-US"/>
        </w:rPr>
        <w:t>ZPM</w:t>
      </w:r>
      <w:r w:rsidR="00033D38" w:rsidRPr="009721BA">
        <w:rPr>
          <w:rFonts w:cs="Arial"/>
        </w:rPr>
        <w:t>_</w:t>
      </w:r>
      <w:r w:rsidR="00033D38">
        <w:rPr>
          <w:rFonts w:cs="Arial"/>
          <w:lang w:val="en-US"/>
        </w:rPr>
        <w:t>DV</w:t>
      </w:r>
      <w:r w:rsidR="00033D38" w:rsidRPr="009721BA">
        <w:rPr>
          <w:rFonts w:cs="Arial"/>
        </w:rPr>
        <w:t xml:space="preserve"> (</w:t>
      </w:r>
      <w:r w:rsidR="00355DEC">
        <w:rPr>
          <w:rFonts w:cs="Arial"/>
        </w:rPr>
        <w:t>разработк</w:t>
      </w:r>
      <w:r w:rsidR="00033D38">
        <w:rPr>
          <w:rFonts w:cs="Arial"/>
        </w:rPr>
        <w:t>а</w:t>
      </w:r>
      <w:r w:rsidR="000F269D">
        <w:rPr>
          <w:rFonts w:cs="Arial"/>
        </w:rPr>
        <w:t xml:space="preserve"> «Дефектная ведомость», № в реестре разработок </w:t>
      </w:r>
      <w:r w:rsidR="00B65B75">
        <w:rPr>
          <w:rFonts w:cs="Arial"/>
        </w:rPr>
        <w:t>PM32</w:t>
      </w:r>
      <w:r w:rsidR="00033D38">
        <w:rPr>
          <w:rFonts w:cs="Arial"/>
        </w:rPr>
        <w:t>)</w:t>
      </w:r>
      <w:r w:rsidR="00C804D6">
        <w:rPr>
          <w:rFonts w:cs="Arial"/>
        </w:rPr>
        <w:t>.</w:t>
      </w:r>
      <w:r w:rsidR="00112EF8">
        <w:rPr>
          <w:rFonts w:cs="Arial"/>
        </w:rPr>
        <w:t xml:space="preserve"> </w:t>
      </w:r>
      <w:commentRangeStart w:id="460"/>
      <w:r w:rsidR="00112EF8">
        <w:rPr>
          <w:rFonts w:cs="Arial"/>
        </w:rPr>
        <w:t xml:space="preserve">Ссылка на формуляр приведена </w:t>
      </w:r>
      <w:commentRangeEnd w:id="460"/>
      <w:r w:rsidR="006A6D48">
        <w:rPr>
          <w:rStyle w:val="aff5"/>
        </w:rPr>
        <w:commentReference w:id="460"/>
      </w:r>
      <w:r w:rsidR="00112EF8">
        <w:rPr>
          <w:rFonts w:cs="Arial"/>
        </w:rPr>
        <w:t>в таблице в разделе 5.8. данного КД.</w:t>
      </w:r>
    </w:p>
    <w:p w:rsidR="009D03A0" w:rsidRPr="00A56639" w:rsidRDefault="009D03A0" w:rsidP="002E665C">
      <w:pPr>
        <w:spacing w:after="120" w:line="276" w:lineRule="auto"/>
        <w:ind w:left="924" w:hanging="357"/>
        <w:jc w:val="left"/>
        <w:rPr>
          <w:rFonts w:cs="Arial"/>
        </w:rPr>
      </w:pPr>
      <w:r w:rsidRPr="00A56639">
        <w:rPr>
          <w:rFonts w:cs="Arial"/>
        </w:rPr>
        <w:t>Поля для заполнения на селекционном экране:</w:t>
      </w:r>
    </w:p>
    <w:p w:rsidR="009D03A0" w:rsidRDefault="009D03A0" w:rsidP="002E665C">
      <w:pPr>
        <w:spacing w:after="120" w:line="276" w:lineRule="auto"/>
        <w:ind w:left="924" w:hanging="357"/>
        <w:jc w:val="left"/>
        <w:rPr>
          <w:rFonts w:cs="Arial"/>
        </w:rPr>
      </w:pPr>
      <w:r w:rsidRPr="00A56639">
        <w:rPr>
          <w:rFonts w:cs="Arial"/>
        </w:rPr>
        <w:t>- Техническое место;</w:t>
      </w:r>
    </w:p>
    <w:p w:rsidR="00F21194" w:rsidRPr="00F21194" w:rsidRDefault="00F21194" w:rsidP="002E665C">
      <w:pPr>
        <w:spacing w:after="120" w:line="276" w:lineRule="auto"/>
        <w:ind w:left="924" w:hanging="357"/>
        <w:jc w:val="left"/>
        <w:rPr>
          <w:rFonts w:cs="Arial"/>
        </w:rPr>
      </w:pPr>
      <w:r>
        <w:rPr>
          <w:rFonts w:cs="Arial"/>
        </w:rPr>
        <w:t>- Единица оборудования</w:t>
      </w:r>
      <w:r w:rsidRPr="009721BA">
        <w:rPr>
          <w:rFonts w:cs="Arial"/>
        </w:rPr>
        <w:t>;</w:t>
      </w:r>
    </w:p>
    <w:p w:rsidR="009D03A0" w:rsidRPr="00F2216F" w:rsidRDefault="009D03A0" w:rsidP="002E665C">
      <w:pPr>
        <w:spacing w:after="120" w:line="276" w:lineRule="auto"/>
        <w:ind w:left="924" w:hanging="357"/>
        <w:jc w:val="left"/>
        <w:rPr>
          <w:rFonts w:cs="Arial"/>
        </w:rPr>
      </w:pPr>
      <w:r w:rsidRPr="00B153FA">
        <w:rPr>
          <w:rFonts w:cs="Arial"/>
        </w:rPr>
        <w:t xml:space="preserve">- </w:t>
      </w:r>
      <w:r>
        <w:rPr>
          <w:rFonts w:cs="Arial"/>
        </w:rPr>
        <w:t>Заказ ТОРО</w:t>
      </w:r>
      <w:ins w:id="461" w:author="polyus\kiselevyuv" w:date="2022-04-24T15:53:00Z">
        <w:r w:rsidR="00F2216F" w:rsidRPr="00F2216F">
          <w:rPr>
            <w:rFonts w:cs="Arial"/>
          </w:rPr>
          <w:t xml:space="preserve"> (</w:t>
        </w:r>
        <w:r w:rsidR="00F2216F">
          <w:rPr>
            <w:rFonts w:cs="Arial"/>
          </w:rPr>
          <w:t xml:space="preserve">со статусами </w:t>
        </w:r>
        <w:r w:rsidR="00F2216F" w:rsidRPr="00F2216F">
          <w:rPr>
            <w:rFonts w:cs="Arial"/>
          </w:rPr>
          <w:t>ПЛАН, НЕД, ТРОС, ИСП</w:t>
        </w:r>
        <w:r w:rsidR="00F2216F">
          <w:rPr>
            <w:rFonts w:cs="Arial"/>
          </w:rPr>
          <w:t>/</w:t>
        </w:r>
        <w:r w:rsidR="00F2216F" w:rsidRPr="00F2216F">
          <w:t xml:space="preserve"> </w:t>
        </w:r>
        <w:r w:rsidR="00F2216F" w:rsidRPr="00F2216F">
          <w:rPr>
            <w:rFonts w:cs="Arial"/>
          </w:rPr>
          <w:t>ПЛАН, МЕС, ТРОС</w:t>
        </w:r>
        <w:r w:rsidR="00F2216F">
          <w:rPr>
            <w:rFonts w:cs="Arial"/>
          </w:rPr>
          <w:t>/</w:t>
        </w:r>
        <w:r w:rsidR="00F2216F" w:rsidRPr="00F2216F">
          <w:t xml:space="preserve"> </w:t>
        </w:r>
        <w:r w:rsidR="00F2216F" w:rsidRPr="00F2216F">
          <w:rPr>
            <w:rFonts w:cs="Arial"/>
          </w:rPr>
          <w:t>ПЛАН, ГОД, ТРОС</w:t>
        </w:r>
        <w:r w:rsidR="00F2216F">
          <w:rPr>
            <w:rFonts w:cs="Arial"/>
          </w:rPr>
          <w:t>)</w:t>
        </w:r>
      </w:ins>
    </w:p>
    <w:p w:rsidR="00B86265" w:rsidRDefault="00B86265" w:rsidP="002E665C">
      <w:pPr>
        <w:spacing w:after="120" w:line="276" w:lineRule="auto"/>
        <w:ind w:left="924" w:hanging="357"/>
        <w:jc w:val="left"/>
        <w:rPr>
          <w:rFonts w:cs="Arial"/>
        </w:rPr>
      </w:pPr>
      <w:r w:rsidRPr="009721BA">
        <w:rPr>
          <w:rFonts w:cs="Arial"/>
        </w:rPr>
        <w:t xml:space="preserve">- </w:t>
      </w:r>
      <w:r>
        <w:rPr>
          <w:rFonts w:cs="Arial"/>
        </w:rPr>
        <w:t>Вид заказа</w:t>
      </w:r>
    </w:p>
    <w:p w:rsidR="00B86265" w:rsidRPr="00B86265" w:rsidRDefault="00B86265" w:rsidP="002E665C">
      <w:pPr>
        <w:spacing w:after="120" w:line="276" w:lineRule="auto"/>
        <w:ind w:left="924" w:hanging="357"/>
        <w:jc w:val="left"/>
        <w:rPr>
          <w:rFonts w:cs="Arial"/>
        </w:rPr>
      </w:pPr>
      <w:r>
        <w:rPr>
          <w:rFonts w:cs="Arial"/>
        </w:rPr>
        <w:t>- Вид работы ТОРО</w:t>
      </w:r>
    </w:p>
    <w:p w:rsidR="009D03A0" w:rsidRDefault="009D03A0" w:rsidP="002E665C">
      <w:pPr>
        <w:spacing w:after="120" w:line="276" w:lineRule="auto"/>
        <w:ind w:left="924" w:hanging="357"/>
        <w:jc w:val="left"/>
        <w:rPr>
          <w:rFonts w:cs="Arial"/>
        </w:rPr>
      </w:pPr>
      <w:r w:rsidRPr="00A56639">
        <w:rPr>
          <w:rFonts w:cs="Arial"/>
        </w:rPr>
        <w:t>- Группа планирования;</w:t>
      </w:r>
    </w:p>
    <w:p w:rsidR="00D443D1" w:rsidRDefault="00D443D1" w:rsidP="002E665C">
      <w:pPr>
        <w:spacing w:after="120" w:line="276" w:lineRule="auto"/>
        <w:ind w:left="924" w:hanging="357"/>
        <w:jc w:val="left"/>
        <w:rPr>
          <w:rFonts w:cs="Arial"/>
        </w:rPr>
      </w:pPr>
      <w:r>
        <w:rPr>
          <w:rFonts w:cs="Arial"/>
        </w:rPr>
        <w:t>- Управляющее рабочее место</w:t>
      </w:r>
      <w:r w:rsidRPr="009721BA">
        <w:rPr>
          <w:rFonts w:cs="Arial"/>
        </w:rPr>
        <w:t>;</w:t>
      </w:r>
    </w:p>
    <w:p w:rsidR="00D443D1" w:rsidRPr="00D443D1" w:rsidRDefault="00D443D1" w:rsidP="002E665C">
      <w:pPr>
        <w:spacing w:after="120" w:line="276" w:lineRule="auto"/>
        <w:ind w:left="924" w:hanging="357"/>
        <w:jc w:val="left"/>
        <w:rPr>
          <w:rFonts w:cs="Arial"/>
        </w:rPr>
      </w:pPr>
      <w:r>
        <w:rPr>
          <w:rFonts w:cs="Arial"/>
        </w:rPr>
        <w:t>- Завод рабочего места</w:t>
      </w:r>
      <w:r w:rsidRPr="009721BA">
        <w:rPr>
          <w:rFonts w:cs="Arial"/>
        </w:rPr>
        <w:t>;</w:t>
      </w:r>
    </w:p>
    <w:p w:rsidR="009D03A0" w:rsidRDefault="009D03A0" w:rsidP="009207CC">
      <w:pPr>
        <w:spacing w:after="240" w:line="276" w:lineRule="auto"/>
        <w:ind w:left="927" w:hanging="360"/>
        <w:jc w:val="left"/>
        <w:rPr>
          <w:rFonts w:cs="Arial"/>
        </w:rPr>
      </w:pPr>
      <w:r w:rsidRPr="00A56639">
        <w:rPr>
          <w:rFonts w:cs="Arial"/>
        </w:rPr>
        <w:t>- Период (с .. по).</w:t>
      </w:r>
    </w:p>
    <w:p w:rsidR="00AC081A" w:rsidRPr="009721BA" w:rsidRDefault="00AC081A" w:rsidP="009207CC">
      <w:pPr>
        <w:spacing w:after="240" w:line="276" w:lineRule="auto"/>
        <w:ind w:left="927" w:hanging="360"/>
        <w:jc w:val="left"/>
        <w:rPr>
          <w:rFonts w:cs="Arial"/>
        </w:rPr>
      </w:pPr>
      <w:r>
        <w:rPr>
          <w:rFonts w:cs="Arial"/>
        </w:rPr>
        <w:t>- Рабочее место операций</w:t>
      </w:r>
      <w:r w:rsidRPr="009721BA">
        <w:rPr>
          <w:rFonts w:cs="Arial"/>
        </w:rPr>
        <w:t>;</w:t>
      </w:r>
    </w:p>
    <w:p w:rsidR="00AC081A" w:rsidRPr="00AC081A" w:rsidRDefault="00AC081A" w:rsidP="009207CC">
      <w:pPr>
        <w:spacing w:after="240" w:line="276" w:lineRule="auto"/>
        <w:ind w:left="927" w:hanging="360"/>
        <w:jc w:val="left"/>
        <w:rPr>
          <w:rFonts w:cs="Arial"/>
        </w:rPr>
      </w:pPr>
      <w:r w:rsidRPr="009721BA">
        <w:rPr>
          <w:rFonts w:cs="Arial"/>
        </w:rPr>
        <w:t xml:space="preserve">- </w:t>
      </w:r>
      <w:r>
        <w:rPr>
          <w:rFonts w:cs="Arial"/>
        </w:rPr>
        <w:t>Завод рабочего места операций</w:t>
      </w:r>
      <w:r w:rsidRPr="009721BA">
        <w:rPr>
          <w:rFonts w:cs="Arial"/>
        </w:rPr>
        <w:t>;</w:t>
      </w:r>
    </w:p>
    <w:p w:rsidR="00C804D6" w:rsidRDefault="00C804D6" w:rsidP="002E665C">
      <w:pPr>
        <w:spacing w:after="120" w:line="276" w:lineRule="auto"/>
        <w:rPr>
          <w:rFonts w:cs="Arial"/>
        </w:rPr>
      </w:pPr>
      <w:r>
        <w:rPr>
          <w:rFonts w:cs="Arial"/>
        </w:rPr>
        <w:t>Варианты формирования дефектных ведомостей:</w:t>
      </w:r>
    </w:p>
    <w:p w:rsidR="00C804D6" w:rsidRDefault="00C804D6" w:rsidP="002E665C">
      <w:pPr>
        <w:spacing w:after="120" w:line="276" w:lineRule="auto"/>
        <w:rPr>
          <w:rFonts w:cs="Arial"/>
        </w:rPr>
      </w:pPr>
      <w:r>
        <w:rPr>
          <w:rFonts w:cs="Arial"/>
        </w:rPr>
        <w:t>- на основе одного заказа</w:t>
      </w:r>
      <w:r w:rsidR="000F269D">
        <w:rPr>
          <w:rFonts w:cs="Arial"/>
        </w:rPr>
        <w:t>;</w:t>
      </w:r>
    </w:p>
    <w:p w:rsidR="009207CC" w:rsidRDefault="00C804D6" w:rsidP="00991263">
      <w:pPr>
        <w:spacing w:after="240" w:line="276" w:lineRule="auto"/>
        <w:rPr>
          <w:rFonts w:cs="Arial"/>
        </w:rPr>
      </w:pPr>
      <w:r>
        <w:rPr>
          <w:rFonts w:cs="Arial"/>
        </w:rPr>
        <w:t>- на основе нескольких заказов</w:t>
      </w:r>
      <w:r w:rsidR="000F269D">
        <w:rPr>
          <w:rFonts w:cs="Arial"/>
        </w:rPr>
        <w:t>.</w:t>
      </w:r>
      <w:r w:rsidR="009207CC" w:rsidRPr="009207CC">
        <w:rPr>
          <w:rFonts w:cs="Arial"/>
        </w:rPr>
        <w:t xml:space="preserve"> </w:t>
      </w:r>
    </w:p>
    <w:p w:rsidR="00215A9C" w:rsidRDefault="00215A9C" w:rsidP="002E665C">
      <w:pPr>
        <w:spacing w:after="120" w:line="276" w:lineRule="auto"/>
        <w:rPr>
          <w:rFonts w:cs="Arial"/>
        </w:rPr>
      </w:pPr>
      <w:r>
        <w:rPr>
          <w:rFonts w:cs="Arial"/>
        </w:rPr>
        <w:t xml:space="preserve">Дефектная ведомость содержит следующие </w:t>
      </w:r>
      <w:r w:rsidR="00847822">
        <w:rPr>
          <w:rFonts w:cs="Arial"/>
        </w:rPr>
        <w:t xml:space="preserve">основные </w:t>
      </w:r>
      <w:r>
        <w:rPr>
          <w:rFonts w:cs="Arial"/>
        </w:rPr>
        <w:t>поля:</w:t>
      </w:r>
    </w:p>
    <w:p w:rsidR="00215A9C" w:rsidRDefault="00847822" w:rsidP="002E665C">
      <w:pPr>
        <w:pStyle w:val="afa"/>
        <w:numPr>
          <w:ilvl w:val="0"/>
          <w:numId w:val="50"/>
        </w:numPr>
        <w:spacing w:after="120" w:line="276" w:lineRule="auto"/>
        <w:rPr>
          <w:rFonts w:cs="Arial"/>
        </w:rPr>
      </w:pPr>
      <w:r>
        <w:rPr>
          <w:rFonts w:cs="Arial"/>
        </w:rPr>
        <w:t>Код единицы оборудования</w:t>
      </w:r>
      <w:r w:rsidR="00AA10F6">
        <w:rPr>
          <w:rFonts w:cs="Arial"/>
        </w:rPr>
        <w:t>;</w:t>
      </w:r>
    </w:p>
    <w:p w:rsidR="00AA10F6" w:rsidRDefault="00AA10F6" w:rsidP="002E665C">
      <w:pPr>
        <w:pStyle w:val="afa"/>
        <w:numPr>
          <w:ilvl w:val="0"/>
          <w:numId w:val="50"/>
        </w:numPr>
        <w:spacing w:after="120" w:line="276" w:lineRule="auto"/>
        <w:rPr>
          <w:rFonts w:cs="Arial"/>
        </w:rPr>
      </w:pPr>
      <w:r>
        <w:rPr>
          <w:rFonts w:cs="Arial"/>
        </w:rPr>
        <w:t>Название единицы оборудования;</w:t>
      </w:r>
    </w:p>
    <w:p w:rsidR="00AA10F6" w:rsidRDefault="00AA10F6" w:rsidP="002E665C">
      <w:pPr>
        <w:pStyle w:val="afa"/>
        <w:numPr>
          <w:ilvl w:val="0"/>
          <w:numId w:val="50"/>
        </w:numPr>
        <w:spacing w:after="120" w:line="276" w:lineRule="auto"/>
        <w:rPr>
          <w:rFonts w:cs="Arial"/>
        </w:rPr>
      </w:pPr>
      <w:r>
        <w:rPr>
          <w:rFonts w:cs="Arial"/>
        </w:rPr>
        <w:t>Инвентарный номер;</w:t>
      </w:r>
    </w:p>
    <w:p w:rsidR="00AA10F6" w:rsidRDefault="00AA10F6" w:rsidP="002E665C">
      <w:pPr>
        <w:pStyle w:val="afa"/>
        <w:numPr>
          <w:ilvl w:val="0"/>
          <w:numId w:val="50"/>
        </w:numPr>
        <w:spacing w:after="120" w:line="276" w:lineRule="auto"/>
        <w:rPr>
          <w:rFonts w:cs="Arial"/>
        </w:rPr>
      </w:pPr>
      <w:r>
        <w:rPr>
          <w:rFonts w:cs="Arial"/>
        </w:rPr>
        <w:t>Вид заказа;</w:t>
      </w:r>
    </w:p>
    <w:p w:rsidR="00AA10F6" w:rsidRDefault="00AA10F6" w:rsidP="002E665C">
      <w:pPr>
        <w:pStyle w:val="afa"/>
        <w:numPr>
          <w:ilvl w:val="0"/>
          <w:numId w:val="50"/>
        </w:numPr>
        <w:spacing w:after="120" w:line="276" w:lineRule="auto"/>
        <w:rPr>
          <w:rFonts w:cs="Arial"/>
        </w:rPr>
      </w:pPr>
      <w:r>
        <w:rPr>
          <w:rFonts w:cs="Arial"/>
        </w:rPr>
        <w:t>Номер заказа;</w:t>
      </w:r>
    </w:p>
    <w:p w:rsidR="00AA10F6" w:rsidRDefault="00AA10F6" w:rsidP="002E665C">
      <w:pPr>
        <w:pStyle w:val="afa"/>
        <w:numPr>
          <w:ilvl w:val="0"/>
          <w:numId w:val="50"/>
        </w:numPr>
        <w:spacing w:after="120" w:line="276" w:lineRule="auto"/>
        <w:rPr>
          <w:rFonts w:cs="Arial"/>
        </w:rPr>
      </w:pPr>
      <w:r>
        <w:rPr>
          <w:rFonts w:cs="Arial"/>
        </w:rPr>
        <w:t>Вид работ;</w:t>
      </w:r>
    </w:p>
    <w:p w:rsidR="00AA10F6" w:rsidRDefault="00AA10F6" w:rsidP="002E665C">
      <w:pPr>
        <w:pStyle w:val="afa"/>
        <w:numPr>
          <w:ilvl w:val="0"/>
          <w:numId w:val="50"/>
        </w:numPr>
        <w:spacing w:after="120" w:line="276" w:lineRule="auto"/>
        <w:rPr>
          <w:rFonts w:cs="Arial"/>
        </w:rPr>
      </w:pPr>
      <w:r>
        <w:rPr>
          <w:rFonts w:cs="Arial"/>
        </w:rPr>
        <w:t>Наименование работы;</w:t>
      </w:r>
    </w:p>
    <w:p w:rsidR="00AA10F6" w:rsidRDefault="00AA10F6" w:rsidP="002E665C">
      <w:pPr>
        <w:pStyle w:val="afa"/>
        <w:numPr>
          <w:ilvl w:val="0"/>
          <w:numId w:val="50"/>
        </w:numPr>
        <w:spacing w:after="120" w:line="276" w:lineRule="auto"/>
        <w:rPr>
          <w:rFonts w:cs="Arial"/>
        </w:rPr>
      </w:pPr>
      <w:r>
        <w:rPr>
          <w:rFonts w:cs="Arial"/>
        </w:rPr>
        <w:t>Единица измерения (например, «ЧАС»);</w:t>
      </w:r>
    </w:p>
    <w:p w:rsidR="00AA10F6" w:rsidRDefault="00AA10F6" w:rsidP="002E665C">
      <w:pPr>
        <w:pStyle w:val="afa"/>
        <w:numPr>
          <w:ilvl w:val="0"/>
          <w:numId w:val="50"/>
        </w:numPr>
        <w:spacing w:after="120" w:line="276" w:lineRule="auto"/>
        <w:rPr>
          <w:rFonts w:cs="Arial"/>
        </w:rPr>
      </w:pPr>
      <w:r>
        <w:rPr>
          <w:rFonts w:cs="Arial"/>
        </w:rPr>
        <w:t>Количество;</w:t>
      </w:r>
    </w:p>
    <w:p w:rsidR="00AA10F6" w:rsidRDefault="00AA10F6" w:rsidP="002E665C">
      <w:pPr>
        <w:pStyle w:val="afa"/>
        <w:numPr>
          <w:ilvl w:val="0"/>
          <w:numId w:val="50"/>
        </w:numPr>
        <w:spacing w:after="120" w:line="276" w:lineRule="auto"/>
        <w:rPr>
          <w:rFonts w:cs="Arial"/>
        </w:rPr>
      </w:pPr>
      <w:r>
        <w:rPr>
          <w:rFonts w:cs="Arial"/>
        </w:rPr>
        <w:t>Исполнитель работ;</w:t>
      </w:r>
    </w:p>
    <w:p w:rsidR="00AA10F6" w:rsidRDefault="00AA10F6" w:rsidP="002E665C">
      <w:pPr>
        <w:pStyle w:val="afa"/>
        <w:numPr>
          <w:ilvl w:val="0"/>
          <w:numId w:val="50"/>
        </w:numPr>
        <w:spacing w:after="120" w:line="276" w:lineRule="auto"/>
        <w:rPr>
          <w:rFonts w:cs="Arial"/>
        </w:rPr>
      </w:pPr>
      <w:r>
        <w:rPr>
          <w:rFonts w:cs="Arial"/>
        </w:rPr>
        <w:t>Необходимые МТР</w:t>
      </w:r>
      <w:r w:rsidR="00430AA3">
        <w:rPr>
          <w:rFonts w:cs="Arial"/>
        </w:rPr>
        <w:t xml:space="preserve"> (наименование, количество)</w:t>
      </w:r>
      <w:r>
        <w:rPr>
          <w:rFonts w:cs="Arial"/>
        </w:rPr>
        <w:t>;</w:t>
      </w:r>
    </w:p>
    <w:p w:rsidR="00AA10F6" w:rsidRPr="00A44015" w:rsidRDefault="00861BA2" w:rsidP="00B153FA">
      <w:pPr>
        <w:pStyle w:val="afa"/>
        <w:numPr>
          <w:ilvl w:val="0"/>
          <w:numId w:val="50"/>
        </w:numPr>
        <w:spacing w:after="240" w:line="276" w:lineRule="auto"/>
        <w:rPr>
          <w:rFonts w:cs="Arial"/>
        </w:rPr>
      </w:pPr>
      <w:r>
        <w:rPr>
          <w:rFonts w:cs="Arial"/>
        </w:rPr>
        <w:t>Машины, механизмы</w:t>
      </w:r>
      <w:r w:rsidR="00430AA3">
        <w:rPr>
          <w:rFonts w:cs="Arial"/>
          <w:lang w:val="en-US"/>
        </w:rPr>
        <w:t xml:space="preserve"> (</w:t>
      </w:r>
      <w:r w:rsidR="00430AA3">
        <w:rPr>
          <w:rFonts w:cs="Arial"/>
        </w:rPr>
        <w:t>наименование, количество</w:t>
      </w:r>
      <w:r w:rsidR="00430AA3">
        <w:rPr>
          <w:rFonts w:cs="Arial"/>
          <w:lang w:val="en-US"/>
        </w:rPr>
        <w:t>)</w:t>
      </w:r>
      <w:r>
        <w:rPr>
          <w:rFonts w:cs="Arial"/>
        </w:rPr>
        <w:t>.</w:t>
      </w:r>
    </w:p>
    <w:p w:rsidR="00C804D6" w:rsidRPr="00BF02DE" w:rsidRDefault="009207CC" w:rsidP="00991263">
      <w:pPr>
        <w:spacing w:after="240" w:line="276" w:lineRule="auto"/>
        <w:rPr>
          <w:rFonts w:cs="Arial"/>
        </w:rPr>
      </w:pPr>
      <w:r>
        <w:rPr>
          <w:rFonts w:cs="Arial"/>
        </w:rPr>
        <w:t xml:space="preserve">После </w:t>
      </w:r>
      <w:r w:rsidR="00943B27">
        <w:rPr>
          <w:rFonts w:cs="Arial"/>
        </w:rPr>
        <w:t>формирования</w:t>
      </w:r>
      <w:r>
        <w:rPr>
          <w:rFonts w:cs="Arial"/>
        </w:rPr>
        <w:t xml:space="preserve"> дефектной ведомости </w:t>
      </w:r>
      <w:r w:rsidR="00943B27">
        <w:rPr>
          <w:rFonts w:cs="Arial"/>
        </w:rPr>
        <w:t xml:space="preserve">по </w:t>
      </w:r>
      <w:r>
        <w:rPr>
          <w:rFonts w:cs="Arial"/>
        </w:rPr>
        <w:t>заказ</w:t>
      </w:r>
      <w:r w:rsidR="00943B27">
        <w:rPr>
          <w:rFonts w:cs="Arial"/>
        </w:rPr>
        <w:t>у</w:t>
      </w:r>
      <w:r>
        <w:rPr>
          <w:rFonts w:cs="Arial"/>
        </w:rPr>
        <w:t xml:space="preserve"> ТОРО устанавливается статус ДФКТ – Дефектная ведомость.</w:t>
      </w:r>
    </w:p>
    <w:p w:rsidR="009207CC" w:rsidRDefault="009207CC">
      <w:pPr>
        <w:spacing w:after="240" w:line="276" w:lineRule="auto"/>
        <w:rPr>
          <w:rFonts w:cs="Arial"/>
        </w:rPr>
      </w:pPr>
      <w:r>
        <w:rPr>
          <w:rFonts w:cs="Arial"/>
        </w:rPr>
        <w:t>Описание статусов и статусных схем заказов ТОРО приведено в разделе 5.7.1 данного КД.</w:t>
      </w:r>
    </w:p>
    <w:p w:rsidR="00991263" w:rsidRPr="007008A3" w:rsidRDefault="00991263" w:rsidP="00655043">
      <w:pPr>
        <w:rPr>
          <w:rFonts w:cs="Arial"/>
        </w:rPr>
      </w:pPr>
    </w:p>
    <w:p w:rsidR="00655043" w:rsidRPr="007008A3" w:rsidRDefault="00655043">
      <w:pPr>
        <w:pStyle w:val="4"/>
      </w:pPr>
      <w:bookmarkStart w:id="462" w:name="_Hlk520816037"/>
      <w:r w:rsidRPr="007008A3">
        <w:t xml:space="preserve">Шаг процесса </w:t>
      </w:r>
      <w:r w:rsidR="00991263" w:rsidRPr="007008A3">
        <w:t>2</w:t>
      </w:r>
      <w:r w:rsidR="000F269D">
        <w:t>0</w:t>
      </w:r>
      <w:r w:rsidRPr="007008A3">
        <w:t xml:space="preserve"> – </w:t>
      </w:r>
      <w:r w:rsidR="00991263" w:rsidRPr="007008A3">
        <w:t>Согласование дефектных ведомостей</w:t>
      </w:r>
    </w:p>
    <w:p w:rsidR="00655043" w:rsidRPr="007008A3" w:rsidRDefault="00655043" w:rsidP="00655043">
      <w:pPr>
        <w:rPr>
          <w:rFonts w:cs="Arial"/>
        </w:rPr>
      </w:pPr>
    </w:p>
    <w:p w:rsidR="00991263" w:rsidRPr="00BE4888" w:rsidRDefault="005E4092" w:rsidP="00991263">
      <w:pPr>
        <w:spacing w:after="240" w:line="276" w:lineRule="auto"/>
        <w:rPr>
          <w:rFonts w:cs="Arial"/>
        </w:rPr>
      </w:pPr>
      <w:r w:rsidRPr="005E4092">
        <w:rPr>
          <w:rFonts w:cs="Arial"/>
        </w:rPr>
        <w:t>Перед согласованием</w:t>
      </w:r>
      <w:r>
        <w:rPr>
          <w:rFonts w:cs="Arial"/>
        </w:rPr>
        <w:t xml:space="preserve"> Главным специалистом </w:t>
      </w:r>
      <w:r w:rsidR="002535C0">
        <w:rPr>
          <w:rFonts w:cs="Arial"/>
        </w:rPr>
        <w:t>ТОиР УО</w:t>
      </w:r>
      <w:r>
        <w:rPr>
          <w:rFonts w:cs="Arial"/>
        </w:rPr>
        <w:t xml:space="preserve">, дефектная ведомость </w:t>
      </w:r>
      <w:r w:rsidRPr="005E4092">
        <w:rPr>
          <w:rFonts w:cs="Arial"/>
        </w:rPr>
        <w:t xml:space="preserve">сначала </w:t>
      </w:r>
      <w:r>
        <w:rPr>
          <w:rFonts w:cs="Arial"/>
        </w:rPr>
        <w:t>согласовывается Старшим</w:t>
      </w:r>
      <w:r w:rsidRPr="005E4092">
        <w:rPr>
          <w:rFonts w:cs="Arial"/>
        </w:rPr>
        <w:t xml:space="preserve"> Планировщик</w:t>
      </w:r>
      <w:r>
        <w:rPr>
          <w:rFonts w:cs="Arial"/>
        </w:rPr>
        <w:t>ом</w:t>
      </w:r>
      <w:r w:rsidRPr="005E4092">
        <w:rPr>
          <w:rFonts w:cs="Arial"/>
        </w:rPr>
        <w:t xml:space="preserve"> ТОиР</w:t>
      </w:r>
      <w:ins w:id="463" w:author="polyus\kiselevyuv" w:date="2022-04-24T16:03:00Z">
        <w:r w:rsidR="00890C65" w:rsidRPr="00890C65">
          <w:rPr>
            <w:rFonts w:cs="Arial"/>
          </w:rPr>
          <w:t xml:space="preserve"> </w:t>
        </w:r>
        <w:r w:rsidR="00890C65">
          <w:rPr>
            <w:rFonts w:cs="Arial"/>
          </w:rPr>
          <w:t>УО</w:t>
        </w:r>
      </w:ins>
      <w:r>
        <w:rPr>
          <w:rFonts w:cs="Arial"/>
        </w:rPr>
        <w:t xml:space="preserve">, после чего </w:t>
      </w:r>
      <w:r w:rsidR="000F269D">
        <w:rPr>
          <w:rFonts w:cs="Arial"/>
        </w:rPr>
        <w:t xml:space="preserve">Дефектная ведомость передается на согласование Главному специалисту </w:t>
      </w:r>
      <w:r w:rsidR="002535C0">
        <w:rPr>
          <w:rFonts w:cs="Arial"/>
        </w:rPr>
        <w:t>ТОиР УО</w:t>
      </w:r>
      <w:r w:rsidR="000F269D">
        <w:rPr>
          <w:rFonts w:cs="Arial"/>
        </w:rPr>
        <w:t>, который п</w:t>
      </w:r>
      <w:r w:rsidR="00991263" w:rsidRPr="007008A3">
        <w:rPr>
          <w:rFonts w:cs="Arial"/>
        </w:rPr>
        <w:t>ри получении документа проверяет корректность данных, полноту состава в соответствии с</w:t>
      </w:r>
      <w:r w:rsidR="00D139D7">
        <w:rPr>
          <w:rFonts w:cs="Arial"/>
        </w:rPr>
        <w:t xml:space="preserve"> заказ</w:t>
      </w:r>
      <w:r w:rsidR="00991263" w:rsidRPr="007008A3">
        <w:rPr>
          <w:rFonts w:cs="Arial"/>
        </w:rPr>
        <w:t xml:space="preserve">ами, соответствие оборудованию, обоснованность (перечень работ, сроки, ответственных, </w:t>
      </w:r>
      <w:r w:rsidR="000F269D">
        <w:rPr>
          <w:rFonts w:cs="Arial"/>
        </w:rPr>
        <w:t xml:space="preserve">выбранного </w:t>
      </w:r>
      <w:r w:rsidR="00991263" w:rsidRPr="007008A3">
        <w:rPr>
          <w:rFonts w:cs="Arial"/>
        </w:rPr>
        <w:t xml:space="preserve">подрядчика). </w:t>
      </w:r>
    </w:p>
    <w:p w:rsidR="00991263" w:rsidRDefault="000F269D" w:rsidP="00991263">
      <w:pPr>
        <w:spacing w:after="240" w:line="276" w:lineRule="auto"/>
        <w:rPr>
          <w:rFonts w:cs="Arial"/>
        </w:rPr>
      </w:pPr>
      <w:r>
        <w:rPr>
          <w:rFonts w:cs="Arial"/>
        </w:rPr>
        <w:t xml:space="preserve">Главный специалист </w:t>
      </w:r>
      <w:r w:rsidR="002535C0">
        <w:rPr>
          <w:rFonts w:cs="Arial"/>
        </w:rPr>
        <w:t>ТОиР УО</w:t>
      </w:r>
      <w:r>
        <w:rPr>
          <w:rFonts w:cs="Arial"/>
        </w:rPr>
        <w:t xml:space="preserve"> согласовывает</w:t>
      </w:r>
      <w:r w:rsidR="00991263" w:rsidRPr="007008A3">
        <w:rPr>
          <w:rFonts w:cs="Arial"/>
        </w:rPr>
        <w:t xml:space="preserve"> дефектн</w:t>
      </w:r>
      <w:r>
        <w:rPr>
          <w:rFonts w:cs="Arial"/>
        </w:rPr>
        <w:t>ую ведомость</w:t>
      </w:r>
      <w:r w:rsidR="00991263" w:rsidRPr="007008A3">
        <w:rPr>
          <w:rFonts w:cs="Arial"/>
        </w:rPr>
        <w:t xml:space="preserve"> и </w:t>
      </w:r>
      <w:r>
        <w:rPr>
          <w:rFonts w:cs="Arial"/>
        </w:rPr>
        <w:t xml:space="preserve">передает </w:t>
      </w:r>
      <w:r w:rsidR="00583B3B">
        <w:rPr>
          <w:rFonts w:cs="Arial"/>
        </w:rPr>
        <w:t xml:space="preserve">Планировщику </w:t>
      </w:r>
      <w:r w:rsidR="002535C0">
        <w:rPr>
          <w:rFonts w:cs="Arial"/>
        </w:rPr>
        <w:t>ТОиР УО</w:t>
      </w:r>
      <w:r w:rsidR="00991263" w:rsidRPr="007008A3">
        <w:rPr>
          <w:rFonts w:cs="Arial"/>
        </w:rPr>
        <w:t>.</w:t>
      </w:r>
    </w:p>
    <w:p w:rsidR="007F5A72" w:rsidRDefault="009207CC" w:rsidP="00B153FA">
      <w:pPr>
        <w:spacing w:after="240" w:line="276" w:lineRule="auto"/>
        <w:ind w:firstLine="0"/>
        <w:rPr>
          <w:rFonts w:cs="Arial"/>
        </w:rPr>
      </w:pPr>
      <w:r>
        <w:rPr>
          <w:rFonts w:cs="Arial"/>
        </w:rPr>
        <w:tab/>
      </w:r>
      <w:r w:rsidR="007F5A72">
        <w:rPr>
          <w:rFonts w:cs="Arial"/>
        </w:rPr>
        <w:t>Шаг выполняется вне системы.</w:t>
      </w:r>
    </w:p>
    <w:bookmarkEnd w:id="462"/>
    <w:p w:rsidR="00655043" w:rsidRPr="007008A3" w:rsidRDefault="00655043">
      <w:pPr>
        <w:pStyle w:val="4"/>
      </w:pPr>
      <w:r w:rsidRPr="007008A3">
        <w:t xml:space="preserve">Шаг процесса </w:t>
      </w:r>
      <w:r w:rsidR="00991263" w:rsidRPr="007008A3">
        <w:t>3</w:t>
      </w:r>
      <w:r w:rsidR="000F269D">
        <w:t>0</w:t>
      </w:r>
      <w:r w:rsidRPr="007008A3">
        <w:t xml:space="preserve"> – </w:t>
      </w:r>
      <w:r w:rsidR="00991263" w:rsidRPr="007008A3">
        <w:t>Определение возможности расчета сметной стоимости</w:t>
      </w:r>
    </w:p>
    <w:p w:rsidR="00707C1E" w:rsidRPr="007008A3" w:rsidRDefault="00F62E46" w:rsidP="00707C1E">
      <w:pPr>
        <w:spacing w:after="240" w:line="276" w:lineRule="auto"/>
        <w:rPr>
          <w:rFonts w:cs="Arial"/>
        </w:rPr>
      </w:pPr>
      <w:r>
        <w:rPr>
          <w:rFonts w:cs="Arial"/>
        </w:rPr>
        <w:t>Планировщик</w:t>
      </w:r>
      <w:r w:rsidR="00707C1E" w:rsidRPr="007008A3">
        <w:rPr>
          <w:rFonts w:cs="Arial"/>
        </w:rPr>
        <w:t xml:space="preserve"> </w:t>
      </w:r>
      <w:r w:rsidR="002535C0">
        <w:rPr>
          <w:rFonts w:cs="Arial"/>
        </w:rPr>
        <w:t>ТОиР УО</w:t>
      </w:r>
      <w:r w:rsidR="00081566">
        <w:rPr>
          <w:rFonts w:cs="Arial"/>
        </w:rPr>
        <w:t xml:space="preserve">, </w:t>
      </w:r>
      <w:r w:rsidR="00081566" w:rsidRPr="00081566">
        <w:rPr>
          <w:rFonts w:cs="Arial"/>
        </w:rPr>
        <w:t>на основе своего опыта взаимодействия с конкретным подрядчиком</w:t>
      </w:r>
      <w:r w:rsidR="00081566">
        <w:rPr>
          <w:rFonts w:cs="Arial"/>
        </w:rPr>
        <w:t xml:space="preserve">, </w:t>
      </w:r>
      <w:r w:rsidR="00707C1E" w:rsidRPr="007008A3">
        <w:rPr>
          <w:rFonts w:cs="Arial"/>
        </w:rPr>
        <w:t>определяет возможность расчета сметной стоимости силами подрядчика</w:t>
      </w:r>
      <w:r w:rsidR="002638CA">
        <w:rPr>
          <w:rFonts w:cs="Arial"/>
        </w:rPr>
        <w:t xml:space="preserve"> (</w:t>
      </w:r>
      <w:r w:rsidR="002638CA">
        <w:t>при наличии договора с подрядной организацией на оказание услуг по составлению сметной документации),</w:t>
      </w:r>
      <w:r w:rsidR="00707C1E" w:rsidRPr="007008A3">
        <w:rPr>
          <w:rFonts w:cs="Arial"/>
        </w:rPr>
        <w:t xml:space="preserve"> либо </w:t>
      </w:r>
      <w:r w:rsidR="000F269D">
        <w:rPr>
          <w:rFonts w:cs="Arial"/>
        </w:rPr>
        <w:t>с привлечением сметного</w:t>
      </w:r>
      <w:r w:rsidR="00707C1E" w:rsidRPr="007008A3">
        <w:rPr>
          <w:rFonts w:cs="Arial"/>
        </w:rPr>
        <w:t xml:space="preserve"> отдел</w:t>
      </w:r>
      <w:r w:rsidR="000F269D">
        <w:rPr>
          <w:rFonts w:cs="Arial"/>
        </w:rPr>
        <w:t>а</w:t>
      </w:r>
      <w:r w:rsidR="002638CA">
        <w:rPr>
          <w:rFonts w:cs="Arial"/>
        </w:rPr>
        <w:t xml:space="preserve"> </w:t>
      </w:r>
      <w:r w:rsidR="002638CA" w:rsidRPr="00DB179D">
        <w:t xml:space="preserve">(при наличии сметного отдела </w:t>
      </w:r>
      <w:r w:rsidR="002638CA" w:rsidRPr="00105709">
        <w:t>и возможности корректной оценки сметы</w:t>
      </w:r>
      <w:r w:rsidR="002638CA">
        <w:t>)</w:t>
      </w:r>
      <w:r w:rsidR="000F269D">
        <w:rPr>
          <w:rFonts w:cs="Arial"/>
        </w:rPr>
        <w:t>,</w:t>
      </w:r>
      <w:r w:rsidR="002638CA">
        <w:rPr>
          <w:rFonts w:cs="Arial"/>
        </w:rPr>
        <w:t xml:space="preserve"> или путем запроса ТКП и установлением плановой цены (в остальных случаях)</w:t>
      </w:r>
      <w:r w:rsidR="000F269D">
        <w:rPr>
          <w:rFonts w:cs="Arial"/>
        </w:rPr>
        <w:t xml:space="preserve"> и, в соответствии с принятым решением, передает дефектную ведомость для оценки стоимости указанных работ, выполняя шаг 40 либо 50</w:t>
      </w:r>
      <w:r w:rsidR="00E122DE">
        <w:rPr>
          <w:rFonts w:cs="Arial"/>
        </w:rPr>
        <w:t xml:space="preserve">, либо передаёт дефектную ведомость в процесс </w:t>
      </w:r>
      <w:r w:rsidR="00E122DE" w:rsidRPr="00E122DE">
        <w:rPr>
          <w:rFonts w:cs="Arial"/>
        </w:rPr>
        <w:t>ПП-10.03.01-ERP Ведение плановых цен</w:t>
      </w:r>
      <w:r w:rsidR="00E122DE">
        <w:rPr>
          <w:rFonts w:cs="Arial"/>
        </w:rPr>
        <w:t xml:space="preserve"> для организации запроса ТКП</w:t>
      </w:r>
      <w:r w:rsidR="00D20A15">
        <w:rPr>
          <w:rFonts w:cs="Arial"/>
        </w:rPr>
        <w:t xml:space="preserve"> (см. КД </w:t>
      </w:r>
      <w:r w:rsidR="001710A8">
        <w:rPr>
          <w:rFonts w:cs="Arial"/>
        </w:rPr>
        <w:t>ERP.</w:t>
      </w:r>
      <w:r w:rsidR="000B519E">
        <w:rPr>
          <w:rFonts w:cs="Arial"/>
        </w:rPr>
        <w:t>4.6.1.2.</w:t>
      </w:r>
      <w:r w:rsidR="00D20A15">
        <w:rPr>
          <w:rFonts w:cs="Arial"/>
        </w:rPr>
        <w:t>58 Планирование обеспечения МТР, работами и услугами)</w:t>
      </w:r>
      <w:r w:rsidR="000F269D">
        <w:rPr>
          <w:rFonts w:cs="Arial"/>
        </w:rPr>
        <w:t>.</w:t>
      </w:r>
    </w:p>
    <w:p w:rsidR="00655043" w:rsidRDefault="00192DDC" w:rsidP="00655043">
      <w:pPr>
        <w:rPr>
          <w:rFonts w:cs="Arial"/>
        </w:rPr>
      </w:pPr>
      <w:r>
        <w:rPr>
          <w:rFonts w:cs="Arial"/>
        </w:rPr>
        <w:t>Шаг выполняется вне системы.</w:t>
      </w:r>
    </w:p>
    <w:p w:rsidR="00192DDC" w:rsidRPr="007008A3" w:rsidRDefault="00192DDC" w:rsidP="00655043">
      <w:pPr>
        <w:rPr>
          <w:rFonts w:cs="Arial"/>
        </w:rPr>
      </w:pPr>
    </w:p>
    <w:p w:rsidR="00655043" w:rsidRPr="007008A3" w:rsidRDefault="00655043">
      <w:pPr>
        <w:pStyle w:val="4"/>
      </w:pPr>
      <w:r w:rsidRPr="007008A3">
        <w:t xml:space="preserve">Шаг процесса </w:t>
      </w:r>
      <w:r w:rsidR="00707C1E" w:rsidRPr="007008A3">
        <w:t>4</w:t>
      </w:r>
      <w:r w:rsidR="000F269D">
        <w:t>0</w:t>
      </w:r>
      <w:r w:rsidRPr="007008A3">
        <w:t xml:space="preserve"> – </w:t>
      </w:r>
      <w:r w:rsidR="00707C1E" w:rsidRPr="007008A3">
        <w:t>Передача дефектных ведомостей в сметный отдел для проведения расчетов</w:t>
      </w:r>
    </w:p>
    <w:p w:rsidR="00655043" w:rsidRPr="007008A3" w:rsidRDefault="00655043" w:rsidP="00655043">
      <w:pPr>
        <w:rPr>
          <w:rFonts w:cs="Arial"/>
        </w:rPr>
      </w:pPr>
    </w:p>
    <w:p w:rsidR="00F4504D" w:rsidRDefault="005B70D8" w:rsidP="00707C1E">
      <w:pPr>
        <w:spacing w:after="240" w:line="276" w:lineRule="auto"/>
      </w:pPr>
      <w:r>
        <w:t>П</w:t>
      </w:r>
      <w:r w:rsidRPr="00DB179D">
        <w:t xml:space="preserve">ри наличии сметного отдела </w:t>
      </w:r>
      <w:r w:rsidRPr="00105709">
        <w:t>и возможности корректной оценки сметы</w:t>
      </w:r>
      <w:r>
        <w:t>, Планировщик ТОиР УО передаёт дефектную ведомость для возможности её осмечивания.</w:t>
      </w:r>
    </w:p>
    <w:p w:rsidR="00192DDC" w:rsidRDefault="00192DDC" w:rsidP="00707C1E">
      <w:pPr>
        <w:spacing w:after="240" w:line="276" w:lineRule="auto"/>
      </w:pPr>
      <w:r>
        <w:rPr>
          <w:rFonts w:cs="Arial"/>
        </w:rPr>
        <w:t>Шаг выполняется вне системы.</w:t>
      </w:r>
    </w:p>
    <w:p w:rsidR="00F4504D" w:rsidRPr="007008A3" w:rsidRDefault="00F4504D">
      <w:pPr>
        <w:pStyle w:val="4"/>
      </w:pPr>
      <w:r w:rsidRPr="007008A3">
        <w:t>Шаг процесса 4</w:t>
      </w:r>
      <w:r>
        <w:t>2</w:t>
      </w:r>
      <w:r w:rsidRPr="007008A3">
        <w:t xml:space="preserve"> – </w:t>
      </w:r>
      <w:r>
        <w:t xml:space="preserve">Формирование сметы сметным отделом </w:t>
      </w:r>
    </w:p>
    <w:p w:rsidR="00F4504D" w:rsidRPr="007008A3" w:rsidRDefault="00F4504D" w:rsidP="00F4504D">
      <w:pPr>
        <w:rPr>
          <w:rFonts w:cs="Arial"/>
        </w:rPr>
      </w:pPr>
    </w:p>
    <w:p w:rsidR="00563E0F" w:rsidRDefault="005C61F4" w:rsidP="00F4504D">
      <w:pPr>
        <w:spacing w:after="240" w:line="276" w:lineRule="auto"/>
        <w:rPr>
          <w:ins w:id="464" w:author="polyus\kiselevyuv" w:date="2022-04-24T16:21:00Z"/>
        </w:rPr>
      </w:pPr>
      <w:r w:rsidRPr="005C61F4">
        <w:t>Ответственный специалист сметного отдела выполняет осмечивание предоставленной дефектной ведомости и возвращает смету Планировщику ТОиР УО</w:t>
      </w:r>
      <w:r w:rsidR="00F4504D">
        <w:t>.</w:t>
      </w:r>
      <w:ins w:id="465" w:author="polyus\kiselevyuv" w:date="2022-04-24T16:19:00Z">
        <w:r w:rsidR="00563E0F">
          <w:t xml:space="preserve"> </w:t>
        </w:r>
      </w:ins>
    </w:p>
    <w:p w:rsidR="00563E0F" w:rsidRDefault="00563E0F" w:rsidP="00F4504D">
      <w:pPr>
        <w:spacing w:after="240" w:line="276" w:lineRule="auto"/>
        <w:rPr>
          <w:ins w:id="466" w:author="polyus\kiselevyuv" w:date="2022-04-24T16:19:00Z"/>
        </w:rPr>
      </w:pPr>
      <w:ins w:id="467" w:author="polyus\kiselevyuv" w:date="2022-04-24T16:21:00Z">
        <w:r>
          <w:t>Также о</w:t>
        </w:r>
        <w:r w:rsidRPr="00563E0F">
          <w:t>тветственный специалист сметного отдела</w:t>
        </w:r>
        <w:r>
          <w:t xml:space="preserve"> на основании полученных от </w:t>
        </w:r>
      </w:ins>
      <w:ins w:id="468" w:author="polyus\kiselevyuv" w:date="2022-04-24T16:22:00Z">
        <w:r>
          <w:t xml:space="preserve">подрядчика замечаний </w:t>
        </w:r>
      </w:ins>
      <w:ins w:id="469" w:author="polyus\kiselevyuv" w:date="2022-04-24T16:21:00Z">
        <w:r>
          <w:t>вносит исправления в смету</w:t>
        </w:r>
      </w:ins>
      <w:ins w:id="470" w:author="polyus\kiselevyuv" w:date="2022-04-24T16:22:00Z">
        <w:r>
          <w:t>.</w:t>
        </w:r>
      </w:ins>
    </w:p>
    <w:p w:rsidR="005709F7" w:rsidRDefault="00192DDC" w:rsidP="009721BA">
      <w:pPr>
        <w:spacing w:after="240" w:line="276" w:lineRule="auto"/>
        <w:rPr>
          <w:rFonts w:cs="Arial"/>
        </w:rPr>
      </w:pPr>
      <w:r>
        <w:rPr>
          <w:rFonts w:cs="Arial"/>
        </w:rPr>
        <w:t>Шаг выполняется вне системы.</w:t>
      </w:r>
    </w:p>
    <w:p w:rsidR="005709F7" w:rsidRPr="007008A3" w:rsidRDefault="005709F7">
      <w:pPr>
        <w:pStyle w:val="4"/>
      </w:pPr>
      <w:r w:rsidRPr="007008A3">
        <w:t>Шаг процесса 4</w:t>
      </w:r>
      <w:r w:rsidR="0071550D">
        <w:t>3</w:t>
      </w:r>
      <w:r w:rsidRPr="007008A3">
        <w:t xml:space="preserve"> – </w:t>
      </w:r>
      <w:r w:rsidR="0071550D">
        <w:t>Передача сметы на согласование в подрядную организацию</w:t>
      </w:r>
      <w:r>
        <w:t xml:space="preserve"> </w:t>
      </w:r>
    </w:p>
    <w:p w:rsidR="005709F7" w:rsidRPr="007008A3" w:rsidRDefault="005709F7" w:rsidP="005709F7">
      <w:pPr>
        <w:rPr>
          <w:rFonts w:cs="Arial"/>
        </w:rPr>
      </w:pPr>
    </w:p>
    <w:p w:rsidR="005709F7" w:rsidRPr="007008A3" w:rsidRDefault="0071550D" w:rsidP="005709F7">
      <w:pPr>
        <w:spacing w:after="240" w:line="276" w:lineRule="auto"/>
        <w:rPr>
          <w:rFonts w:cs="Arial"/>
        </w:rPr>
      </w:pPr>
      <w:r w:rsidRPr="0071550D">
        <w:t>Планировщик ТОиР УО направляет смету в подрядную организацию для её согласования</w:t>
      </w:r>
      <w:r w:rsidR="005709F7">
        <w:t>.</w:t>
      </w:r>
    </w:p>
    <w:p w:rsidR="005709F7" w:rsidRDefault="005709F7" w:rsidP="005709F7">
      <w:pPr>
        <w:spacing w:after="240" w:line="276" w:lineRule="auto"/>
        <w:rPr>
          <w:rFonts w:cs="Arial"/>
        </w:rPr>
      </w:pPr>
      <w:r>
        <w:rPr>
          <w:rFonts w:cs="Arial"/>
        </w:rPr>
        <w:t>Шаг выполняется вне системы.</w:t>
      </w:r>
    </w:p>
    <w:p w:rsidR="0071550D" w:rsidRPr="007008A3" w:rsidRDefault="0071550D">
      <w:pPr>
        <w:pStyle w:val="4"/>
      </w:pPr>
      <w:r w:rsidRPr="007008A3">
        <w:t>Шаг процесса 4</w:t>
      </w:r>
      <w:r>
        <w:t>4</w:t>
      </w:r>
      <w:r w:rsidRPr="007008A3">
        <w:t xml:space="preserve"> – </w:t>
      </w:r>
      <w:r>
        <w:t xml:space="preserve">Согласование сметы подрядной организацией </w:t>
      </w:r>
    </w:p>
    <w:p w:rsidR="0071550D" w:rsidRPr="007008A3" w:rsidRDefault="0071550D" w:rsidP="0071550D">
      <w:pPr>
        <w:rPr>
          <w:rFonts w:cs="Arial"/>
        </w:rPr>
      </w:pPr>
    </w:p>
    <w:p w:rsidR="0071550D" w:rsidRPr="007008A3" w:rsidRDefault="006F5374" w:rsidP="0071550D">
      <w:pPr>
        <w:spacing w:after="240" w:line="276" w:lineRule="auto"/>
        <w:rPr>
          <w:rFonts w:cs="Arial"/>
        </w:rPr>
      </w:pPr>
      <w:r w:rsidRPr="006F5374">
        <w:t>Подрядная организация выполняет согласование сметы</w:t>
      </w:r>
      <w:r>
        <w:t>, полученной от Планировщика ТОиР УО</w:t>
      </w:r>
      <w:r w:rsidR="0071550D">
        <w:t>.</w:t>
      </w:r>
      <w:ins w:id="471" w:author="polyus\kiselevyuv" w:date="2022-04-24T16:22:00Z">
        <w:r w:rsidR="00563E0F">
          <w:t xml:space="preserve"> В случае наличия замечаний направляет их в сметный отдел</w:t>
        </w:r>
      </w:ins>
      <w:ins w:id="472" w:author="polyus\kiselevyuv" w:date="2022-04-24T16:23:00Z">
        <w:r w:rsidR="00563E0F">
          <w:t>.</w:t>
        </w:r>
      </w:ins>
      <w:ins w:id="473" w:author="polyus\kiselevyuv" w:date="2022-04-24T16:22:00Z">
        <w:r w:rsidR="00563E0F">
          <w:t xml:space="preserve"> </w:t>
        </w:r>
      </w:ins>
    </w:p>
    <w:p w:rsidR="0071550D" w:rsidRPr="007008A3" w:rsidRDefault="0071550D" w:rsidP="0071550D">
      <w:pPr>
        <w:spacing w:after="240" w:line="276" w:lineRule="auto"/>
        <w:rPr>
          <w:rFonts w:cs="Arial"/>
        </w:rPr>
      </w:pPr>
      <w:r>
        <w:rPr>
          <w:rFonts w:cs="Arial"/>
        </w:rPr>
        <w:t>Шаг выполняется вне системы.</w:t>
      </w:r>
    </w:p>
    <w:p w:rsidR="00655043" w:rsidRPr="007008A3" w:rsidRDefault="00655043">
      <w:pPr>
        <w:pStyle w:val="4"/>
      </w:pPr>
      <w:r w:rsidRPr="007008A3">
        <w:t xml:space="preserve">Шаг процесса </w:t>
      </w:r>
      <w:r w:rsidR="00707C1E" w:rsidRPr="007008A3">
        <w:t>5</w:t>
      </w:r>
      <w:r w:rsidR="000F269D">
        <w:t>0</w:t>
      </w:r>
      <w:r w:rsidR="005915D4">
        <w:t xml:space="preserve"> </w:t>
      </w:r>
      <w:r w:rsidRPr="007008A3">
        <w:t xml:space="preserve">– </w:t>
      </w:r>
      <w:r w:rsidR="00707C1E" w:rsidRPr="007008A3">
        <w:t>Передача дефектных ведомостей подрядчику</w:t>
      </w:r>
    </w:p>
    <w:p w:rsidR="00655043" w:rsidRPr="007008A3" w:rsidRDefault="00655043" w:rsidP="00655043">
      <w:pPr>
        <w:rPr>
          <w:rFonts w:cs="Arial"/>
        </w:rPr>
      </w:pPr>
      <w:bookmarkStart w:id="474" w:name="OLE_LINK6"/>
    </w:p>
    <w:bookmarkEnd w:id="474"/>
    <w:p w:rsidR="00707C1E" w:rsidRPr="007008A3" w:rsidRDefault="00081566" w:rsidP="00707C1E">
      <w:pPr>
        <w:spacing w:after="240" w:line="276" w:lineRule="auto"/>
        <w:rPr>
          <w:rFonts w:cs="Arial"/>
        </w:rPr>
      </w:pPr>
      <w:r>
        <w:rPr>
          <w:rFonts w:cs="Arial"/>
        </w:rPr>
        <w:t>Планировщик</w:t>
      </w:r>
      <w:r w:rsidRPr="007008A3">
        <w:rPr>
          <w:rFonts w:cs="Arial"/>
        </w:rPr>
        <w:t xml:space="preserve"> </w:t>
      </w:r>
      <w:r w:rsidR="002535C0">
        <w:rPr>
          <w:rFonts w:cs="Arial"/>
        </w:rPr>
        <w:t>ТОиР УО</w:t>
      </w:r>
      <w:r w:rsidDel="00081566">
        <w:rPr>
          <w:rFonts w:cs="Arial"/>
        </w:rPr>
        <w:t xml:space="preserve"> </w:t>
      </w:r>
      <w:r w:rsidR="00BE2AFE">
        <w:rPr>
          <w:rFonts w:cs="Arial"/>
        </w:rPr>
        <w:t>передает дефектные ведомости</w:t>
      </w:r>
      <w:r w:rsidR="00544098">
        <w:rPr>
          <w:rFonts w:cs="Arial"/>
        </w:rPr>
        <w:t xml:space="preserve"> </w:t>
      </w:r>
      <w:r w:rsidR="00BE2AFE">
        <w:rPr>
          <w:rFonts w:cs="Arial"/>
        </w:rPr>
        <w:t>Представителю подрядной организации для формирования сметной стоимости работ.</w:t>
      </w:r>
    </w:p>
    <w:p w:rsidR="00655043" w:rsidRDefault="00192DDC" w:rsidP="00655043">
      <w:pPr>
        <w:rPr>
          <w:rFonts w:cs="Arial"/>
        </w:rPr>
      </w:pPr>
      <w:r>
        <w:rPr>
          <w:rFonts w:cs="Arial"/>
        </w:rPr>
        <w:t>Шаг выполняется вне системы.</w:t>
      </w:r>
    </w:p>
    <w:p w:rsidR="00192DDC" w:rsidRPr="007008A3" w:rsidRDefault="00192DDC" w:rsidP="00655043">
      <w:pPr>
        <w:rPr>
          <w:rFonts w:cs="Arial"/>
        </w:rPr>
      </w:pPr>
    </w:p>
    <w:p w:rsidR="00707C1E" w:rsidRPr="007008A3" w:rsidRDefault="00707C1E">
      <w:pPr>
        <w:pStyle w:val="4"/>
      </w:pPr>
      <w:r w:rsidRPr="007008A3">
        <w:t xml:space="preserve">Шаг процесса </w:t>
      </w:r>
      <w:r w:rsidR="00345803" w:rsidRPr="00345803">
        <w:t>60</w:t>
      </w:r>
      <w:r w:rsidRPr="007008A3">
        <w:t xml:space="preserve"> – Формирование сметы подрядной организацией</w:t>
      </w:r>
    </w:p>
    <w:p w:rsidR="00707C1E" w:rsidRDefault="00D43AF5" w:rsidP="0043622A">
      <w:pPr>
        <w:spacing w:after="240" w:line="276" w:lineRule="auto"/>
        <w:rPr>
          <w:rFonts w:cs="Arial"/>
        </w:rPr>
      </w:pPr>
      <w:r>
        <w:rPr>
          <w:rFonts w:cs="Arial"/>
        </w:rPr>
        <w:t>На основании полученной согласованной дефектной ведомости</w:t>
      </w:r>
      <w:ins w:id="475" w:author="polyus\kiselevyuv" w:date="2022-04-24T16:36:00Z">
        <w:r w:rsidR="00FD726B">
          <w:rPr>
            <w:rFonts w:cs="Arial"/>
          </w:rPr>
          <w:t xml:space="preserve">, а также листа замечаний, полученного от </w:t>
        </w:r>
      </w:ins>
      <w:ins w:id="476" w:author="polyus\kiselevyuv" w:date="2022-04-24T16:37:00Z">
        <w:r w:rsidR="00FD726B" w:rsidRPr="00FD726B">
          <w:rPr>
            <w:rFonts w:cs="Arial"/>
          </w:rPr>
          <w:t>Ответственн</w:t>
        </w:r>
        <w:r w:rsidR="00FD726B">
          <w:rPr>
            <w:rFonts w:cs="Arial"/>
          </w:rPr>
          <w:t>ого</w:t>
        </w:r>
        <w:r w:rsidR="00FD726B" w:rsidRPr="00FD726B">
          <w:rPr>
            <w:rFonts w:cs="Arial"/>
          </w:rPr>
          <w:t xml:space="preserve"> специалист</w:t>
        </w:r>
        <w:r w:rsidR="00FD726B">
          <w:rPr>
            <w:rFonts w:cs="Arial"/>
          </w:rPr>
          <w:t>а</w:t>
        </w:r>
        <w:r w:rsidR="00FD726B" w:rsidRPr="00FD726B">
          <w:rPr>
            <w:rFonts w:cs="Arial"/>
          </w:rPr>
          <w:t xml:space="preserve"> по сметам</w:t>
        </w:r>
        <w:r w:rsidR="00FD726B">
          <w:rPr>
            <w:rFonts w:cs="Arial"/>
          </w:rPr>
          <w:t xml:space="preserve"> (шаг 64)</w:t>
        </w:r>
      </w:ins>
      <w:r>
        <w:rPr>
          <w:rFonts w:cs="Arial"/>
        </w:rPr>
        <w:t>, смету формирует</w:t>
      </w:r>
      <w:r w:rsidRPr="007008A3">
        <w:rPr>
          <w:rFonts w:cs="Arial"/>
        </w:rPr>
        <w:t xml:space="preserve"> </w:t>
      </w:r>
      <w:r>
        <w:rPr>
          <w:rFonts w:cs="Arial"/>
        </w:rPr>
        <w:t>П</w:t>
      </w:r>
      <w:r w:rsidR="00707C1E" w:rsidRPr="007008A3">
        <w:rPr>
          <w:rFonts w:cs="Arial"/>
        </w:rPr>
        <w:t>редставител</w:t>
      </w:r>
      <w:r>
        <w:rPr>
          <w:rFonts w:cs="Arial"/>
        </w:rPr>
        <w:t>ь</w:t>
      </w:r>
      <w:r w:rsidR="00707C1E" w:rsidRPr="007008A3">
        <w:rPr>
          <w:rFonts w:cs="Arial"/>
        </w:rPr>
        <w:t xml:space="preserve"> подрядной организации</w:t>
      </w:r>
      <w:r>
        <w:rPr>
          <w:rFonts w:cs="Arial"/>
        </w:rPr>
        <w:t xml:space="preserve">, после чего </w:t>
      </w:r>
      <w:r w:rsidR="00BE2AFE">
        <w:rPr>
          <w:rFonts w:cs="Arial"/>
        </w:rPr>
        <w:t>возвращает</w:t>
      </w:r>
      <w:r>
        <w:rPr>
          <w:rFonts w:cs="Arial"/>
        </w:rPr>
        <w:t xml:space="preserve"> ее Планировщику </w:t>
      </w:r>
      <w:r w:rsidR="002535C0">
        <w:rPr>
          <w:rFonts w:cs="Arial"/>
        </w:rPr>
        <w:t>ТОИР УО</w:t>
      </w:r>
      <w:r>
        <w:rPr>
          <w:rFonts w:cs="Arial"/>
        </w:rPr>
        <w:t>.</w:t>
      </w:r>
    </w:p>
    <w:p w:rsidR="00192DDC" w:rsidRDefault="00192DDC" w:rsidP="0043622A">
      <w:pPr>
        <w:spacing w:after="240" w:line="276" w:lineRule="auto"/>
        <w:rPr>
          <w:rFonts w:cs="Arial"/>
        </w:rPr>
      </w:pPr>
      <w:r>
        <w:rPr>
          <w:rFonts w:cs="Arial"/>
        </w:rPr>
        <w:t>Шаг выполняется вне системы.</w:t>
      </w:r>
    </w:p>
    <w:p w:rsidR="00FD7CF1" w:rsidRPr="007008A3" w:rsidRDefault="00FD7CF1">
      <w:pPr>
        <w:pStyle w:val="4"/>
      </w:pPr>
      <w:r w:rsidRPr="007008A3">
        <w:t xml:space="preserve">Шаг процесса </w:t>
      </w:r>
      <w:r>
        <w:t>63</w:t>
      </w:r>
      <w:r w:rsidRPr="007008A3">
        <w:t xml:space="preserve"> – </w:t>
      </w:r>
      <w:r>
        <w:t>Передача сметы на согласование в сметный отдел</w:t>
      </w:r>
    </w:p>
    <w:p w:rsidR="00FD7CF1" w:rsidRDefault="0092197A" w:rsidP="00FD7CF1">
      <w:pPr>
        <w:spacing w:after="240" w:line="276" w:lineRule="auto"/>
        <w:rPr>
          <w:rFonts w:cs="Arial"/>
        </w:rPr>
      </w:pPr>
      <w:r w:rsidRPr="0092197A">
        <w:rPr>
          <w:rFonts w:cs="Arial"/>
        </w:rPr>
        <w:t>Планировщик ТОиР УО передаёт полученную от подрядной организации смету в сметный отдел для анализа на корректность и согласования</w:t>
      </w:r>
      <w:r w:rsidR="00FD7CF1">
        <w:rPr>
          <w:rFonts w:cs="Arial"/>
        </w:rPr>
        <w:t>.</w:t>
      </w:r>
    </w:p>
    <w:p w:rsidR="00FD7CF1" w:rsidRDefault="00FD7CF1" w:rsidP="00FD7CF1">
      <w:pPr>
        <w:spacing w:after="240" w:line="276" w:lineRule="auto"/>
        <w:rPr>
          <w:rFonts w:cs="Arial"/>
        </w:rPr>
      </w:pPr>
      <w:r>
        <w:rPr>
          <w:rFonts w:cs="Arial"/>
        </w:rPr>
        <w:t>Шаг выполняется вне системы.</w:t>
      </w:r>
    </w:p>
    <w:p w:rsidR="00742D37" w:rsidRPr="007008A3" w:rsidRDefault="00742D37">
      <w:pPr>
        <w:pStyle w:val="4"/>
      </w:pPr>
      <w:r w:rsidRPr="007008A3">
        <w:t xml:space="preserve">Шаг процесса </w:t>
      </w:r>
      <w:r>
        <w:t>64</w:t>
      </w:r>
      <w:r w:rsidRPr="007008A3">
        <w:t xml:space="preserve"> – </w:t>
      </w:r>
      <w:r>
        <w:t>Согласование сметы сметным отделом</w:t>
      </w:r>
    </w:p>
    <w:p w:rsidR="00B75F6B" w:rsidRDefault="00667006" w:rsidP="00B75F6B">
      <w:pPr>
        <w:spacing w:after="240" w:line="276" w:lineRule="auto"/>
        <w:rPr>
          <w:rFonts w:cs="Arial"/>
        </w:rPr>
      </w:pPr>
      <w:r w:rsidRPr="00667006">
        <w:rPr>
          <w:rFonts w:cs="Arial"/>
        </w:rPr>
        <w:t>Ответственный специалист по сметам осуществляет анализ корректности полученной сметы и выполняет её согласование</w:t>
      </w:r>
      <w:r w:rsidR="00B75F6B">
        <w:rPr>
          <w:rFonts w:cs="Arial"/>
        </w:rPr>
        <w:t xml:space="preserve"> </w:t>
      </w:r>
      <w:r w:rsidR="00B75F6B">
        <w:t>(проверяется на правильность используемых коэффициентов и цен)</w:t>
      </w:r>
      <w:r w:rsidR="00742D37">
        <w:rPr>
          <w:rFonts w:cs="Arial"/>
        </w:rPr>
        <w:t>.</w:t>
      </w:r>
      <w:r w:rsidR="00B75F6B">
        <w:rPr>
          <w:rFonts w:cs="Arial"/>
        </w:rPr>
        <w:t xml:space="preserve"> </w:t>
      </w:r>
      <w:r w:rsidR="00B75F6B">
        <w:t>При наличии замечаний, Ответственный специалист по сметам формирует лист замечаний и возвращает сметную документацию исполнителю на корректировку. По результатам согласования сметы Планировщику ТОиР УО направляется сметная документация для дальнейшего анализа</w:t>
      </w:r>
      <w:r w:rsidR="00DE65E7">
        <w:t>.</w:t>
      </w:r>
    </w:p>
    <w:p w:rsidR="00742D37" w:rsidRDefault="00742D37" w:rsidP="00742D37">
      <w:pPr>
        <w:spacing w:after="240" w:line="276" w:lineRule="auto"/>
        <w:rPr>
          <w:rFonts w:cs="Arial"/>
        </w:rPr>
      </w:pPr>
      <w:r>
        <w:rPr>
          <w:rFonts w:cs="Arial"/>
        </w:rPr>
        <w:t>Шаг выполняется вне системы.</w:t>
      </w:r>
    </w:p>
    <w:p w:rsidR="00707C1E" w:rsidRPr="007008A3" w:rsidRDefault="00345803">
      <w:pPr>
        <w:pStyle w:val="4"/>
      </w:pPr>
      <w:r>
        <w:t xml:space="preserve">Шаг процесса </w:t>
      </w:r>
      <w:r w:rsidRPr="002724F3">
        <w:t>7</w:t>
      </w:r>
      <w:r w:rsidR="00D43AF5">
        <w:t>0</w:t>
      </w:r>
      <w:r w:rsidR="00707C1E" w:rsidRPr="007008A3">
        <w:t xml:space="preserve"> – Анализ сметной документации</w:t>
      </w:r>
    </w:p>
    <w:p w:rsidR="00544098" w:rsidRDefault="00544098" w:rsidP="00544098">
      <w:pPr>
        <w:spacing w:after="240" w:line="276" w:lineRule="auto"/>
        <w:rPr>
          <w:rFonts w:cs="Arial"/>
        </w:rPr>
      </w:pPr>
      <w:r>
        <w:rPr>
          <w:rFonts w:cs="Arial"/>
        </w:rPr>
        <w:t xml:space="preserve">Планировщик ТОиР </w:t>
      </w:r>
      <w:r w:rsidR="00460463">
        <w:rPr>
          <w:rFonts w:cs="Arial"/>
        </w:rPr>
        <w:t xml:space="preserve">УО </w:t>
      </w:r>
      <w:r>
        <w:rPr>
          <w:rFonts w:cs="Arial"/>
        </w:rPr>
        <w:t>п</w:t>
      </w:r>
      <w:r w:rsidR="001E7A32">
        <w:rPr>
          <w:rFonts w:cs="Arial"/>
        </w:rPr>
        <w:t xml:space="preserve">олучает ТКП </w:t>
      </w:r>
      <w:r>
        <w:rPr>
          <w:rFonts w:cs="Arial"/>
        </w:rPr>
        <w:t>и прикладывает к заказу ТОРО</w:t>
      </w:r>
      <w:ins w:id="477" w:author="polyus\kiselevyuv" w:date="2022-04-24T16:44:00Z">
        <w:r w:rsidR="00583A25">
          <w:rPr>
            <w:rFonts w:cs="Arial"/>
          </w:rPr>
          <w:t xml:space="preserve"> со статусами </w:t>
        </w:r>
        <w:r w:rsidR="00583A25" w:rsidRPr="00F2216F">
          <w:rPr>
            <w:rFonts w:cs="Arial"/>
          </w:rPr>
          <w:t>ПЛАН, НЕД, ТРОС, ИСП</w:t>
        </w:r>
        <w:r w:rsidR="00583A25">
          <w:rPr>
            <w:rFonts w:cs="Arial"/>
          </w:rPr>
          <w:t>/</w:t>
        </w:r>
        <w:r w:rsidR="00583A25" w:rsidRPr="00F2216F">
          <w:t xml:space="preserve"> </w:t>
        </w:r>
        <w:r w:rsidR="00583A25" w:rsidRPr="00F2216F">
          <w:rPr>
            <w:rFonts w:cs="Arial"/>
          </w:rPr>
          <w:t>ПЛАН, МЕС, ТРОС</w:t>
        </w:r>
        <w:r w:rsidR="00583A25">
          <w:rPr>
            <w:rFonts w:cs="Arial"/>
          </w:rPr>
          <w:t>/</w:t>
        </w:r>
        <w:r w:rsidR="00583A25" w:rsidRPr="00F2216F">
          <w:t xml:space="preserve"> </w:t>
        </w:r>
        <w:r w:rsidR="00583A25" w:rsidRPr="00F2216F">
          <w:rPr>
            <w:rFonts w:cs="Arial"/>
          </w:rPr>
          <w:t>ПЛАН, ГОД, ТРОС</w:t>
        </w:r>
      </w:ins>
      <w:r>
        <w:rPr>
          <w:rFonts w:cs="Arial"/>
        </w:rPr>
        <w:t xml:space="preserve">. </w:t>
      </w:r>
    </w:p>
    <w:p w:rsidR="00707C1E" w:rsidRPr="007008A3" w:rsidRDefault="007C2274" w:rsidP="002E665C">
      <w:pPr>
        <w:spacing w:after="120" w:line="276" w:lineRule="auto"/>
        <w:rPr>
          <w:rFonts w:cs="Arial"/>
        </w:rPr>
      </w:pPr>
      <w:r>
        <w:rPr>
          <w:rFonts w:cs="Arial"/>
        </w:rPr>
        <w:t xml:space="preserve">Планировщик </w:t>
      </w:r>
      <w:r w:rsidR="002535C0">
        <w:rPr>
          <w:rFonts w:cs="Arial"/>
        </w:rPr>
        <w:t>ТОиР УО</w:t>
      </w:r>
      <w:r w:rsidR="00081566">
        <w:rPr>
          <w:rFonts w:cs="Arial"/>
        </w:rPr>
        <w:t xml:space="preserve"> </w:t>
      </w:r>
      <w:r>
        <w:rPr>
          <w:rFonts w:cs="Arial"/>
        </w:rPr>
        <w:t>(</w:t>
      </w:r>
      <w:r w:rsidR="00707C1E" w:rsidRPr="007008A3">
        <w:rPr>
          <w:rFonts w:cs="Arial"/>
        </w:rPr>
        <w:t>Исполнитель КП</w:t>
      </w:r>
      <w:r>
        <w:rPr>
          <w:rFonts w:cs="Arial"/>
        </w:rPr>
        <w:t>)</w:t>
      </w:r>
      <w:r w:rsidR="00707C1E" w:rsidRPr="007008A3">
        <w:rPr>
          <w:rFonts w:cs="Arial"/>
        </w:rPr>
        <w:t xml:space="preserve"> анализирует полученную сметную документацию</w:t>
      </w:r>
      <w:r w:rsidR="00544098">
        <w:rPr>
          <w:rFonts w:cs="Arial"/>
        </w:rPr>
        <w:t>, ТКП</w:t>
      </w:r>
      <w:r>
        <w:rPr>
          <w:rFonts w:cs="Arial"/>
        </w:rPr>
        <w:t>. В рамках данного анализа проверяется</w:t>
      </w:r>
      <w:r w:rsidR="00707C1E" w:rsidRPr="007008A3">
        <w:rPr>
          <w:rFonts w:cs="Arial"/>
        </w:rPr>
        <w:t xml:space="preserve">: </w:t>
      </w:r>
    </w:p>
    <w:p w:rsidR="00707C1E" w:rsidRPr="007008A3" w:rsidRDefault="00707C1E" w:rsidP="002E665C">
      <w:pPr>
        <w:spacing w:after="120" w:line="276" w:lineRule="auto"/>
        <w:rPr>
          <w:rFonts w:cs="Arial"/>
        </w:rPr>
      </w:pPr>
      <w:r w:rsidRPr="007008A3">
        <w:rPr>
          <w:rFonts w:cs="Arial"/>
        </w:rPr>
        <w:t>- расчет стоимости и соответствие затрат</w:t>
      </w:r>
      <w:r w:rsidR="007C2274">
        <w:rPr>
          <w:rFonts w:cs="Arial"/>
        </w:rPr>
        <w:t xml:space="preserve"> предоставленной дефектной</w:t>
      </w:r>
      <w:r w:rsidRPr="007008A3">
        <w:rPr>
          <w:rFonts w:cs="Arial"/>
        </w:rPr>
        <w:t xml:space="preserve"> ведомости</w:t>
      </w:r>
      <w:r w:rsidR="007C2274">
        <w:rPr>
          <w:rFonts w:cs="Arial"/>
        </w:rPr>
        <w:t>;</w:t>
      </w:r>
    </w:p>
    <w:p w:rsidR="00707C1E" w:rsidRPr="007008A3" w:rsidRDefault="00707C1E" w:rsidP="002E665C">
      <w:pPr>
        <w:spacing w:after="120" w:line="276" w:lineRule="auto"/>
        <w:rPr>
          <w:rFonts w:cs="Arial"/>
        </w:rPr>
      </w:pPr>
      <w:r w:rsidRPr="007008A3">
        <w:rPr>
          <w:rFonts w:cs="Arial"/>
        </w:rPr>
        <w:t>- корректность выбора способа устранения</w:t>
      </w:r>
      <w:r w:rsidR="007C2274">
        <w:rPr>
          <w:rFonts w:cs="Arial"/>
        </w:rPr>
        <w:t xml:space="preserve"> дефекта;</w:t>
      </w:r>
    </w:p>
    <w:p w:rsidR="00707C1E" w:rsidRPr="007008A3" w:rsidRDefault="00707C1E" w:rsidP="00707C1E">
      <w:pPr>
        <w:spacing w:after="240" w:line="276" w:lineRule="auto"/>
        <w:rPr>
          <w:rFonts w:cs="Arial"/>
        </w:rPr>
      </w:pPr>
      <w:r w:rsidRPr="007008A3">
        <w:rPr>
          <w:rFonts w:cs="Arial"/>
        </w:rPr>
        <w:t xml:space="preserve">- </w:t>
      </w:r>
      <w:r w:rsidR="007C2274">
        <w:rPr>
          <w:rFonts w:cs="Arial"/>
        </w:rPr>
        <w:t xml:space="preserve">проводится </w:t>
      </w:r>
      <w:r w:rsidRPr="007008A3">
        <w:rPr>
          <w:rFonts w:cs="Arial"/>
        </w:rPr>
        <w:t>анализ экономической эффективности ТОиР (</w:t>
      </w:r>
      <w:r w:rsidR="00F17E53">
        <w:rPr>
          <w:rFonts w:cs="Arial"/>
        </w:rPr>
        <w:t>в соответствии с</w:t>
      </w:r>
      <w:r w:rsidR="005569B4" w:rsidRPr="00DF62AE">
        <w:rPr>
          <w:rFonts w:cs="Arial"/>
        </w:rPr>
        <w:t xml:space="preserve"> </w:t>
      </w:r>
      <w:r w:rsidR="005569B4">
        <w:rPr>
          <w:rFonts w:cs="Arial"/>
        </w:rPr>
        <w:t xml:space="preserve">НМД </w:t>
      </w:r>
      <w:r w:rsidR="005569B4" w:rsidRPr="007E683A">
        <w:rPr>
          <w:rFonts w:cs="Arial"/>
        </w:rPr>
        <w:t>"ERP.2.1.14.PM Методика планирования (долгосрочного, годового, месячного, недельного) и учета работ по ТОиР, заменам и модернизациям производственных</w:t>
      </w:r>
      <w:r w:rsidR="005569B4">
        <w:rPr>
          <w:rFonts w:cs="Arial"/>
        </w:rPr>
        <w:t xml:space="preserve"> ак</w:t>
      </w:r>
      <w:r w:rsidR="005569B4" w:rsidRPr="007E683A">
        <w:rPr>
          <w:rFonts w:cs="Arial"/>
        </w:rPr>
        <w:t>тивов, включая выполняемые хоз. способом, в том числе планирования с использованием в качестве ресурса подрядчика"</w:t>
      </w:r>
      <w:r w:rsidR="007C2274">
        <w:rPr>
          <w:rFonts w:cs="Arial"/>
        </w:rPr>
        <w:t>).</w:t>
      </w:r>
    </w:p>
    <w:p w:rsidR="00707C1E" w:rsidRPr="007008A3" w:rsidRDefault="00707C1E" w:rsidP="00707C1E">
      <w:pPr>
        <w:spacing w:after="240" w:line="276" w:lineRule="auto"/>
        <w:rPr>
          <w:rFonts w:cs="Arial"/>
        </w:rPr>
      </w:pPr>
      <w:r w:rsidRPr="007008A3">
        <w:rPr>
          <w:rFonts w:cs="Arial"/>
        </w:rPr>
        <w:t xml:space="preserve">По итогам принимает решение о необходимости корректировки </w:t>
      </w:r>
      <w:r w:rsidR="002D6A43">
        <w:rPr>
          <w:rFonts w:cs="Arial"/>
        </w:rPr>
        <w:t>заказов (шаг 8</w:t>
      </w:r>
      <w:r w:rsidR="007C2274">
        <w:rPr>
          <w:rFonts w:cs="Arial"/>
        </w:rPr>
        <w:t xml:space="preserve">0), и, как следствие, </w:t>
      </w:r>
      <w:r w:rsidRPr="007008A3">
        <w:rPr>
          <w:rFonts w:cs="Arial"/>
        </w:rPr>
        <w:t xml:space="preserve">ведомости дефектов в части состава и объема работ и </w:t>
      </w:r>
      <w:r w:rsidR="007C2274">
        <w:rPr>
          <w:rFonts w:cs="Arial"/>
        </w:rPr>
        <w:t>инициирует повторное формирование сметы</w:t>
      </w:r>
      <w:r w:rsidRPr="007008A3">
        <w:rPr>
          <w:rFonts w:cs="Arial"/>
        </w:rPr>
        <w:t>.</w:t>
      </w:r>
      <w:r w:rsidR="007C2274">
        <w:rPr>
          <w:rFonts w:cs="Arial"/>
        </w:rPr>
        <w:t xml:space="preserve"> Либо, если смета составлена корректно, и по результатам анализа стоимости выполнение работ принято решение о целесообразности привлечения подрядной организации, выполняется переход в бизнес-процесс планирования, инициировавший процесс формирования сметы, и в рамках шага соответствующего процесса выполняется внесение оцененной стоимости работ из сметы в заказ ТОРО.</w:t>
      </w:r>
    </w:p>
    <w:p w:rsidR="00707C1E" w:rsidRPr="007008A3" w:rsidRDefault="00707C1E">
      <w:pPr>
        <w:pStyle w:val="4"/>
      </w:pPr>
      <w:r w:rsidRPr="007008A3">
        <w:t xml:space="preserve">Шаг процесса </w:t>
      </w:r>
      <w:r w:rsidR="0073720E">
        <w:t>8</w:t>
      </w:r>
      <w:r w:rsidR="007C2274">
        <w:t>0</w:t>
      </w:r>
      <w:r w:rsidRPr="007008A3">
        <w:t xml:space="preserve"> – Корректировка состава и объема работ</w:t>
      </w:r>
    </w:p>
    <w:p w:rsidR="00707C1E" w:rsidRDefault="00F62E46" w:rsidP="00707C1E">
      <w:pPr>
        <w:spacing w:after="240" w:line="276" w:lineRule="auto"/>
        <w:rPr>
          <w:rFonts w:cs="Arial"/>
        </w:rPr>
      </w:pPr>
      <w:r>
        <w:rPr>
          <w:rFonts w:cs="Arial"/>
        </w:rPr>
        <w:t>Планировщик</w:t>
      </w:r>
      <w:r w:rsidR="00707C1E" w:rsidRPr="007008A3">
        <w:rPr>
          <w:rFonts w:cs="Arial"/>
        </w:rPr>
        <w:t xml:space="preserve"> </w:t>
      </w:r>
      <w:r w:rsidR="002535C0">
        <w:rPr>
          <w:rFonts w:cs="Arial"/>
        </w:rPr>
        <w:t>ТОиР УО</w:t>
      </w:r>
      <w:r w:rsidR="00081566" w:rsidRPr="007008A3">
        <w:rPr>
          <w:rFonts w:cs="Arial"/>
        </w:rPr>
        <w:t xml:space="preserve"> </w:t>
      </w:r>
      <w:r w:rsidR="00707C1E" w:rsidRPr="007008A3">
        <w:rPr>
          <w:rFonts w:cs="Arial"/>
        </w:rPr>
        <w:t>проводит корректировку состава и объема работ по</w:t>
      </w:r>
      <w:r w:rsidR="00D139D7">
        <w:rPr>
          <w:rFonts w:cs="Arial"/>
        </w:rPr>
        <w:t xml:space="preserve"> заказ</w:t>
      </w:r>
      <w:r w:rsidR="00707C1E" w:rsidRPr="007008A3">
        <w:rPr>
          <w:rFonts w:cs="Arial"/>
        </w:rPr>
        <w:t>ам ТОРО</w:t>
      </w:r>
      <w:r w:rsidR="007C2274">
        <w:rPr>
          <w:rFonts w:cs="Arial"/>
        </w:rPr>
        <w:t>, после чего повторно формирует дефектную ведомость</w:t>
      </w:r>
      <w:r w:rsidR="00910421">
        <w:rPr>
          <w:rFonts w:cs="Arial"/>
        </w:rPr>
        <w:t xml:space="preserve"> (шаг 10), и повторяет данный процесс по формированию сметы.</w:t>
      </w:r>
    </w:p>
    <w:p w:rsidR="008B4D7E" w:rsidRDefault="008B4D7E" w:rsidP="008B4D7E">
      <w:pPr>
        <w:spacing w:after="240" w:line="276" w:lineRule="auto"/>
        <w:rPr>
          <w:rFonts w:cs="Arial"/>
        </w:rPr>
      </w:pPr>
      <w:r>
        <w:rPr>
          <w:rFonts w:cs="Arial"/>
        </w:rPr>
        <w:t>Используется транзакция</w:t>
      </w:r>
    </w:p>
    <w:p w:rsidR="008B4D7E" w:rsidRDefault="008B4D7E" w:rsidP="008B4D7E">
      <w:pPr>
        <w:pStyle w:val="afa"/>
        <w:numPr>
          <w:ilvl w:val="0"/>
          <w:numId w:val="17"/>
        </w:numPr>
        <w:spacing w:after="240" w:line="276" w:lineRule="auto"/>
        <w:rPr>
          <w:rFonts w:cs="Arial"/>
        </w:rPr>
      </w:pPr>
      <w:r w:rsidRPr="00B32E52">
        <w:rPr>
          <w:rFonts w:cs="Arial"/>
        </w:rPr>
        <w:t xml:space="preserve">IW38 </w:t>
      </w:r>
      <w:r>
        <w:rPr>
          <w:rFonts w:cs="Arial"/>
        </w:rPr>
        <w:t xml:space="preserve">– </w:t>
      </w:r>
      <w:r w:rsidRPr="00B32E52">
        <w:rPr>
          <w:rFonts w:cs="Arial"/>
        </w:rPr>
        <w:t>Изменение</w:t>
      </w:r>
      <w:r>
        <w:rPr>
          <w:rFonts w:cs="Arial"/>
        </w:rPr>
        <w:t xml:space="preserve"> заказ</w:t>
      </w:r>
      <w:r w:rsidRPr="00B32E52">
        <w:rPr>
          <w:rFonts w:cs="Arial"/>
        </w:rPr>
        <w:t>ов ТОРО</w:t>
      </w:r>
      <w:r>
        <w:rPr>
          <w:rFonts w:cs="Arial"/>
        </w:rPr>
        <w:t xml:space="preserve"> (список заказов)</w:t>
      </w:r>
    </w:p>
    <w:p w:rsidR="008B4D7E" w:rsidRPr="00A56639" w:rsidRDefault="008B4D7E" w:rsidP="002E665C">
      <w:pPr>
        <w:spacing w:after="120" w:line="276" w:lineRule="auto"/>
        <w:ind w:left="924"/>
        <w:jc w:val="left"/>
        <w:rPr>
          <w:rFonts w:cs="Arial"/>
        </w:rPr>
      </w:pPr>
      <w:r w:rsidRPr="00A56639">
        <w:rPr>
          <w:rFonts w:cs="Arial"/>
        </w:rPr>
        <w:t>Поля для заполнения на селекционном экране:</w:t>
      </w:r>
    </w:p>
    <w:p w:rsidR="008B4D7E" w:rsidRPr="00A56639" w:rsidRDefault="008B4D7E" w:rsidP="002E665C">
      <w:pPr>
        <w:spacing w:after="120" w:line="276" w:lineRule="auto"/>
        <w:ind w:left="924"/>
        <w:jc w:val="left"/>
        <w:rPr>
          <w:rFonts w:cs="Arial"/>
        </w:rPr>
      </w:pPr>
      <w:r w:rsidRPr="00A56639">
        <w:rPr>
          <w:rFonts w:cs="Arial"/>
        </w:rPr>
        <w:t>- Техническое место;</w:t>
      </w:r>
    </w:p>
    <w:p w:rsidR="008B4D7E" w:rsidRPr="00A56639" w:rsidRDefault="008B4D7E" w:rsidP="002E665C">
      <w:pPr>
        <w:spacing w:after="120" w:line="276" w:lineRule="auto"/>
        <w:ind w:left="924"/>
        <w:jc w:val="left"/>
        <w:rPr>
          <w:rFonts w:cs="Arial"/>
        </w:rPr>
      </w:pPr>
      <w:r w:rsidRPr="00A56639">
        <w:rPr>
          <w:rFonts w:cs="Arial"/>
        </w:rPr>
        <w:t>- Группа планирования;</w:t>
      </w:r>
    </w:p>
    <w:p w:rsidR="008B4D7E" w:rsidRPr="00A56639" w:rsidRDefault="008B4D7E" w:rsidP="008B4D7E">
      <w:pPr>
        <w:spacing w:after="240" w:line="276" w:lineRule="auto"/>
        <w:ind w:left="927"/>
        <w:jc w:val="left"/>
        <w:rPr>
          <w:rFonts w:cs="Arial"/>
        </w:rPr>
      </w:pPr>
      <w:r w:rsidRPr="00A56639">
        <w:rPr>
          <w:rFonts w:cs="Arial"/>
        </w:rPr>
        <w:t>- Период (с .. по).</w:t>
      </w:r>
    </w:p>
    <w:p w:rsidR="0043622A" w:rsidRPr="007008A3" w:rsidRDefault="0043622A" w:rsidP="0043622A">
      <w:pPr>
        <w:spacing w:after="240" w:line="276" w:lineRule="auto"/>
        <w:rPr>
          <w:rFonts w:cs="Arial"/>
        </w:rPr>
      </w:pPr>
      <w:r w:rsidRPr="007C2274">
        <w:rPr>
          <w:rFonts w:cs="Arial"/>
        </w:rPr>
        <w:t>Детальное описание шагов</w:t>
      </w:r>
      <w:r w:rsidR="007C2274" w:rsidRPr="007C2274">
        <w:rPr>
          <w:rFonts w:cs="Arial"/>
        </w:rPr>
        <w:t xml:space="preserve"> бизнес-процесса </w:t>
      </w:r>
      <w:r w:rsidRPr="007C2274">
        <w:rPr>
          <w:rFonts w:cs="Arial"/>
        </w:rPr>
        <w:t xml:space="preserve">приведено в Приложении № </w:t>
      </w:r>
      <w:r w:rsidR="00D45D95" w:rsidRPr="007C2274">
        <w:rPr>
          <w:rFonts w:cs="Arial"/>
        </w:rPr>
        <w:t>3</w:t>
      </w:r>
      <w:r w:rsidRPr="007C2274">
        <w:rPr>
          <w:rFonts w:cs="Arial"/>
        </w:rPr>
        <w:t>.</w:t>
      </w:r>
    </w:p>
    <w:p w:rsidR="0043622A" w:rsidRPr="007008A3" w:rsidRDefault="0043622A" w:rsidP="0043622A">
      <w:pPr>
        <w:spacing w:after="240" w:line="276" w:lineRule="auto"/>
        <w:rPr>
          <w:rFonts w:cs="Arial"/>
        </w:rPr>
      </w:pPr>
    </w:p>
    <w:p w:rsidR="00022C33" w:rsidRPr="007008A3" w:rsidRDefault="00022C33" w:rsidP="00022C33">
      <w:pPr>
        <w:pStyle w:val="22"/>
        <w:keepNext/>
        <w:keepLines/>
        <w:numPr>
          <w:ilvl w:val="1"/>
          <w:numId w:val="8"/>
        </w:numPr>
        <w:spacing w:before="160" w:after="120" w:line="276" w:lineRule="auto"/>
        <w:rPr>
          <w:rFonts w:eastAsiaTheme="majorEastAsia" w:cs="Arial"/>
          <w:bCs w:val="0"/>
          <w:iCs w:val="0"/>
          <w:szCs w:val="26"/>
        </w:rPr>
      </w:pPr>
      <w:bookmarkStart w:id="478" w:name="_Toc65846403"/>
      <w:r w:rsidRPr="007008A3">
        <w:rPr>
          <w:rFonts w:eastAsiaTheme="majorEastAsia" w:cs="Arial"/>
          <w:bCs w:val="0"/>
          <w:iCs w:val="0"/>
          <w:szCs w:val="26"/>
        </w:rPr>
        <w:t>Роли и полномочия</w:t>
      </w:r>
      <w:bookmarkEnd w:id="478"/>
    </w:p>
    <w:p w:rsidR="00366635" w:rsidRPr="00CC5CD6" w:rsidRDefault="00366635" w:rsidP="00366635">
      <w:pPr>
        <w:spacing w:after="240" w:line="276" w:lineRule="auto"/>
        <w:rPr>
          <w:rFonts w:cs="Arial"/>
        </w:rPr>
      </w:pPr>
      <w:bookmarkStart w:id="479" w:name="_Hlk520715156"/>
      <w:r w:rsidRPr="00CC5CD6">
        <w:rPr>
          <w:rFonts w:eastAsia="Calibri" w:cs="Arial"/>
        </w:rPr>
        <w:t xml:space="preserve">Для </w:t>
      </w:r>
      <w:r w:rsidRPr="00CC5CD6">
        <w:rPr>
          <w:rFonts w:cs="Arial"/>
        </w:rPr>
        <w:t>реализации разграничения доступа в системах SAP построена модель разграничения доступа.</w:t>
      </w:r>
    </w:p>
    <w:p w:rsidR="00366635" w:rsidRPr="00CC5CD6" w:rsidRDefault="00366635" w:rsidP="00366635">
      <w:pPr>
        <w:spacing w:after="240" w:line="276" w:lineRule="auto"/>
        <w:rPr>
          <w:rFonts w:cs="Arial"/>
        </w:rPr>
      </w:pPr>
      <w:r w:rsidRPr="00CC5CD6">
        <w:rPr>
          <w:rFonts w:cs="Arial"/>
        </w:rPr>
        <w:t>Роли делятся на: Шаблонные – Локализованные – Функциональные роли.</w:t>
      </w:r>
    </w:p>
    <w:p w:rsidR="00366635" w:rsidRPr="00CC5CD6" w:rsidRDefault="00366635" w:rsidP="00366635">
      <w:pPr>
        <w:spacing w:after="240" w:line="276" w:lineRule="auto"/>
        <w:rPr>
          <w:rFonts w:cs="Arial"/>
          <w:u w:val="single"/>
        </w:rPr>
      </w:pPr>
      <w:r w:rsidRPr="00CC5CD6">
        <w:rPr>
          <w:rFonts w:cs="Arial"/>
          <w:u w:val="single"/>
        </w:rPr>
        <w:t>Шаблонная роль</w:t>
      </w:r>
    </w:p>
    <w:p w:rsidR="00366635" w:rsidRPr="00CC5CD6" w:rsidRDefault="00366635" w:rsidP="00366635">
      <w:pPr>
        <w:spacing w:after="240" w:line="276" w:lineRule="auto"/>
        <w:rPr>
          <w:rFonts w:cs="Arial"/>
        </w:rPr>
      </w:pPr>
      <w:r w:rsidRPr="00CC5CD6">
        <w:rPr>
          <w:rFonts w:cs="Arial"/>
        </w:rPr>
        <w:t>включает набор транзакций и объектов полномочий, обеспечивающих выполнение определенных задач, которые могут быть отнесены к разным шагам б</w:t>
      </w:r>
      <w:r>
        <w:rPr>
          <w:rFonts w:cs="Arial"/>
        </w:rPr>
        <w:t>изнес-проце</w:t>
      </w:r>
      <w:r w:rsidRPr="00CC5CD6">
        <w:rPr>
          <w:rFonts w:cs="Arial"/>
        </w:rPr>
        <w:t>ссов.</w:t>
      </w:r>
    </w:p>
    <w:p w:rsidR="00366635" w:rsidRPr="00CC5CD6" w:rsidRDefault="00366635" w:rsidP="00366635">
      <w:pPr>
        <w:spacing w:after="240" w:line="276" w:lineRule="auto"/>
        <w:rPr>
          <w:rFonts w:cs="Arial"/>
        </w:rPr>
      </w:pPr>
      <w:r w:rsidRPr="00CC5CD6">
        <w:rPr>
          <w:rFonts w:cs="Arial"/>
        </w:rPr>
        <w:t>Особенностями шаблонной роли являются: отсутствие ограничения на организационные уровни Общества Шаблонная роль не присваивается пользователям.</w:t>
      </w:r>
    </w:p>
    <w:p w:rsidR="00366635" w:rsidRPr="00CC5CD6" w:rsidRDefault="00366635" w:rsidP="00366635">
      <w:pPr>
        <w:spacing w:after="240" w:line="276" w:lineRule="auto"/>
        <w:rPr>
          <w:rFonts w:cs="Arial"/>
          <w:u w:val="single"/>
        </w:rPr>
      </w:pPr>
      <w:r w:rsidRPr="00CC5CD6">
        <w:rPr>
          <w:rFonts w:cs="Arial"/>
          <w:u w:val="single"/>
        </w:rPr>
        <w:t>Локализованная роль</w:t>
      </w:r>
    </w:p>
    <w:p w:rsidR="00366635" w:rsidRPr="00CC5CD6" w:rsidRDefault="00366635" w:rsidP="00366635">
      <w:pPr>
        <w:spacing w:after="240" w:line="276" w:lineRule="auto"/>
        <w:rPr>
          <w:rFonts w:cs="Arial"/>
        </w:rPr>
      </w:pPr>
      <w:r w:rsidRPr="00CC5CD6">
        <w:rPr>
          <w:rFonts w:cs="Arial"/>
        </w:rPr>
        <w:t>локализованные роли создаются на основе наследования Шаблонных ролей и содержат ограничения на организационные уровни Общества (Предприятия, подразделения, Заводы, Закупочные организации и т.д.).</w:t>
      </w:r>
    </w:p>
    <w:p w:rsidR="00366635" w:rsidRPr="00CC5CD6" w:rsidRDefault="00366635" w:rsidP="00366635">
      <w:pPr>
        <w:spacing w:after="240" w:line="276" w:lineRule="auto"/>
        <w:rPr>
          <w:rFonts w:cs="Arial"/>
          <w:u w:val="single"/>
        </w:rPr>
      </w:pPr>
      <w:r w:rsidRPr="00CC5CD6">
        <w:rPr>
          <w:rFonts w:cs="Arial"/>
          <w:u w:val="single"/>
        </w:rPr>
        <w:t>Функциональная роль</w:t>
      </w:r>
    </w:p>
    <w:p w:rsidR="00366635" w:rsidRPr="00CC5CD6" w:rsidRDefault="00366635" w:rsidP="00366635">
      <w:pPr>
        <w:spacing w:after="240" w:line="276" w:lineRule="auto"/>
        <w:rPr>
          <w:rFonts w:eastAsia="Calibri" w:cs="Arial"/>
        </w:rPr>
      </w:pPr>
      <w:r w:rsidRPr="00CC5CD6">
        <w:rPr>
          <w:rFonts w:cs="Arial"/>
        </w:rPr>
        <w:t>объединяет в</w:t>
      </w:r>
      <w:r w:rsidRPr="00CC5CD6">
        <w:rPr>
          <w:rFonts w:eastAsia="Calibri" w:cs="Arial"/>
        </w:rPr>
        <w:t xml:space="preserve"> себе набор Локализованных ролей и позволяет выполнить бизнес-процессы. Функциональные роли определяются на базе штатной должности сотрудника.</w:t>
      </w:r>
    </w:p>
    <w:p w:rsidR="00366635" w:rsidRPr="00CC5CD6" w:rsidRDefault="001A1A73" w:rsidP="00366635">
      <w:pPr>
        <w:pStyle w:val="a7"/>
        <w:keepNext/>
        <w:spacing w:after="240" w:afterAutospacing="0" w:line="276" w:lineRule="auto"/>
        <w:jc w:val="right"/>
        <w:rPr>
          <w:rFonts w:cs="Arial"/>
          <w:b/>
          <w:sz w:val="22"/>
        </w:rPr>
      </w:pPr>
      <w:r w:rsidRPr="009721BA">
        <w:rPr>
          <w:rFonts w:cs="Arial"/>
          <w:b/>
          <w:color w:val="FFFFFF" w:themeColor="background1"/>
          <w:sz w:val="22"/>
        </w:rPr>
        <w:t>*</w:t>
      </w:r>
      <w:r w:rsidR="00366635" w:rsidRPr="00CC5CD6">
        <w:rPr>
          <w:rFonts w:cs="Arial"/>
          <w:b/>
          <w:sz w:val="22"/>
        </w:rPr>
        <w:t>Таблица РП1. Определение роли в процессах</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7"/>
        <w:gridCol w:w="2463"/>
        <w:gridCol w:w="5656"/>
      </w:tblGrid>
      <w:tr w:rsidR="00366635" w:rsidRPr="00CC5CD6" w:rsidTr="009721BA">
        <w:trPr>
          <w:cantSplit/>
          <w:trHeight w:val="581"/>
          <w:tblHeader/>
        </w:trPr>
        <w:tc>
          <w:tcPr>
            <w:tcW w:w="1011" w:type="pct"/>
            <w:shd w:val="clear" w:color="auto" w:fill="FFC000"/>
            <w:vAlign w:val="center"/>
          </w:tcPr>
          <w:p w:rsidR="00366635" w:rsidRPr="00CC5CD6" w:rsidRDefault="00366635" w:rsidP="00C00CED">
            <w:pPr>
              <w:jc w:val="center"/>
              <w:rPr>
                <w:rFonts w:cs="Arial"/>
                <w:b/>
                <w:sz w:val="20"/>
                <w:szCs w:val="20"/>
              </w:rPr>
            </w:pPr>
            <w:r w:rsidRPr="00CC5CD6">
              <w:rPr>
                <w:rFonts w:cs="Arial"/>
                <w:b/>
                <w:bCs/>
                <w:sz w:val="20"/>
                <w:szCs w:val="20"/>
                <w:lang w:eastAsia="ru-RU"/>
              </w:rPr>
              <w:t xml:space="preserve">Роль </w:t>
            </w:r>
          </w:p>
        </w:tc>
        <w:tc>
          <w:tcPr>
            <w:tcW w:w="1210" w:type="pct"/>
            <w:shd w:val="clear" w:color="auto" w:fill="FFC000"/>
            <w:vAlign w:val="center"/>
          </w:tcPr>
          <w:p w:rsidR="00366635" w:rsidRPr="00CC5CD6" w:rsidRDefault="00366635" w:rsidP="002F0749">
            <w:pPr>
              <w:ind w:firstLine="0"/>
              <w:rPr>
                <w:rFonts w:cs="Arial"/>
                <w:b/>
                <w:sz w:val="20"/>
                <w:szCs w:val="20"/>
              </w:rPr>
            </w:pPr>
            <w:r w:rsidRPr="00CC5CD6">
              <w:rPr>
                <w:rFonts w:cs="Arial"/>
                <w:b/>
                <w:bCs/>
                <w:sz w:val="20"/>
                <w:szCs w:val="20"/>
                <w:lang w:eastAsia="ru-RU"/>
              </w:rPr>
              <w:t>Сокращение роли (Код)</w:t>
            </w:r>
          </w:p>
        </w:tc>
        <w:tc>
          <w:tcPr>
            <w:tcW w:w="2779" w:type="pct"/>
            <w:shd w:val="clear" w:color="auto" w:fill="FFC000"/>
            <w:vAlign w:val="center"/>
          </w:tcPr>
          <w:p w:rsidR="00366635" w:rsidRPr="00CC5CD6" w:rsidRDefault="00366635" w:rsidP="00C00CED">
            <w:pPr>
              <w:jc w:val="center"/>
              <w:rPr>
                <w:rFonts w:cs="Arial"/>
                <w:b/>
                <w:sz w:val="20"/>
                <w:szCs w:val="20"/>
              </w:rPr>
            </w:pPr>
            <w:r w:rsidRPr="00CC5CD6">
              <w:rPr>
                <w:rFonts w:cs="Arial"/>
                <w:b/>
                <w:bCs/>
                <w:sz w:val="20"/>
                <w:szCs w:val="20"/>
                <w:lang w:eastAsia="ru-RU"/>
              </w:rPr>
              <w:t>Описание роли</w:t>
            </w:r>
          </w:p>
        </w:tc>
      </w:tr>
      <w:tr w:rsidR="00AB6C10" w:rsidRPr="00CC5CD6" w:rsidTr="00554843">
        <w:trPr>
          <w:cantSplit/>
        </w:trPr>
        <w:tc>
          <w:tcPr>
            <w:tcW w:w="1011" w:type="pct"/>
            <w:shd w:val="clear" w:color="auto" w:fill="auto"/>
          </w:tcPr>
          <w:p w:rsidR="00AB6C10" w:rsidRPr="00283E0D" w:rsidRDefault="00AB6C10" w:rsidP="00C50543">
            <w:pPr>
              <w:ind w:firstLine="0"/>
              <w:jc w:val="left"/>
              <w:rPr>
                <w:rFonts w:cs="Arial"/>
                <w:color w:val="000000"/>
                <w:sz w:val="20"/>
                <w:szCs w:val="20"/>
                <w:lang w:eastAsia="ru-RU"/>
              </w:rPr>
            </w:pPr>
            <w:r w:rsidRPr="00283E0D">
              <w:rPr>
                <w:rFonts w:cs="Arial"/>
                <w:color w:val="000000"/>
                <w:sz w:val="20"/>
                <w:szCs w:val="20"/>
                <w:lang w:eastAsia="ru-RU"/>
              </w:rPr>
              <w:t xml:space="preserve">Планировщик </w:t>
            </w:r>
            <w:r w:rsidR="002535C0" w:rsidRPr="00283E0D">
              <w:rPr>
                <w:rFonts w:cs="Arial"/>
                <w:color w:val="000000"/>
                <w:sz w:val="20"/>
                <w:szCs w:val="20"/>
                <w:lang w:eastAsia="ru-RU"/>
              </w:rPr>
              <w:t>ТОиР УО</w:t>
            </w:r>
          </w:p>
        </w:tc>
        <w:tc>
          <w:tcPr>
            <w:tcW w:w="1210" w:type="pct"/>
            <w:shd w:val="clear" w:color="auto" w:fill="auto"/>
          </w:tcPr>
          <w:p w:rsidR="00AB6C10" w:rsidRPr="00283E0D" w:rsidRDefault="0077622A" w:rsidP="009721BA">
            <w:pPr>
              <w:tabs>
                <w:tab w:val="clear" w:pos="567"/>
              </w:tabs>
              <w:ind w:firstLine="0"/>
              <w:jc w:val="left"/>
              <w:rPr>
                <w:rFonts w:cs="Arial"/>
                <w:sz w:val="20"/>
                <w:szCs w:val="20"/>
                <w:lang w:eastAsia="ru-RU"/>
              </w:rPr>
            </w:pPr>
            <w:r w:rsidRPr="00554843">
              <w:rPr>
                <w:rFonts w:cs="Arial"/>
                <w:sz w:val="20"/>
                <w:szCs w:val="20"/>
              </w:rPr>
              <w:t>ZC_*</w:t>
            </w:r>
            <w:r w:rsidR="004E70C9" w:rsidRPr="00554843">
              <w:rPr>
                <w:rFonts w:cs="Arial"/>
                <w:sz w:val="20"/>
                <w:szCs w:val="20"/>
              </w:rPr>
              <w:t>_PM_PLANNER_Y</w:t>
            </w:r>
          </w:p>
        </w:tc>
        <w:tc>
          <w:tcPr>
            <w:tcW w:w="2779" w:type="pct"/>
            <w:shd w:val="clear" w:color="auto" w:fill="auto"/>
          </w:tcPr>
          <w:p w:rsidR="00AB6C10" w:rsidRPr="00283E0D" w:rsidRDefault="00AB6C10" w:rsidP="002F0749">
            <w:pPr>
              <w:ind w:firstLine="0"/>
              <w:jc w:val="left"/>
              <w:rPr>
                <w:rFonts w:cs="Arial"/>
                <w:sz w:val="20"/>
                <w:szCs w:val="20"/>
                <w:lang w:eastAsia="ru-RU"/>
              </w:rPr>
            </w:pPr>
            <w:r w:rsidRPr="00283E0D">
              <w:rPr>
                <w:rFonts w:cs="Arial"/>
                <w:sz w:val="20"/>
                <w:szCs w:val="20"/>
                <w:lang w:eastAsia="ru-RU"/>
              </w:rPr>
              <w:t>Формирует план-график воздействий на ПА: 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план-график.</w:t>
            </w:r>
          </w:p>
        </w:tc>
      </w:tr>
      <w:tr w:rsidR="00AB6C10" w:rsidRPr="00CC5CD6" w:rsidTr="00554843">
        <w:trPr>
          <w:cantSplit/>
        </w:trPr>
        <w:tc>
          <w:tcPr>
            <w:tcW w:w="1011" w:type="pct"/>
            <w:shd w:val="clear" w:color="auto" w:fill="auto"/>
          </w:tcPr>
          <w:p w:rsidR="00AB6C10" w:rsidRPr="00283E0D" w:rsidRDefault="00AB6C10" w:rsidP="00C50543">
            <w:pPr>
              <w:ind w:firstLine="0"/>
              <w:jc w:val="left"/>
              <w:rPr>
                <w:rFonts w:cs="Arial"/>
                <w:sz w:val="20"/>
                <w:szCs w:val="20"/>
              </w:rPr>
            </w:pPr>
            <w:r w:rsidRPr="00283E0D">
              <w:rPr>
                <w:rFonts w:cs="Arial"/>
                <w:sz w:val="20"/>
                <w:szCs w:val="20"/>
              </w:rPr>
              <w:t xml:space="preserve">Старший планировщик </w:t>
            </w:r>
            <w:r w:rsidR="002535C0" w:rsidRPr="00283E0D">
              <w:rPr>
                <w:rFonts w:cs="Arial"/>
                <w:sz w:val="20"/>
                <w:szCs w:val="20"/>
              </w:rPr>
              <w:t>ТОиР УО</w:t>
            </w:r>
          </w:p>
        </w:tc>
        <w:tc>
          <w:tcPr>
            <w:tcW w:w="1210" w:type="pct"/>
            <w:shd w:val="clear" w:color="auto" w:fill="auto"/>
          </w:tcPr>
          <w:p w:rsidR="00AB6C10" w:rsidRPr="00283E0D" w:rsidRDefault="0077622A" w:rsidP="009721BA">
            <w:pPr>
              <w:tabs>
                <w:tab w:val="clear" w:pos="567"/>
              </w:tabs>
              <w:ind w:firstLine="0"/>
              <w:jc w:val="left"/>
              <w:rPr>
                <w:rFonts w:cs="Arial"/>
                <w:sz w:val="20"/>
                <w:szCs w:val="20"/>
                <w:lang w:val="en-US" w:eastAsia="ru-RU"/>
              </w:rPr>
            </w:pPr>
            <w:r w:rsidRPr="00554843">
              <w:rPr>
                <w:rFonts w:cs="Arial"/>
                <w:sz w:val="20"/>
                <w:szCs w:val="20"/>
                <w:lang w:val="en-US"/>
              </w:rPr>
              <w:t>ZC_*</w:t>
            </w:r>
            <w:r w:rsidR="004E70C9" w:rsidRPr="00554843">
              <w:rPr>
                <w:rFonts w:cs="Arial"/>
                <w:sz w:val="20"/>
                <w:szCs w:val="20"/>
                <w:lang w:val="en-US"/>
              </w:rPr>
              <w:t>_PM_S_PLANNER_Y</w:t>
            </w:r>
          </w:p>
        </w:tc>
        <w:tc>
          <w:tcPr>
            <w:tcW w:w="2779" w:type="pct"/>
            <w:shd w:val="clear" w:color="auto" w:fill="auto"/>
          </w:tcPr>
          <w:p w:rsidR="00AB6C10" w:rsidRPr="00283E0D" w:rsidRDefault="00AB6C10" w:rsidP="002F0749">
            <w:pPr>
              <w:ind w:firstLine="0"/>
              <w:jc w:val="left"/>
              <w:rPr>
                <w:rFonts w:cs="Arial"/>
                <w:sz w:val="20"/>
                <w:szCs w:val="20"/>
              </w:rPr>
            </w:pPr>
            <w:r w:rsidRPr="00283E0D">
              <w:rPr>
                <w:rFonts w:cs="Arial"/>
                <w:sz w:val="20"/>
                <w:szCs w:val="20"/>
              </w:rPr>
              <w:t>Выполняет согласование годового, месячного, недельного плана-графика воздействий на ПА. После утверждения годового бюджета устанавливает статус «утвержден в годовой программе».</w:t>
            </w:r>
          </w:p>
          <w:p w:rsidR="00283E0D" w:rsidRPr="00283E0D" w:rsidRDefault="00283E0D" w:rsidP="002F0749">
            <w:pPr>
              <w:ind w:firstLine="0"/>
              <w:jc w:val="left"/>
              <w:rPr>
                <w:rFonts w:cs="Arial"/>
                <w:sz w:val="20"/>
                <w:szCs w:val="20"/>
              </w:rPr>
            </w:pPr>
            <w:r w:rsidRPr="00283E0D">
              <w:rPr>
                <w:rFonts w:cs="Arial"/>
                <w:sz w:val="20"/>
                <w:szCs w:val="20"/>
              </w:rPr>
              <w:t>Выполняет согласование сетевых графиков для воздействий на ЗиС.</w:t>
            </w:r>
          </w:p>
        </w:tc>
      </w:tr>
      <w:tr w:rsidR="00AB6C10" w:rsidRPr="00CC5CD6" w:rsidTr="00554843">
        <w:trPr>
          <w:cantSplit/>
        </w:trPr>
        <w:tc>
          <w:tcPr>
            <w:tcW w:w="1011" w:type="pct"/>
            <w:shd w:val="clear" w:color="auto" w:fill="auto"/>
          </w:tcPr>
          <w:p w:rsidR="00AB6C10" w:rsidRPr="00283E0D" w:rsidRDefault="00AB6C10" w:rsidP="00C50543">
            <w:pPr>
              <w:ind w:firstLine="0"/>
              <w:jc w:val="left"/>
              <w:rPr>
                <w:rFonts w:cs="Arial"/>
                <w:color w:val="000000"/>
                <w:sz w:val="20"/>
                <w:szCs w:val="20"/>
                <w:lang w:eastAsia="ru-RU"/>
              </w:rPr>
            </w:pPr>
            <w:r w:rsidRPr="00283E0D">
              <w:rPr>
                <w:rFonts w:cs="Arial"/>
                <w:color w:val="000000"/>
                <w:sz w:val="20"/>
                <w:szCs w:val="20"/>
                <w:lang w:eastAsia="ru-RU"/>
              </w:rPr>
              <w:t xml:space="preserve">Главный специалист </w:t>
            </w:r>
            <w:r w:rsidR="002535C0" w:rsidRPr="00283E0D">
              <w:rPr>
                <w:rFonts w:cs="Arial"/>
                <w:color w:val="000000"/>
                <w:sz w:val="20"/>
                <w:szCs w:val="20"/>
                <w:lang w:eastAsia="ru-RU"/>
              </w:rPr>
              <w:t>ТОиР УО</w:t>
            </w:r>
          </w:p>
        </w:tc>
        <w:tc>
          <w:tcPr>
            <w:tcW w:w="1210" w:type="pct"/>
            <w:shd w:val="clear" w:color="auto" w:fill="auto"/>
          </w:tcPr>
          <w:p w:rsidR="00AB6C10" w:rsidRPr="00283E0D" w:rsidRDefault="0077622A" w:rsidP="009721BA">
            <w:pPr>
              <w:tabs>
                <w:tab w:val="clear" w:pos="567"/>
              </w:tabs>
              <w:ind w:firstLine="0"/>
              <w:jc w:val="left"/>
              <w:rPr>
                <w:rFonts w:cs="Arial"/>
                <w:color w:val="000000"/>
                <w:sz w:val="20"/>
                <w:szCs w:val="20"/>
                <w:lang w:eastAsia="ru-RU"/>
              </w:rPr>
            </w:pPr>
            <w:r w:rsidRPr="00554843">
              <w:rPr>
                <w:rFonts w:cs="Arial"/>
                <w:color w:val="000000"/>
                <w:sz w:val="20"/>
                <w:szCs w:val="20"/>
              </w:rPr>
              <w:t>ZC_*</w:t>
            </w:r>
            <w:r w:rsidR="004E70C9" w:rsidRPr="00554843">
              <w:rPr>
                <w:rFonts w:cs="Arial"/>
                <w:color w:val="000000"/>
                <w:sz w:val="20"/>
                <w:szCs w:val="20"/>
              </w:rPr>
              <w:t>_PM_SPEC_Y</w:t>
            </w:r>
          </w:p>
        </w:tc>
        <w:tc>
          <w:tcPr>
            <w:tcW w:w="2779" w:type="pct"/>
            <w:shd w:val="clear" w:color="auto" w:fill="auto"/>
          </w:tcPr>
          <w:p w:rsidR="00AB6C10" w:rsidRPr="00283E0D" w:rsidRDefault="00AB6C10" w:rsidP="002F0749">
            <w:pPr>
              <w:ind w:firstLine="0"/>
              <w:jc w:val="left"/>
              <w:rPr>
                <w:rFonts w:cs="Arial"/>
                <w:sz w:val="20"/>
                <w:szCs w:val="20"/>
              </w:rPr>
            </w:pPr>
            <w:r w:rsidRPr="00283E0D">
              <w:rPr>
                <w:rFonts w:cs="Arial"/>
                <w:sz w:val="20"/>
                <w:szCs w:val="20"/>
              </w:rPr>
              <w:t>Выполняет согласование годового плана-графика, утверждение месячного и недельного плана-графика воздействий на ПА.</w:t>
            </w:r>
          </w:p>
        </w:tc>
      </w:tr>
      <w:tr w:rsidR="00FC2B9E" w:rsidRPr="00455195" w:rsidTr="0045211E">
        <w:trPr>
          <w:cantSplit/>
        </w:trPr>
        <w:tc>
          <w:tcPr>
            <w:tcW w:w="1011" w:type="pct"/>
            <w:shd w:val="clear" w:color="auto" w:fill="auto"/>
          </w:tcPr>
          <w:p w:rsidR="00FC2B9E" w:rsidRPr="00283E0D" w:rsidRDefault="00FC2B9E" w:rsidP="00C50543">
            <w:pPr>
              <w:ind w:firstLine="0"/>
              <w:jc w:val="left"/>
              <w:rPr>
                <w:rFonts w:cs="Arial"/>
                <w:color w:val="000000"/>
                <w:sz w:val="20"/>
                <w:szCs w:val="20"/>
                <w:lang w:eastAsia="ru-RU"/>
              </w:rPr>
            </w:pPr>
            <w:r>
              <w:rPr>
                <w:rFonts w:cs="Arial"/>
                <w:color w:val="000000"/>
                <w:sz w:val="20"/>
                <w:szCs w:val="20"/>
                <w:lang w:eastAsia="ru-RU"/>
              </w:rPr>
              <w:t>Главный специалист ТОиР УК</w:t>
            </w:r>
          </w:p>
        </w:tc>
        <w:tc>
          <w:tcPr>
            <w:tcW w:w="1210" w:type="pct"/>
            <w:shd w:val="clear" w:color="auto" w:fill="auto"/>
          </w:tcPr>
          <w:p w:rsidR="00FC2B9E" w:rsidRPr="008767CC" w:rsidRDefault="00EA6F78" w:rsidP="009721BA">
            <w:pPr>
              <w:tabs>
                <w:tab w:val="clear" w:pos="567"/>
              </w:tabs>
              <w:ind w:firstLine="0"/>
              <w:jc w:val="left"/>
              <w:rPr>
                <w:rFonts w:cs="Arial"/>
                <w:color w:val="000000"/>
                <w:sz w:val="20"/>
                <w:szCs w:val="20"/>
                <w:lang w:val="en-US"/>
              </w:rPr>
            </w:pPr>
            <w:r w:rsidRPr="008767CC">
              <w:rPr>
                <w:rFonts w:cs="Arial"/>
                <w:color w:val="000000"/>
                <w:sz w:val="20"/>
                <w:szCs w:val="20"/>
                <w:lang w:val="en-US"/>
              </w:rPr>
              <w:t>ZC_*_PM_SPEC_</w:t>
            </w:r>
            <w:r>
              <w:rPr>
                <w:rFonts w:cs="Arial"/>
                <w:color w:val="000000"/>
                <w:sz w:val="20"/>
                <w:szCs w:val="20"/>
                <w:lang w:val="en-US"/>
              </w:rPr>
              <w:t>UK_</w:t>
            </w:r>
            <w:r w:rsidRPr="008767CC">
              <w:rPr>
                <w:rFonts w:cs="Arial"/>
                <w:color w:val="000000"/>
                <w:sz w:val="20"/>
                <w:szCs w:val="20"/>
                <w:lang w:val="en-US"/>
              </w:rPr>
              <w:t>Y</w:t>
            </w:r>
          </w:p>
        </w:tc>
        <w:tc>
          <w:tcPr>
            <w:tcW w:w="2779" w:type="pct"/>
            <w:shd w:val="clear" w:color="auto" w:fill="auto"/>
          </w:tcPr>
          <w:p w:rsidR="00FC2B9E" w:rsidRPr="00455195" w:rsidRDefault="004A5CEB">
            <w:pPr>
              <w:ind w:firstLine="0"/>
              <w:jc w:val="left"/>
              <w:rPr>
                <w:rFonts w:cs="Arial"/>
                <w:sz w:val="20"/>
                <w:szCs w:val="20"/>
              </w:rPr>
            </w:pPr>
            <w:r>
              <w:rPr>
                <w:rFonts w:cs="Arial"/>
                <w:sz w:val="20"/>
                <w:szCs w:val="20"/>
              </w:rPr>
              <w:t>Выполняет</w:t>
            </w:r>
            <w:r w:rsidR="00455195">
              <w:rPr>
                <w:rFonts w:cs="Arial"/>
                <w:sz w:val="20"/>
                <w:szCs w:val="20"/>
              </w:rPr>
              <w:t xml:space="preserve"> </w:t>
            </w:r>
            <w:r w:rsidR="00DD05A9">
              <w:rPr>
                <w:rFonts w:cs="Arial"/>
                <w:sz w:val="20"/>
                <w:szCs w:val="20"/>
              </w:rPr>
              <w:t>согласование</w:t>
            </w:r>
            <w:r w:rsidR="00455195">
              <w:rPr>
                <w:rFonts w:cs="Arial"/>
                <w:sz w:val="20"/>
                <w:szCs w:val="20"/>
              </w:rPr>
              <w:t xml:space="preserve"> потребности </w:t>
            </w:r>
            <w:r w:rsidR="00DD05A9">
              <w:rPr>
                <w:rFonts w:cs="Arial"/>
                <w:sz w:val="20"/>
                <w:szCs w:val="20"/>
              </w:rPr>
              <w:t>с длительным сроком поставки</w:t>
            </w:r>
          </w:p>
        </w:tc>
      </w:tr>
      <w:tr w:rsidR="00EE711D" w:rsidRPr="00EE711D" w:rsidTr="00554843">
        <w:trPr>
          <w:cantSplit/>
        </w:trPr>
        <w:tc>
          <w:tcPr>
            <w:tcW w:w="1011" w:type="pct"/>
            <w:shd w:val="clear" w:color="auto" w:fill="auto"/>
          </w:tcPr>
          <w:p w:rsidR="00EE711D" w:rsidRPr="00283E0D" w:rsidRDefault="00EE711D" w:rsidP="00C50543">
            <w:pPr>
              <w:ind w:firstLine="0"/>
              <w:jc w:val="left"/>
              <w:rPr>
                <w:rFonts w:cs="Arial"/>
                <w:color w:val="000000"/>
                <w:sz w:val="20"/>
                <w:szCs w:val="20"/>
                <w:lang w:eastAsia="ru-RU"/>
              </w:rPr>
            </w:pPr>
            <w:r w:rsidRPr="00283E0D">
              <w:rPr>
                <w:rFonts w:cs="Arial"/>
                <w:color w:val="000000"/>
                <w:sz w:val="20"/>
                <w:szCs w:val="20"/>
                <w:lang w:eastAsia="ru-RU"/>
              </w:rPr>
              <w:t>Специалист ПТО УО</w:t>
            </w:r>
          </w:p>
        </w:tc>
        <w:tc>
          <w:tcPr>
            <w:tcW w:w="1210" w:type="pct"/>
            <w:shd w:val="clear" w:color="auto" w:fill="auto"/>
          </w:tcPr>
          <w:p w:rsidR="00EE711D" w:rsidRPr="00554843" w:rsidRDefault="00081357" w:rsidP="004E70C9">
            <w:pPr>
              <w:tabs>
                <w:tab w:val="clear" w:pos="567"/>
              </w:tabs>
              <w:ind w:firstLine="0"/>
              <w:jc w:val="left"/>
              <w:rPr>
                <w:rFonts w:cs="Arial"/>
                <w:color w:val="000000"/>
                <w:sz w:val="20"/>
                <w:szCs w:val="20"/>
                <w:lang w:val="en-US"/>
              </w:rPr>
            </w:pPr>
            <w:r w:rsidRPr="00554843">
              <w:rPr>
                <w:rFonts w:cs="Arial"/>
                <w:color w:val="000000"/>
                <w:sz w:val="20"/>
                <w:szCs w:val="20"/>
                <w:lang w:val="en-US"/>
              </w:rPr>
              <w:t>ZC_*_PM_PP_SPEC_Y</w:t>
            </w:r>
          </w:p>
        </w:tc>
        <w:tc>
          <w:tcPr>
            <w:tcW w:w="2779" w:type="pct"/>
            <w:shd w:val="clear" w:color="auto" w:fill="auto"/>
          </w:tcPr>
          <w:p w:rsidR="00EE711D" w:rsidRPr="00283E0D" w:rsidRDefault="00EE711D" w:rsidP="002F0749">
            <w:pPr>
              <w:ind w:firstLine="0"/>
              <w:jc w:val="left"/>
              <w:rPr>
                <w:rFonts w:cs="Arial"/>
                <w:sz w:val="20"/>
                <w:szCs w:val="20"/>
              </w:rPr>
            </w:pPr>
            <w:r w:rsidRPr="00283E0D">
              <w:rPr>
                <w:rFonts w:cs="Arial"/>
                <w:sz w:val="20"/>
                <w:szCs w:val="20"/>
              </w:rPr>
              <w:t>Выполняет массовое согласование заказов ТОРО на производственное оборудование, влияющее на производственную деятельность и устанавливает пользовательский статус без порядкового номера «ПТОГ – Согласование ПТО».</w:t>
            </w:r>
          </w:p>
        </w:tc>
      </w:tr>
      <w:tr w:rsidR="00283E0D" w:rsidRPr="00EE711D" w:rsidTr="00554843">
        <w:trPr>
          <w:cantSplit/>
        </w:trPr>
        <w:tc>
          <w:tcPr>
            <w:tcW w:w="1011" w:type="pct"/>
            <w:shd w:val="clear" w:color="auto" w:fill="auto"/>
          </w:tcPr>
          <w:p w:rsidR="00283E0D" w:rsidRPr="00283E0D" w:rsidRDefault="00283E0D" w:rsidP="00C50543">
            <w:pPr>
              <w:ind w:firstLine="0"/>
              <w:jc w:val="left"/>
              <w:rPr>
                <w:rFonts w:cs="Arial"/>
                <w:color w:val="000000"/>
                <w:sz w:val="20"/>
                <w:szCs w:val="20"/>
                <w:lang w:eastAsia="ru-RU"/>
              </w:rPr>
            </w:pPr>
            <w:r w:rsidRPr="00283E0D">
              <w:rPr>
                <w:rFonts w:cs="Arial"/>
                <w:color w:val="000000"/>
                <w:sz w:val="20"/>
                <w:szCs w:val="20"/>
                <w:lang w:eastAsia="ru-RU"/>
              </w:rPr>
              <w:t>Планировщик ЗиС УО</w:t>
            </w:r>
          </w:p>
        </w:tc>
        <w:tc>
          <w:tcPr>
            <w:tcW w:w="1210" w:type="pct"/>
            <w:shd w:val="clear" w:color="auto" w:fill="auto"/>
          </w:tcPr>
          <w:p w:rsidR="00283E0D" w:rsidRPr="00554843" w:rsidRDefault="00283E0D">
            <w:pPr>
              <w:tabs>
                <w:tab w:val="clear" w:pos="567"/>
              </w:tabs>
              <w:ind w:firstLine="0"/>
              <w:jc w:val="left"/>
              <w:rPr>
                <w:rFonts w:cs="Arial"/>
                <w:color w:val="000000"/>
                <w:sz w:val="20"/>
                <w:szCs w:val="20"/>
                <w:lang w:val="en-US"/>
              </w:rPr>
            </w:pPr>
            <w:r w:rsidRPr="00554843">
              <w:rPr>
                <w:rFonts w:cs="Arial"/>
                <w:color w:val="000000"/>
                <w:sz w:val="20"/>
                <w:szCs w:val="20"/>
                <w:lang w:val="en-US"/>
              </w:rPr>
              <w:t>ZC_</w:t>
            </w:r>
            <w:r w:rsidRPr="008767CC">
              <w:rPr>
                <w:rFonts w:cs="Arial"/>
                <w:color w:val="000000"/>
                <w:sz w:val="20"/>
                <w:szCs w:val="20"/>
                <w:lang w:val="en-US"/>
              </w:rPr>
              <w:t>*</w:t>
            </w:r>
            <w:r w:rsidRPr="00554843">
              <w:rPr>
                <w:rFonts w:cs="Arial"/>
                <w:color w:val="000000"/>
                <w:sz w:val="20"/>
                <w:szCs w:val="20"/>
                <w:lang w:val="en-US"/>
              </w:rPr>
              <w:t>_PM_PLAN_ZIS_Y</w:t>
            </w:r>
          </w:p>
        </w:tc>
        <w:tc>
          <w:tcPr>
            <w:tcW w:w="2779" w:type="pct"/>
            <w:shd w:val="clear" w:color="auto" w:fill="auto"/>
          </w:tcPr>
          <w:p w:rsidR="00283E0D" w:rsidRPr="00283E0D" w:rsidRDefault="00283E0D">
            <w:pPr>
              <w:ind w:firstLine="0"/>
              <w:jc w:val="left"/>
              <w:rPr>
                <w:rFonts w:cs="Arial"/>
                <w:sz w:val="20"/>
                <w:szCs w:val="20"/>
              </w:rPr>
            </w:pPr>
            <w:r>
              <w:rPr>
                <w:rFonts w:cs="Arial"/>
                <w:sz w:val="20"/>
                <w:szCs w:val="20"/>
              </w:rPr>
              <w:t xml:space="preserve">Формирует СПП-элементы для мероприятий </w:t>
            </w:r>
            <w:r>
              <w:rPr>
                <w:rFonts w:cs="Arial"/>
                <w:sz w:val="20"/>
                <w:szCs w:val="20"/>
                <w:lang w:val="en-US"/>
              </w:rPr>
              <w:t>CAPEX</w:t>
            </w:r>
            <w:r w:rsidRPr="008767CC">
              <w:rPr>
                <w:rFonts w:cs="Arial"/>
                <w:sz w:val="20"/>
                <w:szCs w:val="20"/>
              </w:rPr>
              <w:t xml:space="preserve"> </w:t>
            </w:r>
            <w:r>
              <w:rPr>
                <w:rFonts w:cs="Arial"/>
                <w:sz w:val="20"/>
                <w:szCs w:val="20"/>
              </w:rPr>
              <w:t>для ЗиС, формирует</w:t>
            </w:r>
            <w:r w:rsidR="00DE6754">
              <w:rPr>
                <w:rFonts w:cs="Arial"/>
                <w:sz w:val="20"/>
                <w:szCs w:val="20"/>
              </w:rPr>
              <w:t xml:space="preserve"> сетевые графики для воздействий на ЗиС: </w:t>
            </w:r>
            <w:r w:rsidR="00DE6754" w:rsidRPr="002854E0">
              <w:rPr>
                <w:rFonts w:cs="Arial"/>
                <w:sz w:val="20"/>
                <w:szCs w:val="20"/>
                <w:lang w:eastAsia="ru-RU"/>
              </w:rPr>
              <w:t xml:space="preserve">определяет состав/объем работ, сроки, потребность в персонале, МТР и ВПС; назначение и балансировку персонала. На оперативном горизонте уточняет/корректирует </w:t>
            </w:r>
            <w:r w:rsidR="00DE6754">
              <w:rPr>
                <w:rFonts w:cs="Arial"/>
                <w:sz w:val="20"/>
                <w:szCs w:val="20"/>
                <w:lang w:eastAsia="ru-RU"/>
              </w:rPr>
              <w:t>сетевые графики.</w:t>
            </w:r>
          </w:p>
        </w:tc>
      </w:tr>
      <w:tr w:rsidR="005326F7" w:rsidRPr="005326F7" w:rsidTr="00554843">
        <w:trPr>
          <w:cantSplit/>
          <w:ins w:id="480" w:author="Киселев Юрий Валерьевич" w:date="2022-03-24T16:18:00Z"/>
        </w:trPr>
        <w:tc>
          <w:tcPr>
            <w:tcW w:w="1011" w:type="pct"/>
            <w:shd w:val="clear" w:color="auto" w:fill="auto"/>
          </w:tcPr>
          <w:p w:rsidR="005326F7" w:rsidRPr="00283E0D" w:rsidRDefault="005326F7" w:rsidP="005A6CD4">
            <w:pPr>
              <w:ind w:firstLine="0"/>
              <w:jc w:val="left"/>
              <w:rPr>
                <w:ins w:id="481" w:author="Киселев Юрий Валерьевич" w:date="2022-03-24T16:18:00Z"/>
                <w:rFonts w:cs="Arial"/>
                <w:color w:val="000000"/>
                <w:sz w:val="20"/>
                <w:szCs w:val="20"/>
                <w:lang w:eastAsia="ru-RU"/>
              </w:rPr>
            </w:pPr>
            <w:ins w:id="482" w:author="Киселев Юрий Валерьевич" w:date="2022-03-24T16:19:00Z">
              <w:r w:rsidRPr="005326F7">
                <w:rPr>
                  <w:rFonts w:cs="Arial"/>
                  <w:color w:val="000000"/>
                  <w:sz w:val="20"/>
                  <w:szCs w:val="20"/>
                  <w:lang w:eastAsia="ru-RU"/>
                </w:rPr>
                <w:t xml:space="preserve">Подрядчик </w:t>
              </w:r>
            </w:ins>
            <w:ins w:id="483" w:author="Киселев Юрий Валерьевич" w:date="2022-03-31T21:21:00Z">
              <w:r w:rsidR="005A6CD4">
                <w:rPr>
                  <w:rFonts w:cs="Arial"/>
                  <w:color w:val="000000"/>
                  <w:sz w:val="20"/>
                  <w:szCs w:val="20"/>
                  <w:lang w:eastAsia="ru-RU"/>
                </w:rPr>
                <w:t>ТОиР УО</w:t>
              </w:r>
            </w:ins>
          </w:p>
        </w:tc>
        <w:tc>
          <w:tcPr>
            <w:tcW w:w="1210" w:type="pct"/>
            <w:shd w:val="clear" w:color="auto" w:fill="auto"/>
          </w:tcPr>
          <w:p w:rsidR="005326F7" w:rsidRPr="00554843" w:rsidRDefault="005326F7" w:rsidP="005326F7">
            <w:pPr>
              <w:tabs>
                <w:tab w:val="clear" w:pos="567"/>
              </w:tabs>
              <w:ind w:firstLine="0"/>
              <w:jc w:val="left"/>
              <w:rPr>
                <w:ins w:id="484" w:author="Киселев Юрий Валерьевич" w:date="2022-03-24T16:18:00Z"/>
                <w:rFonts w:cs="Arial"/>
                <w:color w:val="000000"/>
                <w:sz w:val="20"/>
                <w:szCs w:val="20"/>
                <w:lang w:val="en-US"/>
              </w:rPr>
            </w:pPr>
            <w:ins w:id="485" w:author="Киселев Юрий Валерьевич" w:date="2022-03-24T16:19:00Z">
              <w:r>
                <w:rPr>
                  <w:rFonts w:cs="Arial"/>
                  <w:color w:val="000000"/>
                  <w:sz w:val="20"/>
                  <w:szCs w:val="20"/>
                  <w:lang w:val="en-US"/>
                </w:rPr>
                <w:t>ZC_*</w:t>
              </w:r>
              <w:r w:rsidRPr="005326F7">
                <w:rPr>
                  <w:rFonts w:cs="Arial"/>
                  <w:color w:val="000000"/>
                  <w:sz w:val="20"/>
                  <w:szCs w:val="20"/>
                  <w:lang w:val="en-US"/>
                </w:rPr>
                <w:t>_PM_CONTRPLAN_Y</w:t>
              </w:r>
            </w:ins>
          </w:p>
        </w:tc>
        <w:tc>
          <w:tcPr>
            <w:tcW w:w="2779" w:type="pct"/>
            <w:shd w:val="clear" w:color="auto" w:fill="auto"/>
          </w:tcPr>
          <w:p w:rsidR="005326F7" w:rsidRPr="005326F7" w:rsidRDefault="005326F7" w:rsidP="005326F7">
            <w:pPr>
              <w:ind w:firstLine="0"/>
              <w:jc w:val="left"/>
              <w:rPr>
                <w:ins w:id="486" w:author="Киселев Юрий Валерьевич" w:date="2022-03-24T16:20:00Z"/>
                <w:rFonts w:cs="Arial"/>
                <w:sz w:val="20"/>
                <w:szCs w:val="20"/>
              </w:rPr>
            </w:pPr>
            <w:ins w:id="487" w:author="Киселев Юрий Валерьевич" w:date="2022-03-24T16:20:00Z">
              <w:r w:rsidRPr="005326F7">
                <w:rPr>
                  <w:rFonts w:cs="Arial"/>
                  <w:sz w:val="20"/>
                  <w:szCs w:val="20"/>
                </w:rPr>
                <w:t xml:space="preserve">Данная роль присваивается </w:t>
              </w:r>
            </w:ins>
            <w:ins w:id="488" w:author="Киселев Юрий Валерьевич" w:date="2022-03-24T16:22:00Z">
              <w:r>
                <w:rPr>
                  <w:rFonts w:cs="Arial"/>
                  <w:sz w:val="20"/>
                  <w:szCs w:val="20"/>
                </w:rPr>
                <w:t xml:space="preserve">представителю </w:t>
              </w:r>
            </w:ins>
            <w:ins w:id="489" w:author="Киселев Юрий Валерьевич" w:date="2022-03-24T16:20:00Z">
              <w:r>
                <w:rPr>
                  <w:rFonts w:cs="Arial"/>
                  <w:sz w:val="20"/>
                  <w:szCs w:val="20"/>
                </w:rPr>
                <w:t>подрядной организации</w:t>
              </w:r>
              <w:r w:rsidRPr="005326F7">
                <w:rPr>
                  <w:rFonts w:cs="Arial"/>
                  <w:sz w:val="20"/>
                  <w:szCs w:val="20"/>
                </w:rPr>
                <w:t xml:space="preserve"> для планирования работ на заказах ТОРО,</w:t>
              </w:r>
            </w:ins>
          </w:p>
          <w:p w:rsidR="005326F7" w:rsidRPr="005326F7" w:rsidRDefault="005326F7" w:rsidP="005326F7">
            <w:pPr>
              <w:ind w:firstLine="0"/>
              <w:jc w:val="left"/>
              <w:rPr>
                <w:ins w:id="490" w:author="Киселев Юрий Валерьевич" w:date="2022-03-24T16:18:00Z"/>
                <w:rFonts w:cs="Arial"/>
                <w:sz w:val="20"/>
                <w:szCs w:val="20"/>
              </w:rPr>
            </w:pPr>
            <w:ins w:id="491" w:author="Киселев Юрий Валерьевич" w:date="2022-03-24T16:20:00Z">
              <w:r w:rsidRPr="005326F7">
                <w:rPr>
                  <w:rFonts w:cs="Arial"/>
                  <w:sz w:val="20"/>
                  <w:szCs w:val="20"/>
                </w:rPr>
                <w:t>изменения операци</w:t>
              </w:r>
              <w:r>
                <w:rPr>
                  <w:rFonts w:cs="Arial"/>
                  <w:sz w:val="20"/>
                  <w:szCs w:val="20"/>
                </w:rPr>
                <w:t xml:space="preserve">й заказов и проставления </w:t>
              </w:r>
            </w:ins>
            <w:ins w:id="492" w:author="Киселев Юрий Валерьевич" w:date="2022-03-24T16:21:00Z">
              <w:r>
                <w:rPr>
                  <w:rFonts w:cs="Arial"/>
                  <w:sz w:val="20"/>
                  <w:szCs w:val="20"/>
                </w:rPr>
                <w:t xml:space="preserve">информационных пользовательских </w:t>
              </w:r>
            </w:ins>
            <w:ins w:id="493" w:author="Киселев Юрий Валерьевич" w:date="2022-03-24T16:20:00Z">
              <w:r>
                <w:rPr>
                  <w:rFonts w:cs="Arial"/>
                  <w:sz w:val="20"/>
                  <w:szCs w:val="20"/>
                </w:rPr>
                <w:t>статусов</w:t>
              </w:r>
            </w:ins>
            <w:ins w:id="494" w:author="Киселев Юрий Валерьевич" w:date="2022-03-24T16:21:00Z">
              <w:r>
                <w:rPr>
                  <w:rFonts w:cs="Arial"/>
                  <w:sz w:val="20"/>
                  <w:szCs w:val="20"/>
                </w:rPr>
                <w:t xml:space="preserve">: </w:t>
              </w:r>
            </w:ins>
            <w:ins w:id="495" w:author="Киселев Юрий Валерьевич" w:date="2022-03-24T16:20:00Z">
              <w:r>
                <w:rPr>
                  <w:rFonts w:cs="Arial"/>
                  <w:sz w:val="20"/>
                  <w:szCs w:val="20"/>
                </w:rPr>
                <w:t>"</w:t>
              </w:r>
            </w:ins>
            <w:ins w:id="496" w:author="Киселев Юрий Валерьевич" w:date="2022-03-24T16:21:00Z">
              <w:r>
                <w:rPr>
                  <w:rFonts w:cs="Arial"/>
                  <w:sz w:val="20"/>
                  <w:szCs w:val="20"/>
                </w:rPr>
                <w:t>Работы за</w:t>
              </w:r>
            </w:ins>
            <w:ins w:id="497" w:author="Киселев Юрий Валерьевич" w:date="2022-03-24T16:20:00Z">
              <w:r w:rsidRPr="005326F7">
                <w:rPr>
                  <w:rFonts w:cs="Arial"/>
                  <w:sz w:val="20"/>
                  <w:szCs w:val="20"/>
                </w:rPr>
                <w:t>планирован</w:t>
              </w:r>
            </w:ins>
            <w:ins w:id="498" w:author="Киселев Юрий Валерьевич" w:date="2022-03-24T16:21:00Z">
              <w:r>
                <w:rPr>
                  <w:rFonts w:cs="Arial"/>
                  <w:sz w:val="20"/>
                  <w:szCs w:val="20"/>
                </w:rPr>
                <w:t>ы</w:t>
              </w:r>
            </w:ins>
            <w:ins w:id="499" w:author="Киселев Юрий Валерьевич" w:date="2022-03-24T16:20:00Z">
              <w:r w:rsidRPr="005326F7">
                <w:rPr>
                  <w:rFonts w:cs="Arial"/>
                  <w:sz w:val="20"/>
                  <w:szCs w:val="20"/>
                </w:rPr>
                <w:t xml:space="preserve"> подрядчиком"</w:t>
              </w:r>
            </w:ins>
            <w:ins w:id="500" w:author="Киселев Юрий Валерьевич" w:date="2022-03-24T16:21:00Z">
              <w:r>
                <w:rPr>
                  <w:rFonts w:cs="Arial"/>
                  <w:sz w:val="20"/>
                  <w:szCs w:val="20"/>
                </w:rPr>
                <w:t xml:space="preserve">, </w:t>
              </w:r>
            </w:ins>
            <w:ins w:id="501" w:author="Киселев Юрий Валерьевич" w:date="2022-03-24T16:22:00Z">
              <w:r>
                <w:rPr>
                  <w:rFonts w:cs="Arial"/>
                  <w:sz w:val="20"/>
                  <w:szCs w:val="20"/>
                </w:rPr>
                <w:t>"Работы исполнены</w:t>
              </w:r>
              <w:r w:rsidRPr="005326F7">
                <w:rPr>
                  <w:rFonts w:cs="Arial"/>
                  <w:sz w:val="20"/>
                  <w:szCs w:val="20"/>
                </w:rPr>
                <w:t xml:space="preserve"> подрядчиком"</w:t>
              </w:r>
              <w:r>
                <w:rPr>
                  <w:rFonts w:cs="Arial"/>
                  <w:sz w:val="20"/>
                  <w:szCs w:val="20"/>
                </w:rPr>
                <w:t>.</w:t>
              </w:r>
            </w:ins>
          </w:p>
        </w:tc>
      </w:tr>
    </w:tbl>
    <w:p w:rsidR="00366635" w:rsidRPr="005326F7" w:rsidRDefault="00366635" w:rsidP="00366635">
      <w:pPr>
        <w:pStyle w:val="afff1"/>
        <w:rPr>
          <w:rFonts w:eastAsia="Calibri" w:cs="Arial"/>
          <w:sz w:val="22"/>
          <w:szCs w:val="24"/>
          <w:lang w:eastAsia="ru-RU"/>
        </w:rPr>
      </w:pPr>
      <w:bookmarkStart w:id="502" w:name="_Toc337048197"/>
      <w:bookmarkStart w:id="503" w:name="_Toc337048249"/>
    </w:p>
    <w:bookmarkEnd w:id="502"/>
    <w:bookmarkEnd w:id="503"/>
    <w:p w:rsidR="00366635" w:rsidRPr="00CC5CD6" w:rsidRDefault="00366635" w:rsidP="00366635">
      <w:pPr>
        <w:spacing w:after="240" w:line="276" w:lineRule="auto"/>
        <w:rPr>
          <w:rFonts w:cs="Arial"/>
        </w:rPr>
      </w:pPr>
      <w:r>
        <w:rPr>
          <w:rFonts w:cs="Arial"/>
        </w:rPr>
        <w:t>В таблице перечислены</w:t>
      </w:r>
      <w:r w:rsidRPr="00CC5CD6">
        <w:rPr>
          <w:rFonts w:cs="Arial"/>
        </w:rPr>
        <w:t xml:space="preserve"> только бизнес-роли, указанные в модели БП.</w:t>
      </w:r>
    </w:p>
    <w:p w:rsidR="00366635" w:rsidRPr="00CC5CD6" w:rsidRDefault="00366635" w:rsidP="002E665C">
      <w:pPr>
        <w:spacing w:after="120" w:line="276" w:lineRule="auto"/>
        <w:rPr>
          <w:rFonts w:eastAsia="Calibri" w:cs="Arial"/>
        </w:rPr>
      </w:pPr>
      <w:r w:rsidRPr="00CC5CD6">
        <w:rPr>
          <w:rFonts w:cs="Arial"/>
        </w:rPr>
        <w:t>Детальный</w:t>
      </w:r>
      <w:r w:rsidRPr="00CC5CD6">
        <w:rPr>
          <w:rFonts w:eastAsia="Calibri" w:cs="Arial"/>
        </w:rPr>
        <w:t xml:space="preserve"> состав Ролей и полномочий отражен в Приложении РП1-6: Роли и Полномочия. В приложениях отражены:</w:t>
      </w:r>
    </w:p>
    <w:p w:rsidR="00366635" w:rsidRPr="00CC5CD6" w:rsidRDefault="00366635" w:rsidP="002E665C">
      <w:pPr>
        <w:pStyle w:val="afa"/>
        <w:numPr>
          <w:ilvl w:val="0"/>
          <w:numId w:val="12"/>
        </w:numPr>
        <w:spacing w:after="120"/>
        <w:rPr>
          <w:rFonts w:eastAsia="Calibri" w:cs="Arial"/>
        </w:rPr>
      </w:pPr>
      <w:r w:rsidRPr="00CC5CD6">
        <w:rPr>
          <w:rFonts w:eastAsia="Calibri" w:cs="Arial"/>
        </w:rPr>
        <w:t>Состав Функциональных и Локализованных ролей;</w:t>
      </w:r>
    </w:p>
    <w:p w:rsidR="00366635" w:rsidRPr="00CC5CD6" w:rsidRDefault="00366635" w:rsidP="002E665C">
      <w:pPr>
        <w:pStyle w:val="afa"/>
        <w:numPr>
          <w:ilvl w:val="0"/>
          <w:numId w:val="12"/>
        </w:numPr>
        <w:spacing w:after="120"/>
        <w:rPr>
          <w:rFonts w:eastAsia="Calibri" w:cs="Arial"/>
        </w:rPr>
      </w:pPr>
      <w:r w:rsidRPr="00CC5CD6">
        <w:rPr>
          <w:rFonts w:eastAsia="Calibri" w:cs="Arial"/>
        </w:rPr>
        <w:t>Состав Шаблонных ролей;</w:t>
      </w:r>
    </w:p>
    <w:p w:rsidR="00366635" w:rsidRPr="00CC5CD6" w:rsidRDefault="00366635" w:rsidP="002E665C">
      <w:pPr>
        <w:pStyle w:val="afa"/>
        <w:numPr>
          <w:ilvl w:val="0"/>
          <w:numId w:val="12"/>
        </w:numPr>
        <w:spacing w:after="120"/>
        <w:rPr>
          <w:rFonts w:eastAsia="Calibri" w:cs="Arial"/>
        </w:rPr>
      </w:pPr>
      <w:r w:rsidRPr="00CC5CD6">
        <w:rPr>
          <w:rFonts w:eastAsia="Calibri" w:cs="Arial"/>
        </w:rPr>
        <w:t>Привязка ролей к шагам процесса;</w:t>
      </w:r>
    </w:p>
    <w:p w:rsidR="00366635" w:rsidRPr="00CC5CD6" w:rsidRDefault="00366635" w:rsidP="002E665C">
      <w:pPr>
        <w:pStyle w:val="afa"/>
        <w:numPr>
          <w:ilvl w:val="0"/>
          <w:numId w:val="12"/>
        </w:numPr>
        <w:spacing w:after="120"/>
        <w:rPr>
          <w:rFonts w:eastAsia="Calibri" w:cs="Arial"/>
        </w:rPr>
      </w:pPr>
      <w:r w:rsidRPr="00CC5CD6">
        <w:rPr>
          <w:rFonts w:eastAsia="Calibri" w:cs="Arial"/>
        </w:rPr>
        <w:t>Детальная разбивка по Организационным уровням;</w:t>
      </w:r>
    </w:p>
    <w:p w:rsidR="00366635" w:rsidRPr="00CC5CD6" w:rsidRDefault="00366635" w:rsidP="00366635">
      <w:pPr>
        <w:pStyle w:val="afa"/>
        <w:numPr>
          <w:ilvl w:val="0"/>
          <w:numId w:val="12"/>
        </w:numPr>
        <w:rPr>
          <w:rFonts w:eastAsia="Calibri" w:cs="Arial"/>
        </w:rPr>
      </w:pPr>
      <w:r w:rsidRPr="00CC5CD6">
        <w:rPr>
          <w:rFonts w:eastAsia="Calibri" w:cs="Arial"/>
        </w:rPr>
        <w:t>Локализация Функциональных ролей.</w:t>
      </w:r>
    </w:p>
    <w:p w:rsidR="00366635" w:rsidRPr="00CC5CD6" w:rsidRDefault="00366635" w:rsidP="00366635">
      <w:pPr>
        <w:ind w:firstLine="360"/>
        <w:rPr>
          <w:rFonts w:eastAsia="Calibri" w:cs="Arial"/>
        </w:rPr>
      </w:pPr>
    </w:p>
    <w:p w:rsidR="00366635" w:rsidRPr="00CC5CD6" w:rsidRDefault="00366635" w:rsidP="00366635">
      <w:pPr>
        <w:spacing w:after="240" w:line="276" w:lineRule="auto"/>
        <w:rPr>
          <w:rFonts w:eastAsia="Calibri" w:cs="Arial"/>
        </w:rPr>
      </w:pPr>
      <w:r w:rsidRPr="00CC5CD6">
        <w:rPr>
          <w:rFonts w:cs="Arial"/>
        </w:rPr>
        <w:t>Функциональные</w:t>
      </w:r>
      <w:r w:rsidRPr="00CC5CD6">
        <w:rPr>
          <w:rFonts w:eastAsia="Calibri" w:cs="Arial"/>
        </w:rPr>
        <w:t xml:space="preserve"> роли отражены на схемах бизнес-процессов </w:t>
      </w:r>
      <w:r w:rsidRPr="00CC5CD6">
        <w:rPr>
          <w:rFonts w:eastAsia="Calibri" w:cs="Arial"/>
          <w:lang w:val="en-US"/>
        </w:rPr>
        <w:t>ARIS</w:t>
      </w:r>
      <w:r w:rsidRPr="00CC5CD6">
        <w:rPr>
          <w:rFonts w:eastAsia="Calibri" w:cs="Arial"/>
        </w:rPr>
        <w:t xml:space="preserve"> в соответствии с соглашением о моделировании. </w:t>
      </w:r>
    </w:p>
    <w:p w:rsidR="00366635" w:rsidRPr="00CC5CD6" w:rsidRDefault="00366635" w:rsidP="00366635">
      <w:pPr>
        <w:spacing w:after="240" w:line="276" w:lineRule="auto"/>
        <w:rPr>
          <w:rFonts w:eastAsia="Calibri" w:cs="Arial"/>
        </w:rPr>
      </w:pPr>
      <w:r w:rsidRPr="00CC5CD6">
        <w:rPr>
          <w:rFonts w:eastAsia="Calibri" w:cs="Arial"/>
        </w:rPr>
        <w:t xml:space="preserve">При </w:t>
      </w:r>
      <w:r w:rsidRPr="00CC5CD6">
        <w:rPr>
          <w:rFonts w:cs="Arial"/>
        </w:rPr>
        <w:t>создании</w:t>
      </w:r>
      <w:r w:rsidRPr="00CC5CD6">
        <w:rPr>
          <w:rFonts w:eastAsia="Calibri" w:cs="Arial"/>
        </w:rPr>
        <w:t xml:space="preserve"> ролей </w:t>
      </w:r>
      <w:r>
        <w:rPr>
          <w:rFonts w:eastAsia="Calibri" w:cs="Arial"/>
        </w:rPr>
        <w:t>соблюдается</w:t>
      </w:r>
      <w:r w:rsidRPr="00CC5CD6">
        <w:rPr>
          <w:rFonts w:eastAsia="Calibri" w:cs="Arial"/>
        </w:rPr>
        <w:t xml:space="preserve"> принцип разделения полномочий. Создаваемые роли проверены на отсутствие конфликтов разделения полномочий в соответствии с </w:t>
      </w:r>
      <w:r w:rsidRPr="00CC5CD6">
        <w:rPr>
          <w:rFonts w:eastAsia="Calibri" w:cs="Arial"/>
          <w:lang w:val="en-US"/>
        </w:rPr>
        <w:t>SoD</w:t>
      </w:r>
      <w:r w:rsidRPr="00CC5CD6">
        <w:rPr>
          <w:rFonts w:eastAsia="Calibri" w:cs="Arial"/>
        </w:rPr>
        <w:t>-матрицей из раздела «Разделение полномочий».</w:t>
      </w:r>
    </w:p>
    <w:p w:rsidR="00022C33" w:rsidRPr="007008A3" w:rsidRDefault="00022C33" w:rsidP="002E665C">
      <w:pPr>
        <w:pStyle w:val="22"/>
        <w:keepNext/>
        <w:keepLines/>
        <w:numPr>
          <w:ilvl w:val="1"/>
          <w:numId w:val="8"/>
        </w:numPr>
        <w:spacing w:before="360" w:after="120" w:line="276" w:lineRule="auto"/>
        <w:ind w:left="578" w:hanging="578"/>
        <w:rPr>
          <w:rFonts w:eastAsiaTheme="majorEastAsia" w:cs="Arial"/>
          <w:bCs w:val="0"/>
          <w:iCs w:val="0"/>
          <w:szCs w:val="26"/>
        </w:rPr>
      </w:pPr>
      <w:bookmarkStart w:id="504" w:name="_Toc65846404"/>
      <w:bookmarkEnd w:id="479"/>
      <w:r w:rsidRPr="007008A3">
        <w:rPr>
          <w:rFonts w:eastAsiaTheme="majorEastAsia" w:cs="Arial"/>
          <w:bCs w:val="0"/>
          <w:iCs w:val="0"/>
          <w:szCs w:val="26"/>
        </w:rPr>
        <w:t>Риски и контрольные процедуры</w:t>
      </w:r>
      <w:bookmarkEnd w:id="504"/>
    </w:p>
    <w:p w:rsidR="009E7971" w:rsidRPr="00AF2D49" w:rsidRDefault="009E7971" w:rsidP="009E7971">
      <w:pPr>
        <w:pStyle w:val="3"/>
        <w:tabs>
          <w:tab w:val="clear" w:pos="567"/>
        </w:tabs>
      </w:pPr>
      <w:bookmarkStart w:id="505" w:name="_Toc522267724"/>
      <w:bookmarkStart w:id="506" w:name="_Toc523174619"/>
      <w:bookmarkStart w:id="507" w:name="_Toc523175009"/>
      <w:bookmarkStart w:id="508" w:name="_Toc523175148"/>
      <w:bookmarkStart w:id="509" w:name="_Toc522267729"/>
      <w:bookmarkStart w:id="510" w:name="_Toc523174624"/>
      <w:bookmarkStart w:id="511" w:name="_Toc523175014"/>
      <w:bookmarkStart w:id="512" w:name="_Toc523175153"/>
      <w:bookmarkStart w:id="513" w:name="_Toc522267733"/>
      <w:bookmarkStart w:id="514" w:name="_Toc523174628"/>
      <w:bookmarkStart w:id="515" w:name="_Toc523175018"/>
      <w:bookmarkStart w:id="516" w:name="_Toc523175157"/>
      <w:bookmarkStart w:id="517" w:name="_Toc522267737"/>
      <w:bookmarkStart w:id="518" w:name="_Toc523174632"/>
      <w:bookmarkStart w:id="519" w:name="_Toc523175022"/>
      <w:bookmarkStart w:id="520" w:name="_Toc523175161"/>
      <w:bookmarkStart w:id="521" w:name="_Toc522267741"/>
      <w:bookmarkStart w:id="522" w:name="_Toc523174636"/>
      <w:bookmarkStart w:id="523" w:name="_Toc523175026"/>
      <w:bookmarkStart w:id="524" w:name="_Toc523175165"/>
      <w:bookmarkStart w:id="525" w:name="_Toc522267745"/>
      <w:bookmarkStart w:id="526" w:name="_Toc523174640"/>
      <w:bookmarkStart w:id="527" w:name="_Toc523175030"/>
      <w:bookmarkStart w:id="528" w:name="_Toc523175169"/>
      <w:bookmarkStart w:id="529" w:name="_Toc522267749"/>
      <w:bookmarkStart w:id="530" w:name="_Toc523174644"/>
      <w:bookmarkStart w:id="531" w:name="_Toc523175034"/>
      <w:bookmarkStart w:id="532" w:name="_Toc523175173"/>
      <w:bookmarkStart w:id="533" w:name="_Toc522267753"/>
      <w:bookmarkStart w:id="534" w:name="_Toc523174648"/>
      <w:bookmarkStart w:id="535" w:name="_Toc523175038"/>
      <w:bookmarkStart w:id="536" w:name="_Toc523175177"/>
      <w:bookmarkStart w:id="537" w:name="_Toc522267757"/>
      <w:bookmarkStart w:id="538" w:name="_Toc523174652"/>
      <w:bookmarkStart w:id="539" w:name="_Toc523175042"/>
      <w:bookmarkStart w:id="540" w:name="_Toc523175181"/>
      <w:bookmarkStart w:id="541" w:name="_Toc522267761"/>
      <w:bookmarkStart w:id="542" w:name="_Toc523174656"/>
      <w:bookmarkStart w:id="543" w:name="_Toc523175046"/>
      <w:bookmarkStart w:id="544" w:name="_Toc523175185"/>
      <w:bookmarkStart w:id="545" w:name="_Toc522267765"/>
      <w:bookmarkStart w:id="546" w:name="_Toc523174660"/>
      <w:bookmarkStart w:id="547" w:name="_Toc523175050"/>
      <w:bookmarkStart w:id="548" w:name="_Toc523175189"/>
      <w:bookmarkStart w:id="549" w:name="_Toc522267769"/>
      <w:bookmarkStart w:id="550" w:name="_Toc523174664"/>
      <w:bookmarkStart w:id="551" w:name="_Toc523175054"/>
      <w:bookmarkStart w:id="552" w:name="_Toc523175193"/>
      <w:bookmarkStart w:id="553" w:name="_Toc522267773"/>
      <w:bookmarkStart w:id="554" w:name="_Toc523174668"/>
      <w:bookmarkStart w:id="555" w:name="_Toc523175058"/>
      <w:bookmarkStart w:id="556" w:name="_Toc523175197"/>
      <w:bookmarkStart w:id="557" w:name="_Toc522267777"/>
      <w:bookmarkStart w:id="558" w:name="_Toc523174672"/>
      <w:bookmarkStart w:id="559" w:name="_Toc523175062"/>
      <w:bookmarkStart w:id="560" w:name="_Toc523175201"/>
      <w:bookmarkStart w:id="561" w:name="_Toc522267779"/>
      <w:bookmarkStart w:id="562" w:name="_Toc523174674"/>
      <w:bookmarkStart w:id="563" w:name="_Toc523175064"/>
      <w:bookmarkStart w:id="564" w:name="_Toc523175203"/>
      <w:bookmarkStart w:id="565" w:name="_Toc522267781"/>
      <w:bookmarkStart w:id="566" w:name="_Toc523174676"/>
      <w:bookmarkStart w:id="567" w:name="_Toc523175066"/>
      <w:bookmarkStart w:id="568" w:name="_Toc523175205"/>
      <w:bookmarkStart w:id="569" w:name="_Toc522267784"/>
      <w:bookmarkStart w:id="570" w:name="_Toc523174679"/>
      <w:bookmarkStart w:id="571" w:name="_Toc523175069"/>
      <w:bookmarkStart w:id="572" w:name="_Toc523175208"/>
      <w:bookmarkStart w:id="573" w:name="_Toc522267786"/>
      <w:bookmarkStart w:id="574" w:name="_Toc523174681"/>
      <w:bookmarkStart w:id="575" w:name="_Toc523175071"/>
      <w:bookmarkStart w:id="576" w:name="_Toc523175210"/>
      <w:bookmarkStart w:id="577" w:name="_Toc522267787"/>
      <w:bookmarkStart w:id="578" w:name="_Toc523174682"/>
      <w:bookmarkStart w:id="579" w:name="_Toc523175072"/>
      <w:bookmarkStart w:id="580" w:name="_Toc523175211"/>
      <w:bookmarkStart w:id="581" w:name="_Toc522267789"/>
      <w:bookmarkStart w:id="582" w:name="_Toc523174684"/>
      <w:bookmarkStart w:id="583" w:name="_Toc523175074"/>
      <w:bookmarkStart w:id="584" w:name="_Toc523175213"/>
      <w:bookmarkStart w:id="585" w:name="_Toc522267790"/>
      <w:bookmarkStart w:id="586" w:name="_Toc523174685"/>
      <w:bookmarkStart w:id="587" w:name="_Toc523175075"/>
      <w:bookmarkStart w:id="588" w:name="_Toc523175214"/>
      <w:bookmarkStart w:id="589" w:name="_Toc522267792"/>
      <w:bookmarkStart w:id="590" w:name="_Toc523174687"/>
      <w:bookmarkStart w:id="591" w:name="_Toc523175077"/>
      <w:bookmarkStart w:id="592" w:name="_Toc523175216"/>
      <w:bookmarkStart w:id="593" w:name="_Toc65846405"/>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r w:rsidRPr="00B153FA">
        <w:t>Риски и контроли</w:t>
      </w:r>
      <w:bookmarkEnd w:id="593"/>
    </w:p>
    <w:p w:rsidR="005326F7" w:rsidRDefault="005326F7" w:rsidP="005326F7">
      <w:pPr>
        <w:spacing w:line="276" w:lineRule="auto"/>
        <w:contextualSpacing/>
        <w:rPr>
          <w:ins w:id="594" w:author="Киселев Юрий Валерьевич" w:date="2022-03-24T16:23:00Z"/>
          <w:rFonts w:eastAsia="Calibri" w:cs="Arial"/>
          <w:szCs w:val="24"/>
        </w:rPr>
      </w:pPr>
      <w:ins w:id="595" w:author="Киселев Юрий Валерьевич" w:date="2022-03-24T16:23:00Z">
        <w:r w:rsidRPr="001B66CE">
          <w:rPr>
            <w:rFonts w:cs="Arial"/>
            <w:szCs w:val="24"/>
          </w:rPr>
          <w:t>В рамках проектирования процессов и Концептуального Дизайна выявлены и проанализированы</w:t>
        </w:r>
        <w:r>
          <w:rPr>
            <w:rFonts w:eastAsia="Calibri" w:cs="Arial"/>
            <w:szCs w:val="24"/>
          </w:rPr>
          <w:t xml:space="preserve"> риски бизнес-процессов и спроектированы контрольные процедуры их покрывающие.</w:t>
        </w:r>
      </w:ins>
    </w:p>
    <w:p w:rsidR="005326F7" w:rsidRDefault="005326F7" w:rsidP="005326F7">
      <w:pPr>
        <w:spacing w:line="276" w:lineRule="auto"/>
        <w:contextualSpacing/>
        <w:rPr>
          <w:ins w:id="596" w:author="Киселев Юрий Валерьевич" w:date="2022-03-24T16:23:00Z"/>
          <w:rFonts w:eastAsia="Calibri" w:cs="Arial"/>
          <w:szCs w:val="24"/>
        </w:rPr>
      </w:pPr>
      <w:ins w:id="597" w:author="Киселев Юрий Валерьевич" w:date="2022-03-24T16:23:00Z">
        <w:r>
          <w:rPr>
            <w:rFonts w:eastAsia="Calibri" w:cs="Arial"/>
            <w:szCs w:val="24"/>
          </w:rPr>
          <w:t>Д</w:t>
        </w:r>
        <w:r w:rsidRPr="001B66CE">
          <w:rPr>
            <w:rFonts w:eastAsia="Calibri" w:cs="Arial"/>
            <w:szCs w:val="24"/>
          </w:rPr>
          <w:t>етально риски и контрольные процедуры описываются в</w:t>
        </w:r>
        <w:r>
          <w:rPr>
            <w:rFonts w:eastAsia="Calibri" w:cs="Arial"/>
            <w:szCs w:val="24"/>
          </w:rPr>
          <w:t xml:space="preserve"> Матрице</w:t>
        </w:r>
        <w:r w:rsidRPr="001B66CE">
          <w:rPr>
            <w:rFonts w:eastAsia="Calibri" w:cs="Arial"/>
            <w:szCs w:val="24"/>
          </w:rPr>
          <w:t xml:space="preserve"> рисков и контрольных процедур (МРиКП), включая мониторинговые контрольные процедуры, предложенные к реали</w:t>
        </w:r>
        <w:r>
          <w:rPr>
            <w:rFonts w:eastAsia="Calibri" w:cs="Arial"/>
            <w:szCs w:val="24"/>
          </w:rPr>
          <w:t>зации в SAP GRC Process Control.</w:t>
        </w:r>
      </w:ins>
      <w:ins w:id="598" w:author="Дёмин Александр Александрович" w:date="2022-04-12T16:58:00Z">
        <w:r w:rsidR="00157DC6">
          <w:rPr>
            <w:rFonts w:eastAsia="Calibri" w:cs="Arial"/>
            <w:szCs w:val="24"/>
          </w:rPr>
          <w:t xml:space="preserve"> </w:t>
        </w:r>
      </w:ins>
    </w:p>
    <w:p w:rsidR="005326F7" w:rsidRDefault="005326F7" w:rsidP="005326F7">
      <w:pPr>
        <w:spacing w:line="276" w:lineRule="auto"/>
        <w:contextualSpacing/>
        <w:rPr>
          <w:ins w:id="599" w:author="Киселев Юрий Валерьевич" w:date="2022-03-24T16:23:00Z"/>
          <w:rFonts w:eastAsia="Calibri" w:cs="Arial"/>
          <w:szCs w:val="24"/>
        </w:rPr>
      </w:pPr>
      <w:ins w:id="600" w:author="Киселев Юрий Валерьевич" w:date="2022-03-24T16:23:00Z">
        <w:r w:rsidRPr="0078114E">
          <w:rPr>
            <w:rFonts w:eastAsia="Calibri" w:cs="Arial"/>
            <w:szCs w:val="24"/>
          </w:rPr>
          <w:t xml:space="preserve"> </w:t>
        </w:r>
      </w:ins>
    </w:p>
    <w:p w:rsidR="00157DC6" w:rsidRDefault="005326F7" w:rsidP="00157DC6">
      <w:pPr>
        <w:spacing w:line="276" w:lineRule="auto"/>
        <w:contextualSpacing/>
        <w:rPr>
          <w:ins w:id="601" w:author="Дёмин Александр Александрович" w:date="2022-04-12T16:59:00Z"/>
          <w:rFonts w:eastAsia="Calibri" w:cs="Arial"/>
          <w:szCs w:val="24"/>
        </w:rPr>
      </w:pPr>
      <w:ins w:id="602" w:author="Киселев Юрий Валерьевич" w:date="2022-03-24T16:23:00Z">
        <w:r>
          <w:rPr>
            <w:rFonts w:eastAsia="Calibri" w:cs="Arial"/>
            <w:szCs w:val="24"/>
          </w:rPr>
          <w:t xml:space="preserve">МРиКП </w:t>
        </w:r>
        <w:r w:rsidRPr="001B66CE">
          <w:rPr>
            <w:rFonts w:cs="Arial"/>
          </w:rPr>
          <w:t>ведется централизован</w:t>
        </w:r>
        <w:r>
          <w:rPr>
            <w:rFonts w:cs="Arial"/>
          </w:rPr>
          <w:t>но на Портале Проекта (</w:t>
        </w:r>
        <w:r>
          <w:fldChar w:fldCharType="begin"/>
        </w:r>
        <w:r>
          <w:instrText xml:space="preserve"> HYPERLINK "https://corp.polyus.com/ERP/ERPDocumentsIntroduction3/08_%D0%9A%D0%BE%D0%BD%D1%86%D0%B5%D0%BF%D1%82%D1%83%D0%B0%D0%BB%D1%8C%D0%BD%D1%8B%D0%B9%20%D0%B4%D0%B8%D0%B7%D0%B0%D0%B9%D0%BD-%D0%B8%D0%B7%D0%BC%D0%B5%D0%BD%D0%B5%D0%BD%D0%B8%D1%8F/05.%20%D0%9A%D0%94/%D0%9C%D0%A0%D0%B8%D0%9A%D0%9F.xlsx" </w:instrText>
        </w:r>
        <w:r>
          <w:fldChar w:fldCharType="separate"/>
        </w:r>
        <w:r>
          <w:rPr>
            <w:rStyle w:val="a9"/>
          </w:rPr>
          <w:t>ссылка</w:t>
        </w:r>
        <w:r>
          <w:rPr>
            <w:rStyle w:val="a9"/>
          </w:rPr>
          <w:fldChar w:fldCharType="end"/>
        </w:r>
        <w:r>
          <w:rPr>
            <w:rFonts w:cs="Arial"/>
          </w:rPr>
          <w:t xml:space="preserve"> ) и в</w:t>
        </w:r>
        <w:r>
          <w:rPr>
            <w:rFonts w:eastAsia="Calibri" w:cs="Arial"/>
            <w:szCs w:val="24"/>
          </w:rPr>
          <w:t xml:space="preserve"> корпоративной системе  SAP GRC Process Control.</w:t>
        </w:r>
      </w:ins>
      <w:ins w:id="603" w:author="Дёмин Александр Александрович" w:date="2022-04-12T16:59:00Z">
        <w:r w:rsidR="00157DC6" w:rsidRPr="00157DC6">
          <w:rPr>
            <w:rFonts w:eastAsia="Calibri" w:cs="Arial"/>
            <w:szCs w:val="24"/>
          </w:rPr>
          <w:t xml:space="preserve"> Также МРиКП вложена в </w:t>
        </w:r>
        <w:r w:rsidR="00157DC6">
          <w:rPr>
            <w:rFonts w:eastAsia="Calibri" w:cs="Arial"/>
            <w:szCs w:val="24"/>
          </w:rPr>
          <w:fldChar w:fldCharType="begin"/>
        </w:r>
        <w:r w:rsidR="00157DC6">
          <w:rPr>
            <w:rFonts w:eastAsia="Calibri" w:cs="Arial"/>
            <w:szCs w:val="24"/>
          </w:rPr>
          <w:instrText xml:space="preserve"> HYPERLINK  \l "_Приложение_№_РИК1:" </w:instrText>
        </w:r>
        <w:r w:rsidR="00157DC6">
          <w:rPr>
            <w:rFonts w:eastAsia="Calibri" w:cs="Arial"/>
            <w:szCs w:val="24"/>
          </w:rPr>
          <w:fldChar w:fldCharType="separate"/>
        </w:r>
        <w:r w:rsidR="00157DC6" w:rsidRPr="00157DC6">
          <w:rPr>
            <w:rStyle w:val="a9"/>
            <w:rFonts w:eastAsia="Calibri" w:cs="Arial"/>
            <w:szCs w:val="24"/>
          </w:rPr>
          <w:t>Приложение № РИК1. Матрица рисков и контрольных процедур.</w:t>
        </w:r>
        <w:r w:rsidR="00157DC6">
          <w:rPr>
            <w:rFonts w:eastAsia="Calibri" w:cs="Arial"/>
            <w:szCs w:val="24"/>
          </w:rPr>
          <w:fldChar w:fldCharType="end"/>
        </w:r>
      </w:ins>
    </w:p>
    <w:p w:rsidR="005326F7" w:rsidRPr="0078114E" w:rsidRDefault="005326F7" w:rsidP="005326F7">
      <w:pPr>
        <w:spacing w:line="276" w:lineRule="auto"/>
        <w:contextualSpacing/>
        <w:rPr>
          <w:ins w:id="604" w:author="Киселев Юрий Валерьевич" w:date="2022-03-24T16:23:00Z"/>
          <w:rFonts w:cs="Arial"/>
        </w:rPr>
      </w:pPr>
    </w:p>
    <w:p w:rsidR="005326F7" w:rsidRPr="001B66CE" w:rsidRDefault="005326F7" w:rsidP="005326F7">
      <w:pPr>
        <w:spacing w:line="276" w:lineRule="auto"/>
        <w:contextualSpacing/>
        <w:rPr>
          <w:ins w:id="605" w:author="Киселев Юрий Валерьевич" w:date="2022-03-24T16:23:00Z"/>
          <w:rFonts w:eastAsia="Calibri" w:cs="Arial"/>
          <w:szCs w:val="24"/>
        </w:rPr>
      </w:pPr>
    </w:p>
    <w:p w:rsidR="005326F7" w:rsidRPr="001B66CE" w:rsidRDefault="005326F7" w:rsidP="005326F7">
      <w:pPr>
        <w:spacing w:line="276" w:lineRule="auto"/>
        <w:contextualSpacing/>
        <w:rPr>
          <w:ins w:id="606" w:author="Киселев Юрий Валерьевич" w:date="2022-03-24T16:23:00Z"/>
          <w:rFonts w:eastAsia="Calibri" w:cs="Arial"/>
          <w:szCs w:val="24"/>
        </w:rPr>
      </w:pPr>
      <w:ins w:id="607" w:author="Киселев Юрий Валерьевич" w:date="2022-03-24T16:23:00Z">
        <w:r w:rsidRPr="001B66CE">
          <w:rPr>
            <w:rFonts w:eastAsia="Calibri" w:cs="Arial"/>
            <w:szCs w:val="24"/>
          </w:rPr>
          <w:t xml:space="preserve">В случае разработки компенсирующих контрольных процедур для снижения рисков разделения полномочий, они будут добавлены в Сводную матрицу рисков и контрольных процедур на этапе присвоения ролей конечным пользователям перед продуктивным стартом системы SAP </w:t>
        </w:r>
        <w:r>
          <w:rPr>
            <w:rFonts w:eastAsia="Calibri" w:cs="Arial"/>
            <w:szCs w:val="24"/>
          </w:rPr>
          <w:t>S/4HANA</w:t>
        </w:r>
        <w:r w:rsidRPr="001B66CE">
          <w:rPr>
            <w:rFonts w:eastAsia="Calibri" w:cs="Arial"/>
            <w:szCs w:val="24"/>
          </w:rPr>
          <w:t>.</w:t>
        </w:r>
      </w:ins>
    </w:p>
    <w:p w:rsidR="009E7971" w:rsidRPr="00836A2D" w:rsidRDefault="009E7971" w:rsidP="009E7971">
      <w:pPr>
        <w:ind w:firstLine="708"/>
        <w:rPr>
          <w:rFonts w:eastAsia="Calibri" w:cs="Arial"/>
          <w:i/>
          <w:color w:val="808080" w:themeColor="background1" w:themeShade="80"/>
          <w:sz w:val="20"/>
          <w:szCs w:val="20"/>
        </w:rPr>
      </w:pPr>
    </w:p>
    <w:p w:rsidR="009E7971" w:rsidRDefault="009E7971" w:rsidP="009E7971">
      <w:pPr>
        <w:pStyle w:val="3"/>
      </w:pPr>
      <w:bookmarkStart w:id="608" w:name="_Toc520910462"/>
      <w:bookmarkStart w:id="609" w:name="_Toc65846406"/>
      <w:r w:rsidRPr="00B153FA">
        <w:t>Разделение полномочий</w:t>
      </w:r>
      <w:bookmarkEnd w:id="608"/>
      <w:bookmarkEnd w:id="609"/>
    </w:p>
    <w:p w:rsidR="005326F7" w:rsidRPr="001F552A" w:rsidRDefault="005326F7" w:rsidP="005326F7">
      <w:pPr>
        <w:spacing w:after="240" w:line="276" w:lineRule="auto"/>
        <w:rPr>
          <w:ins w:id="610" w:author="Киселев Юрий Валерьевич" w:date="2022-03-24T16:25:00Z"/>
          <w:rFonts w:cs="Arial"/>
          <w:szCs w:val="24"/>
        </w:rPr>
      </w:pPr>
      <w:ins w:id="611" w:author="Киселев Юрий Валерьевич" w:date="2022-03-24T16:25:00Z">
        <w:r w:rsidRPr="001B66CE">
          <w:rPr>
            <w:rFonts w:cs="Arial"/>
            <w:szCs w:val="24"/>
          </w:rPr>
          <w:t>В рамках проектирования процессов и Концептуального Дизайна выявлены и проанализированы</w:t>
        </w:r>
        <w:r w:rsidRPr="001B66CE">
          <w:rPr>
            <w:rFonts w:eastAsia="Calibri" w:cs="Arial"/>
            <w:szCs w:val="24"/>
          </w:rPr>
          <w:t xml:space="preserve"> конфликты полномочий с использованием</w:t>
        </w:r>
        <w:r>
          <w:rPr>
            <w:rFonts w:eastAsia="Calibri" w:cs="Arial"/>
            <w:szCs w:val="24"/>
          </w:rPr>
          <w:t xml:space="preserve"> разработанного инструментария </w:t>
        </w:r>
        <w:r w:rsidRPr="001B66CE">
          <w:rPr>
            <w:rFonts w:eastAsia="Calibri" w:cs="Arial"/>
            <w:szCs w:val="24"/>
          </w:rPr>
          <w:t>на уровне групп полномочий</w:t>
        </w:r>
        <w:r>
          <w:rPr>
            <w:rFonts w:eastAsia="Calibri" w:cs="Arial"/>
            <w:szCs w:val="24"/>
          </w:rPr>
          <w:t xml:space="preserve">, </w:t>
        </w:r>
        <w:r w:rsidRPr="001B66CE">
          <w:rPr>
            <w:rFonts w:eastAsia="Calibri" w:cs="Arial"/>
            <w:szCs w:val="24"/>
          </w:rPr>
          <w:t>включая кросс-функциональные</w:t>
        </w:r>
        <w:r>
          <w:rPr>
            <w:rFonts w:eastAsia="Calibri" w:cs="Arial"/>
            <w:szCs w:val="24"/>
          </w:rPr>
          <w:t>.</w:t>
        </w:r>
        <w:r w:rsidRPr="0078114E">
          <w:rPr>
            <w:rFonts w:eastAsia="Calibri" w:cs="Arial"/>
            <w:szCs w:val="24"/>
          </w:rPr>
          <w:t xml:space="preserve"> </w:t>
        </w:r>
        <w:r w:rsidRPr="001B66CE">
          <w:rPr>
            <w:rFonts w:cs="Arial"/>
            <w:szCs w:val="24"/>
          </w:rPr>
          <w:t>Детальное описание рисков пересечения полномочий приведено в</w:t>
        </w:r>
        <w:r>
          <w:rPr>
            <w:rFonts w:cs="Arial"/>
            <w:szCs w:val="24"/>
          </w:rPr>
          <w:t xml:space="preserve"> Матрице</w:t>
        </w:r>
        <w:r w:rsidRPr="001B66CE">
          <w:rPr>
            <w:rFonts w:cs="Arial"/>
            <w:szCs w:val="24"/>
          </w:rPr>
          <w:t xml:space="preserve"> конфликтов полномочий</w:t>
        </w:r>
        <w:r>
          <w:rPr>
            <w:rFonts w:cs="Arial"/>
            <w:szCs w:val="24"/>
          </w:rPr>
          <w:t xml:space="preserve"> (Матрица </w:t>
        </w:r>
        <w:r>
          <w:rPr>
            <w:rFonts w:cs="Arial"/>
            <w:szCs w:val="24"/>
            <w:lang w:val="en-US"/>
          </w:rPr>
          <w:t>SoD</w:t>
        </w:r>
        <w:r>
          <w:rPr>
            <w:rFonts w:cs="Arial"/>
            <w:szCs w:val="24"/>
          </w:rPr>
          <w:t xml:space="preserve">). </w:t>
        </w:r>
        <w:r w:rsidRPr="0078114E">
          <w:rPr>
            <w:rFonts w:eastAsia="Calibri" w:cs="Arial"/>
            <w:szCs w:val="24"/>
          </w:rPr>
          <w:t>Основой для разработки данной матрицы является перечень используемых транзакций, а также актуализированный списо</w:t>
        </w:r>
        <w:r>
          <w:rPr>
            <w:rFonts w:eastAsia="Calibri" w:cs="Arial"/>
            <w:szCs w:val="24"/>
          </w:rPr>
          <w:t>к рисков конфликтов полномочий.</w:t>
        </w:r>
      </w:ins>
    </w:p>
    <w:p w:rsidR="005326F7" w:rsidRPr="0078114E" w:rsidRDefault="005326F7" w:rsidP="005326F7">
      <w:pPr>
        <w:spacing w:line="276" w:lineRule="auto"/>
        <w:contextualSpacing/>
        <w:rPr>
          <w:ins w:id="612" w:author="Киселев Юрий Валерьевич" w:date="2022-03-24T16:25:00Z"/>
          <w:rFonts w:cs="Arial"/>
        </w:rPr>
      </w:pPr>
      <w:ins w:id="613" w:author="Киселев Юрий Валерьевич" w:date="2022-03-24T16:25:00Z">
        <w:r>
          <w:rPr>
            <w:rFonts w:cs="Arial"/>
            <w:szCs w:val="24"/>
          </w:rPr>
          <w:t xml:space="preserve">Матрица </w:t>
        </w:r>
        <w:r>
          <w:rPr>
            <w:rFonts w:cs="Arial"/>
            <w:szCs w:val="24"/>
            <w:lang w:val="en-US"/>
          </w:rPr>
          <w:t>SoD</w:t>
        </w:r>
        <w:r>
          <w:rPr>
            <w:rFonts w:eastAsia="Calibri" w:cs="Arial"/>
            <w:szCs w:val="24"/>
          </w:rPr>
          <w:t xml:space="preserve"> </w:t>
        </w:r>
        <w:r w:rsidRPr="001B66CE">
          <w:rPr>
            <w:rFonts w:cs="Arial"/>
          </w:rPr>
          <w:t>ведется централизован</w:t>
        </w:r>
        <w:r>
          <w:rPr>
            <w:rFonts w:cs="Arial"/>
          </w:rPr>
          <w:t>но на Портале Проекта (</w:t>
        </w:r>
        <w:r>
          <w:fldChar w:fldCharType="begin"/>
        </w:r>
        <w:r>
          <w:instrText xml:space="preserve"> HYPERLINK "https://corp.polyus.com/ERP/ERPDocumentsIntroduction3/08_%D0%9A%D0%BE%D0%BD%D1%86%D0%B5%D0%BF%D1%82%D1%83%D0%B0%D0%BB%D1%8C%D0%BD%D1%8B%D0%B9%20%D0%B4%D0%B8%D0%B7%D0%B0%D0%B9%D0%BD-%D0%B8%D0%B7%D0%BC%D0%B5%D0%BD%D0%B5%D0%BD%D0%B8%D1%8F/05.%20%D0%9A%D0%94/ERP.3.10_2_%D0%9C%D0%B0%D1%82%D1%80%D0%B8%D1%86%D0%B0%20%D0%BF%D1%80%D0%B0%D0%B2%D0%B8%D0%BB%20%D1%80%D0%B0%D0%B7%D0%B4%D0%B5%D0%BB%D0%B5%D0%BD%D0%B8%D1%8F%20%D0%BF%D0%BE%D0%BB%D0%BD%D0%BE%D0%BC%D0%BE%D1%87%D0%B8%D0%B9%20%D0%BD%D0%B0%20%D1%83%D1%80%D0%BE%D0%B2%D0%BD%D0%B5%20%D0%BE%D0%B1%D1%8A%D0%B5%D0%BA%D1%82%D0%BE%D0%B2%20%D1%81%D0%B8%D1%81%D1%82%D0%B5%D0%BC%D1%8B%20SAP%20%D0%B2%20%D1%88%D0%B0%D0%B1%D0%BB%D0%BE%D0%BD%D0%B5%20GRC%20AC.xlsx" </w:instrText>
        </w:r>
        <w:r>
          <w:fldChar w:fldCharType="separate"/>
        </w:r>
        <w:r>
          <w:rPr>
            <w:rStyle w:val="a9"/>
          </w:rPr>
          <w:t>ссылка</w:t>
        </w:r>
        <w:r>
          <w:rPr>
            <w:rStyle w:val="a9"/>
          </w:rPr>
          <w:fldChar w:fldCharType="end"/>
        </w:r>
        <w:r>
          <w:rPr>
            <w:rFonts w:cs="Arial"/>
          </w:rPr>
          <w:t>) и в</w:t>
        </w:r>
        <w:r>
          <w:rPr>
            <w:rFonts w:eastAsia="Calibri" w:cs="Arial"/>
            <w:szCs w:val="24"/>
          </w:rPr>
          <w:t xml:space="preserve"> корпоративной системе  SAP GRC </w:t>
        </w:r>
        <w:r>
          <w:rPr>
            <w:rFonts w:eastAsia="Calibri" w:cs="Arial"/>
            <w:szCs w:val="24"/>
            <w:lang w:val="en-US"/>
          </w:rPr>
          <w:t>Acc</w:t>
        </w:r>
        <w:r>
          <w:rPr>
            <w:rFonts w:eastAsia="Calibri" w:cs="Arial"/>
            <w:szCs w:val="24"/>
          </w:rPr>
          <w:t>ess Control.</w:t>
        </w:r>
      </w:ins>
      <w:ins w:id="614" w:author="Дёмин Александр Александрович" w:date="2022-04-12T16:59:00Z">
        <w:r w:rsidR="00157DC6">
          <w:rPr>
            <w:rFonts w:eastAsia="Calibri" w:cs="Arial"/>
            <w:szCs w:val="24"/>
          </w:rPr>
          <w:t xml:space="preserve"> </w:t>
        </w:r>
      </w:ins>
      <w:ins w:id="615" w:author="Дёмин Александр Александрович" w:date="2022-04-12T17:00:00Z">
        <w:r w:rsidR="00157DC6" w:rsidRPr="00157DC6">
          <w:rPr>
            <w:rFonts w:eastAsia="Calibri" w:cs="Arial"/>
            <w:szCs w:val="24"/>
          </w:rPr>
          <w:t xml:space="preserve">Также матрица SoD вложена в </w:t>
        </w:r>
        <w:r w:rsidR="00157DC6">
          <w:rPr>
            <w:rFonts w:eastAsia="Calibri" w:cs="Arial"/>
            <w:szCs w:val="24"/>
          </w:rPr>
          <w:fldChar w:fldCharType="begin"/>
        </w:r>
        <w:r w:rsidR="00157DC6">
          <w:rPr>
            <w:rFonts w:eastAsia="Calibri" w:cs="Arial"/>
            <w:szCs w:val="24"/>
          </w:rPr>
          <w:instrText xml:space="preserve"> HYPERLINK  \l "_Приложение_№_кп1:" </w:instrText>
        </w:r>
        <w:r w:rsidR="00157DC6">
          <w:rPr>
            <w:rFonts w:eastAsia="Calibri" w:cs="Arial"/>
            <w:szCs w:val="24"/>
          </w:rPr>
          <w:fldChar w:fldCharType="separate"/>
        </w:r>
        <w:r w:rsidR="00157DC6" w:rsidRPr="00157DC6">
          <w:rPr>
            <w:rStyle w:val="a9"/>
            <w:rFonts w:eastAsia="Calibri" w:cs="Arial"/>
            <w:szCs w:val="24"/>
          </w:rPr>
          <w:t>Приложение № КП1. Матрица конфликтов полномочий</w:t>
        </w:r>
        <w:r w:rsidR="00157DC6">
          <w:rPr>
            <w:rFonts w:eastAsia="Calibri" w:cs="Arial"/>
            <w:szCs w:val="24"/>
          </w:rPr>
          <w:fldChar w:fldCharType="end"/>
        </w:r>
      </w:ins>
    </w:p>
    <w:p w:rsidR="005326F7" w:rsidRPr="00836A2D" w:rsidRDefault="005326F7" w:rsidP="009E7971">
      <w:pPr>
        <w:spacing w:after="240" w:line="276" w:lineRule="auto"/>
        <w:rPr>
          <w:rFonts w:cs="Arial"/>
          <w:szCs w:val="24"/>
        </w:rPr>
      </w:pPr>
    </w:p>
    <w:p w:rsidR="00022C33" w:rsidRPr="007008A3" w:rsidRDefault="00022C33" w:rsidP="00022C33">
      <w:pPr>
        <w:pStyle w:val="22"/>
        <w:keepNext/>
        <w:keepLines/>
        <w:numPr>
          <w:ilvl w:val="1"/>
          <w:numId w:val="8"/>
        </w:numPr>
        <w:spacing w:before="160" w:after="120" w:line="276" w:lineRule="auto"/>
        <w:rPr>
          <w:rFonts w:eastAsiaTheme="majorEastAsia" w:cs="Arial"/>
          <w:bCs w:val="0"/>
          <w:iCs w:val="0"/>
          <w:szCs w:val="26"/>
        </w:rPr>
      </w:pPr>
      <w:bookmarkStart w:id="616" w:name="_Toc46306433"/>
      <w:bookmarkStart w:id="617" w:name="_Toc46309575"/>
      <w:bookmarkStart w:id="618" w:name="_Toc65846407"/>
      <w:bookmarkStart w:id="619" w:name="_Toc46306434"/>
      <w:bookmarkStart w:id="620" w:name="_Toc46309576"/>
      <w:bookmarkStart w:id="621" w:name="_Toc65846408"/>
      <w:bookmarkStart w:id="622" w:name="_Toc65846409"/>
      <w:bookmarkEnd w:id="616"/>
      <w:bookmarkEnd w:id="617"/>
      <w:bookmarkEnd w:id="618"/>
      <w:bookmarkEnd w:id="619"/>
      <w:bookmarkEnd w:id="620"/>
      <w:bookmarkEnd w:id="621"/>
      <w:r w:rsidRPr="007008A3">
        <w:rPr>
          <w:rFonts w:eastAsiaTheme="majorEastAsia" w:cs="Arial"/>
          <w:bCs w:val="0"/>
          <w:iCs w:val="0"/>
          <w:szCs w:val="26"/>
        </w:rPr>
        <w:t>Интеграционные точки со смежными процессами</w:t>
      </w:r>
      <w:bookmarkEnd w:id="622"/>
    </w:p>
    <w:p w:rsidR="001D3943" w:rsidRPr="001D3943" w:rsidRDefault="00022C33" w:rsidP="001D3943">
      <w:pPr>
        <w:pStyle w:val="a7"/>
        <w:keepNext/>
        <w:spacing w:after="240" w:afterAutospacing="0" w:line="276" w:lineRule="auto"/>
        <w:jc w:val="right"/>
        <w:rPr>
          <w:rFonts w:cs="Arial"/>
          <w:sz w:val="22"/>
        </w:rPr>
      </w:pPr>
      <w:bookmarkStart w:id="623" w:name="_Hlk523837660"/>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9</w:t>
      </w:r>
      <w:r w:rsidRPr="007008A3">
        <w:rPr>
          <w:rFonts w:cs="Arial"/>
          <w:b/>
          <w:sz w:val="22"/>
        </w:rPr>
        <w:fldChar w:fldCharType="end"/>
      </w:r>
      <w:r w:rsidRPr="007008A3">
        <w:rPr>
          <w:rFonts w:cs="Arial"/>
          <w:b/>
          <w:sz w:val="22"/>
        </w:rPr>
        <w:t>.Точки межпроцессной интеграции</w:t>
      </w:r>
      <w:bookmarkStart w:id="624" w:name="_Hlk520910871"/>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078"/>
        <w:gridCol w:w="2157"/>
        <w:gridCol w:w="1237"/>
        <w:gridCol w:w="1571"/>
        <w:gridCol w:w="1158"/>
        <w:gridCol w:w="1856"/>
        <w:gridCol w:w="1119"/>
      </w:tblGrid>
      <w:tr w:rsidR="009C4A54" w:rsidRPr="007008A3" w:rsidTr="009C4A54">
        <w:trPr>
          <w:cantSplit/>
          <w:trHeight w:val="397"/>
          <w:tblHeader/>
        </w:trPr>
        <w:tc>
          <w:tcPr>
            <w:tcW w:w="529" w:type="pct"/>
            <w:shd w:val="clear" w:color="auto" w:fill="FFC000"/>
            <w:vAlign w:val="center"/>
          </w:tcPr>
          <w:bookmarkEnd w:id="623"/>
          <w:bookmarkEnd w:id="624"/>
          <w:p w:rsidR="003F3A6E" w:rsidRPr="007008A3" w:rsidRDefault="003F3A6E" w:rsidP="0039569B">
            <w:pPr>
              <w:ind w:firstLine="19"/>
              <w:jc w:val="center"/>
              <w:rPr>
                <w:rFonts w:cs="Arial"/>
                <w:b/>
                <w:sz w:val="20"/>
              </w:rPr>
            </w:pPr>
            <w:r w:rsidRPr="007008A3">
              <w:rPr>
                <w:rFonts w:cs="Arial"/>
                <w:b/>
                <w:sz w:val="20"/>
                <w:szCs w:val="20"/>
                <w:lang w:eastAsia="ru-RU"/>
              </w:rPr>
              <w:t>Код БП получателя</w:t>
            </w:r>
          </w:p>
        </w:tc>
        <w:tc>
          <w:tcPr>
            <w:tcW w:w="1060" w:type="pct"/>
            <w:shd w:val="clear" w:color="auto" w:fill="FFC000"/>
            <w:vAlign w:val="center"/>
          </w:tcPr>
          <w:p w:rsidR="003F3A6E" w:rsidRPr="007008A3" w:rsidRDefault="003F3A6E" w:rsidP="0039569B">
            <w:pPr>
              <w:ind w:firstLine="19"/>
              <w:jc w:val="center"/>
              <w:rPr>
                <w:rFonts w:cs="Arial"/>
                <w:b/>
                <w:sz w:val="20"/>
              </w:rPr>
            </w:pPr>
            <w:r w:rsidRPr="007008A3">
              <w:rPr>
                <w:rFonts w:cs="Arial"/>
                <w:b/>
                <w:sz w:val="20"/>
                <w:szCs w:val="20"/>
                <w:lang w:eastAsia="ru-RU"/>
              </w:rPr>
              <w:t>Название БП получателя</w:t>
            </w:r>
          </w:p>
        </w:tc>
        <w:tc>
          <w:tcPr>
            <w:tcW w:w="608" w:type="pct"/>
            <w:shd w:val="clear" w:color="auto" w:fill="FFC000"/>
            <w:vAlign w:val="center"/>
          </w:tcPr>
          <w:p w:rsidR="003F3A6E" w:rsidRPr="007008A3" w:rsidRDefault="003F3A6E" w:rsidP="0039569B">
            <w:pPr>
              <w:ind w:firstLine="19"/>
              <w:jc w:val="center"/>
              <w:rPr>
                <w:rFonts w:cs="Arial"/>
                <w:b/>
                <w:sz w:val="20"/>
              </w:rPr>
            </w:pPr>
            <w:r w:rsidRPr="007008A3">
              <w:rPr>
                <w:rFonts w:cs="Arial"/>
                <w:b/>
                <w:sz w:val="20"/>
                <w:szCs w:val="20"/>
                <w:lang w:eastAsia="ru-RU"/>
              </w:rPr>
              <w:t>Шаг БП получателя</w:t>
            </w:r>
          </w:p>
        </w:tc>
        <w:tc>
          <w:tcPr>
            <w:tcW w:w="772" w:type="pct"/>
            <w:shd w:val="clear" w:color="auto" w:fill="FFC000"/>
            <w:vAlign w:val="center"/>
          </w:tcPr>
          <w:p w:rsidR="003F3A6E" w:rsidRPr="007008A3" w:rsidRDefault="003F3A6E" w:rsidP="009721BA">
            <w:pPr>
              <w:ind w:hanging="53"/>
              <w:jc w:val="center"/>
              <w:rPr>
                <w:rFonts w:cs="Arial"/>
                <w:b/>
                <w:sz w:val="20"/>
              </w:rPr>
            </w:pPr>
            <w:r w:rsidRPr="007008A3">
              <w:rPr>
                <w:rFonts w:cs="Arial"/>
                <w:b/>
                <w:sz w:val="20"/>
                <w:szCs w:val="20"/>
                <w:lang w:eastAsia="ru-RU"/>
              </w:rPr>
              <w:t>Описание интеграционной точки</w:t>
            </w:r>
          </w:p>
        </w:tc>
        <w:tc>
          <w:tcPr>
            <w:tcW w:w="569" w:type="pct"/>
            <w:shd w:val="clear" w:color="auto" w:fill="FFC000"/>
            <w:vAlign w:val="center"/>
          </w:tcPr>
          <w:p w:rsidR="003F3A6E" w:rsidRPr="007008A3" w:rsidRDefault="003F3A6E" w:rsidP="009721BA">
            <w:pPr>
              <w:ind w:hanging="70"/>
              <w:jc w:val="center"/>
              <w:rPr>
                <w:rFonts w:cs="Arial"/>
                <w:b/>
                <w:sz w:val="20"/>
              </w:rPr>
            </w:pPr>
            <w:r w:rsidRPr="007008A3">
              <w:rPr>
                <w:rFonts w:cs="Arial"/>
                <w:b/>
                <w:sz w:val="20"/>
                <w:szCs w:val="20"/>
                <w:lang w:eastAsia="ru-RU"/>
              </w:rPr>
              <w:t>Код БП отправителя</w:t>
            </w:r>
          </w:p>
        </w:tc>
        <w:tc>
          <w:tcPr>
            <w:tcW w:w="912" w:type="pct"/>
            <w:shd w:val="clear" w:color="auto" w:fill="FFC000"/>
            <w:vAlign w:val="center"/>
          </w:tcPr>
          <w:p w:rsidR="003F3A6E" w:rsidRPr="007008A3" w:rsidRDefault="003F3A6E" w:rsidP="0039569B">
            <w:pPr>
              <w:ind w:firstLine="19"/>
              <w:jc w:val="center"/>
              <w:rPr>
                <w:rFonts w:cs="Arial"/>
                <w:b/>
                <w:sz w:val="20"/>
              </w:rPr>
            </w:pPr>
            <w:r w:rsidRPr="007008A3">
              <w:rPr>
                <w:rFonts w:cs="Arial"/>
                <w:b/>
                <w:sz w:val="20"/>
                <w:szCs w:val="20"/>
                <w:lang w:eastAsia="ru-RU"/>
              </w:rPr>
              <w:t>Название БП отправителя</w:t>
            </w:r>
          </w:p>
        </w:tc>
        <w:tc>
          <w:tcPr>
            <w:tcW w:w="550" w:type="pct"/>
            <w:shd w:val="clear" w:color="auto" w:fill="FFC000"/>
            <w:vAlign w:val="center"/>
          </w:tcPr>
          <w:p w:rsidR="003F3A6E" w:rsidRPr="007008A3" w:rsidRDefault="003F3A6E" w:rsidP="0039569B">
            <w:pPr>
              <w:ind w:firstLine="19"/>
              <w:jc w:val="center"/>
              <w:rPr>
                <w:rFonts w:cs="Arial"/>
                <w:b/>
                <w:sz w:val="20"/>
              </w:rPr>
            </w:pPr>
            <w:r w:rsidRPr="007008A3">
              <w:rPr>
                <w:rFonts w:cs="Arial"/>
                <w:b/>
                <w:sz w:val="20"/>
                <w:szCs w:val="20"/>
                <w:lang w:eastAsia="ru-RU"/>
              </w:rPr>
              <w:t>Шаг БП отправителя</w:t>
            </w:r>
          </w:p>
        </w:tc>
      </w:tr>
      <w:tr w:rsidR="003F3A6E" w:rsidRPr="000229B4" w:rsidTr="009721BA">
        <w:trPr>
          <w:cantSplit/>
        </w:trPr>
        <w:tc>
          <w:tcPr>
            <w:tcW w:w="529" w:type="pct"/>
            <w:vAlign w:val="bottom"/>
          </w:tcPr>
          <w:p w:rsidR="003F3A6E" w:rsidRDefault="003F3A6E" w:rsidP="0039569B">
            <w:pPr>
              <w:ind w:firstLine="19"/>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ind w:firstLine="19"/>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tabs>
                <w:tab w:val="clear" w:pos="567"/>
                <w:tab w:val="left" w:pos="0"/>
              </w:tabs>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Плановые объемы первичной переработки руды (плановые заказы)</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УП-03.03.04.02-ERP</w:t>
            </w:r>
          </w:p>
        </w:tc>
        <w:tc>
          <w:tcPr>
            <w:tcW w:w="912" w:type="pct"/>
            <w:shd w:val="clear" w:color="auto" w:fill="auto"/>
            <w:vAlign w:val="bottom"/>
          </w:tcPr>
          <w:p w:rsidR="003F3A6E" w:rsidRDefault="003F3A6E" w:rsidP="0039569B">
            <w:pPr>
              <w:ind w:firstLine="19"/>
              <w:jc w:val="center"/>
              <w:rPr>
                <w:rFonts w:cs="Arial"/>
                <w:color w:val="000000"/>
                <w:sz w:val="20"/>
                <w:szCs w:val="20"/>
              </w:rPr>
            </w:pPr>
            <w:r>
              <w:rPr>
                <w:rFonts w:cs="Arial"/>
                <w:color w:val="000000"/>
                <w:sz w:val="20"/>
                <w:szCs w:val="20"/>
              </w:rPr>
              <w:t>Регистрация согласованных плановых показателей производственной программы и формирование потребности в основных нормируемых материалах</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90, 20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Технический объект с присвоенным техническим состоянием</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ПП-07.04.04-ERP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Анализ технического состояния производственных  активов</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ПП-07.05.03-ERP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Формирование и потребление обменного фонда</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Отчет о состоянии обменного фонда</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ПП-07.05.03-ERP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Формирование и потребление обменного фонда</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ПП-10.03.04-ERP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УП-03.04.02.04-ERP Оперативное планирование обеспечения</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ПП-10.03.04.090, ПП-10.03.04.010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Запрос на корректировку от сток-контроллера</w:t>
            </w:r>
            <w:r>
              <w:rPr>
                <w:rFonts w:cs="Arial"/>
                <w:color w:val="000000"/>
                <w:sz w:val="20"/>
                <w:szCs w:val="20"/>
              </w:rPr>
              <w:br/>
              <w:t>Потребность в МТР</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rsidR="003F3A6E" w:rsidRDefault="003F3A6E" w:rsidP="009721BA">
            <w:pPr>
              <w:ind w:hanging="53"/>
              <w:jc w:val="center"/>
              <w:rPr>
                <w:rFonts w:cs="Arial"/>
                <w:color w:val="000000"/>
                <w:sz w:val="20"/>
                <w:szCs w:val="20"/>
              </w:rPr>
            </w:pP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ПП-10.03.04-ERP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УП-03.04.02.04-ERP Оперативное планирование обеспечения</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ПП-10.03.04.020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230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240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Смета</w:t>
            </w:r>
          </w:p>
          <w:p w:rsidR="003F3A6E" w:rsidRDefault="003F3A6E" w:rsidP="009721BA">
            <w:pPr>
              <w:ind w:hanging="53"/>
              <w:jc w:val="center"/>
              <w:rPr>
                <w:rFonts w:cs="Arial"/>
                <w:color w:val="000000"/>
                <w:sz w:val="20"/>
                <w:szCs w:val="20"/>
              </w:rPr>
            </w:pPr>
            <w:r>
              <w:rPr>
                <w:rFonts w:cs="Arial"/>
                <w:color w:val="000000"/>
                <w:sz w:val="20"/>
                <w:szCs w:val="20"/>
              </w:rPr>
              <w:t>Скорректированная запись ЕО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Документ измерений</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ПП-07.04.02-ERP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Регистрация   технических параметров эксплуатации оборудования (измерения, наработка)</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50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УП-03.03.01.02</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прпоизводственной программы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rsidR="003F3A6E" w:rsidRDefault="003F3A6E" w:rsidP="009721BA">
            <w:pPr>
              <w:ind w:hanging="53"/>
              <w:jc w:val="center"/>
              <w:rPr>
                <w:rFonts w:cs="Arial"/>
                <w:color w:val="000000"/>
                <w:sz w:val="20"/>
                <w:szCs w:val="20"/>
              </w:rPr>
            </w:pP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410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415, 20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Согласованный КТГ</w:t>
            </w:r>
            <w:r>
              <w:rPr>
                <w:rFonts w:cs="Arial"/>
                <w:color w:val="000000"/>
                <w:sz w:val="20"/>
                <w:szCs w:val="20"/>
              </w:rPr>
              <w:br/>
              <w:t>Объемы переработки золотосодержащего сырья</w:t>
            </w:r>
            <w:r>
              <w:rPr>
                <w:rFonts w:cs="Arial"/>
                <w:color w:val="000000"/>
                <w:sz w:val="20"/>
                <w:szCs w:val="20"/>
              </w:rPr>
              <w:br/>
              <w:t>Лист замечаний к плану-графику</w:t>
            </w:r>
            <w:r>
              <w:rPr>
                <w:rFonts w:cs="Arial"/>
                <w:color w:val="000000"/>
                <w:sz w:val="20"/>
                <w:szCs w:val="20"/>
              </w:rPr>
              <w:br/>
              <w:t>Объемы работ по вспомогательному добычному производству</w:t>
            </w:r>
            <w:r>
              <w:rPr>
                <w:rFonts w:cs="Arial"/>
                <w:color w:val="000000"/>
                <w:sz w:val="20"/>
                <w:szCs w:val="20"/>
              </w:rPr>
              <w:br/>
              <w:t>Объемы производства по горным работам</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УП-03.03.01.02</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прпоизводственной программы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ОП-03.02.19.02-ERP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Управление потребностью и стоимостью на работы, выполняемые собственными силами</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ОП-03.02.19.02-ERP-050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Сбалансированная загрузка по рабочему месту (бригаде/ участку/ машине)</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320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Количество работ раб.места по операции</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ОП-03.02.19.02-ERP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Управление потребностью и стоимостью на работы, выполняемые собственными силами</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ОП-03.02.19.02-ERP-040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ПП-07.06.03-ERP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Формирование годового бюджета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50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Согласованный ГИ план-график воздействий на ПА по Предприятию</w:t>
            </w:r>
            <w:r>
              <w:rPr>
                <w:rFonts w:cs="Arial"/>
                <w:color w:val="000000"/>
                <w:sz w:val="20"/>
                <w:szCs w:val="20"/>
              </w:rPr>
              <w:b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430, 425</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440, 430, 160, 140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Лимиты бюджета по СПП-элементам</w:t>
            </w:r>
            <w:r>
              <w:rPr>
                <w:rFonts w:cs="Arial"/>
                <w:color w:val="000000"/>
                <w:sz w:val="20"/>
                <w:szCs w:val="20"/>
              </w:rPr>
              <w:br/>
              <w:t>Проект ППА</w:t>
            </w:r>
            <w:r>
              <w:rPr>
                <w:rFonts w:cs="Arial"/>
                <w:color w:val="000000"/>
                <w:sz w:val="20"/>
                <w:szCs w:val="20"/>
              </w:rPr>
              <w:br/>
              <w:t>Годовой бюджет воздействий на ПА УО</w:t>
            </w:r>
            <w:r>
              <w:rPr>
                <w:rFonts w:cs="Arial"/>
                <w:color w:val="000000"/>
                <w:sz w:val="20"/>
                <w:szCs w:val="20"/>
              </w:rPr>
              <w:br/>
              <w:t>Актуализированная структура СПП-элементов на плановый год</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ПП-07.06.03-ERP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Формирование годового бюджета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110, 116, 80, 40, 70, 100, 120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ПП-07.05.02</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Формирование перечня МТР - РПМ, АТЗ, ЗИП</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w:t>
            </w:r>
          </w:p>
        </w:tc>
        <w:tc>
          <w:tcPr>
            <w:tcW w:w="772" w:type="pct"/>
            <w:shd w:val="clear" w:color="auto" w:fill="auto"/>
            <w:vAlign w:val="bottom"/>
          </w:tcPr>
          <w:p w:rsidR="003F3A6E" w:rsidRDefault="003F3A6E" w:rsidP="009721BA">
            <w:pPr>
              <w:ind w:hanging="53"/>
              <w:jc w:val="center"/>
              <w:rPr>
                <w:rFonts w:cs="Arial"/>
                <w:color w:val="000000"/>
                <w:sz w:val="20"/>
                <w:szCs w:val="20"/>
              </w:rPr>
            </w:pP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85</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Сводный перечень МТР с категориями запасов</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ПП-07.05.02</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Формирование перечня МТР - РПМ, АТЗ, ЗИП</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Проверенные тарифы</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УП-04.02.04-ERP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Загрузка плановых данных контроллинга</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9</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ПП-10.03.01-ERP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ПП-10.03.01.01.090, ПП-10.03.01.01.005</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170, 20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Скорректированная запись ЕО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ПП-10.03.01-ERP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ПП-10.03.01.01.100, ПП-10.03.01.01.070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ПП-07.03.02-ERP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250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ПП-07.05.01-ERP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Производство деталей и изделий собственными силами</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05</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Заказы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200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200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Стандартная цена</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ПП-12.07.01-ERP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Управление данными НСИ</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Приказ о начале планирования БЕ</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Долгосрочное планирование воздействий на производственные активы (мастер-план от 3-х до 10 лет)</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50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Утвержденный план-график воздействий на ПА по Предприятию</w:t>
            </w:r>
            <w:r>
              <w:rPr>
                <w:rFonts w:cs="Arial"/>
                <w:color w:val="000000"/>
                <w:sz w:val="20"/>
                <w:szCs w:val="20"/>
              </w:rPr>
              <w:b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250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ПП-07.02.03.02-ERP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Планирование остановочных ремонтов</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 xml:space="preserve">Дефектная ведомость </w:t>
            </w:r>
            <w:r>
              <w:rPr>
                <w:rFonts w:cs="Arial"/>
                <w:color w:val="000000"/>
                <w:sz w:val="20"/>
                <w:szCs w:val="20"/>
              </w:rPr>
              <w:b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ПП-10.04.03.01-ERP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Выполнение закупки</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ПП-10.04.03.01.010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Заявка на закупку работ, услуг</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430, 460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170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Заявка на закупку работ, услуг</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ПП-10.04.03.01-ERP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Выполнение закупки</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ПП-10.04.03.01.020, ПП-10.04.03.01.070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ПП-07.03.03.01-ERP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Выполнение и фактический учет воздействий</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180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Сообщение ТОРО</w:t>
            </w:r>
            <w:r>
              <w:rPr>
                <w:rFonts w:cs="Arial"/>
                <w:color w:val="000000"/>
                <w:sz w:val="20"/>
                <w:szCs w:val="20"/>
              </w:rPr>
              <w:b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ПП-07.03.03.02-ERP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Управление внеплановыми воздействиями ТОиР</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90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ПП-10.03.01-ERP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ПП-10.03.01.01.090, ПП-10.03.01.01.005</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E-mail с дефектной ведомостью</w:t>
            </w:r>
            <w:r>
              <w:rPr>
                <w:rFonts w:cs="Arial"/>
                <w:color w:val="000000"/>
                <w:sz w:val="20"/>
                <w:szCs w:val="20"/>
              </w:rPr>
              <w:b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40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70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Смета</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ПП-10.03.01-ERP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Ведение плановых цен</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ПП-10.03.01.01.100, ПП-10.03.01.01.070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ПП-07.03.02-ERP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140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t xml:space="preserve">Дефектная ведомость </w:t>
            </w:r>
            <w:r>
              <w:rPr>
                <w:rFonts w:cs="Arial"/>
                <w:color w:val="000000"/>
                <w:sz w:val="20"/>
                <w:szCs w:val="20"/>
              </w:rPr>
              <w:br/>
              <w:t>Скорректированная запись ЕО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ПП-07.03.02-ERP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Недельно-суточное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130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140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t>Скорректированная запись ЕО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Оперативное (месячное)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130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ПП-07.02.03.01-ERP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240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Смета</w:t>
            </w:r>
            <w:r>
              <w:rPr>
                <w:rFonts w:cs="Arial"/>
                <w:color w:val="000000"/>
                <w:sz w:val="20"/>
                <w:szCs w:val="20"/>
              </w:rPr>
              <w:br/>
              <w:t>Скорректированная запись ЕО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ПП-07.02.03.03-ERP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70</w:t>
            </w:r>
          </w:p>
        </w:tc>
      </w:tr>
      <w:tr w:rsidR="009C4A54" w:rsidRPr="007008A3" w:rsidTr="009C4A54">
        <w:trPr>
          <w:cantSplit/>
        </w:trPr>
        <w:tc>
          <w:tcPr>
            <w:tcW w:w="529" w:type="pct"/>
            <w:vAlign w:val="bottom"/>
          </w:tcPr>
          <w:p w:rsidR="003F3A6E" w:rsidRDefault="003F3A6E" w:rsidP="0039569B">
            <w:pPr>
              <w:jc w:val="center"/>
              <w:rPr>
                <w:rFonts w:cs="Arial"/>
                <w:color w:val="000000"/>
                <w:sz w:val="20"/>
                <w:szCs w:val="20"/>
              </w:rPr>
            </w:pPr>
            <w:r>
              <w:rPr>
                <w:rFonts w:cs="Arial"/>
                <w:color w:val="000000"/>
                <w:sz w:val="20"/>
                <w:szCs w:val="20"/>
              </w:rPr>
              <w:t>ПП-07.02.03.03-ERP</w:t>
            </w:r>
          </w:p>
        </w:tc>
        <w:tc>
          <w:tcPr>
            <w:tcW w:w="1060"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Определение стоимости работ</w:t>
            </w:r>
          </w:p>
        </w:tc>
        <w:tc>
          <w:tcPr>
            <w:tcW w:w="608" w:type="pct"/>
            <w:shd w:val="clear" w:color="auto" w:fill="auto"/>
            <w:vAlign w:val="bottom"/>
          </w:tcPr>
          <w:p w:rsidR="003F3A6E" w:rsidRDefault="003F3A6E" w:rsidP="009721BA">
            <w:pPr>
              <w:ind w:hanging="98"/>
              <w:jc w:val="center"/>
              <w:rPr>
                <w:rFonts w:cs="Arial"/>
                <w:color w:val="000000"/>
                <w:sz w:val="20"/>
                <w:szCs w:val="20"/>
              </w:rPr>
            </w:pPr>
            <w:r>
              <w:rPr>
                <w:rFonts w:cs="Arial"/>
                <w:color w:val="000000"/>
                <w:sz w:val="20"/>
                <w:szCs w:val="20"/>
              </w:rPr>
              <w:t>10</w:t>
            </w:r>
          </w:p>
        </w:tc>
        <w:tc>
          <w:tcPr>
            <w:tcW w:w="772" w:type="pct"/>
            <w:shd w:val="clear" w:color="auto" w:fill="auto"/>
            <w:vAlign w:val="bottom"/>
          </w:tcPr>
          <w:p w:rsidR="003F3A6E" w:rsidRDefault="003F3A6E" w:rsidP="009721BA">
            <w:pPr>
              <w:ind w:hanging="53"/>
              <w:jc w:val="center"/>
              <w:rPr>
                <w:rFonts w:cs="Arial"/>
                <w:color w:val="000000"/>
                <w:sz w:val="20"/>
                <w:szCs w:val="20"/>
              </w:rPr>
            </w:pPr>
            <w:r>
              <w:rPr>
                <w:rFonts w:cs="Arial"/>
                <w:color w:val="000000"/>
                <w:sz w:val="20"/>
                <w:szCs w:val="20"/>
              </w:rPr>
              <w:t>Заказ ТОРО</w:t>
            </w:r>
          </w:p>
        </w:tc>
        <w:tc>
          <w:tcPr>
            <w:tcW w:w="569" w:type="pct"/>
            <w:shd w:val="clear" w:color="auto" w:fill="auto"/>
            <w:vAlign w:val="bottom"/>
          </w:tcPr>
          <w:p w:rsidR="003F3A6E" w:rsidRDefault="003F3A6E" w:rsidP="009721BA">
            <w:pPr>
              <w:ind w:hanging="70"/>
              <w:jc w:val="center"/>
              <w:rPr>
                <w:rFonts w:cs="Arial"/>
                <w:color w:val="000000"/>
                <w:sz w:val="20"/>
                <w:szCs w:val="20"/>
              </w:rPr>
            </w:pPr>
            <w:r>
              <w:rPr>
                <w:rFonts w:cs="Arial"/>
                <w:color w:val="000000"/>
                <w:sz w:val="20"/>
                <w:szCs w:val="20"/>
              </w:rPr>
              <w:t>ПП-07.02.03.01-ERP</w:t>
            </w:r>
          </w:p>
        </w:tc>
        <w:tc>
          <w:tcPr>
            <w:tcW w:w="912" w:type="pct"/>
            <w:shd w:val="clear" w:color="auto" w:fill="auto"/>
            <w:vAlign w:val="bottom"/>
          </w:tcPr>
          <w:p w:rsidR="003F3A6E" w:rsidRDefault="003F3A6E" w:rsidP="0039569B">
            <w:pPr>
              <w:jc w:val="center"/>
              <w:rPr>
                <w:rFonts w:cs="Arial"/>
                <w:color w:val="000000"/>
                <w:sz w:val="20"/>
                <w:szCs w:val="20"/>
              </w:rPr>
            </w:pPr>
            <w:r>
              <w:rPr>
                <w:rFonts w:cs="Arial"/>
                <w:color w:val="000000"/>
                <w:sz w:val="20"/>
                <w:szCs w:val="20"/>
              </w:rPr>
              <w:t>Годовое планирование воздействий на производственные активы</w:t>
            </w:r>
          </w:p>
        </w:tc>
        <w:tc>
          <w:tcPr>
            <w:tcW w:w="550" w:type="pct"/>
            <w:shd w:val="clear" w:color="auto" w:fill="auto"/>
            <w:vAlign w:val="bottom"/>
          </w:tcPr>
          <w:p w:rsidR="003F3A6E" w:rsidRDefault="003F3A6E" w:rsidP="009721BA">
            <w:pPr>
              <w:tabs>
                <w:tab w:val="clear" w:pos="567"/>
                <w:tab w:val="left" w:pos="0"/>
              </w:tabs>
              <w:ind w:hanging="107"/>
              <w:jc w:val="center"/>
              <w:rPr>
                <w:rFonts w:cs="Arial"/>
                <w:color w:val="000000"/>
                <w:sz w:val="20"/>
                <w:szCs w:val="20"/>
              </w:rPr>
            </w:pPr>
            <w:r>
              <w:rPr>
                <w:rFonts w:cs="Arial"/>
                <w:color w:val="000000"/>
                <w:sz w:val="20"/>
                <w:szCs w:val="20"/>
              </w:rPr>
              <w:t>230</w:t>
            </w:r>
          </w:p>
        </w:tc>
      </w:tr>
    </w:tbl>
    <w:p w:rsidR="003F3A6E" w:rsidRDefault="003F3A6E" w:rsidP="003F3A6E">
      <w:pPr>
        <w:jc w:val="center"/>
      </w:pPr>
    </w:p>
    <w:p w:rsidR="003F3A6E" w:rsidRPr="007008A3" w:rsidRDefault="003F3A6E" w:rsidP="00022C33">
      <w:pPr>
        <w:rPr>
          <w:rFonts w:eastAsia="Calibri" w:cs="Arial"/>
        </w:rPr>
      </w:pPr>
    </w:p>
    <w:p w:rsidR="00B61C4B" w:rsidRPr="007008A3" w:rsidRDefault="00B61C4B" w:rsidP="00BE014D">
      <w:pPr>
        <w:pStyle w:val="22"/>
        <w:keepNext/>
        <w:keepLines/>
        <w:numPr>
          <w:ilvl w:val="1"/>
          <w:numId w:val="8"/>
        </w:numPr>
        <w:spacing w:before="160" w:after="120" w:line="276" w:lineRule="auto"/>
        <w:rPr>
          <w:rFonts w:eastAsiaTheme="majorEastAsia" w:cs="Arial"/>
          <w:bCs w:val="0"/>
          <w:iCs w:val="0"/>
          <w:szCs w:val="26"/>
        </w:rPr>
      </w:pPr>
      <w:bookmarkStart w:id="625" w:name="_Toc65846410"/>
      <w:r w:rsidRPr="007008A3">
        <w:rPr>
          <w:rFonts w:eastAsiaTheme="majorEastAsia" w:cs="Arial"/>
          <w:bCs w:val="0"/>
          <w:iCs w:val="0"/>
          <w:szCs w:val="26"/>
        </w:rPr>
        <w:t>Основные данные</w:t>
      </w:r>
      <w:bookmarkEnd w:id="625"/>
    </w:p>
    <w:p w:rsidR="00947208" w:rsidRDefault="00947208" w:rsidP="00947208">
      <w:pPr>
        <w:ind w:left="576" w:firstLine="708"/>
        <w:rPr>
          <w:rFonts w:eastAsiaTheme="majorEastAsia" w:cs="Arial"/>
          <w:szCs w:val="24"/>
        </w:rPr>
      </w:pPr>
      <w:r w:rsidRPr="007008A3">
        <w:rPr>
          <w:rFonts w:eastAsiaTheme="majorEastAsia" w:cs="Arial"/>
          <w:szCs w:val="24"/>
        </w:rPr>
        <w:t xml:space="preserve">В процессе годового и оперативного (КД </w:t>
      </w:r>
      <w:r w:rsidR="001710A8">
        <w:rPr>
          <w:rFonts w:eastAsiaTheme="majorEastAsia" w:cs="Arial"/>
          <w:szCs w:val="24"/>
        </w:rPr>
        <w:t>ERP.</w:t>
      </w:r>
      <w:r w:rsidR="000B519E">
        <w:rPr>
          <w:rFonts w:eastAsiaTheme="majorEastAsia" w:cs="Arial"/>
          <w:szCs w:val="24"/>
        </w:rPr>
        <w:t>4.6.1.2.</w:t>
      </w:r>
      <w:r w:rsidRPr="007008A3">
        <w:rPr>
          <w:rFonts w:eastAsiaTheme="majorEastAsia" w:cs="Arial"/>
          <w:szCs w:val="24"/>
        </w:rPr>
        <w:t>52) планирования используются следующие справочники:</w:t>
      </w:r>
    </w:p>
    <w:p w:rsidR="00E20DB0" w:rsidRPr="007008A3" w:rsidRDefault="00E20DB0" w:rsidP="00947208">
      <w:pPr>
        <w:ind w:left="576" w:firstLine="708"/>
        <w:rPr>
          <w:rFonts w:eastAsiaTheme="majorEastAsia" w:cs="Arial"/>
          <w:szCs w:val="24"/>
        </w:rPr>
      </w:pP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Заводы расположения технических объектов (см. КД «Организационная структура»);</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Заводы планирования ТОРО (см. КД «Организационная структура»);</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Группы планирования ТОРО (см. КД «Организационная структура»);</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Технические места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Единицы оборудования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Технологические карты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Стратегии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Планы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Рабочие места ТОРО (См. «ERP.5.1_7</w:t>
      </w:r>
      <w:r w:rsidR="00A14116">
        <w:rPr>
          <w:rFonts w:eastAsia="Calibri" w:cs="Arial"/>
          <w:szCs w:val="24"/>
        </w:rPr>
        <w:t>.PM</w:t>
      </w:r>
      <w:r w:rsidRPr="007008A3">
        <w:rPr>
          <w:rFonts w:eastAsia="Calibri" w:cs="Arial"/>
          <w:szCs w:val="24"/>
        </w:rPr>
        <w:t>_КД Управление основными данными по направлению ТОиР);</w:t>
      </w:r>
    </w:p>
    <w:p w:rsidR="00947208" w:rsidRPr="007008A3" w:rsidRDefault="00947208" w:rsidP="00947208">
      <w:pPr>
        <w:pStyle w:val="afa"/>
        <w:numPr>
          <w:ilvl w:val="0"/>
          <w:numId w:val="15"/>
        </w:numPr>
        <w:spacing w:after="240" w:line="276" w:lineRule="auto"/>
        <w:rPr>
          <w:rFonts w:eastAsia="Calibri" w:cs="Arial"/>
          <w:szCs w:val="24"/>
        </w:rPr>
      </w:pPr>
      <w:r w:rsidRPr="007008A3">
        <w:rPr>
          <w:rFonts w:eastAsia="Calibri" w:cs="Arial"/>
          <w:szCs w:val="24"/>
        </w:rPr>
        <w:t>Справочник материалов (ОЗМ) (См. «ERP.5.1_11_MM_КД Управление основными данными по направлению МТО»)</w:t>
      </w:r>
      <w:r w:rsidR="00DE6754">
        <w:rPr>
          <w:rFonts w:eastAsia="Calibri" w:cs="Arial"/>
          <w:szCs w:val="24"/>
        </w:rPr>
        <w:t>.</w:t>
      </w:r>
    </w:p>
    <w:p w:rsidR="00AC6F0A" w:rsidRPr="007008A3" w:rsidRDefault="00AC6F0A" w:rsidP="00AC6F0A">
      <w:pPr>
        <w:pStyle w:val="22"/>
        <w:keepNext/>
        <w:keepLines/>
        <w:numPr>
          <w:ilvl w:val="1"/>
          <w:numId w:val="8"/>
        </w:numPr>
        <w:spacing w:before="160" w:after="120" w:line="276" w:lineRule="auto"/>
        <w:rPr>
          <w:rFonts w:eastAsiaTheme="majorEastAsia" w:cs="Arial"/>
          <w:bCs w:val="0"/>
          <w:iCs w:val="0"/>
          <w:szCs w:val="26"/>
        </w:rPr>
      </w:pPr>
      <w:bookmarkStart w:id="626" w:name="_Toc46306437"/>
      <w:bookmarkStart w:id="627" w:name="_Toc46309579"/>
      <w:bookmarkStart w:id="628" w:name="_Toc65846411"/>
      <w:bookmarkStart w:id="629" w:name="_Toc65846412"/>
      <w:bookmarkEnd w:id="626"/>
      <w:bookmarkEnd w:id="627"/>
      <w:bookmarkEnd w:id="628"/>
      <w:r w:rsidRPr="007008A3">
        <w:rPr>
          <w:rFonts w:eastAsiaTheme="majorEastAsia" w:cs="Arial"/>
          <w:bCs w:val="0"/>
          <w:iCs w:val="0"/>
          <w:szCs w:val="26"/>
        </w:rPr>
        <w:t>Транзакционные данные</w:t>
      </w:r>
      <w:bookmarkEnd w:id="629"/>
    </w:p>
    <w:p w:rsidR="00D952AB" w:rsidRPr="001F19BD" w:rsidRDefault="00D952AB" w:rsidP="001215BE">
      <w:pPr>
        <w:pStyle w:val="3"/>
      </w:pPr>
      <w:bookmarkStart w:id="630" w:name="_Toc65846413"/>
      <w:r>
        <w:t>Заказы</w:t>
      </w:r>
      <w:r w:rsidRPr="001F19BD">
        <w:t xml:space="preserve"> ТОРО</w:t>
      </w:r>
      <w:bookmarkEnd w:id="630"/>
    </w:p>
    <w:p w:rsidR="007332CC" w:rsidRPr="00554843" w:rsidRDefault="00E20DB0" w:rsidP="002E665C">
      <w:pPr>
        <w:spacing w:after="240" w:line="276" w:lineRule="auto"/>
        <w:rPr>
          <w:rFonts w:cs="Arial"/>
        </w:rPr>
      </w:pPr>
      <w:r w:rsidRPr="00554843">
        <w:rPr>
          <w:rFonts w:cs="Arial"/>
        </w:rPr>
        <w:t>Ключевым системным документом для планирования воздействий на ПА является</w:t>
      </w:r>
      <w:r w:rsidR="00D139D7" w:rsidRPr="00554843">
        <w:rPr>
          <w:rFonts w:cs="Arial"/>
        </w:rPr>
        <w:t xml:space="preserve"> заказ</w:t>
      </w:r>
      <w:r w:rsidRPr="00554843">
        <w:rPr>
          <w:rFonts w:cs="Arial"/>
        </w:rPr>
        <w:t xml:space="preserve"> ТОРО.</w:t>
      </w:r>
    </w:p>
    <w:p w:rsidR="007332CC" w:rsidRPr="00554843" w:rsidRDefault="007332CC" w:rsidP="00554843">
      <w:pPr>
        <w:spacing w:after="240" w:line="276" w:lineRule="auto"/>
        <w:rPr>
          <w:rFonts w:cs="Arial"/>
        </w:rPr>
      </w:pPr>
      <w:r w:rsidRPr="00554843">
        <w:rPr>
          <w:rFonts w:cs="Arial"/>
        </w:rPr>
        <w:t>Для каждого мероприятия в системе создается заказ</w:t>
      </w:r>
      <w:r w:rsidR="00585EA7" w:rsidRPr="00554843">
        <w:rPr>
          <w:rFonts w:cs="Arial"/>
        </w:rPr>
        <w:t xml:space="preserve"> ТОРО</w:t>
      </w:r>
      <w:r w:rsidRPr="00554843">
        <w:rPr>
          <w:rFonts w:cs="Arial"/>
        </w:rPr>
        <w:t>, в котором в виде операций планируются ремонтные работы с указанием исполнителей работ, продолжительности и трудоемкости. Исполнителями работ могут быть как собственные ремонтные службы, так и внешние подрядчики. Операциям заказа присваиваются необходимые материальные ресурсы, путем указания номенклатурного номера материала из системного справочника и требуемого количества МТР. Плановые затраты по заказу вычисляются автоматически, отдельно по трудозатратам и МТР. Фактические затраты по заказу ТОРО получаются в результате бухгалтерских (материальные затраты и услуги подрядчиков) и контроллинговых (услуги собственных подразделений) проводок в системе SAP со ссылкой на соответствующий заказ.</w:t>
      </w:r>
    </w:p>
    <w:p w:rsidR="00E20DB0" w:rsidRPr="00554843" w:rsidRDefault="00E20DB0" w:rsidP="002E665C">
      <w:pPr>
        <w:spacing w:after="240" w:line="276" w:lineRule="auto"/>
        <w:rPr>
          <w:rFonts w:cs="Arial"/>
        </w:rPr>
      </w:pPr>
      <w:r w:rsidRPr="00554843">
        <w:rPr>
          <w:rFonts w:cs="Arial"/>
        </w:rPr>
        <w:t>Ниже приведено описание основных атрибутов</w:t>
      </w:r>
      <w:r w:rsidR="00C014D8" w:rsidRPr="00554843">
        <w:rPr>
          <w:rFonts w:cs="Arial"/>
        </w:rPr>
        <w:t xml:space="preserve"> и (после атрибутов) основных полей</w:t>
      </w:r>
      <w:r w:rsidRPr="00554843">
        <w:rPr>
          <w:rFonts w:cs="Arial"/>
        </w:rPr>
        <w:t xml:space="preserve">, </w:t>
      </w:r>
      <w:r w:rsidR="00C014D8" w:rsidRPr="00554843">
        <w:rPr>
          <w:rFonts w:cs="Arial"/>
        </w:rPr>
        <w:t>заполняемых в</w:t>
      </w:r>
      <w:r w:rsidR="00D139D7" w:rsidRPr="00554843">
        <w:rPr>
          <w:rFonts w:cs="Arial"/>
        </w:rPr>
        <w:t xml:space="preserve"> заказ</w:t>
      </w:r>
      <w:r w:rsidR="00C014D8" w:rsidRPr="00554843">
        <w:rPr>
          <w:rFonts w:cs="Arial"/>
        </w:rPr>
        <w:t>ах ТОРО.</w:t>
      </w:r>
    </w:p>
    <w:p w:rsidR="00762D33" w:rsidRPr="00B153FA" w:rsidRDefault="00762D33" w:rsidP="00762D33">
      <w:pPr>
        <w:pStyle w:val="Tabname"/>
        <w:keepNext/>
        <w:spacing w:before="0" w:after="240" w:line="276" w:lineRule="auto"/>
        <w:jc w:val="right"/>
        <w:rPr>
          <w:rFonts w:cs="Arial"/>
          <w:sz w:val="22"/>
          <w:szCs w:val="22"/>
        </w:rPr>
      </w:pP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10</w:t>
      </w:r>
      <w:r w:rsidRPr="00B153FA">
        <w:rPr>
          <w:rFonts w:cs="Arial"/>
          <w:sz w:val="22"/>
          <w:szCs w:val="22"/>
        </w:rPr>
        <w:fldChar w:fldCharType="end"/>
      </w:r>
      <w:r w:rsidRPr="00B153FA">
        <w:rPr>
          <w:rFonts w:cs="Arial"/>
          <w:sz w:val="22"/>
          <w:szCs w:val="22"/>
        </w:rPr>
        <w:t>.</w:t>
      </w:r>
      <w:r w:rsidRPr="00883366">
        <w:rPr>
          <w:rFonts w:cs="Arial"/>
          <w:sz w:val="22"/>
        </w:rPr>
        <w:t xml:space="preserve"> </w:t>
      </w:r>
      <w:bookmarkStart w:id="631" w:name="_Hlk521748163"/>
      <w:bookmarkStart w:id="632" w:name="_Ref500085976"/>
      <w:r w:rsidRPr="00B153FA">
        <w:rPr>
          <w:rFonts w:cs="Arial"/>
          <w:sz w:val="22"/>
          <w:szCs w:val="22"/>
        </w:rPr>
        <w:t>Виды заказов ТОРО</w:t>
      </w:r>
    </w:p>
    <w:tbl>
      <w:tblPr>
        <w:tblW w:w="5000" w:type="pct"/>
        <w:tblCellMar>
          <w:left w:w="0" w:type="dxa"/>
          <w:right w:w="0" w:type="dxa"/>
        </w:tblCellMar>
        <w:tblLook w:val="04A0" w:firstRow="1" w:lastRow="0" w:firstColumn="1" w:lastColumn="0" w:noHBand="0" w:noVBand="1"/>
      </w:tblPr>
      <w:tblGrid>
        <w:gridCol w:w="1411"/>
        <w:gridCol w:w="1757"/>
        <w:gridCol w:w="1949"/>
        <w:gridCol w:w="5064"/>
      </w:tblGrid>
      <w:tr w:rsidR="00762D33" w:rsidRPr="007008A3" w:rsidTr="00762D33">
        <w:trPr>
          <w:cantSplit/>
          <w:trHeight w:val="397"/>
          <w:tblHeader/>
        </w:trPr>
        <w:tc>
          <w:tcPr>
            <w:tcW w:w="693"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0"/>
              <w:jc w:val="left"/>
              <w:rPr>
                <w:rFonts w:eastAsiaTheme="minorHAnsi" w:cs="Arial"/>
                <w:b/>
                <w:sz w:val="20"/>
                <w:szCs w:val="20"/>
              </w:rPr>
            </w:pPr>
            <w:bookmarkStart w:id="633" w:name="_Hlk520220837"/>
            <w:bookmarkStart w:id="634" w:name="_Ref500085579"/>
            <w:r w:rsidRPr="00B153FA">
              <w:rPr>
                <w:rFonts w:eastAsiaTheme="minorHAnsi" w:cs="Arial"/>
                <w:b/>
                <w:sz w:val="20"/>
                <w:szCs w:val="20"/>
              </w:rPr>
              <w:t>Вид заказа</w:t>
            </w:r>
          </w:p>
        </w:tc>
        <w:tc>
          <w:tcPr>
            <w:tcW w:w="863" w:type="pct"/>
            <w:tcBorders>
              <w:top w:val="single" w:sz="12" w:space="0" w:color="auto"/>
              <w:left w:val="nil"/>
              <w:bottom w:val="single" w:sz="4" w:space="0" w:color="auto"/>
              <w:right w:val="single" w:sz="12"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0"/>
              <w:jc w:val="left"/>
              <w:rPr>
                <w:rFonts w:cs="Arial"/>
                <w:b/>
                <w:sz w:val="20"/>
                <w:szCs w:val="20"/>
              </w:rPr>
            </w:pPr>
            <w:r w:rsidRPr="00B153FA">
              <w:rPr>
                <w:rFonts w:cs="Arial"/>
                <w:b/>
                <w:sz w:val="20"/>
                <w:szCs w:val="20"/>
              </w:rPr>
              <w:t>Наименование вида заказа</w:t>
            </w:r>
          </w:p>
        </w:tc>
        <w:tc>
          <w:tcPr>
            <w:tcW w:w="957" w:type="pct"/>
            <w:tcBorders>
              <w:top w:val="single" w:sz="12" w:space="0" w:color="auto"/>
              <w:left w:val="nil"/>
              <w:bottom w:val="single" w:sz="4" w:space="0" w:color="auto"/>
              <w:right w:val="single" w:sz="12" w:space="0" w:color="auto"/>
            </w:tcBorders>
            <w:shd w:val="clear" w:color="auto" w:fill="FFC000"/>
          </w:tcPr>
          <w:p w:rsidR="00762D33" w:rsidRPr="00B153FA" w:rsidRDefault="00762D33" w:rsidP="00762D33">
            <w:pPr>
              <w:spacing w:line="276" w:lineRule="auto"/>
              <w:ind w:firstLine="0"/>
              <w:jc w:val="left"/>
              <w:rPr>
                <w:rFonts w:cs="Arial"/>
                <w:b/>
                <w:sz w:val="20"/>
                <w:szCs w:val="20"/>
              </w:rPr>
            </w:pPr>
            <w:r w:rsidRPr="00B153FA">
              <w:rPr>
                <w:rFonts w:cs="Arial"/>
                <w:b/>
                <w:sz w:val="20"/>
                <w:szCs w:val="20"/>
              </w:rPr>
              <w:t>Статусная схема</w:t>
            </w:r>
          </w:p>
        </w:tc>
        <w:tc>
          <w:tcPr>
            <w:tcW w:w="2487" w:type="pct"/>
            <w:tcBorders>
              <w:top w:val="single" w:sz="12" w:space="0" w:color="auto"/>
              <w:left w:val="nil"/>
              <w:bottom w:val="single" w:sz="4" w:space="0" w:color="auto"/>
              <w:right w:val="single" w:sz="12" w:space="0" w:color="auto"/>
            </w:tcBorders>
            <w:shd w:val="clear" w:color="auto" w:fill="FFC000"/>
          </w:tcPr>
          <w:p w:rsidR="00762D33" w:rsidRPr="00B153FA" w:rsidRDefault="00762D33" w:rsidP="00762D33">
            <w:pPr>
              <w:spacing w:line="276" w:lineRule="auto"/>
              <w:jc w:val="center"/>
              <w:rPr>
                <w:rFonts w:cs="Arial"/>
                <w:sz w:val="20"/>
                <w:szCs w:val="20"/>
              </w:rPr>
            </w:pPr>
          </w:p>
        </w:tc>
      </w:tr>
      <w:tr w:rsidR="00762D33" w:rsidRPr="005B4392"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bookmarkStart w:id="635" w:name="_Hlk521953230"/>
            <w:r w:rsidRPr="005B4392">
              <w:rPr>
                <w:rFonts w:eastAsia="Calibri"/>
              </w:rPr>
              <w:t>AP</w:t>
            </w:r>
            <w:r>
              <w:rPr>
                <w:rFonts w:eastAsia="Calibri"/>
                <w:lang w:val="en-US"/>
              </w:rPr>
              <w:t>P</w:t>
            </w:r>
            <w:r w:rsidRPr="005B4392">
              <w:rPr>
                <w:rFonts w:eastAsia="Calibri"/>
              </w:rPr>
              <w:t>1</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5B4392">
              <w:rPr>
                <w:rFonts w:eastAsia="Calibri"/>
              </w:rPr>
              <w:t>ТОРО по ППР</w:t>
            </w:r>
          </w:p>
        </w:tc>
        <w:tc>
          <w:tcPr>
            <w:tcW w:w="957" w:type="pct"/>
            <w:tcBorders>
              <w:top w:val="single" w:sz="4"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Pr>
                <w:color w:val="000000"/>
              </w:rPr>
              <w:t>«</w:t>
            </w:r>
            <w:r>
              <w:rPr>
                <w:color w:val="000000"/>
                <w:lang w:val="en-US"/>
              </w:rPr>
              <w:t>APP</w:t>
            </w:r>
            <w:r>
              <w:rPr>
                <w:color w:val="000000"/>
              </w:rPr>
              <w:t>1» - Заказ ТОРО создается для планирования и учета планово-предупредительных работ</w:t>
            </w:r>
            <w:r w:rsidRPr="00B153FA">
              <w:rPr>
                <w:color w:val="000000"/>
              </w:rPr>
              <w:t>,</w:t>
            </w:r>
            <w:r>
              <w:rPr>
                <w:color w:val="000000"/>
              </w:rPr>
              <w:t xml:space="preserve"> не включая ЭПБ в объемах капитального, среднего, текущего ремонтов, ТО, работ на поверку и калибровку. На заказе планируются материалы разового потребления, услуги сторонних организаций (по смете и по договорам </w:t>
            </w:r>
            <w:r>
              <w:rPr>
                <w:color w:val="000000"/>
                <w:lang w:val="en-US"/>
              </w:rPr>
              <w:t>c</w:t>
            </w:r>
            <w:r w:rsidRPr="00B153FA">
              <w:rPr>
                <w:color w:val="000000"/>
              </w:rPr>
              <w:t xml:space="preserve"> </w:t>
            </w:r>
            <w:r>
              <w:rPr>
                <w:color w:val="000000"/>
              </w:rPr>
              <w:t>по тарифам работ, работы собственных подразделений. Фактические затраты заказа ТОРО рассчитываются на МВЗ отремонтированного объекта.</w:t>
            </w:r>
          </w:p>
        </w:tc>
      </w:tr>
      <w:tr w:rsidR="00762D33" w:rsidRPr="005B4392"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5B4392">
              <w:rPr>
                <w:rFonts w:eastAsia="Calibri"/>
              </w:rPr>
              <w:t xml:space="preserve">AVS1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1568C2" w:rsidP="00762D33">
            <w:pPr>
              <w:pStyle w:val="TABLECONTENT"/>
              <w:rPr>
                <w:rFonts w:eastAsia="Calibri"/>
              </w:rPr>
            </w:pPr>
            <w:ins w:id="636" w:author="Киселев Юрий Валерьевич" w:date="2022-03-24T17:07:00Z">
              <w:r w:rsidRPr="001568C2">
                <w:rPr>
                  <w:rFonts w:eastAsia="Calibri"/>
                </w:rPr>
                <w:t>ТОРО по Дефектной ведомости</w:t>
              </w:r>
            </w:ins>
          </w:p>
        </w:tc>
        <w:tc>
          <w:tcPr>
            <w:tcW w:w="957" w:type="pct"/>
            <w:tcBorders>
              <w:top w:val="single" w:sz="4" w:space="0" w:color="auto"/>
              <w:left w:val="single" w:sz="8" w:space="0" w:color="auto"/>
              <w:bottom w:val="single" w:sz="8" w:space="0" w:color="auto"/>
              <w:right w:val="single" w:sz="8" w:space="0" w:color="auto"/>
            </w:tcBorders>
          </w:tcPr>
          <w:p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rsidR="00762D33" w:rsidRDefault="00762D33" w:rsidP="00762D33">
            <w:pPr>
              <w:pStyle w:val="TABLECONTENT"/>
              <w:rPr>
                <w:color w:val="000000"/>
              </w:rPr>
            </w:pPr>
            <w:r>
              <w:rPr>
                <w:color w:val="000000"/>
              </w:rPr>
              <w:t xml:space="preserve">«AVS1» - </w:t>
            </w:r>
            <w:ins w:id="637" w:author="Киселев Юрий Валерьевич" w:date="2022-03-24T17:07:00Z">
              <w:r w:rsidR="001568C2" w:rsidRPr="001568C2">
                <w:rPr>
                  <w:color w:val="000000"/>
                </w:rPr>
                <w:t>ТОРО по Дефектной ведомости</w:t>
              </w:r>
            </w:ins>
            <w:r>
              <w:rPr>
                <w:color w:val="000000"/>
              </w:rPr>
              <w:t xml:space="preserve">- Заказ ТОРО создается для планирования и учета работ по техническому состоянию в объеме капитального, среднего, текущего ремонтов и технического обслуживания по техническому состоянию. </w:t>
            </w:r>
          </w:p>
          <w:p w:rsidR="00762D33" w:rsidRDefault="00762D33" w:rsidP="00762D33">
            <w:pPr>
              <w:pStyle w:val="TABLECONTENT"/>
              <w:rPr>
                <w:color w:val="000000"/>
              </w:rPr>
            </w:pPr>
            <w:r>
              <w:rPr>
                <w:color w:val="000000"/>
              </w:rPr>
              <w:t>Заказ ТОРО создается для учета внеплановых работ, не предусмотренных в рамках ППР и вызванные появлением дефекта, отказа или предписаниями контролирующих органов.</w:t>
            </w:r>
          </w:p>
          <w:p w:rsidR="00762D33" w:rsidRPr="005B4392" w:rsidRDefault="00762D33" w:rsidP="00762D33">
            <w:pPr>
              <w:pStyle w:val="TABLECONTENT"/>
              <w:rPr>
                <w:rFonts w:eastAsia="Calibri"/>
              </w:rPr>
            </w:pPr>
            <w:r>
              <w:rPr>
                <w:color w:val="000000"/>
              </w:rPr>
              <w:t xml:space="preserve">На заказе планируются материалы разового потребления, услуги сторонних организаций (по смете и тарифам работ), работы собственных подразделений. Фактические затраты заказа ТОРО рассчитываются на МВЗ отремонтированного объекта. </w:t>
            </w:r>
          </w:p>
        </w:tc>
      </w:tr>
      <w:tr w:rsidR="00762D33" w:rsidRPr="005B4392" w:rsidTr="00762D33">
        <w:trPr>
          <w:cantSplit/>
        </w:trPr>
        <w:tc>
          <w:tcPr>
            <w:tcW w:w="69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5B4392">
              <w:rPr>
                <w:rFonts w:eastAsia="Calibri"/>
              </w:rPr>
              <w:t xml:space="preserve">AVR1 </w:t>
            </w:r>
          </w:p>
        </w:tc>
        <w:tc>
          <w:tcPr>
            <w:tcW w:w="863"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721C11">
              <w:rPr>
                <w:rFonts w:eastAsia="Calibri"/>
              </w:rPr>
              <w:t>Аварийное ТОРО</w:t>
            </w:r>
          </w:p>
        </w:tc>
        <w:tc>
          <w:tcPr>
            <w:tcW w:w="957" w:type="pct"/>
            <w:tcBorders>
              <w:top w:val="single" w:sz="4" w:space="0" w:color="auto"/>
              <w:left w:val="single" w:sz="8" w:space="0" w:color="auto"/>
              <w:bottom w:val="single" w:sz="8" w:space="0" w:color="auto"/>
              <w:right w:val="single" w:sz="8" w:space="0" w:color="auto"/>
            </w:tcBorders>
          </w:tcPr>
          <w:p w:rsidR="00762D33" w:rsidRPr="00721C11" w:rsidRDefault="00063274" w:rsidP="00762D33">
            <w:pPr>
              <w:pStyle w:val="TABLECONTENT"/>
              <w:rPr>
                <w:rFonts w:eastAsia="Calibri"/>
              </w:rPr>
            </w:pPr>
            <w:r>
              <w:rPr>
                <w:rFonts w:eastAsia="Calibri"/>
              </w:rPr>
              <w:t xml:space="preserve">PM_ORD02 </w:t>
            </w:r>
            <w:r w:rsidRPr="005B4392">
              <w:rPr>
                <w:rFonts w:eastAsia="Calibri"/>
              </w:rPr>
              <w:t>(см. раздел 5.7.1 данного КД)</w:t>
            </w:r>
          </w:p>
        </w:tc>
        <w:tc>
          <w:tcPr>
            <w:tcW w:w="2487" w:type="pct"/>
            <w:tcBorders>
              <w:top w:val="single" w:sz="4"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Pr>
                <w:color w:val="000000"/>
              </w:rPr>
              <w:t>«</w:t>
            </w:r>
            <w:r>
              <w:rPr>
                <w:color w:val="000000"/>
                <w:lang w:val="en-US"/>
              </w:rPr>
              <w:t>AVR</w:t>
            </w:r>
            <w:r>
              <w:rPr>
                <w:color w:val="000000"/>
              </w:rPr>
              <w:t xml:space="preserve">1» - Аварийное ТОРО - Заказ ТОРО создается для отражения фактических затрат на устранение аварии. Особенностью данного вида заказа является возможность планирования и учета выполненных работ после устранения аварии. На заказе учитываются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 </w:t>
            </w:r>
          </w:p>
        </w:tc>
      </w:tr>
      <w:tr w:rsidR="00762D3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E45C50">
              <w:rPr>
                <w:rFonts w:eastAsia="Calibri"/>
              </w:rPr>
              <w:t>ADI1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721C11">
              <w:rPr>
                <w:rFonts w:eastAsia="Calibri"/>
              </w:rPr>
              <w:t>Диагностика</w:t>
            </w:r>
          </w:p>
        </w:tc>
        <w:tc>
          <w:tcPr>
            <w:tcW w:w="957" w:type="pct"/>
            <w:tcBorders>
              <w:top w:val="single" w:sz="8" w:space="0" w:color="auto"/>
              <w:left w:val="single" w:sz="8" w:space="0" w:color="auto"/>
              <w:bottom w:val="single" w:sz="8" w:space="0" w:color="auto"/>
              <w:right w:val="single" w:sz="8" w:space="0" w:color="auto"/>
            </w:tcBorders>
          </w:tcPr>
          <w:p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Pr>
                <w:color w:val="000000"/>
              </w:rPr>
              <w:t>«</w:t>
            </w:r>
            <w:r>
              <w:rPr>
                <w:color w:val="000000"/>
                <w:lang w:val="en-US"/>
              </w:rPr>
              <w:t>ADI</w:t>
            </w:r>
            <w:r>
              <w:rPr>
                <w:color w:val="000000"/>
              </w:rPr>
              <w:t>1» - Диагностика - Заказ ТОРО создается для планирования и учета диагностических работ.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EF0FD7"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F0FD7" w:rsidRPr="009721BA" w:rsidRDefault="00EF0FD7" w:rsidP="00762D33">
            <w:pPr>
              <w:pStyle w:val="TABLECONTENT"/>
              <w:rPr>
                <w:color w:val="000000"/>
                <w:szCs w:val="20"/>
                <w:lang w:val="en-US" w:eastAsia="ru-RU"/>
              </w:rPr>
            </w:pPr>
            <w:r w:rsidRPr="00DB7016">
              <w:rPr>
                <w:color w:val="000000"/>
                <w:szCs w:val="20"/>
                <w:lang w:val="en-US" w:eastAsia="ru-RU"/>
              </w:rPr>
              <w:t>ACR1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F0FD7" w:rsidRPr="00DB7016" w:rsidRDefault="00EF0FD7" w:rsidP="00762D33">
            <w:pPr>
              <w:pStyle w:val="TABLECONTENT"/>
              <w:rPr>
                <w:color w:val="000000"/>
                <w:szCs w:val="20"/>
                <w:lang w:eastAsia="ru-RU"/>
              </w:rPr>
            </w:pPr>
            <w:r w:rsidRPr="00DB7016">
              <w:rPr>
                <w:color w:val="000000"/>
                <w:szCs w:val="20"/>
                <w:lang w:eastAsia="ru-RU"/>
              </w:rPr>
              <w:t>Технический заказ ТОРО для ЦРММ</w:t>
            </w:r>
          </w:p>
        </w:tc>
        <w:tc>
          <w:tcPr>
            <w:tcW w:w="957" w:type="pct"/>
            <w:tcBorders>
              <w:top w:val="single" w:sz="8" w:space="0" w:color="auto"/>
              <w:left w:val="single" w:sz="8" w:space="0" w:color="auto"/>
              <w:bottom w:val="single" w:sz="8" w:space="0" w:color="auto"/>
              <w:right w:val="single" w:sz="8" w:space="0" w:color="auto"/>
            </w:tcBorders>
          </w:tcPr>
          <w:p w:rsidR="00EF0FD7" w:rsidRPr="00DB7016" w:rsidRDefault="00684E7C" w:rsidP="00762D33">
            <w:pPr>
              <w:pStyle w:val="TABLECONTENT"/>
              <w:rPr>
                <w:rFonts w:eastAsia="Calibri"/>
              </w:rPr>
            </w:pPr>
            <w:r w:rsidRPr="00DB7016">
              <w:rPr>
                <w:rFonts w:eastAsia="Calibri"/>
              </w:rPr>
              <w:t>PM_CRMM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EF0FD7" w:rsidRDefault="00EF0FD7" w:rsidP="00762D33">
            <w:pPr>
              <w:pStyle w:val="TABLECONTENT"/>
            </w:pPr>
            <w:r w:rsidRPr="00DB7016">
              <w:rPr>
                <w:color w:val="000000"/>
                <w:szCs w:val="20"/>
                <w:lang w:eastAsia="ru-RU"/>
              </w:rPr>
              <w:t>«</w:t>
            </w:r>
            <w:r w:rsidRPr="00DB7016">
              <w:rPr>
                <w:color w:val="000000"/>
                <w:szCs w:val="20"/>
                <w:lang w:val="en-US" w:eastAsia="ru-RU"/>
              </w:rPr>
              <w:t>ACR</w:t>
            </w:r>
            <w:r w:rsidRPr="009721BA">
              <w:rPr>
                <w:color w:val="000000"/>
                <w:szCs w:val="20"/>
                <w:lang w:eastAsia="ru-RU"/>
              </w:rPr>
              <w:t>1</w:t>
            </w:r>
            <w:r w:rsidRPr="00DB7016">
              <w:rPr>
                <w:color w:val="000000"/>
                <w:szCs w:val="20"/>
                <w:lang w:eastAsia="ru-RU"/>
              </w:rPr>
              <w:t>»</w:t>
            </w:r>
            <w:r w:rsidRPr="009721BA">
              <w:rPr>
                <w:color w:val="000000"/>
                <w:szCs w:val="20"/>
                <w:lang w:eastAsia="ru-RU"/>
              </w:rPr>
              <w:t xml:space="preserve"> - </w:t>
            </w:r>
            <w:r w:rsidRPr="00DB7016">
              <w:t>Технический заказ ТОРО для ЦРММ</w:t>
            </w:r>
            <w:r w:rsidR="00D75B6E" w:rsidRPr="00DB7016">
              <w:t xml:space="preserve"> создаётся для планирования работ и материалов  для учета </w:t>
            </w:r>
            <w:r w:rsidR="0038681E" w:rsidRPr="009721BA">
              <w:t xml:space="preserve">производства </w:t>
            </w:r>
            <w:r w:rsidR="00D75B6E" w:rsidRPr="00DB7016">
              <w:t>материалов</w:t>
            </w:r>
            <w:r w:rsidR="0038681E" w:rsidRPr="009721BA">
              <w:t xml:space="preserve"> и запчастей</w:t>
            </w:r>
            <w:r w:rsidR="00D75B6E" w:rsidRPr="00DB7016">
              <w:t xml:space="preserve"> собственного изготовления подразделениями ЦРММ.</w:t>
            </w:r>
          </w:p>
        </w:tc>
      </w:tr>
      <w:tr w:rsidR="00762D3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62D33" w:rsidRPr="005B4392" w:rsidRDefault="00762D33" w:rsidP="00762D33">
            <w:pPr>
              <w:pStyle w:val="TABLECONTENT"/>
              <w:rPr>
                <w:rFonts w:eastAsia="Calibri"/>
              </w:rPr>
            </w:pPr>
            <w:r>
              <w:rPr>
                <w:color w:val="000000"/>
                <w:szCs w:val="20"/>
                <w:lang w:eastAsia="ru-RU"/>
              </w:rPr>
              <w:t>AETG</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62D33" w:rsidRPr="00721C11" w:rsidRDefault="00762D33" w:rsidP="00762D33">
            <w:pPr>
              <w:pStyle w:val="TABLECONTENT"/>
              <w:rPr>
                <w:rFonts w:eastAsia="Calibri"/>
              </w:rPr>
            </w:pPr>
            <w:r>
              <w:rPr>
                <w:color w:val="000000"/>
                <w:szCs w:val="20"/>
                <w:lang w:eastAsia="ru-RU"/>
              </w:rPr>
              <w:t>ЕТО на ГТК</w:t>
            </w:r>
          </w:p>
        </w:tc>
        <w:tc>
          <w:tcPr>
            <w:tcW w:w="957" w:type="pct"/>
            <w:tcBorders>
              <w:top w:val="single" w:sz="8"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sidRPr="00B153FA">
              <w:rPr>
                <w:rFonts w:eastAsia="Calibri"/>
              </w:rPr>
              <w:t>PM_</w:t>
            </w:r>
            <w:r>
              <w:rPr>
                <w:rFonts w:eastAsia="Calibri"/>
              </w:rPr>
              <w:t>ETO</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62D33" w:rsidRDefault="00762D33" w:rsidP="00762D33">
            <w:pPr>
              <w:pStyle w:val="TABLECONTENT"/>
              <w:rPr>
                <w:color w:val="000000"/>
              </w:rPr>
            </w:pPr>
            <w:r>
              <w:t>Заказ ТОРО на ежесменное техническое обслуживание на ГТК.</w:t>
            </w:r>
            <w:r>
              <w:rPr>
                <w:color w:val="000000"/>
              </w:rPr>
              <w:t xml:space="preserve"> Фактические затраты заказа ТОРО рассчитываются на МВЗ цеха/участка. </w:t>
            </w:r>
            <w:r w:rsidRPr="00752D14">
              <w:rPr>
                <w:szCs w:val="20"/>
              </w:rPr>
              <w:t>См. КД «</w:t>
            </w:r>
            <w:r w:rsidR="001710A8">
              <w:rPr>
                <w:szCs w:val="20"/>
              </w:rPr>
              <w:t>ERP.</w:t>
            </w:r>
            <w:r w:rsidR="000B519E">
              <w:rPr>
                <w:szCs w:val="20"/>
              </w:rPr>
              <w:t>4.6.1.2.</w:t>
            </w:r>
            <w:r w:rsidRPr="00752D14">
              <w:rPr>
                <w:szCs w:val="20"/>
              </w:rPr>
              <w:t>55.PM.КД Выполнение и фактический учет работ»</w:t>
            </w:r>
          </w:p>
        </w:tc>
      </w:tr>
      <w:tr w:rsidR="00762D3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62D33" w:rsidRPr="005B4392" w:rsidRDefault="00762D33" w:rsidP="00762D33">
            <w:pPr>
              <w:pStyle w:val="TABLECONTENT"/>
              <w:rPr>
                <w:rFonts w:eastAsia="Calibri"/>
              </w:rPr>
            </w:pPr>
            <w:r>
              <w:rPr>
                <w:color w:val="000000"/>
                <w:szCs w:val="20"/>
                <w:lang w:eastAsia="ru-RU"/>
              </w:rPr>
              <w:t>AETZ</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62D33" w:rsidRPr="00721C11" w:rsidRDefault="006A4112" w:rsidP="00762D33">
            <w:pPr>
              <w:pStyle w:val="TABLECONTENT"/>
              <w:rPr>
                <w:rFonts w:eastAsia="Calibri"/>
              </w:rPr>
            </w:pPr>
            <w:r w:rsidRPr="006A4112">
              <w:rPr>
                <w:color w:val="000000"/>
                <w:szCs w:val="20"/>
                <w:lang w:eastAsia="ru-RU"/>
              </w:rPr>
              <w:t>Обходы/осмотры</w:t>
            </w:r>
          </w:p>
        </w:tc>
        <w:tc>
          <w:tcPr>
            <w:tcW w:w="957" w:type="pct"/>
            <w:tcBorders>
              <w:top w:val="single" w:sz="8"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sidRPr="00B153FA">
              <w:rPr>
                <w:rFonts w:eastAsia="Calibri"/>
              </w:rPr>
              <w:t>PM_</w:t>
            </w:r>
            <w:r>
              <w:rPr>
                <w:rFonts w:eastAsia="Calibri"/>
              </w:rPr>
              <w:t xml:space="preserve"> ETO </w:t>
            </w:r>
            <w:r w:rsidRPr="00D73BDF">
              <w:rPr>
                <w:rFonts w:eastAsia="Calibri"/>
              </w:rPr>
              <w:t>(см.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62D33" w:rsidRDefault="00762D33">
            <w:pPr>
              <w:pStyle w:val="TABLECONTENT"/>
              <w:rPr>
                <w:color w:val="000000"/>
              </w:rPr>
            </w:pPr>
            <w:r>
              <w:t xml:space="preserve">Заказ ТОРО </w:t>
            </w:r>
            <w:r w:rsidR="006A4112">
              <w:t>для планирования обходов</w:t>
            </w:r>
            <w:r w:rsidR="006A4112" w:rsidRPr="008767CC">
              <w:t>/</w:t>
            </w:r>
            <w:r w:rsidR="006A4112">
              <w:t>осмотров</w:t>
            </w:r>
            <w:r>
              <w:t xml:space="preserve"> на ЗИФ. </w:t>
            </w:r>
            <w:r>
              <w:rPr>
                <w:color w:val="000000"/>
              </w:rPr>
              <w:t xml:space="preserve">Фактические затраты заказа ТОРО рассчитываются на МВЗ цеха/участка. </w:t>
            </w:r>
            <w:r w:rsidRPr="00752D14">
              <w:rPr>
                <w:szCs w:val="20"/>
              </w:rPr>
              <w:t>См. КД «</w:t>
            </w:r>
            <w:r w:rsidR="001710A8">
              <w:rPr>
                <w:szCs w:val="20"/>
              </w:rPr>
              <w:t>ERP.</w:t>
            </w:r>
            <w:r w:rsidR="000B519E">
              <w:rPr>
                <w:szCs w:val="20"/>
              </w:rPr>
              <w:t>4.6.1.2.</w:t>
            </w:r>
            <w:r w:rsidRPr="00752D14">
              <w:rPr>
                <w:szCs w:val="20"/>
              </w:rPr>
              <w:t>55.PM.КД Выполнение и фактический учет работ»</w:t>
            </w:r>
          </w:p>
        </w:tc>
      </w:tr>
      <w:tr w:rsidR="00762D3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sidRPr="005B4392">
              <w:rPr>
                <w:rFonts w:eastAsia="Calibri"/>
              </w:rPr>
              <w:t>APB1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5B4392" w:rsidRDefault="00762D33" w:rsidP="00762D33">
            <w:pPr>
              <w:pStyle w:val="TABLECONTENT"/>
              <w:rPr>
                <w:rFonts w:eastAsia="Calibri"/>
              </w:rPr>
            </w:pPr>
            <w:r>
              <w:rPr>
                <w:rFonts w:eastAsia="Calibri"/>
              </w:rPr>
              <w:t xml:space="preserve">Выполнение </w:t>
            </w:r>
            <w:r w:rsidRPr="00721C11">
              <w:rPr>
                <w:rFonts w:eastAsia="Calibri"/>
              </w:rPr>
              <w:t xml:space="preserve"> ЭПБ</w:t>
            </w:r>
          </w:p>
        </w:tc>
        <w:tc>
          <w:tcPr>
            <w:tcW w:w="957" w:type="pct"/>
            <w:tcBorders>
              <w:top w:val="single" w:sz="8" w:space="0" w:color="auto"/>
              <w:left w:val="single" w:sz="8" w:space="0" w:color="auto"/>
              <w:bottom w:val="single" w:sz="8" w:space="0" w:color="auto"/>
              <w:right w:val="single" w:sz="8" w:space="0" w:color="auto"/>
            </w:tcBorders>
          </w:tcPr>
          <w:p w:rsidR="00762D33" w:rsidRPr="00721C11" w:rsidRDefault="00762D33" w:rsidP="00762D33">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Pr>
                <w:color w:val="000000"/>
              </w:rPr>
              <w:t>«</w:t>
            </w:r>
            <w:r>
              <w:rPr>
                <w:color w:val="000000"/>
                <w:lang w:val="en-US"/>
              </w:rPr>
              <w:t>APB</w:t>
            </w:r>
            <w:r>
              <w:rPr>
                <w:color w:val="000000"/>
              </w:rPr>
              <w:t>1» - Выполнение ЭПБ - Заказ ТОРО создается для планирования и учета работ  по ЭПБ. На заказе планируются материалы разового потребления, услуги сторонних организаций, работы собственных подразделений. Фактические затраты заказа ТОРО рассчитываются на МВЗ отремонтированного объекта.</w:t>
            </w:r>
          </w:p>
        </w:tc>
      </w:tr>
      <w:tr w:rsidR="003037AF"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3037AF" w:rsidRPr="00E36DE0" w:rsidRDefault="003037AF" w:rsidP="00762D33">
            <w:pPr>
              <w:pStyle w:val="TABLECONTENT"/>
              <w:rPr>
                <w:rFonts w:eastAsia="Calibri"/>
                <w:lang w:val="en-US"/>
              </w:rPr>
            </w:pPr>
            <w:r w:rsidRPr="002D1787">
              <w:rPr>
                <w:rFonts w:eastAsia="Calibri"/>
                <w:lang w:val="en-US"/>
              </w:rPr>
              <w:t>AP</w:t>
            </w:r>
            <w:r w:rsidRPr="00C12716">
              <w:rPr>
                <w:rFonts w:eastAsia="Calibri"/>
                <w:lang w:val="en-US"/>
              </w:rPr>
              <w:t>RO</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3037AF" w:rsidRPr="00E23698" w:rsidRDefault="003037AF" w:rsidP="00762D33">
            <w:pPr>
              <w:pStyle w:val="TABLECONTENT"/>
              <w:rPr>
                <w:rFonts w:eastAsia="Calibri"/>
              </w:rPr>
            </w:pPr>
            <w:r w:rsidRPr="00E23698">
              <w:rPr>
                <w:rFonts w:eastAsia="Calibri"/>
              </w:rPr>
              <w:t>Прочие работы</w:t>
            </w:r>
          </w:p>
        </w:tc>
        <w:tc>
          <w:tcPr>
            <w:tcW w:w="957" w:type="pct"/>
            <w:tcBorders>
              <w:top w:val="single" w:sz="8" w:space="0" w:color="auto"/>
              <w:left w:val="single" w:sz="8" w:space="0" w:color="auto"/>
              <w:bottom w:val="single" w:sz="8" w:space="0" w:color="auto"/>
              <w:right w:val="single" w:sz="8" w:space="0" w:color="auto"/>
            </w:tcBorders>
          </w:tcPr>
          <w:p w:rsidR="003037AF" w:rsidRPr="00E23698" w:rsidRDefault="000E3528" w:rsidP="00762D33">
            <w:pPr>
              <w:pStyle w:val="TABLECONTENT"/>
              <w:rPr>
                <w:rFonts w:eastAsia="Calibri"/>
              </w:rPr>
            </w:pPr>
            <w:r w:rsidRPr="00E23698">
              <w:rPr>
                <w:rFonts w:eastAsia="Calibri"/>
              </w:rPr>
              <w:t>PM_ORD03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3037AF" w:rsidRPr="00F37F49" w:rsidRDefault="003037AF" w:rsidP="00762D33">
            <w:pPr>
              <w:pStyle w:val="TABLECONTENT"/>
              <w:rPr>
                <w:color w:val="000000"/>
              </w:rPr>
            </w:pPr>
            <w:r w:rsidRPr="00E23698">
              <w:rPr>
                <w:rFonts w:eastAsia="Calibri"/>
              </w:rPr>
              <w:t>«</w:t>
            </w:r>
            <w:r w:rsidRPr="00E23698">
              <w:rPr>
                <w:rFonts w:eastAsia="Calibri"/>
                <w:lang w:val="en-US"/>
              </w:rPr>
              <w:t>APRO</w:t>
            </w:r>
            <w:r w:rsidRPr="00E23698">
              <w:rPr>
                <w:rFonts w:eastAsia="Calibri"/>
              </w:rPr>
              <w:t xml:space="preserve">»  - </w:t>
            </w:r>
            <w:r w:rsidR="00E23698" w:rsidRPr="009721BA">
              <w:rPr>
                <w:rFonts w:eastAsia="Calibri"/>
              </w:rPr>
              <w:t>Заказ на п</w:t>
            </w:r>
            <w:r w:rsidRPr="002D1787">
              <w:rPr>
                <w:rFonts w:eastAsia="Calibri"/>
              </w:rPr>
              <w:t>рочие работы</w:t>
            </w:r>
            <w:r w:rsidR="00E23698" w:rsidRPr="00C12716">
              <w:rPr>
                <w:rFonts w:eastAsia="Calibri"/>
              </w:rPr>
              <w:t xml:space="preserve">. </w:t>
            </w:r>
            <w:r w:rsidR="00E23698" w:rsidRPr="00E36DE0">
              <w:rPr>
                <w:rFonts w:eastAsia="Calibri"/>
              </w:rPr>
              <w:t>З</w:t>
            </w:r>
            <w:r w:rsidR="00E23698" w:rsidRPr="00E23698">
              <w:rPr>
                <w:rFonts w:eastAsia="Calibri"/>
              </w:rPr>
              <w:t>аказ ТОРО создаётся на ТМ+ЕО, либо просто на ТМ в случае, когда необходимо отразить заявки на прочие работы, не связанные с ремонтным простоем техники.</w:t>
            </w:r>
          </w:p>
        </w:tc>
      </w:tr>
      <w:tr w:rsidR="00762D3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2C4BD7" w:rsidRDefault="00762D33" w:rsidP="00762D33">
            <w:pPr>
              <w:pStyle w:val="TABLECONTENT"/>
              <w:rPr>
                <w:rFonts w:eastAsia="Calibri"/>
                <w:lang w:val="en-US"/>
              </w:rPr>
            </w:pPr>
            <w:r w:rsidRPr="002C4BD7">
              <w:rPr>
                <w:rFonts w:eastAsia="Calibri"/>
                <w:lang w:val="en-US"/>
              </w:rPr>
              <w:t>ARP1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2C4BD7" w:rsidRDefault="00762D33" w:rsidP="00762D33">
            <w:pPr>
              <w:pStyle w:val="TABLECONTENT"/>
              <w:rPr>
                <w:rFonts w:eastAsia="Calibri"/>
              </w:rPr>
            </w:pPr>
            <w:r w:rsidRPr="002C4BD7">
              <w:rPr>
                <w:rFonts w:eastAsia="Calibri"/>
              </w:rPr>
              <w:t>Заказ на РПМ</w:t>
            </w:r>
          </w:p>
        </w:tc>
        <w:tc>
          <w:tcPr>
            <w:tcW w:w="957" w:type="pct"/>
            <w:tcBorders>
              <w:top w:val="single" w:sz="8" w:space="0" w:color="auto"/>
              <w:left w:val="single" w:sz="8" w:space="0" w:color="auto"/>
              <w:bottom w:val="single" w:sz="8" w:space="0" w:color="auto"/>
              <w:right w:val="single" w:sz="8" w:space="0" w:color="auto"/>
            </w:tcBorders>
          </w:tcPr>
          <w:p w:rsidR="00762D33" w:rsidRPr="005B4392" w:rsidRDefault="00762D33" w:rsidP="00762D33">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62D33" w:rsidRDefault="00762D33" w:rsidP="00762D33">
            <w:pPr>
              <w:pStyle w:val="TABLECONTENT"/>
              <w:rPr>
                <w:color w:val="000000"/>
              </w:rPr>
            </w:pPr>
            <w:r>
              <w:rPr>
                <w:color w:val="000000"/>
              </w:rPr>
              <w:t>«</w:t>
            </w:r>
            <w:r>
              <w:rPr>
                <w:color w:val="000000"/>
                <w:lang w:val="en-US"/>
              </w:rPr>
              <w:t>ARP</w:t>
            </w:r>
            <w:r w:rsidRPr="00B153FA">
              <w:rPr>
                <w:color w:val="000000"/>
              </w:rPr>
              <w:t>1</w:t>
            </w:r>
            <w:r>
              <w:rPr>
                <w:color w:val="000000"/>
              </w:rPr>
              <w:t>» - Заказ на общие РПМ – Заказ ТОРО создается на цех/участок для планирования и учета регулярно потребляемых материалов, когда невозможно отнести материал на какой-либо вид воздействий. Фактические затраты заказа ТОРО рассчитываются на МВЗ цеха/подразделения</w:t>
            </w:r>
          </w:p>
        </w:tc>
      </w:tr>
      <w:tr w:rsidR="007107A3" w:rsidRPr="003B25DA"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107A3" w:rsidRPr="00C12716" w:rsidRDefault="007107A3" w:rsidP="007107A3">
            <w:pPr>
              <w:pStyle w:val="TABLECONTENT"/>
              <w:rPr>
                <w:color w:val="000000"/>
                <w:szCs w:val="20"/>
              </w:rPr>
            </w:pPr>
            <w:r w:rsidRPr="002D1787">
              <w:rPr>
                <w:color w:val="000000"/>
                <w:szCs w:val="20"/>
              </w:rPr>
              <w:t>ASR1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107A3" w:rsidRPr="00BB3B53" w:rsidRDefault="007107A3" w:rsidP="007107A3">
            <w:pPr>
              <w:pStyle w:val="TABLECONTENT"/>
              <w:rPr>
                <w:color w:val="000000"/>
                <w:szCs w:val="20"/>
              </w:rPr>
            </w:pPr>
            <w:r w:rsidRPr="00E36DE0">
              <w:rPr>
                <w:color w:val="000000"/>
                <w:szCs w:val="20"/>
              </w:rPr>
              <w:t>Заказ на сервис по абонентской плате</w:t>
            </w:r>
          </w:p>
        </w:tc>
        <w:tc>
          <w:tcPr>
            <w:tcW w:w="957" w:type="pct"/>
            <w:tcBorders>
              <w:top w:val="single" w:sz="8" w:space="0" w:color="auto"/>
              <w:left w:val="single" w:sz="8" w:space="0" w:color="auto"/>
              <w:bottom w:val="single" w:sz="8" w:space="0" w:color="auto"/>
              <w:right w:val="single" w:sz="8" w:space="0" w:color="auto"/>
            </w:tcBorders>
          </w:tcPr>
          <w:p w:rsidR="007107A3" w:rsidRPr="00BB3B53" w:rsidRDefault="00E90AE2" w:rsidP="007107A3">
            <w:pPr>
              <w:pStyle w:val="TABLECONTENT"/>
              <w:rPr>
                <w:rFonts w:eastAsia="Calibri"/>
              </w:rPr>
            </w:pPr>
            <w:r w:rsidRPr="00BB3B53">
              <w:rPr>
                <w:rFonts w:eastAsia="Calibri"/>
              </w:rPr>
              <w:t>PM_ORD01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107A3" w:rsidRPr="00BB3B53" w:rsidRDefault="007107A3" w:rsidP="002D1787">
            <w:pPr>
              <w:pStyle w:val="TABLECONTENT"/>
              <w:rPr>
                <w:color w:val="000000"/>
                <w:szCs w:val="20"/>
              </w:rPr>
            </w:pPr>
            <w:r w:rsidRPr="00BB3B53">
              <w:rPr>
                <w:color w:val="000000"/>
                <w:szCs w:val="20"/>
              </w:rPr>
              <w:t>«ASR1» - Заказ на сервис по абонентской плате</w:t>
            </w:r>
            <w:r w:rsidR="00CE7367" w:rsidRPr="009721BA">
              <w:rPr>
                <w:color w:val="000000"/>
                <w:szCs w:val="20"/>
              </w:rPr>
              <w:t xml:space="preserve"> - </w:t>
            </w:r>
            <w:r w:rsidR="00CE7367" w:rsidRPr="002D1787">
              <w:rPr>
                <w:color w:val="000000"/>
              </w:rPr>
              <w:t xml:space="preserve">Заказ ТОРО создается для планирования и учета работ  </w:t>
            </w:r>
            <w:r w:rsidR="00CE7367" w:rsidRPr="009721BA">
              <w:rPr>
                <w:color w:val="000000"/>
              </w:rPr>
              <w:t xml:space="preserve"> </w:t>
            </w:r>
            <w:r w:rsidR="00CE7367" w:rsidRPr="002D1787">
              <w:rPr>
                <w:color w:val="000000"/>
              </w:rPr>
              <w:t>подрядных организаций</w:t>
            </w:r>
            <w:r w:rsidR="00CE7367" w:rsidRPr="00C12716">
              <w:rPr>
                <w:color w:val="000000"/>
              </w:rPr>
              <w:t xml:space="preserve">, </w:t>
            </w:r>
            <w:r w:rsidR="00CE7367" w:rsidRPr="00E36DE0">
              <w:rPr>
                <w:color w:val="000000"/>
              </w:rPr>
              <w:t>выполняемых работы по абонентской плате</w:t>
            </w:r>
            <w:r w:rsidR="001D312B">
              <w:rPr>
                <w:color w:val="000000"/>
              </w:rPr>
              <w:t xml:space="preserve"> (фиксированный объем услуги за период)</w:t>
            </w:r>
            <w:r w:rsidR="00CE7367" w:rsidRPr="002D1787">
              <w:rPr>
                <w:color w:val="000000"/>
              </w:rPr>
              <w:t>.</w:t>
            </w:r>
            <w:r w:rsidR="00CE7367" w:rsidRPr="00C12716">
              <w:rPr>
                <w:color w:val="000000"/>
              </w:rPr>
              <w:t xml:space="preserve"> На заказе планируются </w:t>
            </w:r>
            <w:r w:rsidR="00CE7367" w:rsidRPr="00E36DE0">
              <w:rPr>
                <w:color w:val="000000"/>
              </w:rPr>
              <w:t>услуги сторонних организаций</w:t>
            </w:r>
            <w:r w:rsidR="00CE7367" w:rsidRPr="00BB3B53">
              <w:rPr>
                <w:color w:val="000000"/>
              </w:rPr>
              <w:t>.</w:t>
            </w:r>
          </w:p>
        </w:tc>
      </w:tr>
      <w:tr w:rsidR="007107A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107A3" w:rsidRPr="00C12716" w:rsidRDefault="007107A3" w:rsidP="007107A3">
            <w:pPr>
              <w:pStyle w:val="TABLECONTENT"/>
              <w:rPr>
                <w:color w:val="000000"/>
                <w:szCs w:val="20"/>
              </w:rPr>
            </w:pPr>
            <w:r w:rsidRPr="002D1787">
              <w:rPr>
                <w:color w:val="000000"/>
                <w:szCs w:val="20"/>
              </w:rPr>
              <w:t>ATS1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107A3" w:rsidRPr="00DD7C99" w:rsidRDefault="007107A3" w:rsidP="007107A3">
            <w:pPr>
              <w:pStyle w:val="TABLECONTENT"/>
              <w:rPr>
                <w:color w:val="000000"/>
                <w:szCs w:val="20"/>
              </w:rPr>
            </w:pPr>
            <w:r w:rsidRPr="00E36DE0">
              <w:rPr>
                <w:color w:val="000000"/>
                <w:szCs w:val="20"/>
              </w:rPr>
              <w:t>ТОРО по состоянию</w:t>
            </w:r>
          </w:p>
        </w:tc>
        <w:tc>
          <w:tcPr>
            <w:tcW w:w="957" w:type="pct"/>
            <w:tcBorders>
              <w:top w:val="single" w:sz="8" w:space="0" w:color="auto"/>
              <w:left w:val="single" w:sz="8" w:space="0" w:color="auto"/>
              <w:bottom w:val="single" w:sz="8" w:space="0" w:color="auto"/>
              <w:right w:val="single" w:sz="8" w:space="0" w:color="auto"/>
            </w:tcBorders>
          </w:tcPr>
          <w:p w:rsidR="007107A3" w:rsidRPr="00DD7C99" w:rsidRDefault="00E90AE2" w:rsidP="007107A3">
            <w:pPr>
              <w:pStyle w:val="TABLECONTENT"/>
              <w:rPr>
                <w:rFonts w:eastAsia="Calibri"/>
              </w:rPr>
            </w:pPr>
            <w:r w:rsidRPr="00DD7C99">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107A3" w:rsidRPr="002D1787" w:rsidRDefault="007107A3" w:rsidP="007107A3">
            <w:pPr>
              <w:pStyle w:val="TABLECONTENT"/>
              <w:rPr>
                <w:color w:val="000000"/>
                <w:szCs w:val="20"/>
              </w:rPr>
            </w:pPr>
            <w:r w:rsidRPr="00DD7C99">
              <w:rPr>
                <w:color w:val="000000"/>
                <w:szCs w:val="20"/>
              </w:rPr>
              <w:t>«ATS1» - ТОРО по состоянию</w:t>
            </w:r>
            <w:r w:rsidR="00DD7C99" w:rsidRPr="009721BA">
              <w:rPr>
                <w:color w:val="000000"/>
                <w:szCs w:val="20"/>
              </w:rPr>
              <w:t xml:space="preserve"> - </w:t>
            </w:r>
            <w:r w:rsidR="00DD7C99" w:rsidRPr="002D1787">
              <w:rPr>
                <w:color w:val="000000"/>
                <w:szCs w:val="20"/>
              </w:rPr>
              <w:t>Данный вид заказа может создаваться из ППР и из Сообщений ТОРО</w:t>
            </w:r>
            <w:r w:rsidR="00DD7C99" w:rsidRPr="009721BA">
              <w:rPr>
                <w:color w:val="000000"/>
                <w:szCs w:val="20"/>
              </w:rPr>
              <w:t xml:space="preserve">. </w:t>
            </w:r>
            <w:r w:rsidR="00DD7C99">
              <w:rPr>
                <w:color w:val="000000"/>
              </w:rPr>
              <w:t xml:space="preserve">На заказе планируются материалы разового потребления, услуги сторонних организаций (по смете и по договорам </w:t>
            </w:r>
            <w:r w:rsidR="00DD7C99">
              <w:rPr>
                <w:color w:val="000000"/>
                <w:lang w:val="en-US"/>
              </w:rPr>
              <w:t>c</w:t>
            </w:r>
            <w:r w:rsidR="00DD7C99" w:rsidRPr="00B153FA">
              <w:rPr>
                <w:color w:val="000000"/>
              </w:rPr>
              <w:t xml:space="preserve"> </w:t>
            </w:r>
            <w:r w:rsidR="00DD7C99">
              <w:rPr>
                <w:color w:val="000000"/>
              </w:rPr>
              <w:t>по тарифам работ, работы собственных подразделений. Фактические затраты заказа ТОРО рассчитываются на МВЗ отремонтированного объекта.</w:t>
            </w:r>
          </w:p>
        </w:tc>
      </w:tr>
      <w:tr w:rsidR="00762D33"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Pr="007C4F1B" w:rsidRDefault="00762D33" w:rsidP="00762D33">
            <w:pPr>
              <w:pStyle w:val="TABLECONTENT"/>
              <w:rPr>
                <w:rFonts w:eastAsia="Calibri"/>
                <w:lang w:val="en-US"/>
              </w:rPr>
            </w:pPr>
            <w:r w:rsidRPr="00E7743A">
              <w:rPr>
                <w:color w:val="000000"/>
                <w:szCs w:val="20"/>
              </w:rPr>
              <w:t>AV01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762D33" w:rsidRDefault="00762D33" w:rsidP="00762D33">
            <w:pPr>
              <w:pStyle w:val="TABLECONTENT"/>
              <w:rPr>
                <w:rFonts w:eastAsia="Calibri"/>
              </w:rPr>
            </w:pPr>
            <w:r w:rsidRPr="00E7743A">
              <w:rPr>
                <w:color w:val="000000"/>
                <w:szCs w:val="20"/>
              </w:rPr>
              <w:t>Восстановление узлов/запчастей</w:t>
            </w:r>
          </w:p>
        </w:tc>
        <w:tc>
          <w:tcPr>
            <w:tcW w:w="957" w:type="pct"/>
            <w:tcBorders>
              <w:top w:val="single" w:sz="8" w:space="0" w:color="auto"/>
              <w:left w:val="single" w:sz="8" w:space="0" w:color="auto"/>
              <w:bottom w:val="single" w:sz="8" w:space="0" w:color="auto"/>
              <w:right w:val="single" w:sz="8" w:space="0" w:color="auto"/>
            </w:tcBorders>
          </w:tcPr>
          <w:p w:rsidR="00762D33" w:rsidRPr="00B153FA" w:rsidRDefault="00762D33" w:rsidP="00762D33">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762D33" w:rsidRDefault="00762D33" w:rsidP="00762D33">
            <w:pPr>
              <w:pStyle w:val="TABLECONTENT"/>
              <w:rPr>
                <w:color w:val="000000"/>
              </w:rPr>
            </w:pPr>
            <w:r>
              <w:rPr>
                <w:color w:val="000000"/>
                <w:szCs w:val="20"/>
              </w:rPr>
              <w:t>«</w:t>
            </w:r>
            <w:r w:rsidRPr="00E7743A">
              <w:rPr>
                <w:color w:val="000000"/>
                <w:szCs w:val="20"/>
              </w:rPr>
              <w:t>AV01</w:t>
            </w:r>
            <w:r>
              <w:rPr>
                <w:color w:val="000000"/>
                <w:szCs w:val="20"/>
              </w:rPr>
              <w:t xml:space="preserve">» </w:t>
            </w:r>
            <w:r>
              <w:rPr>
                <w:szCs w:val="20"/>
              </w:rPr>
              <w:t>Используется для планирования восстановления узлов обменного фонда (без серийного номера),</w:t>
            </w:r>
            <w:r w:rsidRPr="00E7743A">
              <w:rPr>
                <w:szCs w:val="20"/>
              </w:rPr>
              <w:t xml:space="preserve"> </w:t>
            </w:r>
            <w:r>
              <w:rPr>
                <w:szCs w:val="20"/>
              </w:rPr>
              <w:t xml:space="preserve">на основании Планов ТОРО </w:t>
            </w:r>
            <w:r>
              <w:rPr>
                <w:color w:val="000000"/>
              </w:rPr>
              <w:t>рассчитываются на МВЗ цеха/подразделения</w:t>
            </w:r>
          </w:p>
        </w:tc>
      </w:tr>
      <w:tr w:rsidR="00E90AE2" w:rsidRPr="005B4392" w:rsidTr="002D36B5">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E90AE2" w:rsidRPr="006723F9" w:rsidRDefault="00E90AE2" w:rsidP="00E90AE2">
            <w:pPr>
              <w:pStyle w:val="TABLECONTENT"/>
              <w:rPr>
                <w:color w:val="000000"/>
                <w:szCs w:val="20"/>
                <w:lang w:val="en-US"/>
              </w:rPr>
            </w:pPr>
            <w:r>
              <w:rPr>
                <w:color w:val="000000"/>
                <w:szCs w:val="20"/>
                <w:lang w:val="en-US"/>
              </w:rPr>
              <w:t>AV02</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E90AE2" w:rsidRPr="006723F9" w:rsidRDefault="00E90AE2" w:rsidP="00E90AE2">
            <w:pPr>
              <w:pStyle w:val="TABLECONTENT"/>
              <w:rPr>
                <w:color w:val="000000"/>
                <w:szCs w:val="20"/>
              </w:rPr>
            </w:pPr>
            <w:r>
              <w:rPr>
                <w:color w:val="000000"/>
                <w:szCs w:val="20"/>
              </w:rPr>
              <w:t>Восстановление узлов</w:t>
            </w:r>
            <w:r w:rsidRPr="006723F9">
              <w:rPr>
                <w:color w:val="000000"/>
                <w:szCs w:val="20"/>
              </w:rPr>
              <w:t>/</w:t>
            </w:r>
            <w:r>
              <w:rPr>
                <w:color w:val="000000"/>
                <w:szCs w:val="20"/>
              </w:rPr>
              <w:t>запчастей (материалы ОФ)</w:t>
            </w:r>
          </w:p>
        </w:tc>
        <w:tc>
          <w:tcPr>
            <w:tcW w:w="957" w:type="pct"/>
            <w:tcBorders>
              <w:top w:val="single" w:sz="8" w:space="0" w:color="auto"/>
              <w:left w:val="single" w:sz="8" w:space="0" w:color="auto"/>
              <w:bottom w:val="single" w:sz="8" w:space="0" w:color="auto"/>
              <w:right w:val="single" w:sz="8" w:space="0" w:color="auto"/>
            </w:tcBorders>
          </w:tcPr>
          <w:p w:rsidR="00E90AE2" w:rsidRPr="00B153FA" w:rsidRDefault="00E90AE2" w:rsidP="00E90AE2">
            <w:pPr>
              <w:pStyle w:val="TABLECONTENT"/>
              <w:rPr>
                <w:rFonts w:eastAsia="Calibri"/>
              </w:rPr>
            </w:pPr>
            <w:r w:rsidRPr="00B153FA">
              <w:rPr>
                <w:rFonts w:eastAsia="Calibri"/>
              </w:rPr>
              <w:t>PM_ORD01</w:t>
            </w:r>
            <w:r w:rsidRPr="00D73BDF">
              <w:rPr>
                <w:rFonts w:eastAsia="Calibri"/>
              </w:rPr>
              <w:t xml:space="preserve">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E90AE2" w:rsidRDefault="00E90AE2" w:rsidP="00E90AE2">
            <w:pPr>
              <w:pStyle w:val="TABLECONTENT"/>
              <w:rPr>
                <w:color w:val="000000"/>
                <w:szCs w:val="20"/>
              </w:rPr>
            </w:pPr>
            <w:r>
              <w:rPr>
                <w:color w:val="000000"/>
                <w:szCs w:val="20"/>
              </w:rPr>
              <w:t xml:space="preserve">«AV02» </w:t>
            </w:r>
            <w:r>
              <w:rPr>
                <w:szCs w:val="20"/>
              </w:rPr>
              <w:t>Используется для планирования восстановления узлов обменного фонда,</w:t>
            </w:r>
            <w:r w:rsidRPr="00E7743A">
              <w:rPr>
                <w:szCs w:val="20"/>
              </w:rPr>
              <w:t xml:space="preserve"> </w:t>
            </w:r>
            <w:r>
              <w:rPr>
                <w:szCs w:val="20"/>
              </w:rPr>
              <w:t xml:space="preserve">ведущихся как материалы. </w:t>
            </w:r>
            <w:r>
              <w:rPr>
                <w:color w:val="000000"/>
              </w:rPr>
              <w:t>Рассчитываются на материал с увеличением стоимости материала</w:t>
            </w:r>
          </w:p>
        </w:tc>
      </w:tr>
      <w:tr w:rsidR="00E90AE2" w:rsidRPr="005B4392" w:rsidTr="00762D33">
        <w:trPr>
          <w:cantSplit/>
        </w:trPr>
        <w:tc>
          <w:tcPr>
            <w:tcW w:w="69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E90AE2" w:rsidRDefault="00E90AE2" w:rsidP="00E90AE2">
            <w:pPr>
              <w:pStyle w:val="TABLECONTENT"/>
              <w:rPr>
                <w:rFonts w:eastAsia="Calibri"/>
                <w:lang w:val="en-US"/>
              </w:rPr>
            </w:pPr>
            <w:r>
              <w:rPr>
                <w:rFonts w:eastAsia="Calibri"/>
                <w:lang w:val="en-US"/>
              </w:rPr>
              <w:t>ATU1</w:t>
            </w:r>
          </w:p>
        </w:tc>
        <w:tc>
          <w:tcPr>
            <w:tcW w:w="86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rsidR="00E90AE2" w:rsidRDefault="00E90AE2" w:rsidP="00E90AE2">
            <w:pPr>
              <w:pStyle w:val="TABLECONTENT"/>
              <w:rPr>
                <w:rFonts w:eastAsia="Calibri"/>
              </w:rPr>
            </w:pPr>
            <w:r>
              <w:rPr>
                <w:rFonts w:eastAsia="Calibri"/>
              </w:rPr>
              <w:t>Технический заказ ТОРО</w:t>
            </w:r>
          </w:p>
        </w:tc>
        <w:tc>
          <w:tcPr>
            <w:tcW w:w="957" w:type="pct"/>
            <w:tcBorders>
              <w:top w:val="single" w:sz="8" w:space="0" w:color="auto"/>
              <w:left w:val="single" w:sz="8" w:space="0" w:color="auto"/>
              <w:bottom w:val="single" w:sz="8" w:space="0" w:color="auto"/>
              <w:right w:val="single" w:sz="8" w:space="0" w:color="auto"/>
            </w:tcBorders>
          </w:tcPr>
          <w:p w:rsidR="00E90AE2" w:rsidRPr="005B4392" w:rsidRDefault="00E90AE2" w:rsidP="00E90AE2">
            <w:pPr>
              <w:pStyle w:val="TABLECONTENT"/>
              <w:rPr>
                <w:rFonts w:eastAsia="Calibri"/>
              </w:rPr>
            </w:pPr>
            <w:r w:rsidRPr="005B4392">
              <w:rPr>
                <w:rFonts w:eastAsia="Calibri"/>
              </w:rPr>
              <w:t>PM_ORDER (см. раздел 5.7.1 данного КД)</w:t>
            </w:r>
          </w:p>
        </w:tc>
        <w:tc>
          <w:tcPr>
            <w:tcW w:w="2487" w:type="pct"/>
            <w:tcBorders>
              <w:top w:val="single" w:sz="8" w:space="0" w:color="auto"/>
              <w:left w:val="single" w:sz="8" w:space="0" w:color="auto"/>
              <w:bottom w:val="single" w:sz="8" w:space="0" w:color="auto"/>
              <w:right w:val="single" w:sz="8" w:space="0" w:color="auto"/>
            </w:tcBorders>
          </w:tcPr>
          <w:p w:rsidR="00E90AE2" w:rsidRDefault="00E90AE2" w:rsidP="00E90AE2">
            <w:pPr>
              <w:pStyle w:val="TABLECONTENT"/>
              <w:rPr>
                <w:color w:val="000000"/>
              </w:rPr>
            </w:pPr>
            <w:r>
              <w:rPr>
                <w:color w:val="000000"/>
                <w:lang w:val="en-US"/>
              </w:rPr>
              <w:t>ATU</w:t>
            </w:r>
            <w:r w:rsidRPr="004B08A9">
              <w:rPr>
                <w:color w:val="000000"/>
              </w:rPr>
              <w:t>1</w:t>
            </w:r>
            <w:r>
              <w:rPr>
                <w:color w:val="000000"/>
              </w:rPr>
              <w:t>» - Технический заказ ТОРО – Заказ ТОРО создается на цех/участок для планирования и учета работ в рамках планово-предупредительных ремонтов, когда нормативы еще неизвестны или не разработаны. На заказе планируются материалы разового потребления, услуги сторонних организаций, работы собственных подразделений. Фактические затраты на данный заказ относить запрещено.</w:t>
            </w:r>
          </w:p>
        </w:tc>
      </w:tr>
      <w:bookmarkEnd w:id="631"/>
      <w:bookmarkEnd w:id="633"/>
      <w:bookmarkEnd w:id="635"/>
    </w:tbl>
    <w:p w:rsidR="00762D33" w:rsidRDefault="00762D33" w:rsidP="00762D33"/>
    <w:p w:rsidR="00762D33" w:rsidRPr="00B153FA" w:rsidRDefault="00762D33" w:rsidP="00762D33">
      <w:pPr>
        <w:rPr>
          <w:rFonts w:eastAsia="Calibri" w:cs="Arial"/>
        </w:rPr>
      </w:pPr>
      <w:r w:rsidRPr="00B153FA">
        <w:rPr>
          <w:rFonts w:eastAsia="Calibri" w:cs="Arial"/>
        </w:rPr>
        <w:t>Кодирование видов заказа ТОРО осуществляется по следующей маске</w:t>
      </w:r>
    </w:p>
    <w:p w:rsidR="00762D33" w:rsidRPr="00B153FA" w:rsidRDefault="00762D33" w:rsidP="00762D33">
      <w:pPr>
        <w:jc w:val="center"/>
        <w:rPr>
          <w:rFonts w:eastAsia="Calibri" w:cs="Arial"/>
        </w:rPr>
      </w:pPr>
      <w:r w:rsidRPr="00B153FA">
        <w:rPr>
          <w:rFonts w:eastAsia="Calibri" w:cs="Arial"/>
        </w:rPr>
        <w:t>N   NN    N</w:t>
      </w:r>
    </w:p>
    <w:p w:rsidR="00762D33" w:rsidRPr="00B153FA" w:rsidRDefault="00762D33" w:rsidP="00762D33">
      <w:pPr>
        <w:jc w:val="center"/>
        <w:rPr>
          <w:rFonts w:eastAsia="Calibri" w:cs="Arial"/>
        </w:rPr>
      </w:pPr>
      <w:r w:rsidRPr="00B153FA">
        <w:rPr>
          <w:rFonts w:eastAsia="Calibri" w:cs="Arial"/>
        </w:rPr>
        <w:t>1    23     4</w:t>
      </w:r>
    </w:p>
    <w:p w:rsidR="00762D33" w:rsidRPr="00B153FA" w:rsidRDefault="00762D33" w:rsidP="00762D33">
      <w:pPr>
        <w:rPr>
          <w:rFonts w:eastAsia="Calibri" w:cs="Arial"/>
        </w:rPr>
      </w:pPr>
      <w:r w:rsidRPr="00B153FA">
        <w:rPr>
          <w:rFonts w:eastAsia="Calibri" w:cs="Arial"/>
        </w:rPr>
        <w:t xml:space="preserve">где </w:t>
      </w:r>
    </w:p>
    <w:p w:rsidR="00762D33" w:rsidRPr="00B153FA" w:rsidRDefault="00762D33" w:rsidP="00762D33">
      <w:pPr>
        <w:rPr>
          <w:rFonts w:eastAsia="Calibri" w:cs="Arial"/>
        </w:rPr>
      </w:pPr>
      <w:r w:rsidRPr="00B153FA">
        <w:rPr>
          <w:rFonts w:eastAsia="Calibri" w:cs="Arial"/>
        </w:rPr>
        <w:t>- 1 – всегда символ «А», группировка видов заказов, относящихся к направлению ТОРО:</w:t>
      </w:r>
    </w:p>
    <w:p w:rsidR="00762D33" w:rsidRPr="00B153FA" w:rsidRDefault="00762D33" w:rsidP="00762D33">
      <w:pPr>
        <w:rPr>
          <w:rFonts w:eastAsia="Calibri" w:cs="Arial"/>
        </w:rPr>
      </w:pPr>
      <w:r w:rsidRPr="00B153FA">
        <w:rPr>
          <w:rFonts w:eastAsia="Calibri" w:cs="Arial"/>
        </w:rPr>
        <w:t>- 2-3 – деление заказов на группы:</w:t>
      </w:r>
    </w:p>
    <w:p w:rsidR="00762D33" w:rsidRPr="00B153FA" w:rsidRDefault="00762D33" w:rsidP="00762D33">
      <w:pPr>
        <w:rPr>
          <w:rFonts w:eastAsia="Calibri" w:cs="Arial"/>
        </w:rPr>
      </w:pPr>
      <w:r w:rsidRPr="00B153FA">
        <w:rPr>
          <w:rFonts w:eastAsia="Calibri" w:cs="Arial"/>
        </w:rPr>
        <w:t>  - PP мероприятия ТОРО по ППР;</w:t>
      </w:r>
    </w:p>
    <w:p w:rsidR="00762D33" w:rsidRPr="00B153FA" w:rsidRDefault="00762D33" w:rsidP="00762D33">
      <w:pPr>
        <w:rPr>
          <w:rFonts w:eastAsia="Calibri" w:cs="Arial"/>
        </w:rPr>
      </w:pPr>
      <w:r w:rsidRPr="003D617A">
        <w:rPr>
          <w:rFonts w:eastAsia="Calibri" w:cs="Arial"/>
        </w:rPr>
        <w:t>  -</w:t>
      </w:r>
      <w:r>
        <w:rPr>
          <w:rFonts w:eastAsia="Calibri" w:cs="Arial"/>
        </w:rPr>
        <w:t xml:space="preserve"> </w:t>
      </w:r>
      <w:r w:rsidRPr="00B153FA">
        <w:rPr>
          <w:rFonts w:eastAsia="Calibri" w:cs="Arial"/>
        </w:rPr>
        <w:t>VS мероприятия состоянию (включая плановые работы по техническому состоянию, устранению предписаний в соответствии с ЭПБ и внеплановые работы);</w:t>
      </w:r>
    </w:p>
    <w:p w:rsidR="00762D33" w:rsidRPr="00B153FA" w:rsidRDefault="00762D33" w:rsidP="00762D33">
      <w:pPr>
        <w:rPr>
          <w:rFonts w:eastAsia="Calibri" w:cs="Arial"/>
        </w:rPr>
      </w:pPr>
      <w:r w:rsidRPr="00B153FA">
        <w:rPr>
          <w:rFonts w:eastAsia="Calibri" w:cs="Arial"/>
        </w:rPr>
        <w:t>  - VR мероприятия на устранение аварии;</w:t>
      </w:r>
    </w:p>
    <w:p w:rsidR="00762D33" w:rsidRPr="00B153FA" w:rsidRDefault="00762D33" w:rsidP="00762D33">
      <w:pPr>
        <w:rPr>
          <w:rFonts w:eastAsia="Calibri" w:cs="Arial"/>
        </w:rPr>
      </w:pPr>
      <w:r w:rsidRPr="00B153FA">
        <w:rPr>
          <w:rFonts w:eastAsia="Calibri" w:cs="Arial"/>
        </w:rPr>
        <w:t xml:space="preserve">  - </w:t>
      </w:r>
      <w:r w:rsidRPr="003D617A">
        <w:rPr>
          <w:rFonts w:eastAsia="Calibri" w:cs="Arial"/>
        </w:rPr>
        <w:t>DI мероприятия</w:t>
      </w:r>
      <w:r w:rsidRPr="00B153FA">
        <w:rPr>
          <w:rFonts w:eastAsia="Calibri" w:cs="Arial"/>
        </w:rPr>
        <w:t xml:space="preserve"> по диагностике;</w:t>
      </w:r>
    </w:p>
    <w:p w:rsidR="00762D33" w:rsidRPr="00B153FA" w:rsidRDefault="00762D33" w:rsidP="00762D33">
      <w:pPr>
        <w:rPr>
          <w:rFonts w:eastAsia="Calibri" w:cs="Arial"/>
        </w:rPr>
      </w:pPr>
      <w:r w:rsidRPr="00B153FA">
        <w:rPr>
          <w:rFonts w:eastAsia="Calibri" w:cs="Arial"/>
        </w:rPr>
        <w:t>  - PB мероприятия по выполнению работ ЭПБ</w:t>
      </w:r>
    </w:p>
    <w:p w:rsidR="00762D33" w:rsidRPr="00B153FA" w:rsidRDefault="00762D33" w:rsidP="00762D33">
      <w:pPr>
        <w:rPr>
          <w:rFonts w:eastAsia="Calibri" w:cs="Arial"/>
        </w:rPr>
      </w:pPr>
      <w:r w:rsidRPr="00B153FA">
        <w:rPr>
          <w:rFonts w:eastAsia="Calibri" w:cs="Arial"/>
        </w:rPr>
        <w:t>  - KR мероприятия по выполнению капитализируемых ремонтов</w:t>
      </w:r>
    </w:p>
    <w:p w:rsidR="00762D33" w:rsidRDefault="00762D33" w:rsidP="00762D33">
      <w:pPr>
        <w:rPr>
          <w:rFonts w:eastAsia="Calibri" w:cs="Arial"/>
        </w:rPr>
      </w:pPr>
      <w:r w:rsidRPr="00B153FA">
        <w:rPr>
          <w:rFonts w:eastAsia="Calibri" w:cs="Arial"/>
        </w:rPr>
        <w:t>  - RP мероприятия для планирования и учета регулярно потребляемых материалов</w:t>
      </w:r>
    </w:p>
    <w:p w:rsidR="00762D33" w:rsidRDefault="00762D33" w:rsidP="00762D33">
      <w:pPr>
        <w:rPr>
          <w:rFonts w:eastAsia="Calibri" w:cs="Arial"/>
        </w:rPr>
      </w:pPr>
      <w:r w:rsidRPr="00B153FA">
        <w:rPr>
          <w:rFonts w:eastAsia="Calibri" w:cs="Arial"/>
        </w:rPr>
        <w:t xml:space="preserve">  </w:t>
      </w:r>
      <w:r>
        <w:rPr>
          <w:rFonts w:eastAsia="Calibri" w:cs="Arial"/>
        </w:rPr>
        <w:t xml:space="preserve">- </w:t>
      </w:r>
      <w:r>
        <w:rPr>
          <w:rFonts w:eastAsia="Calibri" w:cs="Arial"/>
          <w:lang w:val="en-US"/>
        </w:rPr>
        <w:t>TU</w:t>
      </w:r>
      <w:r w:rsidRPr="00B153FA">
        <w:rPr>
          <w:rFonts w:eastAsia="Calibri" w:cs="Arial"/>
        </w:rPr>
        <w:t xml:space="preserve"> </w:t>
      </w:r>
      <w:r>
        <w:rPr>
          <w:rFonts w:eastAsia="Calibri" w:cs="Arial"/>
        </w:rPr>
        <w:t>мероприятия для планирования работ без нормативов</w:t>
      </w:r>
    </w:p>
    <w:p w:rsidR="00762D33" w:rsidRPr="003934DE" w:rsidRDefault="00762D33" w:rsidP="00762D33">
      <w:pPr>
        <w:rPr>
          <w:rFonts w:eastAsia="Calibri" w:cs="Arial"/>
        </w:rPr>
      </w:pPr>
      <w:r>
        <w:rPr>
          <w:rFonts w:eastAsia="Calibri" w:cs="Arial"/>
        </w:rPr>
        <w:t xml:space="preserve">  - </w:t>
      </w:r>
      <w:r>
        <w:rPr>
          <w:rFonts w:eastAsia="Calibri" w:cs="Arial"/>
          <w:lang w:val="en-US"/>
        </w:rPr>
        <w:t>ET</w:t>
      </w:r>
      <w:r w:rsidRPr="00B153FA">
        <w:rPr>
          <w:rFonts w:eastAsia="Calibri" w:cs="Arial"/>
        </w:rPr>
        <w:t xml:space="preserve"> </w:t>
      </w:r>
      <w:r>
        <w:rPr>
          <w:rFonts w:eastAsia="Calibri" w:cs="Arial"/>
        </w:rPr>
        <w:t>мероприятия по ЕТО</w:t>
      </w:r>
    </w:p>
    <w:p w:rsidR="00762D33" w:rsidRDefault="00762D33" w:rsidP="00762D33">
      <w:pPr>
        <w:rPr>
          <w:rFonts w:eastAsia="Calibri" w:cs="Arial"/>
        </w:rPr>
      </w:pPr>
      <w:r w:rsidRPr="00B153FA">
        <w:rPr>
          <w:rFonts w:eastAsia="Calibri" w:cs="Arial"/>
        </w:rPr>
        <w:t>- 4 порядковый номер внутри каждой группы заказов.</w:t>
      </w:r>
    </w:p>
    <w:p w:rsidR="00762D33" w:rsidRPr="00B153FA" w:rsidRDefault="00762D33" w:rsidP="00762D33">
      <w:pPr>
        <w:pStyle w:val="Tabname"/>
        <w:keepNext/>
        <w:spacing w:before="0" w:after="240" w:line="276" w:lineRule="auto"/>
        <w:jc w:val="right"/>
        <w:rPr>
          <w:rFonts w:cs="Arial"/>
          <w:sz w:val="22"/>
          <w:szCs w:val="22"/>
        </w:rPr>
      </w:pPr>
      <w:r w:rsidRPr="00752D14">
        <w:rPr>
          <w:rFonts w:cs="Arial"/>
          <w:sz w:val="22"/>
          <w:szCs w:val="22"/>
        </w:rPr>
        <w:t xml:space="preserve">Таблица </w:t>
      </w:r>
      <w:r w:rsidRPr="00752D14">
        <w:rPr>
          <w:rFonts w:cs="Arial"/>
          <w:sz w:val="22"/>
        </w:rPr>
        <w:fldChar w:fldCharType="begin"/>
      </w:r>
      <w:r w:rsidRPr="00752D14">
        <w:rPr>
          <w:rFonts w:cs="Arial"/>
          <w:sz w:val="22"/>
          <w:szCs w:val="22"/>
        </w:rPr>
        <w:instrText xml:space="preserve"> SEQ Таблица \* ARABIC </w:instrText>
      </w:r>
      <w:r w:rsidRPr="00752D14">
        <w:rPr>
          <w:rFonts w:cs="Arial"/>
          <w:sz w:val="22"/>
        </w:rPr>
        <w:fldChar w:fldCharType="separate"/>
      </w:r>
      <w:r w:rsidR="00E24180">
        <w:rPr>
          <w:rFonts w:cs="Arial"/>
          <w:noProof/>
          <w:sz w:val="22"/>
          <w:szCs w:val="22"/>
        </w:rPr>
        <w:t>11</w:t>
      </w:r>
      <w:r w:rsidRPr="00752D14">
        <w:rPr>
          <w:rFonts w:cs="Arial"/>
          <w:sz w:val="22"/>
        </w:rPr>
        <w:fldChar w:fldCharType="end"/>
      </w:r>
      <w:r w:rsidRPr="00752D14">
        <w:rPr>
          <w:rFonts w:cs="Arial"/>
          <w:sz w:val="22"/>
          <w:szCs w:val="22"/>
        </w:rPr>
        <w:t>.</w:t>
      </w:r>
      <w:r w:rsidRPr="00752D14">
        <w:rPr>
          <w:rFonts w:eastAsia="Calibri" w:cs="Arial"/>
          <w:iCs w:val="0"/>
          <w:color w:val="000000" w:themeColor="text1"/>
          <w:kern w:val="24"/>
          <w:sz w:val="22"/>
          <w:szCs w:val="22"/>
        </w:rPr>
        <w:t xml:space="preserve"> </w:t>
      </w:r>
      <w:bookmarkEnd w:id="634"/>
      <w:r w:rsidRPr="00752D14">
        <w:rPr>
          <w:rFonts w:eastAsia="Calibri" w:cs="Arial"/>
          <w:iCs w:val="0"/>
          <w:color w:val="000000" w:themeColor="text1"/>
          <w:kern w:val="24"/>
          <w:sz w:val="22"/>
          <w:szCs w:val="22"/>
        </w:rPr>
        <w:t>Диапазоны</w:t>
      </w:r>
      <w:r w:rsidRPr="00B153FA">
        <w:rPr>
          <w:rFonts w:eastAsia="Calibri" w:cs="Arial"/>
          <w:iCs w:val="0"/>
          <w:color w:val="000000" w:themeColor="text1"/>
          <w:kern w:val="24"/>
          <w:sz w:val="22"/>
          <w:szCs w:val="22"/>
        </w:rPr>
        <w:t xml:space="preserve"> номеров заказов</w:t>
      </w:r>
    </w:p>
    <w:tbl>
      <w:tblPr>
        <w:tblW w:w="4938" w:type="pct"/>
        <w:tblCellMar>
          <w:left w:w="0" w:type="dxa"/>
          <w:right w:w="0" w:type="dxa"/>
        </w:tblCellMar>
        <w:tblLook w:val="04A0" w:firstRow="1" w:lastRow="0" w:firstColumn="1" w:lastColumn="0" w:noHBand="0" w:noVBand="1"/>
      </w:tblPr>
      <w:tblGrid>
        <w:gridCol w:w="2024"/>
        <w:gridCol w:w="8026"/>
      </w:tblGrid>
      <w:tr w:rsidR="00762D33" w:rsidRPr="007008A3" w:rsidTr="00762D33">
        <w:trPr>
          <w:cantSplit/>
          <w:trHeight w:val="397"/>
          <w:tblHeader/>
        </w:trPr>
        <w:tc>
          <w:tcPr>
            <w:tcW w:w="1007"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0"/>
              <w:rPr>
                <w:rFonts w:eastAsiaTheme="minorHAnsi" w:cs="Arial"/>
                <w:b/>
                <w:sz w:val="20"/>
                <w:szCs w:val="20"/>
              </w:rPr>
            </w:pPr>
            <w:r w:rsidRPr="00B153FA">
              <w:rPr>
                <w:rFonts w:eastAsiaTheme="minorHAnsi" w:cs="Arial"/>
                <w:b/>
                <w:sz w:val="20"/>
                <w:szCs w:val="20"/>
              </w:rPr>
              <w:t>Вид заказа</w:t>
            </w:r>
          </w:p>
        </w:tc>
        <w:tc>
          <w:tcPr>
            <w:tcW w:w="399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jc w:val="center"/>
              <w:rPr>
                <w:rFonts w:cs="Arial"/>
                <w:b/>
                <w:sz w:val="20"/>
                <w:szCs w:val="20"/>
              </w:rPr>
            </w:pPr>
            <w:r w:rsidRPr="00B153FA">
              <w:rPr>
                <w:rFonts w:cs="Arial"/>
                <w:b/>
                <w:sz w:val="20"/>
                <w:szCs w:val="20"/>
              </w:rPr>
              <w:t>Диапазон номеров</w:t>
            </w:r>
          </w:p>
        </w:tc>
      </w:tr>
      <w:tr w:rsidR="00762D33" w:rsidRPr="007008A3"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762D33" w:rsidRDefault="00762D33" w:rsidP="00762D33">
            <w:pPr>
              <w:pStyle w:val="TABLECONTENT"/>
              <w:rPr>
                <w:rFonts w:eastAsia="Calibri"/>
                <w:bCs/>
                <w:color w:val="000000" w:themeColor="text1"/>
                <w:kern w:val="24"/>
                <w:lang w:val="en-US"/>
              </w:rPr>
            </w:pPr>
            <w:r w:rsidRPr="00721C11">
              <w:rPr>
                <w:rFonts w:eastAsia="Calibri"/>
                <w:bCs/>
                <w:color w:val="000000" w:themeColor="text1"/>
                <w:kern w:val="24"/>
                <w:lang w:val="en-US"/>
              </w:rPr>
              <w:t>APP1</w:t>
            </w:r>
          </w:p>
          <w:p w:rsidR="00224DC3" w:rsidRPr="00E45C50" w:rsidRDefault="00224DC3" w:rsidP="00762D33">
            <w:pPr>
              <w:pStyle w:val="TABLECONTENT"/>
              <w:rPr>
                <w:lang w:val="en-US"/>
              </w:rPr>
            </w:pPr>
            <w:r>
              <w:rPr>
                <w:rFonts w:eastAsia="Calibri"/>
                <w:bCs/>
                <w:color w:val="000000" w:themeColor="text1"/>
                <w:kern w:val="24"/>
                <w:lang w:val="en-US"/>
              </w:rPr>
              <w:t>ATS1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rsidR="00762D33" w:rsidRPr="00B153FA" w:rsidRDefault="00762D33" w:rsidP="00762D33">
            <w:pPr>
              <w:pStyle w:val="TABLECONTENT"/>
            </w:pPr>
            <w:r>
              <w:t>11</w:t>
            </w:r>
            <w:r w:rsidRPr="00B153FA">
              <w:t>00000000 - 1</w:t>
            </w:r>
            <w:r>
              <w:t>1</w:t>
            </w:r>
            <w:r w:rsidRPr="00B153FA">
              <w:t xml:space="preserve">99999999 </w:t>
            </w:r>
          </w:p>
        </w:tc>
      </w:tr>
      <w:tr w:rsidR="00762D33" w:rsidRPr="007008A3"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762D33" w:rsidRPr="00721C11" w:rsidRDefault="00762D33" w:rsidP="00762D33">
            <w:pPr>
              <w:pStyle w:val="TABLECONTENT"/>
            </w:pPr>
            <w:r w:rsidRPr="00721C11">
              <w:rPr>
                <w:rFonts w:eastAsia="Calibri"/>
                <w:bCs/>
                <w:color w:val="000000" w:themeColor="text1"/>
                <w:kern w:val="24"/>
                <w:lang w:val="en-US"/>
              </w:rPr>
              <w:t>AV</w:t>
            </w:r>
            <w:r>
              <w:rPr>
                <w:rFonts w:eastAsia="Calibri"/>
                <w:bCs/>
                <w:color w:val="000000" w:themeColor="text1"/>
                <w:kern w:val="24"/>
              </w:rPr>
              <w:t>S</w:t>
            </w:r>
            <w:r w:rsidRPr="00721C11">
              <w:rPr>
                <w:rFonts w:eastAsia="Calibri"/>
                <w:bCs/>
                <w:color w:val="000000" w:themeColor="text1"/>
                <w:kern w:val="24"/>
              </w:rPr>
              <w:t xml:space="preserve">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rsidR="00762D33" w:rsidRPr="00B153FA" w:rsidRDefault="00762D33" w:rsidP="00762D33">
            <w:pPr>
              <w:pStyle w:val="TABLECONTENT"/>
            </w:pPr>
            <w:r>
              <w:t>12</w:t>
            </w:r>
            <w:r w:rsidRPr="00B153FA">
              <w:t xml:space="preserve">00000000 - </w:t>
            </w:r>
            <w:r>
              <w:t>124</w:t>
            </w:r>
            <w:r w:rsidRPr="00B153FA">
              <w:t xml:space="preserve">9999999 </w:t>
            </w:r>
          </w:p>
        </w:tc>
      </w:tr>
      <w:tr w:rsidR="00762D33" w:rsidRPr="007008A3"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762D33" w:rsidRPr="00721C11" w:rsidRDefault="00762D33" w:rsidP="00762D33">
            <w:pPr>
              <w:pStyle w:val="TABLECONTENT"/>
            </w:pPr>
            <w:r w:rsidRPr="00721C11">
              <w:rPr>
                <w:rFonts w:eastAsia="Calibri"/>
                <w:bCs/>
                <w:color w:val="000000" w:themeColor="text1"/>
                <w:kern w:val="24"/>
              </w:rPr>
              <w:t xml:space="preserve">AVR1 </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rsidR="00762D33" w:rsidRPr="00B153FA" w:rsidRDefault="00762D33" w:rsidP="00762D33">
            <w:pPr>
              <w:pStyle w:val="TABLECONTENT"/>
            </w:pPr>
            <w:r>
              <w:t>125</w:t>
            </w:r>
            <w:r w:rsidRPr="00B153FA">
              <w:t xml:space="preserve">0000000 - </w:t>
            </w:r>
            <w:r>
              <w:t>12</w:t>
            </w:r>
            <w:r w:rsidRPr="00B153FA">
              <w:t xml:space="preserve">99999999 </w:t>
            </w:r>
          </w:p>
        </w:tc>
      </w:tr>
      <w:tr w:rsidR="00762D33" w:rsidRPr="007008A3" w:rsidTr="00762D33">
        <w:trPr>
          <w:cantSplit/>
        </w:trPr>
        <w:tc>
          <w:tcPr>
            <w:tcW w:w="1007"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762D33" w:rsidRPr="00721C11" w:rsidRDefault="00762D33" w:rsidP="00762D33">
            <w:pPr>
              <w:pStyle w:val="TABLECONTENT"/>
            </w:pPr>
            <w:r w:rsidRPr="00721C11">
              <w:rPr>
                <w:rFonts w:eastAsia="Calibri"/>
                <w:bCs/>
                <w:color w:val="000000" w:themeColor="text1"/>
                <w:kern w:val="24"/>
              </w:rPr>
              <w:t>AD</w:t>
            </w:r>
            <w:r w:rsidRPr="00721C11">
              <w:rPr>
                <w:rFonts w:eastAsia="Calibri"/>
                <w:bCs/>
                <w:color w:val="000000" w:themeColor="text1"/>
                <w:kern w:val="24"/>
                <w:lang w:val="en-US"/>
              </w:rPr>
              <w:t>I1</w:t>
            </w:r>
          </w:p>
        </w:tc>
        <w:tc>
          <w:tcPr>
            <w:tcW w:w="3993" w:type="pct"/>
            <w:tcBorders>
              <w:top w:val="nil"/>
              <w:left w:val="nil"/>
              <w:bottom w:val="single" w:sz="8" w:space="0" w:color="auto"/>
              <w:right w:val="single" w:sz="12" w:space="0" w:color="auto"/>
            </w:tcBorders>
            <w:tcMar>
              <w:top w:w="0" w:type="dxa"/>
              <w:left w:w="108" w:type="dxa"/>
              <w:bottom w:w="0" w:type="dxa"/>
              <w:right w:w="108" w:type="dxa"/>
            </w:tcMar>
          </w:tcPr>
          <w:p w:rsidR="00762D33" w:rsidRPr="00B153FA" w:rsidRDefault="00762D33" w:rsidP="00762D33">
            <w:pPr>
              <w:pStyle w:val="TABLECONTENT"/>
            </w:pPr>
            <w:r>
              <w:t>13</w:t>
            </w:r>
            <w:r w:rsidRPr="00B153FA">
              <w:t xml:space="preserve">00000000 - </w:t>
            </w:r>
            <w:r>
              <w:t>13</w:t>
            </w:r>
            <w:r w:rsidRPr="00B153FA">
              <w:t xml:space="preserve">49999999 </w:t>
            </w:r>
          </w:p>
        </w:tc>
      </w:tr>
      <w:tr w:rsidR="00762D33"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Pr="00721C11" w:rsidRDefault="00762D33" w:rsidP="00762D33">
            <w:pPr>
              <w:pStyle w:val="TABLECONTENT"/>
            </w:pPr>
            <w:r w:rsidRPr="00721C11">
              <w:rPr>
                <w:rFonts w:eastAsia="Calibri"/>
                <w:bCs/>
                <w:color w:val="000000" w:themeColor="text1"/>
                <w:kern w:val="24"/>
                <w:lang w:val="en-US"/>
              </w:rPr>
              <w:t>APB1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B153FA" w:rsidRDefault="00762D33" w:rsidP="00762D33">
            <w:pPr>
              <w:pStyle w:val="TABLECONTENT"/>
            </w:pPr>
            <w:r>
              <w:t>135</w:t>
            </w:r>
            <w:r w:rsidRPr="00B153FA">
              <w:t xml:space="preserve">0000000 - </w:t>
            </w:r>
            <w:r>
              <w:t>139</w:t>
            </w:r>
            <w:r w:rsidRPr="00B153FA">
              <w:t xml:space="preserve">9999999 </w:t>
            </w:r>
          </w:p>
        </w:tc>
      </w:tr>
      <w:tr w:rsidR="00762D33"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Pr="00B153FA"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ARP1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F16523" w:rsidRDefault="00762D33" w:rsidP="00762D33">
            <w:pPr>
              <w:pStyle w:val="TABLECONTENT"/>
            </w:pPr>
            <w:r>
              <w:t>15</w:t>
            </w:r>
            <w:r w:rsidRPr="00F16523">
              <w:t xml:space="preserve">00000000 - </w:t>
            </w:r>
            <w:r w:rsidR="0039285A" w:rsidRPr="0039285A">
              <w:t>1549999999</w:t>
            </w:r>
          </w:p>
        </w:tc>
      </w:tr>
      <w:tr w:rsidR="00762D33"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AETG</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F16523" w:rsidRDefault="00762D33" w:rsidP="00762D33">
            <w:pPr>
              <w:pStyle w:val="TABLECONTENT"/>
            </w:pPr>
            <w:r>
              <w:t>16</w:t>
            </w:r>
            <w:r w:rsidRPr="00F16523">
              <w:t xml:space="preserve">00000000 - </w:t>
            </w:r>
            <w:r>
              <w:t>169</w:t>
            </w:r>
            <w:r w:rsidRPr="00F16523">
              <w:t>9999999</w:t>
            </w:r>
          </w:p>
        </w:tc>
      </w:tr>
      <w:tr w:rsidR="00762D33"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AETZ</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F16523" w:rsidRDefault="00762D33" w:rsidP="00762D33">
            <w:pPr>
              <w:pStyle w:val="TABLECONTENT"/>
            </w:pPr>
            <w:r>
              <w:rPr>
                <w:lang w:val="en-US"/>
              </w:rPr>
              <w:t>17</w:t>
            </w:r>
            <w:r w:rsidRPr="00F16523">
              <w:rPr>
                <w:lang w:val="en-US"/>
              </w:rPr>
              <w:t>0</w:t>
            </w:r>
            <w:r w:rsidRPr="00F16523">
              <w:t xml:space="preserve">0000000 - </w:t>
            </w:r>
            <w:r>
              <w:t>17</w:t>
            </w:r>
            <w:r w:rsidRPr="00F16523">
              <w:t>99999999</w:t>
            </w:r>
          </w:p>
        </w:tc>
      </w:tr>
      <w:tr w:rsidR="00762D33"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Default="00762D33" w:rsidP="00762D33">
            <w:pPr>
              <w:pStyle w:val="TABLECONTENT"/>
              <w:rPr>
                <w:rFonts w:eastAsia="Calibri"/>
                <w:bCs/>
                <w:color w:val="000000" w:themeColor="text1"/>
                <w:kern w:val="24"/>
                <w:lang w:val="en-US"/>
              </w:rPr>
            </w:pPr>
            <w:r>
              <w:rPr>
                <w:rFonts w:eastAsia="Calibri"/>
                <w:bCs/>
                <w:color w:val="000000" w:themeColor="text1"/>
                <w:kern w:val="24"/>
                <w:lang w:val="en-US"/>
              </w:rPr>
              <w:t>ATU1</w:t>
            </w:r>
          </w:p>
          <w:p w:rsidR="0023764B" w:rsidRDefault="0023764B" w:rsidP="00762D33">
            <w:pPr>
              <w:pStyle w:val="TABLECONTENT"/>
              <w:rPr>
                <w:rFonts w:eastAsia="Calibri"/>
                <w:bCs/>
                <w:color w:val="000000" w:themeColor="text1"/>
                <w:kern w:val="24"/>
                <w:lang w:val="en-US"/>
              </w:rPr>
            </w:pPr>
            <w:r>
              <w:rPr>
                <w:rFonts w:eastAsia="Calibri"/>
                <w:bCs/>
                <w:color w:val="000000" w:themeColor="text1"/>
                <w:kern w:val="24"/>
                <w:lang w:val="en-US"/>
              </w:rPr>
              <w:t>ACR1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F16523" w:rsidRDefault="00762D33" w:rsidP="00762D33">
            <w:pPr>
              <w:pStyle w:val="TABLECONTENT"/>
              <w:rPr>
                <w:lang w:val="en-US"/>
              </w:rPr>
            </w:pPr>
            <w:r w:rsidRPr="00F16523">
              <w:t>1</w:t>
            </w:r>
            <w:r>
              <w:t>800</w:t>
            </w:r>
            <w:r w:rsidRPr="00F16523">
              <w:t xml:space="preserve">000000 - </w:t>
            </w:r>
            <w:r w:rsidRPr="00F16523">
              <w:rPr>
                <w:lang w:val="en-US"/>
              </w:rPr>
              <w:t>1</w:t>
            </w:r>
            <w:r>
              <w:t>899</w:t>
            </w:r>
            <w:r w:rsidRPr="00F16523">
              <w:t>999999</w:t>
            </w:r>
          </w:p>
        </w:tc>
      </w:tr>
      <w:tr w:rsidR="00006959" w:rsidRPr="007008A3" w:rsidTr="002D36B5">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006959" w:rsidRPr="006723F9" w:rsidRDefault="00950884" w:rsidP="002D36B5">
            <w:pPr>
              <w:pStyle w:val="TABLECONTENT"/>
              <w:rPr>
                <w:color w:val="000000"/>
                <w:szCs w:val="20"/>
                <w:lang w:val="en-US"/>
              </w:rPr>
            </w:pPr>
            <w:r>
              <w:rPr>
                <w:color w:val="000000"/>
                <w:szCs w:val="20"/>
                <w:lang w:val="en-US"/>
              </w:rPr>
              <w:t>AV01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006959" w:rsidRPr="00F16523" w:rsidRDefault="00006959" w:rsidP="002D36B5">
            <w:pPr>
              <w:pStyle w:val="TABLECONTENT"/>
            </w:pPr>
            <w:r w:rsidRPr="00F16523">
              <w:t>1</w:t>
            </w:r>
            <w:r w:rsidR="008D531B">
              <w:rPr>
                <w:lang w:val="en-US"/>
              </w:rPr>
              <w:t>9</w:t>
            </w:r>
            <w:r>
              <w:t>00</w:t>
            </w:r>
            <w:r w:rsidRPr="00F16523">
              <w:t xml:space="preserve">000000 - </w:t>
            </w:r>
            <w:r w:rsidRPr="00F16523">
              <w:rPr>
                <w:lang w:val="en-US"/>
              </w:rPr>
              <w:t>1</w:t>
            </w:r>
            <w:r>
              <w:rPr>
                <w:lang w:val="en-US"/>
              </w:rPr>
              <w:t>9</w:t>
            </w:r>
            <w:r w:rsidR="00B44EE8">
              <w:t>4</w:t>
            </w:r>
            <w:r>
              <w:t>9</w:t>
            </w:r>
            <w:r w:rsidRPr="00F16523">
              <w:t>999999</w:t>
            </w:r>
          </w:p>
        </w:tc>
      </w:tr>
      <w:tr w:rsidR="00762D33"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Default="00762D33" w:rsidP="00762D33">
            <w:pPr>
              <w:pStyle w:val="TABLECONTENT"/>
              <w:rPr>
                <w:rFonts w:eastAsia="Calibri"/>
                <w:bCs/>
                <w:color w:val="000000" w:themeColor="text1"/>
                <w:kern w:val="24"/>
                <w:lang w:val="en-US"/>
              </w:rPr>
            </w:pPr>
            <w:r w:rsidRPr="00E7743A">
              <w:rPr>
                <w:color w:val="000000"/>
                <w:szCs w:val="20"/>
              </w:rPr>
              <w:t>AV0</w:t>
            </w:r>
            <w:r w:rsidR="00B44EE8">
              <w:rPr>
                <w:color w:val="000000"/>
                <w:szCs w:val="20"/>
              </w:rPr>
              <w:t>2</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F16523" w:rsidRDefault="00762D33" w:rsidP="00762D33">
            <w:pPr>
              <w:pStyle w:val="TABLECONTENT"/>
            </w:pPr>
            <w:r w:rsidRPr="00F16523">
              <w:t>1</w:t>
            </w:r>
            <w:r>
              <w:t>9</w:t>
            </w:r>
            <w:r w:rsidR="00B44EE8">
              <w:t>5</w:t>
            </w:r>
            <w:r>
              <w:t>0</w:t>
            </w:r>
            <w:r w:rsidRPr="00F16523">
              <w:t xml:space="preserve">000000 - </w:t>
            </w:r>
            <w:r w:rsidRPr="00F16523">
              <w:rPr>
                <w:lang w:val="en-US"/>
              </w:rPr>
              <w:t>1</w:t>
            </w:r>
            <w:r>
              <w:t>999</w:t>
            </w:r>
            <w:r w:rsidRPr="00F16523">
              <w:t>999999</w:t>
            </w:r>
          </w:p>
        </w:tc>
      </w:tr>
      <w:tr w:rsidR="0039285A"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39285A" w:rsidRPr="009721BA" w:rsidRDefault="0039285A" w:rsidP="00762D33">
            <w:pPr>
              <w:pStyle w:val="TABLECONTENT"/>
              <w:rPr>
                <w:color w:val="000000"/>
                <w:szCs w:val="20"/>
                <w:lang w:val="en-US"/>
              </w:rPr>
            </w:pPr>
            <w:r>
              <w:rPr>
                <w:color w:val="000000"/>
                <w:szCs w:val="20"/>
                <w:lang w:val="en-US"/>
              </w:rPr>
              <w:t>ASR1</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39285A" w:rsidRPr="00F16523" w:rsidRDefault="0039285A" w:rsidP="00762D33">
            <w:pPr>
              <w:pStyle w:val="TABLECONTENT"/>
            </w:pPr>
            <w:r>
              <w:t xml:space="preserve">910100000000 - </w:t>
            </w:r>
            <w:r w:rsidRPr="0039285A">
              <w:t>910199999999</w:t>
            </w:r>
          </w:p>
        </w:tc>
      </w:tr>
      <w:tr w:rsidR="00861040" w:rsidRPr="007008A3" w:rsidTr="00762D33">
        <w:trPr>
          <w:cantSplit/>
        </w:trPr>
        <w:tc>
          <w:tcPr>
            <w:tcW w:w="1007"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861040" w:rsidRDefault="00861040" w:rsidP="00762D33">
            <w:pPr>
              <w:pStyle w:val="TABLECONTENT"/>
              <w:rPr>
                <w:color w:val="000000"/>
                <w:szCs w:val="20"/>
                <w:lang w:val="en-US"/>
              </w:rPr>
            </w:pPr>
            <w:r>
              <w:rPr>
                <w:color w:val="000000"/>
                <w:szCs w:val="20"/>
                <w:lang w:val="en-US"/>
              </w:rPr>
              <w:t>APRO</w:t>
            </w:r>
          </w:p>
        </w:tc>
        <w:tc>
          <w:tcPr>
            <w:tcW w:w="3993"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861040" w:rsidRDefault="00861040" w:rsidP="00762D33">
            <w:pPr>
              <w:pStyle w:val="TABLECONTENT"/>
            </w:pPr>
            <w:r w:rsidRPr="00861040">
              <w:t>2000000000</w:t>
            </w:r>
            <w:r w:rsidRPr="00F16523">
              <w:t xml:space="preserve"> - </w:t>
            </w:r>
            <w:r w:rsidRPr="00861040">
              <w:t>2099999999</w:t>
            </w:r>
          </w:p>
        </w:tc>
      </w:tr>
    </w:tbl>
    <w:p w:rsidR="00762D33" w:rsidRPr="00B153FA" w:rsidRDefault="00762D33" w:rsidP="00762D33">
      <w:pPr>
        <w:pStyle w:val="Tabname"/>
        <w:keepNext/>
        <w:spacing w:after="240"/>
        <w:jc w:val="right"/>
        <w:rPr>
          <w:rFonts w:cs="Arial"/>
          <w:b w:val="0"/>
          <w:sz w:val="24"/>
        </w:rPr>
      </w:pPr>
      <w:r w:rsidRPr="00B153FA">
        <w:rPr>
          <w:rFonts w:cs="Arial"/>
          <w:sz w:val="22"/>
          <w:szCs w:val="22"/>
        </w:rPr>
        <w:t xml:space="preserve">Таблица </w:t>
      </w:r>
      <w:r w:rsidRPr="00213317">
        <w:rPr>
          <w:rFonts w:cs="Arial"/>
          <w:sz w:val="22"/>
          <w:szCs w:val="22"/>
        </w:rPr>
        <w:fldChar w:fldCharType="begin"/>
      </w:r>
      <w:r w:rsidRPr="00B153FA">
        <w:rPr>
          <w:rFonts w:cs="Arial"/>
          <w:sz w:val="22"/>
          <w:szCs w:val="22"/>
        </w:rPr>
        <w:instrText xml:space="preserve"> SEQ Таблица \* ARABIC </w:instrText>
      </w:r>
      <w:r w:rsidRPr="00213317">
        <w:rPr>
          <w:rFonts w:cs="Arial"/>
          <w:sz w:val="22"/>
          <w:szCs w:val="22"/>
        </w:rPr>
        <w:fldChar w:fldCharType="separate"/>
      </w:r>
      <w:r w:rsidR="00E24180">
        <w:rPr>
          <w:rFonts w:cs="Arial"/>
          <w:noProof/>
          <w:sz w:val="22"/>
          <w:szCs w:val="22"/>
        </w:rPr>
        <w:t>12</w:t>
      </w:r>
      <w:r w:rsidRPr="00213317">
        <w:rPr>
          <w:rFonts w:cs="Arial"/>
          <w:sz w:val="22"/>
          <w:szCs w:val="22"/>
        </w:rPr>
        <w:fldChar w:fldCharType="end"/>
      </w:r>
      <w:r w:rsidRPr="00213317">
        <w:rPr>
          <w:rFonts w:cs="Arial"/>
          <w:sz w:val="22"/>
          <w:szCs w:val="22"/>
        </w:rPr>
        <w:t>.</w:t>
      </w:r>
      <w:r w:rsidRPr="00B153FA">
        <w:rPr>
          <w:rFonts w:cs="Arial"/>
          <w:sz w:val="22"/>
          <w:szCs w:val="22"/>
        </w:rPr>
        <w:t xml:space="preserve"> Управляющий ключ операции (описание настроек приведено в КД</w:t>
      </w:r>
      <w:r w:rsidRPr="004F3569">
        <w:rPr>
          <w:rFonts w:cs="Arial"/>
          <w:sz w:val="24"/>
        </w:rPr>
        <w:t xml:space="preserve"> </w:t>
      </w:r>
      <w:r w:rsidR="001710A8">
        <w:rPr>
          <w:rFonts w:cs="Arial"/>
          <w:sz w:val="24"/>
        </w:rPr>
        <w:t>ERP.</w:t>
      </w:r>
      <w:r w:rsidR="000B519E">
        <w:rPr>
          <w:rFonts w:cs="Arial"/>
          <w:sz w:val="24"/>
        </w:rPr>
        <w:t>4.6.1.2.</w:t>
      </w:r>
      <w:r w:rsidRPr="004F3569">
        <w:rPr>
          <w:rFonts w:cs="Arial"/>
          <w:sz w:val="24"/>
        </w:rPr>
        <w:t>54)</w:t>
      </w:r>
    </w:p>
    <w:tbl>
      <w:tblPr>
        <w:tblW w:w="4938" w:type="pct"/>
        <w:tblCellMar>
          <w:left w:w="0" w:type="dxa"/>
          <w:right w:w="0" w:type="dxa"/>
        </w:tblCellMar>
        <w:tblLook w:val="04A0" w:firstRow="1" w:lastRow="0" w:firstColumn="1" w:lastColumn="0" w:noHBand="0" w:noVBand="1"/>
      </w:tblPr>
      <w:tblGrid>
        <w:gridCol w:w="1970"/>
        <w:gridCol w:w="8080"/>
      </w:tblGrid>
      <w:tr w:rsidR="00762D33" w:rsidRPr="007008A3" w:rsidTr="00762D33">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19"/>
              <w:rPr>
                <w:rFonts w:eastAsiaTheme="minorHAnsi" w:cs="Arial"/>
                <w:b/>
                <w:sz w:val="20"/>
                <w:szCs w:val="20"/>
              </w:rPr>
            </w:pPr>
            <w:r w:rsidRPr="00B153FA">
              <w:rPr>
                <w:rFonts w:eastAsiaTheme="minorHAnsi" w:cs="Arial"/>
                <w:b/>
                <w:sz w:val="20"/>
                <w:szCs w:val="20"/>
              </w:rPr>
              <w:t>Управляющий ключ</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19"/>
              <w:jc w:val="center"/>
              <w:rPr>
                <w:rFonts w:cs="Arial"/>
                <w:b/>
                <w:sz w:val="20"/>
                <w:szCs w:val="20"/>
              </w:rPr>
            </w:pPr>
            <w:r w:rsidRPr="00B153FA">
              <w:rPr>
                <w:rFonts w:cs="Arial"/>
                <w:b/>
                <w:sz w:val="20"/>
                <w:szCs w:val="20"/>
              </w:rPr>
              <w:t>Наименование</w:t>
            </w:r>
          </w:p>
        </w:tc>
      </w:tr>
      <w:tr w:rsidR="00835E96" w:rsidRPr="00835E96"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835E96" w:rsidRPr="00835E96" w:rsidRDefault="00835E96" w:rsidP="00835E96">
            <w:pPr>
              <w:ind w:firstLine="19"/>
              <w:rPr>
                <w:rFonts w:cs="Arial"/>
                <w:sz w:val="20"/>
                <w:szCs w:val="20"/>
                <w:lang w:val="en-US"/>
              </w:rPr>
            </w:pPr>
            <w:r w:rsidRPr="009721BA">
              <w:rPr>
                <w:sz w:val="20"/>
                <w:szCs w:val="20"/>
              </w:rPr>
              <w:t>PM01</w:t>
            </w:r>
          </w:p>
        </w:tc>
        <w:tc>
          <w:tcPr>
            <w:tcW w:w="4020" w:type="pct"/>
            <w:tcBorders>
              <w:top w:val="nil"/>
              <w:left w:val="nil"/>
              <w:bottom w:val="single" w:sz="8" w:space="0" w:color="auto"/>
              <w:right w:val="single" w:sz="12" w:space="0" w:color="auto"/>
            </w:tcBorders>
            <w:tcMar>
              <w:top w:w="0" w:type="dxa"/>
              <w:left w:w="108" w:type="dxa"/>
              <w:bottom w:w="0" w:type="dxa"/>
              <w:right w:w="108" w:type="dxa"/>
            </w:tcMar>
          </w:tcPr>
          <w:p w:rsidR="00835E96" w:rsidRPr="00835E96" w:rsidRDefault="00835E96" w:rsidP="00835E96">
            <w:pPr>
              <w:ind w:firstLine="19"/>
              <w:rPr>
                <w:rFonts w:cs="Arial"/>
                <w:sz w:val="20"/>
                <w:szCs w:val="20"/>
              </w:rPr>
            </w:pPr>
            <w:r w:rsidRPr="009721BA">
              <w:rPr>
                <w:sz w:val="20"/>
                <w:szCs w:val="20"/>
              </w:rPr>
              <w:t>ТОРО – хозспособ</w:t>
            </w:r>
          </w:p>
        </w:tc>
      </w:tr>
      <w:tr w:rsidR="00835E96" w:rsidRPr="00835E96" w:rsidTr="00762D33">
        <w:trPr>
          <w:cantSplit/>
        </w:trPr>
        <w:tc>
          <w:tcPr>
            <w:tcW w:w="980" w:type="pct"/>
            <w:tcBorders>
              <w:top w:val="nil"/>
              <w:left w:val="single" w:sz="12" w:space="0" w:color="auto"/>
              <w:bottom w:val="single" w:sz="4" w:space="0" w:color="auto"/>
              <w:right w:val="single" w:sz="8" w:space="0" w:color="auto"/>
            </w:tcBorders>
            <w:tcMar>
              <w:top w:w="0" w:type="dxa"/>
              <w:left w:w="108" w:type="dxa"/>
              <w:bottom w:w="0" w:type="dxa"/>
              <w:right w:w="108" w:type="dxa"/>
            </w:tcMar>
          </w:tcPr>
          <w:p w:rsidR="00835E96" w:rsidRPr="00835E96" w:rsidRDefault="00835E96" w:rsidP="00835E96">
            <w:pPr>
              <w:ind w:firstLine="19"/>
              <w:rPr>
                <w:rFonts w:cs="Arial"/>
                <w:sz w:val="20"/>
                <w:szCs w:val="20"/>
              </w:rPr>
            </w:pPr>
            <w:r w:rsidRPr="009721BA">
              <w:rPr>
                <w:sz w:val="20"/>
                <w:szCs w:val="20"/>
              </w:rPr>
              <w:t>PM02</w:t>
            </w:r>
          </w:p>
        </w:tc>
        <w:tc>
          <w:tcPr>
            <w:tcW w:w="4020" w:type="pct"/>
            <w:tcBorders>
              <w:top w:val="nil"/>
              <w:left w:val="nil"/>
              <w:bottom w:val="single" w:sz="4" w:space="0" w:color="auto"/>
              <w:right w:val="single" w:sz="12" w:space="0" w:color="auto"/>
            </w:tcBorders>
            <w:tcMar>
              <w:top w:w="0" w:type="dxa"/>
              <w:left w:w="108" w:type="dxa"/>
              <w:bottom w:w="0" w:type="dxa"/>
              <w:right w:w="108" w:type="dxa"/>
            </w:tcMar>
          </w:tcPr>
          <w:p w:rsidR="00835E96" w:rsidRPr="00835E96" w:rsidRDefault="00835E96" w:rsidP="00835E96">
            <w:pPr>
              <w:ind w:firstLine="19"/>
              <w:rPr>
                <w:rFonts w:cs="Arial"/>
                <w:sz w:val="20"/>
                <w:szCs w:val="20"/>
              </w:rPr>
            </w:pPr>
            <w:r w:rsidRPr="009721BA">
              <w:rPr>
                <w:sz w:val="20"/>
                <w:szCs w:val="20"/>
              </w:rPr>
              <w:t>ТОРО – УСО (фикс/абонент)</w:t>
            </w:r>
          </w:p>
        </w:tc>
      </w:tr>
      <w:tr w:rsidR="00835E96" w:rsidRPr="00835E96" w:rsidTr="009721BA">
        <w:trPr>
          <w:cantSplit/>
        </w:trPr>
        <w:tc>
          <w:tcPr>
            <w:tcW w:w="980"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rsidR="00835E96" w:rsidRPr="00835E96" w:rsidRDefault="00835E96" w:rsidP="00835E96">
            <w:pPr>
              <w:ind w:firstLine="19"/>
              <w:rPr>
                <w:rFonts w:cs="Arial"/>
                <w:sz w:val="20"/>
                <w:szCs w:val="20"/>
                <w:lang w:val="en-US"/>
              </w:rPr>
            </w:pPr>
            <w:r w:rsidRPr="009721BA">
              <w:rPr>
                <w:sz w:val="20"/>
                <w:szCs w:val="20"/>
              </w:rPr>
              <w:t>PM03</w:t>
            </w:r>
          </w:p>
        </w:tc>
        <w:tc>
          <w:tcPr>
            <w:tcW w:w="4020" w:type="pct"/>
            <w:tcBorders>
              <w:top w:val="single" w:sz="4" w:space="0" w:color="auto"/>
              <w:left w:val="nil"/>
              <w:bottom w:val="single" w:sz="4" w:space="0" w:color="auto"/>
              <w:right w:val="single" w:sz="12" w:space="0" w:color="auto"/>
            </w:tcBorders>
            <w:tcMar>
              <w:top w:w="0" w:type="dxa"/>
              <w:left w:w="108" w:type="dxa"/>
              <w:bottom w:w="0" w:type="dxa"/>
              <w:right w:w="108" w:type="dxa"/>
            </w:tcMar>
          </w:tcPr>
          <w:p w:rsidR="00835E96" w:rsidRPr="00835E96" w:rsidRDefault="00835E96" w:rsidP="00835E96">
            <w:pPr>
              <w:ind w:firstLine="19"/>
              <w:rPr>
                <w:rFonts w:cs="Arial"/>
                <w:sz w:val="20"/>
                <w:szCs w:val="20"/>
              </w:rPr>
            </w:pPr>
            <w:r w:rsidRPr="009721BA">
              <w:rPr>
                <w:sz w:val="20"/>
                <w:szCs w:val="20"/>
              </w:rPr>
              <w:t>ТОРО – УСО (гарантия)</w:t>
            </w:r>
          </w:p>
        </w:tc>
      </w:tr>
      <w:tr w:rsidR="00835E96" w:rsidRPr="00835E96" w:rsidTr="009721BA">
        <w:trPr>
          <w:cantSplit/>
        </w:trPr>
        <w:tc>
          <w:tcPr>
            <w:tcW w:w="980" w:type="pct"/>
            <w:tcBorders>
              <w:top w:val="single" w:sz="4" w:space="0" w:color="auto"/>
              <w:left w:val="single" w:sz="12" w:space="0" w:color="auto"/>
              <w:bottom w:val="single" w:sz="4" w:space="0" w:color="auto"/>
              <w:right w:val="single" w:sz="8" w:space="0" w:color="auto"/>
            </w:tcBorders>
            <w:tcMar>
              <w:top w:w="0" w:type="dxa"/>
              <w:left w:w="108" w:type="dxa"/>
              <w:bottom w:w="0" w:type="dxa"/>
              <w:right w:w="108" w:type="dxa"/>
            </w:tcMar>
          </w:tcPr>
          <w:p w:rsidR="00835E96" w:rsidRPr="00835E96" w:rsidRDefault="00835E96" w:rsidP="00835E96">
            <w:pPr>
              <w:ind w:firstLine="19"/>
              <w:rPr>
                <w:rFonts w:cs="Arial"/>
                <w:sz w:val="20"/>
                <w:szCs w:val="20"/>
                <w:lang w:val="en-US"/>
              </w:rPr>
            </w:pPr>
            <w:r w:rsidRPr="009721BA">
              <w:rPr>
                <w:sz w:val="20"/>
                <w:szCs w:val="20"/>
              </w:rPr>
              <w:t>PM05</w:t>
            </w:r>
          </w:p>
        </w:tc>
        <w:tc>
          <w:tcPr>
            <w:tcW w:w="4020" w:type="pct"/>
            <w:tcBorders>
              <w:top w:val="single" w:sz="4" w:space="0" w:color="auto"/>
              <w:left w:val="nil"/>
              <w:bottom w:val="single" w:sz="4" w:space="0" w:color="auto"/>
              <w:right w:val="single" w:sz="12" w:space="0" w:color="auto"/>
            </w:tcBorders>
            <w:tcMar>
              <w:top w:w="0" w:type="dxa"/>
              <w:left w:w="108" w:type="dxa"/>
              <w:bottom w:w="0" w:type="dxa"/>
              <w:right w:w="108" w:type="dxa"/>
            </w:tcMar>
          </w:tcPr>
          <w:p w:rsidR="00835E96" w:rsidRPr="00835E96" w:rsidRDefault="00835E96" w:rsidP="00835E96">
            <w:pPr>
              <w:ind w:firstLine="19"/>
              <w:rPr>
                <w:rFonts w:cs="Arial"/>
                <w:sz w:val="20"/>
                <w:szCs w:val="20"/>
              </w:rPr>
            </w:pPr>
            <w:r w:rsidRPr="009721BA">
              <w:rPr>
                <w:sz w:val="20"/>
                <w:szCs w:val="20"/>
              </w:rPr>
              <w:t>ТОРО - УСО (тариф)</w:t>
            </w:r>
          </w:p>
        </w:tc>
      </w:tr>
      <w:tr w:rsidR="00835E96" w:rsidRPr="00835E96" w:rsidTr="00762D33">
        <w:trPr>
          <w:cantSplit/>
        </w:trPr>
        <w:tc>
          <w:tcPr>
            <w:tcW w:w="980" w:type="pct"/>
            <w:tcBorders>
              <w:top w:val="single" w:sz="4" w:space="0" w:color="auto"/>
              <w:left w:val="single" w:sz="12" w:space="0" w:color="auto"/>
              <w:bottom w:val="single" w:sz="8" w:space="0" w:color="auto"/>
              <w:right w:val="single" w:sz="8" w:space="0" w:color="auto"/>
            </w:tcBorders>
            <w:tcMar>
              <w:top w:w="0" w:type="dxa"/>
              <w:left w:w="108" w:type="dxa"/>
              <w:bottom w:w="0" w:type="dxa"/>
              <w:right w:w="108" w:type="dxa"/>
            </w:tcMar>
          </w:tcPr>
          <w:p w:rsidR="00835E96" w:rsidRPr="00835E96" w:rsidRDefault="00835E96" w:rsidP="00835E96">
            <w:pPr>
              <w:ind w:firstLine="19"/>
              <w:rPr>
                <w:rFonts w:cs="Arial"/>
                <w:sz w:val="20"/>
                <w:szCs w:val="20"/>
                <w:lang w:val="en-US"/>
              </w:rPr>
            </w:pPr>
            <w:r w:rsidRPr="009721BA">
              <w:rPr>
                <w:sz w:val="20"/>
                <w:szCs w:val="20"/>
              </w:rPr>
              <w:t>PM07</w:t>
            </w:r>
          </w:p>
        </w:tc>
        <w:tc>
          <w:tcPr>
            <w:tcW w:w="4020" w:type="pct"/>
            <w:tcBorders>
              <w:top w:val="single" w:sz="4" w:space="0" w:color="auto"/>
              <w:left w:val="nil"/>
              <w:bottom w:val="single" w:sz="8" w:space="0" w:color="auto"/>
              <w:right w:val="single" w:sz="12" w:space="0" w:color="auto"/>
            </w:tcBorders>
            <w:tcMar>
              <w:top w:w="0" w:type="dxa"/>
              <w:left w:w="108" w:type="dxa"/>
              <w:bottom w:w="0" w:type="dxa"/>
              <w:right w:w="108" w:type="dxa"/>
            </w:tcMar>
          </w:tcPr>
          <w:p w:rsidR="00835E96" w:rsidRPr="00835E96" w:rsidRDefault="00835E96" w:rsidP="00835E96">
            <w:pPr>
              <w:ind w:firstLine="19"/>
              <w:rPr>
                <w:rFonts w:cs="Arial"/>
                <w:sz w:val="20"/>
                <w:szCs w:val="20"/>
              </w:rPr>
            </w:pPr>
            <w:r w:rsidRPr="009721BA">
              <w:rPr>
                <w:sz w:val="20"/>
                <w:szCs w:val="20"/>
              </w:rPr>
              <w:t>Элементы планирования - без затрат</w:t>
            </w:r>
          </w:p>
        </w:tc>
      </w:tr>
    </w:tbl>
    <w:p w:rsidR="00762D33" w:rsidRPr="00B153FA" w:rsidRDefault="00762D33" w:rsidP="00762D33">
      <w:pPr>
        <w:pStyle w:val="Tabname"/>
        <w:keepNext/>
        <w:spacing w:after="240"/>
        <w:jc w:val="right"/>
        <w:rPr>
          <w:rFonts w:cs="Arial"/>
          <w:sz w:val="22"/>
          <w:szCs w:val="22"/>
        </w:rPr>
      </w:pPr>
      <w:r w:rsidRPr="00213317">
        <w:rPr>
          <w:rFonts w:cs="Arial"/>
          <w:sz w:val="22"/>
          <w:szCs w:val="22"/>
        </w:rPr>
        <w:t xml:space="preserve">Таблица </w:t>
      </w:r>
      <w:r w:rsidRPr="00B153FA">
        <w:rPr>
          <w:rFonts w:cs="Arial"/>
          <w:sz w:val="22"/>
          <w:szCs w:val="22"/>
        </w:rPr>
        <w:fldChar w:fldCharType="begin"/>
      </w:r>
      <w:r w:rsidRPr="00213317">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13</w:t>
      </w:r>
      <w:r w:rsidRPr="00B153FA">
        <w:rPr>
          <w:rFonts w:cs="Arial"/>
          <w:sz w:val="22"/>
          <w:szCs w:val="22"/>
        </w:rPr>
        <w:fldChar w:fldCharType="end"/>
      </w:r>
      <w:r w:rsidRPr="00213317">
        <w:rPr>
          <w:rFonts w:cs="Arial"/>
          <w:sz w:val="22"/>
          <w:szCs w:val="22"/>
        </w:rPr>
        <w:t>.</w:t>
      </w:r>
      <w:r w:rsidRPr="00B153FA">
        <w:rPr>
          <w:rFonts w:cs="Arial"/>
          <w:sz w:val="22"/>
          <w:szCs w:val="22"/>
        </w:rPr>
        <w:t xml:space="preserve"> </w:t>
      </w:r>
      <w:bookmarkEnd w:id="632"/>
      <w:r w:rsidRPr="00B153FA">
        <w:rPr>
          <w:rFonts w:cs="Arial"/>
          <w:sz w:val="22"/>
          <w:szCs w:val="22"/>
        </w:rPr>
        <w:t>Виды работ ТОРО</w:t>
      </w:r>
    </w:p>
    <w:tbl>
      <w:tblPr>
        <w:tblW w:w="4938" w:type="pct"/>
        <w:tblCellMar>
          <w:left w:w="0" w:type="dxa"/>
          <w:right w:w="0" w:type="dxa"/>
        </w:tblCellMar>
        <w:tblLook w:val="04A0" w:firstRow="1" w:lastRow="0" w:firstColumn="1" w:lastColumn="0" w:noHBand="0" w:noVBand="1"/>
      </w:tblPr>
      <w:tblGrid>
        <w:gridCol w:w="1970"/>
        <w:gridCol w:w="8080"/>
      </w:tblGrid>
      <w:tr w:rsidR="00762D33" w:rsidRPr="007008A3" w:rsidTr="00762D33">
        <w:trPr>
          <w:cantSplit/>
          <w:trHeight w:val="397"/>
          <w:tblHeader/>
        </w:trPr>
        <w:tc>
          <w:tcPr>
            <w:tcW w:w="98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19"/>
              <w:jc w:val="left"/>
              <w:rPr>
                <w:rFonts w:eastAsiaTheme="minorHAnsi" w:cs="Arial"/>
                <w:b/>
                <w:sz w:val="20"/>
                <w:szCs w:val="20"/>
              </w:rPr>
            </w:pPr>
            <w:r w:rsidRPr="00B153FA">
              <w:rPr>
                <w:rFonts w:eastAsiaTheme="minorHAnsi" w:cs="Arial"/>
                <w:b/>
                <w:sz w:val="20"/>
                <w:szCs w:val="20"/>
              </w:rPr>
              <w:t>Вид работ</w:t>
            </w:r>
          </w:p>
        </w:tc>
        <w:tc>
          <w:tcPr>
            <w:tcW w:w="402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19"/>
              <w:jc w:val="left"/>
              <w:rPr>
                <w:rFonts w:cs="Arial"/>
                <w:b/>
                <w:sz w:val="20"/>
                <w:szCs w:val="20"/>
              </w:rPr>
            </w:pPr>
            <w:r w:rsidRPr="00B153FA">
              <w:rPr>
                <w:rFonts w:cs="Arial"/>
                <w:b/>
                <w:sz w:val="20"/>
                <w:szCs w:val="20"/>
              </w:rPr>
              <w:t>Наименование вида работ</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АБП</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Сервис по абонен плате</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ВЗЧ</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Восстановление запасных частей</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ВО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Восстановление оборудования</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ГТО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Годовое ТО</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Г2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ТО раз в два года</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Диагностирование</w:t>
            </w:r>
          </w:p>
        </w:tc>
      </w:tr>
      <w:tr w:rsidR="005326F7" w:rsidRPr="00071457" w:rsidTr="00762D33">
        <w:trPr>
          <w:cantSplit/>
          <w:ins w:id="638" w:author="Киселев Юрий Валерьевич" w:date="2022-03-24T16:33: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5326F7" w:rsidRPr="009721BA" w:rsidRDefault="005326F7" w:rsidP="005326F7">
            <w:pPr>
              <w:ind w:firstLine="19"/>
              <w:rPr>
                <w:ins w:id="639" w:author="Киселев Юрий Валерьевич" w:date="2022-03-24T16:33:00Z"/>
                <w:sz w:val="20"/>
                <w:szCs w:val="20"/>
              </w:rPr>
            </w:pPr>
            <w:ins w:id="640" w:author="Киселев Юрий Валерьевич" w:date="2022-03-24T16:33:00Z">
              <w:r w:rsidRPr="005326F7">
                <w:rPr>
                  <w:sz w:val="20"/>
                  <w:szCs w:val="20"/>
                </w:rPr>
                <w:t>ДЛВ</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5326F7" w:rsidRPr="009721BA" w:rsidRDefault="005326F7" w:rsidP="005326F7">
            <w:pPr>
              <w:ind w:firstLine="19"/>
              <w:rPr>
                <w:ins w:id="641" w:author="Киселев Юрий Валерьевич" w:date="2022-03-24T16:33:00Z"/>
                <w:sz w:val="20"/>
                <w:szCs w:val="20"/>
              </w:rPr>
            </w:pPr>
            <w:ins w:id="642" w:author="Киселев Юрий Валерьевич" w:date="2022-03-24T16:33:00Z">
              <w:r w:rsidRPr="005326F7">
                <w:rPr>
                  <w:sz w:val="20"/>
                  <w:szCs w:val="20"/>
                </w:rPr>
                <w:t>Долив ГСМ</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ЕСО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Ежесменное ТО</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ЕТО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Ежесменное технич обслуживание</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ЗМН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Замена</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ИС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Испытания, измерения</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КЛ</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Калибровка</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КНС</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Консервация</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КРМ</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Капитализируемый ремонт</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Капитальный ремонт</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КР1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Капитальный ремонт 1</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КР2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Капитальный ремонт 2</w:t>
            </w:r>
          </w:p>
        </w:tc>
      </w:tr>
      <w:tr w:rsidR="005326F7" w:rsidRPr="00071457" w:rsidTr="00A72EC8">
        <w:trPr>
          <w:cantSplit/>
          <w:ins w:id="643" w:author="Киселев Юрий Валерьевич" w:date="2022-03-24T16:34: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5326F7" w:rsidRPr="009721BA" w:rsidRDefault="005326F7" w:rsidP="005326F7">
            <w:pPr>
              <w:ind w:firstLine="19"/>
              <w:rPr>
                <w:ins w:id="644" w:author="Киселев Юрий Валерьевич" w:date="2022-03-24T16:34:00Z"/>
                <w:sz w:val="20"/>
                <w:szCs w:val="20"/>
              </w:rPr>
            </w:pPr>
            <w:ins w:id="645" w:author="Киселев Юрий Валерьевич" w:date="2022-03-24T16:35:00Z">
              <w:r>
                <w:rPr>
                  <w:rFonts w:cs="Arial"/>
                  <w:color w:val="000000"/>
                  <w:sz w:val="20"/>
                  <w:szCs w:val="20"/>
                </w:rPr>
                <w:t>КР3</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5326F7" w:rsidRPr="009721BA" w:rsidRDefault="005326F7" w:rsidP="005326F7">
            <w:pPr>
              <w:ind w:firstLine="19"/>
              <w:rPr>
                <w:ins w:id="646" w:author="Киселев Юрий Валерьевич" w:date="2022-03-24T16:34:00Z"/>
                <w:sz w:val="20"/>
                <w:szCs w:val="20"/>
              </w:rPr>
            </w:pPr>
            <w:ins w:id="647" w:author="Киселев Юрий Валерьевич" w:date="2022-03-24T16:35:00Z">
              <w:r>
                <w:rPr>
                  <w:rFonts w:cs="Arial"/>
                  <w:color w:val="000000"/>
                  <w:sz w:val="20"/>
                  <w:szCs w:val="20"/>
                </w:rPr>
                <w:t>Капитальный ремонт 3</w:t>
              </w:r>
            </w:ins>
          </w:p>
        </w:tc>
      </w:tr>
      <w:tr w:rsidR="005326F7" w:rsidRPr="00071457" w:rsidTr="00762D33">
        <w:trPr>
          <w:cantSplit/>
          <w:ins w:id="648" w:author="Киселев Юрий Валерьевич" w:date="2022-03-24T16:34: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5326F7" w:rsidRPr="009721BA" w:rsidRDefault="005326F7" w:rsidP="005326F7">
            <w:pPr>
              <w:ind w:firstLine="19"/>
              <w:rPr>
                <w:ins w:id="649" w:author="Киселев Юрий Валерьевич" w:date="2022-03-24T16:34:00Z"/>
                <w:sz w:val="20"/>
                <w:szCs w:val="20"/>
              </w:rPr>
            </w:pPr>
            <w:ins w:id="650" w:author="Киселев Юрий Валерьевич" w:date="2022-03-24T16:35:00Z">
              <w:r>
                <w:rPr>
                  <w:rFonts w:cs="Arial"/>
                  <w:color w:val="000000"/>
                  <w:sz w:val="20"/>
                  <w:szCs w:val="20"/>
                </w:rPr>
                <w:t>КР4</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5326F7" w:rsidRPr="009721BA" w:rsidRDefault="005326F7" w:rsidP="005326F7">
            <w:pPr>
              <w:ind w:firstLine="19"/>
              <w:rPr>
                <w:ins w:id="651" w:author="Киселев Юрий Валерьевич" w:date="2022-03-24T16:34:00Z"/>
                <w:sz w:val="20"/>
                <w:szCs w:val="20"/>
              </w:rPr>
            </w:pPr>
            <w:ins w:id="652" w:author="Киселев Юрий Валерьевич" w:date="2022-03-24T16:35:00Z">
              <w:r>
                <w:rPr>
                  <w:rFonts w:cs="Arial"/>
                  <w:color w:val="000000"/>
                  <w:sz w:val="20"/>
                  <w:szCs w:val="20"/>
                </w:rPr>
                <w:t>Капитальный ремонт 4</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КТ</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Квартальное ТО</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МД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Монтаж/демонтаж</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НД</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Наряд допуск</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НЛ</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Наладка оборудования</w:t>
            </w:r>
          </w:p>
        </w:tc>
      </w:tr>
      <w:tr w:rsidR="005326F7" w:rsidRPr="00071457" w:rsidTr="00762D33">
        <w:trPr>
          <w:cantSplit/>
          <w:ins w:id="653" w:author="Киселев Юрий Валерьевич" w:date="2022-03-24T16:35: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5326F7" w:rsidRPr="009721BA" w:rsidRDefault="005326F7" w:rsidP="005326F7">
            <w:pPr>
              <w:ind w:firstLine="19"/>
              <w:rPr>
                <w:ins w:id="654" w:author="Киселев Юрий Валерьевич" w:date="2022-03-24T16:35:00Z"/>
                <w:sz w:val="20"/>
                <w:szCs w:val="20"/>
              </w:rPr>
            </w:pPr>
            <w:ins w:id="655" w:author="Киселев Юрий Валерьевич" w:date="2022-03-24T16:36:00Z">
              <w:r>
                <w:rPr>
                  <w:rFonts w:cs="Arial"/>
                  <w:color w:val="000000"/>
                  <w:sz w:val="20"/>
                  <w:szCs w:val="20"/>
                </w:rPr>
                <w:t>НТО</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5326F7" w:rsidRPr="009721BA" w:rsidRDefault="005326F7" w:rsidP="005326F7">
            <w:pPr>
              <w:ind w:firstLine="19"/>
              <w:rPr>
                <w:ins w:id="656" w:author="Киселев Юрий Валерьевич" w:date="2022-03-24T16:35:00Z"/>
                <w:sz w:val="20"/>
                <w:szCs w:val="20"/>
              </w:rPr>
            </w:pPr>
            <w:ins w:id="657" w:author="Киселев Юрий Валерьевич" w:date="2022-03-24T16:36:00Z">
              <w:r>
                <w:rPr>
                  <w:rFonts w:cs="Arial"/>
                  <w:color w:val="000000"/>
                  <w:sz w:val="20"/>
                  <w:szCs w:val="20"/>
                </w:rPr>
                <w:t>Начальное ТО</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ОБХ</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Обходы/Осмотры</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ОСЗ</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Осмотр ЗиС</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ПВ</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Поверка</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ПРЧ</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Прочие работы</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ПТО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Полное технич освидетельст ГПМ</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ПТР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Сводная потребность по ТС</w:t>
            </w:r>
          </w:p>
        </w:tc>
      </w:tr>
      <w:tr w:rsidR="00D0472B" w:rsidRPr="00071457" w:rsidTr="00762D33">
        <w:trPr>
          <w:cantSplit/>
          <w:ins w:id="658" w:author="Киселев Юрий Валерьевич" w:date="2022-03-24T16:36: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59" w:author="Киселев Юрий Валерьевич" w:date="2022-03-24T16:36:00Z"/>
                <w:sz w:val="20"/>
                <w:szCs w:val="20"/>
              </w:rPr>
            </w:pPr>
            <w:ins w:id="660" w:author="Киселев Юрий Валерьевич" w:date="2022-03-24T17:03:00Z">
              <w:r>
                <w:rPr>
                  <w:rFonts w:cs="Arial"/>
                  <w:color w:val="000000"/>
                  <w:sz w:val="20"/>
                  <w:szCs w:val="20"/>
                </w:rPr>
                <w:t>ПШ</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61" w:author="Киселев Юрий Валерьевич" w:date="2022-03-24T16:36:00Z"/>
                <w:sz w:val="20"/>
                <w:szCs w:val="20"/>
              </w:rPr>
            </w:pPr>
            <w:ins w:id="662" w:author="Киселев Юрий Валерьевич" w:date="2022-03-24T17:03:00Z">
              <w:r>
                <w:rPr>
                  <w:rFonts w:cs="Arial"/>
                  <w:color w:val="000000"/>
                  <w:sz w:val="20"/>
                  <w:szCs w:val="20"/>
                </w:rPr>
                <w:t>Подкачка шин</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РГИ</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Ревизия/гидроисп трубопроводов</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РКН</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Расконсервация</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РКО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Работы на консерв оборудовании</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РПМ</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Регулярно-потребляемые МТР</w:t>
            </w:r>
          </w:p>
        </w:tc>
      </w:tr>
      <w:tr w:rsidR="00D0472B" w:rsidRPr="00071457" w:rsidTr="00762D33">
        <w:trPr>
          <w:cantSplit/>
          <w:ins w:id="663" w:author="Киселев Юрий Валерьевич" w:date="2022-03-24T17:03: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64" w:author="Киселев Юрий Валерьевич" w:date="2022-03-24T17:03:00Z"/>
                <w:sz w:val="20"/>
                <w:szCs w:val="20"/>
              </w:rPr>
            </w:pPr>
            <w:ins w:id="665" w:author="Киселев Юрий Валерьевич" w:date="2022-03-24T17:03:00Z">
              <w:r>
                <w:rPr>
                  <w:rFonts w:cs="Arial"/>
                  <w:color w:val="000000"/>
                  <w:sz w:val="20"/>
                  <w:szCs w:val="20"/>
                </w:rPr>
                <w:t>СМЗ</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66" w:author="Киселев Юрий Валерьевич" w:date="2022-03-24T17:03:00Z"/>
                <w:sz w:val="20"/>
                <w:szCs w:val="20"/>
              </w:rPr>
            </w:pPr>
            <w:ins w:id="667" w:author="Киселев Юрий Валерьевич" w:date="2022-03-24T17:03:00Z">
              <w:r>
                <w:rPr>
                  <w:rFonts w:cs="Arial"/>
                  <w:color w:val="000000"/>
                  <w:sz w:val="20"/>
                  <w:szCs w:val="20"/>
                </w:rPr>
                <w:t>Смазка</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СО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Сезонный осмотр ЗиС</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СР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Средний ремонт</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СТО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Полугодовое ТО</w:t>
            </w:r>
          </w:p>
        </w:tc>
      </w:tr>
      <w:tr w:rsidR="00D0472B" w:rsidRPr="00071457" w:rsidTr="00A72EC8">
        <w:trPr>
          <w:cantSplit/>
          <w:ins w:id="668" w:author="Киселев Юрий Валерьевич" w:date="2022-03-24T17:03: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69" w:author="Киселев Юрий Валерьевич" w:date="2022-03-24T17:03:00Z"/>
                <w:sz w:val="20"/>
                <w:szCs w:val="20"/>
              </w:rPr>
            </w:pPr>
            <w:ins w:id="670" w:author="Киселев Юрий Валерьевич" w:date="2022-03-24T17:04:00Z">
              <w:r>
                <w:rPr>
                  <w:rFonts w:cs="Arial"/>
                  <w:color w:val="000000"/>
                  <w:sz w:val="20"/>
                  <w:szCs w:val="20"/>
                </w:rPr>
                <w:t>Т10</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71" w:author="Киселев Юрий Валерьевич" w:date="2022-03-24T17:03:00Z"/>
                <w:sz w:val="20"/>
                <w:szCs w:val="20"/>
              </w:rPr>
            </w:pPr>
            <w:ins w:id="672" w:author="Киселев Юрий Валерьевич" w:date="2022-03-24T17:04:00Z">
              <w:r>
                <w:rPr>
                  <w:rFonts w:cs="Arial"/>
                  <w:color w:val="000000"/>
                  <w:sz w:val="20"/>
                  <w:szCs w:val="20"/>
                </w:rPr>
                <w:t>Текущий ремонт 10</w:t>
              </w:r>
            </w:ins>
          </w:p>
        </w:tc>
      </w:tr>
      <w:tr w:rsidR="00D0472B" w:rsidRPr="00071457" w:rsidTr="00762D33">
        <w:trPr>
          <w:cantSplit/>
          <w:ins w:id="673" w:author="Киселев Юрий Валерьевич" w:date="2022-03-24T17:03: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74" w:author="Киселев Юрий Валерьевич" w:date="2022-03-24T17:03:00Z"/>
                <w:sz w:val="20"/>
                <w:szCs w:val="20"/>
              </w:rPr>
            </w:pPr>
            <w:ins w:id="675" w:author="Киселев Юрий Валерьевич" w:date="2022-03-24T17:04:00Z">
              <w:r>
                <w:rPr>
                  <w:rFonts w:cs="Arial"/>
                  <w:color w:val="000000"/>
                  <w:sz w:val="20"/>
                  <w:szCs w:val="20"/>
                </w:rPr>
                <w:t>ТД</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76" w:author="Киселев Юрий Валерьевич" w:date="2022-03-24T17:03:00Z"/>
                <w:sz w:val="20"/>
                <w:szCs w:val="20"/>
              </w:rPr>
            </w:pPr>
            <w:ins w:id="677" w:author="Киселев Юрий Валерьевич" w:date="2022-03-24T17:04:00Z">
              <w:r>
                <w:rPr>
                  <w:rFonts w:cs="Arial"/>
                  <w:color w:val="000000"/>
                  <w:sz w:val="20"/>
                  <w:szCs w:val="20"/>
                </w:rPr>
                <w:t>Техническое обслуживание 10</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ТО0</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№0</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№1</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№2</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ТО3</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№3</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ТО4</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№4</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ТО5</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№5</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ТО6</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ТО №6</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ТО7</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7</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ТО8</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Техническое обслуживание 8</w:t>
            </w:r>
          </w:p>
        </w:tc>
      </w:tr>
      <w:tr w:rsidR="00D0472B" w:rsidRPr="00071457" w:rsidTr="00762D33">
        <w:trPr>
          <w:cantSplit/>
          <w:ins w:id="678" w:author="Киселев Юрий Валерьевич" w:date="2022-03-24T17:04:00Z"/>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79" w:author="Киселев Юрий Валерьевич" w:date="2022-03-24T17:04:00Z"/>
                <w:sz w:val="20"/>
                <w:szCs w:val="20"/>
              </w:rPr>
            </w:pPr>
            <w:ins w:id="680" w:author="Киселев Юрий Валерьевич" w:date="2022-03-24T17:04:00Z">
              <w:r>
                <w:rPr>
                  <w:rFonts w:cs="Arial"/>
                  <w:color w:val="000000"/>
                  <w:sz w:val="20"/>
                  <w:szCs w:val="20"/>
                </w:rPr>
                <w:t>ТО9</w:t>
              </w:r>
            </w:ins>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81" w:author="Киселев Юрий Валерьевич" w:date="2022-03-24T17:04:00Z"/>
                <w:sz w:val="20"/>
                <w:szCs w:val="20"/>
              </w:rPr>
            </w:pPr>
            <w:ins w:id="682" w:author="Киселев Юрий Валерьевич" w:date="2022-03-24T17:04:00Z">
              <w:r>
                <w:rPr>
                  <w:rFonts w:cs="Arial"/>
                  <w:color w:val="000000"/>
                  <w:sz w:val="20"/>
                  <w:szCs w:val="20"/>
                </w:rPr>
                <w:t>Техническое обслуживание 9</w:t>
              </w:r>
            </w:ins>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ТР</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Текущий ремонт</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ТР1</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Текущий ремонт 1</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ТР2</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Текущий ремонт 2</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ТР3</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Текущий ремонт 3</w:t>
            </w:r>
          </w:p>
        </w:tc>
      </w:tr>
      <w:tr w:rsidR="00071457" w:rsidRPr="00071457" w:rsidTr="00762D33">
        <w:trPr>
          <w:cantSplit/>
        </w:trPr>
        <w:tc>
          <w:tcPr>
            <w:tcW w:w="980"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ТР4</w:t>
            </w:r>
          </w:p>
        </w:tc>
        <w:tc>
          <w:tcPr>
            <w:tcW w:w="4020" w:type="pct"/>
            <w:tcBorders>
              <w:top w:val="nil"/>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Текущий ремонт 4</w:t>
            </w:r>
          </w:p>
        </w:tc>
      </w:tr>
      <w:tr w:rsidR="00071457" w:rsidRPr="00071457" w:rsidTr="009721BA">
        <w:trPr>
          <w:cantSplit/>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ТР5</w:t>
            </w:r>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71457" w:rsidRPr="009721BA" w:rsidRDefault="00071457" w:rsidP="009721BA">
            <w:pPr>
              <w:ind w:firstLine="19"/>
              <w:rPr>
                <w:sz w:val="20"/>
                <w:szCs w:val="20"/>
              </w:rPr>
            </w:pPr>
            <w:r w:rsidRPr="009721BA">
              <w:rPr>
                <w:sz w:val="20"/>
                <w:szCs w:val="20"/>
              </w:rPr>
              <w:t>Текущий ремонт 5</w:t>
            </w:r>
          </w:p>
        </w:tc>
      </w:tr>
      <w:tr w:rsidR="00D0472B" w:rsidRPr="00071457" w:rsidTr="00A72EC8">
        <w:trPr>
          <w:cantSplit/>
          <w:ins w:id="683"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84" w:author="Киселев Юрий Валерьевич" w:date="2022-03-24T17:04:00Z"/>
                <w:sz w:val="20"/>
                <w:szCs w:val="20"/>
              </w:rPr>
            </w:pPr>
            <w:ins w:id="685" w:author="Киселев Юрий Валерьевич" w:date="2022-03-24T17:04:00Z">
              <w:r>
                <w:rPr>
                  <w:rFonts w:cs="Arial"/>
                  <w:color w:val="000000"/>
                  <w:sz w:val="20"/>
                  <w:szCs w:val="20"/>
                </w:rPr>
                <w:t>ТР6</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86" w:author="Киселев Юрий Валерьевич" w:date="2022-03-24T17:04:00Z"/>
                <w:sz w:val="20"/>
                <w:szCs w:val="20"/>
              </w:rPr>
            </w:pPr>
            <w:ins w:id="687" w:author="Киселев Юрий Валерьевич" w:date="2022-03-24T17:04:00Z">
              <w:r>
                <w:rPr>
                  <w:rFonts w:cs="Arial"/>
                  <w:color w:val="000000"/>
                  <w:sz w:val="20"/>
                  <w:szCs w:val="20"/>
                </w:rPr>
                <w:t>Текущий ремонт 6</w:t>
              </w:r>
            </w:ins>
          </w:p>
        </w:tc>
      </w:tr>
      <w:tr w:rsidR="00D0472B" w:rsidRPr="00071457" w:rsidTr="00A72EC8">
        <w:trPr>
          <w:cantSplit/>
          <w:ins w:id="688"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89" w:author="Киселев Юрий Валерьевич" w:date="2022-03-24T17:04:00Z"/>
                <w:sz w:val="20"/>
                <w:szCs w:val="20"/>
              </w:rPr>
            </w:pPr>
            <w:ins w:id="690" w:author="Киселев Юрий Валерьевич" w:date="2022-03-24T17:04:00Z">
              <w:r>
                <w:rPr>
                  <w:rFonts w:cs="Arial"/>
                  <w:color w:val="000000"/>
                  <w:sz w:val="20"/>
                  <w:szCs w:val="20"/>
                </w:rPr>
                <w:t>ТР7</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91" w:author="Киселев Юрий Валерьевич" w:date="2022-03-24T17:04:00Z"/>
                <w:sz w:val="20"/>
                <w:szCs w:val="20"/>
              </w:rPr>
            </w:pPr>
            <w:ins w:id="692" w:author="Киселев Юрий Валерьевич" w:date="2022-03-24T17:04:00Z">
              <w:r>
                <w:rPr>
                  <w:rFonts w:cs="Arial"/>
                  <w:color w:val="000000"/>
                  <w:sz w:val="20"/>
                  <w:szCs w:val="20"/>
                </w:rPr>
                <w:t>Текущий ремонт 7</w:t>
              </w:r>
            </w:ins>
          </w:p>
        </w:tc>
      </w:tr>
      <w:tr w:rsidR="00D0472B" w:rsidRPr="00071457" w:rsidTr="00A72EC8">
        <w:trPr>
          <w:cantSplit/>
          <w:ins w:id="693"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94" w:author="Киселев Юрий Валерьевич" w:date="2022-03-24T17:04:00Z"/>
                <w:sz w:val="20"/>
                <w:szCs w:val="20"/>
              </w:rPr>
            </w:pPr>
            <w:ins w:id="695" w:author="Киселев Юрий Валерьевич" w:date="2022-03-24T17:04:00Z">
              <w:r>
                <w:rPr>
                  <w:rFonts w:cs="Arial"/>
                  <w:color w:val="000000"/>
                  <w:sz w:val="20"/>
                  <w:szCs w:val="20"/>
                </w:rPr>
                <w:t>ТР8</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696" w:author="Киселев Юрий Валерьевич" w:date="2022-03-24T17:04:00Z"/>
                <w:sz w:val="20"/>
                <w:szCs w:val="20"/>
              </w:rPr>
            </w:pPr>
            <w:ins w:id="697" w:author="Киселев Юрий Валерьевич" w:date="2022-03-24T17:04:00Z">
              <w:r>
                <w:rPr>
                  <w:rFonts w:cs="Arial"/>
                  <w:color w:val="000000"/>
                  <w:sz w:val="20"/>
                  <w:szCs w:val="20"/>
                </w:rPr>
                <w:t>Текущий ремонт 8</w:t>
              </w:r>
            </w:ins>
          </w:p>
        </w:tc>
      </w:tr>
      <w:tr w:rsidR="00D0472B" w:rsidRPr="00071457" w:rsidTr="00A72EC8">
        <w:trPr>
          <w:cantSplit/>
          <w:ins w:id="698"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699" w:author="Киселев Юрий Валерьевич" w:date="2022-03-24T17:04:00Z"/>
                <w:sz w:val="20"/>
                <w:szCs w:val="20"/>
              </w:rPr>
            </w:pPr>
            <w:ins w:id="700" w:author="Киселев Юрий Валерьевич" w:date="2022-03-24T17:04:00Z">
              <w:r>
                <w:rPr>
                  <w:rFonts w:cs="Arial"/>
                  <w:color w:val="000000"/>
                  <w:sz w:val="20"/>
                  <w:szCs w:val="20"/>
                </w:rPr>
                <w:t>ТР9</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701" w:author="Киселев Юрий Валерьевич" w:date="2022-03-24T17:04:00Z"/>
                <w:sz w:val="20"/>
                <w:szCs w:val="20"/>
              </w:rPr>
            </w:pPr>
            <w:ins w:id="702" w:author="Киселев Юрий Валерьевич" w:date="2022-03-24T17:04:00Z">
              <w:r>
                <w:rPr>
                  <w:rFonts w:cs="Arial"/>
                  <w:color w:val="000000"/>
                  <w:sz w:val="20"/>
                  <w:szCs w:val="20"/>
                </w:rPr>
                <w:t>Текущий ремонт 9</w:t>
              </w:r>
            </w:ins>
          </w:p>
        </w:tc>
      </w:tr>
      <w:tr w:rsidR="00071457" w:rsidRPr="00071457" w:rsidTr="009721BA">
        <w:trPr>
          <w:cantSplit/>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УПБ</w:t>
            </w:r>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71457" w:rsidRPr="009721BA" w:rsidDel="00071457" w:rsidRDefault="00071457" w:rsidP="009721BA">
            <w:pPr>
              <w:ind w:firstLine="19"/>
              <w:rPr>
                <w:sz w:val="20"/>
                <w:szCs w:val="20"/>
              </w:rPr>
            </w:pPr>
            <w:r w:rsidRPr="009721BA">
              <w:rPr>
                <w:sz w:val="20"/>
                <w:szCs w:val="20"/>
              </w:rPr>
              <w:t>Выполнение предписаний ЭПБ</w:t>
            </w:r>
          </w:p>
        </w:tc>
      </w:tr>
      <w:tr w:rsidR="00D0472B" w:rsidRPr="00071457" w:rsidTr="00A72EC8">
        <w:trPr>
          <w:cantSplit/>
          <w:ins w:id="703"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704" w:author="Киселев Юрий Валерьевич" w:date="2022-03-24T17:04:00Z"/>
                <w:sz w:val="20"/>
                <w:szCs w:val="20"/>
              </w:rPr>
            </w:pPr>
            <w:ins w:id="705" w:author="Киселев Юрий Валерьевич" w:date="2022-03-24T17:05:00Z">
              <w:r>
                <w:rPr>
                  <w:rFonts w:cs="Arial"/>
                  <w:color w:val="000000"/>
                  <w:sz w:val="20"/>
                  <w:szCs w:val="20"/>
                </w:rPr>
                <w:t>ФУК</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706" w:author="Киселев Юрий Валерьевич" w:date="2022-03-24T17:04:00Z"/>
                <w:sz w:val="20"/>
                <w:szCs w:val="20"/>
              </w:rPr>
            </w:pPr>
            <w:ins w:id="707" w:author="Киселев Юрий Валерьевич" w:date="2022-03-24T17:05:00Z">
              <w:r>
                <w:rPr>
                  <w:rFonts w:cs="Arial"/>
                  <w:color w:val="000000"/>
                  <w:sz w:val="20"/>
                  <w:szCs w:val="20"/>
                </w:rPr>
                <w:t>Футеровка ковша</w:t>
              </w:r>
            </w:ins>
          </w:p>
        </w:tc>
      </w:tr>
      <w:tr w:rsidR="00D0472B" w:rsidRPr="00071457" w:rsidTr="00A72EC8">
        <w:trPr>
          <w:cantSplit/>
          <w:ins w:id="708"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709" w:author="Киселев Юрий Валерьевич" w:date="2022-03-24T17:04:00Z"/>
                <w:sz w:val="20"/>
                <w:szCs w:val="20"/>
              </w:rPr>
            </w:pPr>
            <w:ins w:id="710" w:author="Киселев Юрий Валерьевич" w:date="2022-03-24T17:05:00Z">
              <w:r>
                <w:rPr>
                  <w:rFonts w:cs="Arial"/>
                  <w:color w:val="000000"/>
                  <w:sz w:val="20"/>
                  <w:szCs w:val="20"/>
                </w:rPr>
                <w:t>ЧТО</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711" w:author="Киселев Юрий Валерьевич" w:date="2022-03-24T17:04:00Z"/>
                <w:sz w:val="20"/>
                <w:szCs w:val="20"/>
              </w:rPr>
            </w:pPr>
            <w:ins w:id="712" w:author="Киселев Юрий Валерьевич" w:date="2022-03-24T17:05:00Z">
              <w:r>
                <w:rPr>
                  <w:rFonts w:cs="Arial"/>
                  <w:color w:val="000000"/>
                  <w:sz w:val="20"/>
                  <w:szCs w:val="20"/>
                </w:rPr>
                <w:t>Частичное технич освидет ГПМ</w:t>
              </w:r>
            </w:ins>
          </w:p>
        </w:tc>
      </w:tr>
      <w:tr w:rsidR="00D0472B" w:rsidRPr="00071457" w:rsidTr="009721BA">
        <w:trPr>
          <w:cantSplit/>
          <w:ins w:id="713" w:author="Киселев Юрий Валерьевич" w:date="2022-03-24T17:04:00Z"/>
        </w:trPr>
        <w:tc>
          <w:tcPr>
            <w:tcW w:w="98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D0472B" w:rsidRPr="009721BA" w:rsidRDefault="00D0472B" w:rsidP="00D0472B">
            <w:pPr>
              <w:ind w:firstLine="19"/>
              <w:rPr>
                <w:ins w:id="714" w:author="Киселев Юрий Валерьевич" w:date="2022-03-24T17:04:00Z"/>
                <w:sz w:val="20"/>
                <w:szCs w:val="20"/>
              </w:rPr>
            </w:pPr>
            <w:ins w:id="715" w:author="Киселев Юрий Валерьевич" w:date="2022-03-24T17:05:00Z">
              <w:r>
                <w:rPr>
                  <w:rFonts w:cs="Arial"/>
                  <w:color w:val="000000"/>
                  <w:sz w:val="20"/>
                  <w:szCs w:val="20"/>
                </w:rPr>
                <w:t>ЭПБ</w:t>
              </w:r>
            </w:ins>
          </w:p>
        </w:tc>
        <w:tc>
          <w:tcPr>
            <w:tcW w:w="402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D0472B" w:rsidRPr="009721BA" w:rsidRDefault="00D0472B" w:rsidP="00D0472B">
            <w:pPr>
              <w:ind w:firstLine="19"/>
              <w:rPr>
                <w:ins w:id="716" w:author="Киселев Юрий Валерьевич" w:date="2022-03-24T17:04:00Z"/>
                <w:sz w:val="20"/>
                <w:szCs w:val="20"/>
              </w:rPr>
            </w:pPr>
            <w:ins w:id="717" w:author="Киселев Юрий Валерьевич" w:date="2022-03-24T17:05:00Z">
              <w:r>
                <w:rPr>
                  <w:rFonts w:cs="Arial"/>
                  <w:color w:val="000000"/>
                  <w:sz w:val="20"/>
                  <w:szCs w:val="20"/>
                </w:rPr>
                <w:t>Технич освидетельств и ЭПБ</w:t>
              </w:r>
            </w:ins>
          </w:p>
        </w:tc>
      </w:tr>
    </w:tbl>
    <w:p w:rsidR="00762D33" w:rsidRPr="00B153FA" w:rsidRDefault="00762D33" w:rsidP="00762D33">
      <w:pPr>
        <w:pStyle w:val="Tabname"/>
        <w:keepNext/>
        <w:spacing w:after="240"/>
        <w:jc w:val="right"/>
        <w:rPr>
          <w:rFonts w:cs="Arial"/>
          <w:sz w:val="22"/>
          <w:szCs w:val="22"/>
        </w:rPr>
      </w:pPr>
      <w:r w:rsidRPr="004F3569">
        <w:rPr>
          <w:rFonts w:cs="Arial"/>
          <w:sz w:val="22"/>
          <w:szCs w:val="22"/>
        </w:rPr>
        <w:t xml:space="preserve">Таблица </w:t>
      </w:r>
      <w:r w:rsidRPr="00B153FA">
        <w:rPr>
          <w:rFonts w:cs="Arial"/>
          <w:sz w:val="22"/>
          <w:szCs w:val="22"/>
        </w:rPr>
        <w:fldChar w:fldCharType="begin"/>
      </w:r>
      <w:r w:rsidRPr="004F3569">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14</w:t>
      </w:r>
      <w:r w:rsidRPr="00B153FA">
        <w:rPr>
          <w:rFonts w:cs="Arial"/>
          <w:sz w:val="22"/>
          <w:szCs w:val="22"/>
        </w:rPr>
        <w:fldChar w:fldCharType="end"/>
      </w:r>
      <w:r w:rsidRPr="00B153FA">
        <w:rPr>
          <w:rFonts w:cs="Arial"/>
          <w:sz w:val="22"/>
          <w:szCs w:val="22"/>
        </w:rPr>
        <w:t>. Допустимые виды работ для видов заказов</w:t>
      </w:r>
    </w:p>
    <w:tbl>
      <w:tblPr>
        <w:tblW w:w="10196" w:type="dxa"/>
        <w:tblLook w:val="04A0" w:firstRow="1" w:lastRow="0" w:firstColumn="1" w:lastColumn="0" w:noHBand="0" w:noVBand="1"/>
      </w:tblPr>
      <w:tblGrid>
        <w:gridCol w:w="3534"/>
        <w:gridCol w:w="1276"/>
        <w:gridCol w:w="5386"/>
        <w:tblGridChange w:id="718">
          <w:tblGrid>
            <w:gridCol w:w="10"/>
            <w:gridCol w:w="3524"/>
            <w:gridCol w:w="10"/>
            <w:gridCol w:w="1266"/>
            <w:gridCol w:w="10"/>
            <w:gridCol w:w="5376"/>
            <w:gridCol w:w="10"/>
          </w:tblGrid>
        </w:tblGridChange>
      </w:tblGrid>
      <w:tr w:rsidR="00762D33" w:rsidRPr="00BC57DF" w:rsidTr="00554843">
        <w:trPr>
          <w:trHeight w:val="318"/>
          <w:tblHeader/>
        </w:trPr>
        <w:tc>
          <w:tcPr>
            <w:tcW w:w="3534"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
          <w:p w:rsidR="00762D33" w:rsidRPr="00554843" w:rsidRDefault="00762D33" w:rsidP="00554843">
            <w:pPr>
              <w:spacing w:line="276" w:lineRule="auto"/>
              <w:ind w:firstLine="19"/>
              <w:jc w:val="left"/>
              <w:rPr>
                <w:rFonts w:eastAsiaTheme="minorHAnsi" w:cs="Arial"/>
                <w:szCs w:val="20"/>
              </w:rPr>
            </w:pPr>
            <w:r w:rsidRPr="00554843">
              <w:rPr>
                <w:rFonts w:eastAsiaTheme="minorHAnsi" w:cs="Arial"/>
                <w:b/>
                <w:sz w:val="20"/>
                <w:szCs w:val="20"/>
              </w:rPr>
              <w:t>Виды заказов</w:t>
            </w:r>
          </w:p>
        </w:tc>
        <w:tc>
          <w:tcPr>
            <w:tcW w:w="1276"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
          <w:p w:rsidR="00762D33" w:rsidRPr="00554843" w:rsidRDefault="00762D33" w:rsidP="00554843">
            <w:pPr>
              <w:spacing w:line="276" w:lineRule="auto"/>
              <w:ind w:firstLine="19"/>
              <w:jc w:val="left"/>
              <w:rPr>
                <w:rFonts w:eastAsiaTheme="minorHAnsi" w:cs="Arial"/>
                <w:szCs w:val="20"/>
              </w:rPr>
            </w:pPr>
            <w:r w:rsidRPr="00554843">
              <w:rPr>
                <w:rFonts w:eastAsiaTheme="minorHAnsi" w:cs="Arial"/>
                <w:b/>
                <w:sz w:val="20"/>
                <w:szCs w:val="20"/>
              </w:rPr>
              <w:t>Вид работ</w:t>
            </w:r>
          </w:p>
        </w:tc>
        <w:tc>
          <w:tcPr>
            <w:tcW w:w="5386" w:type="dxa"/>
            <w:tcBorders>
              <w:top w:val="single" w:sz="8" w:space="0" w:color="000000"/>
              <w:left w:val="single" w:sz="8" w:space="0" w:color="000000"/>
              <w:bottom w:val="single" w:sz="8" w:space="0" w:color="000000"/>
              <w:right w:val="single" w:sz="8" w:space="0" w:color="000000"/>
            </w:tcBorders>
            <w:shd w:val="clear" w:color="auto" w:fill="FFC000"/>
            <w:tcMar>
              <w:top w:w="0" w:type="dxa"/>
            </w:tcMar>
            <w:vAlign w:val="center"/>
            <w:hideMark/>
          </w:tcPr>
          <w:p w:rsidR="00762D33" w:rsidRPr="00554843" w:rsidRDefault="00762D33" w:rsidP="00554843">
            <w:pPr>
              <w:spacing w:line="276" w:lineRule="auto"/>
              <w:ind w:firstLine="19"/>
              <w:jc w:val="left"/>
              <w:rPr>
                <w:rFonts w:eastAsiaTheme="minorHAnsi" w:cs="Arial"/>
                <w:szCs w:val="20"/>
              </w:rPr>
            </w:pPr>
            <w:r w:rsidRPr="00554843">
              <w:rPr>
                <w:rFonts w:eastAsiaTheme="minorHAnsi" w:cs="Arial"/>
                <w:b/>
                <w:sz w:val="20"/>
                <w:szCs w:val="20"/>
              </w:rPr>
              <w:t>Наименование вида работ</w:t>
            </w:r>
          </w:p>
        </w:tc>
      </w:tr>
      <w:tr w:rsidR="00976312"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976312" w:rsidRPr="00976312" w:rsidRDefault="00976312" w:rsidP="009721BA">
            <w:pPr>
              <w:ind w:firstLine="0"/>
              <w:jc w:val="left"/>
              <w:rPr>
                <w:rFonts w:cs="Arial"/>
                <w:bCs/>
                <w:color w:val="000000"/>
                <w:sz w:val="20"/>
                <w:szCs w:val="20"/>
              </w:rPr>
            </w:pPr>
            <w:r w:rsidRPr="009721BA">
              <w:rPr>
                <w:rFonts w:cs="Arial"/>
                <w:color w:val="000000"/>
                <w:sz w:val="20"/>
                <w:szCs w:val="20"/>
              </w:rPr>
              <w:t>ACR1 - Технический заказ ТОРО для ЦРММ</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976312" w:rsidRPr="00976312" w:rsidRDefault="00976312" w:rsidP="00976312">
            <w:pPr>
              <w:ind w:firstLine="0"/>
              <w:rPr>
                <w:rFonts w:cs="Arial"/>
                <w:bCs/>
                <w:color w:val="000000"/>
                <w:sz w:val="20"/>
                <w:szCs w:val="20"/>
              </w:rPr>
            </w:pPr>
            <w:r w:rsidRPr="009721BA">
              <w:rPr>
                <w:rFonts w:cs="Arial"/>
                <w:color w:val="000000"/>
                <w:sz w:val="20"/>
                <w:szCs w:val="20"/>
              </w:rPr>
              <w:t>ПТР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976312" w:rsidRPr="00976312" w:rsidRDefault="00976312" w:rsidP="00976312">
            <w:pPr>
              <w:ind w:firstLine="0"/>
              <w:rPr>
                <w:rFonts w:cs="Arial"/>
                <w:bCs/>
                <w:color w:val="000000"/>
                <w:sz w:val="20"/>
                <w:szCs w:val="20"/>
              </w:rPr>
            </w:pPr>
            <w:r w:rsidRPr="009721BA">
              <w:rPr>
                <w:rFonts w:cs="Arial"/>
                <w:color w:val="000000"/>
                <w:sz w:val="20"/>
                <w:szCs w:val="20"/>
              </w:rPr>
              <w:t>Сводная потребность по ТС</w:t>
            </w:r>
          </w:p>
        </w:tc>
      </w:tr>
      <w:tr w:rsidR="00B03F17" w:rsidRPr="00976312" w:rsidTr="00554843">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B03F17" w:rsidRPr="00976312" w:rsidDel="00976312" w:rsidRDefault="00B03F17" w:rsidP="009721BA">
            <w:pPr>
              <w:ind w:firstLine="0"/>
              <w:jc w:val="left"/>
              <w:rPr>
                <w:rFonts w:cs="Arial"/>
                <w:bCs/>
                <w:color w:val="000000"/>
                <w:sz w:val="20"/>
                <w:szCs w:val="20"/>
              </w:rPr>
            </w:pPr>
            <w:r w:rsidRPr="009721BA">
              <w:rPr>
                <w:rFonts w:cs="Arial"/>
                <w:color w:val="000000"/>
                <w:sz w:val="20"/>
                <w:szCs w:val="20"/>
              </w:rPr>
              <w:t>ADI1 - Диагностика</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Диагностирование</w:t>
            </w:r>
          </w:p>
        </w:tc>
      </w:tr>
      <w:tr w:rsidR="00B03F17" w:rsidRPr="00976312" w:rsidTr="00554843">
        <w:trPr>
          <w:trHeight w:val="269"/>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B03F17" w:rsidRPr="00976312" w:rsidDel="00976312" w:rsidRDefault="00B03F17"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ИС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B03F17" w:rsidRPr="00976312" w:rsidDel="00976312" w:rsidRDefault="00B03F17" w:rsidP="00976312">
            <w:pPr>
              <w:ind w:firstLine="0"/>
              <w:rPr>
                <w:rFonts w:cs="Arial"/>
                <w:bCs/>
                <w:color w:val="000000"/>
                <w:sz w:val="20"/>
                <w:szCs w:val="20"/>
              </w:rPr>
            </w:pPr>
            <w:r w:rsidRPr="009721BA">
              <w:rPr>
                <w:rFonts w:cs="Arial"/>
                <w:color w:val="000000"/>
                <w:sz w:val="20"/>
                <w:szCs w:val="20"/>
              </w:rPr>
              <w:t>Испытания, измерения</w:t>
            </w:r>
          </w:p>
        </w:tc>
      </w:tr>
      <w:tr w:rsidR="001568C2" w:rsidRPr="00976312" w:rsidTr="00554843">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1568C2" w:rsidRPr="00976312" w:rsidDel="00976312" w:rsidRDefault="001568C2" w:rsidP="009721BA">
            <w:pPr>
              <w:ind w:firstLine="0"/>
              <w:jc w:val="left"/>
              <w:rPr>
                <w:rFonts w:cs="Arial"/>
                <w:bCs/>
                <w:color w:val="000000"/>
                <w:sz w:val="20"/>
                <w:szCs w:val="20"/>
              </w:rPr>
            </w:pPr>
            <w:r w:rsidRPr="009721BA">
              <w:rPr>
                <w:rFonts w:cs="Arial"/>
                <w:color w:val="000000"/>
                <w:sz w:val="20"/>
                <w:szCs w:val="20"/>
              </w:rPr>
              <w:t>AETG - ЕТО на ГТК</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976312">
            <w:pPr>
              <w:ind w:firstLine="0"/>
              <w:rPr>
                <w:rFonts w:cs="Arial"/>
                <w:bCs/>
                <w:color w:val="000000"/>
                <w:sz w:val="20"/>
                <w:szCs w:val="20"/>
              </w:rPr>
            </w:pPr>
            <w:r w:rsidRPr="009721BA">
              <w:rPr>
                <w:rFonts w:cs="Arial"/>
                <w:color w:val="000000"/>
                <w:sz w:val="20"/>
                <w:szCs w:val="20"/>
              </w:rPr>
              <w:t>ЕСО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976312">
            <w:pPr>
              <w:ind w:firstLine="0"/>
              <w:rPr>
                <w:rFonts w:cs="Arial"/>
                <w:bCs/>
                <w:color w:val="000000"/>
                <w:sz w:val="20"/>
                <w:szCs w:val="20"/>
              </w:rPr>
            </w:pPr>
            <w:r w:rsidRPr="009721BA">
              <w:rPr>
                <w:rFonts w:cs="Arial"/>
                <w:color w:val="000000"/>
                <w:sz w:val="20"/>
                <w:szCs w:val="20"/>
              </w:rPr>
              <w:t>Ежесменное ТО</w:t>
            </w:r>
          </w:p>
        </w:tc>
      </w:tr>
      <w:tr w:rsidR="001568C2" w:rsidRPr="00976312" w:rsidTr="00A72EC8">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9721B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976312">
            <w:pPr>
              <w:ind w:firstLine="0"/>
              <w:rPr>
                <w:rFonts w:cs="Arial"/>
                <w:bCs/>
                <w:color w:val="000000"/>
                <w:sz w:val="20"/>
                <w:szCs w:val="20"/>
              </w:rPr>
            </w:pPr>
            <w:r w:rsidRPr="009721BA">
              <w:rPr>
                <w:rFonts w:cs="Arial"/>
                <w:color w:val="000000"/>
                <w:sz w:val="20"/>
                <w:szCs w:val="20"/>
              </w:rPr>
              <w:t>ЕТО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976312">
            <w:pPr>
              <w:ind w:firstLine="0"/>
              <w:rPr>
                <w:rFonts w:cs="Arial"/>
                <w:bCs/>
                <w:color w:val="000000"/>
                <w:sz w:val="20"/>
                <w:szCs w:val="20"/>
              </w:rPr>
            </w:pPr>
            <w:r w:rsidRPr="009721BA">
              <w:rPr>
                <w:rFonts w:cs="Arial"/>
                <w:color w:val="000000"/>
                <w:sz w:val="20"/>
                <w:szCs w:val="20"/>
              </w:rPr>
              <w:t>Ежесменное технич обслуживание</w:t>
            </w:r>
          </w:p>
        </w:tc>
      </w:tr>
      <w:tr w:rsidR="001568C2" w:rsidRPr="00976312" w:rsidTr="00554843">
        <w:trPr>
          <w:trHeight w:val="269"/>
          <w:ins w:id="719" w:author="Киселев Юрий Валерьевич" w:date="2022-03-24T17:11:00Z"/>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1568C2" w:rsidRPr="00976312" w:rsidDel="00976312" w:rsidRDefault="001568C2" w:rsidP="009721BA">
            <w:pPr>
              <w:ind w:firstLine="0"/>
              <w:jc w:val="left"/>
              <w:rPr>
                <w:ins w:id="720" w:author="Киселев Юрий Валерьевич" w:date="2022-03-24T17:11: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976312">
            <w:pPr>
              <w:ind w:firstLine="0"/>
              <w:rPr>
                <w:ins w:id="721" w:author="Киселев Юрий Валерьевич" w:date="2022-03-24T17:11:00Z"/>
                <w:rFonts w:cs="Arial"/>
                <w:color w:val="000000"/>
                <w:sz w:val="20"/>
                <w:szCs w:val="20"/>
              </w:rPr>
            </w:pPr>
            <w:ins w:id="722" w:author="Киселев Юрий Валерьевич" w:date="2022-03-24T17:11:00Z">
              <w:r w:rsidRPr="001568C2">
                <w:rPr>
                  <w:rFonts w:cs="Arial"/>
                  <w:color w:val="000000"/>
                  <w:sz w:val="20"/>
                  <w:szCs w:val="20"/>
                </w:rPr>
                <w:t>ДЛВ</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976312">
            <w:pPr>
              <w:ind w:firstLine="0"/>
              <w:rPr>
                <w:ins w:id="723" w:author="Киселев Юрий Валерьевич" w:date="2022-03-24T17:11:00Z"/>
                <w:rFonts w:cs="Arial"/>
                <w:color w:val="000000"/>
                <w:sz w:val="20"/>
                <w:szCs w:val="20"/>
              </w:rPr>
            </w:pPr>
            <w:ins w:id="724" w:author="Киселев Юрий Валерьевич" w:date="2022-03-24T17:11:00Z">
              <w:r w:rsidRPr="005326F7">
                <w:rPr>
                  <w:sz w:val="20"/>
                  <w:szCs w:val="20"/>
                </w:rPr>
                <w:t>Долив ГСМ</w:t>
              </w:r>
            </w:ins>
          </w:p>
        </w:tc>
      </w:tr>
      <w:tr w:rsidR="001568C2" w:rsidRPr="00976312" w:rsidTr="00A72EC8">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1568C2" w:rsidRPr="00976312" w:rsidDel="00976312" w:rsidRDefault="001568C2" w:rsidP="009721BA">
            <w:pPr>
              <w:ind w:firstLine="0"/>
              <w:jc w:val="left"/>
              <w:rPr>
                <w:rFonts w:cs="Arial"/>
                <w:bCs/>
                <w:color w:val="000000"/>
                <w:sz w:val="20"/>
                <w:szCs w:val="20"/>
              </w:rPr>
            </w:pPr>
            <w:r w:rsidRPr="009721BA">
              <w:rPr>
                <w:rFonts w:cs="Arial"/>
                <w:color w:val="000000"/>
                <w:sz w:val="20"/>
                <w:szCs w:val="20"/>
              </w:rPr>
              <w:t>AETZ - Обходы/осмотры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976312">
            <w:pPr>
              <w:ind w:firstLine="0"/>
              <w:rPr>
                <w:rFonts w:cs="Arial"/>
                <w:bCs/>
                <w:color w:val="000000"/>
                <w:sz w:val="20"/>
                <w:szCs w:val="20"/>
              </w:rPr>
            </w:pPr>
            <w:r w:rsidRPr="009721BA">
              <w:rPr>
                <w:rFonts w:cs="Arial"/>
                <w:color w:val="000000"/>
                <w:sz w:val="20"/>
                <w:szCs w:val="20"/>
              </w:rPr>
              <w:t>ОБХ</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976312">
            <w:pPr>
              <w:ind w:firstLine="0"/>
              <w:rPr>
                <w:rFonts w:cs="Arial"/>
                <w:bCs/>
                <w:color w:val="000000"/>
                <w:sz w:val="20"/>
                <w:szCs w:val="20"/>
              </w:rPr>
            </w:pPr>
            <w:r w:rsidRPr="009721BA">
              <w:rPr>
                <w:rFonts w:cs="Arial"/>
                <w:color w:val="000000"/>
                <w:sz w:val="20"/>
                <w:szCs w:val="20"/>
              </w:rPr>
              <w:t>Обходы/Осмотры</w:t>
            </w:r>
          </w:p>
        </w:tc>
      </w:tr>
      <w:tr w:rsidR="001568C2" w:rsidRPr="00976312" w:rsidTr="00A72EC8">
        <w:trPr>
          <w:trHeight w:val="269"/>
          <w:ins w:id="725" w:author="Киселев Юрий Валерьевич" w:date="2022-03-24T17:12:00Z"/>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1568C2" w:rsidRPr="009721BA" w:rsidRDefault="001568C2" w:rsidP="001568C2">
            <w:pPr>
              <w:ind w:firstLine="0"/>
              <w:jc w:val="left"/>
              <w:rPr>
                <w:ins w:id="726" w:author="Киселев Юрий Валерьевич" w:date="2022-03-24T17:12:00Z"/>
                <w:rFonts w:cs="Arial"/>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1568C2">
            <w:pPr>
              <w:ind w:firstLine="0"/>
              <w:rPr>
                <w:ins w:id="727" w:author="Киселев Юрий Валерьевич" w:date="2022-03-24T17:12:00Z"/>
                <w:rFonts w:cs="Arial"/>
                <w:color w:val="000000"/>
                <w:sz w:val="20"/>
                <w:szCs w:val="20"/>
              </w:rPr>
            </w:pPr>
            <w:ins w:id="728" w:author="Киселев Юрий Валерьевич" w:date="2022-03-24T17:12:00Z">
              <w:r w:rsidRPr="001568C2">
                <w:rPr>
                  <w:rFonts w:cs="Arial"/>
                  <w:color w:val="000000"/>
                  <w:sz w:val="20"/>
                  <w:szCs w:val="20"/>
                </w:rPr>
                <w:t>ДЛВ</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1568C2">
            <w:pPr>
              <w:ind w:firstLine="0"/>
              <w:rPr>
                <w:ins w:id="729" w:author="Киселев Юрий Валерьевич" w:date="2022-03-24T17:12:00Z"/>
                <w:rFonts w:cs="Arial"/>
                <w:color w:val="000000"/>
                <w:sz w:val="20"/>
                <w:szCs w:val="20"/>
              </w:rPr>
            </w:pPr>
            <w:ins w:id="730" w:author="Киселев Юрий Валерьевич" w:date="2022-03-24T17:12:00Z">
              <w:r w:rsidRPr="005326F7">
                <w:rPr>
                  <w:sz w:val="20"/>
                  <w:szCs w:val="20"/>
                </w:rPr>
                <w:t>Долив ГСМ</w:t>
              </w:r>
            </w:ins>
          </w:p>
        </w:tc>
      </w:tr>
      <w:tr w:rsidR="001568C2"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ind w:firstLine="0"/>
              <w:jc w:val="left"/>
              <w:rPr>
                <w:rFonts w:cs="Arial"/>
                <w:bCs/>
                <w:color w:val="000000"/>
                <w:sz w:val="20"/>
                <w:szCs w:val="20"/>
              </w:rPr>
            </w:pPr>
            <w:r w:rsidRPr="009721BA">
              <w:rPr>
                <w:rFonts w:cs="Arial"/>
                <w:color w:val="000000"/>
                <w:sz w:val="20"/>
                <w:szCs w:val="20"/>
              </w:rPr>
              <w:t>APB1 - Выполнение  ЭПБ</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ЭПБ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 освидетельств и ЭПБ</w:t>
            </w:r>
          </w:p>
        </w:tc>
      </w:tr>
      <w:tr w:rsidR="0003237A" w:rsidRPr="00976312" w:rsidTr="00A72EC8">
        <w:trPr>
          <w:trHeight w:val="269"/>
          <w:ins w:id="731" w:author="Киселев Юрий Валерьевич" w:date="2022-03-24T17:26:00Z"/>
        </w:trPr>
        <w:tc>
          <w:tcPr>
            <w:tcW w:w="3534" w:type="dxa"/>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A72EC8">
            <w:pPr>
              <w:jc w:val="left"/>
              <w:rPr>
                <w:ins w:id="732" w:author="Киселев Юрий Валерьевич" w:date="2022-03-24T17:26: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A72EC8">
            <w:pPr>
              <w:ind w:firstLine="0"/>
              <w:rPr>
                <w:ins w:id="733" w:author="Киселев Юрий Валерьевич" w:date="2022-03-24T17:26:00Z"/>
                <w:rFonts w:cs="Arial"/>
                <w:color w:val="000000"/>
                <w:sz w:val="20"/>
                <w:szCs w:val="20"/>
              </w:rPr>
            </w:pP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A72EC8">
            <w:pPr>
              <w:ind w:firstLine="0"/>
              <w:rPr>
                <w:ins w:id="734" w:author="Киселев Юрий Валерьевич" w:date="2022-03-24T17:26:00Z"/>
                <w:rFonts w:cs="Arial"/>
                <w:color w:val="000000"/>
                <w:sz w:val="20"/>
                <w:szCs w:val="20"/>
              </w:rPr>
            </w:pPr>
          </w:p>
        </w:tc>
      </w:tr>
      <w:tr w:rsidR="001568C2" w:rsidRPr="00976312" w:rsidTr="00554843">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ind w:firstLine="0"/>
              <w:jc w:val="left"/>
              <w:rPr>
                <w:rFonts w:cs="Arial"/>
                <w:bCs/>
                <w:color w:val="000000"/>
                <w:sz w:val="20"/>
                <w:szCs w:val="20"/>
              </w:rPr>
            </w:pPr>
            <w:r w:rsidRPr="009721BA">
              <w:rPr>
                <w:rFonts w:cs="Arial"/>
                <w:color w:val="000000"/>
                <w:sz w:val="20"/>
                <w:szCs w:val="20"/>
              </w:rPr>
              <w:t>APP1 - ТОРО по ППР</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Г2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 раз в два года</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ГТО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Годовое ТО</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ЗМН</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Замена</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Калибровка</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Капитальный ремонт</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Капитальный ремонт 1</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Капитальный ремонт 2</w:t>
            </w:r>
          </w:p>
        </w:tc>
      </w:tr>
      <w:tr w:rsidR="001568C2" w:rsidRPr="00976312" w:rsidTr="00554843">
        <w:trPr>
          <w:trHeight w:val="269"/>
          <w:ins w:id="735" w:author="Киселев Юрий Валерьевич" w:date="2022-03-24T17:12:00Z"/>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ins w:id="736" w:author="Киселев Юрий Валерьевич" w:date="2022-03-24T17:12: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1568C2">
            <w:pPr>
              <w:ind w:firstLine="0"/>
              <w:rPr>
                <w:ins w:id="737" w:author="Киселев Юрий Валерьевич" w:date="2022-03-24T17:12:00Z"/>
                <w:rFonts w:cs="Arial"/>
                <w:color w:val="000000"/>
                <w:sz w:val="20"/>
                <w:szCs w:val="20"/>
              </w:rPr>
            </w:pPr>
            <w:ins w:id="738" w:author="Киселев Юрий Валерьевич" w:date="2022-03-24T17:13:00Z">
              <w:r>
                <w:rPr>
                  <w:rFonts w:cs="Arial"/>
                  <w:color w:val="000000"/>
                  <w:sz w:val="20"/>
                  <w:szCs w:val="20"/>
                </w:rPr>
                <w:t>КР3</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1568C2">
            <w:pPr>
              <w:ind w:firstLine="0"/>
              <w:rPr>
                <w:ins w:id="739" w:author="Киселев Юрий Валерьевич" w:date="2022-03-24T17:12:00Z"/>
                <w:rFonts w:cs="Arial"/>
                <w:color w:val="000000"/>
                <w:sz w:val="20"/>
                <w:szCs w:val="20"/>
              </w:rPr>
            </w:pPr>
            <w:ins w:id="740" w:author="Киселев Юрий Валерьевич" w:date="2022-03-24T17:13:00Z">
              <w:r>
                <w:rPr>
                  <w:rFonts w:cs="Arial"/>
                  <w:color w:val="000000"/>
                  <w:sz w:val="20"/>
                  <w:szCs w:val="20"/>
                </w:rPr>
                <w:t>Капитальный ремонт 3</w:t>
              </w:r>
            </w:ins>
          </w:p>
        </w:tc>
      </w:tr>
      <w:tr w:rsidR="001568C2" w:rsidRPr="00976312" w:rsidTr="00554843">
        <w:trPr>
          <w:trHeight w:val="269"/>
          <w:ins w:id="741" w:author="Киселев Юрий Валерьевич" w:date="2022-03-24T17:13:00Z"/>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ins w:id="742" w:author="Киселев Юрий Валерьевич" w:date="2022-03-24T17:13: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1568C2">
            <w:pPr>
              <w:ind w:firstLine="0"/>
              <w:rPr>
                <w:ins w:id="743" w:author="Киселев Юрий Валерьевич" w:date="2022-03-24T17:13:00Z"/>
                <w:rFonts w:cs="Arial"/>
                <w:color w:val="000000"/>
                <w:sz w:val="20"/>
                <w:szCs w:val="20"/>
              </w:rPr>
            </w:pPr>
            <w:ins w:id="744" w:author="Киселев Юрий Валерьевич" w:date="2022-03-24T17:13:00Z">
              <w:r>
                <w:rPr>
                  <w:rFonts w:cs="Arial"/>
                  <w:color w:val="000000"/>
                  <w:sz w:val="20"/>
                  <w:szCs w:val="20"/>
                </w:rPr>
                <w:t>КР4</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21BA" w:rsidRDefault="001568C2" w:rsidP="001568C2">
            <w:pPr>
              <w:ind w:firstLine="0"/>
              <w:rPr>
                <w:ins w:id="745" w:author="Киселев Юрий Валерьевич" w:date="2022-03-24T17:13:00Z"/>
                <w:rFonts w:cs="Arial"/>
                <w:color w:val="000000"/>
                <w:sz w:val="20"/>
                <w:szCs w:val="20"/>
              </w:rPr>
            </w:pPr>
            <w:ins w:id="746" w:author="Киселев Юрий Валерьевич" w:date="2022-03-24T17:13:00Z">
              <w:r>
                <w:rPr>
                  <w:rFonts w:cs="Arial"/>
                  <w:color w:val="000000"/>
                  <w:sz w:val="20"/>
                  <w:szCs w:val="20"/>
                </w:rPr>
                <w:t>Капитальный ремонт 4</w:t>
              </w:r>
            </w:ins>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КРМ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Капитализируемый ремонт</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КТ</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Квартальное ТО</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Монтаж/демонтаж</w:t>
            </w:r>
          </w:p>
        </w:tc>
      </w:tr>
      <w:tr w:rsidR="0003237A" w:rsidRPr="00976312" w:rsidTr="00554843">
        <w:trPr>
          <w:trHeight w:val="269"/>
          <w:ins w:id="747" w:author="Киселев Юрий Валерьевич" w:date="2022-03-24T17:26:00Z"/>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1568C2">
            <w:pPr>
              <w:jc w:val="left"/>
              <w:rPr>
                <w:ins w:id="748" w:author="Киселев Юрий Валерьевич" w:date="2022-03-24T17:26: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49" w:author="Киселев Юрий Валерьевич" w:date="2022-03-24T17:26:00Z"/>
                <w:rFonts w:cs="Arial"/>
                <w:color w:val="000000"/>
                <w:sz w:val="20"/>
                <w:szCs w:val="20"/>
              </w:rPr>
            </w:pPr>
            <w:ins w:id="750" w:author="Киселев Юрий Валерьевич" w:date="2022-03-24T17:26:00Z">
              <w:r w:rsidRPr="0003237A">
                <w:rPr>
                  <w:rFonts w:cs="Arial"/>
                  <w:color w:val="000000"/>
                  <w:sz w:val="20"/>
                  <w:szCs w:val="20"/>
                </w:rPr>
                <w:t>НТО</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51" w:author="Киселев Юрий Валерьевич" w:date="2022-03-24T17:26:00Z"/>
                <w:rFonts w:cs="Arial"/>
                <w:color w:val="000000"/>
                <w:sz w:val="20"/>
                <w:szCs w:val="20"/>
              </w:rPr>
            </w:pPr>
            <w:ins w:id="752" w:author="Киселев Юрий Валерьевич" w:date="2022-03-24T17:26:00Z">
              <w:r w:rsidRPr="0003237A">
                <w:rPr>
                  <w:rFonts w:cs="Arial"/>
                  <w:color w:val="000000"/>
                  <w:sz w:val="20"/>
                  <w:szCs w:val="20"/>
                </w:rPr>
                <w:t>Начальное ТО</w:t>
              </w:r>
            </w:ins>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Поверка</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Полное технич освидетельст ГПМ</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РКО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Работы на консерв оборудовании</w:t>
            </w:r>
          </w:p>
        </w:tc>
      </w:tr>
      <w:tr w:rsidR="0003237A" w:rsidRPr="00976312" w:rsidTr="00554843">
        <w:trPr>
          <w:trHeight w:val="269"/>
          <w:ins w:id="753" w:author="Киселев Юрий Валерьевич" w:date="2022-03-24T17:26:00Z"/>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1568C2">
            <w:pPr>
              <w:jc w:val="left"/>
              <w:rPr>
                <w:ins w:id="754" w:author="Киселев Юрий Валерьевич" w:date="2022-03-24T17:26: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55" w:author="Киселев Юрий Валерьевич" w:date="2022-03-24T17:26:00Z"/>
                <w:rFonts w:cs="Arial"/>
                <w:color w:val="000000"/>
                <w:sz w:val="20"/>
                <w:szCs w:val="20"/>
              </w:rPr>
            </w:pPr>
            <w:ins w:id="756" w:author="Киселев Юрий Валерьевич" w:date="2022-03-24T17:26:00Z">
              <w:r w:rsidRPr="0003237A">
                <w:rPr>
                  <w:rFonts w:cs="Arial"/>
                  <w:color w:val="000000"/>
                  <w:sz w:val="20"/>
                  <w:szCs w:val="20"/>
                </w:rPr>
                <w:t>СМЗ</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57" w:author="Киселев Юрий Валерьевич" w:date="2022-03-24T17:26:00Z"/>
                <w:rFonts w:cs="Arial"/>
                <w:color w:val="000000"/>
                <w:sz w:val="20"/>
                <w:szCs w:val="20"/>
              </w:rPr>
            </w:pPr>
            <w:ins w:id="758" w:author="Киселев Юрий Валерьевич" w:date="2022-03-24T17:26:00Z">
              <w:r w:rsidRPr="0003237A">
                <w:rPr>
                  <w:rFonts w:cs="Arial"/>
                  <w:color w:val="000000"/>
                  <w:sz w:val="20"/>
                  <w:szCs w:val="20"/>
                </w:rPr>
                <w:t>Смазка</w:t>
              </w:r>
            </w:ins>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СО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Сезонный осмотр ЗиС</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Средний ремонт</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СТО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Полугодовое ТО</w:t>
            </w:r>
          </w:p>
        </w:tc>
      </w:tr>
      <w:tr w:rsidR="0003237A" w:rsidRPr="00976312" w:rsidTr="00554843">
        <w:trPr>
          <w:trHeight w:val="269"/>
          <w:ins w:id="759" w:author="Киселев Юрий Валерьевич" w:date="2022-03-24T17:27:00Z"/>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1568C2">
            <w:pPr>
              <w:jc w:val="left"/>
              <w:rPr>
                <w:ins w:id="760" w:author="Киселев Юрий Валерьевич" w:date="2022-03-24T17:27: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61" w:author="Киселев Юрий Валерьевич" w:date="2022-03-24T17:27:00Z"/>
                <w:rFonts w:cs="Arial"/>
                <w:color w:val="000000"/>
                <w:sz w:val="20"/>
                <w:szCs w:val="20"/>
              </w:rPr>
            </w:pPr>
            <w:ins w:id="762" w:author="Киселев Юрий Валерьевич" w:date="2022-03-24T17:27:00Z">
              <w:r w:rsidRPr="0003237A">
                <w:rPr>
                  <w:rFonts w:cs="Arial"/>
                  <w:color w:val="000000"/>
                  <w:sz w:val="20"/>
                  <w:szCs w:val="20"/>
                </w:rPr>
                <w:t>ТД</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63" w:author="Киселев Юрий Валерьевич" w:date="2022-03-24T17:27:00Z"/>
                <w:rFonts w:cs="Arial"/>
                <w:color w:val="000000"/>
                <w:sz w:val="20"/>
                <w:szCs w:val="20"/>
              </w:rPr>
            </w:pPr>
            <w:ins w:id="764" w:author="Киселев Юрий Валерьевич" w:date="2022-03-24T17:28:00Z">
              <w:r w:rsidRPr="0003237A">
                <w:rPr>
                  <w:rFonts w:cs="Arial"/>
                  <w:color w:val="000000"/>
                  <w:sz w:val="20"/>
                  <w:szCs w:val="20"/>
                </w:rPr>
                <w:t>Техническое обслуживание 10</w:t>
              </w:r>
            </w:ins>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ТО0</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№0</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№1</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№2</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№3</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№4</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№5</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ТО6</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ТО №6</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ТО7</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7</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ТО8</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Техническое обслуживание 8</w:t>
            </w:r>
          </w:p>
        </w:tc>
      </w:tr>
      <w:tr w:rsidR="0003237A" w:rsidRPr="00976312" w:rsidTr="00554843">
        <w:trPr>
          <w:trHeight w:val="269"/>
          <w:ins w:id="765" w:author="Киселев Юрий Валерьевич" w:date="2022-03-24T17:27:00Z"/>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1568C2">
            <w:pPr>
              <w:jc w:val="left"/>
              <w:rPr>
                <w:ins w:id="766" w:author="Киселев Юрий Валерьевич" w:date="2022-03-24T17:27: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67" w:author="Киселев Юрий Валерьевич" w:date="2022-03-24T17:27:00Z"/>
                <w:rFonts w:cs="Arial"/>
                <w:color w:val="000000"/>
                <w:sz w:val="20"/>
                <w:szCs w:val="20"/>
              </w:rPr>
            </w:pPr>
            <w:ins w:id="768" w:author="Киселев Юрий Валерьевич" w:date="2022-03-24T17:27:00Z">
              <w:r w:rsidRPr="0003237A">
                <w:rPr>
                  <w:rFonts w:cs="Arial"/>
                  <w:color w:val="000000"/>
                  <w:sz w:val="20"/>
                  <w:szCs w:val="20"/>
                </w:rPr>
                <w:t>ТО9</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69" w:author="Киселев Юрий Валерьевич" w:date="2022-03-24T17:27:00Z"/>
                <w:rFonts w:cs="Arial"/>
                <w:color w:val="000000"/>
                <w:sz w:val="20"/>
                <w:szCs w:val="20"/>
              </w:rPr>
            </w:pPr>
            <w:ins w:id="770" w:author="Киселев Юрий Валерьевич" w:date="2022-03-24T17:28:00Z">
              <w:r w:rsidRPr="0003237A">
                <w:rPr>
                  <w:rFonts w:cs="Arial"/>
                  <w:color w:val="000000"/>
                  <w:sz w:val="20"/>
                  <w:szCs w:val="20"/>
                </w:rPr>
                <w:t>ТО9</w:t>
              </w:r>
              <w:r w:rsidRPr="0003237A">
                <w:rPr>
                  <w:rFonts w:cs="Arial"/>
                  <w:color w:val="000000"/>
                  <w:sz w:val="20"/>
                  <w:szCs w:val="20"/>
                </w:rPr>
                <w:tab/>
                <w:t>Техническое обслуживание 9</w:t>
              </w:r>
            </w:ins>
          </w:p>
        </w:tc>
      </w:tr>
      <w:tr w:rsidR="0003237A" w:rsidRPr="00976312" w:rsidTr="00554843">
        <w:trPr>
          <w:trHeight w:val="269"/>
          <w:ins w:id="771" w:author="Киселев Юрий Валерьевич" w:date="2022-03-24T17:27:00Z"/>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1568C2">
            <w:pPr>
              <w:jc w:val="left"/>
              <w:rPr>
                <w:ins w:id="772" w:author="Киселев Юрий Валерьевич" w:date="2022-03-24T17:27: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73" w:author="Киселев Юрий Валерьевич" w:date="2022-03-24T17:27:00Z"/>
                <w:rFonts w:cs="Arial"/>
                <w:color w:val="000000"/>
                <w:sz w:val="20"/>
                <w:szCs w:val="20"/>
              </w:rPr>
            </w:pPr>
            <w:ins w:id="774" w:author="Киселев Юрий Валерьевич" w:date="2022-03-24T17:27:00Z">
              <w:r w:rsidRPr="0003237A">
                <w:rPr>
                  <w:rFonts w:cs="Arial"/>
                  <w:color w:val="000000"/>
                  <w:sz w:val="20"/>
                  <w:szCs w:val="20"/>
                </w:rPr>
                <w:t>Т10</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1568C2">
            <w:pPr>
              <w:ind w:firstLine="0"/>
              <w:rPr>
                <w:ins w:id="775" w:author="Киселев Юрий Валерьевич" w:date="2022-03-24T17:27:00Z"/>
                <w:rFonts w:cs="Arial"/>
                <w:color w:val="000000"/>
                <w:sz w:val="20"/>
                <w:szCs w:val="20"/>
              </w:rPr>
            </w:pPr>
            <w:ins w:id="776" w:author="Киселев Юрий Валерьевич" w:date="2022-03-24T17:28:00Z">
              <w:r w:rsidRPr="0003237A">
                <w:rPr>
                  <w:rFonts w:cs="Arial"/>
                  <w:color w:val="000000"/>
                  <w:sz w:val="20"/>
                  <w:szCs w:val="20"/>
                </w:rPr>
                <w:t>Текущий ремонт 10</w:t>
              </w:r>
            </w:ins>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Текущий ремонт</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Текущий ремонт 1</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Текущий ремонт 2</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ТР3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Текущий ремонт 3</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ТР4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Текущий ремонт 4</w:t>
            </w:r>
          </w:p>
        </w:tc>
      </w:tr>
      <w:tr w:rsidR="001568C2"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1568C2" w:rsidRPr="00976312" w:rsidDel="00976312" w:rsidRDefault="001568C2" w:rsidP="001568C2">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ТР5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1568C2" w:rsidRPr="00976312" w:rsidDel="00976312" w:rsidRDefault="001568C2" w:rsidP="001568C2">
            <w:pPr>
              <w:ind w:firstLine="0"/>
              <w:rPr>
                <w:rFonts w:cs="Arial"/>
                <w:bCs/>
                <w:color w:val="000000"/>
                <w:sz w:val="20"/>
                <w:szCs w:val="20"/>
              </w:rPr>
            </w:pPr>
            <w:r w:rsidRPr="009721BA">
              <w:rPr>
                <w:rFonts w:cs="Arial"/>
                <w:color w:val="000000"/>
                <w:sz w:val="20"/>
                <w:szCs w:val="20"/>
              </w:rPr>
              <w:t>Текущий ремонт 5</w:t>
            </w:r>
          </w:p>
        </w:tc>
      </w:tr>
      <w:tr w:rsidR="0003237A" w:rsidRPr="00976312" w:rsidTr="00A72EC8">
        <w:tblPrEx>
          <w:tblW w:w="10196" w:type="dxa"/>
          <w:tblPrExChange w:id="777" w:author="Киселев Юрий Валерьевич" w:date="2022-03-24T17:29:00Z">
            <w:tblPrEx>
              <w:tblW w:w="10196" w:type="dxa"/>
            </w:tblPrEx>
          </w:tblPrExChange>
        </w:tblPrEx>
        <w:trPr>
          <w:trHeight w:val="269"/>
          <w:ins w:id="778" w:author="Киселев Юрий Валерьевич" w:date="2022-03-24T17:28:00Z"/>
          <w:trPrChange w:id="779" w:author="Киселев Юрий Валерьевич" w:date="2022-03-24T17:29:00Z">
            <w:trPr>
              <w:gridAfter w:val="0"/>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780" w:author="Киселев Юрий Валерьевич" w:date="2022-03-24T17:29:00Z">
              <w:tcPr>
                <w:tcW w:w="3534" w:type="dxa"/>
                <w:gridSpan w:val="2"/>
                <w:vMerge/>
                <w:tcBorders>
                  <w:left w:val="single" w:sz="8" w:space="0" w:color="000000"/>
                  <w:right w:val="single" w:sz="8" w:space="0" w:color="000000"/>
                </w:tcBorders>
                <w:shd w:val="clear" w:color="auto" w:fill="auto"/>
                <w:tcMar>
                  <w:top w:w="15" w:type="dxa"/>
                </w:tcMar>
                <w:vAlign w:val="center"/>
              </w:tcPr>
            </w:tcPrChange>
          </w:tcPr>
          <w:p w:rsidR="0003237A" w:rsidRPr="00976312" w:rsidDel="00976312" w:rsidRDefault="0003237A" w:rsidP="0003237A">
            <w:pPr>
              <w:jc w:val="left"/>
              <w:rPr>
                <w:ins w:id="781" w:author="Киселев Юрий Валерьевич" w:date="2022-03-24T17:28: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tcPrChange w:id="782" w:author="Киселев Юрий Валерьевич" w:date="2022-03-24T17:29:00Z">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9721BA" w:rsidRDefault="0003237A" w:rsidP="0003237A">
            <w:pPr>
              <w:ind w:firstLine="0"/>
              <w:rPr>
                <w:ins w:id="783" w:author="Киселев Юрий Валерьевич" w:date="2022-03-24T17:28:00Z"/>
                <w:rFonts w:cs="Arial"/>
                <w:color w:val="000000"/>
                <w:sz w:val="20"/>
                <w:szCs w:val="20"/>
              </w:rPr>
            </w:pPr>
            <w:ins w:id="784" w:author="Киселев Юрий Валерьевич" w:date="2022-03-24T17:29:00Z">
              <w:r w:rsidRPr="0003237A">
                <w:rPr>
                  <w:rFonts w:cs="Arial"/>
                  <w:color w:val="000000"/>
                  <w:sz w:val="20"/>
                  <w:szCs w:val="20"/>
                </w:rPr>
                <w:t>ТР6</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785" w:author="Киселев Юрий Валерьевич" w:date="2022-03-24T17:29:00Z">
              <w:tcPr>
                <w:tcW w:w="538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03237A" w:rsidRDefault="0003237A" w:rsidP="0003237A">
            <w:pPr>
              <w:ind w:firstLine="0"/>
              <w:rPr>
                <w:ins w:id="786" w:author="Киселев Юрий Валерьевич" w:date="2022-03-24T17:28:00Z"/>
                <w:rFonts w:cs="Arial"/>
                <w:color w:val="000000"/>
                <w:sz w:val="20"/>
                <w:szCs w:val="20"/>
                <w:lang w:val="en-US"/>
              </w:rPr>
            </w:pPr>
            <w:ins w:id="787" w:author="Киселев Юрий Валерьевич" w:date="2022-03-24T17:29:00Z">
              <w:r w:rsidRPr="009721BA">
                <w:rPr>
                  <w:rFonts w:cs="Arial"/>
                  <w:color w:val="000000"/>
                  <w:sz w:val="20"/>
                  <w:szCs w:val="20"/>
                </w:rPr>
                <w:t xml:space="preserve">Текущий ремонт </w:t>
              </w:r>
              <w:r>
                <w:rPr>
                  <w:rFonts w:cs="Arial"/>
                  <w:color w:val="000000"/>
                  <w:sz w:val="20"/>
                  <w:szCs w:val="20"/>
                  <w:lang w:val="en-US"/>
                </w:rPr>
                <w:t>6</w:t>
              </w:r>
            </w:ins>
          </w:p>
        </w:tc>
      </w:tr>
      <w:tr w:rsidR="0003237A" w:rsidRPr="00976312" w:rsidTr="00A72EC8">
        <w:tblPrEx>
          <w:tblW w:w="10196" w:type="dxa"/>
          <w:tblPrExChange w:id="788" w:author="Киселев Юрий Валерьевич" w:date="2022-03-24T17:29:00Z">
            <w:tblPrEx>
              <w:tblW w:w="10196" w:type="dxa"/>
            </w:tblPrEx>
          </w:tblPrExChange>
        </w:tblPrEx>
        <w:trPr>
          <w:trHeight w:val="269"/>
          <w:ins w:id="789" w:author="Киселев Юрий Валерьевич" w:date="2022-03-24T17:28:00Z"/>
          <w:trPrChange w:id="790" w:author="Киселев Юрий Валерьевич" w:date="2022-03-24T17:29:00Z">
            <w:trPr>
              <w:gridAfter w:val="0"/>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791" w:author="Киселев Юрий Валерьевич" w:date="2022-03-24T17:29:00Z">
              <w:tcPr>
                <w:tcW w:w="3534" w:type="dxa"/>
                <w:gridSpan w:val="2"/>
                <w:vMerge/>
                <w:tcBorders>
                  <w:left w:val="single" w:sz="8" w:space="0" w:color="000000"/>
                  <w:right w:val="single" w:sz="8" w:space="0" w:color="000000"/>
                </w:tcBorders>
                <w:shd w:val="clear" w:color="auto" w:fill="auto"/>
                <w:tcMar>
                  <w:top w:w="15" w:type="dxa"/>
                </w:tcMar>
                <w:vAlign w:val="center"/>
              </w:tcPr>
            </w:tcPrChange>
          </w:tcPr>
          <w:p w:rsidR="0003237A" w:rsidRPr="00976312" w:rsidDel="00976312" w:rsidRDefault="0003237A" w:rsidP="0003237A">
            <w:pPr>
              <w:jc w:val="left"/>
              <w:rPr>
                <w:ins w:id="792" w:author="Киселев Юрий Валерьевич" w:date="2022-03-24T17:28: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tcPrChange w:id="793" w:author="Киселев Юрий Валерьевич" w:date="2022-03-24T17:29:00Z">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9721BA" w:rsidRDefault="0003237A" w:rsidP="0003237A">
            <w:pPr>
              <w:ind w:firstLine="0"/>
              <w:rPr>
                <w:ins w:id="794" w:author="Киселев Юрий Валерьевич" w:date="2022-03-24T17:28:00Z"/>
                <w:rFonts w:cs="Arial"/>
                <w:color w:val="000000"/>
                <w:sz w:val="20"/>
                <w:szCs w:val="20"/>
              </w:rPr>
            </w:pPr>
            <w:ins w:id="795" w:author="Киселев Юрий Валерьевич" w:date="2022-03-24T17:29:00Z">
              <w:r w:rsidRPr="0003237A">
                <w:rPr>
                  <w:rFonts w:cs="Arial"/>
                  <w:color w:val="000000"/>
                  <w:sz w:val="20"/>
                  <w:szCs w:val="20"/>
                </w:rPr>
                <w:t>ТР7</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796" w:author="Киселев Юрий Валерьевич" w:date="2022-03-24T17:29:00Z">
              <w:tcPr>
                <w:tcW w:w="538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03237A" w:rsidRDefault="0003237A" w:rsidP="0003237A">
            <w:pPr>
              <w:ind w:firstLine="0"/>
              <w:rPr>
                <w:ins w:id="797" w:author="Киселев Юрий Валерьевич" w:date="2022-03-24T17:28:00Z"/>
                <w:rFonts w:cs="Arial"/>
                <w:color w:val="000000"/>
                <w:sz w:val="20"/>
                <w:szCs w:val="20"/>
                <w:lang w:val="en-US"/>
              </w:rPr>
            </w:pPr>
            <w:ins w:id="798" w:author="Киселев Юрий Валерьевич" w:date="2022-03-24T17:29:00Z">
              <w:r w:rsidRPr="009721BA">
                <w:rPr>
                  <w:rFonts w:cs="Arial"/>
                  <w:color w:val="000000"/>
                  <w:sz w:val="20"/>
                  <w:szCs w:val="20"/>
                </w:rPr>
                <w:t xml:space="preserve">Текущий ремонт </w:t>
              </w:r>
              <w:r>
                <w:rPr>
                  <w:rFonts w:cs="Arial"/>
                  <w:color w:val="000000"/>
                  <w:sz w:val="20"/>
                  <w:szCs w:val="20"/>
                  <w:lang w:val="en-US"/>
                </w:rPr>
                <w:t>7</w:t>
              </w:r>
            </w:ins>
          </w:p>
        </w:tc>
      </w:tr>
      <w:tr w:rsidR="0003237A" w:rsidRPr="00976312" w:rsidTr="00A72EC8">
        <w:tblPrEx>
          <w:tblW w:w="10196" w:type="dxa"/>
          <w:tblPrExChange w:id="799" w:author="Киселев Юрий Валерьевич" w:date="2022-03-24T17:29:00Z">
            <w:tblPrEx>
              <w:tblW w:w="10196" w:type="dxa"/>
            </w:tblPrEx>
          </w:tblPrExChange>
        </w:tblPrEx>
        <w:trPr>
          <w:trHeight w:val="269"/>
          <w:ins w:id="800" w:author="Киселев Юрий Валерьевич" w:date="2022-03-24T17:28:00Z"/>
          <w:trPrChange w:id="801" w:author="Киселев Юрий Валерьевич" w:date="2022-03-24T17:29:00Z">
            <w:trPr>
              <w:gridAfter w:val="0"/>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802" w:author="Киселев Юрий Валерьевич" w:date="2022-03-24T17:29:00Z">
              <w:tcPr>
                <w:tcW w:w="3534" w:type="dxa"/>
                <w:gridSpan w:val="2"/>
                <w:vMerge/>
                <w:tcBorders>
                  <w:left w:val="single" w:sz="8" w:space="0" w:color="000000"/>
                  <w:right w:val="single" w:sz="8" w:space="0" w:color="000000"/>
                </w:tcBorders>
                <w:shd w:val="clear" w:color="auto" w:fill="auto"/>
                <w:tcMar>
                  <w:top w:w="15" w:type="dxa"/>
                </w:tcMar>
                <w:vAlign w:val="center"/>
              </w:tcPr>
            </w:tcPrChange>
          </w:tcPr>
          <w:p w:rsidR="0003237A" w:rsidRPr="00976312" w:rsidDel="00976312" w:rsidRDefault="0003237A" w:rsidP="0003237A">
            <w:pPr>
              <w:jc w:val="left"/>
              <w:rPr>
                <w:ins w:id="803" w:author="Киселев Юрий Валерьевич" w:date="2022-03-24T17:28: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tcPrChange w:id="804" w:author="Киселев Юрий Валерьевич" w:date="2022-03-24T17:29:00Z">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9721BA" w:rsidRDefault="0003237A" w:rsidP="0003237A">
            <w:pPr>
              <w:ind w:firstLine="0"/>
              <w:rPr>
                <w:ins w:id="805" w:author="Киселев Юрий Валерьевич" w:date="2022-03-24T17:28:00Z"/>
                <w:rFonts w:cs="Arial"/>
                <w:color w:val="000000"/>
                <w:sz w:val="20"/>
                <w:szCs w:val="20"/>
              </w:rPr>
            </w:pPr>
            <w:ins w:id="806" w:author="Киселев Юрий Валерьевич" w:date="2022-03-24T17:29:00Z">
              <w:r w:rsidRPr="0003237A">
                <w:rPr>
                  <w:rFonts w:cs="Arial"/>
                  <w:color w:val="000000"/>
                  <w:sz w:val="20"/>
                  <w:szCs w:val="20"/>
                </w:rPr>
                <w:t>ТР8</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807" w:author="Киселев Юрий Валерьевич" w:date="2022-03-24T17:29:00Z">
              <w:tcPr>
                <w:tcW w:w="538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03237A" w:rsidRDefault="0003237A" w:rsidP="0003237A">
            <w:pPr>
              <w:ind w:firstLine="0"/>
              <w:rPr>
                <w:ins w:id="808" w:author="Киселев Юрий Валерьевич" w:date="2022-03-24T17:28:00Z"/>
                <w:rFonts w:cs="Arial"/>
                <w:color w:val="000000"/>
                <w:sz w:val="20"/>
                <w:szCs w:val="20"/>
                <w:lang w:val="en-US"/>
              </w:rPr>
            </w:pPr>
            <w:ins w:id="809" w:author="Киселев Юрий Валерьевич" w:date="2022-03-24T17:29:00Z">
              <w:r w:rsidRPr="009721BA">
                <w:rPr>
                  <w:rFonts w:cs="Arial"/>
                  <w:color w:val="000000"/>
                  <w:sz w:val="20"/>
                  <w:szCs w:val="20"/>
                </w:rPr>
                <w:t xml:space="preserve">Текущий ремонт </w:t>
              </w:r>
              <w:r>
                <w:rPr>
                  <w:rFonts w:cs="Arial"/>
                  <w:color w:val="000000"/>
                  <w:sz w:val="20"/>
                  <w:szCs w:val="20"/>
                  <w:lang w:val="en-US"/>
                </w:rPr>
                <w:t>8</w:t>
              </w:r>
            </w:ins>
          </w:p>
        </w:tc>
      </w:tr>
      <w:tr w:rsidR="0003237A" w:rsidRPr="00976312" w:rsidTr="00A72EC8">
        <w:tblPrEx>
          <w:tblW w:w="10196" w:type="dxa"/>
          <w:tblPrExChange w:id="810" w:author="Киселев Юрий Валерьевич" w:date="2022-03-24T17:29:00Z">
            <w:tblPrEx>
              <w:tblW w:w="10196" w:type="dxa"/>
            </w:tblPrEx>
          </w:tblPrExChange>
        </w:tblPrEx>
        <w:trPr>
          <w:trHeight w:val="269"/>
          <w:ins w:id="811" w:author="Киселев Юрий Валерьевич" w:date="2022-03-24T17:28:00Z"/>
          <w:trPrChange w:id="812" w:author="Киселев Юрий Валерьевич" w:date="2022-03-24T17:29:00Z">
            <w:trPr>
              <w:gridAfter w:val="0"/>
              <w:trHeight w:val="269"/>
            </w:trPr>
          </w:trPrChange>
        </w:trPr>
        <w:tc>
          <w:tcPr>
            <w:tcW w:w="3534" w:type="dxa"/>
            <w:vMerge/>
            <w:tcBorders>
              <w:left w:val="single" w:sz="8" w:space="0" w:color="000000"/>
              <w:right w:val="single" w:sz="8" w:space="0" w:color="000000"/>
            </w:tcBorders>
            <w:shd w:val="clear" w:color="auto" w:fill="auto"/>
            <w:tcMar>
              <w:top w:w="15" w:type="dxa"/>
            </w:tcMar>
            <w:vAlign w:val="center"/>
            <w:tcPrChange w:id="813" w:author="Киселев Юрий Валерьевич" w:date="2022-03-24T17:29:00Z">
              <w:tcPr>
                <w:tcW w:w="3534" w:type="dxa"/>
                <w:gridSpan w:val="2"/>
                <w:vMerge/>
                <w:tcBorders>
                  <w:left w:val="single" w:sz="8" w:space="0" w:color="000000"/>
                  <w:right w:val="single" w:sz="8" w:space="0" w:color="000000"/>
                </w:tcBorders>
                <w:shd w:val="clear" w:color="auto" w:fill="auto"/>
                <w:tcMar>
                  <w:top w:w="15" w:type="dxa"/>
                </w:tcMar>
                <w:vAlign w:val="center"/>
              </w:tcPr>
            </w:tcPrChange>
          </w:tcPr>
          <w:p w:rsidR="0003237A" w:rsidRPr="00976312" w:rsidDel="00976312" w:rsidRDefault="0003237A" w:rsidP="0003237A">
            <w:pPr>
              <w:jc w:val="left"/>
              <w:rPr>
                <w:ins w:id="814" w:author="Киселев Юрий Валерьевич" w:date="2022-03-24T17:28:00Z"/>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tcPrChange w:id="815" w:author="Киселев Юрий Валерьевич" w:date="2022-03-24T17:29:00Z">
              <w:tcPr>
                <w:tcW w:w="127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9721BA" w:rsidRDefault="0003237A" w:rsidP="0003237A">
            <w:pPr>
              <w:ind w:firstLine="0"/>
              <w:rPr>
                <w:ins w:id="816" w:author="Киселев Юрий Валерьевич" w:date="2022-03-24T17:28:00Z"/>
                <w:rFonts w:cs="Arial"/>
                <w:color w:val="000000"/>
                <w:sz w:val="20"/>
                <w:szCs w:val="20"/>
              </w:rPr>
            </w:pPr>
            <w:ins w:id="817" w:author="Киселев Юрий Валерьевич" w:date="2022-03-24T17:29:00Z">
              <w:r w:rsidRPr="0003237A">
                <w:rPr>
                  <w:rFonts w:cs="Arial"/>
                  <w:color w:val="000000"/>
                  <w:sz w:val="20"/>
                  <w:szCs w:val="20"/>
                </w:rPr>
                <w:t>ТР9</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Change w:id="818" w:author="Киселев Юрий Валерьевич" w:date="2022-03-24T17:29:00Z">
              <w:tcPr>
                <w:tcW w:w="5386" w:type="dxa"/>
                <w:gridSpan w:val="2"/>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tcPrChange>
          </w:tcPr>
          <w:p w:rsidR="0003237A" w:rsidRPr="0003237A" w:rsidRDefault="0003237A" w:rsidP="0003237A">
            <w:pPr>
              <w:ind w:firstLine="0"/>
              <w:rPr>
                <w:ins w:id="819" w:author="Киселев Юрий Валерьевич" w:date="2022-03-24T17:28:00Z"/>
                <w:rFonts w:cs="Arial"/>
                <w:color w:val="000000"/>
                <w:sz w:val="20"/>
                <w:szCs w:val="20"/>
                <w:lang w:val="en-US"/>
              </w:rPr>
            </w:pPr>
            <w:ins w:id="820" w:author="Киселев Юрий Валерьевич" w:date="2022-03-24T17:29:00Z">
              <w:r w:rsidRPr="009721BA">
                <w:rPr>
                  <w:rFonts w:cs="Arial"/>
                  <w:color w:val="000000"/>
                  <w:sz w:val="20"/>
                  <w:szCs w:val="20"/>
                </w:rPr>
                <w:t xml:space="preserve">Текущий ремонт </w:t>
              </w:r>
              <w:r>
                <w:rPr>
                  <w:rFonts w:cs="Arial"/>
                  <w:color w:val="000000"/>
                  <w:sz w:val="20"/>
                  <w:szCs w:val="20"/>
                  <w:lang w:val="en-US"/>
                </w:rPr>
                <w:t>9</w:t>
              </w:r>
            </w:ins>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ФУК</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Футеровка ковша</w:t>
            </w:r>
          </w:p>
        </w:tc>
      </w:tr>
      <w:tr w:rsidR="0003237A" w:rsidRPr="00976312" w:rsidTr="00554843">
        <w:trPr>
          <w:trHeight w:val="269"/>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Частичное технич освидет ГПМ</w:t>
            </w:r>
          </w:p>
        </w:tc>
      </w:tr>
      <w:tr w:rsidR="0003237A" w:rsidRPr="00976312" w:rsidTr="00A72EC8">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APRO - Прочие работы</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ПРЧ</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Прочие работы</w:t>
            </w:r>
          </w:p>
        </w:tc>
      </w:tr>
      <w:tr w:rsidR="0003237A" w:rsidRPr="00976312" w:rsidTr="00A72EC8">
        <w:trPr>
          <w:trHeight w:val="269"/>
          <w:ins w:id="821" w:author="Киселев Юрий Валерьевич" w:date="2022-03-24T17:30:00Z"/>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03237A" w:rsidRPr="009721BA" w:rsidRDefault="0003237A" w:rsidP="0003237A">
            <w:pPr>
              <w:ind w:firstLine="0"/>
              <w:jc w:val="left"/>
              <w:rPr>
                <w:ins w:id="822" w:author="Киселев Юрий Валерьевич" w:date="2022-03-24T17:30:00Z"/>
                <w:rFonts w:cs="Arial"/>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03237A">
            <w:pPr>
              <w:ind w:firstLine="0"/>
              <w:rPr>
                <w:ins w:id="823" w:author="Киселев Юрий Валерьевич" w:date="2022-03-24T17:30:00Z"/>
                <w:rFonts w:cs="Arial"/>
                <w:color w:val="000000"/>
                <w:sz w:val="20"/>
                <w:szCs w:val="20"/>
              </w:rPr>
            </w:pPr>
            <w:ins w:id="824" w:author="Киселев Юрий Валерьевич" w:date="2022-03-24T17:30:00Z">
              <w:r w:rsidRPr="0003237A">
                <w:rPr>
                  <w:rFonts w:cs="Arial"/>
                  <w:color w:val="000000"/>
                  <w:sz w:val="20"/>
                  <w:szCs w:val="20"/>
                </w:rPr>
                <w:t>МД</w:t>
              </w:r>
            </w:ins>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21BA" w:rsidRDefault="0003237A" w:rsidP="0003237A">
            <w:pPr>
              <w:ind w:firstLine="0"/>
              <w:rPr>
                <w:ins w:id="825" w:author="Киселев Юрий Валерьевич" w:date="2022-03-24T17:30:00Z"/>
                <w:rFonts w:cs="Arial"/>
                <w:color w:val="000000"/>
                <w:sz w:val="20"/>
                <w:szCs w:val="20"/>
              </w:rPr>
            </w:pPr>
            <w:ins w:id="826" w:author="Киселев Юрий Валерьевич" w:date="2022-03-24T17:30:00Z">
              <w:r w:rsidRPr="0003237A">
                <w:rPr>
                  <w:rFonts w:cs="Arial"/>
                  <w:color w:val="000000"/>
                  <w:sz w:val="20"/>
                  <w:szCs w:val="20"/>
                </w:rPr>
                <w:t>Монтаж/демонтаж</w:t>
              </w:r>
            </w:ins>
          </w:p>
        </w:tc>
      </w:tr>
      <w:tr w:rsidR="0003237A"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ARP1 - Заказ на РПМ</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РПМ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Регулярно-потребляемые МТР</w:t>
            </w:r>
          </w:p>
        </w:tc>
      </w:tr>
      <w:tr w:rsidR="0003237A"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ASR1 - Заказ на сервис по абонентской плате</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АБП</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Сервис по абонен плате</w:t>
            </w:r>
          </w:p>
        </w:tc>
      </w:tr>
      <w:tr w:rsidR="0003237A" w:rsidRPr="00976312" w:rsidTr="00554843">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ATS1 - ТОРО по состоянию</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Капитальный ремонт</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Монтаж/демонтаж</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Средний ремонт</w:t>
            </w:r>
          </w:p>
        </w:tc>
      </w:tr>
      <w:tr w:rsidR="0003237A" w:rsidRPr="00976312" w:rsidTr="00554843">
        <w:trPr>
          <w:trHeight w:val="269"/>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w:t>
            </w:r>
          </w:p>
        </w:tc>
      </w:tr>
      <w:tr w:rsidR="0003237A"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ATU1 - Технический заказ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Сводная потребность по ТС</w:t>
            </w:r>
          </w:p>
        </w:tc>
      </w:tr>
      <w:tr w:rsidR="0003237A"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AV01 - Восстановление узлов/запчастей</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ВО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Восстановление оборудования</w:t>
            </w:r>
          </w:p>
        </w:tc>
      </w:tr>
      <w:tr w:rsidR="0003237A" w:rsidRPr="00976312" w:rsidTr="00554843">
        <w:trPr>
          <w:trHeight w:val="269"/>
        </w:trPr>
        <w:tc>
          <w:tcPr>
            <w:tcW w:w="3534"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AV02 - Восст узлов/запчастей (материалы ОФ)</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ВЗЧ</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Восстановление запасных частей</w:t>
            </w:r>
          </w:p>
        </w:tc>
      </w:tr>
      <w:tr w:rsidR="0003237A" w:rsidRPr="00976312" w:rsidTr="00554843">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AVR1 - Аварийное ТОРО</w:t>
            </w: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Капитальный ремонт</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Монтаж/демонтаж</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Средний ремонт</w:t>
            </w:r>
          </w:p>
        </w:tc>
      </w:tr>
      <w:tr w:rsidR="0003237A" w:rsidRPr="00976312" w:rsidTr="00554843">
        <w:trPr>
          <w:trHeight w:val="269"/>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w:t>
            </w:r>
          </w:p>
        </w:tc>
      </w:tr>
      <w:tr w:rsidR="0003237A" w:rsidRPr="00976312" w:rsidTr="00554843">
        <w:trPr>
          <w:trHeight w:val="269"/>
        </w:trPr>
        <w:tc>
          <w:tcPr>
            <w:tcW w:w="3534" w:type="dxa"/>
            <w:vMerge w:val="restart"/>
            <w:tcBorders>
              <w:top w:val="single" w:sz="8" w:space="0" w:color="000000"/>
              <w:left w:val="single" w:sz="8" w:space="0" w:color="000000"/>
              <w:right w:val="single" w:sz="8" w:space="0" w:color="000000"/>
            </w:tcBorders>
            <w:shd w:val="clear" w:color="auto" w:fill="auto"/>
            <w:tcMar>
              <w:top w:w="15" w:type="dxa"/>
            </w:tcMar>
            <w:vAlign w:val="center"/>
          </w:tcPr>
          <w:p w:rsidR="0003237A" w:rsidRPr="00976312" w:rsidDel="00976312" w:rsidRDefault="0003237A" w:rsidP="0003237A">
            <w:pPr>
              <w:ind w:firstLine="0"/>
              <w:jc w:val="left"/>
              <w:rPr>
                <w:rFonts w:cs="Arial"/>
                <w:bCs/>
                <w:color w:val="000000"/>
                <w:sz w:val="20"/>
                <w:szCs w:val="20"/>
              </w:rPr>
            </w:pPr>
            <w:r w:rsidRPr="009721BA">
              <w:rPr>
                <w:rFonts w:cs="Arial"/>
                <w:color w:val="000000"/>
                <w:sz w:val="20"/>
                <w:szCs w:val="20"/>
              </w:rPr>
              <w:t xml:space="preserve">AVS1 - </w:t>
            </w:r>
            <w:ins w:id="827" w:author="Киселев Юрий Валерьевич" w:date="2022-03-24T17:07:00Z">
              <w:r w:rsidRPr="001568C2">
                <w:rPr>
                  <w:rFonts w:cs="Arial"/>
                  <w:color w:val="000000"/>
                  <w:sz w:val="20"/>
                  <w:szCs w:val="20"/>
                </w:rPr>
                <w:t>ТОРО по Дефектной ведомости</w:t>
              </w:r>
            </w:ins>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Калибровка</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КНС</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Консервация</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Капитальный ремонт</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КРМ</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Капитализируемый ремонт</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МД</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Монтаж/демонтаж</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НЛ</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Наладка оборудования</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ОСЗ</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Осмотр ЗиС</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ПВ</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Поверка</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Полное технич освидетельст ГПМ</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РГИ</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Ревизия/гидроисп трубопроводов</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РКН</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Расконсервация</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РКО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Работы на консерв оборудовании</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Средний ремонт</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ТР1</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 1</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ТР2</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 2</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ТР3</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 3</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ТР4</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 4</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ТР5</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Текущий ремонт 5</w:t>
            </w:r>
          </w:p>
        </w:tc>
      </w:tr>
      <w:tr w:rsidR="0003237A" w:rsidRPr="00976312" w:rsidTr="00554843">
        <w:trPr>
          <w:trHeight w:val="269"/>
        </w:trPr>
        <w:tc>
          <w:tcPr>
            <w:tcW w:w="3534" w:type="dxa"/>
            <w:vMerge/>
            <w:tcBorders>
              <w:left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УПБ</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Выполнение предписаний ЭПБ</w:t>
            </w:r>
          </w:p>
        </w:tc>
      </w:tr>
      <w:tr w:rsidR="0003237A" w:rsidRPr="00976312" w:rsidTr="00554843">
        <w:trPr>
          <w:trHeight w:val="269"/>
        </w:trPr>
        <w:tc>
          <w:tcPr>
            <w:tcW w:w="3534" w:type="dxa"/>
            <w:vMerge/>
            <w:tcBorders>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p>
        </w:tc>
        <w:tc>
          <w:tcPr>
            <w:tcW w:w="127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ЧТО</w:t>
            </w:r>
          </w:p>
        </w:tc>
        <w:tc>
          <w:tcPr>
            <w:tcW w:w="5386" w:type="dxa"/>
            <w:tcBorders>
              <w:top w:val="single" w:sz="8" w:space="0" w:color="000000"/>
              <w:left w:val="single" w:sz="8" w:space="0" w:color="000000"/>
              <w:bottom w:val="single" w:sz="8" w:space="0" w:color="000000"/>
              <w:right w:val="single" w:sz="8" w:space="0" w:color="000000"/>
            </w:tcBorders>
            <w:shd w:val="clear" w:color="auto" w:fill="auto"/>
            <w:tcMar>
              <w:top w:w="15" w:type="dxa"/>
            </w:tcMar>
            <w:vAlign w:val="bottom"/>
          </w:tcPr>
          <w:p w:rsidR="0003237A" w:rsidRPr="00976312" w:rsidDel="00976312" w:rsidRDefault="0003237A" w:rsidP="0003237A">
            <w:pPr>
              <w:ind w:firstLine="0"/>
              <w:rPr>
                <w:rFonts w:cs="Arial"/>
                <w:bCs/>
                <w:color w:val="000000"/>
                <w:sz w:val="20"/>
                <w:szCs w:val="20"/>
              </w:rPr>
            </w:pPr>
            <w:r w:rsidRPr="009721BA">
              <w:rPr>
                <w:rFonts w:cs="Arial"/>
                <w:color w:val="000000"/>
                <w:sz w:val="20"/>
                <w:szCs w:val="20"/>
              </w:rPr>
              <w:t>Частичное технич освидет ГПМ</w:t>
            </w:r>
          </w:p>
        </w:tc>
      </w:tr>
    </w:tbl>
    <w:p w:rsidR="00762D33" w:rsidRPr="00B153FA" w:rsidRDefault="00762D33" w:rsidP="00762D33">
      <w:pPr>
        <w:pStyle w:val="Tabname"/>
        <w:keepNext/>
        <w:spacing w:after="240"/>
        <w:jc w:val="right"/>
        <w:rPr>
          <w:rFonts w:cs="Arial"/>
          <w:sz w:val="22"/>
          <w:szCs w:val="22"/>
        </w:rPr>
      </w:pPr>
      <w:r w:rsidRPr="00CE4623">
        <w:rPr>
          <w:rFonts w:cs="Arial"/>
          <w:sz w:val="22"/>
          <w:szCs w:val="22"/>
        </w:rPr>
        <w:t xml:space="preserve">Таблица </w:t>
      </w:r>
      <w:r w:rsidRPr="00B153FA">
        <w:rPr>
          <w:rFonts w:cs="Arial"/>
          <w:sz w:val="22"/>
          <w:szCs w:val="22"/>
        </w:rPr>
        <w:fldChar w:fldCharType="begin"/>
      </w:r>
      <w:r w:rsidRPr="00CE4623">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15</w:t>
      </w:r>
      <w:r w:rsidRPr="00B153FA">
        <w:rPr>
          <w:rFonts w:cs="Arial"/>
          <w:sz w:val="22"/>
          <w:szCs w:val="22"/>
        </w:rPr>
        <w:fldChar w:fldCharType="end"/>
      </w:r>
      <w:r w:rsidRPr="00B153FA">
        <w:rPr>
          <w:rFonts w:cs="Arial"/>
          <w:sz w:val="22"/>
          <w:szCs w:val="22"/>
        </w:rPr>
        <w:t>. Категории затрат в заказах ТОРО</w:t>
      </w:r>
    </w:p>
    <w:tbl>
      <w:tblPr>
        <w:tblW w:w="4938" w:type="pct"/>
        <w:tblCellMar>
          <w:left w:w="0" w:type="dxa"/>
          <w:right w:w="0" w:type="dxa"/>
        </w:tblCellMar>
        <w:tblLook w:val="04A0" w:firstRow="1" w:lastRow="0" w:firstColumn="1" w:lastColumn="0" w:noHBand="0" w:noVBand="1"/>
      </w:tblPr>
      <w:tblGrid>
        <w:gridCol w:w="1483"/>
        <w:gridCol w:w="4740"/>
        <w:gridCol w:w="3827"/>
      </w:tblGrid>
      <w:tr w:rsidR="00762D33" w:rsidRPr="007008A3" w:rsidTr="00762D33">
        <w:trPr>
          <w:cantSplit/>
          <w:trHeight w:val="397"/>
          <w:tblHeader/>
        </w:trPr>
        <w:tc>
          <w:tcPr>
            <w:tcW w:w="738"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0"/>
              <w:rPr>
                <w:rFonts w:eastAsiaTheme="minorHAnsi" w:cs="Arial"/>
                <w:b/>
                <w:sz w:val="20"/>
                <w:szCs w:val="20"/>
              </w:rPr>
            </w:pPr>
            <w:r w:rsidRPr="00B153FA">
              <w:rPr>
                <w:rFonts w:eastAsiaTheme="minorHAnsi" w:cs="Arial"/>
                <w:b/>
                <w:sz w:val="20"/>
                <w:szCs w:val="20"/>
              </w:rPr>
              <w:t>Категория</w:t>
            </w:r>
          </w:p>
        </w:tc>
        <w:tc>
          <w:tcPr>
            <w:tcW w:w="2358"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0"/>
              <w:jc w:val="center"/>
              <w:rPr>
                <w:rFonts w:cs="Arial"/>
                <w:b/>
                <w:sz w:val="20"/>
                <w:szCs w:val="20"/>
              </w:rPr>
            </w:pPr>
            <w:r w:rsidRPr="00B153FA">
              <w:rPr>
                <w:rFonts w:cs="Arial"/>
                <w:b/>
                <w:sz w:val="20"/>
                <w:szCs w:val="20"/>
              </w:rPr>
              <w:t>Наименование категории</w:t>
            </w:r>
          </w:p>
        </w:tc>
        <w:tc>
          <w:tcPr>
            <w:tcW w:w="1904" w:type="pct"/>
            <w:tcBorders>
              <w:top w:val="single" w:sz="12" w:space="0" w:color="auto"/>
              <w:left w:val="nil"/>
              <w:bottom w:val="single" w:sz="4" w:space="0" w:color="auto"/>
              <w:right w:val="single" w:sz="12" w:space="0" w:color="auto"/>
            </w:tcBorders>
            <w:shd w:val="clear" w:color="auto" w:fill="FFC000"/>
          </w:tcPr>
          <w:p w:rsidR="00762D33" w:rsidRPr="00B153FA" w:rsidRDefault="00762D33" w:rsidP="00762D33">
            <w:pPr>
              <w:spacing w:line="276" w:lineRule="auto"/>
              <w:ind w:firstLine="0"/>
              <w:jc w:val="center"/>
              <w:rPr>
                <w:rFonts w:cs="Arial"/>
                <w:b/>
                <w:sz w:val="20"/>
                <w:szCs w:val="20"/>
              </w:rPr>
            </w:pPr>
            <w:r w:rsidRPr="00B153FA">
              <w:rPr>
                <w:rFonts w:cs="Arial"/>
                <w:b/>
                <w:sz w:val="20"/>
                <w:szCs w:val="20"/>
              </w:rPr>
              <w:t>Виды затрат/группы видов затрат</w:t>
            </w:r>
          </w:p>
        </w:tc>
      </w:tr>
      <w:tr w:rsidR="00D148D6" w:rsidRPr="00D80C53"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PM100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Запчасти</w:t>
            </w:r>
          </w:p>
        </w:tc>
        <w:tc>
          <w:tcPr>
            <w:tcW w:w="1904" w:type="pct"/>
            <w:tcBorders>
              <w:top w:val="single" w:sz="4" w:space="0" w:color="auto"/>
              <w:left w:val="single" w:sz="4" w:space="0" w:color="auto"/>
              <w:bottom w:val="single" w:sz="4" w:space="0" w:color="auto"/>
              <w:right w:val="single" w:sz="4" w:space="0" w:color="auto"/>
            </w:tcBorders>
          </w:tcPr>
          <w:p w:rsidR="00D148D6" w:rsidRPr="00D80C53" w:rsidDel="005955C5" w:rsidRDefault="00D148D6" w:rsidP="00D148D6">
            <w:pPr>
              <w:ind w:firstLine="0"/>
              <w:rPr>
                <w:rFonts w:cs="Arial"/>
                <w:sz w:val="20"/>
                <w:szCs w:val="20"/>
              </w:rPr>
            </w:pPr>
            <w:r w:rsidRPr="00D80C53">
              <w:rPr>
                <w:rFonts w:cs="Arial"/>
                <w:sz w:val="20"/>
                <w:szCs w:val="20"/>
              </w:rPr>
              <w:t>PM100</w:t>
            </w:r>
          </w:p>
        </w:tc>
      </w:tr>
      <w:tr w:rsidR="00D148D6" w:rsidRPr="00D80C53"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PM200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Услуги сторон. орг. по ремонту</w:t>
            </w:r>
          </w:p>
        </w:tc>
        <w:tc>
          <w:tcPr>
            <w:tcW w:w="1904" w:type="pct"/>
            <w:tcBorders>
              <w:top w:val="single" w:sz="4" w:space="0" w:color="auto"/>
              <w:left w:val="single" w:sz="4" w:space="0" w:color="auto"/>
              <w:bottom w:val="single" w:sz="4" w:space="0" w:color="auto"/>
              <w:right w:val="single" w:sz="4" w:space="0" w:color="auto"/>
            </w:tcBorders>
          </w:tcPr>
          <w:p w:rsidR="00D148D6" w:rsidRPr="00D80C53" w:rsidDel="005955C5" w:rsidRDefault="00D148D6" w:rsidP="00D148D6">
            <w:pPr>
              <w:ind w:firstLine="0"/>
              <w:rPr>
                <w:rFonts w:cs="Arial"/>
                <w:sz w:val="20"/>
                <w:szCs w:val="20"/>
              </w:rPr>
            </w:pPr>
            <w:r w:rsidRPr="009721BA">
              <w:rPr>
                <w:sz w:val="20"/>
                <w:szCs w:val="20"/>
              </w:rPr>
              <w:t>PM200</w:t>
            </w:r>
          </w:p>
        </w:tc>
      </w:tr>
      <w:tr w:rsidR="00D148D6" w:rsidRPr="00D80C53"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PM300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Материалы</w:t>
            </w:r>
          </w:p>
        </w:tc>
        <w:tc>
          <w:tcPr>
            <w:tcW w:w="1904" w:type="pct"/>
            <w:tcBorders>
              <w:top w:val="single" w:sz="4" w:space="0" w:color="auto"/>
              <w:left w:val="single" w:sz="4" w:space="0" w:color="auto"/>
              <w:bottom w:val="single" w:sz="4" w:space="0" w:color="auto"/>
              <w:right w:val="single" w:sz="4" w:space="0" w:color="auto"/>
            </w:tcBorders>
          </w:tcPr>
          <w:p w:rsidR="00D148D6" w:rsidRPr="00D80C53" w:rsidDel="005955C5" w:rsidRDefault="00D148D6" w:rsidP="00D148D6">
            <w:pPr>
              <w:ind w:firstLine="0"/>
              <w:rPr>
                <w:rFonts w:cs="Arial"/>
                <w:sz w:val="20"/>
                <w:szCs w:val="20"/>
              </w:rPr>
            </w:pPr>
            <w:r w:rsidRPr="009721BA">
              <w:rPr>
                <w:sz w:val="20"/>
                <w:szCs w:val="20"/>
              </w:rPr>
              <w:t>PM300</w:t>
            </w:r>
          </w:p>
        </w:tc>
      </w:tr>
      <w:tr w:rsidR="00D148D6" w:rsidRPr="00D80C53"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PM400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ТЗР</w:t>
            </w:r>
          </w:p>
        </w:tc>
        <w:tc>
          <w:tcPr>
            <w:tcW w:w="1904" w:type="pct"/>
            <w:tcBorders>
              <w:top w:val="single" w:sz="4" w:space="0" w:color="auto"/>
              <w:left w:val="single" w:sz="4" w:space="0" w:color="auto"/>
              <w:bottom w:val="single" w:sz="4" w:space="0" w:color="auto"/>
              <w:right w:val="single" w:sz="4" w:space="0" w:color="auto"/>
            </w:tcBorders>
          </w:tcPr>
          <w:p w:rsidR="00D148D6" w:rsidRPr="00D80C53" w:rsidDel="005955C5" w:rsidRDefault="00D148D6" w:rsidP="00D148D6">
            <w:pPr>
              <w:ind w:firstLine="0"/>
              <w:rPr>
                <w:rFonts w:cs="Arial"/>
                <w:sz w:val="20"/>
                <w:szCs w:val="20"/>
              </w:rPr>
            </w:pPr>
            <w:r w:rsidRPr="009721BA">
              <w:rPr>
                <w:sz w:val="20"/>
                <w:szCs w:val="20"/>
              </w:rPr>
              <w:t>PM400</w:t>
            </w:r>
          </w:p>
        </w:tc>
      </w:tr>
      <w:tr w:rsidR="00D148D6" w:rsidRPr="00D80C53"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PM500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ФОТ (в т.ч. налоги, резервы)</w:t>
            </w:r>
          </w:p>
        </w:tc>
        <w:tc>
          <w:tcPr>
            <w:tcW w:w="1904" w:type="pct"/>
            <w:tcBorders>
              <w:top w:val="single" w:sz="4" w:space="0" w:color="auto"/>
              <w:left w:val="single" w:sz="4" w:space="0" w:color="auto"/>
              <w:bottom w:val="single" w:sz="4" w:space="0" w:color="auto"/>
              <w:right w:val="single" w:sz="4" w:space="0" w:color="auto"/>
            </w:tcBorders>
          </w:tcPr>
          <w:p w:rsidR="00D148D6" w:rsidRPr="00D80C53" w:rsidDel="005955C5" w:rsidRDefault="00D148D6" w:rsidP="00D148D6">
            <w:pPr>
              <w:ind w:firstLine="0"/>
              <w:rPr>
                <w:rFonts w:cs="Arial"/>
                <w:sz w:val="20"/>
                <w:szCs w:val="20"/>
              </w:rPr>
            </w:pPr>
            <w:r w:rsidRPr="009721BA">
              <w:rPr>
                <w:sz w:val="20"/>
                <w:szCs w:val="20"/>
              </w:rPr>
              <w:t>PM500</w:t>
            </w:r>
          </w:p>
        </w:tc>
      </w:tr>
      <w:tr w:rsidR="00D148D6" w:rsidRPr="00D80C53" w:rsidTr="00762D33">
        <w:trPr>
          <w:cantSplit/>
        </w:trPr>
        <w:tc>
          <w:tcPr>
            <w:tcW w:w="738"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PM600</w:t>
            </w:r>
          </w:p>
        </w:tc>
        <w:tc>
          <w:tcPr>
            <w:tcW w:w="2358" w:type="pct"/>
            <w:tcBorders>
              <w:top w:val="nil"/>
              <w:left w:val="nil"/>
              <w:bottom w:val="single" w:sz="8" w:space="0" w:color="auto"/>
              <w:right w:val="single" w:sz="4" w:space="0" w:color="auto"/>
            </w:tcBorders>
            <w:tcMar>
              <w:top w:w="0" w:type="dxa"/>
              <w:left w:w="108" w:type="dxa"/>
              <w:bottom w:w="0" w:type="dxa"/>
              <w:right w:w="108" w:type="dxa"/>
            </w:tcMar>
          </w:tcPr>
          <w:p w:rsidR="00D148D6" w:rsidRPr="00D80C53" w:rsidDel="005955C5" w:rsidRDefault="00D148D6" w:rsidP="00D148D6">
            <w:pPr>
              <w:ind w:firstLine="0"/>
              <w:rPr>
                <w:rFonts w:cs="Arial"/>
                <w:sz w:val="20"/>
                <w:szCs w:val="20"/>
              </w:rPr>
            </w:pPr>
            <w:r w:rsidRPr="009721BA">
              <w:rPr>
                <w:sz w:val="20"/>
                <w:szCs w:val="20"/>
              </w:rPr>
              <w:t>Прочие</w:t>
            </w:r>
          </w:p>
        </w:tc>
        <w:tc>
          <w:tcPr>
            <w:tcW w:w="1904" w:type="pct"/>
            <w:tcBorders>
              <w:top w:val="single" w:sz="4" w:space="0" w:color="auto"/>
              <w:left w:val="single" w:sz="4" w:space="0" w:color="auto"/>
              <w:bottom w:val="single" w:sz="4" w:space="0" w:color="auto"/>
              <w:right w:val="single" w:sz="4" w:space="0" w:color="auto"/>
            </w:tcBorders>
          </w:tcPr>
          <w:p w:rsidR="00D148D6" w:rsidRPr="00D80C53" w:rsidDel="005955C5" w:rsidRDefault="00D148D6" w:rsidP="00D148D6">
            <w:pPr>
              <w:ind w:firstLine="0"/>
              <w:rPr>
                <w:rFonts w:cs="Arial"/>
                <w:sz w:val="20"/>
                <w:szCs w:val="20"/>
              </w:rPr>
            </w:pPr>
            <w:r w:rsidRPr="009721BA">
              <w:rPr>
                <w:sz w:val="20"/>
                <w:szCs w:val="20"/>
              </w:rPr>
              <w:t>PM600</w:t>
            </w:r>
          </w:p>
        </w:tc>
      </w:tr>
    </w:tbl>
    <w:p w:rsidR="00762D33" w:rsidRPr="00B153FA" w:rsidRDefault="00762D33" w:rsidP="00762D33">
      <w:pPr>
        <w:pStyle w:val="Tabname"/>
        <w:keepNext/>
        <w:spacing w:after="240"/>
        <w:jc w:val="right"/>
        <w:rPr>
          <w:rFonts w:cs="Arial"/>
          <w:sz w:val="22"/>
          <w:szCs w:val="22"/>
        </w:rPr>
      </w:pPr>
      <w:r w:rsidRPr="007A2E7E">
        <w:rPr>
          <w:rFonts w:cs="Arial"/>
          <w:sz w:val="22"/>
          <w:szCs w:val="22"/>
        </w:rPr>
        <w:t xml:space="preserve">Таблица </w:t>
      </w:r>
      <w:r w:rsidRPr="00B153FA">
        <w:rPr>
          <w:rFonts w:cs="Arial"/>
          <w:sz w:val="22"/>
          <w:szCs w:val="22"/>
        </w:rPr>
        <w:fldChar w:fldCharType="begin"/>
      </w:r>
      <w:r w:rsidRPr="007A2E7E">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16</w:t>
      </w:r>
      <w:r w:rsidRPr="00B153FA">
        <w:rPr>
          <w:rFonts w:cs="Arial"/>
          <w:sz w:val="22"/>
          <w:szCs w:val="22"/>
        </w:rPr>
        <w:fldChar w:fldCharType="end"/>
      </w:r>
      <w:r w:rsidRPr="007A2E7E">
        <w:rPr>
          <w:rFonts w:cs="Arial"/>
          <w:sz w:val="22"/>
          <w:szCs w:val="22"/>
        </w:rPr>
        <w:t xml:space="preserve">. </w:t>
      </w:r>
      <w:r w:rsidRPr="00B153FA">
        <w:rPr>
          <w:rFonts w:cs="Arial"/>
          <w:sz w:val="22"/>
          <w:szCs w:val="22"/>
        </w:rPr>
        <w:t>Системные статусы заказов ТОРО (прим.: наиболее часто встречающиеся)</w:t>
      </w:r>
    </w:p>
    <w:tbl>
      <w:tblPr>
        <w:tblW w:w="5000" w:type="pct"/>
        <w:tblLayout w:type="fixed"/>
        <w:tblCellMar>
          <w:left w:w="0" w:type="dxa"/>
          <w:right w:w="0" w:type="dxa"/>
        </w:tblCellMar>
        <w:tblLook w:val="04A0" w:firstRow="1" w:lastRow="0" w:firstColumn="1" w:lastColumn="0" w:noHBand="0" w:noVBand="1"/>
      </w:tblPr>
      <w:tblGrid>
        <w:gridCol w:w="1042"/>
        <w:gridCol w:w="2204"/>
        <w:gridCol w:w="3871"/>
        <w:gridCol w:w="3059"/>
      </w:tblGrid>
      <w:tr w:rsidR="00762D33" w:rsidRPr="007008A3" w:rsidTr="00762D33">
        <w:trPr>
          <w:cantSplit/>
          <w:trHeight w:val="397"/>
          <w:tblHeader/>
        </w:trPr>
        <w:tc>
          <w:tcPr>
            <w:tcW w:w="512"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17"/>
              <w:jc w:val="center"/>
              <w:rPr>
                <w:rFonts w:eastAsiaTheme="minorHAnsi" w:cs="Arial"/>
                <w:b/>
                <w:sz w:val="20"/>
                <w:szCs w:val="20"/>
              </w:rPr>
            </w:pPr>
            <w:r w:rsidRPr="00B153FA">
              <w:rPr>
                <w:rFonts w:eastAsiaTheme="minorHAnsi" w:cs="Arial"/>
                <w:b/>
                <w:sz w:val="20"/>
                <w:szCs w:val="20"/>
              </w:rPr>
              <w:t>Статус</w:t>
            </w:r>
          </w:p>
        </w:tc>
        <w:tc>
          <w:tcPr>
            <w:tcW w:w="1083"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rsidR="00762D33" w:rsidRPr="00B153FA" w:rsidRDefault="00762D33" w:rsidP="00762D33">
            <w:pPr>
              <w:spacing w:line="276" w:lineRule="auto"/>
              <w:ind w:firstLine="17"/>
              <w:jc w:val="center"/>
              <w:rPr>
                <w:rFonts w:cs="Arial"/>
                <w:b/>
                <w:sz w:val="20"/>
                <w:szCs w:val="20"/>
              </w:rPr>
            </w:pPr>
            <w:r w:rsidRPr="00B153FA">
              <w:rPr>
                <w:rFonts w:cs="Arial"/>
                <w:b/>
                <w:sz w:val="20"/>
                <w:szCs w:val="20"/>
              </w:rPr>
              <w:t>Наименование статуса</w:t>
            </w:r>
          </w:p>
        </w:tc>
        <w:tc>
          <w:tcPr>
            <w:tcW w:w="1902" w:type="pct"/>
            <w:tcBorders>
              <w:top w:val="single" w:sz="12" w:space="0" w:color="auto"/>
              <w:left w:val="nil"/>
              <w:bottom w:val="single" w:sz="8" w:space="0" w:color="auto"/>
              <w:right w:val="single" w:sz="12" w:space="0" w:color="auto"/>
            </w:tcBorders>
            <w:shd w:val="clear" w:color="auto" w:fill="FFC000"/>
          </w:tcPr>
          <w:p w:rsidR="00762D33" w:rsidRPr="00B153FA" w:rsidRDefault="00762D33" w:rsidP="00762D33">
            <w:pPr>
              <w:spacing w:line="276" w:lineRule="auto"/>
              <w:ind w:firstLine="0"/>
              <w:jc w:val="center"/>
              <w:rPr>
                <w:rFonts w:cs="Arial"/>
                <w:b/>
                <w:sz w:val="20"/>
                <w:szCs w:val="20"/>
              </w:rPr>
            </w:pPr>
            <w:r w:rsidRPr="00B153FA">
              <w:rPr>
                <w:rFonts w:cs="Arial"/>
                <w:b/>
                <w:sz w:val="20"/>
                <w:szCs w:val="20"/>
              </w:rPr>
              <w:t>Описание</w:t>
            </w:r>
          </w:p>
        </w:tc>
        <w:tc>
          <w:tcPr>
            <w:tcW w:w="1503" w:type="pct"/>
            <w:tcBorders>
              <w:top w:val="single" w:sz="12" w:space="0" w:color="auto"/>
              <w:left w:val="nil"/>
              <w:bottom w:val="single" w:sz="8" w:space="0" w:color="auto"/>
              <w:right w:val="single" w:sz="12" w:space="0" w:color="auto"/>
            </w:tcBorders>
            <w:shd w:val="clear" w:color="auto" w:fill="FFC000"/>
          </w:tcPr>
          <w:p w:rsidR="00762D33" w:rsidRPr="00B153FA" w:rsidRDefault="00762D33" w:rsidP="00762D33">
            <w:pPr>
              <w:spacing w:line="276" w:lineRule="auto"/>
              <w:ind w:firstLine="0"/>
              <w:jc w:val="center"/>
              <w:rPr>
                <w:rFonts w:cs="Arial"/>
                <w:b/>
                <w:sz w:val="20"/>
                <w:szCs w:val="20"/>
              </w:rPr>
            </w:pPr>
            <w:r w:rsidRPr="00B153FA">
              <w:rPr>
                <w:rFonts w:cs="Arial"/>
                <w:b/>
                <w:sz w:val="20"/>
                <w:szCs w:val="20"/>
              </w:rPr>
              <w:t>Примечание</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pPr>
            <w:r w:rsidRPr="00176E86">
              <w:t>ОТКР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pPr>
            <w:r w:rsidRPr="00A44015">
              <w:t>Открыто</w:t>
            </w:r>
            <w:r w:rsidRPr="009772FB">
              <w:t xml:space="preserve"> </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Данный статус устанавливается при начальном создании заказа автоматически. </w:t>
            </w:r>
          </w:p>
        </w:tc>
        <w:tc>
          <w:tcPr>
            <w:tcW w:w="1503" w:type="pct"/>
            <w:tcBorders>
              <w:top w:val="nil"/>
              <w:left w:val="nil"/>
              <w:bottom w:val="single" w:sz="8" w:space="0" w:color="auto"/>
              <w:right w:val="single" w:sz="12" w:space="0" w:color="auto"/>
            </w:tcBorders>
          </w:tcPr>
          <w:p w:rsidR="00762D33" w:rsidRPr="009772FB" w:rsidRDefault="00762D33" w:rsidP="00762D33">
            <w:pPr>
              <w:pStyle w:val="TABLECONTENT"/>
              <w:rPr>
                <w:highlight w:val="yellow"/>
              </w:rPr>
            </w:pP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A44015" w:rsidRDefault="00762D33" w:rsidP="00762D33">
            <w:pPr>
              <w:pStyle w:val="TABLECONTENT"/>
              <w:rPr>
                <w:lang w:val="en-US"/>
              </w:rPr>
            </w:pPr>
            <w:r w:rsidRPr="00176E86">
              <w:rPr>
                <w:lang w:val="en-US"/>
              </w:rPr>
              <w:t>ДЕБЛ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9772FB">
              <w:rPr>
                <w:lang w:val="en-US"/>
              </w:rPr>
              <w:t>Деблокировано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Данный статус устанавливается при деблокировании заказа и разрешает печать заказа.</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Позволяет выполнять фактические проводки к заказу ТОРО</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ПЕЧТ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Напечатано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Устанавливается автоматически после печати заказа и означает, что данный заказ был распечатан. </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ПДТВ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Подтверждено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Устанавливается автоматически, если были введены подтверждения для всех операций заказа. </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ЧПДТ</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Частично подтвержден</w:t>
            </w:r>
            <w:r w:rsidRPr="009772FB">
              <w:rPr>
                <w:lang w:val="en-US"/>
              </w:rPr>
              <w:t>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Устанавливается, если были введены подтверждения для некоторых операций заказа и означает, что для заказа требуется ввести подтверждения для оставшихся операций. </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ТЗКР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Технически закрыто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Устанавливается при техническом закрытии заказа. </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Может быть установлен только при активном статусе ДЕБЛ</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ЗАКР</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Закрыто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Устанавливается при коммерческом закрытии заказа.</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Может быть установлен только при активном статусе ТЗКР. Сальдо на заказе должно быть равно 0.</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A44015" w:rsidRDefault="00762D33" w:rsidP="00762D33">
            <w:pPr>
              <w:pStyle w:val="TABLECONTENT"/>
              <w:rPr>
                <w:lang w:val="en-US"/>
              </w:rPr>
            </w:pPr>
            <w:r w:rsidRPr="00176E86">
              <w:rPr>
                <w:lang w:val="en-US"/>
              </w:rPr>
              <w:t>ПКАЛ</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9772FB">
              <w:rPr>
                <w:lang w:val="en-US"/>
              </w:rPr>
              <w:t>ПредвКалькуляция проведена</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Данный статус устанавливается автоматически при сохранении заказа и означает что была проведена калькуляция плановых затрат на материалы, трудовые ресурсы и другие связанные с заказом затрат.</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ПРВВ</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Правило расчета введено</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Означает, что к заказу введено правило расчета для расчета затрат. </w:t>
            </w:r>
          </w:p>
        </w:tc>
        <w:tc>
          <w:tcPr>
            <w:tcW w:w="1503"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Устанавливается после присвоения правила расчета.</w:t>
            </w: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176E86" w:rsidRDefault="00762D33" w:rsidP="00762D33">
            <w:pPr>
              <w:pStyle w:val="TABLECONTENT"/>
              <w:rPr>
                <w:lang w:val="en-US"/>
              </w:rPr>
            </w:pPr>
            <w:r w:rsidRPr="00176E86">
              <w:rPr>
                <w:lang w:val="en-US"/>
              </w:rPr>
              <w:t>МТКУ</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A44015">
              <w:rPr>
                <w:lang w:val="en-US"/>
              </w:rPr>
              <w:t>Метка удаления</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Устанавливается вручную в случае, если мероприятие ТОиР выполняться не будет. </w:t>
            </w:r>
          </w:p>
        </w:tc>
        <w:tc>
          <w:tcPr>
            <w:tcW w:w="1503" w:type="pct"/>
            <w:tcBorders>
              <w:top w:val="nil"/>
              <w:left w:val="nil"/>
              <w:bottom w:val="single" w:sz="8" w:space="0" w:color="auto"/>
              <w:right w:val="single" w:sz="12" w:space="0" w:color="auto"/>
            </w:tcBorders>
          </w:tcPr>
          <w:p w:rsidR="00762D33" w:rsidRPr="009772FB" w:rsidRDefault="00762D33" w:rsidP="00762D33">
            <w:pPr>
              <w:pStyle w:val="TABLECONTENT"/>
            </w:pPr>
          </w:p>
        </w:tc>
      </w:tr>
      <w:tr w:rsidR="00762D33"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A44015" w:rsidRDefault="00762D33" w:rsidP="00762D33">
            <w:pPr>
              <w:pStyle w:val="TABLECONTENT"/>
              <w:rPr>
                <w:lang w:val="en-US"/>
              </w:rPr>
            </w:pPr>
            <w:r w:rsidRPr="00176E86">
              <w:rPr>
                <w:lang w:val="en-US"/>
              </w:rPr>
              <w:t>KKMP</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9772FB" w:rsidRDefault="00762D33" w:rsidP="00762D33">
            <w:pPr>
              <w:pStyle w:val="TABLECONTENT"/>
              <w:rPr>
                <w:lang w:val="en-US"/>
              </w:rPr>
            </w:pPr>
            <w:r w:rsidRPr="009772FB">
              <w:rPr>
                <w:lang w:val="en-US"/>
              </w:rPr>
              <w:t>Без компонентов материала</w:t>
            </w:r>
          </w:p>
        </w:tc>
        <w:tc>
          <w:tcPr>
            <w:tcW w:w="1902" w:type="pct"/>
            <w:tcBorders>
              <w:top w:val="nil"/>
              <w:left w:val="nil"/>
              <w:bottom w:val="single" w:sz="8" w:space="0" w:color="auto"/>
              <w:right w:val="single" w:sz="12" w:space="0" w:color="auto"/>
            </w:tcBorders>
            <w:vAlign w:val="center"/>
          </w:tcPr>
          <w:p w:rsidR="00762D33" w:rsidRPr="009772FB" w:rsidRDefault="00762D33" w:rsidP="00762D33">
            <w:pPr>
              <w:pStyle w:val="TABLECONTENT"/>
            </w:pPr>
            <w:r w:rsidRPr="009772FB">
              <w:t xml:space="preserve">Данный статус устанавливается автоматически при сохранении заказа, если для него не зарегистрированы материалы на вкладке компонентов. </w:t>
            </w:r>
          </w:p>
        </w:tc>
        <w:tc>
          <w:tcPr>
            <w:tcW w:w="1503" w:type="pct"/>
            <w:tcBorders>
              <w:top w:val="nil"/>
              <w:left w:val="nil"/>
              <w:bottom w:val="single" w:sz="8" w:space="0" w:color="auto"/>
              <w:right w:val="single" w:sz="12" w:space="0" w:color="auto"/>
            </w:tcBorders>
          </w:tcPr>
          <w:p w:rsidR="00762D33" w:rsidRPr="009772FB" w:rsidRDefault="00762D33" w:rsidP="00762D33">
            <w:pPr>
              <w:pStyle w:val="TABLECONTENT"/>
              <w:rPr>
                <w:highlight w:val="yellow"/>
              </w:rPr>
            </w:pPr>
          </w:p>
        </w:tc>
      </w:tr>
      <w:tr w:rsidR="00CD7A1E" w:rsidRPr="007008A3" w:rsidTr="00762D33">
        <w:trPr>
          <w:cantSplit/>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CD7A1E" w:rsidRPr="00176E86" w:rsidRDefault="00CD7A1E" w:rsidP="00762D33">
            <w:pPr>
              <w:pStyle w:val="TABLECONTENT"/>
              <w:rPr>
                <w:lang w:val="en-US"/>
              </w:rPr>
            </w:pPr>
            <w:r>
              <w:rPr>
                <w:lang w:val="en-US"/>
              </w:rPr>
              <w:t>MOBI</w:t>
            </w:r>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CD7A1E" w:rsidRPr="009772FB" w:rsidRDefault="00CD7A1E" w:rsidP="00CD7A1E">
            <w:pPr>
              <w:pStyle w:val="TABLECONTENT"/>
              <w:rPr>
                <w:lang w:val="en-US"/>
              </w:rPr>
            </w:pPr>
            <w:r w:rsidRPr="00CD7A1E">
              <w:rPr>
                <w:lang w:val="en-US"/>
              </w:rPr>
              <w:t>Данные на</w:t>
            </w:r>
            <w:r>
              <w:rPr>
                <w:lang w:val="en-US"/>
              </w:rPr>
              <w:t xml:space="preserve"> </w:t>
            </w:r>
            <w:r w:rsidRPr="00CD7A1E">
              <w:rPr>
                <w:lang w:val="en-US"/>
              </w:rPr>
              <w:t>мобильном устройстве</w:t>
            </w:r>
          </w:p>
        </w:tc>
        <w:tc>
          <w:tcPr>
            <w:tcW w:w="1902" w:type="pct"/>
            <w:tcBorders>
              <w:top w:val="nil"/>
              <w:left w:val="nil"/>
              <w:bottom w:val="single" w:sz="8" w:space="0" w:color="auto"/>
              <w:right w:val="single" w:sz="12" w:space="0" w:color="auto"/>
            </w:tcBorders>
            <w:vAlign w:val="center"/>
          </w:tcPr>
          <w:p w:rsidR="00CD7A1E" w:rsidRPr="00CD7A1E" w:rsidRDefault="00CD7A1E" w:rsidP="00762D33">
            <w:pPr>
              <w:pStyle w:val="TABLECONTENT"/>
            </w:pPr>
            <w:r>
              <w:t>Данный статус устанавливается автоматически при передаче заказе ТОРО на мобильное устройство</w:t>
            </w:r>
          </w:p>
        </w:tc>
        <w:tc>
          <w:tcPr>
            <w:tcW w:w="1503" w:type="pct"/>
            <w:tcBorders>
              <w:top w:val="nil"/>
              <w:left w:val="nil"/>
              <w:bottom w:val="single" w:sz="8" w:space="0" w:color="auto"/>
              <w:right w:val="single" w:sz="12" w:space="0" w:color="auto"/>
            </w:tcBorders>
          </w:tcPr>
          <w:p w:rsidR="00CD7A1E" w:rsidRPr="009772FB" w:rsidRDefault="00CD7A1E" w:rsidP="00762D33">
            <w:pPr>
              <w:pStyle w:val="TABLECONTENT"/>
              <w:rPr>
                <w:highlight w:val="yellow"/>
              </w:rPr>
            </w:pPr>
          </w:p>
        </w:tc>
      </w:tr>
      <w:tr w:rsidR="00762D33" w:rsidRPr="007008A3" w:rsidDel="00A25AA6" w:rsidTr="00762D33">
        <w:trPr>
          <w:cantSplit/>
          <w:del w:id="828" w:author="polyus\ablakovab" w:date="2022-04-01T18:05:00Z"/>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09739D" w:rsidDel="00A25AA6" w:rsidRDefault="00762D33" w:rsidP="00762D33">
            <w:pPr>
              <w:pStyle w:val="TABLECONTENT"/>
              <w:rPr>
                <w:del w:id="829" w:author="polyus\ablakovab" w:date="2022-04-01T18:05:00Z"/>
                <w:rPrChange w:id="830" w:author="polyus\ablakovab" w:date="2022-04-04T19:31:00Z">
                  <w:rPr>
                    <w:del w:id="831" w:author="polyus\ablakovab" w:date="2022-04-01T18:05:00Z"/>
                    <w:lang w:val="en-US"/>
                  </w:rPr>
                </w:rPrChange>
              </w:rPr>
            </w:pPr>
            <w:del w:id="832" w:author="polyus\ablakovab" w:date="2022-04-01T18:05:00Z">
              <w:r w:rsidRPr="0009739D" w:rsidDel="00A25AA6">
                <w:rPr>
                  <w:rPrChange w:id="833" w:author="polyus\ablakovab" w:date="2022-04-04T19:31:00Z">
                    <w:rPr>
                      <w:lang w:val="en-US"/>
                    </w:rPr>
                  </w:rPrChange>
                </w:rPr>
                <w:delText xml:space="preserve">ДМНП </w:delText>
              </w:r>
            </w:del>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09739D" w:rsidDel="00A25AA6" w:rsidRDefault="00762D33" w:rsidP="00762D33">
            <w:pPr>
              <w:pStyle w:val="TABLECONTENT"/>
              <w:rPr>
                <w:del w:id="834" w:author="polyus\ablakovab" w:date="2022-04-01T18:05:00Z"/>
                <w:rPrChange w:id="835" w:author="polyus\ablakovab" w:date="2022-04-04T19:31:00Z">
                  <w:rPr>
                    <w:del w:id="836" w:author="polyus\ablakovab" w:date="2022-04-01T18:05:00Z"/>
                    <w:lang w:val="en-US"/>
                  </w:rPr>
                </w:rPrChange>
              </w:rPr>
            </w:pPr>
            <w:del w:id="837" w:author="polyus\ablakovab" w:date="2022-04-01T18:05:00Z">
              <w:r w:rsidRPr="0009739D" w:rsidDel="00A25AA6">
                <w:rPr>
                  <w:rPrChange w:id="838" w:author="polyus\ablakovab" w:date="2022-04-04T19:31:00Z">
                    <w:rPr>
                      <w:lang w:val="en-US"/>
                    </w:rPr>
                  </w:rPrChange>
                </w:rPr>
                <w:delText>ДоступностьМтрл не проверена</w:delText>
              </w:r>
            </w:del>
          </w:p>
        </w:tc>
        <w:tc>
          <w:tcPr>
            <w:tcW w:w="1902" w:type="pct"/>
            <w:tcBorders>
              <w:top w:val="nil"/>
              <w:left w:val="nil"/>
              <w:bottom w:val="single" w:sz="8" w:space="0" w:color="auto"/>
              <w:right w:val="single" w:sz="12" w:space="0" w:color="auto"/>
            </w:tcBorders>
            <w:vAlign w:val="center"/>
          </w:tcPr>
          <w:p w:rsidR="00762D33" w:rsidRPr="009772FB" w:rsidDel="00A25AA6" w:rsidRDefault="00762D33" w:rsidP="00762D33">
            <w:pPr>
              <w:pStyle w:val="TABLECONTENT"/>
              <w:rPr>
                <w:del w:id="839" w:author="polyus\ablakovab" w:date="2022-04-01T18:05:00Z"/>
              </w:rPr>
            </w:pPr>
            <w:del w:id="840" w:author="polyus\ablakovab" w:date="2022-04-01T18:05:00Z">
              <w:r w:rsidRPr="009772FB" w:rsidDel="00A25AA6">
                <w:delText>Данный статус устанавливается автоматически при сохранении заказа, если для него не была запущена проверка доступности материалов.</w:delText>
              </w:r>
            </w:del>
          </w:p>
        </w:tc>
        <w:tc>
          <w:tcPr>
            <w:tcW w:w="1503" w:type="pct"/>
            <w:tcBorders>
              <w:top w:val="nil"/>
              <w:left w:val="nil"/>
              <w:bottom w:val="single" w:sz="8" w:space="0" w:color="auto"/>
              <w:right w:val="single" w:sz="12" w:space="0" w:color="auto"/>
            </w:tcBorders>
          </w:tcPr>
          <w:p w:rsidR="00762D33" w:rsidRPr="009772FB" w:rsidDel="00A25AA6" w:rsidRDefault="00762D33" w:rsidP="00762D33">
            <w:pPr>
              <w:pStyle w:val="TABLECONTENT"/>
              <w:rPr>
                <w:del w:id="841" w:author="polyus\ablakovab" w:date="2022-04-01T18:05:00Z"/>
                <w:highlight w:val="yellow"/>
              </w:rPr>
            </w:pPr>
          </w:p>
        </w:tc>
      </w:tr>
      <w:tr w:rsidR="00762D33" w:rsidRPr="007008A3" w:rsidDel="00A25AA6" w:rsidTr="00762D33">
        <w:trPr>
          <w:cantSplit/>
          <w:del w:id="842" w:author="polyus\ablakovab" w:date="2022-04-01T18:05:00Z"/>
        </w:trPr>
        <w:tc>
          <w:tcPr>
            <w:tcW w:w="512"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center"/>
          </w:tcPr>
          <w:p w:rsidR="00762D33" w:rsidRPr="00B153FA" w:rsidDel="00A25AA6" w:rsidRDefault="00762D33" w:rsidP="00762D33">
            <w:pPr>
              <w:pStyle w:val="TABLECONTENT"/>
              <w:rPr>
                <w:del w:id="843" w:author="polyus\ablakovab" w:date="2022-04-01T18:05:00Z"/>
              </w:rPr>
            </w:pPr>
            <w:del w:id="844" w:author="polyus\ablakovab" w:date="2022-04-01T18:05:00Z">
              <w:r w:rsidRPr="00176E86" w:rsidDel="00A25AA6">
                <w:delText>МАПД</w:delText>
              </w:r>
            </w:del>
          </w:p>
        </w:tc>
        <w:tc>
          <w:tcPr>
            <w:tcW w:w="1083" w:type="pct"/>
            <w:tcBorders>
              <w:top w:val="nil"/>
              <w:left w:val="nil"/>
              <w:bottom w:val="single" w:sz="8" w:space="0" w:color="auto"/>
              <w:right w:val="single" w:sz="12" w:space="0" w:color="auto"/>
            </w:tcBorders>
            <w:tcMar>
              <w:top w:w="0" w:type="dxa"/>
              <w:left w:w="108" w:type="dxa"/>
              <w:bottom w:w="0" w:type="dxa"/>
              <w:right w:w="108" w:type="dxa"/>
            </w:tcMar>
            <w:vAlign w:val="center"/>
          </w:tcPr>
          <w:p w:rsidR="00762D33" w:rsidRPr="00B153FA" w:rsidDel="00A25AA6" w:rsidRDefault="00762D33" w:rsidP="00762D33">
            <w:pPr>
              <w:pStyle w:val="TABLECONTENT"/>
              <w:rPr>
                <w:del w:id="845" w:author="polyus\ablakovab" w:date="2022-04-01T18:05:00Z"/>
              </w:rPr>
            </w:pPr>
            <w:del w:id="846" w:author="polyus\ablakovab" w:date="2022-04-01T18:05:00Z">
              <w:r w:rsidRPr="00176E86" w:rsidDel="00A25AA6">
                <w:delText>Материал подтвержден</w:delText>
              </w:r>
            </w:del>
          </w:p>
        </w:tc>
        <w:tc>
          <w:tcPr>
            <w:tcW w:w="1902" w:type="pct"/>
            <w:tcBorders>
              <w:top w:val="nil"/>
              <w:left w:val="nil"/>
              <w:bottom w:val="single" w:sz="8" w:space="0" w:color="auto"/>
              <w:right w:val="single" w:sz="12" w:space="0" w:color="auto"/>
            </w:tcBorders>
            <w:vAlign w:val="center"/>
          </w:tcPr>
          <w:p w:rsidR="00762D33" w:rsidRPr="009772FB" w:rsidDel="00A25AA6" w:rsidRDefault="00762D33" w:rsidP="00762D33">
            <w:pPr>
              <w:pStyle w:val="TABLECONTENT"/>
              <w:rPr>
                <w:del w:id="847" w:author="polyus\ablakovab" w:date="2022-04-01T18:05:00Z"/>
              </w:rPr>
            </w:pPr>
            <w:del w:id="848" w:author="polyus\ablakovab" w:date="2022-04-01T18:05:00Z">
              <w:r w:rsidRPr="00176E86" w:rsidDel="00A25AA6">
                <w:delText xml:space="preserve">Данный статус устанавливается автоматически при сохранении заказа, если для него была запущена проверка доступности материалов и доступность </w:delText>
              </w:r>
              <w:r w:rsidRPr="00A44015" w:rsidDel="00A25AA6">
                <w:delText>все</w:delText>
              </w:r>
              <w:r w:rsidRPr="009772FB" w:rsidDel="00A25AA6">
                <w:delText>х материалов подтверждена.</w:delText>
              </w:r>
            </w:del>
          </w:p>
        </w:tc>
        <w:tc>
          <w:tcPr>
            <w:tcW w:w="1503" w:type="pct"/>
            <w:tcBorders>
              <w:top w:val="nil"/>
              <w:left w:val="nil"/>
              <w:bottom w:val="single" w:sz="8" w:space="0" w:color="auto"/>
              <w:right w:val="single" w:sz="12" w:space="0" w:color="auto"/>
            </w:tcBorders>
          </w:tcPr>
          <w:p w:rsidR="00762D33" w:rsidRPr="009772FB" w:rsidDel="00A25AA6" w:rsidRDefault="00762D33" w:rsidP="00762D33">
            <w:pPr>
              <w:pStyle w:val="TABLECONTENT"/>
              <w:rPr>
                <w:del w:id="849" w:author="polyus\ablakovab" w:date="2022-04-01T18:05:00Z"/>
                <w:highlight w:val="yellow"/>
              </w:rPr>
            </w:pPr>
          </w:p>
        </w:tc>
      </w:tr>
    </w:tbl>
    <w:p w:rsidR="00762D33" w:rsidRPr="007008A3" w:rsidRDefault="00762D33" w:rsidP="00762D33">
      <w:pPr>
        <w:jc w:val="left"/>
        <w:rPr>
          <w:rFonts w:eastAsia="Calibri" w:cs="Arial"/>
        </w:rPr>
      </w:pPr>
    </w:p>
    <w:p w:rsidR="00762D33" w:rsidRPr="00B153FA" w:rsidRDefault="00762D33" w:rsidP="00762D33">
      <w:pPr>
        <w:pStyle w:val="Tabname"/>
        <w:keepNext/>
        <w:spacing w:after="240"/>
        <w:jc w:val="right"/>
        <w:rPr>
          <w:rFonts w:cs="Arial"/>
          <w:sz w:val="22"/>
          <w:szCs w:val="22"/>
        </w:rPr>
      </w:pPr>
      <w:r w:rsidRPr="008B6521">
        <w:rPr>
          <w:rFonts w:cs="Arial"/>
          <w:sz w:val="22"/>
          <w:szCs w:val="22"/>
        </w:rPr>
        <w:t xml:space="preserve">Таблица </w:t>
      </w:r>
      <w:r w:rsidRPr="00B153FA">
        <w:rPr>
          <w:rFonts w:cs="Arial"/>
          <w:sz w:val="22"/>
          <w:szCs w:val="22"/>
        </w:rPr>
        <w:fldChar w:fldCharType="begin"/>
      </w:r>
      <w:r w:rsidRPr="008B6521">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17</w:t>
      </w:r>
      <w:r w:rsidRPr="00B153FA">
        <w:rPr>
          <w:rFonts w:cs="Arial"/>
          <w:sz w:val="22"/>
          <w:szCs w:val="22"/>
        </w:rPr>
        <w:fldChar w:fldCharType="end"/>
      </w:r>
      <w:r w:rsidRPr="008B6521">
        <w:rPr>
          <w:rFonts w:cs="Arial"/>
          <w:sz w:val="22"/>
          <w:szCs w:val="22"/>
        </w:rPr>
        <w:t>.</w:t>
      </w:r>
      <w:r w:rsidRPr="00B153FA">
        <w:rPr>
          <w:rFonts w:cs="Arial"/>
          <w:sz w:val="22"/>
          <w:szCs w:val="22"/>
        </w:rPr>
        <w:t xml:space="preserve"> Пользовательские статусы заказов ТОРО с порядковым номером</w:t>
      </w:r>
    </w:p>
    <w:tbl>
      <w:tblPr>
        <w:tblW w:w="5000" w:type="pct"/>
        <w:tblCellMar>
          <w:left w:w="0" w:type="dxa"/>
          <w:right w:w="0" w:type="dxa"/>
        </w:tblCellMar>
        <w:tblLook w:val="04A0" w:firstRow="1" w:lastRow="0" w:firstColumn="1" w:lastColumn="0" w:noHBand="0" w:noVBand="1"/>
      </w:tblPr>
      <w:tblGrid>
        <w:gridCol w:w="1119"/>
        <w:gridCol w:w="2127"/>
        <w:gridCol w:w="3826"/>
        <w:gridCol w:w="3104"/>
      </w:tblGrid>
      <w:tr w:rsidR="00762D33" w:rsidRPr="007008A3" w:rsidTr="00762D33">
        <w:trPr>
          <w:cantSplit/>
          <w:trHeight w:val="397"/>
          <w:tblHeader/>
        </w:trPr>
        <w:tc>
          <w:tcPr>
            <w:tcW w:w="550"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762D33" w:rsidRPr="007008A3" w:rsidRDefault="00762D33" w:rsidP="00762D33">
            <w:pPr>
              <w:jc w:val="center"/>
              <w:rPr>
                <w:rFonts w:cs="Arial"/>
                <w:b/>
                <w:bCs/>
                <w:color w:val="000000"/>
                <w:sz w:val="22"/>
              </w:rPr>
            </w:pPr>
            <w:r w:rsidRPr="007008A3">
              <w:rPr>
                <w:rFonts w:cs="Arial"/>
                <w:b/>
                <w:bCs/>
                <w:color w:val="000000"/>
                <w:sz w:val="22"/>
              </w:rPr>
              <w:t>№</w:t>
            </w:r>
          </w:p>
        </w:tc>
        <w:tc>
          <w:tcPr>
            <w:tcW w:w="1045"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762D33" w:rsidRPr="007008A3" w:rsidRDefault="00762D33" w:rsidP="00762D33">
            <w:pPr>
              <w:jc w:val="center"/>
              <w:rPr>
                <w:rFonts w:cs="Arial"/>
                <w:b/>
                <w:bCs/>
                <w:color w:val="000000"/>
                <w:sz w:val="22"/>
              </w:rPr>
            </w:pPr>
            <w:r w:rsidRPr="007008A3">
              <w:rPr>
                <w:rFonts w:cs="Arial"/>
                <w:b/>
                <w:bCs/>
                <w:color w:val="000000"/>
                <w:sz w:val="22"/>
              </w:rPr>
              <w:t>Статус</w:t>
            </w:r>
          </w:p>
        </w:tc>
        <w:tc>
          <w:tcPr>
            <w:tcW w:w="1880" w:type="pct"/>
            <w:tcBorders>
              <w:top w:val="single" w:sz="12" w:space="0" w:color="auto"/>
              <w:left w:val="nil"/>
              <w:bottom w:val="single" w:sz="8" w:space="0" w:color="auto"/>
              <w:right w:val="single" w:sz="12" w:space="0" w:color="auto"/>
            </w:tcBorders>
            <w:shd w:val="clear" w:color="auto" w:fill="FFC000"/>
            <w:vAlign w:val="bottom"/>
          </w:tcPr>
          <w:p w:rsidR="00762D33" w:rsidRPr="007008A3" w:rsidRDefault="00762D33" w:rsidP="00762D33">
            <w:pPr>
              <w:jc w:val="center"/>
              <w:rPr>
                <w:rFonts w:cs="Arial"/>
                <w:b/>
                <w:bCs/>
                <w:color w:val="000000"/>
                <w:sz w:val="22"/>
              </w:rPr>
            </w:pPr>
            <w:r w:rsidRPr="007008A3">
              <w:rPr>
                <w:rFonts w:cs="Arial"/>
                <w:b/>
                <w:bCs/>
                <w:color w:val="000000"/>
                <w:sz w:val="22"/>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rsidR="00762D33" w:rsidRPr="007008A3" w:rsidRDefault="00762D33" w:rsidP="00762D33">
            <w:pPr>
              <w:jc w:val="center"/>
              <w:rPr>
                <w:rFonts w:cs="Arial"/>
                <w:b/>
                <w:bCs/>
                <w:color w:val="000000"/>
                <w:sz w:val="22"/>
              </w:rPr>
            </w:pPr>
            <w:r w:rsidRPr="007008A3">
              <w:rPr>
                <w:rFonts w:cs="Arial"/>
                <w:b/>
                <w:bCs/>
                <w:color w:val="000000"/>
                <w:sz w:val="22"/>
              </w:rPr>
              <w:t>Кто устанавливает</w:t>
            </w:r>
          </w:p>
        </w:tc>
      </w:tr>
      <w:tr w:rsidR="00762D33" w:rsidRPr="007008A3" w:rsidTr="00762D33">
        <w:trPr>
          <w:cantSplit/>
        </w:trPr>
        <w:tc>
          <w:tcPr>
            <w:tcW w:w="550"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762D33" w:rsidRPr="007008A3" w:rsidRDefault="00762D33" w:rsidP="00762D33">
            <w:pPr>
              <w:jc w:val="left"/>
              <w:rPr>
                <w:rFonts w:cs="Arial"/>
                <w:color w:val="000000"/>
                <w:sz w:val="22"/>
              </w:rPr>
            </w:pPr>
            <w:bookmarkStart w:id="850" w:name="_Hlk525553347"/>
            <w:r w:rsidRPr="007008A3">
              <w:rPr>
                <w:rFonts w:cs="Arial"/>
                <w:color w:val="000000"/>
                <w:sz w:val="22"/>
              </w:rPr>
              <w:t>1</w:t>
            </w:r>
          </w:p>
        </w:tc>
        <w:tc>
          <w:tcPr>
            <w:tcW w:w="1045" w:type="pct"/>
            <w:tcBorders>
              <w:top w:val="nil"/>
              <w:left w:val="nil"/>
              <w:bottom w:val="single" w:sz="8" w:space="0" w:color="auto"/>
              <w:right w:val="single" w:sz="12" w:space="0" w:color="auto"/>
            </w:tcBorders>
            <w:tcMar>
              <w:top w:w="0" w:type="dxa"/>
              <w:left w:w="108" w:type="dxa"/>
              <w:bottom w:w="0" w:type="dxa"/>
              <w:right w:w="108" w:type="dxa"/>
            </w:tcMar>
          </w:tcPr>
          <w:p w:rsidR="00762D33" w:rsidRPr="007008A3" w:rsidRDefault="00762D33" w:rsidP="00762D33">
            <w:pPr>
              <w:ind w:firstLine="0"/>
              <w:jc w:val="left"/>
              <w:rPr>
                <w:rFonts w:cs="Arial"/>
                <w:color w:val="000000"/>
                <w:sz w:val="22"/>
              </w:rPr>
            </w:pPr>
            <w:r w:rsidRPr="007008A3">
              <w:rPr>
                <w:rFonts w:cs="Arial"/>
                <w:color w:val="000000"/>
                <w:sz w:val="22"/>
              </w:rPr>
              <w:t>ПЛАН - планируется</w:t>
            </w:r>
          </w:p>
        </w:tc>
        <w:tc>
          <w:tcPr>
            <w:tcW w:w="1880" w:type="pct"/>
            <w:tcBorders>
              <w:top w:val="nil"/>
              <w:left w:val="nil"/>
              <w:bottom w:val="single" w:sz="8" w:space="0" w:color="auto"/>
              <w:right w:val="single" w:sz="12" w:space="0" w:color="auto"/>
            </w:tcBorders>
          </w:tcPr>
          <w:p w:rsidR="00762D33" w:rsidRPr="007008A3" w:rsidRDefault="00762D33" w:rsidP="00762D33">
            <w:pPr>
              <w:ind w:firstLine="0"/>
              <w:jc w:val="left"/>
              <w:rPr>
                <w:rFonts w:cs="Arial"/>
                <w:color w:val="000000"/>
                <w:sz w:val="22"/>
              </w:rPr>
            </w:pPr>
            <w:r w:rsidRPr="007008A3">
              <w:rPr>
                <w:rFonts w:cs="Arial"/>
                <w:color w:val="000000"/>
                <w:sz w:val="22"/>
              </w:rPr>
              <w:t>Начальный статус по умолчанию</w:t>
            </w:r>
          </w:p>
        </w:tc>
        <w:tc>
          <w:tcPr>
            <w:tcW w:w="1525" w:type="pct"/>
            <w:tcBorders>
              <w:top w:val="nil"/>
              <w:left w:val="nil"/>
              <w:bottom w:val="single" w:sz="8" w:space="0" w:color="auto"/>
              <w:right w:val="single" w:sz="12" w:space="0" w:color="auto"/>
            </w:tcBorders>
          </w:tcPr>
          <w:p w:rsidR="00762D33" w:rsidRPr="007008A3" w:rsidRDefault="00762D33" w:rsidP="00762D33">
            <w:pPr>
              <w:ind w:firstLine="0"/>
              <w:jc w:val="left"/>
              <w:rPr>
                <w:rFonts w:cs="Arial"/>
                <w:color w:val="000000"/>
                <w:sz w:val="22"/>
              </w:rPr>
            </w:pPr>
            <w:r w:rsidRPr="007008A3">
              <w:rPr>
                <w:rFonts w:cs="Arial"/>
                <w:color w:val="000000"/>
                <w:sz w:val="22"/>
              </w:rPr>
              <w:t>Автоматически</w:t>
            </w:r>
          </w:p>
        </w:tc>
      </w:tr>
      <w:tr w:rsidR="00762D33" w:rsidRPr="007008A3"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Pr="007008A3" w:rsidRDefault="00762D33" w:rsidP="00762D33">
            <w:pPr>
              <w:jc w:val="left"/>
              <w:rPr>
                <w:rFonts w:cs="Arial"/>
                <w:color w:val="000000"/>
                <w:sz w:val="22"/>
              </w:rPr>
            </w:pPr>
            <w:r w:rsidRPr="007008A3">
              <w:rPr>
                <w:rFonts w:cs="Arial"/>
                <w:color w:val="000000"/>
                <w:sz w:val="22"/>
              </w:rPr>
              <w:t>2</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7008A3" w:rsidRDefault="00762D33" w:rsidP="00762D33">
            <w:pPr>
              <w:ind w:firstLine="0"/>
              <w:jc w:val="left"/>
              <w:rPr>
                <w:rFonts w:cs="Arial"/>
                <w:color w:val="000000"/>
                <w:sz w:val="22"/>
              </w:rPr>
            </w:pPr>
            <w:r w:rsidRPr="007008A3">
              <w:rPr>
                <w:rFonts w:cs="Arial"/>
                <w:color w:val="000000"/>
                <w:sz w:val="22"/>
              </w:rPr>
              <w:t xml:space="preserve">СГПЛ - Отправлен на согласование </w:t>
            </w:r>
            <w:r>
              <w:rPr>
                <w:rFonts w:cs="Arial"/>
                <w:color w:val="000000"/>
                <w:sz w:val="22"/>
              </w:rPr>
              <w:t>Планировщик</w:t>
            </w:r>
            <w:r w:rsidRPr="007008A3">
              <w:rPr>
                <w:rFonts w:cs="Arial"/>
                <w:color w:val="000000"/>
                <w:sz w:val="22"/>
              </w:rPr>
              <w:t>ом ТОиР</w:t>
            </w:r>
          </w:p>
        </w:tc>
        <w:tc>
          <w:tcPr>
            <w:tcW w:w="1880" w:type="pct"/>
            <w:tcBorders>
              <w:top w:val="single" w:sz="8" w:space="0" w:color="auto"/>
              <w:left w:val="nil"/>
              <w:bottom w:val="single" w:sz="8" w:space="0" w:color="auto"/>
              <w:right w:val="single" w:sz="12" w:space="0" w:color="auto"/>
            </w:tcBorders>
          </w:tcPr>
          <w:p w:rsidR="00762D33" w:rsidRPr="007008A3" w:rsidRDefault="00762D33" w:rsidP="00762D33">
            <w:pPr>
              <w:ind w:firstLine="0"/>
              <w:jc w:val="left"/>
              <w:rPr>
                <w:rFonts w:cs="Arial"/>
                <w:color w:val="000000"/>
                <w:sz w:val="22"/>
              </w:rPr>
            </w:pPr>
            <w:r w:rsidRPr="007008A3">
              <w:rPr>
                <w:rFonts w:cs="Arial"/>
                <w:color w:val="000000"/>
                <w:sz w:val="22"/>
              </w:rPr>
              <w:t xml:space="preserve">Отправлен на согласование </w:t>
            </w:r>
            <w:r>
              <w:rPr>
                <w:rFonts w:cs="Arial"/>
                <w:color w:val="000000"/>
                <w:sz w:val="22"/>
              </w:rPr>
              <w:t>Планировщик</w:t>
            </w:r>
            <w:r w:rsidR="004B6074">
              <w:rPr>
                <w:rFonts w:cs="Arial"/>
                <w:color w:val="000000"/>
                <w:sz w:val="22"/>
              </w:rPr>
              <w:t xml:space="preserve">ом </w:t>
            </w:r>
            <w:r w:rsidR="002535C0">
              <w:rPr>
                <w:rFonts w:cs="Arial"/>
                <w:color w:val="000000"/>
                <w:sz w:val="22"/>
              </w:rPr>
              <w:t>ТОиР УО</w:t>
            </w:r>
            <w:r w:rsidR="004B6074">
              <w:rPr>
                <w:rFonts w:cs="Arial"/>
                <w:color w:val="000000"/>
                <w:sz w:val="22"/>
              </w:rPr>
              <w:t xml:space="preserve"> С</w:t>
            </w:r>
            <w:r w:rsidRPr="007008A3">
              <w:rPr>
                <w:rFonts w:cs="Arial"/>
                <w:color w:val="000000"/>
                <w:sz w:val="22"/>
              </w:rPr>
              <w:t xml:space="preserve">таршему </w:t>
            </w:r>
            <w:r w:rsidR="004B6074">
              <w:rPr>
                <w:rFonts w:cs="Arial"/>
                <w:color w:val="000000"/>
                <w:sz w:val="22"/>
              </w:rPr>
              <w:t>п</w:t>
            </w:r>
            <w:r>
              <w:rPr>
                <w:rFonts w:cs="Arial"/>
                <w:color w:val="000000"/>
                <w:sz w:val="22"/>
              </w:rPr>
              <w:t>ланировщик</w:t>
            </w:r>
            <w:r w:rsidRPr="007008A3">
              <w:rPr>
                <w:rFonts w:cs="Arial"/>
                <w:color w:val="000000"/>
                <w:sz w:val="22"/>
              </w:rPr>
              <w:t>у</w:t>
            </w:r>
            <w:r w:rsidR="004B6074">
              <w:rPr>
                <w:rFonts w:cs="Arial"/>
                <w:color w:val="000000"/>
                <w:sz w:val="22"/>
              </w:rPr>
              <w:t xml:space="preserve">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rsidR="00762D33" w:rsidRPr="007008A3" w:rsidRDefault="00762D33" w:rsidP="00762D33">
            <w:pPr>
              <w:ind w:firstLine="0"/>
              <w:jc w:val="left"/>
              <w:rPr>
                <w:rFonts w:cs="Arial"/>
                <w:color w:val="000000"/>
                <w:sz w:val="22"/>
              </w:rPr>
            </w:pPr>
            <w:r>
              <w:rPr>
                <w:rFonts w:cs="Arial"/>
                <w:color w:val="000000"/>
                <w:sz w:val="22"/>
              </w:rPr>
              <w:t>Планировщик</w:t>
            </w:r>
            <w:r w:rsidRPr="007008A3">
              <w:rPr>
                <w:rFonts w:cs="Arial"/>
                <w:color w:val="000000"/>
                <w:sz w:val="22"/>
              </w:rPr>
              <w:t xml:space="preserve"> </w:t>
            </w:r>
            <w:r w:rsidR="002535C0">
              <w:rPr>
                <w:rFonts w:cs="Arial"/>
                <w:color w:val="000000"/>
                <w:sz w:val="22"/>
              </w:rPr>
              <w:t>ТОиР УО</w:t>
            </w:r>
          </w:p>
        </w:tc>
      </w:tr>
      <w:tr w:rsidR="00762D33" w:rsidRPr="007008A3"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Pr="007008A3" w:rsidRDefault="00762D33" w:rsidP="00762D33">
            <w:pPr>
              <w:jc w:val="left"/>
              <w:rPr>
                <w:rFonts w:cs="Arial"/>
                <w:color w:val="000000"/>
                <w:sz w:val="22"/>
              </w:rPr>
            </w:pPr>
            <w:r w:rsidRPr="007008A3">
              <w:rPr>
                <w:rFonts w:cs="Arial"/>
                <w:color w:val="000000"/>
                <w:sz w:val="22"/>
              </w:rPr>
              <w:t>3</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7008A3" w:rsidRDefault="00762D33" w:rsidP="00762D33">
            <w:pPr>
              <w:ind w:firstLine="0"/>
              <w:jc w:val="left"/>
              <w:rPr>
                <w:rFonts w:cs="Arial"/>
                <w:color w:val="000000"/>
                <w:sz w:val="22"/>
              </w:rPr>
            </w:pPr>
            <w:r w:rsidRPr="007008A3">
              <w:rPr>
                <w:rFonts w:cs="Arial"/>
                <w:color w:val="000000"/>
                <w:sz w:val="22"/>
              </w:rPr>
              <w:t xml:space="preserve">ССПЛ - Cогласовано старшим </w:t>
            </w:r>
            <w:r>
              <w:rPr>
                <w:rFonts w:cs="Arial"/>
                <w:color w:val="000000"/>
                <w:sz w:val="22"/>
              </w:rPr>
              <w:t>Планировщик</w:t>
            </w:r>
            <w:r w:rsidRPr="007008A3">
              <w:rPr>
                <w:rFonts w:cs="Arial"/>
                <w:color w:val="000000"/>
                <w:sz w:val="22"/>
              </w:rPr>
              <w:t>ом ТОиР</w:t>
            </w:r>
          </w:p>
        </w:tc>
        <w:tc>
          <w:tcPr>
            <w:tcW w:w="1880" w:type="pct"/>
            <w:tcBorders>
              <w:top w:val="single" w:sz="8" w:space="0" w:color="auto"/>
              <w:left w:val="nil"/>
              <w:bottom w:val="single" w:sz="8" w:space="0" w:color="auto"/>
              <w:right w:val="single" w:sz="12" w:space="0" w:color="auto"/>
            </w:tcBorders>
          </w:tcPr>
          <w:p w:rsidR="00762D33" w:rsidRPr="007008A3" w:rsidRDefault="00762D33" w:rsidP="00762D33">
            <w:pPr>
              <w:ind w:firstLine="0"/>
              <w:jc w:val="left"/>
              <w:rPr>
                <w:rFonts w:cs="Arial"/>
                <w:color w:val="000000"/>
                <w:sz w:val="22"/>
              </w:rPr>
            </w:pPr>
            <w:r w:rsidRPr="007008A3">
              <w:rPr>
                <w:rFonts w:cs="Arial"/>
                <w:color w:val="000000"/>
                <w:sz w:val="22"/>
              </w:rPr>
              <w:t xml:space="preserve">Cогласовано старшим </w:t>
            </w:r>
            <w:r>
              <w:rPr>
                <w:rFonts w:cs="Arial"/>
                <w:color w:val="000000"/>
                <w:sz w:val="22"/>
              </w:rPr>
              <w:t>Планировщик</w:t>
            </w:r>
            <w:r w:rsidRPr="007008A3">
              <w:rPr>
                <w:rFonts w:cs="Arial"/>
                <w:color w:val="000000"/>
                <w:sz w:val="22"/>
              </w:rPr>
              <w:t xml:space="preserve">ом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rsidR="00762D33" w:rsidRPr="007008A3" w:rsidRDefault="00762D33" w:rsidP="00762D33">
            <w:pPr>
              <w:ind w:firstLine="0"/>
              <w:jc w:val="left"/>
              <w:rPr>
                <w:rFonts w:cs="Arial"/>
                <w:color w:val="000000"/>
                <w:sz w:val="22"/>
              </w:rPr>
            </w:pPr>
            <w:r w:rsidRPr="007008A3">
              <w:rPr>
                <w:rFonts w:cs="Arial"/>
                <w:color w:val="000000"/>
                <w:sz w:val="22"/>
              </w:rPr>
              <w:t xml:space="preserve">Старший </w:t>
            </w:r>
            <w:r>
              <w:rPr>
                <w:rFonts w:cs="Arial"/>
                <w:color w:val="000000"/>
                <w:sz w:val="22"/>
              </w:rPr>
              <w:t>Планировщик</w:t>
            </w:r>
            <w:r w:rsidRPr="007008A3">
              <w:rPr>
                <w:rFonts w:cs="Arial"/>
                <w:color w:val="000000"/>
                <w:sz w:val="22"/>
              </w:rPr>
              <w:t xml:space="preserve"> </w:t>
            </w:r>
            <w:r w:rsidR="002535C0">
              <w:rPr>
                <w:rFonts w:cs="Arial"/>
                <w:color w:val="000000"/>
                <w:sz w:val="22"/>
              </w:rPr>
              <w:t>ТОиР УО</w:t>
            </w:r>
          </w:p>
        </w:tc>
      </w:tr>
      <w:tr w:rsidR="00762D33" w:rsidRPr="007008A3" w:rsidTr="00762D33">
        <w:trPr>
          <w:cantSplit/>
        </w:trPr>
        <w:tc>
          <w:tcPr>
            <w:tcW w:w="550"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tcPr>
          <w:p w:rsidR="00762D33" w:rsidRPr="00A45FC6" w:rsidRDefault="00762D33" w:rsidP="00762D33">
            <w:pPr>
              <w:jc w:val="left"/>
              <w:rPr>
                <w:rFonts w:cs="Arial"/>
                <w:color w:val="000000"/>
                <w:sz w:val="22"/>
              </w:rPr>
            </w:pPr>
            <w:r w:rsidRPr="00A45FC6">
              <w:rPr>
                <w:rFonts w:cs="Arial"/>
                <w:color w:val="000000"/>
                <w:sz w:val="22"/>
              </w:rPr>
              <w:t>4</w:t>
            </w:r>
          </w:p>
        </w:tc>
        <w:tc>
          <w:tcPr>
            <w:tcW w:w="1045" w:type="pct"/>
            <w:tcBorders>
              <w:top w:val="single" w:sz="8" w:space="0" w:color="auto"/>
              <w:left w:val="nil"/>
              <w:bottom w:val="single" w:sz="8" w:space="0" w:color="auto"/>
              <w:right w:val="single" w:sz="12" w:space="0" w:color="auto"/>
            </w:tcBorders>
            <w:tcMar>
              <w:top w:w="0" w:type="dxa"/>
              <w:left w:w="108" w:type="dxa"/>
              <w:bottom w:w="0" w:type="dxa"/>
              <w:right w:w="108" w:type="dxa"/>
            </w:tcMar>
          </w:tcPr>
          <w:p w:rsidR="00762D33" w:rsidRPr="00A45FC6" w:rsidRDefault="00762D33" w:rsidP="00762D33">
            <w:pPr>
              <w:ind w:firstLine="0"/>
              <w:jc w:val="left"/>
              <w:rPr>
                <w:rFonts w:cs="Arial"/>
                <w:color w:val="000000"/>
                <w:sz w:val="22"/>
              </w:rPr>
            </w:pPr>
            <w:r w:rsidRPr="00A45FC6">
              <w:rPr>
                <w:rFonts w:cs="Arial"/>
                <w:color w:val="000000"/>
                <w:sz w:val="22"/>
              </w:rPr>
              <w:t>СГГС - согласовано главным специалистом</w:t>
            </w:r>
          </w:p>
        </w:tc>
        <w:tc>
          <w:tcPr>
            <w:tcW w:w="1880" w:type="pct"/>
            <w:tcBorders>
              <w:top w:val="single" w:sz="8" w:space="0" w:color="auto"/>
              <w:left w:val="nil"/>
              <w:bottom w:val="single" w:sz="8" w:space="0" w:color="auto"/>
              <w:right w:val="single" w:sz="12" w:space="0" w:color="auto"/>
            </w:tcBorders>
          </w:tcPr>
          <w:p w:rsidR="00762D33" w:rsidRPr="00A45FC6" w:rsidRDefault="004B6074" w:rsidP="00762D33">
            <w:pPr>
              <w:ind w:firstLine="0"/>
              <w:jc w:val="left"/>
              <w:rPr>
                <w:rFonts w:cs="Arial"/>
                <w:color w:val="000000"/>
                <w:sz w:val="22"/>
              </w:rPr>
            </w:pPr>
            <w:r>
              <w:rPr>
                <w:rFonts w:cs="Arial"/>
                <w:color w:val="000000"/>
                <w:sz w:val="22"/>
              </w:rPr>
              <w:t>Согласовано Г</w:t>
            </w:r>
            <w:r w:rsidR="00762D33" w:rsidRPr="00A45FC6">
              <w:rPr>
                <w:rFonts w:cs="Arial"/>
                <w:color w:val="000000"/>
                <w:sz w:val="22"/>
              </w:rPr>
              <w:t>лавным специалистом</w:t>
            </w:r>
            <w:r>
              <w:rPr>
                <w:rFonts w:cs="Arial"/>
                <w:color w:val="000000"/>
                <w:sz w:val="22"/>
              </w:rPr>
              <w:t xml:space="preserve"> </w:t>
            </w:r>
            <w:r w:rsidR="002535C0">
              <w:rPr>
                <w:rFonts w:cs="Arial"/>
                <w:color w:val="000000"/>
                <w:sz w:val="22"/>
              </w:rPr>
              <w:t>ТОиР УО</w:t>
            </w:r>
          </w:p>
        </w:tc>
        <w:tc>
          <w:tcPr>
            <w:tcW w:w="1525" w:type="pct"/>
            <w:tcBorders>
              <w:top w:val="single" w:sz="8" w:space="0" w:color="auto"/>
              <w:left w:val="nil"/>
              <w:bottom w:val="single" w:sz="8" w:space="0" w:color="auto"/>
              <w:right w:val="single" w:sz="12" w:space="0" w:color="auto"/>
            </w:tcBorders>
          </w:tcPr>
          <w:p w:rsidR="00762D33" w:rsidRPr="00A45FC6" w:rsidRDefault="00762D33" w:rsidP="00762D33">
            <w:pPr>
              <w:ind w:firstLine="0"/>
              <w:jc w:val="left"/>
              <w:rPr>
                <w:rFonts w:cs="Arial"/>
                <w:color w:val="000000"/>
                <w:sz w:val="22"/>
              </w:rPr>
            </w:pPr>
            <w:r w:rsidRPr="00A45FC6">
              <w:rPr>
                <w:rFonts w:cs="Arial"/>
                <w:color w:val="000000"/>
                <w:sz w:val="22"/>
              </w:rPr>
              <w:t xml:space="preserve">Главный специалист </w:t>
            </w:r>
            <w:r w:rsidR="00292D72">
              <w:rPr>
                <w:rFonts w:cs="Arial"/>
                <w:color w:val="000000"/>
                <w:sz w:val="22"/>
              </w:rPr>
              <w:t>УО</w:t>
            </w:r>
          </w:p>
        </w:tc>
      </w:tr>
    </w:tbl>
    <w:bookmarkEnd w:id="850"/>
    <w:p w:rsidR="00762D33" w:rsidRPr="00B153FA" w:rsidRDefault="00762D33" w:rsidP="00762D33">
      <w:pPr>
        <w:pStyle w:val="Tabname"/>
        <w:keepNext/>
        <w:spacing w:after="240"/>
        <w:jc w:val="right"/>
        <w:rPr>
          <w:rFonts w:cs="Arial"/>
          <w:sz w:val="22"/>
          <w:szCs w:val="22"/>
        </w:rPr>
      </w:pPr>
      <w:r w:rsidRPr="007008A3">
        <w:rPr>
          <w:rFonts w:eastAsia="Calibri" w:cs="Arial"/>
        </w:rPr>
        <w:br/>
      </w: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18</w:t>
      </w:r>
      <w:r w:rsidRPr="00B153FA">
        <w:rPr>
          <w:rFonts w:cs="Arial"/>
          <w:sz w:val="22"/>
          <w:szCs w:val="22"/>
        </w:rPr>
        <w:fldChar w:fldCharType="end"/>
      </w:r>
      <w:r w:rsidRPr="00B153FA">
        <w:rPr>
          <w:rFonts w:cs="Arial"/>
          <w:sz w:val="22"/>
          <w:szCs w:val="22"/>
        </w:rPr>
        <w:t xml:space="preserve"> Пользовательские статусы заказов ТОРО без порядкового номера</w:t>
      </w:r>
    </w:p>
    <w:tbl>
      <w:tblPr>
        <w:tblW w:w="5000" w:type="pct"/>
        <w:tblCellMar>
          <w:left w:w="0" w:type="dxa"/>
          <w:right w:w="0" w:type="dxa"/>
        </w:tblCellMar>
        <w:tblLook w:val="04A0" w:firstRow="1" w:lastRow="0" w:firstColumn="1" w:lastColumn="0" w:noHBand="0" w:noVBand="1"/>
      </w:tblPr>
      <w:tblGrid>
        <w:gridCol w:w="3246"/>
        <w:gridCol w:w="3826"/>
        <w:gridCol w:w="3104"/>
      </w:tblGrid>
      <w:tr w:rsidR="00762D33" w:rsidRPr="007008A3" w:rsidTr="00762D33">
        <w:trPr>
          <w:cantSplit/>
          <w:trHeight w:val="397"/>
          <w:tblHeader/>
        </w:trPr>
        <w:tc>
          <w:tcPr>
            <w:tcW w:w="159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762D33" w:rsidRPr="007008A3" w:rsidRDefault="00762D33" w:rsidP="00762D33">
            <w:pPr>
              <w:ind w:firstLine="0"/>
              <w:jc w:val="center"/>
              <w:rPr>
                <w:rFonts w:cs="Arial"/>
                <w:b/>
                <w:bCs/>
                <w:color w:val="000000"/>
                <w:sz w:val="22"/>
              </w:rPr>
            </w:pPr>
            <w:r w:rsidRPr="007008A3">
              <w:rPr>
                <w:rFonts w:cs="Arial"/>
                <w:b/>
                <w:bCs/>
                <w:color w:val="000000"/>
                <w:sz w:val="22"/>
              </w:rPr>
              <w:t>Статус</w:t>
            </w:r>
          </w:p>
        </w:tc>
        <w:tc>
          <w:tcPr>
            <w:tcW w:w="1880"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762D33" w:rsidRPr="007008A3" w:rsidRDefault="00762D33" w:rsidP="00762D33">
            <w:pPr>
              <w:ind w:firstLine="0"/>
              <w:jc w:val="center"/>
              <w:rPr>
                <w:rFonts w:cs="Arial"/>
                <w:b/>
                <w:bCs/>
                <w:color w:val="000000"/>
                <w:sz w:val="22"/>
              </w:rPr>
            </w:pPr>
            <w:r w:rsidRPr="007008A3">
              <w:rPr>
                <w:rFonts w:cs="Arial"/>
                <w:b/>
                <w:bCs/>
                <w:color w:val="000000"/>
                <w:sz w:val="22"/>
              </w:rPr>
              <w:t>Комментарий</w:t>
            </w:r>
          </w:p>
        </w:tc>
        <w:tc>
          <w:tcPr>
            <w:tcW w:w="1525" w:type="pct"/>
            <w:tcBorders>
              <w:top w:val="single" w:sz="12" w:space="0" w:color="auto"/>
              <w:left w:val="nil"/>
              <w:bottom w:val="single" w:sz="8" w:space="0" w:color="auto"/>
              <w:right w:val="single" w:sz="12" w:space="0" w:color="auto"/>
            </w:tcBorders>
            <w:shd w:val="clear" w:color="auto" w:fill="FFC000"/>
            <w:vAlign w:val="bottom"/>
          </w:tcPr>
          <w:p w:rsidR="00762D33" w:rsidRPr="007008A3" w:rsidRDefault="00762D33" w:rsidP="00762D33">
            <w:pPr>
              <w:ind w:firstLine="0"/>
              <w:jc w:val="center"/>
              <w:rPr>
                <w:rFonts w:cs="Arial"/>
                <w:b/>
                <w:bCs/>
                <w:color w:val="000000"/>
                <w:sz w:val="22"/>
              </w:rPr>
            </w:pPr>
            <w:r w:rsidRPr="007008A3">
              <w:rPr>
                <w:rFonts w:cs="Arial"/>
                <w:b/>
                <w:bCs/>
                <w:color w:val="000000"/>
                <w:sz w:val="22"/>
              </w:rPr>
              <w:t>Кто устанавливает</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C12716" w:rsidRDefault="00762D33" w:rsidP="00762D33">
            <w:pPr>
              <w:ind w:firstLine="0"/>
              <w:jc w:val="left"/>
              <w:rPr>
                <w:rFonts w:cs="Arial"/>
                <w:color w:val="000000"/>
                <w:sz w:val="22"/>
              </w:rPr>
            </w:pPr>
            <w:r w:rsidRPr="002D1787">
              <w:rPr>
                <w:rFonts w:cs="Arial"/>
                <w:color w:val="000000"/>
                <w:sz w:val="22"/>
              </w:rPr>
              <w:t xml:space="preserve">ГОД - год </w:t>
            </w:r>
            <w:r w:rsidRPr="00C12716">
              <w:rPr>
                <w:rFonts w:cs="Arial"/>
                <w:color w:val="000000"/>
                <w:sz w:val="22"/>
              </w:rPr>
              <w:t>(заказ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E36DE0" w:rsidRDefault="00762D33" w:rsidP="00762D33">
            <w:pPr>
              <w:ind w:firstLine="0"/>
              <w:rPr>
                <w:rFonts w:cs="Arial"/>
                <w:color w:val="000000"/>
                <w:sz w:val="22"/>
              </w:rPr>
            </w:pPr>
            <w:r w:rsidRPr="00C67F25">
              <w:rPr>
                <w:rFonts w:cs="Arial"/>
                <w:color w:val="000000"/>
                <w:sz w:val="22"/>
              </w:rPr>
              <w:t>Ставится вручную после включения в годовой план</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УТВГ - утвержден в программе ремонтов, включен в годовой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годового плана-графика</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УТВП - утвержден в программе и бюджете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Проставляется на заказах после утверждения программы и бюджета</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 xml:space="preserve">МЕС - </w:t>
            </w:r>
            <w:bookmarkStart w:id="851" w:name="_Hlk522034235"/>
            <w:r w:rsidRPr="00833E87">
              <w:rPr>
                <w:rFonts w:cs="Arial"/>
                <w:color w:val="000000"/>
                <w:sz w:val="22"/>
              </w:rPr>
              <w:t>месяц (заказ включен в месячный план)</w:t>
            </w:r>
            <w:bookmarkEnd w:id="851"/>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вручную после включения в месячный план</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УТВМ - Утвержден в месячном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месячного плана-графика</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 xml:space="preserve">НЕД - </w:t>
            </w:r>
            <w:r w:rsidR="00D17A52" w:rsidRPr="00833E87">
              <w:rPr>
                <w:rFonts w:cs="Arial"/>
                <w:color w:val="000000"/>
                <w:sz w:val="22"/>
              </w:rPr>
              <w:t>Заказ включен в недельный план</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вручную после включения в недельный план</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УТВН - Утвержден в недельном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вручную после утверждения недельного плана-графика</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 xml:space="preserve">ГИП - согласован </w:t>
            </w:r>
            <w:r w:rsidR="00067B5E" w:rsidRPr="00833E87">
              <w:rPr>
                <w:rFonts w:cs="Arial"/>
                <w:color w:val="000000"/>
                <w:sz w:val="22"/>
              </w:rPr>
              <w:t>Г</w:t>
            </w:r>
            <w:r w:rsidRPr="00833E87">
              <w:rPr>
                <w:rFonts w:cs="Arial"/>
                <w:color w:val="000000"/>
                <w:sz w:val="22"/>
              </w:rPr>
              <w:t>лавным инженером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CD7A1E">
            <w:pPr>
              <w:ind w:firstLine="0"/>
              <w:rPr>
                <w:rFonts w:cs="Arial"/>
                <w:color w:val="000000"/>
                <w:sz w:val="22"/>
              </w:rPr>
            </w:pPr>
            <w:r w:rsidRPr="00833E87">
              <w:rPr>
                <w:rFonts w:cs="Arial"/>
                <w:color w:val="000000"/>
                <w:sz w:val="22"/>
              </w:rPr>
              <w:t xml:space="preserve">На годовом планировании после утверждения плана-графика Главным инженером </w:t>
            </w:r>
            <w:r w:rsidR="00752C70">
              <w:rPr>
                <w:rFonts w:cs="Arial"/>
                <w:color w:val="000000"/>
                <w:sz w:val="22"/>
              </w:rPr>
              <w:t>УО</w:t>
            </w:r>
            <w:r w:rsidRPr="00833E87">
              <w:rPr>
                <w:rFonts w:cs="Arial"/>
                <w:color w:val="000000"/>
                <w:sz w:val="22"/>
              </w:rPr>
              <w:t xml:space="preserve"> </w:t>
            </w:r>
            <w:r w:rsidR="00972DA2" w:rsidRPr="00833E87">
              <w:rPr>
                <w:rFonts w:cs="Arial"/>
                <w:color w:val="000000"/>
                <w:sz w:val="22"/>
              </w:rPr>
              <w:t>и согласования ПТО</w:t>
            </w:r>
            <w:r w:rsidRPr="00833E87">
              <w:rPr>
                <w:rFonts w:cs="Arial"/>
                <w:color w:val="000000"/>
                <w:sz w:val="22"/>
              </w:rPr>
              <w:t xml:space="preserve"> Старший планировщик устанавливает статус</w:t>
            </w:r>
            <w:r w:rsidR="00972DA2" w:rsidRPr="00833E87">
              <w:rPr>
                <w:rFonts w:cs="Arial"/>
                <w:color w:val="000000"/>
                <w:sz w:val="22"/>
              </w:rPr>
              <w:t xml:space="preserve"> «ГИП»</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6524F8"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6524F8" w:rsidRPr="00833E87" w:rsidRDefault="006524F8">
            <w:pPr>
              <w:ind w:firstLine="0"/>
              <w:rPr>
                <w:rFonts w:cs="Arial"/>
                <w:color w:val="000000"/>
                <w:sz w:val="22"/>
              </w:rPr>
            </w:pPr>
            <w:r w:rsidRPr="00833E87">
              <w:rPr>
                <w:rFonts w:cs="Arial"/>
                <w:color w:val="000000"/>
                <w:sz w:val="22"/>
              </w:rPr>
              <w:t xml:space="preserve">ПТОГ - </w:t>
            </w:r>
            <w:r w:rsidR="00322FD4" w:rsidRPr="00833E87">
              <w:rPr>
                <w:rFonts w:cs="Arial"/>
                <w:color w:val="000000"/>
                <w:sz w:val="22"/>
              </w:rPr>
              <w:t>Согл ПТО в год плане-графике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6524F8" w:rsidRPr="00833E87" w:rsidRDefault="006524F8">
            <w:pPr>
              <w:ind w:firstLine="0"/>
              <w:rPr>
                <w:rFonts w:cs="Arial"/>
                <w:color w:val="000000"/>
                <w:sz w:val="22"/>
              </w:rPr>
            </w:pPr>
            <w:r w:rsidRPr="00833E87">
              <w:rPr>
                <w:rFonts w:cs="Arial"/>
                <w:color w:val="000000"/>
                <w:sz w:val="22"/>
              </w:rPr>
              <w:t xml:space="preserve">Ставится </w:t>
            </w:r>
            <w:r w:rsidR="004A7340" w:rsidRPr="00833E87">
              <w:rPr>
                <w:rFonts w:cs="Arial"/>
                <w:color w:val="000000"/>
                <w:sz w:val="22"/>
              </w:rPr>
              <w:t xml:space="preserve">Специалистом ПТО </w:t>
            </w:r>
            <w:r w:rsidR="00292D72">
              <w:rPr>
                <w:rFonts w:cs="Arial"/>
                <w:color w:val="000000"/>
                <w:sz w:val="22"/>
              </w:rPr>
              <w:t>УО</w:t>
            </w:r>
            <w:r w:rsidR="004A7340" w:rsidRPr="00833E87">
              <w:rPr>
                <w:rFonts w:cs="Arial"/>
                <w:color w:val="000000"/>
                <w:sz w:val="22"/>
              </w:rPr>
              <w:t xml:space="preserve"> </w:t>
            </w:r>
            <w:r w:rsidRPr="00833E87">
              <w:rPr>
                <w:rFonts w:cs="Arial"/>
                <w:color w:val="000000"/>
                <w:sz w:val="22"/>
              </w:rPr>
              <w:t>на годовом планировании после согласования плана-графика воздействий на ПА ПТО</w:t>
            </w:r>
            <w:r w:rsidR="00E87BC0" w:rsidRPr="00833E87">
              <w:rPr>
                <w:rFonts w:cs="Arial"/>
                <w:color w:val="000000"/>
                <w:sz w:val="22"/>
              </w:rPr>
              <w:t>. Нельзя включить в годовой план (статус ГИП), если не установлен данный статус</w:t>
            </w:r>
          </w:p>
        </w:tc>
        <w:tc>
          <w:tcPr>
            <w:tcW w:w="1525" w:type="pct"/>
            <w:tcBorders>
              <w:top w:val="nil"/>
              <w:left w:val="nil"/>
              <w:bottom w:val="single" w:sz="8" w:space="0" w:color="auto"/>
              <w:right w:val="single" w:sz="12" w:space="0" w:color="auto"/>
            </w:tcBorders>
            <w:vAlign w:val="bottom"/>
          </w:tcPr>
          <w:p w:rsidR="006524F8" w:rsidRPr="00833E87" w:rsidRDefault="00D8273D" w:rsidP="00762D33">
            <w:pPr>
              <w:ind w:firstLine="0"/>
              <w:rPr>
                <w:rFonts w:cs="Arial"/>
                <w:color w:val="000000"/>
                <w:sz w:val="22"/>
              </w:rPr>
            </w:pPr>
            <w:r w:rsidRPr="00833E87">
              <w:rPr>
                <w:rFonts w:cs="Arial"/>
                <w:color w:val="000000"/>
                <w:sz w:val="22"/>
              </w:rPr>
              <w:t xml:space="preserve">Специалист ПТО </w:t>
            </w:r>
            <w:r w:rsidR="00292D72">
              <w:rPr>
                <w:rFonts w:cs="Arial"/>
                <w:color w:val="000000"/>
                <w:sz w:val="22"/>
              </w:rPr>
              <w:t>УО</w:t>
            </w:r>
          </w:p>
        </w:tc>
      </w:tr>
      <w:tr w:rsidR="006524F8"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6524F8" w:rsidRPr="00C12716" w:rsidRDefault="004A7340" w:rsidP="00762D33">
            <w:pPr>
              <w:ind w:firstLine="0"/>
              <w:rPr>
                <w:rFonts w:cs="Arial"/>
                <w:color w:val="000000"/>
                <w:sz w:val="22"/>
              </w:rPr>
            </w:pPr>
            <w:r w:rsidRPr="00833E87">
              <w:rPr>
                <w:rFonts w:cs="Arial"/>
                <w:color w:val="000000"/>
                <w:sz w:val="22"/>
              </w:rPr>
              <w:t>ПТОМ</w:t>
            </w:r>
            <w:r w:rsidR="00D8273D" w:rsidRPr="00833E87">
              <w:rPr>
                <w:rFonts w:cs="Arial"/>
                <w:color w:val="000000"/>
                <w:sz w:val="22"/>
              </w:rPr>
              <w:t xml:space="preserve"> - </w:t>
            </w:r>
            <w:r w:rsidR="00322FD4" w:rsidRPr="00833E87">
              <w:rPr>
                <w:rFonts w:cs="Arial"/>
                <w:color w:val="000000"/>
                <w:sz w:val="22"/>
              </w:rPr>
              <w:t>Согл ПТО в мес плане-графике</w:t>
            </w:r>
            <w:r w:rsidR="00322FD4" w:rsidRPr="009721BA" w:rsidDel="00322FD4">
              <w:rPr>
                <w:rFonts w:cs="Arial"/>
                <w:color w:val="000000"/>
                <w:sz w:val="22"/>
              </w:rPr>
              <w:t xml:space="preserve">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6524F8" w:rsidRPr="00833E87" w:rsidRDefault="004A7340">
            <w:pPr>
              <w:ind w:firstLine="0"/>
              <w:rPr>
                <w:rFonts w:cs="Arial"/>
                <w:color w:val="000000"/>
                <w:sz w:val="22"/>
              </w:rPr>
            </w:pPr>
            <w:r w:rsidRPr="00E36DE0">
              <w:rPr>
                <w:rFonts w:cs="Arial"/>
                <w:color w:val="000000"/>
                <w:sz w:val="22"/>
              </w:rPr>
              <w:t xml:space="preserve">Ставится Специалистом ПТО </w:t>
            </w:r>
            <w:r w:rsidR="00292D72">
              <w:rPr>
                <w:rFonts w:cs="Arial"/>
                <w:color w:val="000000"/>
                <w:sz w:val="22"/>
              </w:rPr>
              <w:t>УО</w:t>
            </w:r>
            <w:r w:rsidRPr="00E36DE0">
              <w:rPr>
                <w:rFonts w:cs="Arial"/>
                <w:color w:val="000000"/>
                <w:sz w:val="22"/>
              </w:rPr>
              <w:t xml:space="preserve"> на месячном оперативном планировании после согласования плана-графика воздействий на ПА ПТО</w:t>
            </w:r>
          </w:p>
        </w:tc>
        <w:tc>
          <w:tcPr>
            <w:tcW w:w="1525" w:type="pct"/>
            <w:tcBorders>
              <w:top w:val="nil"/>
              <w:left w:val="nil"/>
              <w:bottom w:val="single" w:sz="8" w:space="0" w:color="auto"/>
              <w:right w:val="single" w:sz="12" w:space="0" w:color="auto"/>
            </w:tcBorders>
            <w:vAlign w:val="bottom"/>
          </w:tcPr>
          <w:p w:rsidR="006524F8" w:rsidRPr="00833E87" w:rsidRDefault="004A7340" w:rsidP="00762D33">
            <w:pPr>
              <w:ind w:firstLine="0"/>
              <w:rPr>
                <w:rFonts w:cs="Arial"/>
                <w:color w:val="000000"/>
                <w:sz w:val="22"/>
              </w:rPr>
            </w:pPr>
            <w:r w:rsidRPr="00833E87">
              <w:rPr>
                <w:rFonts w:cs="Arial"/>
                <w:color w:val="000000"/>
                <w:sz w:val="22"/>
              </w:rPr>
              <w:t xml:space="preserve">Специалист ПТО </w:t>
            </w:r>
            <w:r w:rsidR="00292D72">
              <w:rPr>
                <w:rFonts w:cs="Arial"/>
                <w:color w:val="000000"/>
                <w:sz w:val="22"/>
              </w:rPr>
              <w:t>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КОРР - требует корректировки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по результатам получения листа замечаний - отметка о необходимости корректировать заказ. После корректировки сразу снимается. Установка/снятие происходит вручную</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ТРОС - требует осмечивания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при определении в качестве исполнителей подрядных организаций</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ОСМЧ - осмечен (внесены плановые стоимости из сметы)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после получения сметы и оценки стоимости работ, выполняемых подрядными организациями</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МТРП - материалы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вручную, при окончании планировании МТР Планировщиком (преимущественно в неплановых заказах)</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РАНГ - заказу присвоен ранг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автоматически при сохранении заказа.</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МТРК - МТР необходимо откорректировать</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Требуется корректировка МТР (ставится вручную после анализа отчета о целесообразности)</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МТРЗ - Материалы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Материалы заменены (на более целесообразные)</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МТРС - Замененные МТР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Замененные МТР согласованы Старшим планировщиком</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МТРН - материалы не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Ставится автоматически при указании МТР без плановой цены, сбрасывается автоматически при расценке</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Автоматически</w:t>
            </w:r>
          </w:p>
        </w:tc>
      </w:tr>
      <w:tr w:rsidR="007A1E4B"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A1E4B" w:rsidRPr="00833E87" w:rsidRDefault="007A1E4B" w:rsidP="00762D33">
            <w:pPr>
              <w:ind w:firstLine="0"/>
              <w:rPr>
                <w:rFonts w:cs="Arial"/>
                <w:color w:val="000000"/>
                <w:sz w:val="22"/>
              </w:rPr>
            </w:pPr>
            <w:r w:rsidRPr="00833E87">
              <w:rPr>
                <w:rFonts w:cs="Arial"/>
                <w:color w:val="000000"/>
                <w:sz w:val="22"/>
              </w:rPr>
              <w:t>НМАТ - Нет материалов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A1E4B" w:rsidRPr="002D1787" w:rsidRDefault="007A1E4B" w:rsidP="00E45C50">
            <w:pPr>
              <w:ind w:firstLine="0"/>
              <w:rPr>
                <w:rFonts w:cs="Arial"/>
                <w:color w:val="000000"/>
                <w:sz w:val="22"/>
              </w:rPr>
            </w:pPr>
            <w:r w:rsidRPr="009721BA">
              <w:rPr>
                <w:rFonts w:cs="Arial"/>
                <w:sz w:val="22"/>
              </w:rPr>
              <w:t>При выявлении недоступности МТР</w:t>
            </w:r>
          </w:p>
        </w:tc>
        <w:tc>
          <w:tcPr>
            <w:tcW w:w="1525" w:type="pct"/>
            <w:tcBorders>
              <w:top w:val="nil"/>
              <w:left w:val="nil"/>
              <w:bottom w:val="single" w:sz="8" w:space="0" w:color="auto"/>
              <w:right w:val="single" w:sz="12" w:space="0" w:color="auto"/>
            </w:tcBorders>
            <w:vAlign w:val="bottom"/>
          </w:tcPr>
          <w:p w:rsidR="007A1E4B" w:rsidRPr="00C12716" w:rsidRDefault="007A1E4B" w:rsidP="00762D33">
            <w:pPr>
              <w:ind w:firstLine="0"/>
              <w:rPr>
                <w:rFonts w:cs="Arial"/>
                <w:color w:val="000000"/>
                <w:sz w:val="22"/>
              </w:rPr>
            </w:pPr>
            <w:r w:rsidRPr="00C12716">
              <w:rPr>
                <w:rFonts w:cs="Arial"/>
                <w:color w:val="000000"/>
                <w:sz w:val="22"/>
              </w:rPr>
              <w:t xml:space="preserve">Планировщик </w:t>
            </w:r>
            <w:r w:rsidR="002535C0">
              <w:rPr>
                <w:rFonts w:cs="Arial"/>
                <w:color w:val="000000"/>
                <w:sz w:val="22"/>
              </w:rPr>
              <w:t>ТОиР УО</w:t>
            </w:r>
          </w:p>
        </w:tc>
      </w:tr>
      <w:tr w:rsidR="00C4400E"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C4400E" w:rsidRPr="00833E87" w:rsidRDefault="00C4400E" w:rsidP="00762D33">
            <w:pPr>
              <w:ind w:firstLine="0"/>
              <w:rPr>
                <w:rFonts w:cs="Arial"/>
                <w:color w:val="000000"/>
                <w:sz w:val="22"/>
              </w:rPr>
            </w:pPr>
            <w:r w:rsidRPr="00833E87">
              <w:rPr>
                <w:rFonts w:cs="Arial"/>
                <w:color w:val="000000"/>
                <w:sz w:val="22"/>
              </w:rPr>
              <w:t>МАТП - Материалы подтверждены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C4400E" w:rsidRPr="002D1787" w:rsidRDefault="00C4400E" w:rsidP="00E45C50">
            <w:pPr>
              <w:ind w:firstLine="0"/>
              <w:rPr>
                <w:rFonts w:cs="Arial"/>
                <w:color w:val="000000"/>
                <w:sz w:val="22"/>
              </w:rPr>
            </w:pPr>
            <w:r w:rsidRPr="009721BA">
              <w:rPr>
                <w:rFonts w:cs="Arial"/>
                <w:color w:val="000000"/>
                <w:sz w:val="22"/>
              </w:rPr>
              <w:t>В случае отсутствия замечаний</w:t>
            </w:r>
          </w:p>
        </w:tc>
        <w:tc>
          <w:tcPr>
            <w:tcW w:w="1525" w:type="pct"/>
            <w:tcBorders>
              <w:top w:val="nil"/>
              <w:left w:val="nil"/>
              <w:bottom w:val="single" w:sz="8" w:space="0" w:color="auto"/>
              <w:right w:val="single" w:sz="12" w:space="0" w:color="auto"/>
            </w:tcBorders>
            <w:vAlign w:val="bottom"/>
          </w:tcPr>
          <w:p w:rsidR="00C4400E" w:rsidRPr="00C12716" w:rsidRDefault="00C4400E" w:rsidP="00762D33">
            <w:pPr>
              <w:ind w:firstLine="0"/>
              <w:rPr>
                <w:rFonts w:cs="Arial"/>
                <w:color w:val="000000"/>
                <w:sz w:val="22"/>
              </w:rPr>
            </w:pPr>
            <w:r w:rsidRPr="00C12716">
              <w:rPr>
                <w:rFonts w:cs="Arial"/>
                <w:color w:val="000000"/>
                <w:sz w:val="22"/>
              </w:rPr>
              <w:t xml:space="preserve">Планировщик </w:t>
            </w:r>
            <w:r w:rsidR="002535C0">
              <w:rPr>
                <w:rFonts w:cs="Arial"/>
                <w:color w:val="000000"/>
                <w:sz w:val="22"/>
              </w:rPr>
              <w:t>ТОиР УО</w:t>
            </w:r>
          </w:p>
        </w:tc>
      </w:tr>
      <w:tr w:rsidR="00C4400E"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C4400E" w:rsidRPr="00833E87" w:rsidRDefault="00F36C22" w:rsidP="00762D33">
            <w:pPr>
              <w:ind w:firstLine="0"/>
              <w:rPr>
                <w:rFonts w:cs="Arial"/>
                <w:color w:val="000000"/>
                <w:sz w:val="22"/>
              </w:rPr>
            </w:pPr>
            <w:r w:rsidRPr="00833E87">
              <w:rPr>
                <w:rFonts w:cs="Arial"/>
                <w:color w:val="000000"/>
                <w:sz w:val="22"/>
              </w:rPr>
              <w:t>МТРЦ - МТР оценены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C4400E" w:rsidRPr="002D1787" w:rsidRDefault="00F36C22" w:rsidP="00E45C50">
            <w:pPr>
              <w:ind w:firstLine="0"/>
              <w:rPr>
                <w:rFonts w:cs="Arial"/>
                <w:color w:val="000000"/>
                <w:sz w:val="22"/>
              </w:rPr>
            </w:pPr>
            <w:r w:rsidRPr="00833E87">
              <w:rPr>
                <w:rFonts w:cs="Arial"/>
                <w:color w:val="000000"/>
                <w:sz w:val="22"/>
              </w:rPr>
              <w:t>Ставится автоматически</w:t>
            </w:r>
            <w:r w:rsidRPr="009721BA">
              <w:rPr>
                <w:rFonts w:cs="Arial"/>
                <w:color w:val="000000"/>
                <w:sz w:val="22"/>
              </w:rPr>
              <w:t xml:space="preserve"> в ситуации, когда все цены на МТР утверждены</w:t>
            </w:r>
          </w:p>
        </w:tc>
        <w:tc>
          <w:tcPr>
            <w:tcW w:w="1525" w:type="pct"/>
            <w:tcBorders>
              <w:top w:val="nil"/>
              <w:left w:val="nil"/>
              <w:bottom w:val="single" w:sz="8" w:space="0" w:color="auto"/>
              <w:right w:val="single" w:sz="12" w:space="0" w:color="auto"/>
            </w:tcBorders>
            <w:vAlign w:val="bottom"/>
          </w:tcPr>
          <w:p w:rsidR="00C4400E" w:rsidRPr="00C12716" w:rsidRDefault="00F36C22" w:rsidP="00762D33">
            <w:pPr>
              <w:ind w:firstLine="0"/>
              <w:rPr>
                <w:rFonts w:cs="Arial"/>
                <w:color w:val="000000"/>
                <w:sz w:val="22"/>
              </w:rPr>
            </w:pPr>
            <w:r w:rsidRPr="00C12716">
              <w:rPr>
                <w:rFonts w:cs="Arial"/>
                <w:color w:val="000000"/>
                <w:sz w:val="22"/>
              </w:rPr>
              <w:t>Автоматически</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БЛНС - выполнена балансировка ресурсов</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Выполнена балансировка человеческих ресурсов по заказу</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45622A"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45622A" w:rsidRPr="002D1787" w:rsidRDefault="0045622A" w:rsidP="00762D33">
            <w:pPr>
              <w:ind w:firstLine="0"/>
              <w:rPr>
                <w:rFonts w:cs="Arial"/>
                <w:color w:val="000000"/>
                <w:sz w:val="22"/>
              </w:rPr>
            </w:pPr>
            <w:r w:rsidRPr="009721BA">
              <w:rPr>
                <w:rFonts w:cs="Arial"/>
                <w:sz w:val="22"/>
              </w:rPr>
              <w:t>ТКБЕ – Бюджет на год утвержден ТК БЕ</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45622A" w:rsidRPr="002D1787" w:rsidRDefault="0045622A" w:rsidP="00E45C50">
            <w:pPr>
              <w:ind w:firstLine="0"/>
              <w:rPr>
                <w:rFonts w:cs="Arial"/>
                <w:color w:val="000000"/>
                <w:sz w:val="22"/>
              </w:rPr>
            </w:pPr>
            <w:r w:rsidRPr="009721BA">
              <w:rPr>
                <w:rFonts w:cs="Arial"/>
                <w:sz w:val="22"/>
              </w:rPr>
              <w:t>Ставится автоматически при получении утвержденного бюд</w:t>
            </w:r>
            <w:r w:rsidR="00752C70">
              <w:rPr>
                <w:rFonts w:cs="Arial"/>
                <w:sz w:val="22"/>
              </w:rPr>
              <w:t>жета на планируемый год на ТК УО</w:t>
            </w:r>
            <w:r w:rsidRPr="009721BA">
              <w:rPr>
                <w:rFonts w:cs="Arial"/>
                <w:sz w:val="22"/>
              </w:rPr>
              <w:t xml:space="preserve"> из </w:t>
            </w:r>
            <w:r w:rsidRPr="009721BA">
              <w:rPr>
                <w:rFonts w:cs="Arial"/>
                <w:sz w:val="22"/>
                <w:lang w:val="en-US"/>
              </w:rPr>
              <w:t>SAP</w:t>
            </w:r>
            <w:r w:rsidRPr="009721BA">
              <w:rPr>
                <w:rFonts w:cs="Arial"/>
                <w:sz w:val="22"/>
              </w:rPr>
              <w:t xml:space="preserve"> MCB</w:t>
            </w:r>
          </w:p>
        </w:tc>
        <w:tc>
          <w:tcPr>
            <w:tcW w:w="1525" w:type="pct"/>
            <w:tcBorders>
              <w:top w:val="nil"/>
              <w:left w:val="nil"/>
              <w:bottom w:val="single" w:sz="8" w:space="0" w:color="auto"/>
              <w:right w:val="single" w:sz="12" w:space="0" w:color="auto"/>
            </w:tcBorders>
            <w:vAlign w:val="bottom"/>
          </w:tcPr>
          <w:p w:rsidR="0045622A" w:rsidRPr="00C12716" w:rsidRDefault="0045622A" w:rsidP="00762D33">
            <w:pPr>
              <w:ind w:firstLine="0"/>
              <w:rPr>
                <w:rFonts w:cs="Arial"/>
                <w:color w:val="000000"/>
                <w:sz w:val="22"/>
              </w:rPr>
            </w:pPr>
            <w:r w:rsidRPr="00C12716">
              <w:rPr>
                <w:rFonts w:cs="Arial"/>
                <w:color w:val="000000"/>
                <w:sz w:val="22"/>
              </w:rPr>
              <w:t>Автоматически</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ТРКБ - требуется корректировка бюджета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Не хватает бюджета, требуется добавить</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D82484"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D82484" w:rsidRPr="00833E87" w:rsidRDefault="00D82484" w:rsidP="00762D33">
            <w:pPr>
              <w:ind w:firstLine="0"/>
              <w:rPr>
                <w:rFonts w:cs="Arial"/>
                <w:color w:val="000000"/>
                <w:sz w:val="22"/>
              </w:rPr>
            </w:pPr>
            <w:r w:rsidRPr="00833E87">
              <w:rPr>
                <w:rFonts w:cs="Arial"/>
                <w:color w:val="000000"/>
                <w:sz w:val="22"/>
              </w:rPr>
              <w:t>ОТКБ - Коррект-ка бюджета отклонена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D82484" w:rsidRPr="00833E87" w:rsidRDefault="00D82484" w:rsidP="00762D33">
            <w:pPr>
              <w:ind w:firstLine="0"/>
              <w:rPr>
                <w:rFonts w:cs="Arial"/>
                <w:color w:val="000000"/>
                <w:sz w:val="22"/>
              </w:rPr>
            </w:pPr>
            <w:r w:rsidRPr="00833E87">
              <w:rPr>
                <w:rFonts w:cs="Arial"/>
                <w:color w:val="000000"/>
                <w:sz w:val="22"/>
              </w:rPr>
              <w:t>Корректировка бюджета отклонена по отдельному запросу для выделенного заказа</w:t>
            </w:r>
          </w:p>
        </w:tc>
        <w:tc>
          <w:tcPr>
            <w:tcW w:w="1525" w:type="pct"/>
            <w:tcBorders>
              <w:top w:val="nil"/>
              <w:left w:val="nil"/>
              <w:bottom w:val="single" w:sz="8" w:space="0" w:color="auto"/>
              <w:right w:val="single" w:sz="12" w:space="0" w:color="auto"/>
            </w:tcBorders>
            <w:vAlign w:val="bottom"/>
          </w:tcPr>
          <w:p w:rsidR="00D82484" w:rsidRPr="002D1787" w:rsidRDefault="004E52C1" w:rsidP="00762D33">
            <w:pPr>
              <w:ind w:firstLine="0"/>
              <w:rPr>
                <w:rFonts w:cs="Arial"/>
                <w:color w:val="000000"/>
                <w:sz w:val="22"/>
              </w:rPr>
            </w:pPr>
            <w:r w:rsidRPr="009721BA">
              <w:rPr>
                <w:rFonts w:cs="Arial"/>
                <w:color w:val="000000"/>
                <w:sz w:val="22"/>
              </w:rPr>
              <w:t>Автоматически</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 xml:space="preserve">КОРБ - бюджет выделен и скорректирован </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Бюджет выделен по отдельному запросу для данного заказа</w:t>
            </w:r>
          </w:p>
        </w:tc>
        <w:tc>
          <w:tcPr>
            <w:tcW w:w="1525" w:type="pct"/>
            <w:tcBorders>
              <w:top w:val="nil"/>
              <w:left w:val="nil"/>
              <w:bottom w:val="single" w:sz="8" w:space="0" w:color="auto"/>
              <w:right w:val="single" w:sz="12" w:space="0" w:color="auto"/>
            </w:tcBorders>
            <w:vAlign w:val="bottom"/>
          </w:tcPr>
          <w:p w:rsidR="00762D33" w:rsidRPr="00C12716" w:rsidRDefault="004E52C1" w:rsidP="00762D33">
            <w:pPr>
              <w:ind w:firstLine="0"/>
              <w:rPr>
                <w:rFonts w:cs="Arial"/>
                <w:color w:val="000000"/>
                <w:sz w:val="22"/>
              </w:rPr>
            </w:pPr>
            <w:r w:rsidRPr="009721BA">
              <w:rPr>
                <w:rFonts w:cs="Arial"/>
                <w:color w:val="000000"/>
                <w:sz w:val="22"/>
              </w:rPr>
              <w:t>Автоматически</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ТРСХ – требуется синхронизация заказов (по критериям критичности)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для критичных работ в рамках воздействия, выполняемых несколькими службами</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СИНХ – заказы синхронизированы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после синхронизации заказов со смежными службами</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ИСПП – исполнители запланированы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после того, как на операции назначены/уточнены исполнители</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ИСПК - требуется заменить исполнителей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Требуется заменить исполнителей</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ИСПЗ - Исполнители заменены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Исполнители заменены (на более целесообразные)</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ИСПС - Исполнители согласованы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Замена исполнителей согласована старшим Планировщиком</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ВПС – ВПС сбалансированы в рамках подразделения</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после балансировки ВПС в рамках подразделения</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jc w:val="left"/>
              <w:rPr>
                <w:rFonts w:cs="Arial"/>
                <w:color w:val="000000"/>
                <w:sz w:val="22"/>
              </w:rPr>
            </w:pPr>
            <w:r w:rsidRPr="00833E87">
              <w:rPr>
                <w:rFonts w:cs="Arial"/>
                <w:color w:val="000000"/>
                <w:sz w:val="22"/>
              </w:rPr>
              <w:t>ВПСС - ВПС сбалансированы со смежными заказами</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после общей балансировки ВПС (со смежными подразделениями)</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 xml:space="preserve">ДФКТ - </w:t>
            </w:r>
            <w:r w:rsidR="00DA42F9" w:rsidRPr="00833E87">
              <w:rPr>
                <w:rFonts w:cs="Arial"/>
                <w:color w:val="000000"/>
                <w:sz w:val="22"/>
              </w:rPr>
              <w:t>ДефВедомость сформирована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планировщиком при планировании ДВ в заказе ТОРО</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762D33"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ПРНТ - Работы приняты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62D33" w:rsidRPr="00833E87" w:rsidRDefault="00762D33" w:rsidP="00762D33">
            <w:pPr>
              <w:ind w:firstLine="0"/>
              <w:rPr>
                <w:rFonts w:cs="Arial"/>
                <w:color w:val="000000"/>
                <w:sz w:val="22"/>
              </w:rPr>
            </w:pPr>
            <w:r w:rsidRPr="00833E87">
              <w:rPr>
                <w:rFonts w:cs="Arial"/>
                <w:color w:val="000000"/>
                <w:sz w:val="22"/>
              </w:rPr>
              <w:t>Устанавливается при приёмке работ по мероприятию ТОиР, позволяет произвести техническое закрытие заказа ТОРО</w:t>
            </w:r>
          </w:p>
        </w:tc>
        <w:tc>
          <w:tcPr>
            <w:tcW w:w="1525" w:type="pct"/>
            <w:tcBorders>
              <w:top w:val="nil"/>
              <w:left w:val="nil"/>
              <w:bottom w:val="single" w:sz="8" w:space="0" w:color="auto"/>
              <w:right w:val="single" w:sz="12" w:space="0" w:color="auto"/>
            </w:tcBorders>
            <w:vAlign w:val="bottom"/>
          </w:tcPr>
          <w:p w:rsidR="00762D33" w:rsidRPr="00833E87" w:rsidRDefault="00762D33" w:rsidP="00762D33">
            <w:pPr>
              <w:ind w:firstLine="0"/>
              <w:rPr>
                <w:rFonts w:cs="Arial"/>
                <w:color w:val="000000"/>
                <w:sz w:val="22"/>
              </w:rPr>
            </w:pPr>
            <w:r w:rsidRPr="00833E87">
              <w:rPr>
                <w:rFonts w:cs="Arial"/>
                <w:color w:val="000000"/>
                <w:sz w:val="22"/>
              </w:rPr>
              <w:t xml:space="preserve">Инженер </w:t>
            </w:r>
            <w:r w:rsidR="002535C0">
              <w:rPr>
                <w:rFonts w:cs="Arial"/>
                <w:color w:val="000000"/>
                <w:sz w:val="22"/>
              </w:rPr>
              <w:t>ТОиР УО</w:t>
            </w:r>
          </w:p>
        </w:tc>
      </w:tr>
      <w:tr w:rsidR="00FA6CEF"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FA6CEF" w:rsidRPr="009721BA" w:rsidRDefault="00FA6CEF" w:rsidP="00322FD4">
            <w:pPr>
              <w:ind w:firstLine="0"/>
              <w:rPr>
                <w:rFonts w:cs="Arial"/>
                <w:color w:val="000000"/>
                <w:sz w:val="22"/>
              </w:rPr>
            </w:pPr>
            <w:r w:rsidRPr="00833E87">
              <w:rPr>
                <w:rFonts w:cs="Arial"/>
                <w:color w:val="000000"/>
                <w:sz w:val="22"/>
              </w:rPr>
              <w:t>НПРН - Работы не приняты</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FA6CEF" w:rsidRPr="009721BA" w:rsidRDefault="00FA6CEF" w:rsidP="00A84888">
            <w:pPr>
              <w:ind w:firstLine="0"/>
              <w:rPr>
                <w:rFonts w:cs="Arial"/>
                <w:color w:val="000000"/>
                <w:sz w:val="22"/>
              </w:rPr>
            </w:pPr>
            <w:r w:rsidRPr="009721BA">
              <w:rPr>
                <w:rFonts w:cs="Arial"/>
                <w:color w:val="000000"/>
                <w:sz w:val="22"/>
              </w:rPr>
              <w:t>Устанавливается при приёмке работ по мероприятию ТОиР в случае, если работы не могут быть приняты</w:t>
            </w:r>
          </w:p>
        </w:tc>
        <w:tc>
          <w:tcPr>
            <w:tcW w:w="1525" w:type="pct"/>
            <w:tcBorders>
              <w:top w:val="nil"/>
              <w:left w:val="nil"/>
              <w:bottom w:val="single" w:sz="8" w:space="0" w:color="auto"/>
              <w:right w:val="single" w:sz="12" w:space="0" w:color="auto"/>
            </w:tcBorders>
            <w:vAlign w:val="bottom"/>
          </w:tcPr>
          <w:p w:rsidR="00FA6CEF" w:rsidRPr="009721BA" w:rsidRDefault="00FA6CEF" w:rsidP="00322FD4">
            <w:pPr>
              <w:ind w:firstLine="0"/>
              <w:rPr>
                <w:rFonts w:cs="Arial"/>
                <w:color w:val="000000"/>
                <w:sz w:val="22"/>
              </w:rPr>
            </w:pPr>
            <w:r w:rsidRPr="009721BA">
              <w:rPr>
                <w:rFonts w:cs="Arial"/>
                <w:color w:val="000000"/>
                <w:sz w:val="22"/>
              </w:rPr>
              <w:t xml:space="preserve">Инженер </w:t>
            </w:r>
            <w:r w:rsidR="002535C0">
              <w:rPr>
                <w:rFonts w:cs="Arial"/>
                <w:color w:val="000000"/>
                <w:sz w:val="22"/>
              </w:rPr>
              <w:t>ТОиР УО</w:t>
            </w:r>
          </w:p>
        </w:tc>
      </w:tr>
      <w:tr w:rsidR="00322FD4"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322FD4" w:rsidRPr="009721BA" w:rsidRDefault="00322FD4" w:rsidP="00322FD4">
            <w:pPr>
              <w:ind w:firstLine="0"/>
              <w:rPr>
                <w:rFonts w:cs="Arial"/>
                <w:color w:val="000000"/>
                <w:sz w:val="22"/>
              </w:rPr>
            </w:pPr>
            <w:r w:rsidRPr="009721BA">
              <w:rPr>
                <w:rFonts w:cs="Arial"/>
                <w:color w:val="000000"/>
                <w:sz w:val="22"/>
              </w:rPr>
              <w:t xml:space="preserve">ПРЭК - </w:t>
            </w:r>
            <w:r w:rsidRPr="002D1787">
              <w:rPr>
                <w:rFonts w:cs="Arial"/>
                <w:color w:val="000000"/>
                <w:sz w:val="22"/>
              </w:rPr>
              <w:t>Принято эксплуатацией</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322FD4" w:rsidRPr="009721BA" w:rsidRDefault="00322FD4" w:rsidP="00A84888">
            <w:pPr>
              <w:ind w:firstLine="0"/>
              <w:rPr>
                <w:rFonts w:cs="Arial"/>
                <w:color w:val="000000"/>
                <w:sz w:val="22"/>
              </w:rPr>
            </w:pPr>
            <w:r w:rsidRPr="002D1787">
              <w:rPr>
                <w:rFonts w:cs="Arial"/>
                <w:color w:val="000000"/>
                <w:sz w:val="22"/>
              </w:rPr>
              <w:t>Устанавливается при приёмке работ по мероприятию ТОиР</w:t>
            </w:r>
            <w:r w:rsidRPr="00C12716">
              <w:rPr>
                <w:rFonts w:cs="Arial"/>
                <w:color w:val="000000"/>
                <w:sz w:val="22"/>
              </w:rPr>
              <w:t xml:space="preserve"> </w:t>
            </w:r>
            <w:r w:rsidRPr="00C67F25">
              <w:rPr>
                <w:rFonts w:cs="Arial"/>
                <w:color w:val="000000"/>
                <w:sz w:val="22"/>
              </w:rPr>
              <w:t xml:space="preserve">специалистом профильного </w:t>
            </w:r>
            <w:r w:rsidRPr="00E36DE0">
              <w:rPr>
                <w:rFonts w:cs="Arial"/>
                <w:color w:val="000000"/>
                <w:sz w:val="22"/>
              </w:rPr>
              <w:t>п</w:t>
            </w:r>
            <w:r w:rsidRPr="00833E87">
              <w:rPr>
                <w:rFonts w:cs="Arial"/>
                <w:color w:val="000000"/>
                <w:sz w:val="22"/>
              </w:rPr>
              <w:t>одразделения эксплуатации</w:t>
            </w:r>
            <w:r w:rsidR="002D31C0" w:rsidRPr="009721BA">
              <w:rPr>
                <w:rFonts w:cs="Arial"/>
                <w:color w:val="000000"/>
                <w:sz w:val="22"/>
              </w:rPr>
              <w:t xml:space="preserve"> оборудования</w:t>
            </w:r>
          </w:p>
        </w:tc>
        <w:tc>
          <w:tcPr>
            <w:tcW w:w="1525" w:type="pct"/>
            <w:tcBorders>
              <w:top w:val="nil"/>
              <w:left w:val="nil"/>
              <w:bottom w:val="single" w:sz="8" w:space="0" w:color="auto"/>
              <w:right w:val="single" w:sz="12" w:space="0" w:color="auto"/>
            </w:tcBorders>
            <w:vAlign w:val="bottom"/>
          </w:tcPr>
          <w:p w:rsidR="00322FD4" w:rsidRPr="009721BA" w:rsidRDefault="00A84888" w:rsidP="00322FD4">
            <w:pPr>
              <w:ind w:firstLine="0"/>
              <w:rPr>
                <w:rFonts w:cs="Arial"/>
                <w:color w:val="000000"/>
                <w:sz w:val="22"/>
              </w:rPr>
            </w:pPr>
            <w:r w:rsidRPr="002D1787">
              <w:rPr>
                <w:rFonts w:cs="Arial"/>
                <w:color w:val="000000"/>
                <w:sz w:val="22"/>
              </w:rPr>
              <w:t>Специалист по подтверждению работ ТОиР</w:t>
            </w:r>
          </w:p>
        </w:tc>
      </w:tr>
      <w:tr w:rsidR="00322FD4"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322FD4" w:rsidRPr="00833E87" w:rsidRDefault="00322FD4" w:rsidP="00322FD4">
            <w:pPr>
              <w:ind w:firstLine="0"/>
              <w:rPr>
                <w:rFonts w:cs="Arial"/>
                <w:color w:val="000000"/>
                <w:sz w:val="22"/>
              </w:rPr>
            </w:pPr>
            <w:r w:rsidRPr="00833E87">
              <w:rPr>
                <w:rFonts w:cs="Arial"/>
                <w:color w:val="000000"/>
                <w:sz w:val="22"/>
              </w:rPr>
              <w:t>ПУСТ - заказ требует дополнительного наполнения (был создан без ТК)</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322FD4" w:rsidRPr="00833E87" w:rsidRDefault="00322FD4" w:rsidP="00322FD4">
            <w:pPr>
              <w:ind w:firstLine="0"/>
              <w:rPr>
                <w:rFonts w:cs="Arial"/>
                <w:color w:val="000000"/>
                <w:sz w:val="22"/>
              </w:rPr>
            </w:pPr>
            <w:r w:rsidRPr="00833E87">
              <w:rPr>
                <w:rFonts w:cs="Arial"/>
                <w:color w:val="000000"/>
                <w:sz w:val="22"/>
              </w:rPr>
              <w:t>Устанавливается Планировщиком "для себя" в том случае, если нет техкарты либо она не полная, и заказ необходимо дополнить операциями и материалами</w:t>
            </w:r>
          </w:p>
        </w:tc>
        <w:tc>
          <w:tcPr>
            <w:tcW w:w="1525" w:type="pct"/>
            <w:tcBorders>
              <w:top w:val="nil"/>
              <w:left w:val="nil"/>
              <w:bottom w:val="single" w:sz="8" w:space="0" w:color="auto"/>
              <w:right w:val="single" w:sz="12" w:space="0" w:color="auto"/>
            </w:tcBorders>
            <w:vAlign w:val="bottom"/>
          </w:tcPr>
          <w:p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322FD4" w:rsidRPr="00833E87" w:rsidRDefault="00322FD4" w:rsidP="00322FD4">
            <w:pPr>
              <w:ind w:firstLine="0"/>
              <w:rPr>
                <w:rFonts w:cs="Arial"/>
                <w:color w:val="000000"/>
                <w:sz w:val="22"/>
              </w:rPr>
            </w:pPr>
            <w:r w:rsidRPr="00833E87">
              <w:rPr>
                <w:rFonts w:cs="Arial"/>
                <w:color w:val="000000"/>
                <w:sz w:val="22"/>
              </w:rPr>
              <w:t>ПОЛН - заказ наполнен вручную</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322FD4" w:rsidRPr="00833E87" w:rsidRDefault="00322FD4" w:rsidP="00322FD4">
            <w:pPr>
              <w:ind w:firstLine="0"/>
              <w:rPr>
                <w:rFonts w:cs="Arial"/>
                <w:color w:val="000000"/>
                <w:sz w:val="22"/>
              </w:rPr>
            </w:pPr>
            <w:r w:rsidRPr="00833E87">
              <w:rPr>
                <w:rFonts w:cs="Arial"/>
                <w:color w:val="000000"/>
                <w:sz w:val="22"/>
              </w:rPr>
              <w:t>Устанавливается Планировщиком для обозначения, что заказ дообогащен операциями/материалами (был ранее создан без техкарты)</w:t>
            </w:r>
          </w:p>
        </w:tc>
        <w:tc>
          <w:tcPr>
            <w:tcW w:w="1525" w:type="pct"/>
            <w:tcBorders>
              <w:top w:val="nil"/>
              <w:left w:val="nil"/>
              <w:bottom w:val="single" w:sz="8" w:space="0" w:color="auto"/>
              <w:right w:val="single" w:sz="12" w:space="0" w:color="auto"/>
            </w:tcBorders>
            <w:vAlign w:val="bottom"/>
          </w:tcPr>
          <w:p w:rsidR="00322FD4" w:rsidRPr="00833E87" w:rsidRDefault="00322FD4" w:rsidP="00322FD4">
            <w:pPr>
              <w:ind w:firstLine="0"/>
              <w:rPr>
                <w:rFonts w:cs="Arial"/>
                <w:color w:val="000000"/>
                <w:sz w:val="22"/>
              </w:rPr>
            </w:pPr>
            <w:r w:rsidRPr="00833E87">
              <w:rPr>
                <w:rFonts w:cs="Arial"/>
                <w:color w:val="000000"/>
                <w:sz w:val="22"/>
              </w:rPr>
              <w:t xml:space="preserve">Планировщик </w:t>
            </w:r>
            <w:r w:rsidR="002535C0">
              <w:rPr>
                <w:rFonts w:cs="Arial"/>
                <w:color w:val="000000"/>
                <w:sz w:val="22"/>
              </w:rPr>
              <w:t>ТОиР УО</w:t>
            </w:r>
          </w:p>
        </w:tc>
      </w:tr>
      <w:tr w:rsidR="00322FD4"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322FD4" w:rsidRPr="00833E87" w:rsidRDefault="00322FD4" w:rsidP="00A84888">
            <w:pPr>
              <w:ind w:firstLine="0"/>
              <w:rPr>
                <w:rFonts w:cs="Arial"/>
                <w:color w:val="000000"/>
                <w:sz w:val="22"/>
              </w:rPr>
            </w:pPr>
            <w:r w:rsidRPr="00833E87">
              <w:rPr>
                <w:rFonts w:cs="Arial"/>
                <w:color w:val="000000"/>
                <w:sz w:val="22"/>
              </w:rPr>
              <w:t xml:space="preserve">ПРОВ - </w:t>
            </w:r>
            <w:r w:rsidR="00E80735" w:rsidRPr="00833E87">
              <w:rPr>
                <w:rFonts w:cs="Arial"/>
                <w:color w:val="000000"/>
                <w:sz w:val="22"/>
              </w:rPr>
              <w:t>Заказ проверен Ст. Планиров-ом</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322FD4" w:rsidRPr="00833E87" w:rsidRDefault="00322FD4" w:rsidP="00322FD4">
            <w:pPr>
              <w:ind w:firstLine="0"/>
              <w:rPr>
                <w:rFonts w:cs="Arial"/>
                <w:color w:val="000000"/>
                <w:sz w:val="22"/>
              </w:rPr>
            </w:pPr>
            <w:r w:rsidRPr="00833E87">
              <w:rPr>
                <w:rFonts w:cs="Arial"/>
                <w:color w:val="000000"/>
                <w:sz w:val="22"/>
              </w:rPr>
              <w:t>Отражает проверку заказа, наполненным Планировщиком вручную, старшим Планировщиком</w:t>
            </w:r>
          </w:p>
        </w:tc>
        <w:tc>
          <w:tcPr>
            <w:tcW w:w="1525" w:type="pct"/>
            <w:tcBorders>
              <w:top w:val="nil"/>
              <w:left w:val="nil"/>
              <w:bottom w:val="single" w:sz="8" w:space="0" w:color="auto"/>
              <w:right w:val="single" w:sz="12" w:space="0" w:color="auto"/>
            </w:tcBorders>
            <w:vAlign w:val="bottom"/>
          </w:tcPr>
          <w:p w:rsidR="00322FD4" w:rsidRPr="00833E87" w:rsidRDefault="00322FD4" w:rsidP="00322FD4">
            <w:pPr>
              <w:ind w:firstLine="0"/>
              <w:rPr>
                <w:rFonts w:cs="Arial"/>
                <w:color w:val="000000"/>
                <w:sz w:val="22"/>
              </w:rPr>
            </w:pPr>
            <w:r w:rsidRPr="00833E87">
              <w:rPr>
                <w:rFonts w:cs="Arial"/>
                <w:color w:val="000000"/>
                <w:sz w:val="22"/>
              </w:rPr>
              <w:t xml:space="preserve">Старший Планировщик </w:t>
            </w:r>
            <w:r w:rsidR="002535C0">
              <w:rPr>
                <w:rFonts w:cs="Arial"/>
                <w:color w:val="000000"/>
                <w:sz w:val="22"/>
              </w:rPr>
              <w:t>ТОиР УО</w:t>
            </w:r>
          </w:p>
        </w:tc>
      </w:tr>
      <w:tr w:rsidR="005B6F3C"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5B6F3C" w:rsidRPr="00833E87" w:rsidRDefault="005B6F3C" w:rsidP="00322FD4">
            <w:pPr>
              <w:ind w:firstLine="0"/>
              <w:rPr>
                <w:rFonts w:cs="Arial"/>
                <w:color w:val="000000"/>
                <w:sz w:val="22"/>
              </w:rPr>
            </w:pPr>
            <w:r w:rsidRPr="00833E87">
              <w:rPr>
                <w:rFonts w:cs="Arial"/>
                <w:color w:val="000000"/>
                <w:sz w:val="22"/>
              </w:rPr>
              <w:t>ПЗТГ - Согласован ПЗТГ</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5B6F3C" w:rsidRPr="002D1787" w:rsidRDefault="005B6F3C" w:rsidP="00A84888">
            <w:pPr>
              <w:ind w:firstLine="0"/>
              <w:rPr>
                <w:rFonts w:cs="Arial"/>
                <w:color w:val="000000"/>
                <w:sz w:val="22"/>
              </w:rPr>
            </w:pPr>
            <w:r w:rsidRPr="009721BA">
              <w:rPr>
                <w:rFonts w:cs="Arial"/>
                <w:color w:val="000000"/>
                <w:sz w:val="22"/>
              </w:rPr>
              <w:t xml:space="preserve">Устанавливается автоматический в момент согласования и отправки ПЗТГ </w:t>
            </w:r>
            <w:r w:rsidR="00A160B9" w:rsidRPr="009721BA">
              <w:rPr>
                <w:rFonts w:cs="Arial"/>
                <w:color w:val="000000"/>
                <w:sz w:val="22"/>
              </w:rPr>
              <w:t xml:space="preserve">в ПТО </w:t>
            </w:r>
            <w:r w:rsidRPr="009721BA">
              <w:rPr>
                <w:rFonts w:cs="Arial"/>
                <w:color w:val="000000"/>
                <w:sz w:val="22"/>
              </w:rPr>
              <w:t xml:space="preserve">на выбранный месяц </w:t>
            </w:r>
          </w:p>
        </w:tc>
        <w:tc>
          <w:tcPr>
            <w:tcW w:w="1525" w:type="pct"/>
            <w:tcBorders>
              <w:top w:val="nil"/>
              <w:left w:val="nil"/>
              <w:bottom w:val="single" w:sz="8" w:space="0" w:color="auto"/>
              <w:right w:val="single" w:sz="12" w:space="0" w:color="auto"/>
            </w:tcBorders>
            <w:vAlign w:val="bottom"/>
          </w:tcPr>
          <w:p w:rsidR="005B6F3C" w:rsidRPr="002D1787" w:rsidRDefault="005B6F3C" w:rsidP="00322FD4">
            <w:pPr>
              <w:ind w:firstLine="0"/>
              <w:rPr>
                <w:rFonts w:cs="Arial"/>
                <w:color w:val="000000"/>
                <w:sz w:val="22"/>
              </w:rPr>
            </w:pPr>
            <w:r w:rsidRPr="009721BA">
              <w:rPr>
                <w:rFonts w:cs="Arial"/>
                <w:color w:val="000000"/>
                <w:sz w:val="22"/>
              </w:rPr>
              <w:t xml:space="preserve">Старший Планировщик </w:t>
            </w:r>
            <w:r w:rsidR="002535C0">
              <w:rPr>
                <w:rFonts w:cs="Arial"/>
                <w:color w:val="000000"/>
                <w:sz w:val="22"/>
              </w:rPr>
              <w:t>ТОиР УО</w:t>
            </w:r>
          </w:p>
        </w:tc>
      </w:tr>
      <w:tr w:rsidR="007332CA" w:rsidRPr="00833E87" w:rsidTr="00762D33">
        <w:trPr>
          <w:cantSplit/>
          <w:ins w:id="852" w:author="VelikhanovVR" w:date="2022-04-07T16:29:00Z"/>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ins w:id="853" w:author="VelikhanovVR" w:date="2022-04-07T16:29:00Z"/>
                <w:rFonts w:cs="Arial"/>
                <w:color w:val="000000"/>
                <w:sz w:val="22"/>
              </w:rPr>
            </w:pPr>
            <w:ins w:id="854" w:author="VelikhanovVR" w:date="2022-04-07T16:29:00Z">
              <w:r w:rsidRPr="00833E87">
                <w:rPr>
                  <w:rFonts w:cs="Arial"/>
                  <w:color w:val="000000"/>
                  <w:sz w:val="22"/>
                </w:rPr>
                <w:t>ПЗТ</w:t>
              </w:r>
              <w:r>
                <w:rPr>
                  <w:rFonts w:cs="Arial"/>
                  <w:color w:val="000000"/>
                  <w:sz w:val="22"/>
                </w:rPr>
                <w:t>М</w:t>
              </w:r>
              <w:r w:rsidRPr="00833E87">
                <w:rPr>
                  <w:rFonts w:cs="Arial"/>
                  <w:color w:val="000000"/>
                  <w:sz w:val="22"/>
                </w:rPr>
                <w:t xml:space="preserve"> - Согласован ПЗТ</w:t>
              </w:r>
            </w:ins>
            <w:ins w:id="855" w:author="VelikhanovVR" w:date="2022-04-07T16:30:00Z">
              <w:r>
                <w:rPr>
                  <w:rFonts w:cs="Arial"/>
                  <w:color w:val="000000"/>
                  <w:sz w:val="22"/>
                </w:rPr>
                <w:t>М</w:t>
              </w:r>
            </w:ins>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332CA" w:rsidRPr="009721BA" w:rsidRDefault="007332CA" w:rsidP="007332CA">
            <w:pPr>
              <w:ind w:firstLine="0"/>
              <w:rPr>
                <w:ins w:id="856" w:author="VelikhanovVR" w:date="2022-04-07T16:29:00Z"/>
                <w:rFonts w:cs="Arial"/>
                <w:color w:val="000000"/>
                <w:sz w:val="22"/>
              </w:rPr>
            </w:pPr>
            <w:ins w:id="857" w:author="VelikhanovVR" w:date="2022-04-07T16:29:00Z">
              <w:r w:rsidRPr="009721BA">
                <w:rPr>
                  <w:rFonts w:cs="Arial"/>
                  <w:color w:val="000000"/>
                  <w:sz w:val="22"/>
                </w:rPr>
                <w:t>Устанавливается автоматический в момент согласования и отправки ПЗТ</w:t>
              </w:r>
            </w:ins>
            <w:ins w:id="858" w:author="VelikhanovVR" w:date="2022-04-07T16:30:00Z">
              <w:r>
                <w:rPr>
                  <w:rFonts w:cs="Arial"/>
                  <w:color w:val="000000"/>
                  <w:sz w:val="22"/>
                </w:rPr>
                <w:t>М</w:t>
              </w:r>
            </w:ins>
            <w:ins w:id="859" w:author="VelikhanovVR" w:date="2022-04-07T16:29:00Z">
              <w:r w:rsidRPr="009721BA">
                <w:rPr>
                  <w:rFonts w:cs="Arial"/>
                  <w:color w:val="000000"/>
                  <w:sz w:val="22"/>
                </w:rPr>
                <w:t xml:space="preserve"> в ПТО на выбранный </w:t>
              </w:r>
            </w:ins>
            <w:ins w:id="860" w:author="VelikhanovVR" w:date="2022-04-07T16:30:00Z">
              <w:r>
                <w:rPr>
                  <w:rFonts w:cs="Arial"/>
                  <w:color w:val="000000"/>
                  <w:sz w:val="22"/>
                </w:rPr>
                <w:t>период</w:t>
              </w:r>
            </w:ins>
            <w:ins w:id="861" w:author="VelikhanovVR" w:date="2022-04-07T16:29:00Z">
              <w:r w:rsidRPr="009721BA">
                <w:rPr>
                  <w:rFonts w:cs="Arial"/>
                  <w:color w:val="000000"/>
                  <w:sz w:val="22"/>
                </w:rPr>
                <w:t xml:space="preserve"> </w:t>
              </w:r>
            </w:ins>
          </w:p>
        </w:tc>
        <w:tc>
          <w:tcPr>
            <w:tcW w:w="1525" w:type="pct"/>
            <w:tcBorders>
              <w:top w:val="nil"/>
              <w:left w:val="nil"/>
              <w:bottom w:val="single" w:sz="8" w:space="0" w:color="auto"/>
              <w:right w:val="single" w:sz="12" w:space="0" w:color="auto"/>
            </w:tcBorders>
            <w:vAlign w:val="bottom"/>
          </w:tcPr>
          <w:p w:rsidR="007332CA" w:rsidRPr="009721BA" w:rsidRDefault="007332CA" w:rsidP="007332CA">
            <w:pPr>
              <w:ind w:firstLine="0"/>
              <w:rPr>
                <w:ins w:id="862" w:author="VelikhanovVR" w:date="2022-04-07T16:29:00Z"/>
                <w:rFonts w:cs="Arial"/>
                <w:color w:val="000000"/>
                <w:sz w:val="22"/>
              </w:rPr>
            </w:pPr>
            <w:ins w:id="863" w:author="VelikhanovVR" w:date="2022-04-07T16:29:00Z">
              <w:r w:rsidRPr="009721BA">
                <w:rPr>
                  <w:rFonts w:cs="Arial"/>
                  <w:color w:val="000000"/>
                  <w:sz w:val="22"/>
                </w:rPr>
                <w:t xml:space="preserve">Старший Планировщик </w:t>
              </w:r>
              <w:r>
                <w:rPr>
                  <w:rFonts w:cs="Arial"/>
                  <w:color w:val="000000"/>
                  <w:sz w:val="22"/>
                </w:rPr>
                <w:t>ТОиР УО</w:t>
              </w:r>
            </w:ins>
          </w:p>
        </w:tc>
      </w:tr>
      <w:tr w:rsidR="007332CA"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ОСТ - Утвержден в графике ОстРемонта</w:t>
            </w: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Заказ утвержден в рамках планирования графика остановочного ремонта</w:t>
            </w:r>
          </w:p>
        </w:tc>
        <w:tc>
          <w:tcPr>
            <w:tcW w:w="1525" w:type="pct"/>
            <w:tcBorders>
              <w:top w:val="nil"/>
              <w:left w:val="nil"/>
              <w:bottom w:val="single" w:sz="8" w:space="0" w:color="auto"/>
              <w:right w:val="single" w:sz="12" w:space="0" w:color="auto"/>
            </w:tcBorders>
            <w:vAlign w:val="bottom"/>
          </w:tcPr>
          <w:p w:rsidR="007332CA" w:rsidRPr="00833E87" w:rsidRDefault="007332CA" w:rsidP="007332CA">
            <w:pPr>
              <w:ind w:firstLine="0"/>
              <w:rPr>
                <w:rFonts w:cs="Arial"/>
                <w:color w:val="000000"/>
                <w:sz w:val="22"/>
              </w:rPr>
            </w:pPr>
            <w:r w:rsidRPr="00833E87">
              <w:rPr>
                <w:rFonts w:cs="Arial"/>
                <w:color w:val="000000"/>
                <w:sz w:val="22"/>
              </w:rPr>
              <w:t xml:space="preserve">Планировщик </w:t>
            </w:r>
            <w:r>
              <w:rPr>
                <w:rFonts w:cs="Arial"/>
                <w:color w:val="000000"/>
                <w:sz w:val="22"/>
              </w:rPr>
              <w:t>ТОиР УО</w:t>
            </w:r>
          </w:p>
        </w:tc>
      </w:tr>
      <w:tr w:rsidR="007332CA" w:rsidRPr="00833E87" w:rsidTr="00762D33">
        <w:trPr>
          <w:cantSplit/>
        </w:trPr>
        <w:tc>
          <w:tcPr>
            <w:tcW w:w="1595"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МПРО – Планир-е ОстРемонта выполнено</w:t>
            </w:r>
          </w:p>
          <w:p w:rsidR="007332CA" w:rsidRPr="00833E87" w:rsidRDefault="007332CA" w:rsidP="007332CA">
            <w:pPr>
              <w:ind w:firstLine="0"/>
              <w:rPr>
                <w:rFonts w:cs="Arial"/>
                <w:color w:val="000000"/>
                <w:sz w:val="22"/>
              </w:rPr>
            </w:pPr>
          </w:p>
        </w:tc>
        <w:tc>
          <w:tcPr>
            <w:tcW w:w="1880" w:type="pct"/>
            <w:tcBorders>
              <w:top w:val="nil"/>
              <w:left w:val="nil"/>
              <w:bottom w:val="single" w:sz="8" w:space="0" w:color="auto"/>
              <w:right w:val="single" w:sz="12"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 xml:space="preserve">Планировщики ОР </w:t>
            </w:r>
            <w:r>
              <w:rPr>
                <w:rFonts w:cs="Arial"/>
                <w:color w:val="000000"/>
                <w:sz w:val="22"/>
              </w:rPr>
              <w:t>УО</w:t>
            </w:r>
            <w:r w:rsidRPr="00833E87">
              <w:rPr>
                <w:rFonts w:cs="Arial"/>
                <w:color w:val="000000"/>
                <w:sz w:val="22"/>
              </w:rPr>
              <w:t xml:space="preserve"> механики, электрики и метрологии провели планирование остановочных ремонтов</w:t>
            </w:r>
          </w:p>
        </w:tc>
        <w:tc>
          <w:tcPr>
            <w:tcW w:w="1525" w:type="pct"/>
            <w:tcBorders>
              <w:top w:val="nil"/>
              <w:left w:val="nil"/>
              <w:bottom w:val="single" w:sz="8" w:space="0" w:color="auto"/>
              <w:right w:val="single" w:sz="12" w:space="0" w:color="auto"/>
            </w:tcBorders>
            <w:vAlign w:val="bottom"/>
          </w:tcPr>
          <w:p w:rsidR="007332CA" w:rsidRPr="00833E87" w:rsidRDefault="007332CA" w:rsidP="007332CA">
            <w:pPr>
              <w:ind w:firstLine="0"/>
              <w:rPr>
                <w:rFonts w:cs="Arial"/>
                <w:color w:val="000000"/>
                <w:sz w:val="22"/>
              </w:rPr>
            </w:pPr>
            <w:r w:rsidRPr="00833E87">
              <w:rPr>
                <w:rFonts w:cs="Arial"/>
                <w:color w:val="000000"/>
                <w:sz w:val="22"/>
              </w:rPr>
              <w:t xml:space="preserve">Планировщик ОР </w:t>
            </w:r>
            <w:r>
              <w:rPr>
                <w:rFonts w:cs="Arial"/>
                <w:color w:val="000000"/>
                <w:sz w:val="22"/>
              </w:rPr>
              <w:t>УО</w:t>
            </w:r>
          </w:p>
        </w:tc>
      </w:tr>
      <w:tr w:rsidR="007332CA" w:rsidRPr="00833E8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МПРП – Планир-е ОстРемонт согласовано</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 xml:space="preserve">Старший планировщик ОР </w:t>
            </w:r>
            <w:r>
              <w:rPr>
                <w:rFonts w:cs="Arial"/>
                <w:color w:val="000000"/>
                <w:sz w:val="22"/>
              </w:rPr>
              <w:t>УО</w:t>
            </w:r>
            <w:r w:rsidRPr="00833E87">
              <w:rPr>
                <w:rFonts w:cs="Arial"/>
                <w:color w:val="000000"/>
                <w:sz w:val="22"/>
              </w:rPr>
              <w:t xml:space="preserve"> подтверждает планирование ОР, произведенное Планировщиками ОР </w:t>
            </w:r>
            <w:r>
              <w:rPr>
                <w:rFonts w:cs="Arial"/>
                <w:color w:val="000000"/>
                <w:sz w:val="22"/>
              </w:rPr>
              <w:t>УО</w:t>
            </w:r>
          </w:p>
        </w:tc>
        <w:tc>
          <w:tcPr>
            <w:tcW w:w="1525" w:type="pct"/>
            <w:tcBorders>
              <w:top w:val="single" w:sz="8" w:space="0" w:color="auto"/>
              <w:left w:val="nil"/>
              <w:bottom w:val="single" w:sz="8" w:space="0" w:color="auto"/>
              <w:right w:val="single" w:sz="12" w:space="0" w:color="auto"/>
            </w:tcBorders>
            <w:vAlign w:val="bottom"/>
          </w:tcPr>
          <w:p w:rsidR="007332CA" w:rsidRPr="00833E87" w:rsidRDefault="007332CA" w:rsidP="007332CA">
            <w:pPr>
              <w:ind w:firstLine="0"/>
              <w:rPr>
                <w:rFonts w:cs="Arial"/>
                <w:color w:val="000000"/>
                <w:sz w:val="22"/>
              </w:rPr>
            </w:pPr>
            <w:r w:rsidRPr="00833E87">
              <w:rPr>
                <w:rFonts w:cs="Arial"/>
                <w:color w:val="000000"/>
                <w:sz w:val="22"/>
              </w:rPr>
              <w:t xml:space="preserve">Старший планировщик ОР </w:t>
            </w:r>
            <w:r>
              <w:rPr>
                <w:rFonts w:cs="Arial"/>
                <w:color w:val="000000"/>
                <w:sz w:val="22"/>
              </w:rPr>
              <w:t>УО</w:t>
            </w:r>
          </w:p>
        </w:tc>
      </w:tr>
      <w:tr w:rsidR="007332CA" w:rsidRPr="00833E8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МПРА – Авт планир ОстРемонт выполнено</w:t>
            </w:r>
          </w:p>
          <w:p w:rsidR="007332CA" w:rsidRPr="00833E87" w:rsidRDefault="007332CA" w:rsidP="007332CA">
            <w:pPr>
              <w:ind w:firstLine="0"/>
              <w:rPr>
                <w:rFonts w:cs="Arial"/>
                <w:color w:val="000000"/>
                <w:sz w:val="22"/>
              </w:rPr>
            </w:pP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3F573B" w:rsidRDefault="007332CA" w:rsidP="007332CA">
            <w:pPr>
              <w:ind w:firstLine="0"/>
              <w:rPr>
                <w:rFonts w:cs="Arial"/>
                <w:color w:val="000000"/>
                <w:sz w:val="22"/>
              </w:rPr>
            </w:pPr>
            <w:r w:rsidRPr="00833E87">
              <w:rPr>
                <w:rFonts w:cs="Arial"/>
                <w:color w:val="000000"/>
                <w:sz w:val="22"/>
              </w:rPr>
              <w:t xml:space="preserve">Планировщики ОР </w:t>
            </w:r>
            <w:r>
              <w:rPr>
                <w:rFonts w:cs="Arial"/>
                <w:color w:val="000000"/>
                <w:sz w:val="22"/>
              </w:rPr>
              <w:t>УО</w:t>
            </w:r>
            <w:r w:rsidRPr="00833E87">
              <w:rPr>
                <w:rFonts w:cs="Arial"/>
                <w:color w:val="000000"/>
                <w:sz w:val="22"/>
              </w:rPr>
              <w:t xml:space="preserve"> механики, электрики и метрологии запустили процедуру автоматического планирования заказов ТОРО остановочных ремонтов</w:t>
            </w:r>
          </w:p>
        </w:tc>
        <w:tc>
          <w:tcPr>
            <w:tcW w:w="1525" w:type="pct"/>
            <w:tcBorders>
              <w:top w:val="single" w:sz="8" w:space="0" w:color="auto"/>
              <w:left w:val="nil"/>
              <w:bottom w:val="single" w:sz="8" w:space="0" w:color="auto"/>
              <w:right w:val="single" w:sz="12" w:space="0" w:color="auto"/>
            </w:tcBorders>
            <w:vAlign w:val="bottom"/>
          </w:tcPr>
          <w:p w:rsidR="007332CA" w:rsidRPr="00C67F25" w:rsidRDefault="007332CA" w:rsidP="007332CA">
            <w:pPr>
              <w:ind w:firstLine="0"/>
              <w:rPr>
                <w:rFonts w:cs="Arial"/>
                <w:color w:val="000000"/>
                <w:sz w:val="22"/>
              </w:rPr>
            </w:pPr>
            <w:r w:rsidRPr="002D1787">
              <w:rPr>
                <w:rFonts w:cs="Arial"/>
                <w:color w:val="000000"/>
                <w:sz w:val="22"/>
              </w:rPr>
              <w:t>А</w:t>
            </w:r>
            <w:r w:rsidRPr="00C12716">
              <w:rPr>
                <w:rFonts w:cs="Arial"/>
                <w:color w:val="000000"/>
                <w:sz w:val="22"/>
              </w:rPr>
              <w:t>втоматически</w:t>
            </w:r>
          </w:p>
        </w:tc>
      </w:tr>
      <w:tr w:rsidR="007332CA" w:rsidRPr="00833E8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НПРН – работы не приняты</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Устанавливается, если работы по мероприятию ТОРО не приняты, требуется повторное планирование мероприятия</w:t>
            </w:r>
          </w:p>
        </w:tc>
        <w:tc>
          <w:tcPr>
            <w:tcW w:w="1525" w:type="pct"/>
            <w:tcBorders>
              <w:top w:val="single" w:sz="8" w:space="0" w:color="auto"/>
              <w:left w:val="nil"/>
              <w:bottom w:val="single" w:sz="8" w:space="0" w:color="auto"/>
              <w:right w:val="single" w:sz="12" w:space="0" w:color="auto"/>
            </w:tcBorders>
            <w:vAlign w:val="bottom"/>
          </w:tcPr>
          <w:p w:rsidR="007332CA" w:rsidRPr="00833E87" w:rsidRDefault="007332CA" w:rsidP="007332CA">
            <w:pPr>
              <w:ind w:firstLine="0"/>
              <w:rPr>
                <w:rFonts w:cs="Arial"/>
                <w:color w:val="000000"/>
                <w:sz w:val="22"/>
              </w:rPr>
            </w:pPr>
            <w:r w:rsidRPr="00833E87">
              <w:rPr>
                <w:rFonts w:cs="Arial"/>
                <w:color w:val="000000"/>
                <w:sz w:val="22"/>
              </w:rPr>
              <w:t xml:space="preserve">Инженер </w:t>
            </w:r>
            <w:r>
              <w:rPr>
                <w:rFonts w:cs="Arial"/>
                <w:color w:val="000000"/>
                <w:sz w:val="22"/>
              </w:rPr>
              <w:t>ТОиР УО</w:t>
            </w:r>
          </w:p>
        </w:tc>
      </w:tr>
      <w:tr w:rsidR="007332CA" w:rsidRPr="00833E87" w:rsidTr="00A72EC8">
        <w:trPr>
          <w:cantSplit/>
          <w:trHeight w:val="507"/>
          <w:ins w:id="864" w:author="Киселев Юрий Валерьевич" w:date="2022-03-24T17:37:00Z"/>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360E1D" w:rsidRDefault="007332CA" w:rsidP="007332CA">
            <w:pPr>
              <w:ind w:firstLine="0"/>
              <w:rPr>
                <w:ins w:id="865" w:author="Киселев Юрий Валерьевич" w:date="2022-03-24T17:37:00Z"/>
                <w:rFonts w:cs="Arial"/>
                <w:color w:val="000000"/>
                <w:sz w:val="22"/>
                <w:lang w:val="en-US"/>
              </w:rPr>
            </w:pPr>
            <w:ins w:id="866" w:author="Киселев Юрий Валерьевич" w:date="2022-03-24T17:37:00Z">
              <w:r w:rsidRPr="00360E1D">
                <w:rPr>
                  <w:rFonts w:cs="Arial"/>
                  <w:color w:val="000000"/>
                  <w:sz w:val="22"/>
                </w:rPr>
                <w:t>РЗПР</w:t>
              </w:r>
              <w:r>
                <w:rPr>
                  <w:rFonts w:cs="Arial"/>
                  <w:color w:val="000000"/>
                  <w:sz w:val="22"/>
                  <w:lang w:val="en-US"/>
                </w:rPr>
                <w:t xml:space="preserve"> - </w:t>
              </w:r>
              <w:r w:rsidRPr="00360E1D">
                <w:rPr>
                  <w:rFonts w:cs="Arial"/>
                  <w:color w:val="000000"/>
                  <w:sz w:val="22"/>
                  <w:lang w:val="en-US"/>
                </w:rPr>
                <w:t>Работы запланир. подрядчиком</w:t>
              </w:r>
            </w:ins>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360E1D" w:rsidRDefault="007332CA" w:rsidP="007332CA">
            <w:pPr>
              <w:ind w:firstLine="0"/>
              <w:rPr>
                <w:ins w:id="867" w:author="Киселев Юрий Валерьевич" w:date="2022-03-24T17:37:00Z"/>
                <w:rFonts w:cs="Arial"/>
                <w:color w:val="000000"/>
                <w:sz w:val="22"/>
              </w:rPr>
            </w:pPr>
            <w:ins w:id="868" w:author="Киселев Юрий Валерьевич" w:date="2022-03-24T17:39:00Z">
              <w:r>
                <w:rPr>
                  <w:rFonts w:cs="Arial"/>
                  <w:color w:val="000000"/>
                  <w:sz w:val="22"/>
                </w:rPr>
                <w:t>Информационный статус, у</w:t>
              </w:r>
            </w:ins>
            <w:ins w:id="869" w:author="Киселев Юрий Валерьевич" w:date="2022-03-24T17:38:00Z">
              <w:r>
                <w:rPr>
                  <w:rFonts w:cs="Arial"/>
                  <w:color w:val="000000"/>
                  <w:sz w:val="22"/>
                </w:rPr>
                <w:t xml:space="preserve">станавливается по завершению планирования работ на заказах ТОРО </w:t>
              </w:r>
            </w:ins>
            <w:ins w:id="870" w:author="Киселев Юрий Валерьевич" w:date="2022-03-24T17:39:00Z">
              <w:r>
                <w:rPr>
                  <w:rFonts w:cs="Arial"/>
                  <w:color w:val="000000"/>
                  <w:sz w:val="22"/>
                </w:rPr>
                <w:t>представителем подрядной организации</w:t>
              </w:r>
            </w:ins>
          </w:p>
        </w:tc>
        <w:tc>
          <w:tcPr>
            <w:tcW w:w="1525" w:type="pct"/>
            <w:tcBorders>
              <w:top w:val="single" w:sz="8" w:space="0" w:color="auto"/>
              <w:left w:val="nil"/>
              <w:bottom w:val="single" w:sz="8" w:space="0" w:color="auto"/>
              <w:right w:val="single" w:sz="12" w:space="0" w:color="auto"/>
            </w:tcBorders>
            <w:vAlign w:val="bottom"/>
          </w:tcPr>
          <w:p w:rsidR="007332CA" w:rsidRPr="00833E87" w:rsidRDefault="007332CA" w:rsidP="007332CA">
            <w:pPr>
              <w:ind w:firstLine="0"/>
              <w:rPr>
                <w:ins w:id="871" w:author="Киселев Юрий Валерьевич" w:date="2022-03-24T17:37:00Z"/>
                <w:rFonts w:cs="Arial"/>
                <w:color w:val="000000"/>
                <w:sz w:val="22"/>
              </w:rPr>
            </w:pPr>
            <w:ins w:id="872" w:author="Киселев Юрий Валерьевич" w:date="2022-03-24T17:39:00Z">
              <w:r w:rsidRPr="00360E1D">
                <w:rPr>
                  <w:rFonts w:cs="Arial"/>
                  <w:color w:val="000000"/>
                  <w:sz w:val="22"/>
                </w:rPr>
                <w:t xml:space="preserve">Подрядчик </w:t>
              </w:r>
            </w:ins>
            <w:ins w:id="873" w:author="Киселев Юрий Валерьевич" w:date="2022-03-31T21:21:00Z">
              <w:r>
                <w:rPr>
                  <w:rFonts w:cs="Arial"/>
                  <w:color w:val="000000"/>
                  <w:sz w:val="22"/>
                </w:rPr>
                <w:t>ТОиР УО</w:t>
              </w:r>
            </w:ins>
          </w:p>
        </w:tc>
      </w:tr>
      <w:tr w:rsidR="007332CA" w:rsidRPr="00833E87" w:rsidTr="00762D33">
        <w:trPr>
          <w:cantSplit/>
          <w:trHeight w:val="507"/>
          <w:ins w:id="874" w:author="Киселев Юрий Валерьевич" w:date="2022-03-24T17:37:00Z"/>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ins w:id="875" w:author="Киселев Юрий Валерьевич" w:date="2022-03-24T17:37:00Z"/>
                <w:rFonts w:cs="Arial"/>
                <w:color w:val="000000"/>
                <w:sz w:val="22"/>
              </w:rPr>
            </w:pPr>
            <w:ins w:id="876" w:author="Киселев Юрий Валерьевич" w:date="2022-03-24T17:37:00Z">
              <w:r w:rsidRPr="00360E1D">
                <w:rPr>
                  <w:rFonts w:cs="Arial"/>
                  <w:color w:val="000000"/>
                  <w:sz w:val="22"/>
                </w:rPr>
                <w:t>РИПР</w:t>
              </w:r>
              <w:r>
                <w:rPr>
                  <w:rFonts w:cs="Arial"/>
                  <w:color w:val="000000"/>
                  <w:sz w:val="22"/>
                  <w:lang w:val="en-US"/>
                </w:rPr>
                <w:t xml:space="preserve"> - </w:t>
              </w:r>
              <w:r w:rsidRPr="00360E1D">
                <w:rPr>
                  <w:rFonts w:cs="Arial"/>
                  <w:color w:val="000000"/>
                  <w:sz w:val="22"/>
                </w:rPr>
                <w:t>Работы исполнены подрячиком</w:t>
              </w:r>
            </w:ins>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833E87" w:rsidRDefault="007332CA" w:rsidP="007332CA">
            <w:pPr>
              <w:ind w:firstLine="0"/>
              <w:rPr>
                <w:ins w:id="877" w:author="Киселев Юрий Валерьевич" w:date="2022-03-24T17:37:00Z"/>
                <w:rFonts w:cs="Arial"/>
                <w:color w:val="000000"/>
                <w:sz w:val="22"/>
              </w:rPr>
            </w:pPr>
            <w:ins w:id="878" w:author="Киселев Юрий Валерьевич" w:date="2022-03-24T17:40:00Z">
              <w:r>
                <w:rPr>
                  <w:rFonts w:cs="Arial"/>
                  <w:color w:val="000000"/>
                  <w:sz w:val="22"/>
                </w:rPr>
                <w:t>Информационный статус, устанавливается по завершению выполнения работ на заказах ТОРО представителем подрядной организации</w:t>
              </w:r>
            </w:ins>
          </w:p>
        </w:tc>
        <w:tc>
          <w:tcPr>
            <w:tcW w:w="1525" w:type="pct"/>
            <w:tcBorders>
              <w:top w:val="single" w:sz="8" w:space="0" w:color="auto"/>
              <w:left w:val="nil"/>
              <w:bottom w:val="single" w:sz="8" w:space="0" w:color="auto"/>
              <w:right w:val="single" w:sz="12" w:space="0" w:color="auto"/>
            </w:tcBorders>
            <w:vAlign w:val="bottom"/>
          </w:tcPr>
          <w:p w:rsidR="007332CA" w:rsidRPr="00833E87" w:rsidRDefault="007332CA" w:rsidP="007332CA">
            <w:pPr>
              <w:ind w:firstLine="0"/>
              <w:rPr>
                <w:ins w:id="879" w:author="Киселев Юрий Валерьевич" w:date="2022-03-24T17:37:00Z"/>
                <w:rFonts w:cs="Arial"/>
                <w:color w:val="000000"/>
                <w:sz w:val="22"/>
              </w:rPr>
            </w:pPr>
            <w:ins w:id="880" w:author="Киселев Юрий Валерьевич" w:date="2022-03-24T17:40:00Z">
              <w:r w:rsidRPr="00360E1D">
                <w:rPr>
                  <w:rFonts w:cs="Arial"/>
                  <w:color w:val="000000"/>
                  <w:sz w:val="22"/>
                </w:rPr>
                <w:t xml:space="preserve">Подрядчик </w:t>
              </w:r>
            </w:ins>
            <w:ins w:id="881" w:author="Киселев Юрий Валерьевич" w:date="2022-03-31T21:21:00Z">
              <w:r>
                <w:rPr>
                  <w:rFonts w:cs="Arial"/>
                  <w:color w:val="000000"/>
                  <w:sz w:val="22"/>
                </w:rPr>
                <w:t>ТОиР УО</w:t>
              </w:r>
            </w:ins>
          </w:p>
        </w:tc>
      </w:tr>
      <w:tr w:rsidR="007332CA" w:rsidRPr="00833E8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СРОЧ – Срочная закупка</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833E87" w:rsidRDefault="007332CA" w:rsidP="007332CA">
            <w:pPr>
              <w:ind w:firstLine="0"/>
              <w:rPr>
                <w:rFonts w:cs="Arial"/>
                <w:color w:val="000000"/>
                <w:sz w:val="22"/>
              </w:rPr>
            </w:pPr>
            <w:r w:rsidRPr="00833E87">
              <w:rPr>
                <w:rFonts w:cs="Arial"/>
                <w:color w:val="000000"/>
                <w:sz w:val="22"/>
              </w:rPr>
              <w:t>Устанавливается автоматически, если дата потребности раньше чем дата поставки МТР</w:t>
            </w:r>
          </w:p>
        </w:tc>
        <w:tc>
          <w:tcPr>
            <w:tcW w:w="1525" w:type="pct"/>
            <w:tcBorders>
              <w:top w:val="single" w:sz="8" w:space="0" w:color="auto"/>
              <w:left w:val="nil"/>
              <w:bottom w:val="single" w:sz="8" w:space="0" w:color="auto"/>
              <w:right w:val="single" w:sz="12" w:space="0" w:color="auto"/>
            </w:tcBorders>
            <w:vAlign w:val="bottom"/>
          </w:tcPr>
          <w:p w:rsidR="007332CA" w:rsidRPr="00833E87" w:rsidRDefault="007332CA" w:rsidP="007332CA">
            <w:pPr>
              <w:ind w:firstLine="0"/>
              <w:rPr>
                <w:rFonts w:cs="Arial"/>
                <w:color w:val="000000"/>
                <w:sz w:val="22"/>
              </w:rPr>
            </w:pPr>
            <w:r w:rsidRPr="00833E87">
              <w:rPr>
                <w:rFonts w:cs="Arial"/>
                <w:color w:val="000000"/>
                <w:sz w:val="22"/>
              </w:rPr>
              <w:t>При сохранении заказа ТОРО</w:t>
            </w:r>
          </w:p>
        </w:tc>
      </w:tr>
      <w:tr w:rsidR="007332CA" w:rsidRPr="00833E8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9721BA" w:rsidRDefault="007332CA" w:rsidP="007332CA">
            <w:pPr>
              <w:ind w:firstLine="0"/>
              <w:rPr>
                <w:rFonts w:cs="Arial"/>
                <w:color w:val="000000"/>
                <w:sz w:val="22"/>
              </w:rPr>
            </w:pPr>
            <w:r w:rsidRPr="009721BA">
              <w:rPr>
                <w:rFonts w:cs="Arial"/>
                <w:color w:val="000000"/>
                <w:sz w:val="22"/>
              </w:rPr>
              <w:t xml:space="preserve">НДСГ - </w:t>
            </w:r>
            <w:r w:rsidRPr="002D1787">
              <w:rPr>
                <w:rFonts w:cs="Arial"/>
                <w:color w:val="000000"/>
                <w:sz w:val="22"/>
              </w:rPr>
              <w:t>Наряд-допуск согласован</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9721BA" w:rsidRDefault="007332CA" w:rsidP="007332CA">
            <w:pPr>
              <w:ind w:firstLine="0"/>
              <w:rPr>
                <w:rFonts w:cs="Arial"/>
                <w:color w:val="000000"/>
                <w:sz w:val="22"/>
              </w:rPr>
            </w:pPr>
            <w:r w:rsidRPr="002D1787">
              <w:rPr>
                <w:rFonts w:cs="Arial"/>
                <w:color w:val="000000"/>
                <w:sz w:val="22"/>
              </w:rPr>
              <w:t>Устанавливается</w:t>
            </w:r>
            <w:r w:rsidRPr="00C12716">
              <w:rPr>
                <w:rFonts w:cs="Arial"/>
                <w:color w:val="000000"/>
                <w:sz w:val="22"/>
              </w:rPr>
              <w:t xml:space="preserve"> вручную</w:t>
            </w:r>
            <w:r w:rsidRPr="00C67F25">
              <w:rPr>
                <w:rFonts w:cs="Arial"/>
                <w:color w:val="000000"/>
                <w:sz w:val="22"/>
              </w:rPr>
              <w:t xml:space="preserve">, </w:t>
            </w:r>
            <w:r w:rsidRPr="00E36DE0">
              <w:rPr>
                <w:rFonts w:cs="Arial"/>
                <w:color w:val="000000"/>
                <w:sz w:val="22"/>
              </w:rPr>
              <w:t>если</w:t>
            </w:r>
            <w:r w:rsidRPr="009721BA">
              <w:rPr>
                <w:rFonts w:cs="Arial"/>
                <w:color w:val="000000"/>
                <w:sz w:val="22"/>
              </w:rPr>
              <w:t xml:space="preserve"> все</w:t>
            </w:r>
            <w:r w:rsidRPr="002D1787">
              <w:rPr>
                <w:rFonts w:cs="Arial"/>
                <w:color w:val="000000"/>
                <w:sz w:val="22"/>
              </w:rPr>
              <w:t xml:space="preserve"> </w:t>
            </w:r>
            <w:r w:rsidRPr="00C12716">
              <w:rPr>
                <w:rFonts w:cs="Arial"/>
                <w:color w:val="000000"/>
                <w:sz w:val="22"/>
              </w:rPr>
              <w:t>н</w:t>
            </w:r>
            <w:r w:rsidRPr="00C67F25">
              <w:rPr>
                <w:rFonts w:cs="Arial"/>
                <w:color w:val="000000"/>
                <w:sz w:val="22"/>
              </w:rPr>
              <w:t>аряд</w:t>
            </w:r>
            <w:r w:rsidRPr="009721BA">
              <w:rPr>
                <w:rFonts w:cs="Arial"/>
                <w:color w:val="000000"/>
                <w:sz w:val="22"/>
              </w:rPr>
              <w:t>ы</w:t>
            </w:r>
            <w:r w:rsidRPr="002D1787">
              <w:rPr>
                <w:rFonts w:cs="Arial"/>
                <w:color w:val="000000"/>
                <w:sz w:val="22"/>
              </w:rPr>
              <w:t>-допуск</w:t>
            </w:r>
            <w:r w:rsidRPr="009721BA">
              <w:rPr>
                <w:rFonts w:cs="Arial"/>
                <w:color w:val="000000"/>
                <w:sz w:val="22"/>
              </w:rPr>
              <w:t>и в рамках заказа</w:t>
            </w:r>
            <w:r w:rsidRPr="002D1787">
              <w:rPr>
                <w:rFonts w:cs="Arial"/>
                <w:color w:val="000000"/>
                <w:sz w:val="22"/>
              </w:rPr>
              <w:t xml:space="preserve"> согласован</w:t>
            </w:r>
            <w:r w:rsidRPr="009721BA">
              <w:rPr>
                <w:rFonts w:cs="Arial"/>
                <w:color w:val="000000"/>
                <w:sz w:val="22"/>
              </w:rPr>
              <w:t>ы</w:t>
            </w:r>
          </w:p>
        </w:tc>
        <w:tc>
          <w:tcPr>
            <w:tcW w:w="1525" w:type="pct"/>
            <w:tcBorders>
              <w:top w:val="single" w:sz="8" w:space="0" w:color="auto"/>
              <w:left w:val="nil"/>
              <w:bottom w:val="single" w:sz="8" w:space="0" w:color="auto"/>
              <w:right w:val="single" w:sz="12" w:space="0" w:color="auto"/>
            </w:tcBorders>
            <w:vAlign w:val="bottom"/>
          </w:tcPr>
          <w:p w:rsidR="007332CA" w:rsidRPr="009721BA" w:rsidRDefault="007332CA" w:rsidP="007332CA">
            <w:pPr>
              <w:ind w:firstLine="0"/>
              <w:rPr>
                <w:rFonts w:cs="Arial"/>
                <w:color w:val="000000"/>
                <w:sz w:val="22"/>
              </w:rPr>
            </w:pPr>
            <w:r w:rsidRPr="009721BA">
              <w:rPr>
                <w:rFonts w:cs="Arial"/>
                <w:color w:val="000000"/>
                <w:sz w:val="22"/>
              </w:rPr>
              <w:t>Согласующий ОТПБиЭ</w:t>
            </w:r>
          </w:p>
        </w:tc>
      </w:tr>
      <w:tr w:rsidR="007332CA" w:rsidRPr="00585EA7" w:rsidTr="00762D33">
        <w:trPr>
          <w:cantSplit/>
          <w:trHeight w:val="507"/>
        </w:trPr>
        <w:tc>
          <w:tcPr>
            <w:tcW w:w="1595"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7332CA" w:rsidRPr="009721BA" w:rsidRDefault="007332CA" w:rsidP="007332CA">
            <w:pPr>
              <w:ind w:firstLine="0"/>
              <w:rPr>
                <w:rFonts w:cs="Arial"/>
                <w:color w:val="000000"/>
                <w:sz w:val="22"/>
              </w:rPr>
            </w:pPr>
            <w:r w:rsidRPr="009721BA">
              <w:rPr>
                <w:rFonts w:cs="Arial"/>
                <w:color w:val="000000"/>
                <w:sz w:val="22"/>
              </w:rPr>
              <w:t xml:space="preserve">КРМТ - </w:t>
            </w:r>
            <w:r w:rsidRPr="002D1787">
              <w:rPr>
                <w:rFonts w:cs="Arial"/>
                <w:color w:val="000000"/>
                <w:sz w:val="22"/>
              </w:rPr>
              <w:t>Капитализируемый ремонт</w:t>
            </w:r>
          </w:p>
        </w:tc>
        <w:tc>
          <w:tcPr>
            <w:tcW w:w="1880"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7332CA" w:rsidRPr="009721BA" w:rsidRDefault="007332CA" w:rsidP="007332CA">
            <w:pPr>
              <w:ind w:firstLine="0"/>
              <w:rPr>
                <w:rFonts w:cs="Arial"/>
                <w:color w:val="000000"/>
                <w:sz w:val="22"/>
              </w:rPr>
            </w:pPr>
            <w:r w:rsidRPr="009721BA">
              <w:rPr>
                <w:rFonts w:cs="Arial"/>
                <w:color w:val="000000"/>
                <w:sz w:val="22"/>
              </w:rPr>
              <w:t>Устанавливается автоматически/вручную, если заказ по условиям периодичности/воздействию и плановой стоимости подпадает под критерии капитализируемости</w:t>
            </w:r>
          </w:p>
        </w:tc>
        <w:tc>
          <w:tcPr>
            <w:tcW w:w="1525" w:type="pct"/>
            <w:tcBorders>
              <w:top w:val="single" w:sz="8" w:space="0" w:color="auto"/>
              <w:left w:val="nil"/>
              <w:bottom w:val="single" w:sz="8" w:space="0" w:color="auto"/>
              <w:right w:val="single" w:sz="12" w:space="0" w:color="auto"/>
            </w:tcBorders>
            <w:vAlign w:val="bottom"/>
          </w:tcPr>
          <w:p w:rsidR="007332CA" w:rsidRPr="009721BA" w:rsidRDefault="007332CA" w:rsidP="007332CA">
            <w:pPr>
              <w:ind w:firstLine="0"/>
              <w:rPr>
                <w:rFonts w:cs="Arial"/>
                <w:color w:val="000000"/>
                <w:sz w:val="22"/>
              </w:rPr>
            </w:pPr>
            <w:r w:rsidRPr="009721BA">
              <w:rPr>
                <w:rFonts w:cs="Arial"/>
                <w:color w:val="000000"/>
                <w:sz w:val="22"/>
              </w:rPr>
              <w:t>Автоматически</w:t>
            </w:r>
          </w:p>
          <w:p w:rsidR="007332CA" w:rsidRPr="009721BA" w:rsidRDefault="007332CA" w:rsidP="007332CA">
            <w:pPr>
              <w:ind w:firstLine="0"/>
              <w:rPr>
                <w:rFonts w:cs="Arial"/>
                <w:color w:val="000000"/>
                <w:sz w:val="22"/>
              </w:rPr>
            </w:pPr>
            <w:r w:rsidRPr="009721BA">
              <w:rPr>
                <w:rFonts w:cs="Arial"/>
                <w:color w:val="000000"/>
                <w:sz w:val="22"/>
              </w:rPr>
              <w:t xml:space="preserve">Планировщик ОР </w:t>
            </w:r>
            <w:r>
              <w:rPr>
                <w:rFonts w:cs="Arial"/>
                <w:color w:val="000000"/>
                <w:sz w:val="22"/>
              </w:rPr>
              <w:t>УО</w:t>
            </w:r>
          </w:p>
        </w:tc>
      </w:tr>
    </w:tbl>
    <w:p w:rsidR="00762D33" w:rsidRPr="00B153FA"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19</w:t>
      </w:r>
      <w:r w:rsidRPr="00B153FA">
        <w:rPr>
          <w:rFonts w:cs="Arial"/>
          <w:b/>
          <w:sz w:val="22"/>
        </w:rPr>
        <w:fldChar w:fldCharType="end"/>
      </w:r>
      <w:r w:rsidRPr="00B57F61">
        <w:rPr>
          <w:rFonts w:cs="Arial"/>
          <w:b/>
          <w:sz w:val="22"/>
        </w:rPr>
        <w:t xml:space="preserve">. </w:t>
      </w:r>
      <w:r w:rsidRPr="00B153FA">
        <w:rPr>
          <w:rFonts w:eastAsia="Calibri" w:cs="Arial"/>
          <w:b/>
          <w:sz w:val="22"/>
        </w:rPr>
        <w:t>Статусная схема PM_ORDER</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rsidTr="00762D33">
        <w:trPr>
          <w:cantSplit/>
          <w:trHeight w:val="397"/>
          <w:tblHeader/>
        </w:trPr>
        <w:tc>
          <w:tcPr>
            <w:tcW w:w="1724"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762D33" w:rsidRPr="00B153FA" w:rsidRDefault="00762D33" w:rsidP="00762D33">
            <w:pPr>
              <w:ind w:firstLine="19"/>
              <w:jc w:val="center"/>
              <w:rPr>
                <w:rFonts w:cs="Arial"/>
                <w:b/>
                <w:bCs/>
                <w:color w:val="000000"/>
                <w:sz w:val="20"/>
                <w:szCs w:val="20"/>
              </w:rPr>
            </w:pPr>
            <w:r w:rsidRPr="00B153FA">
              <w:rPr>
                <w:rFonts w:cs="Arial"/>
                <w:b/>
                <w:bCs/>
                <w:color w:val="000000"/>
                <w:sz w:val="20"/>
                <w:szCs w:val="20"/>
              </w:rPr>
              <w:t xml:space="preserve">Порядковый № </w:t>
            </w:r>
          </w:p>
          <w:p w:rsidR="00762D33" w:rsidRPr="00B153FA" w:rsidRDefault="00762D33" w:rsidP="00762D33">
            <w:pPr>
              <w:ind w:firstLine="19"/>
              <w:jc w:val="center"/>
              <w:rPr>
                <w:rFonts w:cs="Arial"/>
                <w:b/>
                <w:bCs/>
                <w:color w:val="000000"/>
                <w:sz w:val="20"/>
                <w:szCs w:val="20"/>
              </w:rPr>
            </w:pPr>
            <w:r w:rsidRPr="00B153FA">
              <w:rPr>
                <w:rFonts w:cs="Arial"/>
                <w:bCs/>
                <w:color w:val="000000"/>
                <w:sz w:val="20"/>
                <w:szCs w:val="20"/>
              </w:rPr>
              <w:t>(для «статусов без порядкового номера» не заполняется)</w:t>
            </w:r>
          </w:p>
        </w:tc>
        <w:tc>
          <w:tcPr>
            <w:tcW w:w="3276"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762D33" w:rsidRPr="00B153FA" w:rsidRDefault="00762D33" w:rsidP="00762D33">
            <w:pPr>
              <w:ind w:firstLine="19"/>
              <w:jc w:val="center"/>
              <w:rPr>
                <w:rFonts w:cs="Arial"/>
                <w:b/>
                <w:bCs/>
                <w:color w:val="000000"/>
                <w:sz w:val="20"/>
                <w:szCs w:val="20"/>
              </w:rPr>
            </w:pPr>
            <w:r w:rsidRPr="00B153FA">
              <w:rPr>
                <w:rFonts w:cs="Arial"/>
                <w:b/>
                <w:bCs/>
                <w:color w:val="000000"/>
                <w:sz w:val="20"/>
                <w:szCs w:val="20"/>
              </w:rPr>
              <w:t>Статус</w:t>
            </w:r>
          </w:p>
        </w:tc>
      </w:tr>
      <w:tr w:rsidR="00B12CE4" w:rsidRPr="009A4F26" w:rsidTr="00762D33">
        <w:trPr>
          <w:cantSplit/>
        </w:trPr>
        <w:tc>
          <w:tcPr>
            <w:tcW w:w="1724" w:type="pct"/>
            <w:tcBorders>
              <w:top w:val="nil"/>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C67F25" w:rsidRDefault="00B12CE4" w:rsidP="00B12CE4">
            <w:pPr>
              <w:ind w:firstLine="19"/>
              <w:jc w:val="right"/>
              <w:rPr>
                <w:rFonts w:cs="Arial"/>
                <w:color w:val="000000"/>
                <w:sz w:val="20"/>
                <w:szCs w:val="20"/>
              </w:rPr>
            </w:pPr>
            <w:r w:rsidRPr="002D1787">
              <w:rPr>
                <w:rFonts w:cs="Arial"/>
                <w:color w:val="000000"/>
                <w:sz w:val="20"/>
                <w:szCs w:val="20"/>
              </w:rPr>
              <w:t>1</w:t>
            </w:r>
          </w:p>
        </w:tc>
        <w:tc>
          <w:tcPr>
            <w:tcW w:w="3276" w:type="pct"/>
            <w:tcBorders>
              <w:top w:val="nil"/>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ПЛАН - Планируется</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C67F25" w:rsidRDefault="00B12CE4" w:rsidP="00B12CE4">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RDefault="00B12CE4" w:rsidP="00B12CE4">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C67F25" w:rsidRDefault="00B12CE4" w:rsidP="00B12CE4">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RDefault="00B12CE4" w:rsidP="00B12CE4">
            <w:pPr>
              <w:ind w:firstLine="19"/>
              <w:jc w:val="left"/>
              <w:rPr>
                <w:rFonts w:cs="Arial"/>
                <w:color w:val="000000"/>
                <w:sz w:val="20"/>
                <w:szCs w:val="20"/>
              </w:rPr>
            </w:pPr>
            <w:r w:rsidRPr="009721BA">
              <w:rPr>
                <w:rFonts w:cs="Arial"/>
                <w:color w:val="000000"/>
                <w:sz w:val="20"/>
                <w:szCs w:val="20"/>
              </w:rPr>
              <w:t>ССПЛ - Cогл Ст Пл ТОиР БЕ ГОК</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C67F25" w:rsidRDefault="00B12CE4" w:rsidP="00B12CE4">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9A4F26" w:rsidRDefault="00B12CE4" w:rsidP="00B12CE4">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9A4F26" w:rsidRDefault="00B12CE4" w:rsidP="00B12CE4">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ТРОС - Требует осмечивания</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ОСМЧ - Осмечен</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color w:val="000000"/>
                <w:sz w:val="20"/>
                <w:szCs w:val="20"/>
              </w:rPr>
            </w:pPr>
            <w:r w:rsidRPr="009721BA">
              <w:rPr>
                <w:rFonts w:cs="Arial"/>
                <w:color w:val="000000"/>
                <w:sz w:val="20"/>
                <w:szCs w:val="20"/>
              </w:rPr>
              <w:t>МТРП - Материалы запланированы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РАНГ - Заказу присвоен ранг</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МТРК - МТР необх-мо откорректировать</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МТРЗ - Материалы заменены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МТРС - Замененные МТР согласованы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МТРН - Материалы не оценены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БЛНС - Выполнена балансир-ка ресурсов</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ТРСХ - Треб синхронизация заказов</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СИНХ - Заказы синхронизированы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ИСПП - Исполнители запланированы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ИСПК - Треб-ся заменить исполнителей</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color w:val="000000"/>
                <w:sz w:val="20"/>
                <w:szCs w:val="20"/>
              </w:rPr>
            </w:pPr>
            <w:r w:rsidRPr="009721BA">
              <w:rPr>
                <w:rFonts w:cs="Arial"/>
                <w:color w:val="000000"/>
                <w:sz w:val="20"/>
                <w:szCs w:val="20"/>
              </w:rPr>
              <w:t>ИСПЗ - Исполнители заменены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ИСПС - Исполнители согласованы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ВПС - ВПС сбаланс в рамках подразд</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ВПСС - ВПС сбаланс со смежн заказами</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ДФКТ - ДефВедомость сформирована</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ПРНТ - Работы приняты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color w:val="000000"/>
                <w:sz w:val="20"/>
                <w:szCs w:val="20"/>
              </w:rPr>
            </w:pPr>
            <w:r w:rsidRPr="009721BA">
              <w:rPr>
                <w:rFonts w:cs="Arial"/>
                <w:color w:val="000000"/>
                <w:sz w:val="20"/>
                <w:szCs w:val="20"/>
              </w:rPr>
              <w:t>ПУСТ - Заказ треб ДопНаполн СоздБезТК</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E36DE0" w:rsidRDefault="00B12CE4" w:rsidP="00B12CE4">
            <w:pPr>
              <w:ind w:firstLine="19"/>
              <w:jc w:val="left"/>
              <w:rPr>
                <w:rFonts w:cs="Arial"/>
                <w:color w:val="000000"/>
                <w:sz w:val="20"/>
                <w:szCs w:val="20"/>
              </w:rPr>
            </w:pPr>
            <w:r w:rsidRPr="009721BA">
              <w:rPr>
                <w:rFonts w:cs="Arial"/>
                <w:color w:val="000000"/>
                <w:sz w:val="20"/>
                <w:szCs w:val="20"/>
              </w:rPr>
              <w:t>ПОЛН - Заказ наполнен вручную</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ПРОВ - Заказ проверен Ст. Планиров-ом</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12716" w:rsidRDefault="00B12CE4" w:rsidP="00B12CE4">
            <w:pPr>
              <w:ind w:firstLine="19"/>
              <w:jc w:val="left"/>
              <w:rPr>
                <w:rFonts w:cs="Arial"/>
                <w:color w:val="000000"/>
                <w:sz w:val="20"/>
                <w:szCs w:val="20"/>
              </w:rPr>
            </w:pPr>
            <w:r w:rsidRPr="009721BA">
              <w:rPr>
                <w:rFonts w:cs="Arial"/>
                <w:color w:val="000000"/>
                <w:sz w:val="20"/>
                <w:szCs w:val="20"/>
              </w:rPr>
              <w:t>ОСТ - Утвержден в графике ОстРемонта</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E36DE0" w:rsidRDefault="00B12CE4" w:rsidP="00B12CE4">
            <w:pPr>
              <w:ind w:firstLine="19"/>
              <w:jc w:val="left"/>
              <w:rPr>
                <w:rFonts w:cs="Arial"/>
                <w:color w:val="000000"/>
                <w:sz w:val="20"/>
                <w:szCs w:val="20"/>
              </w:rPr>
            </w:pPr>
            <w:r w:rsidRPr="009721BA">
              <w:rPr>
                <w:rFonts w:cs="Arial"/>
                <w:color w:val="000000"/>
                <w:sz w:val="20"/>
                <w:szCs w:val="20"/>
              </w:rPr>
              <w:t>МПРО - Планир-е ОстРемонта выполнено</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sz w:val="20"/>
                <w:szCs w:val="20"/>
              </w:rPr>
            </w:pPr>
            <w:r w:rsidRPr="009721BA">
              <w:rPr>
                <w:rFonts w:cs="Arial"/>
                <w:color w:val="000000"/>
                <w:sz w:val="20"/>
                <w:szCs w:val="20"/>
              </w:rPr>
              <w:t>МПРП - Планир-е ОстРемонт согласовано</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C67F25" w:rsidRDefault="00B12CE4" w:rsidP="00B12CE4">
            <w:pPr>
              <w:ind w:firstLine="19"/>
              <w:jc w:val="left"/>
              <w:rPr>
                <w:rFonts w:cs="Arial"/>
                <w:sz w:val="20"/>
                <w:szCs w:val="20"/>
              </w:rPr>
            </w:pPr>
            <w:r w:rsidRPr="009721BA">
              <w:rPr>
                <w:rFonts w:cs="Arial"/>
                <w:color w:val="000000"/>
                <w:sz w:val="20"/>
                <w:szCs w:val="20"/>
              </w:rPr>
              <w:t>МПРА - Авт планир ОстРемонт выполнено</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RDefault="00B12CE4" w:rsidP="00B12CE4">
            <w:pPr>
              <w:ind w:firstLine="19"/>
              <w:jc w:val="left"/>
              <w:rPr>
                <w:rFonts w:cs="Arial"/>
                <w:sz w:val="20"/>
                <w:szCs w:val="20"/>
              </w:rPr>
            </w:pPr>
            <w:r w:rsidRPr="009721BA">
              <w:rPr>
                <w:rFonts w:cs="Arial"/>
                <w:color w:val="000000"/>
                <w:sz w:val="20"/>
                <w:szCs w:val="20"/>
              </w:rPr>
              <w:t>НПРН - Работы не приняты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RDefault="00B12CE4" w:rsidP="00B12CE4">
            <w:pPr>
              <w:ind w:firstLine="19"/>
              <w:jc w:val="left"/>
              <w:rPr>
                <w:rFonts w:cs="Arial"/>
                <w:sz w:val="20"/>
                <w:szCs w:val="20"/>
              </w:rPr>
            </w:pPr>
            <w:r w:rsidRPr="009721BA">
              <w:rPr>
                <w:rFonts w:cs="Arial"/>
                <w:color w:val="000000"/>
                <w:sz w:val="20"/>
                <w:szCs w:val="20"/>
              </w:rPr>
              <w:t>СРОЧ - Срочная закупка</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НМАТ - Нет материалов</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МАТП - Материалы подтверждены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МТРЦ - МТР оценены</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ТКБЕ - Бюджет на год утвержден ТК БЕ</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ПРЭК - Принято эксплуатацией</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КРМТ - Капитализируемый ремонт</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ОТКБ - Коррект-ка бюджета отклонена</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НДСГ - Наряд-допуск согласован</w:t>
            </w:r>
          </w:p>
        </w:tc>
      </w:tr>
      <w:tr w:rsidR="00B12CE4" w:rsidRPr="009A4F26"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B12CE4" w:rsidRPr="002D1787" w:rsidRDefault="00B12CE4" w:rsidP="00B12CE4">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B12CE4" w:rsidRPr="002D1787" w:rsidDel="005E5AAA" w:rsidRDefault="00B12CE4" w:rsidP="00B12CE4">
            <w:pPr>
              <w:ind w:firstLine="19"/>
              <w:jc w:val="left"/>
              <w:rPr>
                <w:rFonts w:cs="Arial"/>
                <w:sz w:val="20"/>
                <w:szCs w:val="20"/>
              </w:rPr>
            </w:pPr>
            <w:r w:rsidRPr="009721BA">
              <w:rPr>
                <w:rFonts w:cs="Arial"/>
                <w:color w:val="000000"/>
                <w:sz w:val="20"/>
                <w:szCs w:val="20"/>
              </w:rPr>
              <w:t>ПЗТГ - Согласован ПЗТГ</w:t>
            </w:r>
          </w:p>
        </w:tc>
      </w:tr>
      <w:tr w:rsidR="00A72EC8" w:rsidRPr="009A4F26" w:rsidTr="00A72EC8">
        <w:trPr>
          <w:cantSplit/>
          <w:ins w:id="882" w:author="Киселев Юрий Валерьевич" w:date="2022-03-24T17:42: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2D1787" w:rsidRDefault="00A72EC8" w:rsidP="00A72EC8">
            <w:pPr>
              <w:ind w:firstLine="19"/>
              <w:jc w:val="right"/>
              <w:rPr>
                <w:ins w:id="883" w:author="Киселев Юрий Валерьевич" w:date="2022-03-24T17:42: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884" w:author="Киселев Юрий Валерьевич" w:date="2022-03-24T17:42:00Z"/>
                <w:rFonts w:cs="Arial"/>
                <w:color w:val="000000"/>
                <w:sz w:val="20"/>
                <w:szCs w:val="20"/>
              </w:rPr>
            </w:pPr>
            <w:ins w:id="885" w:author="Киселев Юрий Валерьевич" w:date="2022-03-24T17:43:00Z">
              <w:r w:rsidRPr="00A72EC8">
                <w:rPr>
                  <w:rFonts w:cs="Arial"/>
                  <w:color w:val="000000"/>
                  <w:sz w:val="20"/>
                  <w:szCs w:val="20"/>
                </w:rPr>
                <w:t>РЗПР</w:t>
              </w:r>
              <w:r>
                <w:rPr>
                  <w:rFonts w:cs="Arial"/>
                  <w:color w:val="000000"/>
                  <w:sz w:val="20"/>
                  <w:szCs w:val="20"/>
                </w:rPr>
                <w:t xml:space="preserve"> - Р</w:t>
              </w:r>
              <w:r w:rsidRPr="00A72EC8">
                <w:rPr>
                  <w:rFonts w:cs="Arial"/>
                  <w:color w:val="000000"/>
                  <w:sz w:val="20"/>
                  <w:szCs w:val="20"/>
                </w:rPr>
                <w:t>аботы запланир. подрядчиком</w:t>
              </w:r>
            </w:ins>
          </w:p>
        </w:tc>
      </w:tr>
      <w:tr w:rsidR="00A72EC8" w:rsidRPr="009A4F26" w:rsidTr="00762D33">
        <w:trPr>
          <w:cantSplit/>
          <w:ins w:id="886" w:author="Киселев Юрий Валерьевич" w:date="2022-03-24T17:42: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2D1787" w:rsidRDefault="00A72EC8" w:rsidP="00B12CE4">
            <w:pPr>
              <w:ind w:firstLine="19"/>
              <w:jc w:val="right"/>
              <w:rPr>
                <w:ins w:id="887" w:author="Киселев Юрий Валерьевич" w:date="2022-03-24T17:42: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B12CE4">
            <w:pPr>
              <w:ind w:firstLine="19"/>
              <w:jc w:val="left"/>
              <w:rPr>
                <w:ins w:id="888" w:author="Киселев Юрий Валерьевич" w:date="2022-03-24T17:42:00Z"/>
                <w:rFonts w:cs="Arial"/>
                <w:color w:val="000000"/>
                <w:sz w:val="20"/>
                <w:szCs w:val="20"/>
              </w:rPr>
            </w:pPr>
            <w:ins w:id="889" w:author="Киселев Юрий Валерьевич" w:date="2022-03-24T17:43:00Z">
              <w:r w:rsidRPr="00A72EC8">
                <w:rPr>
                  <w:rFonts w:cs="Arial"/>
                  <w:color w:val="000000"/>
                  <w:sz w:val="20"/>
                  <w:szCs w:val="20"/>
                </w:rPr>
                <w:t>РИПР</w:t>
              </w:r>
              <w:r>
                <w:rPr>
                  <w:rFonts w:cs="Arial"/>
                  <w:color w:val="000000"/>
                  <w:sz w:val="20"/>
                  <w:szCs w:val="20"/>
                </w:rPr>
                <w:t xml:space="preserve"> - </w:t>
              </w:r>
              <w:r w:rsidRPr="00A72EC8">
                <w:rPr>
                  <w:rFonts w:cs="Arial"/>
                  <w:color w:val="000000"/>
                  <w:sz w:val="20"/>
                  <w:szCs w:val="20"/>
                </w:rPr>
                <w:t>Работы исполнены подрячиком</w:t>
              </w:r>
            </w:ins>
          </w:p>
        </w:tc>
      </w:tr>
    </w:tbl>
    <w:p w:rsidR="00762D33" w:rsidRDefault="00762D33" w:rsidP="00762D33">
      <w:pPr>
        <w:spacing w:after="200" w:line="276" w:lineRule="auto"/>
        <w:jc w:val="left"/>
        <w:rPr>
          <w:rFonts w:eastAsia="Calibri" w:cs="Arial"/>
        </w:rPr>
      </w:pPr>
    </w:p>
    <w:p w:rsidR="00762D33" w:rsidRPr="00B153FA"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20</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PM_ORD01</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rsidTr="00762D33">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762D33" w:rsidRPr="00DF047E" w:rsidRDefault="00762D33" w:rsidP="00762D33">
            <w:pPr>
              <w:ind w:firstLine="19"/>
              <w:jc w:val="center"/>
              <w:rPr>
                <w:rFonts w:cs="Arial"/>
                <w:color w:val="000000"/>
                <w:sz w:val="20"/>
                <w:szCs w:val="20"/>
              </w:rPr>
            </w:pPr>
            <w:r w:rsidRPr="00DF047E">
              <w:rPr>
                <w:rFonts w:cs="Arial"/>
                <w:color w:val="000000"/>
                <w:sz w:val="20"/>
                <w:szCs w:val="20"/>
              </w:rPr>
              <w:t xml:space="preserve">Порядковый № </w:t>
            </w:r>
          </w:p>
          <w:p w:rsidR="00762D33" w:rsidRPr="00DF047E" w:rsidRDefault="00762D33" w:rsidP="00762D33">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762D33" w:rsidRPr="00DF047E" w:rsidRDefault="00762D33" w:rsidP="00762D33">
            <w:pPr>
              <w:ind w:firstLine="19"/>
              <w:jc w:val="center"/>
              <w:rPr>
                <w:rFonts w:cs="Arial"/>
                <w:color w:val="000000"/>
                <w:sz w:val="20"/>
                <w:szCs w:val="20"/>
              </w:rPr>
            </w:pPr>
            <w:r w:rsidRPr="00DF047E">
              <w:rPr>
                <w:rFonts w:cs="Arial"/>
                <w:color w:val="000000"/>
                <w:sz w:val="20"/>
                <w:szCs w:val="20"/>
              </w:rPr>
              <w:t>Статус</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C12716" w:rsidRDefault="00F1289F" w:rsidP="00F1289F">
            <w:pPr>
              <w:ind w:firstLine="19"/>
              <w:jc w:val="right"/>
              <w:rPr>
                <w:rFonts w:cs="Arial"/>
                <w:color w:val="000000"/>
                <w:sz w:val="20"/>
                <w:szCs w:val="20"/>
              </w:rPr>
            </w:pPr>
            <w:r w:rsidRPr="002D1787">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12716" w:rsidRDefault="00F1289F" w:rsidP="00F1289F">
            <w:pPr>
              <w:ind w:firstLine="19"/>
              <w:jc w:val="left"/>
              <w:rPr>
                <w:rFonts w:cs="Arial"/>
                <w:color w:val="000000"/>
                <w:sz w:val="20"/>
                <w:szCs w:val="20"/>
              </w:rPr>
            </w:pPr>
            <w:r w:rsidRPr="009721BA">
              <w:rPr>
                <w:rFonts w:cs="Arial"/>
                <w:color w:val="000000"/>
                <w:sz w:val="20"/>
                <w:szCs w:val="20"/>
              </w:rPr>
              <w:t>ПЛАН - Планируется</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C12716" w:rsidRDefault="00F1289F" w:rsidP="00F1289F">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67F25" w:rsidRDefault="00F1289F" w:rsidP="00F1289F">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C12716" w:rsidRDefault="00F1289F" w:rsidP="00F1289F">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AA2ADB" w:rsidRDefault="00F1289F" w:rsidP="00F1289F">
            <w:pPr>
              <w:ind w:firstLine="19"/>
              <w:jc w:val="left"/>
              <w:rPr>
                <w:rFonts w:cs="Arial"/>
                <w:color w:val="000000"/>
                <w:sz w:val="20"/>
                <w:szCs w:val="20"/>
              </w:rPr>
            </w:pPr>
            <w:r w:rsidRPr="009721BA">
              <w:rPr>
                <w:rFonts w:cs="Arial"/>
                <w:color w:val="000000"/>
                <w:sz w:val="20"/>
                <w:szCs w:val="20"/>
              </w:rPr>
              <w:t>ССПЛ - Cогл Ст Пл ТОиР БЕ ГОК</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C12716" w:rsidRDefault="00F1289F" w:rsidP="00F1289F">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E36DE0" w:rsidRDefault="00F1289F" w:rsidP="00F1289F">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12716" w:rsidRDefault="00F1289F" w:rsidP="00F1289F">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12716" w:rsidRDefault="00F1289F" w:rsidP="00F1289F">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AA2ADB" w:rsidRDefault="00F1289F" w:rsidP="00F1289F">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12716" w:rsidRDefault="00F1289F" w:rsidP="00F1289F">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12716" w:rsidRDefault="00F1289F" w:rsidP="00F1289F">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C12716" w:rsidRDefault="00F1289F" w:rsidP="00F1289F">
            <w:pPr>
              <w:ind w:firstLine="19"/>
              <w:jc w:val="left"/>
              <w:rPr>
                <w:rFonts w:cs="Arial"/>
                <w:color w:val="000000"/>
                <w:sz w:val="20"/>
                <w:szCs w:val="20"/>
              </w:rPr>
            </w:pPr>
            <w:r w:rsidRPr="009721BA">
              <w:rPr>
                <w:rFonts w:cs="Arial"/>
                <w:color w:val="000000"/>
                <w:sz w:val="20"/>
                <w:szCs w:val="20"/>
              </w:rPr>
              <w:t>СРОЧ - Срочная закупка</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ТКБЕ - Бюджет на год утвержден ТК БЕ</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МТРЦ - МТР оценены</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МТРН - Материалы не оценены</w:t>
            </w:r>
          </w:p>
        </w:tc>
      </w:tr>
      <w:tr w:rsidR="00F1289F" w:rsidRPr="00AA2AD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F1289F" w:rsidRPr="00F1289F"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F1289F" w:rsidRPr="002D1787" w:rsidRDefault="00F1289F" w:rsidP="00F1289F">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F1289F" w:rsidRPr="002D1787" w:rsidDel="00F1289F" w:rsidRDefault="00F1289F" w:rsidP="00F1289F">
            <w:pPr>
              <w:ind w:firstLine="19"/>
              <w:jc w:val="left"/>
              <w:rPr>
                <w:rFonts w:cs="Arial"/>
                <w:color w:val="000000"/>
                <w:sz w:val="20"/>
                <w:szCs w:val="20"/>
              </w:rPr>
            </w:pPr>
            <w:r w:rsidRPr="009721BA">
              <w:rPr>
                <w:rFonts w:cs="Arial"/>
                <w:color w:val="000000"/>
                <w:sz w:val="20"/>
                <w:szCs w:val="20"/>
              </w:rPr>
              <w:t>ПЗТГ - Согласован ПЗТГ</w:t>
            </w:r>
          </w:p>
        </w:tc>
      </w:tr>
      <w:tr w:rsidR="00A72EC8" w:rsidRPr="00F1289F" w:rsidTr="00A72EC8">
        <w:trPr>
          <w:cantSplit/>
          <w:ins w:id="890" w:author="Киселев Юрий Валерьевич" w:date="2022-03-24T17:44: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2D1787" w:rsidRDefault="00A72EC8" w:rsidP="00A72EC8">
            <w:pPr>
              <w:ind w:firstLine="19"/>
              <w:jc w:val="left"/>
              <w:rPr>
                <w:ins w:id="891" w:author="Киселев Юрий Валерьевич" w:date="2022-03-24T17:44: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892" w:author="Киселев Юрий Валерьевич" w:date="2022-03-24T17:44:00Z"/>
                <w:rFonts w:cs="Arial"/>
                <w:color w:val="000000"/>
                <w:sz w:val="20"/>
                <w:szCs w:val="20"/>
              </w:rPr>
            </w:pPr>
            <w:ins w:id="893" w:author="Киселев Юрий Валерьевич" w:date="2022-03-24T17:44:00Z">
              <w:r w:rsidRPr="00A72EC8">
                <w:rPr>
                  <w:rFonts w:cs="Arial"/>
                  <w:color w:val="000000"/>
                  <w:sz w:val="20"/>
                  <w:szCs w:val="20"/>
                </w:rPr>
                <w:t>РЗПР</w:t>
              </w:r>
              <w:r>
                <w:rPr>
                  <w:rFonts w:cs="Arial"/>
                  <w:color w:val="000000"/>
                  <w:sz w:val="20"/>
                  <w:szCs w:val="20"/>
                </w:rPr>
                <w:t xml:space="preserve"> - Р</w:t>
              </w:r>
              <w:r w:rsidRPr="00A72EC8">
                <w:rPr>
                  <w:rFonts w:cs="Arial"/>
                  <w:color w:val="000000"/>
                  <w:sz w:val="20"/>
                  <w:szCs w:val="20"/>
                </w:rPr>
                <w:t>аботы запланир. подрядчиком</w:t>
              </w:r>
            </w:ins>
          </w:p>
        </w:tc>
      </w:tr>
      <w:tr w:rsidR="00A72EC8" w:rsidRPr="00F1289F" w:rsidTr="00762D33">
        <w:trPr>
          <w:cantSplit/>
          <w:ins w:id="894" w:author="Киселев Юрий Валерьевич" w:date="2022-03-24T17:44: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2D1787" w:rsidRDefault="00A72EC8" w:rsidP="00A72EC8">
            <w:pPr>
              <w:ind w:firstLine="19"/>
              <w:jc w:val="left"/>
              <w:rPr>
                <w:ins w:id="895" w:author="Киселев Юрий Валерьевич" w:date="2022-03-24T17:44: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896" w:author="Киселев Юрий Валерьевич" w:date="2022-03-24T17:44:00Z"/>
                <w:rFonts w:cs="Arial"/>
                <w:color w:val="000000"/>
                <w:sz w:val="20"/>
                <w:szCs w:val="20"/>
              </w:rPr>
            </w:pPr>
            <w:ins w:id="897" w:author="Киселев Юрий Валерьевич" w:date="2022-03-24T17:44:00Z">
              <w:r w:rsidRPr="00A72EC8">
                <w:rPr>
                  <w:rFonts w:cs="Arial"/>
                  <w:color w:val="000000"/>
                  <w:sz w:val="20"/>
                  <w:szCs w:val="20"/>
                </w:rPr>
                <w:t>РИПР</w:t>
              </w:r>
              <w:r>
                <w:rPr>
                  <w:rFonts w:cs="Arial"/>
                  <w:color w:val="000000"/>
                  <w:sz w:val="20"/>
                  <w:szCs w:val="20"/>
                </w:rPr>
                <w:t xml:space="preserve"> - </w:t>
              </w:r>
              <w:r w:rsidRPr="00A72EC8">
                <w:rPr>
                  <w:rFonts w:cs="Arial"/>
                  <w:color w:val="000000"/>
                  <w:sz w:val="20"/>
                  <w:szCs w:val="20"/>
                </w:rPr>
                <w:t>Работы исполнены подрячиком</w:t>
              </w:r>
            </w:ins>
          </w:p>
        </w:tc>
      </w:tr>
    </w:tbl>
    <w:p w:rsidR="00762D33" w:rsidRDefault="00762D33" w:rsidP="00762D33">
      <w:pPr>
        <w:spacing w:after="200" w:line="276" w:lineRule="auto"/>
        <w:jc w:val="left"/>
        <w:rPr>
          <w:rFonts w:eastAsia="Calibri" w:cs="Arial"/>
        </w:rPr>
      </w:pPr>
    </w:p>
    <w:p w:rsidR="0005134E" w:rsidRPr="00B153FA" w:rsidRDefault="0005134E" w:rsidP="0005134E">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21</w:t>
      </w:r>
      <w:r w:rsidRPr="00B153FA">
        <w:rPr>
          <w:rFonts w:cs="Arial"/>
          <w:b/>
          <w:sz w:val="22"/>
        </w:rPr>
        <w:fldChar w:fldCharType="end"/>
      </w:r>
      <w:r w:rsidRPr="00B153FA">
        <w:rPr>
          <w:rFonts w:cs="Arial"/>
          <w:b/>
          <w:sz w:val="22"/>
        </w:rPr>
        <w:t>.</w:t>
      </w:r>
      <w:r>
        <w:rPr>
          <w:rFonts w:eastAsia="Calibri" w:cs="Arial"/>
          <w:b/>
          <w:sz w:val="22"/>
        </w:rPr>
        <w:t xml:space="preserve"> Статусная схема PM_ORD02</w:t>
      </w:r>
    </w:p>
    <w:tbl>
      <w:tblPr>
        <w:tblW w:w="5000" w:type="pct"/>
        <w:tblCellMar>
          <w:left w:w="0" w:type="dxa"/>
          <w:right w:w="0" w:type="dxa"/>
        </w:tblCellMar>
        <w:tblLook w:val="04A0" w:firstRow="1" w:lastRow="0" w:firstColumn="1" w:lastColumn="0" w:noHBand="0" w:noVBand="1"/>
      </w:tblPr>
      <w:tblGrid>
        <w:gridCol w:w="3509"/>
        <w:gridCol w:w="6667"/>
      </w:tblGrid>
      <w:tr w:rsidR="0005134E" w:rsidRPr="007008A3"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05134E" w:rsidRPr="00DF047E" w:rsidRDefault="0005134E" w:rsidP="00714D9C">
            <w:pPr>
              <w:ind w:firstLine="19"/>
              <w:jc w:val="center"/>
              <w:rPr>
                <w:rFonts w:cs="Arial"/>
                <w:color w:val="000000"/>
                <w:sz w:val="20"/>
                <w:szCs w:val="20"/>
              </w:rPr>
            </w:pPr>
            <w:r w:rsidRPr="00DF047E">
              <w:rPr>
                <w:rFonts w:cs="Arial"/>
                <w:color w:val="000000"/>
                <w:sz w:val="20"/>
                <w:szCs w:val="20"/>
              </w:rPr>
              <w:t xml:space="preserve">Порядковый № </w:t>
            </w:r>
          </w:p>
          <w:p w:rsidR="0005134E" w:rsidRPr="00DF047E" w:rsidRDefault="0005134E"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05134E" w:rsidRPr="00DF047E" w:rsidRDefault="0005134E" w:rsidP="00714D9C">
            <w:pPr>
              <w:ind w:firstLine="19"/>
              <w:jc w:val="center"/>
              <w:rPr>
                <w:rFonts w:cs="Arial"/>
                <w:color w:val="000000"/>
                <w:sz w:val="20"/>
                <w:szCs w:val="20"/>
              </w:rPr>
            </w:pPr>
            <w:r w:rsidRPr="00DF047E">
              <w:rPr>
                <w:rFonts w:cs="Arial"/>
                <w:color w:val="000000"/>
                <w:sz w:val="20"/>
                <w:szCs w:val="20"/>
              </w:rPr>
              <w:t>Статус</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C12716" w:rsidRDefault="0005134E" w:rsidP="0005134E">
            <w:pPr>
              <w:ind w:firstLine="19"/>
              <w:jc w:val="right"/>
              <w:rPr>
                <w:rFonts w:cs="Arial"/>
                <w:color w:val="000000"/>
                <w:sz w:val="20"/>
                <w:szCs w:val="20"/>
              </w:rPr>
            </w:pPr>
            <w:r w:rsidRPr="002D1787">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ПЛАН - Планируется</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right"/>
              <w:rPr>
                <w:rFonts w:cs="Arial"/>
                <w:color w:val="000000"/>
                <w:sz w:val="20"/>
                <w:szCs w:val="20"/>
              </w:rPr>
            </w:pPr>
            <w:r w:rsidRPr="0000272E">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right"/>
              <w:rPr>
                <w:rFonts w:cs="Arial"/>
                <w:color w:val="000000"/>
                <w:sz w:val="20"/>
                <w:szCs w:val="20"/>
              </w:rPr>
            </w:pPr>
            <w:r w:rsidRPr="0000272E">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ССПЛ - Cогл Ст Пл ТОиР БЕ ГОК</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right"/>
              <w:rPr>
                <w:rFonts w:cs="Arial"/>
                <w:color w:val="000000"/>
                <w:sz w:val="20"/>
                <w:szCs w:val="20"/>
              </w:rPr>
            </w:pPr>
            <w:r w:rsidRPr="0000272E">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СГГС - Согл Гл спец ТОиР БЕ ГОК</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СРОЧ - Срочная закупка</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МТРЦ - МТР оценены</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МТРН - Материалы не оценены</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05134E" w:rsidRPr="0000272E"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05134E" w:rsidRPr="0000272E" w:rsidRDefault="0005134E" w:rsidP="0005134E">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05134E" w:rsidRPr="002D1787" w:rsidRDefault="0005134E" w:rsidP="0005134E">
            <w:pPr>
              <w:ind w:firstLine="19"/>
              <w:jc w:val="left"/>
              <w:rPr>
                <w:rFonts w:cs="Arial"/>
                <w:color w:val="000000"/>
                <w:sz w:val="20"/>
                <w:szCs w:val="20"/>
              </w:rPr>
            </w:pPr>
            <w:r w:rsidRPr="009721BA">
              <w:rPr>
                <w:rFonts w:cs="Arial"/>
                <w:color w:val="000000"/>
                <w:sz w:val="20"/>
                <w:szCs w:val="20"/>
              </w:rPr>
              <w:t>ПЗТГ - Согласован ПЗТГ</w:t>
            </w:r>
          </w:p>
        </w:tc>
      </w:tr>
      <w:tr w:rsidR="00A72EC8" w:rsidRPr="0000272E" w:rsidTr="00A72EC8">
        <w:trPr>
          <w:cantSplit/>
          <w:ins w:id="898" w:author="Киселев Юрий Валерьевич" w:date="2022-03-24T17:44: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00272E" w:rsidRDefault="00A72EC8" w:rsidP="00A72EC8">
            <w:pPr>
              <w:ind w:firstLine="19"/>
              <w:jc w:val="left"/>
              <w:rPr>
                <w:ins w:id="899" w:author="Киселев Юрий Валерьевич" w:date="2022-03-24T17:44: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900" w:author="Киселев Юрий Валерьевич" w:date="2022-03-24T17:44:00Z"/>
                <w:rFonts w:cs="Arial"/>
                <w:color w:val="000000"/>
                <w:sz w:val="20"/>
                <w:szCs w:val="20"/>
              </w:rPr>
            </w:pPr>
            <w:ins w:id="901" w:author="Киселев Юрий Валерьевич" w:date="2022-03-24T17:44:00Z">
              <w:r w:rsidRPr="00A72EC8">
                <w:rPr>
                  <w:rFonts w:cs="Arial"/>
                  <w:color w:val="000000"/>
                  <w:sz w:val="20"/>
                  <w:szCs w:val="20"/>
                </w:rPr>
                <w:t>РЗПР</w:t>
              </w:r>
              <w:r>
                <w:rPr>
                  <w:rFonts w:cs="Arial"/>
                  <w:color w:val="000000"/>
                  <w:sz w:val="20"/>
                  <w:szCs w:val="20"/>
                </w:rPr>
                <w:t xml:space="preserve"> - Р</w:t>
              </w:r>
              <w:r w:rsidRPr="00A72EC8">
                <w:rPr>
                  <w:rFonts w:cs="Arial"/>
                  <w:color w:val="000000"/>
                  <w:sz w:val="20"/>
                  <w:szCs w:val="20"/>
                </w:rPr>
                <w:t>аботы запланир. подрядчиком</w:t>
              </w:r>
            </w:ins>
          </w:p>
        </w:tc>
      </w:tr>
      <w:tr w:rsidR="00A72EC8" w:rsidRPr="0000272E" w:rsidTr="00714D9C">
        <w:trPr>
          <w:cantSplit/>
          <w:ins w:id="902" w:author="Киселев Юрий Валерьевич" w:date="2022-03-24T17:44: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00272E" w:rsidRDefault="00A72EC8" w:rsidP="00A72EC8">
            <w:pPr>
              <w:ind w:firstLine="19"/>
              <w:jc w:val="left"/>
              <w:rPr>
                <w:ins w:id="903" w:author="Киселев Юрий Валерьевич" w:date="2022-03-24T17:44: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904" w:author="Киселев Юрий Валерьевич" w:date="2022-03-24T17:44:00Z"/>
                <w:rFonts w:cs="Arial"/>
                <w:color w:val="000000"/>
                <w:sz w:val="20"/>
                <w:szCs w:val="20"/>
              </w:rPr>
            </w:pPr>
            <w:ins w:id="905" w:author="Киселев Юрий Валерьевич" w:date="2022-03-24T17:44:00Z">
              <w:r w:rsidRPr="00A72EC8">
                <w:rPr>
                  <w:rFonts w:cs="Arial"/>
                  <w:color w:val="000000"/>
                  <w:sz w:val="20"/>
                  <w:szCs w:val="20"/>
                </w:rPr>
                <w:t>РИПР</w:t>
              </w:r>
              <w:r>
                <w:rPr>
                  <w:rFonts w:cs="Arial"/>
                  <w:color w:val="000000"/>
                  <w:sz w:val="20"/>
                  <w:szCs w:val="20"/>
                </w:rPr>
                <w:t xml:space="preserve"> - </w:t>
              </w:r>
              <w:r w:rsidRPr="00A72EC8">
                <w:rPr>
                  <w:rFonts w:cs="Arial"/>
                  <w:color w:val="000000"/>
                  <w:sz w:val="20"/>
                  <w:szCs w:val="20"/>
                </w:rPr>
                <w:t>Работы исполнены подрячиком</w:t>
              </w:r>
            </w:ins>
          </w:p>
        </w:tc>
      </w:tr>
    </w:tbl>
    <w:p w:rsidR="0005134E" w:rsidRDefault="0005134E" w:rsidP="00762D33">
      <w:pPr>
        <w:spacing w:after="200" w:line="276" w:lineRule="auto"/>
        <w:jc w:val="left"/>
        <w:rPr>
          <w:rFonts w:eastAsia="Calibri" w:cs="Arial"/>
        </w:rPr>
      </w:pPr>
    </w:p>
    <w:p w:rsidR="0005134E" w:rsidRPr="00B153FA" w:rsidRDefault="0005134E" w:rsidP="0005134E">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22</w:t>
      </w:r>
      <w:r w:rsidRPr="00B153FA">
        <w:rPr>
          <w:rFonts w:cs="Arial"/>
          <w:b/>
          <w:sz w:val="22"/>
        </w:rPr>
        <w:fldChar w:fldCharType="end"/>
      </w:r>
      <w:r w:rsidRPr="00B153FA">
        <w:rPr>
          <w:rFonts w:cs="Arial"/>
          <w:b/>
          <w:sz w:val="22"/>
        </w:rPr>
        <w:t>.</w:t>
      </w:r>
      <w:r w:rsidR="002D1787">
        <w:rPr>
          <w:rFonts w:eastAsia="Calibri" w:cs="Arial"/>
          <w:b/>
          <w:sz w:val="22"/>
        </w:rPr>
        <w:t xml:space="preserve"> Статусная схема PM_ORD03</w:t>
      </w:r>
    </w:p>
    <w:tbl>
      <w:tblPr>
        <w:tblW w:w="5000" w:type="pct"/>
        <w:tblCellMar>
          <w:left w:w="0" w:type="dxa"/>
          <w:right w:w="0" w:type="dxa"/>
        </w:tblCellMar>
        <w:tblLook w:val="04A0" w:firstRow="1" w:lastRow="0" w:firstColumn="1" w:lastColumn="0" w:noHBand="0" w:noVBand="1"/>
      </w:tblPr>
      <w:tblGrid>
        <w:gridCol w:w="3509"/>
        <w:gridCol w:w="6667"/>
      </w:tblGrid>
      <w:tr w:rsidR="0005134E" w:rsidRPr="007008A3"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05134E" w:rsidRPr="00DF047E" w:rsidRDefault="0005134E" w:rsidP="00714D9C">
            <w:pPr>
              <w:ind w:firstLine="19"/>
              <w:jc w:val="center"/>
              <w:rPr>
                <w:rFonts w:cs="Arial"/>
                <w:color w:val="000000"/>
                <w:sz w:val="20"/>
                <w:szCs w:val="20"/>
              </w:rPr>
            </w:pPr>
            <w:r w:rsidRPr="00DF047E">
              <w:rPr>
                <w:rFonts w:cs="Arial"/>
                <w:color w:val="000000"/>
                <w:sz w:val="20"/>
                <w:szCs w:val="20"/>
              </w:rPr>
              <w:t xml:space="preserve">Порядковый № </w:t>
            </w:r>
          </w:p>
          <w:p w:rsidR="0005134E" w:rsidRPr="00DF047E" w:rsidRDefault="0005134E"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05134E" w:rsidRPr="00DF047E" w:rsidRDefault="0005134E" w:rsidP="00714D9C">
            <w:pPr>
              <w:ind w:firstLine="19"/>
              <w:jc w:val="center"/>
              <w:rPr>
                <w:rFonts w:cs="Arial"/>
                <w:color w:val="000000"/>
                <w:sz w:val="20"/>
                <w:szCs w:val="20"/>
              </w:rPr>
            </w:pPr>
            <w:r w:rsidRPr="00DF047E">
              <w:rPr>
                <w:rFonts w:cs="Arial"/>
                <w:color w:val="000000"/>
                <w:sz w:val="20"/>
                <w:szCs w:val="20"/>
              </w:rPr>
              <w:t>Статус</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C67F25" w:rsidRDefault="002D1787" w:rsidP="002D1787">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ПЛАН - Планируется</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right"/>
              <w:rPr>
                <w:rFonts w:cs="Arial"/>
                <w:color w:val="000000"/>
                <w:sz w:val="20"/>
                <w:szCs w:val="20"/>
              </w:rPr>
            </w:pPr>
            <w:r w:rsidRPr="002D1787">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СГПЛ - Отпр на согл Пл ТОиР БЕ ГОК</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right"/>
              <w:rPr>
                <w:rFonts w:cs="Arial"/>
                <w:color w:val="000000"/>
                <w:sz w:val="20"/>
                <w:szCs w:val="20"/>
              </w:rPr>
            </w:pPr>
            <w:r w:rsidRPr="002D1787">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ССПЛ - Cогл Ст Пл ТОиР БЕ ГОК</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right"/>
              <w:rPr>
                <w:rFonts w:cs="Arial"/>
                <w:color w:val="000000"/>
                <w:sz w:val="20"/>
                <w:szCs w:val="20"/>
              </w:rPr>
            </w:pPr>
            <w:r w:rsidRPr="002D1787">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МТРН - Материалы не оценены</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МТРЦ - МТР оценены</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СРОЧ - Срочная закупка</w:t>
            </w:r>
          </w:p>
        </w:tc>
      </w:tr>
      <w:tr w:rsidR="002D1787" w:rsidRPr="002D1787"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2D1787" w:rsidRPr="002D1787" w:rsidRDefault="002D1787" w:rsidP="002D1787">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2D1787" w:rsidRPr="00C12716" w:rsidRDefault="002D1787" w:rsidP="002D1787">
            <w:pPr>
              <w:ind w:firstLine="19"/>
              <w:jc w:val="left"/>
              <w:rPr>
                <w:rFonts w:cs="Arial"/>
                <w:color w:val="000000"/>
                <w:sz w:val="20"/>
                <w:szCs w:val="20"/>
              </w:rPr>
            </w:pPr>
            <w:r w:rsidRPr="009721BA">
              <w:rPr>
                <w:rFonts w:cs="Arial"/>
                <w:color w:val="000000"/>
                <w:sz w:val="20"/>
                <w:szCs w:val="20"/>
              </w:rPr>
              <w:t>ПЗТГ - Согласован ПЗТГ</w:t>
            </w:r>
          </w:p>
        </w:tc>
      </w:tr>
      <w:tr w:rsidR="00A72EC8" w:rsidRPr="002D1787" w:rsidTr="00A72EC8">
        <w:trPr>
          <w:cantSplit/>
          <w:ins w:id="906" w:author="Киселев Юрий Валерьевич" w:date="2022-03-24T17:44: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2D1787" w:rsidRDefault="00A72EC8" w:rsidP="00A72EC8">
            <w:pPr>
              <w:ind w:firstLine="19"/>
              <w:jc w:val="left"/>
              <w:rPr>
                <w:ins w:id="907" w:author="Киселев Юрий Валерьевич" w:date="2022-03-24T17:44: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908" w:author="Киселев Юрий Валерьевич" w:date="2022-03-24T17:44:00Z"/>
                <w:rFonts w:cs="Arial"/>
                <w:color w:val="000000"/>
                <w:sz w:val="20"/>
                <w:szCs w:val="20"/>
              </w:rPr>
            </w:pPr>
            <w:ins w:id="909" w:author="Киселев Юрий Валерьевич" w:date="2022-03-24T17:45:00Z">
              <w:r w:rsidRPr="00A72EC8">
                <w:rPr>
                  <w:rFonts w:cs="Arial"/>
                  <w:color w:val="000000"/>
                  <w:sz w:val="20"/>
                  <w:szCs w:val="20"/>
                </w:rPr>
                <w:t>РЗПР</w:t>
              </w:r>
              <w:r>
                <w:rPr>
                  <w:rFonts w:cs="Arial"/>
                  <w:color w:val="000000"/>
                  <w:sz w:val="20"/>
                  <w:szCs w:val="20"/>
                </w:rPr>
                <w:t xml:space="preserve"> - Р</w:t>
              </w:r>
              <w:r w:rsidRPr="00A72EC8">
                <w:rPr>
                  <w:rFonts w:cs="Arial"/>
                  <w:color w:val="000000"/>
                  <w:sz w:val="20"/>
                  <w:szCs w:val="20"/>
                </w:rPr>
                <w:t>аботы запланир. подрядчиком</w:t>
              </w:r>
            </w:ins>
          </w:p>
        </w:tc>
      </w:tr>
      <w:tr w:rsidR="00A72EC8" w:rsidRPr="002D1787" w:rsidTr="00714D9C">
        <w:trPr>
          <w:cantSplit/>
          <w:ins w:id="910" w:author="Киселев Юрий Валерьевич" w:date="2022-03-24T17:44: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2D1787" w:rsidRDefault="00A72EC8" w:rsidP="00A72EC8">
            <w:pPr>
              <w:ind w:firstLine="19"/>
              <w:jc w:val="left"/>
              <w:rPr>
                <w:ins w:id="911" w:author="Киселев Юрий Валерьевич" w:date="2022-03-24T17:44: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912" w:author="Киселев Юрий Валерьевич" w:date="2022-03-24T17:44:00Z"/>
                <w:rFonts w:cs="Arial"/>
                <w:color w:val="000000"/>
                <w:sz w:val="20"/>
                <w:szCs w:val="20"/>
              </w:rPr>
            </w:pPr>
            <w:ins w:id="913" w:author="Киселев Юрий Валерьевич" w:date="2022-03-24T17:45:00Z">
              <w:r w:rsidRPr="00A72EC8">
                <w:rPr>
                  <w:rFonts w:cs="Arial"/>
                  <w:color w:val="000000"/>
                  <w:sz w:val="20"/>
                  <w:szCs w:val="20"/>
                </w:rPr>
                <w:t>РИПР</w:t>
              </w:r>
              <w:r>
                <w:rPr>
                  <w:rFonts w:cs="Arial"/>
                  <w:color w:val="000000"/>
                  <w:sz w:val="20"/>
                  <w:szCs w:val="20"/>
                </w:rPr>
                <w:t xml:space="preserve"> - </w:t>
              </w:r>
              <w:r w:rsidRPr="00A72EC8">
                <w:rPr>
                  <w:rFonts w:cs="Arial"/>
                  <w:color w:val="000000"/>
                  <w:sz w:val="20"/>
                  <w:szCs w:val="20"/>
                </w:rPr>
                <w:t>Работы исполнены подрячиком</w:t>
              </w:r>
            </w:ins>
          </w:p>
        </w:tc>
      </w:tr>
    </w:tbl>
    <w:p w:rsidR="0005134E" w:rsidRDefault="0005134E" w:rsidP="00762D33">
      <w:pPr>
        <w:spacing w:after="200" w:line="276" w:lineRule="auto"/>
        <w:jc w:val="left"/>
        <w:rPr>
          <w:rFonts w:eastAsia="Calibri" w:cs="Arial"/>
        </w:rPr>
      </w:pPr>
    </w:p>
    <w:p w:rsidR="00762D33" w:rsidRPr="005242FE" w:rsidRDefault="00762D33" w:rsidP="00762D33">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23</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PM_</w:t>
      </w:r>
      <w:r>
        <w:rPr>
          <w:rFonts w:eastAsia="Calibri" w:cs="Arial"/>
          <w:b/>
          <w:sz w:val="22"/>
        </w:rPr>
        <w:t>ETO</w:t>
      </w:r>
    </w:p>
    <w:tbl>
      <w:tblPr>
        <w:tblW w:w="5000" w:type="pct"/>
        <w:tblCellMar>
          <w:left w:w="0" w:type="dxa"/>
          <w:right w:w="0" w:type="dxa"/>
        </w:tblCellMar>
        <w:tblLook w:val="04A0" w:firstRow="1" w:lastRow="0" w:firstColumn="1" w:lastColumn="0" w:noHBand="0" w:noVBand="1"/>
      </w:tblPr>
      <w:tblGrid>
        <w:gridCol w:w="3509"/>
        <w:gridCol w:w="6667"/>
      </w:tblGrid>
      <w:tr w:rsidR="00762D33" w:rsidRPr="007008A3" w:rsidTr="00762D33">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762D33" w:rsidRPr="00DF047E" w:rsidRDefault="00762D33" w:rsidP="00762D33">
            <w:pPr>
              <w:ind w:firstLine="19"/>
              <w:jc w:val="center"/>
              <w:rPr>
                <w:rFonts w:cs="Arial"/>
                <w:color w:val="000000"/>
                <w:sz w:val="20"/>
                <w:szCs w:val="20"/>
              </w:rPr>
            </w:pPr>
            <w:r w:rsidRPr="00DF047E">
              <w:rPr>
                <w:rFonts w:cs="Arial"/>
                <w:color w:val="000000"/>
                <w:sz w:val="20"/>
                <w:szCs w:val="20"/>
              </w:rPr>
              <w:t xml:space="preserve">Порядковый № </w:t>
            </w:r>
          </w:p>
          <w:p w:rsidR="00762D33" w:rsidRPr="00DF047E" w:rsidRDefault="00762D33" w:rsidP="00762D33">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762D33" w:rsidRPr="00DF047E" w:rsidRDefault="00762D33" w:rsidP="00762D33">
            <w:pPr>
              <w:ind w:firstLine="19"/>
              <w:jc w:val="center"/>
              <w:rPr>
                <w:rFonts w:cs="Arial"/>
                <w:color w:val="000000"/>
                <w:sz w:val="20"/>
                <w:szCs w:val="20"/>
              </w:rPr>
            </w:pPr>
            <w:r w:rsidRPr="00DF047E">
              <w:rPr>
                <w:rFonts w:cs="Arial"/>
                <w:color w:val="000000"/>
                <w:sz w:val="20"/>
                <w:szCs w:val="20"/>
              </w:rPr>
              <w:t>Статус</w:t>
            </w:r>
          </w:p>
        </w:tc>
      </w:tr>
      <w:tr w:rsidR="003F573B" w:rsidRPr="003F573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F573B" w:rsidRPr="00C67F25" w:rsidRDefault="003F573B" w:rsidP="009721BA">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F573B" w:rsidRPr="00C67F25" w:rsidRDefault="003F573B" w:rsidP="003F573B">
            <w:pPr>
              <w:ind w:firstLine="19"/>
              <w:jc w:val="left"/>
              <w:rPr>
                <w:rFonts w:cs="Arial"/>
                <w:color w:val="000000"/>
                <w:sz w:val="20"/>
                <w:szCs w:val="20"/>
              </w:rPr>
            </w:pPr>
            <w:r w:rsidRPr="009721BA">
              <w:rPr>
                <w:rFonts w:cs="Arial"/>
                <w:color w:val="000000"/>
                <w:sz w:val="20"/>
                <w:szCs w:val="20"/>
              </w:rPr>
              <w:t>ЗАПЛ - Запланирован</w:t>
            </w:r>
          </w:p>
        </w:tc>
      </w:tr>
      <w:tr w:rsidR="003F573B" w:rsidRPr="003F573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3F573B" w:rsidRPr="003F573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СРОЧ - Срочная закупка</w:t>
            </w:r>
          </w:p>
        </w:tc>
      </w:tr>
      <w:tr w:rsidR="003F573B" w:rsidRPr="003F573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МТРЦ - МТР оценены</w:t>
            </w:r>
          </w:p>
        </w:tc>
      </w:tr>
      <w:tr w:rsidR="003F573B" w:rsidRPr="003F573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МТРН - Материалы не оценены</w:t>
            </w:r>
          </w:p>
        </w:tc>
      </w:tr>
      <w:tr w:rsidR="003F573B" w:rsidRPr="003F573B" w:rsidTr="00762D33">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F573B" w:rsidRPr="00C12716" w:rsidRDefault="003F573B" w:rsidP="003F573B">
            <w:pPr>
              <w:ind w:firstLine="19"/>
              <w:jc w:val="lef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F573B" w:rsidRPr="00C12716" w:rsidDel="00F37F49" w:rsidRDefault="003F573B" w:rsidP="003F573B">
            <w:pPr>
              <w:ind w:firstLine="19"/>
              <w:jc w:val="left"/>
              <w:rPr>
                <w:rFonts w:cs="Arial"/>
                <w:color w:val="000000"/>
                <w:sz w:val="20"/>
                <w:szCs w:val="20"/>
              </w:rPr>
            </w:pPr>
            <w:r w:rsidRPr="009721BA">
              <w:rPr>
                <w:rFonts w:cs="Arial"/>
                <w:color w:val="000000"/>
                <w:sz w:val="20"/>
                <w:szCs w:val="20"/>
              </w:rPr>
              <w:t>НДСГ - Наряд-допуск согласован</w:t>
            </w:r>
          </w:p>
        </w:tc>
      </w:tr>
      <w:tr w:rsidR="00A72EC8" w:rsidRPr="003F573B" w:rsidTr="00A72EC8">
        <w:trPr>
          <w:cantSplit/>
          <w:ins w:id="914" w:author="Киселев Юрий Валерьевич" w:date="2022-03-24T17:45: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C12716" w:rsidRDefault="00A72EC8" w:rsidP="00A72EC8">
            <w:pPr>
              <w:ind w:firstLine="19"/>
              <w:jc w:val="left"/>
              <w:rPr>
                <w:ins w:id="915" w:author="Киселев Юрий Валерьевич" w:date="2022-03-24T17:45: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916" w:author="Киселев Юрий Валерьевич" w:date="2022-03-24T17:45:00Z"/>
                <w:rFonts w:cs="Arial"/>
                <w:color w:val="000000"/>
                <w:sz w:val="20"/>
                <w:szCs w:val="20"/>
              </w:rPr>
            </w:pPr>
            <w:ins w:id="917" w:author="Киселев Юрий Валерьевич" w:date="2022-03-24T17:45:00Z">
              <w:r w:rsidRPr="00A72EC8">
                <w:rPr>
                  <w:rFonts w:cs="Arial"/>
                  <w:color w:val="000000"/>
                  <w:sz w:val="20"/>
                  <w:szCs w:val="20"/>
                </w:rPr>
                <w:t>РЗПР</w:t>
              </w:r>
              <w:r>
                <w:rPr>
                  <w:rFonts w:cs="Arial"/>
                  <w:color w:val="000000"/>
                  <w:sz w:val="20"/>
                  <w:szCs w:val="20"/>
                </w:rPr>
                <w:t xml:space="preserve"> - Р</w:t>
              </w:r>
              <w:r w:rsidRPr="00A72EC8">
                <w:rPr>
                  <w:rFonts w:cs="Arial"/>
                  <w:color w:val="000000"/>
                  <w:sz w:val="20"/>
                  <w:szCs w:val="20"/>
                </w:rPr>
                <w:t>аботы запланир. подрядчиком</w:t>
              </w:r>
            </w:ins>
          </w:p>
        </w:tc>
      </w:tr>
      <w:tr w:rsidR="00A72EC8" w:rsidRPr="003F573B" w:rsidTr="00762D33">
        <w:trPr>
          <w:cantSplit/>
          <w:ins w:id="918" w:author="Киселев Юрий Валерьевич" w:date="2022-03-24T17:45:00Z"/>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A72EC8" w:rsidRPr="00C12716" w:rsidRDefault="00A72EC8" w:rsidP="00A72EC8">
            <w:pPr>
              <w:ind w:firstLine="19"/>
              <w:jc w:val="left"/>
              <w:rPr>
                <w:ins w:id="919" w:author="Киселев Юрий Валерьевич" w:date="2022-03-24T17:45:00Z"/>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A72EC8" w:rsidRPr="009721BA" w:rsidRDefault="00A72EC8" w:rsidP="00A72EC8">
            <w:pPr>
              <w:ind w:firstLine="19"/>
              <w:jc w:val="left"/>
              <w:rPr>
                <w:ins w:id="920" w:author="Киселев Юрий Валерьевич" w:date="2022-03-24T17:45:00Z"/>
                <w:rFonts w:cs="Arial"/>
                <w:color w:val="000000"/>
                <w:sz w:val="20"/>
                <w:szCs w:val="20"/>
              </w:rPr>
            </w:pPr>
            <w:ins w:id="921" w:author="Киселев Юрий Валерьевич" w:date="2022-03-24T17:45:00Z">
              <w:r w:rsidRPr="00A72EC8">
                <w:rPr>
                  <w:rFonts w:cs="Arial"/>
                  <w:color w:val="000000"/>
                  <w:sz w:val="20"/>
                  <w:szCs w:val="20"/>
                </w:rPr>
                <w:t>РИПР</w:t>
              </w:r>
              <w:r>
                <w:rPr>
                  <w:rFonts w:cs="Arial"/>
                  <w:color w:val="000000"/>
                  <w:sz w:val="20"/>
                  <w:szCs w:val="20"/>
                </w:rPr>
                <w:t xml:space="preserve"> - </w:t>
              </w:r>
              <w:r w:rsidRPr="00A72EC8">
                <w:rPr>
                  <w:rFonts w:cs="Arial"/>
                  <w:color w:val="000000"/>
                  <w:sz w:val="20"/>
                  <w:szCs w:val="20"/>
                </w:rPr>
                <w:t>Работы исполнены подрячиком</w:t>
              </w:r>
            </w:ins>
          </w:p>
        </w:tc>
      </w:tr>
    </w:tbl>
    <w:p w:rsidR="00712F24" w:rsidRDefault="00712F24" w:rsidP="00762D33">
      <w:pPr>
        <w:spacing w:after="200" w:line="276" w:lineRule="auto"/>
        <w:ind w:firstLine="0"/>
        <w:jc w:val="left"/>
        <w:rPr>
          <w:rFonts w:eastAsia="Calibri" w:cs="Arial"/>
        </w:rPr>
      </w:pPr>
    </w:p>
    <w:p w:rsidR="000315BB" w:rsidRPr="005242FE" w:rsidRDefault="000315BB" w:rsidP="000315BB">
      <w:pPr>
        <w:spacing w:after="200" w:line="276" w:lineRule="auto"/>
        <w:jc w:val="right"/>
        <w:rPr>
          <w:rFonts w:eastAsia="Calibri" w:cs="Arial"/>
          <w:b/>
          <w:sz w:val="22"/>
        </w:rPr>
      </w:pPr>
      <w:r w:rsidRPr="00B153FA">
        <w:rPr>
          <w:rFonts w:cs="Arial"/>
          <w:b/>
          <w:sz w:val="22"/>
        </w:rPr>
        <w:t xml:space="preserve">Таблица </w:t>
      </w:r>
      <w:r w:rsidRPr="00B153FA">
        <w:rPr>
          <w:rFonts w:cs="Arial"/>
          <w:b/>
          <w:sz w:val="22"/>
        </w:rPr>
        <w:fldChar w:fldCharType="begin"/>
      </w:r>
      <w:r w:rsidRPr="00B153FA">
        <w:rPr>
          <w:rFonts w:cs="Arial"/>
          <w:b/>
          <w:sz w:val="22"/>
        </w:rPr>
        <w:instrText xml:space="preserve"> SEQ Таблица \* ARABIC </w:instrText>
      </w:r>
      <w:r w:rsidRPr="00B153FA">
        <w:rPr>
          <w:rFonts w:cs="Arial"/>
          <w:b/>
          <w:sz w:val="22"/>
        </w:rPr>
        <w:fldChar w:fldCharType="separate"/>
      </w:r>
      <w:r w:rsidR="00E24180">
        <w:rPr>
          <w:rFonts w:cs="Arial"/>
          <w:b/>
          <w:noProof/>
          <w:sz w:val="22"/>
        </w:rPr>
        <w:t>24</w:t>
      </w:r>
      <w:r w:rsidRPr="00B153FA">
        <w:rPr>
          <w:rFonts w:cs="Arial"/>
          <w:b/>
          <w:sz w:val="22"/>
        </w:rPr>
        <w:fldChar w:fldCharType="end"/>
      </w:r>
      <w:r w:rsidRPr="00B153FA">
        <w:rPr>
          <w:rFonts w:cs="Arial"/>
          <w:b/>
          <w:sz w:val="22"/>
        </w:rPr>
        <w:t>.</w:t>
      </w:r>
      <w:r w:rsidRPr="00B153FA">
        <w:rPr>
          <w:rFonts w:eastAsia="Calibri" w:cs="Arial"/>
          <w:b/>
          <w:sz w:val="22"/>
        </w:rPr>
        <w:t xml:space="preserve"> Статусная схема </w:t>
      </w:r>
      <w:r w:rsidR="007640EB" w:rsidRPr="007640EB">
        <w:rPr>
          <w:rFonts w:eastAsia="Calibri" w:cs="Arial"/>
          <w:b/>
          <w:sz w:val="22"/>
        </w:rPr>
        <w:t>PM_CRMM</w:t>
      </w:r>
    </w:p>
    <w:tbl>
      <w:tblPr>
        <w:tblW w:w="5000" w:type="pct"/>
        <w:tblCellMar>
          <w:left w:w="0" w:type="dxa"/>
          <w:right w:w="0" w:type="dxa"/>
        </w:tblCellMar>
        <w:tblLook w:val="04A0" w:firstRow="1" w:lastRow="0" w:firstColumn="1" w:lastColumn="0" w:noHBand="0" w:noVBand="1"/>
      </w:tblPr>
      <w:tblGrid>
        <w:gridCol w:w="3509"/>
        <w:gridCol w:w="6667"/>
      </w:tblGrid>
      <w:tr w:rsidR="000315BB" w:rsidRPr="007008A3" w:rsidTr="00714D9C">
        <w:trPr>
          <w:cantSplit/>
        </w:trPr>
        <w:tc>
          <w:tcPr>
            <w:tcW w:w="1724" w:type="pct"/>
            <w:tcBorders>
              <w:top w:val="single" w:sz="8"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bottom"/>
          </w:tcPr>
          <w:p w:rsidR="000315BB" w:rsidRPr="00DF047E" w:rsidRDefault="000315BB" w:rsidP="00714D9C">
            <w:pPr>
              <w:ind w:firstLine="19"/>
              <w:jc w:val="center"/>
              <w:rPr>
                <w:rFonts w:cs="Arial"/>
                <w:color w:val="000000"/>
                <w:sz w:val="20"/>
                <w:szCs w:val="20"/>
              </w:rPr>
            </w:pPr>
            <w:r w:rsidRPr="00DF047E">
              <w:rPr>
                <w:rFonts w:cs="Arial"/>
                <w:color w:val="000000"/>
                <w:sz w:val="20"/>
                <w:szCs w:val="20"/>
              </w:rPr>
              <w:t xml:space="preserve">Порядковый № </w:t>
            </w:r>
          </w:p>
          <w:p w:rsidR="000315BB" w:rsidRPr="00DF047E" w:rsidRDefault="000315BB" w:rsidP="00714D9C">
            <w:pPr>
              <w:ind w:firstLine="19"/>
              <w:jc w:val="center"/>
              <w:rPr>
                <w:rFonts w:cs="Arial"/>
                <w:color w:val="000000"/>
                <w:sz w:val="20"/>
                <w:szCs w:val="20"/>
              </w:rPr>
            </w:pPr>
            <w:r w:rsidRPr="00DF047E">
              <w:rPr>
                <w:rFonts w:cs="Arial"/>
                <w:color w:val="000000"/>
                <w:sz w:val="20"/>
                <w:szCs w:val="20"/>
              </w:rPr>
              <w:t>(для «статусов без порядкового номера» не заполняется)</w:t>
            </w:r>
          </w:p>
        </w:tc>
        <w:tc>
          <w:tcPr>
            <w:tcW w:w="3276" w:type="pct"/>
            <w:tcBorders>
              <w:top w:val="single" w:sz="8" w:space="0" w:color="auto"/>
              <w:left w:val="nil"/>
              <w:bottom w:val="single" w:sz="8" w:space="0" w:color="auto"/>
              <w:right w:val="single" w:sz="12" w:space="0" w:color="auto"/>
            </w:tcBorders>
            <w:shd w:val="clear" w:color="auto" w:fill="FFC000"/>
            <w:tcMar>
              <w:top w:w="0" w:type="dxa"/>
              <w:left w:w="108" w:type="dxa"/>
              <w:bottom w:w="0" w:type="dxa"/>
              <w:right w:w="108" w:type="dxa"/>
            </w:tcMar>
            <w:vAlign w:val="bottom"/>
          </w:tcPr>
          <w:p w:rsidR="000315BB" w:rsidRPr="00DF047E" w:rsidRDefault="000315BB" w:rsidP="00714D9C">
            <w:pPr>
              <w:ind w:firstLine="19"/>
              <w:jc w:val="center"/>
              <w:rPr>
                <w:rFonts w:cs="Arial"/>
                <w:color w:val="000000"/>
                <w:sz w:val="20"/>
                <w:szCs w:val="20"/>
              </w:rPr>
            </w:pPr>
            <w:r w:rsidRPr="00DF047E">
              <w:rPr>
                <w:rFonts w:cs="Arial"/>
                <w:color w:val="000000"/>
                <w:sz w:val="20"/>
                <w:szCs w:val="20"/>
              </w:rPr>
              <w:t>Статус</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C67F25" w:rsidRDefault="00386249" w:rsidP="00C12716">
            <w:pPr>
              <w:ind w:firstLine="19"/>
              <w:jc w:val="right"/>
              <w:rPr>
                <w:rFonts w:cs="Arial"/>
                <w:color w:val="000000"/>
                <w:sz w:val="20"/>
                <w:szCs w:val="20"/>
              </w:rPr>
            </w:pPr>
            <w:r w:rsidRPr="00C12716">
              <w:rPr>
                <w:rFonts w:cs="Arial"/>
                <w:color w:val="000000"/>
                <w:sz w:val="20"/>
                <w:szCs w:val="20"/>
              </w:rPr>
              <w:t>1</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RDefault="00386249" w:rsidP="00386249">
            <w:pPr>
              <w:ind w:firstLine="19"/>
              <w:jc w:val="left"/>
              <w:rPr>
                <w:rFonts w:cs="Arial"/>
                <w:color w:val="000000"/>
                <w:sz w:val="20"/>
                <w:szCs w:val="20"/>
              </w:rPr>
            </w:pPr>
            <w:r w:rsidRPr="009721BA">
              <w:rPr>
                <w:rFonts w:cs="Arial"/>
                <w:color w:val="000000"/>
                <w:sz w:val="20"/>
                <w:szCs w:val="20"/>
              </w:rPr>
              <w:t>ПЛАН - Планируется</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r w:rsidRPr="00386249">
              <w:rPr>
                <w:rFonts w:cs="Arial"/>
                <w:color w:val="000000"/>
                <w:sz w:val="20"/>
                <w:szCs w:val="20"/>
              </w:rPr>
              <w:t>2</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СГПЛ - Отпр на согл Пл ЦРММ БЕ ГОК</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r w:rsidRPr="00386249">
              <w:rPr>
                <w:rFonts w:cs="Arial"/>
                <w:color w:val="000000"/>
                <w:sz w:val="20"/>
                <w:szCs w:val="20"/>
              </w:rPr>
              <w:t>3</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ССПЛ - Cогл Ст Пл ЦРММ БЕ ГОК</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r w:rsidRPr="00386249">
              <w:rPr>
                <w:rFonts w:cs="Arial"/>
                <w:color w:val="000000"/>
                <w:sz w:val="20"/>
                <w:szCs w:val="20"/>
              </w:rPr>
              <w:t>4</w:t>
            </w: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СГГС - Согл Гл спец ЦРММ БЕ ГОК</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ГОД - Заказ включен в годовой план</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УТВГ - Утвержден в программе ремонтов</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УТВП - Утв в программе и бюджете</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МЕС - Заказ включен в месячный план</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УТВМ - Утв в месячном плане-графике</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НЕД - Заказ включен в недельный план</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УТВН - Утв в недельном плане-графике</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ГИП - Согласован Главным инженером</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ПТОГ - Согл ПТО в год плане-графике</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ПТОМ - Согл ПТО в мес плане-графике</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КОРР - Требует корректировки</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ТРОС - Требует осмечивания</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ОСМЧ - Осмечен</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МТРП - Материалы запланированы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РАНГ - Заказу присвоен ранг</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МТРК - МТР необх-мо откорректировать</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МТРЗ - Материалы заменены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МТРС - Замененные МТР согласованы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МТРН - Материалы не оценены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БЛНС - Выполнена балансир-ка ресурсов</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ТРКБ - Требуется коррект-ка бюджета</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КОРБ - Бюджет выделен и скорректир-н</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ТРСХ - Треб синхронизация заказов</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СИНХ - Заказы синхронизированы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ИСПП - Исполнители запланированы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ИСПК - Треб-ся заменить исполнителей</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ИСПЗ - Исполнители заменены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ИСПС - Исполнители согласованы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ВПС - ВПС сбаланс в рамках подразд</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ВПСС - ВПС сбаланс со смежн заказами</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ДФКТ - ДефВедомость сформирована</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ПРНТ - Работы приняты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ПУСТ - Заказ треб ДопНаполн СоздБезТК</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ПОЛН - Заказ наполнен вручную</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ПРОВ - Заказ проверен Ст. Планиров-ом</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ОСТ - Утвержден в графике ОстРемонта</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МПРО - Планир-е ОстРемонта выполнено</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МПРП - Планир-е ОстРемонт согласовано</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МПРА - Авт планир ОстРемонт выполнено</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НПРН - Работы не приняты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СРОЧ - Срочная закупка</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НМАТ - Нет материалов</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МАТП - Материалы подтверждены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МТРЦ - МТР оценены</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ТКБЕ - Бюджет на год утвержден ТК БЕ</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ПРЭК - Принято эксплуатацией</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КРМТ - Капитализируемый ремонт</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ОТКБ - Коррект-ка бюджета отклонена</w:t>
            </w:r>
          </w:p>
        </w:tc>
      </w:tr>
      <w:tr w:rsidR="00386249" w:rsidRPr="00386249" w:rsidTr="00714D9C">
        <w:trPr>
          <w:cantSplit/>
        </w:trPr>
        <w:tc>
          <w:tcPr>
            <w:tcW w:w="1724" w:type="pct"/>
            <w:tcBorders>
              <w:top w:val="single" w:sz="8" w:space="0" w:color="auto"/>
              <w:left w:val="single" w:sz="12" w:space="0" w:color="auto"/>
              <w:bottom w:val="single" w:sz="8" w:space="0" w:color="auto"/>
              <w:right w:val="single" w:sz="8" w:space="0" w:color="auto"/>
            </w:tcBorders>
            <w:tcMar>
              <w:top w:w="0" w:type="dxa"/>
              <w:left w:w="108" w:type="dxa"/>
              <w:bottom w:w="0" w:type="dxa"/>
              <w:right w:w="108" w:type="dxa"/>
            </w:tcMar>
            <w:vAlign w:val="bottom"/>
          </w:tcPr>
          <w:p w:rsidR="00386249" w:rsidRPr="00386249" w:rsidRDefault="00386249" w:rsidP="009721BA">
            <w:pPr>
              <w:ind w:firstLine="19"/>
              <w:jc w:val="right"/>
              <w:rPr>
                <w:rFonts w:cs="Arial"/>
                <w:color w:val="000000"/>
                <w:sz w:val="20"/>
                <w:szCs w:val="20"/>
              </w:rPr>
            </w:pPr>
          </w:p>
        </w:tc>
        <w:tc>
          <w:tcPr>
            <w:tcW w:w="3276" w:type="pct"/>
            <w:tcBorders>
              <w:top w:val="single" w:sz="8" w:space="0" w:color="auto"/>
              <w:left w:val="nil"/>
              <w:bottom w:val="single" w:sz="8" w:space="0" w:color="auto"/>
              <w:right w:val="single" w:sz="12" w:space="0" w:color="auto"/>
            </w:tcBorders>
            <w:tcMar>
              <w:top w:w="0" w:type="dxa"/>
              <w:left w:w="108" w:type="dxa"/>
              <w:bottom w:w="0" w:type="dxa"/>
              <w:right w:w="108" w:type="dxa"/>
            </w:tcMar>
            <w:vAlign w:val="bottom"/>
          </w:tcPr>
          <w:p w:rsidR="00386249" w:rsidRPr="00C12716" w:rsidDel="00F37F49" w:rsidRDefault="00386249" w:rsidP="00386249">
            <w:pPr>
              <w:ind w:firstLine="19"/>
              <w:jc w:val="left"/>
              <w:rPr>
                <w:rFonts w:cs="Arial"/>
                <w:color w:val="000000"/>
                <w:sz w:val="20"/>
                <w:szCs w:val="20"/>
              </w:rPr>
            </w:pPr>
            <w:r w:rsidRPr="009721BA">
              <w:rPr>
                <w:rFonts w:cs="Arial"/>
                <w:color w:val="000000"/>
                <w:sz w:val="20"/>
                <w:szCs w:val="20"/>
              </w:rPr>
              <w:t>НДСГ - Наряд-допуск согласован</w:t>
            </w:r>
          </w:p>
        </w:tc>
      </w:tr>
    </w:tbl>
    <w:p w:rsidR="000315BB" w:rsidRPr="00531223" w:rsidRDefault="000315BB" w:rsidP="00762D33">
      <w:pPr>
        <w:spacing w:after="200" w:line="276" w:lineRule="auto"/>
        <w:ind w:firstLine="0"/>
        <w:jc w:val="left"/>
        <w:rPr>
          <w:rFonts w:eastAsia="Calibri" w:cs="Arial"/>
        </w:rPr>
      </w:pPr>
    </w:p>
    <w:p w:rsidR="00D952AB" w:rsidRDefault="00D952AB" w:rsidP="00B153FA">
      <w:pPr>
        <w:pStyle w:val="3"/>
      </w:pPr>
      <w:bookmarkStart w:id="922" w:name="_Toc65846414"/>
      <w:r>
        <w:t>Планы</w:t>
      </w:r>
      <w:r w:rsidRPr="001F19BD">
        <w:t xml:space="preserve"> ТОРО</w:t>
      </w:r>
      <w:bookmarkEnd w:id="922"/>
    </w:p>
    <w:p w:rsidR="00D952AB" w:rsidRPr="00554843" w:rsidRDefault="00D952AB" w:rsidP="00554843">
      <w:pPr>
        <w:spacing w:after="240" w:line="276" w:lineRule="auto"/>
        <w:rPr>
          <w:rFonts w:cs="Arial"/>
        </w:rPr>
      </w:pPr>
      <w:r w:rsidRPr="00554843">
        <w:rPr>
          <w:rFonts w:cs="Arial"/>
        </w:rPr>
        <w:t>План ТОРО – объект системы, использующийся для формирования заказов ТОРО, а также сообщений для объектов метрологической службы, в рамках процессов планирования воздействий. Подробное описание планов ТОРО представлено в КД «</w:t>
      </w:r>
      <w:r w:rsidR="001710A8">
        <w:rPr>
          <w:rFonts w:cs="Arial"/>
        </w:rPr>
        <w:t>ERP.</w:t>
      </w:r>
      <w:r w:rsidR="000B519E">
        <w:rPr>
          <w:rFonts w:cs="Arial"/>
        </w:rPr>
        <w:t>4.6.1.2.</w:t>
      </w:r>
      <w:r w:rsidRPr="00554843">
        <w:rPr>
          <w:rFonts w:cs="Arial"/>
        </w:rPr>
        <w:t xml:space="preserve">7.PM.КД Управление основными данными по направлению ТОиР». </w:t>
      </w:r>
    </w:p>
    <w:p w:rsidR="00D952AB" w:rsidRPr="00554843" w:rsidRDefault="00D952AB" w:rsidP="00554843">
      <w:pPr>
        <w:spacing w:after="240" w:line="276" w:lineRule="auto"/>
        <w:rPr>
          <w:rFonts w:cs="Arial"/>
        </w:rPr>
      </w:pPr>
      <w:r w:rsidRPr="00554843">
        <w:rPr>
          <w:rFonts w:cs="Arial"/>
        </w:rPr>
        <w:t>В таблице ниже указаны использующиеся в процессах планирования типы планов ТОРО.</w:t>
      </w:r>
    </w:p>
    <w:p w:rsidR="00D952AB" w:rsidRPr="00B153FA" w:rsidRDefault="00227322" w:rsidP="00752D14">
      <w:pPr>
        <w:pStyle w:val="Tabname"/>
        <w:keepNext/>
        <w:spacing w:after="240"/>
        <w:jc w:val="right"/>
        <w:rPr>
          <w:rFonts w:cs="Arial"/>
          <w:sz w:val="22"/>
          <w:szCs w:val="22"/>
        </w:rPr>
      </w:pP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25</w:t>
      </w:r>
      <w:r w:rsidRPr="00B153FA">
        <w:rPr>
          <w:rFonts w:cs="Arial"/>
          <w:sz w:val="22"/>
          <w:szCs w:val="22"/>
        </w:rPr>
        <w:fldChar w:fldCharType="end"/>
      </w:r>
      <w:r w:rsidRPr="00B153FA">
        <w:rPr>
          <w:rFonts w:cs="Arial"/>
          <w:sz w:val="22"/>
          <w:szCs w:val="22"/>
        </w:rPr>
        <w:t xml:space="preserve">. </w:t>
      </w:r>
      <w:r w:rsidR="00541001">
        <w:rPr>
          <w:rFonts w:eastAsia="Calibri" w:cs="Arial"/>
          <w:sz w:val="22"/>
          <w:szCs w:val="22"/>
        </w:rPr>
        <w:t>Типы планов</w:t>
      </w:r>
      <w:r w:rsidRPr="00B153FA">
        <w:rPr>
          <w:rFonts w:eastAsia="Calibri" w:cs="Arial"/>
          <w:sz w:val="22"/>
          <w:szCs w:val="22"/>
        </w:rPr>
        <w:t xml:space="preserve"> ТОРО</w:t>
      </w:r>
    </w:p>
    <w:tbl>
      <w:tblPr>
        <w:tblW w:w="5039" w:type="pct"/>
        <w:tblCellMar>
          <w:left w:w="0" w:type="dxa"/>
          <w:right w:w="0" w:type="dxa"/>
        </w:tblCellMar>
        <w:tblLook w:val="04A0" w:firstRow="1" w:lastRow="0" w:firstColumn="1" w:lastColumn="0" w:noHBand="0" w:noVBand="1"/>
      </w:tblPr>
      <w:tblGrid>
        <w:gridCol w:w="1567"/>
        <w:gridCol w:w="1685"/>
        <w:gridCol w:w="3179"/>
        <w:gridCol w:w="3829"/>
      </w:tblGrid>
      <w:tr w:rsidR="00D952AB" w:rsidRPr="007008A3" w:rsidTr="00C8680E">
        <w:trPr>
          <w:cantSplit/>
          <w:trHeight w:val="397"/>
          <w:tblHeader/>
        </w:trPr>
        <w:tc>
          <w:tcPr>
            <w:tcW w:w="764" w:type="pct"/>
            <w:tcBorders>
              <w:top w:val="single" w:sz="12" w:space="0" w:color="auto"/>
              <w:left w:val="single" w:sz="8" w:space="0" w:color="auto"/>
              <w:bottom w:val="single" w:sz="8" w:space="0" w:color="auto"/>
              <w:right w:val="single" w:sz="8" w:space="0" w:color="auto"/>
            </w:tcBorders>
            <w:shd w:val="clear" w:color="auto" w:fill="FFC000"/>
            <w:tcMar>
              <w:top w:w="0" w:type="dxa"/>
              <w:left w:w="108" w:type="dxa"/>
              <w:bottom w:w="0" w:type="dxa"/>
              <w:right w:w="108" w:type="dxa"/>
            </w:tcMar>
            <w:vAlign w:val="center"/>
          </w:tcPr>
          <w:p w:rsidR="00D952AB" w:rsidRPr="00B153FA" w:rsidRDefault="00D952AB" w:rsidP="00B153FA">
            <w:pPr>
              <w:spacing w:line="276" w:lineRule="auto"/>
              <w:ind w:firstLine="0"/>
              <w:jc w:val="center"/>
              <w:rPr>
                <w:rFonts w:eastAsiaTheme="minorHAnsi" w:cs="Arial"/>
                <w:b/>
              </w:rPr>
            </w:pPr>
            <w:r w:rsidRPr="00B153FA">
              <w:rPr>
                <w:rFonts w:eastAsiaTheme="minorHAnsi" w:cs="Arial"/>
                <w:b/>
              </w:rPr>
              <w:t>Тип плана</w:t>
            </w:r>
          </w:p>
        </w:tc>
        <w:tc>
          <w:tcPr>
            <w:tcW w:w="821"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tcPr>
          <w:p w:rsidR="00D952AB" w:rsidRPr="00B153FA" w:rsidRDefault="00D952AB" w:rsidP="00B153FA">
            <w:pPr>
              <w:spacing w:line="276" w:lineRule="auto"/>
              <w:ind w:firstLine="0"/>
              <w:jc w:val="center"/>
              <w:rPr>
                <w:rFonts w:cs="Arial"/>
                <w:b/>
              </w:rPr>
            </w:pPr>
            <w:r w:rsidRPr="00B153FA">
              <w:rPr>
                <w:rFonts w:cs="Arial"/>
                <w:b/>
              </w:rPr>
              <w:t>Наименование типа плана</w:t>
            </w:r>
          </w:p>
        </w:tc>
        <w:tc>
          <w:tcPr>
            <w:tcW w:w="1549" w:type="pct"/>
            <w:tcBorders>
              <w:top w:val="single" w:sz="12" w:space="0" w:color="auto"/>
              <w:left w:val="nil"/>
              <w:bottom w:val="single" w:sz="8" w:space="0" w:color="auto"/>
              <w:right w:val="single" w:sz="8" w:space="0" w:color="auto"/>
            </w:tcBorders>
            <w:shd w:val="clear" w:color="auto" w:fill="FFC000"/>
          </w:tcPr>
          <w:p w:rsidR="00D952AB" w:rsidRPr="00B153FA" w:rsidRDefault="00D952AB" w:rsidP="00B153FA">
            <w:pPr>
              <w:spacing w:line="276" w:lineRule="auto"/>
              <w:ind w:firstLine="0"/>
              <w:jc w:val="center"/>
              <w:rPr>
                <w:rFonts w:cs="Arial"/>
                <w:b/>
              </w:rPr>
            </w:pPr>
            <w:r w:rsidRPr="00B153FA">
              <w:rPr>
                <w:rFonts w:cs="Arial"/>
                <w:b/>
              </w:rPr>
              <w:t>Диапазон номеров</w:t>
            </w:r>
          </w:p>
        </w:tc>
        <w:tc>
          <w:tcPr>
            <w:tcW w:w="1866" w:type="pct"/>
            <w:tcBorders>
              <w:top w:val="single" w:sz="12" w:space="0" w:color="auto"/>
              <w:left w:val="single" w:sz="8" w:space="0" w:color="auto"/>
              <w:bottom w:val="single" w:sz="8" w:space="0" w:color="auto"/>
              <w:right w:val="single" w:sz="12" w:space="0" w:color="auto"/>
            </w:tcBorders>
            <w:shd w:val="clear" w:color="auto" w:fill="FFC000"/>
          </w:tcPr>
          <w:p w:rsidR="00D952AB" w:rsidRPr="00B153FA" w:rsidRDefault="00D952AB" w:rsidP="00B153FA">
            <w:pPr>
              <w:spacing w:line="276" w:lineRule="auto"/>
              <w:ind w:firstLine="0"/>
              <w:jc w:val="center"/>
              <w:rPr>
                <w:rFonts w:cs="Arial"/>
                <w:b/>
              </w:rPr>
            </w:pPr>
            <w:r w:rsidRPr="00B153FA">
              <w:rPr>
                <w:rFonts w:cs="Arial"/>
                <w:b/>
              </w:rPr>
              <w:t>Примечание</w:t>
            </w:r>
          </w:p>
        </w:tc>
      </w:tr>
      <w:tr w:rsidR="00D952AB" w:rsidRPr="007008A3" w:rsidTr="00C8680E">
        <w:trPr>
          <w:cantSplit/>
        </w:trPr>
        <w:tc>
          <w:tcPr>
            <w:tcW w:w="764"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rsidR="00D952AB" w:rsidRPr="00752D14" w:rsidRDefault="00D952AB" w:rsidP="00B153FA">
            <w:pPr>
              <w:ind w:firstLine="0"/>
              <w:rPr>
                <w:rFonts w:cs="Arial"/>
                <w:sz w:val="20"/>
                <w:szCs w:val="20"/>
              </w:rPr>
            </w:pPr>
            <w:r w:rsidRPr="00752D14">
              <w:rPr>
                <w:rFonts w:eastAsia="Calibri" w:cs="Arial"/>
                <w:bCs/>
                <w:color w:val="000000" w:themeColor="text1"/>
                <w:kern w:val="24"/>
                <w:sz w:val="20"/>
                <w:szCs w:val="20"/>
              </w:rPr>
              <w:t>PM</w:t>
            </w:r>
          </w:p>
        </w:tc>
        <w:tc>
          <w:tcPr>
            <w:tcW w:w="821"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rsidR="00D952AB" w:rsidRPr="00752D14" w:rsidRDefault="00CE6E77" w:rsidP="00B153FA">
            <w:pPr>
              <w:ind w:firstLine="0"/>
              <w:rPr>
                <w:rFonts w:cs="Arial"/>
                <w:sz w:val="20"/>
                <w:szCs w:val="20"/>
              </w:rPr>
            </w:pPr>
            <w:r w:rsidRPr="00752D14">
              <w:rPr>
                <w:rFonts w:eastAsia="Calibri" w:cs="Arial"/>
                <w:bCs/>
                <w:color w:val="000000" w:themeColor="text1"/>
                <w:kern w:val="24"/>
                <w:sz w:val="20"/>
                <w:szCs w:val="20"/>
              </w:rPr>
              <w:t>ТОРО по ППР</w:t>
            </w:r>
          </w:p>
        </w:tc>
        <w:tc>
          <w:tcPr>
            <w:tcW w:w="1549" w:type="pct"/>
            <w:tcBorders>
              <w:top w:val="single" w:sz="8" w:space="0" w:color="auto"/>
              <w:left w:val="single" w:sz="8" w:space="0" w:color="auto"/>
              <w:bottom w:val="single" w:sz="4" w:space="0" w:color="auto"/>
              <w:right w:val="single" w:sz="8" w:space="0" w:color="auto"/>
            </w:tcBorders>
          </w:tcPr>
          <w:p w:rsidR="00D952AB" w:rsidRPr="00752D14" w:rsidRDefault="00024FAA"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1</w:t>
            </w:r>
            <w:r w:rsidR="00D952AB" w:rsidRPr="00752D14">
              <w:rPr>
                <w:rFonts w:eastAsia="Calibri" w:cs="Arial"/>
                <w:bCs/>
                <w:color w:val="000000" w:themeColor="text1"/>
                <w:kern w:val="24"/>
                <w:sz w:val="20"/>
                <w:szCs w:val="20"/>
              </w:rPr>
              <w:t>0000000000</w:t>
            </w:r>
            <w:r w:rsidRPr="00752D14">
              <w:rPr>
                <w:rFonts w:eastAsia="Calibri" w:cs="Arial"/>
                <w:bCs/>
                <w:color w:val="000000" w:themeColor="text1"/>
                <w:kern w:val="24"/>
                <w:sz w:val="20"/>
                <w:szCs w:val="20"/>
              </w:rPr>
              <w:t>0</w:t>
            </w:r>
            <w:r w:rsidR="00D952AB" w:rsidRPr="00752D14">
              <w:rPr>
                <w:rFonts w:eastAsia="Calibri" w:cs="Arial"/>
                <w:bCs/>
                <w:color w:val="000000" w:themeColor="text1"/>
                <w:kern w:val="24"/>
                <w:sz w:val="20"/>
                <w:szCs w:val="20"/>
              </w:rPr>
              <w:t>-</w:t>
            </w:r>
          </w:p>
          <w:p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1</w:t>
            </w:r>
            <w:r w:rsidR="00D952AB" w:rsidRPr="00752D14">
              <w:rPr>
                <w:rFonts w:eastAsia="Calibri" w:cs="Arial"/>
                <w:bCs/>
                <w:color w:val="000000" w:themeColor="text1"/>
                <w:kern w:val="24"/>
                <w:sz w:val="20"/>
                <w:szCs w:val="20"/>
              </w:rPr>
              <w:t>99999999999</w:t>
            </w:r>
          </w:p>
        </w:tc>
        <w:tc>
          <w:tcPr>
            <w:tcW w:w="1866" w:type="pct"/>
            <w:tcBorders>
              <w:top w:val="single" w:sz="8" w:space="0" w:color="auto"/>
              <w:left w:val="single" w:sz="8" w:space="0" w:color="auto"/>
              <w:bottom w:val="single" w:sz="4" w:space="0" w:color="auto"/>
              <w:right w:val="single" w:sz="8" w:space="0" w:color="auto"/>
            </w:tcBorders>
          </w:tcPr>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Создаются заказы ТОРО.</w:t>
            </w:r>
          </w:p>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Включает все виды воздействий, кроме ЕТО (создаются заказы) и обслуживания КИП и метрологического оборудования (создаются сообщения).</w:t>
            </w:r>
          </w:p>
        </w:tc>
      </w:tr>
      <w:tr w:rsidR="00D952AB" w:rsidRPr="007008A3" w:rsidTr="00C8680E">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CM</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КИП и метрология</w:t>
            </w:r>
          </w:p>
        </w:tc>
        <w:tc>
          <w:tcPr>
            <w:tcW w:w="1549" w:type="pct"/>
            <w:tcBorders>
              <w:top w:val="single" w:sz="4" w:space="0" w:color="auto"/>
              <w:left w:val="single" w:sz="8" w:space="0" w:color="auto"/>
              <w:bottom w:val="single" w:sz="4" w:space="0" w:color="auto"/>
              <w:right w:val="single" w:sz="8" w:space="0" w:color="auto"/>
            </w:tcBorders>
          </w:tcPr>
          <w:p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2</w:t>
            </w:r>
            <w:r w:rsidR="00D952AB" w:rsidRPr="00752D14">
              <w:rPr>
                <w:rFonts w:eastAsia="Calibri" w:cs="Arial"/>
                <w:bCs/>
                <w:color w:val="000000" w:themeColor="text1"/>
                <w:kern w:val="24"/>
                <w:sz w:val="20"/>
                <w:szCs w:val="20"/>
              </w:rPr>
              <w:t>00000000000-</w:t>
            </w:r>
          </w:p>
          <w:p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2</w:t>
            </w:r>
            <w:r w:rsidR="00D952AB"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4" w:space="0" w:color="auto"/>
              <w:right w:val="single" w:sz="8" w:space="0" w:color="auto"/>
            </w:tcBorders>
          </w:tcPr>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Создаются сообщения для объектов метрологической службы (на этапе планирования из сообщений создаются заказы).</w:t>
            </w:r>
          </w:p>
        </w:tc>
      </w:tr>
      <w:tr w:rsidR="00D952AB" w:rsidRPr="007008A3" w:rsidTr="009721BA">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ET</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D952AB" w:rsidRPr="00752D14" w:rsidRDefault="00D952AB"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Ежесменное техническое обслуживание</w:t>
            </w:r>
          </w:p>
        </w:tc>
        <w:tc>
          <w:tcPr>
            <w:tcW w:w="1549" w:type="pct"/>
            <w:tcBorders>
              <w:top w:val="single" w:sz="4" w:space="0" w:color="auto"/>
              <w:left w:val="single" w:sz="8" w:space="0" w:color="auto"/>
              <w:bottom w:val="single" w:sz="4" w:space="0" w:color="auto"/>
              <w:right w:val="single" w:sz="8" w:space="0" w:color="auto"/>
            </w:tcBorders>
          </w:tcPr>
          <w:p w:rsidR="00D952AB" w:rsidRPr="00752D14" w:rsidRDefault="00250F88" w:rsidP="00B153FA">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3</w:t>
            </w:r>
            <w:r w:rsidR="00D952AB" w:rsidRPr="00752D14">
              <w:rPr>
                <w:rFonts w:eastAsia="Calibri" w:cs="Arial"/>
                <w:bCs/>
                <w:color w:val="000000" w:themeColor="text1"/>
                <w:kern w:val="24"/>
                <w:sz w:val="20"/>
                <w:szCs w:val="20"/>
              </w:rPr>
              <w:t>00000000000-</w:t>
            </w:r>
          </w:p>
          <w:p w:rsidR="00D952AB" w:rsidRPr="00752D14" w:rsidRDefault="00250F88" w:rsidP="00B153FA">
            <w:pPr>
              <w:ind w:firstLine="0"/>
              <w:rPr>
                <w:rFonts w:cs="Arial"/>
                <w:sz w:val="20"/>
                <w:szCs w:val="20"/>
              </w:rPr>
            </w:pPr>
            <w:r w:rsidRPr="00752D14">
              <w:rPr>
                <w:rFonts w:eastAsia="Calibri" w:cs="Arial"/>
                <w:bCs/>
                <w:color w:val="000000" w:themeColor="text1"/>
                <w:kern w:val="24"/>
                <w:sz w:val="20"/>
                <w:szCs w:val="20"/>
              </w:rPr>
              <w:t>3</w:t>
            </w:r>
            <w:r w:rsidR="00D952AB"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4" w:space="0" w:color="auto"/>
              <w:right w:val="single" w:sz="8" w:space="0" w:color="auto"/>
            </w:tcBorders>
          </w:tcPr>
          <w:p w:rsidR="006E4142" w:rsidRPr="00752D14" w:rsidRDefault="006E4142" w:rsidP="00B153FA">
            <w:pPr>
              <w:ind w:firstLine="0"/>
              <w:rPr>
                <w:rFonts w:cs="Arial"/>
                <w:sz w:val="20"/>
                <w:szCs w:val="20"/>
              </w:rPr>
            </w:pPr>
            <w:r w:rsidRPr="00752D14">
              <w:rPr>
                <w:rFonts w:cs="Arial"/>
                <w:sz w:val="20"/>
                <w:szCs w:val="20"/>
              </w:rPr>
              <w:t>Включает ЕТО и обходы/осмотры.</w:t>
            </w:r>
          </w:p>
          <w:p w:rsidR="00D952AB" w:rsidRPr="00752D14" w:rsidRDefault="006E4142" w:rsidP="00B153FA">
            <w:pPr>
              <w:ind w:firstLine="0"/>
              <w:rPr>
                <w:rFonts w:eastAsia="Calibri" w:cs="Arial"/>
                <w:bCs/>
                <w:color w:val="000000" w:themeColor="text1"/>
                <w:kern w:val="24"/>
                <w:sz w:val="20"/>
                <w:szCs w:val="20"/>
              </w:rPr>
            </w:pPr>
            <w:r w:rsidRPr="00752D14">
              <w:rPr>
                <w:rFonts w:cs="Arial"/>
                <w:sz w:val="20"/>
                <w:szCs w:val="20"/>
              </w:rPr>
              <w:t xml:space="preserve">См. </w:t>
            </w:r>
            <w:r w:rsidR="00D952AB" w:rsidRPr="00752D14">
              <w:rPr>
                <w:rFonts w:cs="Arial"/>
                <w:sz w:val="20"/>
                <w:szCs w:val="20"/>
              </w:rPr>
              <w:t>КД «</w:t>
            </w:r>
            <w:r w:rsidR="001710A8">
              <w:rPr>
                <w:rFonts w:cs="Arial"/>
                <w:sz w:val="20"/>
                <w:szCs w:val="20"/>
              </w:rPr>
              <w:t>ERP.</w:t>
            </w:r>
            <w:r w:rsidR="000B519E">
              <w:rPr>
                <w:rFonts w:cs="Arial"/>
                <w:sz w:val="20"/>
                <w:szCs w:val="20"/>
              </w:rPr>
              <w:t>4.6.1.2.</w:t>
            </w:r>
            <w:r w:rsidR="00D952AB" w:rsidRPr="00752D14">
              <w:rPr>
                <w:rFonts w:cs="Arial"/>
                <w:sz w:val="20"/>
                <w:szCs w:val="20"/>
              </w:rPr>
              <w:t>55.PM.КД Выполнение и фактический учет работ»</w:t>
            </w:r>
          </w:p>
        </w:tc>
      </w:tr>
      <w:tr w:rsidR="00C12716" w:rsidRPr="007008A3" w:rsidTr="00714D9C">
        <w:trPr>
          <w:cantSplit/>
        </w:trPr>
        <w:tc>
          <w:tcPr>
            <w:tcW w:w="764"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ET</w:t>
            </w:r>
          </w:p>
        </w:tc>
        <w:tc>
          <w:tcPr>
            <w:tcW w:w="82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Ежесменное техническое обслуживание</w:t>
            </w:r>
          </w:p>
        </w:tc>
        <w:tc>
          <w:tcPr>
            <w:tcW w:w="1549" w:type="pct"/>
            <w:tcBorders>
              <w:top w:val="single" w:sz="4" w:space="0" w:color="auto"/>
              <w:left w:val="single" w:sz="8" w:space="0" w:color="auto"/>
              <w:bottom w:val="single" w:sz="4" w:space="0" w:color="auto"/>
              <w:right w:val="single" w:sz="8" w:space="0" w:color="auto"/>
            </w:tcBorders>
          </w:tcPr>
          <w:p w:rsidR="00C12716" w:rsidRPr="00752D14" w:rsidRDefault="00C12716" w:rsidP="00714D9C">
            <w:pPr>
              <w:ind w:firstLine="0"/>
              <w:rPr>
                <w:rFonts w:eastAsia="Calibri" w:cs="Arial"/>
                <w:bCs/>
                <w:color w:val="000000" w:themeColor="text1"/>
                <w:kern w:val="24"/>
                <w:sz w:val="20"/>
                <w:szCs w:val="20"/>
              </w:rPr>
            </w:pPr>
            <w:r w:rsidRPr="00752D14">
              <w:rPr>
                <w:rFonts w:eastAsia="Calibri" w:cs="Arial"/>
                <w:bCs/>
                <w:color w:val="000000" w:themeColor="text1"/>
                <w:kern w:val="24"/>
                <w:sz w:val="20"/>
                <w:szCs w:val="20"/>
              </w:rPr>
              <w:t>300000000000-</w:t>
            </w:r>
          </w:p>
          <w:p w:rsidR="00C12716" w:rsidRPr="00752D14" w:rsidRDefault="00C12716" w:rsidP="00714D9C">
            <w:pPr>
              <w:ind w:firstLine="0"/>
              <w:rPr>
                <w:rFonts w:cs="Arial"/>
                <w:sz w:val="20"/>
                <w:szCs w:val="20"/>
              </w:rPr>
            </w:pPr>
            <w:r w:rsidRPr="00752D14">
              <w:rPr>
                <w:rFonts w:eastAsia="Calibri" w:cs="Arial"/>
                <w:bCs/>
                <w:color w:val="000000" w:themeColor="text1"/>
                <w:kern w:val="24"/>
                <w:sz w:val="20"/>
                <w:szCs w:val="20"/>
              </w:rPr>
              <w:t>399999999999</w:t>
            </w:r>
          </w:p>
        </w:tc>
        <w:tc>
          <w:tcPr>
            <w:tcW w:w="1866" w:type="pct"/>
            <w:tcBorders>
              <w:top w:val="single" w:sz="4" w:space="0" w:color="auto"/>
              <w:left w:val="single" w:sz="8" w:space="0" w:color="auto"/>
              <w:bottom w:val="single" w:sz="4" w:space="0" w:color="auto"/>
              <w:right w:val="single" w:sz="8" w:space="0" w:color="auto"/>
            </w:tcBorders>
          </w:tcPr>
          <w:p w:rsidR="00C12716" w:rsidRPr="00752D14" w:rsidRDefault="00C12716" w:rsidP="00714D9C">
            <w:pPr>
              <w:ind w:firstLine="0"/>
              <w:rPr>
                <w:rFonts w:cs="Arial"/>
                <w:sz w:val="20"/>
                <w:szCs w:val="20"/>
              </w:rPr>
            </w:pPr>
            <w:r w:rsidRPr="00752D14">
              <w:rPr>
                <w:rFonts w:cs="Arial"/>
                <w:sz w:val="20"/>
                <w:szCs w:val="20"/>
              </w:rPr>
              <w:t>Включает ЕТО.</w:t>
            </w:r>
          </w:p>
          <w:p w:rsidR="00C12716" w:rsidRPr="00752D14" w:rsidRDefault="00C12716" w:rsidP="00714D9C">
            <w:pPr>
              <w:ind w:firstLine="0"/>
              <w:rPr>
                <w:rFonts w:eastAsia="Calibri" w:cs="Arial"/>
                <w:bCs/>
                <w:color w:val="000000" w:themeColor="text1"/>
                <w:kern w:val="24"/>
                <w:sz w:val="20"/>
                <w:szCs w:val="20"/>
              </w:rPr>
            </w:pPr>
            <w:r w:rsidRPr="00752D14">
              <w:rPr>
                <w:rFonts w:cs="Arial"/>
                <w:sz w:val="20"/>
                <w:szCs w:val="20"/>
              </w:rPr>
              <w:t>См. КД «</w:t>
            </w:r>
            <w:r w:rsidR="001710A8">
              <w:rPr>
                <w:rFonts w:cs="Arial"/>
                <w:sz w:val="20"/>
                <w:szCs w:val="20"/>
              </w:rPr>
              <w:t>ERP.</w:t>
            </w:r>
            <w:r w:rsidR="000B519E">
              <w:rPr>
                <w:rFonts w:cs="Arial"/>
                <w:sz w:val="20"/>
                <w:szCs w:val="20"/>
              </w:rPr>
              <w:t>4.6.1.2.</w:t>
            </w:r>
            <w:r w:rsidRPr="00752D14">
              <w:rPr>
                <w:rFonts w:cs="Arial"/>
                <w:sz w:val="20"/>
                <w:szCs w:val="20"/>
              </w:rPr>
              <w:t>55.PM.КД Выполнение и фактический учет работ»</w:t>
            </w:r>
          </w:p>
        </w:tc>
      </w:tr>
      <w:tr w:rsidR="00DE127C" w:rsidRPr="007008A3" w:rsidTr="00C8680E">
        <w:trPr>
          <w:cantSplit/>
        </w:trPr>
        <w:tc>
          <w:tcPr>
            <w:tcW w:w="764"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DE127C" w:rsidRPr="009721BA" w:rsidRDefault="00DE127C" w:rsidP="00DE127C">
            <w:pPr>
              <w:ind w:firstLine="0"/>
              <w:rPr>
                <w:rFonts w:eastAsia="Calibri" w:cs="Arial"/>
                <w:bCs/>
                <w:color w:val="000000" w:themeColor="text1"/>
                <w:kern w:val="24"/>
                <w:sz w:val="20"/>
                <w:szCs w:val="20"/>
                <w:lang w:val="en-US"/>
              </w:rPr>
            </w:pPr>
            <w:r>
              <w:rPr>
                <w:rFonts w:eastAsia="Calibri" w:cs="Arial"/>
                <w:bCs/>
                <w:color w:val="000000" w:themeColor="text1"/>
                <w:kern w:val="24"/>
                <w:sz w:val="20"/>
                <w:szCs w:val="20"/>
                <w:lang w:val="en-US"/>
              </w:rPr>
              <w:t>OO</w:t>
            </w:r>
          </w:p>
        </w:tc>
        <w:tc>
          <w:tcPr>
            <w:tcW w:w="821" w:type="pct"/>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rsidR="00DE127C" w:rsidRPr="00752D14" w:rsidRDefault="00DE127C" w:rsidP="00DE127C">
            <w:pPr>
              <w:ind w:firstLine="0"/>
              <w:rPr>
                <w:rFonts w:eastAsia="Calibri" w:cs="Arial"/>
                <w:bCs/>
                <w:color w:val="000000" w:themeColor="text1"/>
                <w:kern w:val="24"/>
                <w:sz w:val="20"/>
                <w:szCs w:val="20"/>
              </w:rPr>
            </w:pPr>
            <w:r w:rsidRPr="00C25C0F">
              <w:rPr>
                <w:rFonts w:eastAsia="Calibri" w:cs="Arial"/>
                <w:bCs/>
                <w:color w:val="000000" w:themeColor="text1"/>
                <w:kern w:val="24"/>
                <w:sz w:val="20"/>
                <w:szCs w:val="20"/>
              </w:rPr>
              <w:t>Обходы и осмотры</w:t>
            </w:r>
          </w:p>
        </w:tc>
        <w:tc>
          <w:tcPr>
            <w:tcW w:w="1549" w:type="pct"/>
            <w:tcBorders>
              <w:top w:val="single" w:sz="4" w:space="0" w:color="auto"/>
              <w:left w:val="single" w:sz="8" w:space="0" w:color="auto"/>
              <w:bottom w:val="single" w:sz="8" w:space="0" w:color="auto"/>
              <w:right w:val="single" w:sz="8" w:space="0" w:color="auto"/>
            </w:tcBorders>
          </w:tcPr>
          <w:p w:rsidR="00DE127C" w:rsidRPr="00752D14" w:rsidRDefault="00DE127C" w:rsidP="00DE127C">
            <w:pPr>
              <w:ind w:firstLine="0"/>
              <w:rPr>
                <w:rFonts w:eastAsia="Calibri" w:cs="Arial"/>
                <w:bCs/>
                <w:color w:val="000000" w:themeColor="text1"/>
                <w:kern w:val="24"/>
                <w:sz w:val="20"/>
                <w:szCs w:val="20"/>
              </w:rPr>
            </w:pPr>
            <w:r>
              <w:rPr>
                <w:rFonts w:eastAsia="Calibri" w:cs="Arial"/>
                <w:bCs/>
                <w:color w:val="000000" w:themeColor="text1"/>
                <w:kern w:val="24"/>
                <w:sz w:val="20"/>
                <w:szCs w:val="20"/>
              </w:rPr>
              <w:t>4</w:t>
            </w:r>
            <w:r w:rsidRPr="00752D14">
              <w:rPr>
                <w:rFonts w:eastAsia="Calibri" w:cs="Arial"/>
                <w:bCs/>
                <w:color w:val="000000" w:themeColor="text1"/>
                <w:kern w:val="24"/>
                <w:sz w:val="20"/>
                <w:szCs w:val="20"/>
              </w:rPr>
              <w:t>00000000000-</w:t>
            </w:r>
          </w:p>
          <w:p w:rsidR="00DE127C" w:rsidRPr="00752D14" w:rsidRDefault="00DE127C" w:rsidP="00DE127C">
            <w:pPr>
              <w:ind w:firstLine="0"/>
              <w:rPr>
                <w:rFonts w:eastAsia="Calibri" w:cs="Arial"/>
                <w:bCs/>
                <w:color w:val="000000" w:themeColor="text1"/>
                <w:kern w:val="24"/>
                <w:sz w:val="20"/>
                <w:szCs w:val="20"/>
              </w:rPr>
            </w:pPr>
            <w:r>
              <w:rPr>
                <w:rFonts w:eastAsia="Calibri" w:cs="Arial"/>
                <w:bCs/>
                <w:color w:val="000000" w:themeColor="text1"/>
                <w:kern w:val="24"/>
                <w:sz w:val="20"/>
                <w:szCs w:val="20"/>
              </w:rPr>
              <w:t>4</w:t>
            </w:r>
            <w:r w:rsidRPr="00752D14">
              <w:rPr>
                <w:rFonts w:eastAsia="Calibri" w:cs="Arial"/>
                <w:bCs/>
                <w:color w:val="000000" w:themeColor="text1"/>
                <w:kern w:val="24"/>
                <w:sz w:val="20"/>
                <w:szCs w:val="20"/>
              </w:rPr>
              <w:t>99999999999</w:t>
            </w:r>
          </w:p>
        </w:tc>
        <w:tc>
          <w:tcPr>
            <w:tcW w:w="1866" w:type="pct"/>
            <w:tcBorders>
              <w:top w:val="single" w:sz="4" w:space="0" w:color="auto"/>
              <w:left w:val="single" w:sz="8" w:space="0" w:color="auto"/>
              <w:bottom w:val="single" w:sz="8" w:space="0" w:color="auto"/>
              <w:right w:val="single" w:sz="8" w:space="0" w:color="auto"/>
            </w:tcBorders>
          </w:tcPr>
          <w:p w:rsidR="00DE127C" w:rsidRPr="00752D14" w:rsidRDefault="00DE127C" w:rsidP="00DE127C">
            <w:pPr>
              <w:ind w:firstLine="0"/>
              <w:rPr>
                <w:rFonts w:cs="Arial"/>
                <w:sz w:val="20"/>
                <w:szCs w:val="20"/>
              </w:rPr>
            </w:pPr>
            <w:r w:rsidRPr="00752D14">
              <w:rPr>
                <w:rFonts w:cs="Arial"/>
                <w:sz w:val="20"/>
                <w:szCs w:val="20"/>
              </w:rPr>
              <w:t xml:space="preserve">Включает </w:t>
            </w:r>
            <w:r>
              <w:rPr>
                <w:rFonts w:cs="Arial"/>
                <w:sz w:val="20"/>
                <w:szCs w:val="20"/>
              </w:rPr>
              <w:t>О</w:t>
            </w:r>
            <w:r w:rsidRPr="00752D14">
              <w:rPr>
                <w:rFonts w:cs="Arial"/>
                <w:sz w:val="20"/>
                <w:szCs w:val="20"/>
              </w:rPr>
              <w:t>бходы/осмотры.</w:t>
            </w:r>
          </w:p>
          <w:p w:rsidR="00DE127C" w:rsidRPr="00752D14" w:rsidRDefault="00DE127C" w:rsidP="00DE127C">
            <w:pPr>
              <w:ind w:firstLine="0"/>
              <w:rPr>
                <w:rFonts w:cs="Arial"/>
                <w:sz w:val="20"/>
                <w:szCs w:val="20"/>
              </w:rPr>
            </w:pPr>
            <w:r w:rsidRPr="00752D14">
              <w:rPr>
                <w:rFonts w:cs="Arial"/>
                <w:sz w:val="20"/>
                <w:szCs w:val="20"/>
              </w:rPr>
              <w:t>См. КД «</w:t>
            </w:r>
            <w:r w:rsidR="001710A8">
              <w:rPr>
                <w:rFonts w:cs="Arial"/>
                <w:sz w:val="20"/>
                <w:szCs w:val="20"/>
              </w:rPr>
              <w:t>ERP.</w:t>
            </w:r>
            <w:r w:rsidR="000B519E">
              <w:rPr>
                <w:rFonts w:cs="Arial"/>
                <w:sz w:val="20"/>
                <w:szCs w:val="20"/>
              </w:rPr>
              <w:t>4.6.1.2.</w:t>
            </w:r>
            <w:r w:rsidRPr="00752D14">
              <w:rPr>
                <w:rFonts w:cs="Arial"/>
                <w:sz w:val="20"/>
                <w:szCs w:val="20"/>
              </w:rPr>
              <w:t>55.PM.КД Выполнение и фактический учет работ»</w:t>
            </w:r>
          </w:p>
        </w:tc>
      </w:tr>
    </w:tbl>
    <w:p w:rsidR="00752D14" w:rsidRDefault="00752D14" w:rsidP="00C22354">
      <w:pPr>
        <w:spacing w:after="200" w:line="276" w:lineRule="auto"/>
        <w:jc w:val="left"/>
        <w:rPr>
          <w:rFonts w:eastAsia="Calibri" w:cs="Arial"/>
          <w:b/>
        </w:rPr>
      </w:pPr>
    </w:p>
    <w:p w:rsidR="000B23D7" w:rsidRDefault="007008A3" w:rsidP="00C22354">
      <w:pPr>
        <w:spacing w:after="200" w:line="276" w:lineRule="auto"/>
        <w:jc w:val="left"/>
        <w:rPr>
          <w:rFonts w:eastAsia="Calibri" w:cs="Arial"/>
        </w:rPr>
      </w:pPr>
      <w:r w:rsidRPr="001A48D9">
        <w:rPr>
          <w:rFonts w:eastAsia="Calibri" w:cs="Arial"/>
          <w:b/>
        </w:rPr>
        <w:t>Заполнение транзакционных данных</w:t>
      </w:r>
    </w:p>
    <w:p w:rsidR="002D3EFC" w:rsidRPr="00B153FA" w:rsidRDefault="00227322" w:rsidP="007658CE">
      <w:pPr>
        <w:pStyle w:val="a7"/>
        <w:keepNext/>
        <w:spacing w:after="240" w:afterAutospacing="0" w:line="276" w:lineRule="auto"/>
        <w:jc w:val="right"/>
        <w:rPr>
          <w:rFonts w:cs="Arial"/>
          <w:sz w:val="22"/>
          <w:szCs w:val="22"/>
        </w:rPr>
      </w:pPr>
      <w:r w:rsidRPr="00B153FA">
        <w:rPr>
          <w:rFonts w:cs="Arial"/>
          <w:b/>
          <w:sz w:val="22"/>
          <w:szCs w:val="22"/>
        </w:rPr>
        <w:t xml:space="preserve">Таблица </w:t>
      </w:r>
      <w:r w:rsidRPr="00B153FA">
        <w:rPr>
          <w:rFonts w:cs="Arial"/>
          <w:b/>
          <w:sz w:val="22"/>
          <w:szCs w:val="22"/>
        </w:rPr>
        <w:fldChar w:fldCharType="begin"/>
      </w:r>
      <w:r w:rsidRPr="00B153FA">
        <w:rPr>
          <w:rFonts w:cs="Arial"/>
          <w:b/>
          <w:sz w:val="22"/>
          <w:szCs w:val="22"/>
        </w:rPr>
        <w:instrText xml:space="preserve"> SEQ Таблица \* ARABIC </w:instrText>
      </w:r>
      <w:r w:rsidRPr="00B153FA">
        <w:rPr>
          <w:rFonts w:cs="Arial"/>
          <w:b/>
          <w:sz w:val="22"/>
          <w:szCs w:val="22"/>
        </w:rPr>
        <w:fldChar w:fldCharType="separate"/>
      </w:r>
      <w:r w:rsidR="00E24180">
        <w:rPr>
          <w:rFonts w:cs="Arial"/>
          <w:b/>
          <w:noProof/>
          <w:sz w:val="22"/>
          <w:szCs w:val="22"/>
        </w:rPr>
        <w:t>26</w:t>
      </w:r>
      <w:r w:rsidRPr="00B153FA">
        <w:rPr>
          <w:rFonts w:cs="Arial"/>
          <w:b/>
          <w:sz w:val="22"/>
          <w:szCs w:val="22"/>
        </w:rPr>
        <w:fldChar w:fldCharType="end"/>
      </w:r>
      <w:r w:rsidRPr="00B153FA">
        <w:rPr>
          <w:rFonts w:cs="Arial"/>
          <w:b/>
          <w:sz w:val="22"/>
          <w:szCs w:val="22"/>
        </w:rPr>
        <w:t>. Заполнение заказа ТОРО</w:t>
      </w:r>
    </w:p>
    <w:tbl>
      <w:tblPr>
        <w:tblW w:w="5000" w:type="pct"/>
        <w:tblCellMar>
          <w:left w:w="0" w:type="dxa"/>
          <w:right w:w="0" w:type="dxa"/>
        </w:tblCellMar>
        <w:tblLook w:val="04A0" w:firstRow="1" w:lastRow="0" w:firstColumn="1" w:lastColumn="0" w:noHBand="0" w:noVBand="1"/>
      </w:tblPr>
      <w:tblGrid>
        <w:gridCol w:w="1333"/>
        <w:gridCol w:w="3472"/>
        <w:gridCol w:w="952"/>
        <w:gridCol w:w="2874"/>
        <w:gridCol w:w="1545"/>
      </w:tblGrid>
      <w:tr w:rsidR="00BE4185" w:rsidRPr="007008A3" w:rsidTr="00BE4185">
        <w:trPr>
          <w:cantSplit/>
          <w:trHeight w:val="397"/>
          <w:tblHeader/>
        </w:trPr>
        <w:tc>
          <w:tcPr>
            <w:tcW w:w="655" w:type="pct"/>
            <w:tcBorders>
              <w:top w:val="single" w:sz="12" w:space="0" w:color="auto"/>
              <w:left w:val="single" w:sz="12" w:space="0" w:color="auto"/>
              <w:bottom w:val="single" w:sz="8" w:space="0" w:color="auto"/>
              <w:right w:val="single" w:sz="8" w:space="0" w:color="auto"/>
            </w:tcBorders>
            <w:shd w:val="clear" w:color="auto" w:fill="FFC000"/>
            <w:tcMar>
              <w:top w:w="0" w:type="dxa"/>
              <w:left w:w="108" w:type="dxa"/>
              <w:bottom w:w="0" w:type="dxa"/>
              <w:right w:w="108" w:type="dxa"/>
            </w:tcMar>
            <w:vAlign w:val="center"/>
            <w:hideMark/>
          </w:tcPr>
          <w:p w:rsidR="00BE4185" w:rsidRPr="007008A3" w:rsidRDefault="00BE4185" w:rsidP="00B153FA">
            <w:pPr>
              <w:spacing w:line="276" w:lineRule="auto"/>
              <w:ind w:firstLine="0"/>
              <w:jc w:val="center"/>
              <w:rPr>
                <w:rFonts w:eastAsiaTheme="minorHAnsi" w:cs="Arial"/>
              </w:rPr>
            </w:pPr>
            <w:r w:rsidRPr="007008A3">
              <w:rPr>
                <w:rFonts w:cs="Arial"/>
                <w:b/>
                <w:bCs/>
                <w:sz w:val="20"/>
                <w:szCs w:val="20"/>
                <w:lang w:eastAsia="ru-RU"/>
              </w:rPr>
              <w:t xml:space="preserve">Поле документа </w:t>
            </w:r>
          </w:p>
        </w:tc>
        <w:tc>
          <w:tcPr>
            <w:tcW w:w="1706" w:type="pct"/>
            <w:tcBorders>
              <w:top w:val="single" w:sz="12" w:space="0" w:color="auto"/>
              <w:left w:val="nil"/>
              <w:bottom w:val="single" w:sz="8" w:space="0" w:color="auto"/>
              <w:right w:val="single" w:sz="12" w:space="0" w:color="auto"/>
            </w:tcBorders>
            <w:shd w:val="clear" w:color="auto" w:fill="FFC000"/>
            <w:tcMar>
              <w:top w:w="0" w:type="dxa"/>
              <w:left w:w="108" w:type="dxa"/>
              <w:bottom w:w="0" w:type="dxa"/>
              <w:right w:w="108" w:type="dxa"/>
            </w:tcMar>
            <w:vAlign w:val="center"/>
            <w:hideMark/>
          </w:tcPr>
          <w:p w:rsidR="00BE4185" w:rsidRPr="007008A3" w:rsidRDefault="00BE4185" w:rsidP="00B153FA">
            <w:pPr>
              <w:spacing w:line="276" w:lineRule="auto"/>
              <w:ind w:firstLine="0"/>
              <w:jc w:val="center"/>
              <w:rPr>
                <w:rFonts w:cs="Arial"/>
              </w:rPr>
            </w:pPr>
            <w:r w:rsidRPr="007008A3">
              <w:rPr>
                <w:rFonts w:cs="Arial"/>
                <w:b/>
                <w:bCs/>
                <w:sz w:val="20"/>
                <w:szCs w:val="20"/>
                <w:lang w:eastAsia="ru-RU"/>
              </w:rPr>
              <w:t>Содержание поля документа</w:t>
            </w:r>
          </w:p>
        </w:tc>
        <w:tc>
          <w:tcPr>
            <w:tcW w:w="468" w:type="pct"/>
            <w:tcBorders>
              <w:top w:val="single" w:sz="12" w:space="0" w:color="auto"/>
              <w:left w:val="nil"/>
              <w:bottom w:val="single" w:sz="8" w:space="0" w:color="auto"/>
              <w:right w:val="single" w:sz="12" w:space="0" w:color="auto"/>
            </w:tcBorders>
            <w:shd w:val="clear" w:color="auto" w:fill="FFC000"/>
          </w:tcPr>
          <w:p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Обязательность (Да/Нет)</w:t>
            </w:r>
          </w:p>
        </w:tc>
        <w:tc>
          <w:tcPr>
            <w:tcW w:w="1412" w:type="pct"/>
            <w:tcBorders>
              <w:top w:val="single" w:sz="12" w:space="0" w:color="auto"/>
              <w:left w:val="nil"/>
              <w:bottom w:val="single" w:sz="8" w:space="0" w:color="auto"/>
              <w:right w:val="single" w:sz="12" w:space="0" w:color="auto"/>
            </w:tcBorders>
            <w:shd w:val="clear" w:color="auto" w:fill="FFC000"/>
          </w:tcPr>
          <w:p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Автоматически</w:t>
            </w:r>
          </w:p>
        </w:tc>
        <w:tc>
          <w:tcPr>
            <w:tcW w:w="759" w:type="pct"/>
            <w:tcBorders>
              <w:top w:val="single" w:sz="12" w:space="0" w:color="auto"/>
              <w:left w:val="nil"/>
              <w:bottom w:val="single" w:sz="8" w:space="0" w:color="auto"/>
              <w:right w:val="single" w:sz="12" w:space="0" w:color="auto"/>
            </w:tcBorders>
            <w:shd w:val="clear" w:color="auto" w:fill="FFC000"/>
            <w:vAlign w:val="center"/>
          </w:tcPr>
          <w:p w:rsidR="00BE4185" w:rsidRPr="007008A3" w:rsidRDefault="00BE4185" w:rsidP="00B153FA">
            <w:pPr>
              <w:spacing w:line="276" w:lineRule="auto"/>
              <w:ind w:firstLine="0"/>
              <w:jc w:val="center"/>
              <w:rPr>
                <w:rFonts w:cs="Arial"/>
                <w:b/>
                <w:bCs/>
                <w:sz w:val="20"/>
                <w:szCs w:val="20"/>
                <w:lang w:eastAsia="ru-RU"/>
              </w:rPr>
            </w:pPr>
            <w:r>
              <w:rPr>
                <w:rFonts w:cs="Arial"/>
                <w:b/>
                <w:bCs/>
                <w:color w:val="000000"/>
                <w:sz w:val="20"/>
                <w:szCs w:val="20"/>
                <w:lang w:eastAsia="ru-RU"/>
              </w:rPr>
              <w:t>Доступность редактирования (Да/Нет)</w:t>
            </w:r>
          </w:p>
        </w:tc>
      </w:tr>
      <w:tr w:rsidR="00BE4185" w:rsidRPr="007008A3" w:rsidTr="00BE4185">
        <w:trPr>
          <w:cantSplit/>
        </w:trPr>
        <w:tc>
          <w:tcPr>
            <w:tcW w:w="2361"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hideMark/>
          </w:tcPr>
          <w:p w:rsidR="00BE4185" w:rsidRPr="00B153FA" w:rsidRDefault="00BE4185" w:rsidP="00B153FA">
            <w:pPr>
              <w:spacing w:line="276" w:lineRule="auto"/>
              <w:ind w:firstLine="19"/>
              <w:jc w:val="center"/>
              <w:rPr>
                <w:rFonts w:cs="Arial"/>
                <w:b/>
                <w:i/>
                <w:color w:val="7F7F7F" w:themeColor="text1" w:themeTint="80"/>
                <w:sz w:val="20"/>
                <w:szCs w:val="20"/>
              </w:rPr>
            </w:pPr>
            <w:r w:rsidRPr="00B153FA">
              <w:rPr>
                <w:rFonts w:cs="Arial"/>
                <w:b/>
                <w:i/>
                <w:sz w:val="20"/>
                <w:szCs w:val="20"/>
              </w:rPr>
              <w:t>Экран создания</w:t>
            </w:r>
            <w:r w:rsidR="00D139D7" w:rsidRPr="00B153FA">
              <w:rPr>
                <w:rFonts w:cs="Arial"/>
                <w:b/>
                <w:i/>
                <w:sz w:val="20"/>
                <w:szCs w:val="20"/>
              </w:rPr>
              <w:t xml:space="preserve"> заказ</w:t>
            </w:r>
            <w:r w:rsidRPr="00B153FA">
              <w:rPr>
                <w:rFonts w:cs="Arial"/>
                <w:b/>
                <w:i/>
                <w:sz w:val="20"/>
                <w:szCs w:val="20"/>
              </w:rPr>
              <w:t>а</w:t>
            </w:r>
          </w:p>
        </w:tc>
        <w:tc>
          <w:tcPr>
            <w:tcW w:w="468" w:type="pct"/>
            <w:tcBorders>
              <w:top w:val="nil"/>
              <w:left w:val="single" w:sz="12" w:space="0" w:color="auto"/>
              <w:bottom w:val="single" w:sz="8"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8"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8"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r>
      <w:tr w:rsidR="00BE4185" w:rsidRPr="007008A3"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hideMark/>
          </w:tcPr>
          <w:p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Вид</w:t>
            </w:r>
            <w:r w:rsidR="00D139D7" w:rsidRPr="00B153FA">
              <w:rPr>
                <w:rFonts w:cs="Arial"/>
                <w:sz w:val="20"/>
                <w:szCs w:val="20"/>
              </w:rPr>
              <w:t xml:space="preserve"> заказ</w:t>
            </w:r>
            <w:r w:rsidRPr="00B153FA">
              <w:rPr>
                <w:rFonts w:cs="Arial"/>
                <w:sz w:val="20"/>
                <w:szCs w:val="20"/>
              </w:rPr>
              <w:t>а</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hideMark/>
          </w:tcPr>
          <w:p w:rsidR="00BE4185" w:rsidRPr="00B153FA" w:rsidRDefault="00BE4185" w:rsidP="00B153FA">
            <w:pPr>
              <w:spacing w:line="276" w:lineRule="auto"/>
              <w:ind w:firstLine="19"/>
              <w:jc w:val="center"/>
              <w:rPr>
                <w:rFonts w:cs="Arial"/>
                <w:color w:val="7F7F7F" w:themeColor="text1" w:themeTint="80"/>
                <w:sz w:val="20"/>
                <w:szCs w:val="20"/>
              </w:rPr>
            </w:pPr>
            <w:r w:rsidRPr="00B153FA">
              <w:rPr>
                <w:rFonts w:cs="Arial"/>
                <w:sz w:val="20"/>
                <w:szCs w:val="20"/>
              </w:rPr>
              <w:t>Указывается вид</w:t>
            </w:r>
            <w:r w:rsidR="00D139D7" w:rsidRPr="00B153FA">
              <w:rPr>
                <w:rFonts w:cs="Arial"/>
                <w:sz w:val="20"/>
                <w:szCs w:val="20"/>
              </w:rPr>
              <w:t xml:space="preserve"> заказ</w:t>
            </w:r>
            <w:r w:rsidRPr="00B153FA">
              <w:rPr>
                <w:rFonts w:cs="Arial"/>
                <w:sz w:val="20"/>
                <w:szCs w:val="20"/>
              </w:rPr>
              <w:t>а ТОРО. См. описание видов</w:t>
            </w:r>
            <w:r w:rsidR="00D139D7" w:rsidRPr="00B153FA">
              <w:rPr>
                <w:rFonts w:cs="Arial"/>
                <w:sz w:val="20"/>
                <w:szCs w:val="20"/>
              </w:rPr>
              <w:t xml:space="preserve"> заказ</w:t>
            </w:r>
            <w:r w:rsidRPr="00B153FA">
              <w:rPr>
                <w:rFonts w:cs="Arial"/>
                <w:sz w:val="20"/>
                <w:szCs w:val="20"/>
              </w:rPr>
              <w:t>ов ТОРО выше. Выбор из справочника.</w:t>
            </w:r>
          </w:p>
        </w:tc>
        <w:tc>
          <w:tcPr>
            <w:tcW w:w="468"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rsidR="00BE4185" w:rsidRPr="00B153FA" w:rsidRDefault="00BE4185" w:rsidP="00B153FA">
            <w:pPr>
              <w:spacing w:line="276" w:lineRule="auto"/>
              <w:ind w:firstLine="19"/>
              <w:jc w:val="center"/>
              <w:rPr>
                <w:rFonts w:cs="Arial"/>
                <w:sz w:val="20"/>
                <w:szCs w:val="20"/>
              </w:rPr>
            </w:pPr>
            <w:r w:rsidRPr="00B153FA">
              <w:rPr>
                <w:color w:val="000000"/>
                <w:sz w:val="20"/>
                <w:szCs w:val="20"/>
                <w:lang w:eastAsia="ru-RU"/>
              </w:rPr>
              <w:t>На основании вида сообщения</w:t>
            </w:r>
          </w:p>
        </w:tc>
        <w:tc>
          <w:tcPr>
            <w:tcW w:w="759"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Нет</w:t>
            </w:r>
          </w:p>
        </w:tc>
      </w:tr>
      <w:tr w:rsidR="00BE4185" w:rsidRPr="007008A3"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 xml:space="preserve">Приоритет </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Указывается приоритет</w:t>
            </w:r>
            <w:r w:rsidR="00D139D7" w:rsidRPr="00B153FA">
              <w:rPr>
                <w:rFonts w:cs="Arial"/>
                <w:sz w:val="20"/>
                <w:szCs w:val="20"/>
              </w:rPr>
              <w:t xml:space="preserve"> заказ</w:t>
            </w:r>
            <w:r w:rsidRPr="00B153FA">
              <w:rPr>
                <w:rFonts w:cs="Arial"/>
                <w:sz w:val="20"/>
                <w:szCs w:val="20"/>
              </w:rPr>
              <w:t>а ТОРО. Выбор из справочника</w:t>
            </w:r>
          </w:p>
        </w:tc>
        <w:tc>
          <w:tcPr>
            <w:tcW w:w="468"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p w:rsidR="00C22354" w:rsidRPr="00B153FA" w:rsidRDefault="00C22354" w:rsidP="00B153FA">
            <w:pPr>
              <w:spacing w:line="276" w:lineRule="auto"/>
              <w:ind w:firstLine="19"/>
              <w:rPr>
                <w:rFonts w:cs="Arial"/>
                <w:sz w:val="20"/>
                <w:szCs w:val="20"/>
              </w:rPr>
            </w:pPr>
          </w:p>
        </w:tc>
        <w:tc>
          <w:tcPr>
            <w:tcW w:w="1412"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color w:val="000000"/>
                <w:sz w:val="20"/>
                <w:szCs w:val="20"/>
                <w:lang w:eastAsia="ru-RU"/>
              </w:rPr>
              <w:t>На основании приоритета из сообщения</w:t>
            </w:r>
          </w:p>
        </w:tc>
        <w:tc>
          <w:tcPr>
            <w:tcW w:w="759"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ЕО</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i/>
                <w:color w:val="7F7F7F" w:themeColor="text1" w:themeTint="80"/>
                <w:sz w:val="20"/>
                <w:szCs w:val="20"/>
              </w:rPr>
            </w:pPr>
            <w:r w:rsidRPr="00B153FA">
              <w:rPr>
                <w:rFonts w:cs="Arial"/>
                <w:sz w:val="20"/>
                <w:szCs w:val="20"/>
              </w:rPr>
              <w:t>Указывается единица оборудования на которую создается</w:t>
            </w:r>
            <w:r w:rsidR="00D139D7" w:rsidRPr="00B153FA">
              <w:rPr>
                <w:rFonts w:cs="Arial"/>
                <w:sz w:val="20"/>
                <w:szCs w:val="20"/>
              </w:rPr>
              <w:t xml:space="preserve"> заказ</w:t>
            </w:r>
            <w:r w:rsidRPr="00B153FA">
              <w:rPr>
                <w:rFonts w:cs="Arial"/>
                <w:sz w:val="20"/>
                <w:szCs w:val="20"/>
              </w:rPr>
              <w:t xml:space="preserve"> ТОРО</w:t>
            </w:r>
          </w:p>
        </w:tc>
        <w:tc>
          <w:tcPr>
            <w:tcW w:w="468" w:type="pct"/>
            <w:tcBorders>
              <w:top w:val="nil"/>
              <w:left w:val="nil"/>
              <w:bottom w:val="single" w:sz="8" w:space="0" w:color="auto"/>
              <w:right w:val="single" w:sz="12" w:space="0" w:color="auto"/>
            </w:tcBorders>
          </w:tcPr>
          <w:p w:rsidR="00BE4185" w:rsidRPr="00B153FA" w:rsidRDefault="00FE0113" w:rsidP="00B153FA">
            <w:pPr>
              <w:spacing w:line="276" w:lineRule="auto"/>
              <w:ind w:firstLine="19"/>
              <w:jc w:val="center"/>
              <w:rPr>
                <w:rFonts w:cs="Arial"/>
                <w:sz w:val="20"/>
                <w:szCs w:val="20"/>
              </w:rPr>
            </w:pPr>
            <w:r w:rsidRPr="00B153FA">
              <w:rPr>
                <w:rFonts w:cs="Arial"/>
                <w:sz w:val="20"/>
                <w:szCs w:val="20"/>
              </w:rPr>
              <w:t>Да/Нет в зависимости от вида заказа</w:t>
            </w:r>
          </w:p>
        </w:tc>
        <w:tc>
          <w:tcPr>
            <w:tcW w:w="1412"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Если</w:t>
            </w:r>
            <w:r w:rsidR="00D139D7" w:rsidRPr="00B153FA">
              <w:rPr>
                <w:rFonts w:cs="Arial"/>
                <w:sz w:val="20"/>
                <w:szCs w:val="20"/>
              </w:rPr>
              <w:t xml:space="preserve"> заказ</w:t>
            </w:r>
            <w:r w:rsidRPr="00B153FA">
              <w:rPr>
                <w:rFonts w:cs="Arial"/>
                <w:sz w:val="20"/>
                <w:szCs w:val="20"/>
              </w:rPr>
              <w:t xml:space="preserve"> создается из сообщения, копируется из сообщения.</w:t>
            </w:r>
          </w:p>
        </w:tc>
        <w:tc>
          <w:tcPr>
            <w:tcW w:w="759"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2361" w:type="pct"/>
            <w:gridSpan w:val="2"/>
            <w:tcBorders>
              <w:top w:val="nil"/>
              <w:left w:val="single" w:sz="12" w:space="0" w:color="auto"/>
              <w:bottom w:val="single" w:sz="8" w:space="0" w:color="auto"/>
              <w:right w:val="single" w:sz="12"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b/>
                <w:i/>
                <w:color w:val="7F7F7F" w:themeColor="text1" w:themeTint="80"/>
                <w:sz w:val="20"/>
                <w:szCs w:val="20"/>
              </w:rPr>
            </w:pPr>
            <w:r w:rsidRPr="00B153FA">
              <w:rPr>
                <w:rFonts w:cs="Arial"/>
                <w:b/>
                <w:i/>
                <w:sz w:val="20"/>
                <w:szCs w:val="20"/>
              </w:rPr>
              <w:t>Данные заголовка</w:t>
            </w:r>
          </w:p>
        </w:tc>
        <w:tc>
          <w:tcPr>
            <w:tcW w:w="468" w:type="pct"/>
            <w:tcBorders>
              <w:top w:val="nil"/>
              <w:left w:val="single" w:sz="12" w:space="0" w:color="auto"/>
              <w:bottom w:val="single" w:sz="8"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8"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8"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r>
      <w:tr w:rsidR="00BE4185" w:rsidRPr="007008A3"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Краткий текст</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rsidR="00BE4185" w:rsidRPr="00B153FA" w:rsidRDefault="00B71C97" w:rsidP="00B153FA">
            <w:pPr>
              <w:spacing w:line="276" w:lineRule="auto"/>
              <w:ind w:firstLine="19"/>
              <w:jc w:val="center"/>
              <w:rPr>
                <w:rFonts w:cs="Arial"/>
                <w:sz w:val="20"/>
                <w:szCs w:val="20"/>
              </w:rPr>
            </w:pPr>
            <w:r w:rsidRPr="00B153FA">
              <w:rPr>
                <w:rFonts w:cs="Arial"/>
                <w:sz w:val="20"/>
                <w:szCs w:val="20"/>
              </w:rPr>
              <w:t>Наименование</w:t>
            </w:r>
            <w:r w:rsidR="00D139D7" w:rsidRPr="00B153FA">
              <w:rPr>
                <w:rFonts w:cs="Arial"/>
                <w:sz w:val="20"/>
                <w:szCs w:val="20"/>
              </w:rPr>
              <w:t xml:space="preserve"> заказ</w:t>
            </w:r>
            <w:r w:rsidR="00BE4185" w:rsidRPr="00B153FA">
              <w:rPr>
                <w:rFonts w:cs="Arial"/>
                <w:sz w:val="20"/>
                <w:szCs w:val="20"/>
              </w:rPr>
              <w:t xml:space="preserve">а ТОРО. </w:t>
            </w:r>
          </w:p>
        </w:tc>
        <w:tc>
          <w:tcPr>
            <w:tcW w:w="468"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rsidR="00BE4185" w:rsidRPr="00B153FA" w:rsidRDefault="00C22354" w:rsidP="00B153FA">
            <w:pPr>
              <w:spacing w:line="276" w:lineRule="auto"/>
              <w:ind w:firstLine="19"/>
              <w:jc w:val="center"/>
              <w:rPr>
                <w:rFonts w:cs="Arial"/>
                <w:sz w:val="20"/>
                <w:szCs w:val="20"/>
              </w:rPr>
            </w:pPr>
            <w:r w:rsidRPr="00B153FA">
              <w:rPr>
                <w:rFonts w:cs="Arial"/>
                <w:sz w:val="20"/>
                <w:szCs w:val="20"/>
              </w:rPr>
              <w:t>При создании</w:t>
            </w:r>
            <w:r w:rsidR="00D139D7" w:rsidRPr="00B153FA">
              <w:rPr>
                <w:rFonts w:cs="Arial"/>
                <w:sz w:val="20"/>
                <w:szCs w:val="20"/>
              </w:rPr>
              <w:t xml:space="preserve"> заказ</w:t>
            </w:r>
            <w:r w:rsidRPr="00B153FA">
              <w:rPr>
                <w:rFonts w:cs="Arial"/>
                <w:sz w:val="20"/>
                <w:szCs w:val="20"/>
              </w:rPr>
              <w:t>а из плана, либо вводится вручную</w:t>
            </w:r>
          </w:p>
        </w:tc>
        <w:tc>
          <w:tcPr>
            <w:tcW w:w="759" w:type="pct"/>
            <w:tcBorders>
              <w:top w:val="nil"/>
              <w:left w:val="nil"/>
              <w:bottom w:val="single" w:sz="8"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8"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Пользовательский статус</w:t>
            </w:r>
          </w:p>
        </w:tc>
        <w:tc>
          <w:tcPr>
            <w:tcW w:w="1706" w:type="pct"/>
            <w:tcBorders>
              <w:top w:val="nil"/>
              <w:left w:val="nil"/>
              <w:bottom w:val="single" w:sz="8"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Устанавливаются необходимые пользовательские статусы. Выбор из списка.</w:t>
            </w:r>
          </w:p>
        </w:tc>
        <w:tc>
          <w:tcPr>
            <w:tcW w:w="468" w:type="pct"/>
            <w:tcBorders>
              <w:top w:val="nil"/>
              <w:left w:val="nil"/>
              <w:bottom w:val="single" w:sz="8"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8"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Автоматически проставляются статусы по умолчанию, а также по результатам ряда проверок и поступающие из внешних систем (MCB).</w:t>
            </w:r>
          </w:p>
          <w:p w:rsidR="0089693E" w:rsidRPr="00B153FA" w:rsidRDefault="0089693E" w:rsidP="00B153FA">
            <w:pPr>
              <w:spacing w:line="276" w:lineRule="auto"/>
              <w:ind w:firstLine="19"/>
              <w:jc w:val="center"/>
              <w:rPr>
                <w:rFonts w:cs="Arial"/>
                <w:sz w:val="20"/>
                <w:szCs w:val="20"/>
              </w:rPr>
            </w:pPr>
            <w:r w:rsidRPr="00B153FA">
              <w:rPr>
                <w:rFonts w:cs="Arial"/>
                <w:sz w:val="20"/>
                <w:szCs w:val="20"/>
              </w:rPr>
              <w:t>Большая часть проставляется пользователями вручную по результатам проверок/согласований</w:t>
            </w:r>
          </w:p>
        </w:tc>
        <w:tc>
          <w:tcPr>
            <w:tcW w:w="759" w:type="pct"/>
            <w:tcBorders>
              <w:top w:val="nil"/>
              <w:left w:val="nil"/>
              <w:bottom w:val="single" w:sz="8"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hideMark/>
          </w:tcPr>
          <w:p w:rsidR="00BE4185" w:rsidRPr="00B153FA" w:rsidRDefault="00BE4185" w:rsidP="00B153FA">
            <w:pPr>
              <w:spacing w:line="276" w:lineRule="auto"/>
              <w:ind w:firstLine="19"/>
              <w:jc w:val="center"/>
              <w:rPr>
                <w:rFonts w:cs="Arial"/>
                <w:sz w:val="20"/>
                <w:szCs w:val="20"/>
              </w:rPr>
            </w:pPr>
            <w:r w:rsidRPr="00B153FA">
              <w:rPr>
                <w:rFonts w:cs="Arial"/>
                <w:sz w:val="20"/>
                <w:szCs w:val="20"/>
              </w:rPr>
              <w:t xml:space="preserve">Вид работ </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hideMark/>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вид работ ТОРО. Выбор из справочника.</w:t>
            </w:r>
          </w:p>
        </w:tc>
        <w:tc>
          <w:tcPr>
            <w:tcW w:w="468"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На основании перечня видов работ, связанных с видом</w:t>
            </w:r>
            <w:r w:rsidR="00D139D7" w:rsidRPr="00B153FA">
              <w:rPr>
                <w:rFonts w:cs="Arial"/>
                <w:sz w:val="20"/>
                <w:szCs w:val="20"/>
              </w:rPr>
              <w:t xml:space="preserve"> заказ</w:t>
            </w:r>
            <w:r w:rsidRPr="00B153FA">
              <w:rPr>
                <w:rFonts w:cs="Arial"/>
                <w:sz w:val="20"/>
                <w:szCs w:val="20"/>
              </w:rPr>
              <w:t>а</w:t>
            </w:r>
          </w:p>
        </w:tc>
        <w:tc>
          <w:tcPr>
            <w:tcW w:w="759"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СосПрУст</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состояние производственной установки. Выбор из справочника.</w:t>
            </w:r>
          </w:p>
        </w:tc>
        <w:tc>
          <w:tcPr>
            <w:tcW w:w="468"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Может заполняться автоматически в случае создания</w:t>
            </w:r>
            <w:r w:rsidR="00D139D7" w:rsidRPr="00B153FA">
              <w:rPr>
                <w:rFonts w:cs="Arial"/>
                <w:sz w:val="20"/>
                <w:szCs w:val="20"/>
              </w:rPr>
              <w:t xml:space="preserve"> заказ</w:t>
            </w:r>
            <w:r w:rsidRPr="00B153FA">
              <w:rPr>
                <w:rFonts w:cs="Arial"/>
                <w:sz w:val="20"/>
                <w:szCs w:val="20"/>
              </w:rPr>
              <w:t>а из плана, в техкарте позиции которого указан данный параметр.</w:t>
            </w:r>
          </w:p>
        </w:tc>
        <w:tc>
          <w:tcPr>
            <w:tcW w:w="759"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БазНачало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Дата начала выполнения работ. Выбор из справочника.</w:t>
            </w:r>
          </w:p>
        </w:tc>
        <w:tc>
          <w:tcPr>
            <w:tcW w:w="468" w:type="pct"/>
            <w:tcBorders>
              <w:top w:val="nil"/>
              <w:left w:val="nil"/>
              <w:bottom w:val="single" w:sz="12" w:space="0" w:color="auto"/>
              <w:right w:val="single" w:sz="12" w:space="0" w:color="auto"/>
            </w:tcBorders>
          </w:tcPr>
          <w:p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p w:rsidR="0089693E" w:rsidRPr="00B153FA" w:rsidRDefault="0089693E" w:rsidP="00B153FA">
            <w:pPr>
              <w:spacing w:line="276" w:lineRule="auto"/>
              <w:ind w:firstLine="19"/>
              <w:jc w:val="center"/>
              <w:rPr>
                <w:rFonts w:cs="Arial"/>
                <w:sz w:val="20"/>
                <w:szCs w:val="20"/>
              </w:rPr>
            </w:pPr>
            <w:r w:rsidRPr="00B153FA">
              <w:rPr>
                <w:rFonts w:cs="Arial"/>
                <w:sz w:val="20"/>
                <w:szCs w:val="20"/>
              </w:rPr>
              <w:t>Заполняется как при создании</w:t>
            </w:r>
            <w:r w:rsidR="00D139D7" w:rsidRPr="00B153FA">
              <w:rPr>
                <w:rFonts w:cs="Arial"/>
                <w:sz w:val="20"/>
                <w:szCs w:val="20"/>
              </w:rPr>
              <w:t xml:space="preserve"> заказ</w:t>
            </w:r>
            <w:r w:rsidRPr="00B153FA">
              <w:rPr>
                <w:rFonts w:cs="Arial"/>
                <w:sz w:val="20"/>
                <w:szCs w:val="20"/>
              </w:rPr>
              <w:t>а из плана, так и вручную.</w:t>
            </w:r>
          </w:p>
        </w:tc>
        <w:tc>
          <w:tcPr>
            <w:tcW w:w="759"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Время начало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время начала выполнения работ.</w:t>
            </w:r>
          </w:p>
        </w:tc>
        <w:tc>
          <w:tcPr>
            <w:tcW w:w="468" w:type="pct"/>
            <w:tcBorders>
              <w:top w:val="nil"/>
              <w:left w:val="nil"/>
              <w:bottom w:val="single" w:sz="12" w:space="0" w:color="auto"/>
              <w:right w:val="single" w:sz="12" w:space="0" w:color="auto"/>
            </w:tcBorders>
          </w:tcPr>
          <w:p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tc>
        <w:tc>
          <w:tcPr>
            <w:tcW w:w="759"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БазОконч</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Дата завершения выполнения работ по всем операциям</w:t>
            </w:r>
            <w:r w:rsidR="00D139D7" w:rsidRPr="00B153FA">
              <w:rPr>
                <w:rFonts w:cs="Arial"/>
                <w:sz w:val="20"/>
                <w:szCs w:val="20"/>
              </w:rPr>
              <w:t xml:space="preserve"> заказ</w:t>
            </w:r>
            <w:r w:rsidRPr="00B153FA">
              <w:rPr>
                <w:rFonts w:cs="Arial"/>
                <w:sz w:val="20"/>
                <w:szCs w:val="20"/>
              </w:rPr>
              <w:t>а ТОРО.</w:t>
            </w:r>
          </w:p>
        </w:tc>
        <w:tc>
          <w:tcPr>
            <w:tcW w:w="468" w:type="pct"/>
            <w:tcBorders>
              <w:top w:val="nil"/>
              <w:left w:val="nil"/>
              <w:bottom w:val="single" w:sz="12" w:space="0" w:color="auto"/>
              <w:right w:val="single" w:sz="12" w:space="0" w:color="auto"/>
            </w:tcBorders>
          </w:tcPr>
          <w:p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 Заполняется как при создании</w:t>
            </w:r>
            <w:r w:rsidR="00D139D7" w:rsidRPr="00B153FA">
              <w:rPr>
                <w:rFonts w:cs="Arial"/>
                <w:sz w:val="20"/>
                <w:szCs w:val="20"/>
              </w:rPr>
              <w:t xml:space="preserve"> заказ</w:t>
            </w:r>
            <w:r w:rsidRPr="00B153FA">
              <w:rPr>
                <w:rFonts w:cs="Arial"/>
                <w:sz w:val="20"/>
                <w:szCs w:val="20"/>
              </w:rPr>
              <w:t>а из плана, так и вручную.</w:t>
            </w:r>
          </w:p>
        </w:tc>
        <w:tc>
          <w:tcPr>
            <w:tcW w:w="759"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Время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Время завершения всех работ по</w:t>
            </w:r>
            <w:r w:rsidR="00D139D7" w:rsidRPr="00B153FA">
              <w:rPr>
                <w:rFonts w:cs="Arial"/>
                <w:sz w:val="20"/>
                <w:szCs w:val="20"/>
              </w:rPr>
              <w:t xml:space="preserve"> заказ</w:t>
            </w:r>
            <w:r w:rsidRPr="00B153FA">
              <w:rPr>
                <w:rFonts w:cs="Arial"/>
                <w:sz w:val="20"/>
                <w:szCs w:val="20"/>
              </w:rPr>
              <w:t>у ТОРО.</w:t>
            </w:r>
          </w:p>
        </w:tc>
        <w:tc>
          <w:tcPr>
            <w:tcW w:w="468" w:type="pct"/>
            <w:tcBorders>
              <w:top w:val="nil"/>
              <w:left w:val="nil"/>
              <w:bottom w:val="single" w:sz="12" w:space="0" w:color="auto"/>
              <w:right w:val="single" w:sz="12" w:space="0" w:color="auto"/>
            </w:tcBorders>
          </w:tcPr>
          <w:p w:rsidR="0089693E" w:rsidRPr="00B153FA" w:rsidRDefault="0089693E" w:rsidP="00B153FA">
            <w:pPr>
              <w:spacing w:line="276" w:lineRule="auto"/>
              <w:ind w:firstLine="19"/>
              <w:jc w:val="center"/>
              <w:rPr>
                <w:rFonts w:cs="Arial"/>
                <w:sz w:val="20"/>
                <w:szCs w:val="20"/>
              </w:rPr>
            </w:pPr>
            <w:r w:rsidRPr="00B153FA">
              <w:rPr>
                <w:rFonts w:cs="Arial"/>
                <w:sz w:val="20"/>
                <w:szCs w:val="20"/>
              </w:rPr>
              <w:t>Да</w:t>
            </w:r>
          </w:p>
          <w:p w:rsidR="00BE4185" w:rsidRPr="00B153FA" w:rsidRDefault="00BE4185" w:rsidP="00B153FA">
            <w:pPr>
              <w:spacing w:line="276" w:lineRule="auto"/>
              <w:ind w:firstLine="19"/>
              <w:jc w:val="center"/>
              <w:rPr>
                <w:rFonts w:cs="Arial"/>
                <w:sz w:val="20"/>
                <w:szCs w:val="20"/>
              </w:rPr>
            </w:pPr>
          </w:p>
        </w:tc>
        <w:tc>
          <w:tcPr>
            <w:tcW w:w="1412" w:type="pct"/>
            <w:tcBorders>
              <w:top w:val="nil"/>
              <w:left w:val="nil"/>
              <w:bottom w:val="single" w:sz="12" w:space="0" w:color="auto"/>
              <w:right w:val="single" w:sz="12" w:space="0" w:color="auto"/>
            </w:tcBorders>
          </w:tcPr>
          <w:p w:rsidR="00BE4185" w:rsidRPr="00B153FA" w:rsidRDefault="0089693E" w:rsidP="00B153FA">
            <w:pPr>
              <w:spacing w:line="276" w:lineRule="auto"/>
              <w:ind w:firstLine="19"/>
              <w:jc w:val="center"/>
              <w:rPr>
                <w:rFonts w:cs="Arial"/>
                <w:sz w:val="20"/>
                <w:szCs w:val="20"/>
              </w:rPr>
            </w:pPr>
            <w:r w:rsidRPr="00B153FA">
              <w:rPr>
                <w:rFonts w:cs="Arial"/>
                <w:sz w:val="20"/>
                <w:szCs w:val="20"/>
              </w:rPr>
              <w:t>В зависимости от конфигурации параметров планирования для вида</w:t>
            </w:r>
            <w:r w:rsidR="00D139D7" w:rsidRPr="00B153FA">
              <w:rPr>
                <w:rFonts w:cs="Arial"/>
                <w:sz w:val="20"/>
                <w:szCs w:val="20"/>
              </w:rPr>
              <w:t xml:space="preserve"> заказ</w:t>
            </w:r>
            <w:r w:rsidRPr="00B153FA">
              <w:rPr>
                <w:rFonts w:cs="Arial"/>
                <w:sz w:val="20"/>
                <w:szCs w:val="20"/>
              </w:rPr>
              <w:t>а и наличия техкарты может рассчитываться автоматически.</w:t>
            </w:r>
          </w:p>
        </w:tc>
        <w:tc>
          <w:tcPr>
            <w:tcW w:w="759"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b/>
                <w:sz w:val="20"/>
                <w:szCs w:val="20"/>
              </w:rPr>
            </w:pPr>
            <w:r w:rsidRPr="00B153FA">
              <w:rPr>
                <w:rFonts w:cs="Arial"/>
                <w:b/>
                <w:sz w:val="20"/>
                <w:szCs w:val="20"/>
              </w:rPr>
              <w:t>Данные неисправности</w:t>
            </w:r>
          </w:p>
        </w:tc>
        <w:tc>
          <w:tcPr>
            <w:tcW w:w="468"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b/>
                <w:sz w:val="20"/>
                <w:szCs w:val="20"/>
              </w:rPr>
            </w:pPr>
          </w:p>
        </w:tc>
        <w:tc>
          <w:tcPr>
            <w:tcW w:w="1412"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b/>
                <w:sz w:val="20"/>
                <w:szCs w:val="20"/>
              </w:rPr>
            </w:pPr>
          </w:p>
        </w:tc>
        <w:tc>
          <w:tcPr>
            <w:tcW w:w="759"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b/>
                <w:sz w:val="20"/>
                <w:szCs w:val="20"/>
              </w:rPr>
            </w:pP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rPr>
                <w:rFonts w:cs="Arial"/>
                <w:sz w:val="20"/>
                <w:szCs w:val="20"/>
              </w:rPr>
            </w:pPr>
            <w:r w:rsidRPr="00B153FA">
              <w:rPr>
                <w:rFonts w:cs="Arial"/>
                <w:sz w:val="20"/>
                <w:szCs w:val="20"/>
              </w:rPr>
              <w:t>Данные копируются из сообщения ТОРО</w:t>
            </w:r>
          </w:p>
        </w:tc>
        <w:tc>
          <w:tcPr>
            <w:tcW w:w="468"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rPr>
                <w:rFonts w:cs="Arial"/>
                <w:sz w:val="20"/>
                <w:szCs w:val="20"/>
              </w:rPr>
            </w:pPr>
            <w:r w:rsidRPr="00B153FA">
              <w:rPr>
                <w:rFonts w:cs="Arial"/>
                <w:sz w:val="20"/>
                <w:szCs w:val="20"/>
              </w:rPr>
              <w:t>В</w:t>
            </w:r>
            <w:r w:rsidR="00D139D7" w:rsidRPr="00B153FA">
              <w:rPr>
                <w:rFonts w:cs="Arial"/>
                <w:sz w:val="20"/>
                <w:szCs w:val="20"/>
              </w:rPr>
              <w:t xml:space="preserve"> заказ</w:t>
            </w:r>
            <w:r w:rsidRPr="00B153FA">
              <w:rPr>
                <w:rFonts w:cs="Arial"/>
                <w:sz w:val="20"/>
                <w:szCs w:val="20"/>
              </w:rPr>
              <w:t>е отражаются автоматически при наличии сообщения о дефекте, из которого создан</w:t>
            </w:r>
            <w:r w:rsidR="00D139D7" w:rsidRPr="00B153FA">
              <w:rPr>
                <w:rFonts w:cs="Arial"/>
                <w:sz w:val="20"/>
                <w:szCs w:val="20"/>
              </w:rPr>
              <w:t xml:space="preserve"> заказ</w:t>
            </w:r>
          </w:p>
        </w:tc>
        <w:tc>
          <w:tcPr>
            <w:tcW w:w="759"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b/>
                <w:i/>
                <w:sz w:val="20"/>
                <w:szCs w:val="20"/>
              </w:rPr>
            </w:pPr>
            <w:r w:rsidRPr="00B153FA">
              <w:rPr>
                <w:rFonts w:cs="Arial"/>
                <w:b/>
                <w:i/>
                <w:sz w:val="20"/>
                <w:szCs w:val="20"/>
              </w:rPr>
              <w:t>Вкладка Операции</w:t>
            </w:r>
          </w:p>
        </w:tc>
        <w:tc>
          <w:tcPr>
            <w:tcW w:w="468"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b/>
                <w:i/>
                <w:sz w:val="20"/>
                <w:szCs w:val="20"/>
              </w:rPr>
            </w:pP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РабМесто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рабочее место выполняющее данную операцию. Выбор из справочника.</w:t>
            </w:r>
          </w:p>
        </w:tc>
        <w:tc>
          <w:tcPr>
            <w:tcW w:w="468" w:type="pct"/>
            <w:tcBorders>
              <w:top w:val="nil"/>
              <w:left w:val="nil"/>
              <w:bottom w:val="single" w:sz="12" w:space="0" w:color="auto"/>
              <w:right w:val="single" w:sz="12" w:space="0" w:color="auto"/>
            </w:tcBorders>
          </w:tcPr>
          <w:p w:rsidR="00BE4185" w:rsidRPr="00B153FA" w:rsidRDefault="00917FD2"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w:t>
            </w:r>
            <w:r w:rsidR="00D139D7" w:rsidRPr="00B153FA">
              <w:rPr>
                <w:rFonts w:cs="Arial"/>
                <w:sz w:val="20"/>
                <w:szCs w:val="20"/>
              </w:rPr>
              <w:t xml:space="preserve"> заказ</w:t>
            </w:r>
            <w:r w:rsidRPr="00B153FA">
              <w:rPr>
                <w:rFonts w:cs="Arial"/>
                <w:sz w:val="20"/>
                <w:szCs w:val="20"/>
              </w:rPr>
              <w:t xml:space="preserve"> при планировании</w:t>
            </w:r>
          </w:p>
        </w:tc>
        <w:tc>
          <w:tcPr>
            <w:tcW w:w="759"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Управляющий ключ</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Указывается управляющий ключ операции. Выбор из справочника.</w:t>
            </w:r>
          </w:p>
        </w:tc>
        <w:tc>
          <w:tcPr>
            <w:tcW w:w="468"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Определяется для вида</w:t>
            </w:r>
            <w:r w:rsidR="00D139D7" w:rsidRPr="00B153FA">
              <w:rPr>
                <w:rFonts w:cs="Arial"/>
                <w:sz w:val="20"/>
                <w:szCs w:val="20"/>
              </w:rPr>
              <w:t xml:space="preserve"> заказ</w:t>
            </w:r>
            <w:r w:rsidRPr="00B153FA">
              <w:rPr>
                <w:rFonts w:cs="Arial"/>
                <w:sz w:val="20"/>
                <w:szCs w:val="20"/>
              </w:rPr>
              <w:t>а по умолчанию, также переносится в момент копирования техкарты в</w:t>
            </w:r>
            <w:r w:rsidR="00D139D7" w:rsidRPr="00B153FA">
              <w:rPr>
                <w:rFonts w:cs="Arial"/>
                <w:sz w:val="20"/>
                <w:szCs w:val="20"/>
              </w:rPr>
              <w:t xml:space="preserve"> заказ</w:t>
            </w:r>
            <w:r w:rsidRPr="00B153FA">
              <w:rPr>
                <w:rFonts w:cs="Arial"/>
                <w:sz w:val="20"/>
                <w:szCs w:val="20"/>
              </w:rPr>
              <w:t xml:space="preserve"> при планировании</w:t>
            </w:r>
          </w:p>
        </w:tc>
        <w:tc>
          <w:tcPr>
            <w:tcW w:w="759"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Краткий текст операции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Наименование/описание операции. Ввод вручную.</w:t>
            </w:r>
          </w:p>
        </w:tc>
        <w:tc>
          <w:tcPr>
            <w:tcW w:w="468" w:type="pct"/>
            <w:tcBorders>
              <w:top w:val="nil"/>
              <w:left w:val="nil"/>
              <w:bottom w:val="single" w:sz="12" w:space="0" w:color="auto"/>
              <w:right w:val="single" w:sz="12" w:space="0" w:color="auto"/>
            </w:tcBorders>
          </w:tcPr>
          <w:p w:rsidR="00BE4185"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BE4185" w:rsidRPr="00B153FA" w:rsidRDefault="00E82729"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Работа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Общий объем на выполнение данной операции. Ввод вручную.</w:t>
            </w:r>
          </w:p>
        </w:tc>
        <w:tc>
          <w:tcPr>
            <w:tcW w:w="468" w:type="pct"/>
            <w:tcBorders>
              <w:top w:val="nil"/>
              <w:left w:val="nil"/>
              <w:bottom w:val="single" w:sz="12" w:space="0" w:color="auto"/>
              <w:right w:val="single" w:sz="12" w:space="0" w:color="auto"/>
            </w:tcBorders>
          </w:tcPr>
          <w:p w:rsidR="00BE4185"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BE4185" w:rsidRPr="00B153FA" w:rsidRDefault="00E82729" w:rsidP="00B153FA">
            <w:pPr>
              <w:spacing w:line="276" w:lineRule="auto"/>
              <w:ind w:firstLine="19"/>
              <w:jc w:val="center"/>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Число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BE4185" w:rsidRPr="00B153FA" w:rsidRDefault="00BE4185" w:rsidP="00B153FA">
            <w:pPr>
              <w:spacing w:line="276" w:lineRule="auto"/>
              <w:ind w:firstLine="19"/>
              <w:rPr>
                <w:rFonts w:cs="Arial"/>
                <w:sz w:val="20"/>
                <w:szCs w:val="20"/>
              </w:rPr>
            </w:pPr>
            <w:r w:rsidRPr="00B153FA">
              <w:rPr>
                <w:rFonts w:cs="Arial"/>
                <w:sz w:val="20"/>
                <w:szCs w:val="20"/>
              </w:rPr>
              <w:t>Указывается количество сотрудников задействованных на выполнение данной операции.</w:t>
            </w:r>
          </w:p>
        </w:tc>
        <w:tc>
          <w:tcPr>
            <w:tcW w:w="468" w:type="pct"/>
            <w:tcBorders>
              <w:top w:val="nil"/>
              <w:left w:val="nil"/>
              <w:bottom w:val="single" w:sz="12" w:space="0" w:color="auto"/>
              <w:right w:val="single" w:sz="12" w:space="0" w:color="auto"/>
            </w:tcBorders>
          </w:tcPr>
          <w:p w:rsidR="00BE4185"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rsidR="00BE4185" w:rsidRPr="00B153FA" w:rsidRDefault="00E82729" w:rsidP="00B153FA">
            <w:pPr>
              <w:spacing w:line="276" w:lineRule="auto"/>
              <w:ind w:firstLine="19"/>
              <w:rPr>
                <w:rFonts w:cs="Arial"/>
                <w:sz w:val="20"/>
                <w:szCs w:val="20"/>
              </w:rPr>
            </w:pPr>
            <w:r w:rsidRPr="00B153FA">
              <w:rPr>
                <w:rFonts w:cs="Arial"/>
                <w:sz w:val="20"/>
                <w:szCs w:val="20"/>
              </w:rPr>
              <w:t>Переносится в момент копирования техкарты в заказ при планировании, иначе вносится вручную</w:t>
            </w:r>
          </w:p>
        </w:tc>
        <w:tc>
          <w:tcPr>
            <w:tcW w:w="759" w:type="pct"/>
            <w:tcBorders>
              <w:top w:val="nil"/>
              <w:left w:val="nil"/>
              <w:bottom w:val="single" w:sz="12" w:space="0" w:color="auto"/>
              <w:right w:val="single" w:sz="12" w:space="0" w:color="auto"/>
            </w:tcBorders>
          </w:tcPr>
          <w:p w:rsidR="00BE4185" w:rsidRPr="00B153FA" w:rsidRDefault="003D17DF" w:rsidP="00B153FA">
            <w:pPr>
              <w:spacing w:line="276" w:lineRule="auto"/>
              <w:ind w:firstLine="19"/>
              <w:jc w:val="center"/>
              <w:rPr>
                <w:rFonts w:cs="Arial"/>
                <w:sz w:val="20"/>
                <w:szCs w:val="20"/>
              </w:rPr>
            </w:pPr>
            <w:r w:rsidRPr="00B153FA">
              <w:rPr>
                <w:rFonts w:cs="Arial"/>
                <w:sz w:val="20"/>
                <w:szCs w:val="20"/>
              </w:rPr>
              <w:t>Да</w:t>
            </w:r>
          </w:p>
        </w:tc>
      </w:tr>
      <w:tr w:rsidR="00BE4185"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BE4185" w:rsidRPr="00B153FA" w:rsidRDefault="00BE4185" w:rsidP="00B153FA">
            <w:pPr>
              <w:spacing w:line="276" w:lineRule="auto"/>
              <w:ind w:firstLine="19"/>
              <w:jc w:val="center"/>
              <w:rPr>
                <w:rFonts w:cs="Arial"/>
                <w:sz w:val="20"/>
                <w:szCs w:val="20"/>
              </w:rPr>
            </w:pPr>
            <w:r w:rsidRPr="00B153FA">
              <w:rPr>
                <w:rFonts w:cs="Arial"/>
                <w:sz w:val="20"/>
                <w:szCs w:val="20"/>
              </w:rPr>
              <w:t>Присвоение потребности</w:t>
            </w:r>
          </w:p>
        </w:tc>
        <w:tc>
          <w:tcPr>
            <w:tcW w:w="468"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sz w:val="20"/>
                <w:szCs w:val="20"/>
              </w:rPr>
            </w:pPr>
          </w:p>
        </w:tc>
        <w:tc>
          <w:tcPr>
            <w:tcW w:w="1412"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sz w:val="20"/>
                <w:szCs w:val="20"/>
              </w:rPr>
            </w:pPr>
          </w:p>
        </w:tc>
        <w:tc>
          <w:tcPr>
            <w:tcW w:w="759" w:type="pct"/>
            <w:tcBorders>
              <w:top w:val="nil"/>
              <w:left w:val="single" w:sz="12" w:space="0" w:color="auto"/>
              <w:bottom w:val="single" w:sz="12" w:space="0" w:color="auto"/>
              <w:right w:val="single" w:sz="12" w:space="0" w:color="auto"/>
            </w:tcBorders>
          </w:tcPr>
          <w:p w:rsidR="00BE4185" w:rsidRPr="00B153FA" w:rsidRDefault="00BE4185" w:rsidP="00B153FA">
            <w:pPr>
              <w:spacing w:line="276" w:lineRule="auto"/>
              <w:ind w:firstLine="19"/>
              <w:jc w:val="center"/>
              <w:rPr>
                <w:rFonts w:cs="Arial"/>
                <w:sz w:val="20"/>
                <w:szCs w:val="20"/>
              </w:rPr>
            </w:pP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Лицо</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Указание конкретного сотрудника, выполняющего работу. Выбор из справочника.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Работа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Указывается плановое количество времени для конкретного сотрудника. Ручной ввод. </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b/>
                <w:i/>
                <w:sz w:val="20"/>
                <w:szCs w:val="20"/>
              </w:rPr>
            </w:pPr>
            <w:r w:rsidRPr="00B153FA">
              <w:rPr>
                <w:rFonts w:cs="Arial"/>
                <w:b/>
                <w:i/>
                <w:sz w:val="20"/>
                <w:szCs w:val="20"/>
              </w:rPr>
              <w:t>Вкладка Компоненты</w:t>
            </w:r>
          </w:p>
        </w:tc>
        <w:tc>
          <w:tcPr>
            <w:tcW w:w="468"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Компонент </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номер ОЗМ необходимый для выполнения операции. Выбор из справочника.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 xml:space="preserve">Нет* </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rPr>
                <w:rFonts w:cs="Arial"/>
                <w:sz w:val="20"/>
                <w:szCs w:val="20"/>
              </w:rPr>
            </w:pPr>
            <w:r w:rsidRPr="00B153FA">
              <w:rPr>
                <w:rFonts w:cs="Arial"/>
                <w:sz w:val="20"/>
                <w:szCs w:val="20"/>
              </w:rPr>
              <w:t>* не к каждой операции должны быть привязаны ОЗМ.</w:t>
            </w:r>
          </w:p>
          <w:p w:rsidR="00E82729" w:rsidRPr="00B153FA" w:rsidRDefault="00E82729" w:rsidP="00B153FA">
            <w:pPr>
              <w:spacing w:line="276" w:lineRule="auto"/>
              <w:ind w:firstLine="19"/>
              <w:rPr>
                <w:rFonts w:cs="Arial"/>
                <w:sz w:val="20"/>
                <w:szCs w:val="20"/>
              </w:rPr>
            </w:pPr>
            <w:r w:rsidRPr="00B153FA">
              <w:rPr>
                <w:rFonts w:cs="Arial"/>
                <w:sz w:val="20"/>
                <w:szCs w:val="20"/>
              </w:rPr>
              <w:t>Может заполняться автоматически при создании заказа на основе техкарты.</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ОбъемПотребности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количество материала необходимого для выполнени</w:t>
            </w:r>
            <w:r w:rsidR="009D2C30" w:rsidRPr="00B153FA">
              <w:rPr>
                <w:rFonts w:cs="Arial"/>
                <w:sz w:val="20"/>
                <w:szCs w:val="20"/>
              </w:rPr>
              <w:t>я</w:t>
            </w:r>
            <w:r w:rsidRPr="00B153FA">
              <w:rPr>
                <w:rFonts w:cs="Arial"/>
                <w:sz w:val="20"/>
                <w:szCs w:val="20"/>
              </w:rPr>
              <w:t xml:space="preserve"> операции. Ввод вручную.</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Может заполняться автоматически при создании заказа на основе техкарты.</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Тип Позиции</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тип позиции относящееся к этому материалу. Выбор из справочника.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В случае создания заказа на основе техкарты либо ведения настроек для данного поля по умолчанию</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Операция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номер операции к которой относится этот материал</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Только в случае создания заказа на основе техкарты</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r>
      <w:tr w:rsidR="00E82729" w:rsidRPr="007008A3" w:rsidTr="00BE4185">
        <w:trPr>
          <w:cantSplit/>
          <w:trHeight w:val="689"/>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Партия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партия к данному материалу. Опционально. Выбор из справочника.</w:t>
            </w:r>
          </w:p>
          <w:p w:rsidR="002E5222" w:rsidRPr="00B153FA" w:rsidRDefault="002E5222" w:rsidP="00B153FA">
            <w:pPr>
              <w:spacing w:line="276" w:lineRule="auto"/>
              <w:ind w:firstLine="19"/>
              <w:jc w:val="center"/>
              <w:rPr>
                <w:rFonts w:cs="Arial"/>
                <w:sz w:val="20"/>
                <w:szCs w:val="20"/>
              </w:rPr>
            </w:pP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w:t>
            </w:r>
            <w:r w:rsidR="002E5222" w:rsidRPr="00B153FA">
              <w:rPr>
                <w:rFonts w:cs="Arial"/>
                <w:sz w:val="20"/>
                <w:szCs w:val="20"/>
              </w:rPr>
              <w:t>а – если материал ведется партиями, либо для него активирован вид оценки</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b/>
                <w:i/>
                <w:sz w:val="20"/>
                <w:szCs w:val="20"/>
              </w:rPr>
              <w:t>Вкладка ДопДанные</w:t>
            </w:r>
          </w:p>
        </w:tc>
        <w:tc>
          <w:tcPr>
            <w:tcW w:w="468"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СПП-элемент</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СПП-элемент для контроля бюджета. Выбор из справочника.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Нет</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 (разработка)</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b/>
                <w:i/>
                <w:sz w:val="20"/>
                <w:szCs w:val="20"/>
              </w:rPr>
            </w:pPr>
            <w:r w:rsidRPr="00B153FA">
              <w:rPr>
                <w:rFonts w:cs="Arial"/>
                <w:b/>
                <w:i/>
                <w:sz w:val="20"/>
                <w:szCs w:val="20"/>
              </w:rPr>
              <w:t>Вкладка Управление</w:t>
            </w:r>
          </w:p>
        </w:tc>
        <w:tc>
          <w:tcPr>
            <w:tcW w:w="468"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c>
          <w:tcPr>
            <w:tcW w:w="1412"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c>
          <w:tcPr>
            <w:tcW w:w="759"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i/>
                <w:sz w:val="20"/>
                <w:szCs w:val="20"/>
              </w:rPr>
            </w:pP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Индикатор планирования</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индикатор планирования. Выбор из списка.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 (</w:t>
            </w:r>
            <w:r w:rsidR="00CE6E77" w:rsidRPr="00B153FA">
              <w:rPr>
                <w:rFonts w:cs="Arial"/>
                <w:sz w:val="20"/>
                <w:szCs w:val="20"/>
              </w:rPr>
              <w:t>при помощи расширения</w:t>
            </w:r>
            <w:r w:rsidR="002853B4" w:rsidRPr="00B153FA">
              <w:rPr>
                <w:rFonts w:cs="Arial"/>
                <w:sz w:val="20"/>
                <w:szCs w:val="20"/>
              </w:rPr>
              <w:t xml:space="preserve"> PM46</w:t>
            </w:r>
            <w:r w:rsidRPr="00B153FA">
              <w:rPr>
                <w:rFonts w:cs="Arial"/>
                <w:sz w:val="20"/>
                <w:szCs w:val="20"/>
              </w:rPr>
              <w:t>)</w:t>
            </w:r>
          </w:p>
          <w:p w:rsidR="002853B4" w:rsidRPr="00B153FA" w:rsidRDefault="002853B4" w:rsidP="00B153FA">
            <w:pPr>
              <w:spacing w:line="276" w:lineRule="auto"/>
              <w:ind w:firstLine="19"/>
              <w:jc w:val="center"/>
              <w:rPr>
                <w:rFonts w:cs="Arial"/>
                <w:sz w:val="20"/>
                <w:szCs w:val="20"/>
              </w:rPr>
            </w:pPr>
            <w:r w:rsidRPr="00B153FA">
              <w:rPr>
                <w:rFonts w:cs="Arial"/>
                <w:sz w:val="20"/>
                <w:szCs w:val="20"/>
              </w:rPr>
              <w:t>Плановый - год исполнения заказа больше года создания.</w:t>
            </w:r>
          </w:p>
          <w:p w:rsidR="002853B4" w:rsidRPr="00B153FA" w:rsidRDefault="002853B4" w:rsidP="00B153FA">
            <w:pPr>
              <w:spacing w:line="276" w:lineRule="auto"/>
              <w:ind w:firstLine="19"/>
              <w:jc w:val="center"/>
              <w:rPr>
                <w:rFonts w:cs="Arial"/>
                <w:sz w:val="20"/>
                <w:szCs w:val="20"/>
              </w:rPr>
            </w:pPr>
            <w:r w:rsidRPr="00B153FA">
              <w:rPr>
                <w:rFonts w:cs="Arial"/>
                <w:sz w:val="20"/>
                <w:szCs w:val="20"/>
              </w:rPr>
              <w:t>Внеплановый - если год создания и выполнения равны.</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2361" w:type="pct"/>
            <w:gridSpan w:val="2"/>
            <w:tcBorders>
              <w:top w:val="nil"/>
              <w:left w:val="single" w:sz="12" w:space="0" w:color="auto"/>
              <w:bottom w:val="single" w:sz="12" w:space="0" w:color="auto"/>
              <w:right w:val="single" w:sz="12"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b/>
                <w:sz w:val="20"/>
                <w:szCs w:val="20"/>
              </w:rPr>
            </w:pPr>
            <w:r w:rsidRPr="00B153FA">
              <w:rPr>
                <w:rFonts w:cs="Arial"/>
                <w:b/>
                <w:sz w:val="20"/>
                <w:szCs w:val="20"/>
              </w:rPr>
              <w:t>Правило расчета</w:t>
            </w:r>
          </w:p>
        </w:tc>
        <w:tc>
          <w:tcPr>
            <w:tcW w:w="468"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sz w:val="20"/>
                <w:szCs w:val="20"/>
              </w:rPr>
            </w:pPr>
          </w:p>
        </w:tc>
        <w:tc>
          <w:tcPr>
            <w:tcW w:w="1412"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sz w:val="20"/>
                <w:szCs w:val="20"/>
              </w:rPr>
            </w:pPr>
          </w:p>
        </w:tc>
        <w:tc>
          <w:tcPr>
            <w:tcW w:w="759" w:type="pct"/>
            <w:tcBorders>
              <w:top w:val="nil"/>
              <w:left w:val="single" w:sz="12" w:space="0" w:color="auto"/>
              <w:bottom w:val="single" w:sz="12" w:space="0" w:color="auto"/>
              <w:right w:val="single" w:sz="12" w:space="0" w:color="auto"/>
            </w:tcBorders>
          </w:tcPr>
          <w:p w:rsidR="00E82729" w:rsidRPr="00B153FA" w:rsidRDefault="00E82729" w:rsidP="00B153FA">
            <w:pPr>
              <w:spacing w:line="276" w:lineRule="auto"/>
              <w:ind w:firstLine="19"/>
              <w:jc w:val="center"/>
              <w:rPr>
                <w:rFonts w:cs="Arial"/>
                <w:b/>
                <w:sz w:val="20"/>
                <w:szCs w:val="20"/>
              </w:rPr>
            </w:pP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Тип</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тип контировки на который будут списываться затраты с заказа ТОРО. Выбор из справочника.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Согласно настройкам для вида заказа</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r w:rsidR="00E82729" w:rsidRPr="007008A3" w:rsidTr="00BE4185">
        <w:trPr>
          <w:cantSplit/>
        </w:trPr>
        <w:tc>
          <w:tcPr>
            <w:tcW w:w="655" w:type="pct"/>
            <w:tcBorders>
              <w:top w:val="nil"/>
              <w:left w:val="single" w:sz="12" w:space="0" w:color="auto"/>
              <w:bottom w:val="single" w:sz="12" w:space="0" w:color="auto"/>
              <w:right w:val="single" w:sz="8" w:space="0" w:color="auto"/>
            </w:tcBorders>
            <w:tcMar>
              <w:top w:w="0" w:type="dxa"/>
              <w:left w:w="108" w:type="dxa"/>
              <w:bottom w:w="0" w:type="dxa"/>
              <w:right w:w="108" w:type="dxa"/>
            </w:tcMar>
          </w:tcPr>
          <w:p w:rsidR="00E82729" w:rsidRPr="00B153FA" w:rsidRDefault="00E82729" w:rsidP="00B153FA">
            <w:pPr>
              <w:spacing w:line="276" w:lineRule="auto"/>
              <w:ind w:firstLine="19"/>
              <w:jc w:val="center"/>
              <w:rPr>
                <w:rFonts w:cs="Arial"/>
                <w:sz w:val="20"/>
                <w:szCs w:val="20"/>
              </w:rPr>
            </w:pPr>
            <w:r w:rsidRPr="00B153FA">
              <w:rPr>
                <w:rFonts w:cs="Arial"/>
                <w:sz w:val="20"/>
                <w:szCs w:val="20"/>
              </w:rPr>
              <w:t>Получатель расчета</w:t>
            </w:r>
          </w:p>
        </w:tc>
        <w:tc>
          <w:tcPr>
            <w:tcW w:w="1706" w:type="pct"/>
            <w:tcBorders>
              <w:top w:val="nil"/>
              <w:left w:val="nil"/>
              <w:bottom w:val="single" w:sz="12" w:space="0" w:color="auto"/>
              <w:right w:val="single" w:sz="12" w:space="0" w:color="auto"/>
            </w:tcBorders>
            <w:tcMar>
              <w:top w:w="0" w:type="dxa"/>
              <w:left w:w="108" w:type="dxa"/>
              <w:bottom w:w="0" w:type="dxa"/>
              <w:right w:w="108" w:type="dxa"/>
            </w:tcMar>
            <w:vAlign w:val="center"/>
          </w:tcPr>
          <w:p w:rsidR="00E82729" w:rsidRPr="00B153FA" w:rsidRDefault="00E82729" w:rsidP="00B153FA">
            <w:pPr>
              <w:spacing w:line="276" w:lineRule="auto"/>
              <w:ind w:firstLine="19"/>
              <w:jc w:val="center"/>
              <w:rPr>
                <w:rFonts w:cs="Arial"/>
                <w:sz w:val="20"/>
                <w:szCs w:val="20"/>
              </w:rPr>
            </w:pPr>
            <w:r w:rsidRPr="00B153FA">
              <w:rPr>
                <w:rFonts w:cs="Arial"/>
                <w:sz w:val="20"/>
                <w:szCs w:val="20"/>
              </w:rPr>
              <w:t>Указывается объект контировки. Выбор из справочника.</w:t>
            </w:r>
          </w:p>
        </w:tc>
        <w:tc>
          <w:tcPr>
            <w:tcW w:w="468"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c>
          <w:tcPr>
            <w:tcW w:w="1412"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Согласно настройкам для вида заказа и наличии информации о контировки в техническом объекте</w:t>
            </w:r>
          </w:p>
        </w:tc>
        <w:tc>
          <w:tcPr>
            <w:tcW w:w="759" w:type="pct"/>
            <w:tcBorders>
              <w:top w:val="nil"/>
              <w:left w:val="nil"/>
              <w:bottom w:val="single" w:sz="12" w:space="0" w:color="auto"/>
              <w:right w:val="single" w:sz="12" w:space="0" w:color="auto"/>
            </w:tcBorders>
          </w:tcPr>
          <w:p w:rsidR="00E82729" w:rsidRPr="00B153FA" w:rsidRDefault="00E82729" w:rsidP="00B153FA">
            <w:pPr>
              <w:spacing w:line="276" w:lineRule="auto"/>
              <w:ind w:firstLine="19"/>
              <w:jc w:val="center"/>
              <w:rPr>
                <w:rFonts w:cs="Arial"/>
                <w:sz w:val="20"/>
                <w:szCs w:val="20"/>
              </w:rPr>
            </w:pPr>
            <w:r w:rsidRPr="00B153FA">
              <w:rPr>
                <w:rFonts w:cs="Arial"/>
                <w:sz w:val="20"/>
                <w:szCs w:val="20"/>
              </w:rPr>
              <w:t>Да</w:t>
            </w:r>
          </w:p>
        </w:tc>
      </w:tr>
    </w:tbl>
    <w:p w:rsidR="00B065AE" w:rsidRDefault="00B065AE" w:rsidP="00B065AE">
      <w:pPr>
        <w:pStyle w:val="3"/>
      </w:pPr>
      <w:bookmarkStart w:id="923" w:name="_Toc65846415"/>
      <w:r>
        <w:t>Сетевые графики</w:t>
      </w:r>
      <w:bookmarkEnd w:id="923"/>
    </w:p>
    <w:p w:rsidR="000F0CEB" w:rsidRPr="00554843" w:rsidRDefault="001A277D" w:rsidP="00AC6F0A">
      <w:pPr>
        <w:spacing w:after="240" w:line="276" w:lineRule="auto"/>
        <w:rPr>
          <w:rFonts w:cs="Arial"/>
        </w:rPr>
      </w:pPr>
      <w:r w:rsidRPr="00554843">
        <w:rPr>
          <w:rFonts w:cs="Arial"/>
        </w:rPr>
        <w:t xml:space="preserve">Сетевые графики являются ключевым системным документом направления КСиИ. </w:t>
      </w:r>
      <w:r w:rsidR="000F0CEB" w:rsidRPr="00554843">
        <w:rPr>
          <w:rFonts w:cs="Arial"/>
        </w:rPr>
        <w:t xml:space="preserve">Подробнее в концептуальном дизайне </w:t>
      </w:r>
      <w:r w:rsidR="001710A8">
        <w:rPr>
          <w:rFonts w:cs="Arial"/>
        </w:rPr>
        <w:t>ERP.</w:t>
      </w:r>
      <w:r w:rsidR="000B519E">
        <w:rPr>
          <w:rFonts w:cs="Arial"/>
        </w:rPr>
        <w:t>4.6.1.2.</w:t>
      </w:r>
      <w:r w:rsidR="000F0CEB" w:rsidRPr="00554843">
        <w:rPr>
          <w:rFonts w:cs="Arial"/>
        </w:rPr>
        <w:t>48 «Планирование и реализация проектов КСиИ».</w:t>
      </w:r>
    </w:p>
    <w:p w:rsidR="00C729E3" w:rsidRDefault="00C729E3" w:rsidP="00AC6F0A">
      <w:pPr>
        <w:spacing w:after="240" w:line="276" w:lineRule="auto"/>
        <w:rPr>
          <w:rFonts w:cs="Arial"/>
        </w:rPr>
      </w:pPr>
      <w:r w:rsidRPr="00554843">
        <w:rPr>
          <w:rFonts w:cs="Arial"/>
        </w:rPr>
        <w:t xml:space="preserve">Ниже </w:t>
      </w:r>
      <w:r w:rsidRPr="002854E0">
        <w:rPr>
          <w:rFonts w:cs="Arial"/>
        </w:rPr>
        <w:t>приведено описание</w:t>
      </w:r>
      <w:r>
        <w:rPr>
          <w:rFonts w:cs="Arial"/>
        </w:rPr>
        <w:t xml:space="preserve"> основных атрибутов сетевых графиков специфичных для сетевых графиков для воздействий на ЗиС.</w:t>
      </w:r>
    </w:p>
    <w:p w:rsidR="001A277D" w:rsidRDefault="001A277D" w:rsidP="001A277D">
      <w:pPr>
        <w:pStyle w:val="Tabname"/>
        <w:keepNext/>
        <w:spacing w:before="0" w:after="240" w:line="276" w:lineRule="auto"/>
        <w:jc w:val="right"/>
        <w:rPr>
          <w:rFonts w:cs="Arial"/>
          <w:sz w:val="22"/>
          <w:szCs w:val="22"/>
        </w:rPr>
      </w:pPr>
      <w:r w:rsidRPr="00B153FA">
        <w:rPr>
          <w:rFonts w:cs="Arial"/>
          <w:sz w:val="22"/>
          <w:szCs w:val="22"/>
        </w:rPr>
        <w:t xml:space="preserve">Таблица </w:t>
      </w:r>
      <w:r w:rsidRPr="00B153FA">
        <w:rPr>
          <w:rFonts w:cs="Arial"/>
          <w:sz w:val="22"/>
          <w:szCs w:val="22"/>
        </w:rPr>
        <w:fldChar w:fldCharType="begin"/>
      </w:r>
      <w:r w:rsidRPr="00B153FA">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27</w:t>
      </w:r>
      <w:r w:rsidRPr="00B153FA">
        <w:rPr>
          <w:rFonts w:cs="Arial"/>
          <w:sz w:val="22"/>
          <w:szCs w:val="22"/>
        </w:rPr>
        <w:fldChar w:fldCharType="end"/>
      </w:r>
      <w:r w:rsidRPr="00B153FA">
        <w:rPr>
          <w:rFonts w:cs="Arial"/>
          <w:sz w:val="22"/>
          <w:szCs w:val="22"/>
        </w:rPr>
        <w:t>.</w:t>
      </w:r>
      <w:r w:rsidRPr="00883366">
        <w:rPr>
          <w:rFonts w:cs="Arial"/>
          <w:sz w:val="22"/>
        </w:rPr>
        <w:t xml:space="preserve"> </w:t>
      </w:r>
      <w:r w:rsidRPr="00B153FA">
        <w:rPr>
          <w:rFonts w:cs="Arial"/>
          <w:sz w:val="22"/>
          <w:szCs w:val="22"/>
        </w:rPr>
        <w:t xml:space="preserve">Виды </w:t>
      </w:r>
      <w:r>
        <w:rPr>
          <w:rFonts w:cs="Arial"/>
          <w:sz w:val="22"/>
          <w:szCs w:val="22"/>
        </w:rPr>
        <w:t>сетевых графиков</w:t>
      </w:r>
    </w:p>
    <w:tbl>
      <w:tblPr>
        <w:tblW w:w="5000" w:type="pct"/>
        <w:tblLook w:val="04A0" w:firstRow="1" w:lastRow="0" w:firstColumn="1" w:lastColumn="0" w:noHBand="0" w:noVBand="1"/>
      </w:tblPr>
      <w:tblGrid>
        <w:gridCol w:w="1570"/>
        <w:gridCol w:w="1909"/>
        <w:gridCol w:w="2131"/>
        <w:gridCol w:w="4576"/>
      </w:tblGrid>
      <w:tr w:rsidR="001A277D" w:rsidRPr="007008A3" w:rsidTr="00554843">
        <w:trPr>
          <w:trHeight w:val="397"/>
          <w:tblHeader/>
        </w:trPr>
        <w:tc>
          <w:tcPr>
            <w:tcW w:w="771"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p w:rsidR="001A277D" w:rsidRPr="00EF6F1C" w:rsidRDefault="001A277D">
            <w:pPr>
              <w:spacing w:line="276" w:lineRule="auto"/>
              <w:ind w:firstLine="0"/>
              <w:jc w:val="left"/>
              <w:rPr>
                <w:rFonts w:eastAsiaTheme="minorHAnsi" w:cs="Arial"/>
                <w:b/>
                <w:sz w:val="20"/>
                <w:szCs w:val="20"/>
              </w:rPr>
            </w:pPr>
            <w:r w:rsidRPr="00B153FA">
              <w:rPr>
                <w:rFonts w:eastAsiaTheme="minorHAnsi" w:cs="Arial"/>
                <w:b/>
                <w:sz w:val="20"/>
                <w:szCs w:val="20"/>
              </w:rPr>
              <w:t xml:space="preserve">Вид </w:t>
            </w:r>
            <w:r w:rsidR="00EF6F1C">
              <w:rPr>
                <w:rFonts w:eastAsiaTheme="minorHAnsi" w:cs="Arial"/>
                <w:b/>
                <w:sz w:val="20"/>
                <w:szCs w:val="20"/>
              </w:rPr>
              <w:t>СГ</w:t>
            </w:r>
          </w:p>
        </w:tc>
        <w:tc>
          <w:tcPr>
            <w:tcW w:w="937" w:type="pct"/>
            <w:tcBorders>
              <w:top w:val="single" w:sz="12" w:space="0" w:color="auto"/>
              <w:left w:val="single" w:sz="8" w:space="0" w:color="auto"/>
              <w:bottom w:val="single" w:sz="4" w:space="0" w:color="auto"/>
              <w:right w:val="single" w:sz="8" w:space="0" w:color="auto"/>
            </w:tcBorders>
            <w:shd w:val="clear" w:color="auto" w:fill="FFC000"/>
            <w:tcMar>
              <w:top w:w="0" w:type="dxa"/>
              <w:left w:w="108" w:type="dxa"/>
              <w:bottom w:w="0" w:type="dxa"/>
              <w:right w:w="108" w:type="dxa"/>
            </w:tcMar>
            <w:vAlign w:val="center"/>
          </w:tcPr>
          <w:p w:rsidR="001A277D" w:rsidRPr="00B153FA" w:rsidRDefault="001A277D">
            <w:pPr>
              <w:spacing w:line="276" w:lineRule="auto"/>
              <w:ind w:firstLine="0"/>
              <w:jc w:val="left"/>
              <w:rPr>
                <w:rFonts w:cs="Arial"/>
                <w:b/>
                <w:sz w:val="20"/>
                <w:szCs w:val="20"/>
              </w:rPr>
            </w:pPr>
            <w:r w:rsidRPr="00B153FA">
              <w:rPr>
                <w:rFonts w:cs="Arial"/>
                <w:b/>
                <w:sz w:val="20"/>
                <w:szCs w:val="20"/>
              </w:rPr>
              <w:t xml:space="preserve">Наименование вида </w:t>
            </w:r>
            <w:r w:rsidR="00EF6F1C">
              <w:rPr>
                <w:rFonts w:cs="Arial"/>
                <w:b/>
                <w:sz w:val="20"/>
                <w:szCs w:val="20"/>
              </w:rPr>
              <w:t>СГ</w:t>
            </w:r>
          </w:p>
        </w:tc>
        <w:tc>
          <w:tcPr>
            <w:tcW w:w="1046" w:type="pct"/>
            <w:tcBorders>
              <w:top w:val="single" w:sz="12" w:space="0" w:color="auto"/>
              <w:left w:val="single" w:sz="8" w:space="0" w:color="auto"/>
              <w:bottom w:val="single" w:sz="4" w:space="0" w:color="auto"/>
              <w:right w:val="single" w:sz="8" w:space="0" w:color="auto"/>
            </w:tcBorders>
            <w:shd w:val="clear" w:color="auto" w:fill="FFC000"/>
            <w:vAlign w:val="center"/>
          </w:tcPr>
          <w:p w:rsidR="001A277D" w:rsidRPr="00B153FA" w:rsidRDefault="001A277D">
            <w:pPr>
              <w:spacing w:line="276" w:lineRule="auto"/>
              <w:ind w:firstLine="0"/>
              <w:jc w:val="left"/>
              <w:rPr>
                <w:rFonts w:cs="Arial"/>
                <w:b/>
                <w:sz w:val="20"/>
                <w:szCs w:val="20"/>
              </w:rPr>
            </w:pPr>
            <w:r w:rsidRPr="00B153FA">
              <w:rPr>
                <w:rFonts w:cs="Arial"/>
                <w:b/>
                <w:sz w:val="20"/>
                <w:szCs w:val="20"/>
              </w:rPr>
              <w:t>Статусная схема</w:t>
            </w:r>
          </w:p>
        </w:tc>
        <w:tc>
          <w:tcPr>
            <w:tcW w:w="2246" w:type="pct"/>
            <w:tcBorders>
              <w:top w:val="single" w:sz="12" w:space="0" w:color="auto"/>
              <w:left w:val="single" w:sz="8" w:space="0" w:color="auto"/>
              <w:bottom w:val="single" w:sz="4" w:space="0" w:color="auto"/>
              <w:right w:val="single" w:sz="8" w:space="0" w:color="auto"/>
            </w:tcBorders>
            <w:shd w:val="clear" w:color="auto" w:fill="FFC000"/>
            <w:vAlign w:val="center"/>
          </w:tcPr>
          <w:p w:rsidR="001A277D" w:rsidRPr="00554843" w:rsidRDefault="00EF6F1C" w:rsidP="00554843">
            <w:pPr>
              <w:spacing w:line="276" w:lineRule="auto"/>
              <w:jc w:val="left"/>
              <w:rPr>
                <w:rFonts w:cs="Arial"/>
                <w:b/>
                <w:sz w:val="20"/>
                <w:szCs w:val="20"/>
              </w:rPr>
            </w:pPr>
            <w:r w:rsidRPr="00554843">
              <w:rPr>
                <w:rFonts w:cs="Arial"/>
                <w:b/>
                <w:sz w:val="20"/>
                <w:szCs w:val="20"/>
              </w:rPr>
              <w:t>Краткое назначение</w:t>
            </w:r>
          </w:p>
        </w:tc>
      </w:tr>
      <w:tr w:rsidR="001A277D" w:rsidRPr="005B4392" w:rsidTr="00554843">
        <w:tc>
          <w:tcPr>
            <w:tcW w:w="77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1A277D" w:rsidRPr="00554843" w:rsidRDefault="00F44B8A">
            <w:pPr>
              <w:pStyle w:val="TABLECONTENT"/>
              <w:rPr>
                <w:rFonts w:eastAsia="Calibri"/>
                <w:lang w:val="en-US"/>
              </w:rPr>
            </w:pPr>
            <w:r>
              <w:rPr>
                <w:rFonts w:eastAsia="Calibri"/>
                <w:lang w:val="en-US"/>
              </w:rPr>
              <w:t>P330</w:t>
            </w:r>
          </w:p>
        </w:tc>
        <w:tc>
          <w:tcPr>
            <w:tcW w:w="937"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1A277D" w:rsidRPr="005B4392" w:rsidRDefault="00EF6F1C">
            <w:pPr>
              <w:pStyle w:val="TABLECONTENT"/>
              <w:rPr>
                <w:rFonts w:eastAsia="Calibri"/>
              </w:rPr>
            </w:pPr>
            <w:r w:rsidRPr="00EF6F1C">
              <w:rPr>
                <w:rFonts w:eastAsia="Calibri"/>
              </w:rPr>
              <w:t>Воздействия на ЗиС (OPEX)</w:t>
            </w:r>
          </w:p>
        </w:tc>
        <w:tc>
          <w:tcPr>
            <w:tcW w:w="1046" w:type="pct"/>
            <w:tcBorders>
              <w:top w:val="single" w:sz="4" w:space="0" w:color="auto"/>
              <w:left w:val="single" w:sz="8" w:space="0" w:color="auto"/>
              <w:bottom w:val="single" w:sz="4" w:space="0" w:color="auto"/>
              <w:right w:val="single" w:sz="8" w:space="0" w:color="auto"/>
            </w:tcBorders>
          </w:tcPr>
          <w:p w:rsidR="001A277D" w:rsidRPr="005B4392" w:rsidRDefault="00EF6F1C">
            <w:pPr>
              <w:pStyle w:val="TABLECONTENT"/>
              <w:rPr>
                <w:rFonts w:eastAsia="Calibri"/>
              </w:rPr>
            </w:pPr>
            <w:r w:rsidRPr="00EF6F1C">
              <w:rPr>
                <w:rFonts w:eastAsia="Calibri"/>
              </w:rPr>
              <w:t>PS_NET33</w:t>
            </w:r>
            <w:r>
              <w:rPr>
                <w:rFonts w:eastAsia="Calibri"/>
              </w:rPr>
              <w:t xml:space="preserve"> - Схе</w:t>
            </w:r>
            <w:r w:rsidRPr="00EF6F1C">
              <w:rPr>
                <w:rFonts w:eastAsia="Calibri"/>
              </w:rPr>
              <w:t>ма статусов: сет граф ЗиС</w:t>
            </w:r>
          </w:p>
        </w:tc>
        <w:tc>
          <w:tcPr>
            <w:tcW w:w="2246" w:type="pct"/>
            <w:tcBorders>
              <w:top w:val="single" w:sz="4" w:space="0" w:color="auto"/>
              <w:left w:val="single" w:sz="8" w:space="0" w:color="auto"/>
              <w:bottom w:val="single" w:sz="4" w:space="0" w:color="auto"/>
              <w:right w:val="single" w:sz="8" w:space="0" w:color="auto"/>
            </w:tcBorders>
          </w:tcPr>
          <w:p w:rsidR="00EF6F1C" w:rsidRDefault="00EF6F1C">
            <w:pPr>
              <w:pStyle w:val="TABLECONTENT"/>
              <w:rPr>
                <w:rFonts w:eastAsia="Calibri"/>
              </w:rPr>
            </w:pPr>
            <w:r>
              <w:rPr>
                <w:rFonts w:eastAsia="Calibri"/>
              </w:rPr>
              <w:t xml:space="preserve">Сетевой график </w:t>
            </w:r>
            <w:r w:rsidR="00542367">
              <w:rPr>
                <w:rFonts w:eastAsia="Calibri"/>
              </w:rPr>
              <w:t>используется для планирования и учета</w:t>
            </w:r>
            <w:r>
              <w:rPr>
                <w:rFonts w:eastAsia="Calibri"/>
              </w:rPr>
              <w:t xml:space="preserve"> текущих воздействий на ЗиС. </w:t>
            </w:r>
          </w:p>
          <w:p w:rsidR="00EF6F1C" w:rsidRDefault="00EF6F1C">
            <w:pPr>
              <w:pStyle w:val="TABLECONTENT"/>
              <w:rPr>
                <w:rFonts w:eastAsia="Calibri"/>
              </w:rPr>
            </w:pPr>
            <w:r>
              <w:rPr>
                <w:rFonts w:eastAsia="Calibri"/>
              </w:rPr>
              <w:t>Сетевой график создается</w:t>
            </w:r>
            <w:r w:rsidR="00542367">
              <w:rPr>
                <w:rFonts w:eastAsia="Calibri"/>
              </w:rPr>
              <w:t xml:space="preserve"> на отдельное ЗиС</w:t>
            </w:r>
            <w:r>
              <w:rPr>
                <w:rFonts w:eastAsia="Calibri"/>
              </w:rPr>
              <w:t xml:space="preserve"> в </w:t>
            </w:r>
            <w:r w:rsidRPr="002854E0">
              <w:t>рамках группирующего СПП-элемента «Здания и Сооружения (OPEX)», осуществляет</w:t>
            </w:r>
            <w:r>
              <w:t>ся</w:t>
            </w:r>
            <w:r w:rsidRPr="002854E0">
              <w:t xml:space="preserve"> ручное наполнение сетевого графика операциями, выполняемые собственными силами или сторонней организацией, материалами и услугами.</w:t>
            </w:r>
          </w:p>
          <w:p w:rsidR="001A277D" w:rsidRPr="008767CC" w:rsidRDefault="00EF6F1C">
            <w:pPr>
              <w:pStyle w:val="TABLECONTENT"/>
              <w:rPr>
                <w:rFonts w:eastAsia="Calibri"/>
              </w:rPr>
            </w:pPr>
            <w:r>
              <w:rPr>
                <w:rFonts w:eastAsia="Calibri"/>
              </w:rPr>
              <w:t xml:space="preserve">При создании сетевого графики указывается профиль </w:t>
            </w:r>
            <w:r>
              <w:rPr>
                <w:rFonts w:eastAsia="Calibri"/>
                <w:lang w:val="en-US"/>
              </w:rPr>
              <w:t>P</w:t>
            </w:r>
            <w:r w:rsidRPr="008767CC">
              <w:rPr>
                <w:rFonts w:eastAsia="Calibri"/>
              </w:rPr>
              <w:t xml:space="preserve">00330 </w:t>
            </w:r>
            <w:r>
              <w:rPr>
                <w:rFonts w:eastAsia="Calibri"/>
              </w:rPr>
              <w:t>«ЗиС (</w:t>
            </w:r>
            <w:r>
              <w:rPr>
                <w:rFonts w:eastAsia="Calibri"/>
                <w:lang w:val="en-US"/>
              </w:rPr>
              <w:t>OPEX</w:t>
            </w:r>
            <w:r w:rsidRPr="008767CC">
              <w:rPr>
                <w:rFonts w:eastAsia="Calibri"/>
              </w:rPr>
              <w:t>)</w:t>
            </w:r>
            <w:r>
              <w:rPr>
                <w:rFonts w:eastAsia="Calibri"/>
              </w:rPr>
              <w:t>»</w:t>
            </w:r>
            <w:r w:rsidRPr="008767CC">
              <w:rPr>
                <w:rFonts w:eastAsia="Calibri"/>
              </w:rPr>
              <w:t xml:space="preserve">, </w:t>
            </w:r>
            <w:r>
              <w:rPr>
                <w:rFonts w:eastAsia="Calibri"/>
              </w:rPr>
              <w:t xml:space="preserve">которому присвоен вид СГ </w:t>
            </w:r>
            <w:r>
              <w:rPr>
                <w:rFonts w:eastAsia="Calibri"/>
                <w:lang w:val="en-US"/>
              </w:rPr>
              <w:t>P</w:t>
            </w:r>
            <w:r w:rsidRPr="008767CC">
              <w:rPr>
                <w:rFonts w:eastAsia="Calibri"/>
              </w:rPr>
              <w:t>330.</w:t>
            </w:r>
          </w:p>
          <w:p w:rsidR="00EF6F1C" w:rsidRPr="002175C8" w:rsidRDefault="00EF6F1C">
            <w:pPr>
              <w:pStyle w:val="TABLECONTENT"/>
              <w:rPr>
                <w:rFonts w:eastAsia="Calibri"/>
              </w:rPr>
            </w:pPr>
            <w:r>
              <w:rPr>
                <w:color w:val="000000"/>
              </w:rPr>
              <w:t>Плановые и фактические затраты отображаются по операциям. Фактические затраты рассчитываются на ответственное МВЗ, которое соответствует МВЗ отремонтируемого ЗиС.</w:t>
            </w:r>
          </w:p>
        </w:tc>
      </w:tr>
      <w:tr w:rsidR="001C4BEF" w:rsidRPr="005B4392" w:rsidTr="00554843">
        <w:tc>
          <w:tcPr>
            <w:tcW w:w="771"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1C4BEF" w:rsidRDefault="001C4BEF" w:rsidP="001C4BEF">
            <w:pPr>
              <w:pStyle w:val="TABLECONTENT"/>
              <w:rPr>
                <w:rFonts w:eastAsia="Calibri"/>
                <w:lang w:val="en-US"/>
              </w:rPr>
            </w:pPr>
            <w:r>
              <w:rPr>
                <w:rFonts w:eastAsia="Calibri"/>
                <w:lang w:val="en-US"/>
              </w:rPr>
              <w:t>P340</w:t>
            </w:r>
          </w:p>
        </w:tc>
        <w:tc>
          <w:tcPr>
            <w:tcW w:w="937" w:type="pct"/>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rsidR="001C4BEF" w:rsidRPr="00EF6F1C" w:rsidRDefault="001C4BEF" w:rsidP="001C4BEF">
            <w:pPr>
              <w:pStyle w:val="TABLECONTENT"/>
              <w:rPr>
                <w:rFonts w:eastAsia="Calibri"/>
              </w:rPr>
            </w:pPr>
            <w:r w:rsidRPr="00EF6F1C">
              <w:rPr>
                <w:rFonts w:eastAsia="Calibri"/>
              </w:rPr>
              <w:t>Воздействия на ЗиС (CAPEX)</w:t>
            </w:r>
          </w:p>
        </w:tc>
        <w:tc>
          <w:tcPr>
            <w:tcW w:w="1046" w:type="pct"/>
            <w:tcBorders>
              <w:top w:val="single" w:sz="4" w:space="0" w:color="auto"/>
              <w:left w:val="single" w:sz="8" w:space="0" w:color="auto"/>
              <w:bottom w:val="single" w:sz="4" w:space="0" w:color="auto"/>
              <w:right w:val="single" w:sz="8" w:space="0" w:color="auto"/>
            </w:tcBorders>
          </w:tcPr>
          <w:p w:rsidR="001C4BEF" w:rsidRPr="00EF6F1C" w:rsidRDefault="001C4BEF" w:rsidP="001C4BEF">
            <w:pPr>
              <w:pStyle w:val="TABLECONTENT"/>
              <w:rPr>
                <w:rFonts w:eastAsia="Calibri"/>
              </w:rPr>
            </w:pPr>
            <w:r w:rsidRPr="00EF6F1C">
              <w:rPr>
                <w:rFonts w:eastAsia="Calibri"/>
              </w:rPr>
              <w:t>PS_NET33</w:t>
            </w:r>
            <w:r>
              <w:rPr>
                <w:rFonts w:eastAsia="Calibri"/>
              </w:rPr>
              <w:t xml:space="preserve"> - Схе</w:t>
            </w:r>
            <w:r w:rsidRPr="00EF6F1C">
              <w:rPr>
                <w:rFonts w:eastAsia="Calibri"/>
              </w:rPr>
              <w:t>ма статусов: сет граф ЗиС</w:t>
            </w:r>
          </w:p>
        </w:tc>
        <w:tc>
          <w:tcPr>
            <w:tcW w:w="2246" w:type="pct"/>
            <w:tcBorders>
              <w:top w:val="single" w:sz="4" w:space="0" w:color="auto"/>
              <w:left w:val="single" w:sz="8" w:space="0" w:color="auto"/>
              <w:bottom w:val="single" w:sz="4" w:space="0" w:color="auto"/>
              <w:right w:val="single" w:sz="8" w:space="0" w:color="auto"/>
            </w:tcBorders>
          </w:tcPr>
          <w:p w:rsidR="001C4BEF" w:rsidRDefault="001C4BEF" w:rsidP="001C4BEF">
            <w:pPr>
              <w:pStyle w:val="TABLECONTENT"/>
              <w:rPr>
                <w:rFonts w:eastAsia="Calibri"/>
              </w:rPr>
            </w:pPr>
            <w:r>
              <w:rPr>
                <w:rFonts w:eastAsia="Calibri"/>
              </w:rPr>
              <w:t xml:space="preserve">Сетевой график используется для планирования и учета капитализируемых воздействий на ЗиС. </w:t>
            </w:r>
          </w:p>
          <w:p w:rsidR="001C4BEF" w:rsidRDefault="001C4BEF" w:rsidP="001C4BEF">
            <w:pPr>
              <w:pStyle w:val="TABLECONTENT"/>
              <w:rPr>
                <w:rFonts w:eastAsia="Calibri"/>
              </w:rPr>
            </w:pPr>
            <w:r>
              <w:rPr>
                <w:rFonts w:eastAsia="Calibri"/>
              </w:rPr>
              <w:t xml:space="preserve">Сетевой график создается </w:t>
            </w:r>
            <w:r w:rsidRPr="002854E0">
              <w:t>на отдельное ЗиС в рамках СПП-элемента по конкретному капитализируемому воздействию</w:t>
            </w:r>
            <w:r>
              <w:t xml:space="preserve"> с </w:t>
            </w:r>
            <w:r w:rsidRPr="002854E0">
              <w:t>видом проекта L4 и причиной инвестиций A1</w:t>
            </w:r>
            <w:r>
              <w:t xml:space="preserve">, </w:t>
            </w:r>
            <w:r w:rsidRPr="002854E0">
              <w:t>осуществляет</w:t>
            </w:r>
            <w:r>
              <w:t>ся</w:t>
            </w:r>
            <w:r w:rsidRPr="002854E0">
              <w:t xml:space="preserve"> ручное наполнение сетевого графика операциями, выполняемые собственными силами или сторонней организацией, материалами и услугами.</w:t>
            </w:r>
          </w:p>
          <w:p w:rsidR="001C4BEF" w:rsidRPr="008767CC" w:rsidRDefault="001C4BEF" w:rsidP="001C4BEF">
            <w:pPr>
              <w:pStyle w:val="TABLECONTENT"/>
              <w:rPr>
                <w:rFonts w:eastAsia="Calibri"/>
              </w:rPr>
            </w:pPr>
            <w:r>
              <w:rPr>
                <w:rFonts w:eastAsia="Calibri"/>
              </w:rPr>
              <w:t xml:space="preserve">При создании сетевого графики указывается профиль </w:t>
            </w:r>
            <w:r>
              <w:rPr>
                <w:rFonts w:eastAsia="Calibri"/>
                <w:lang w:val="en-US"/>
              </w:rPr>
              <w:t>P</w:t>
            </w:r>
            <w:r w:rsidRPr="008767CC">
              <w:rPr>
                <w:rFonts w:eastAsia="Calibri"/>
              </w:rPr>
              <w:t>003</w:t>
            </w:r>
            <w:r>
              <w:rPr>
                <w:rFonts w:eastAsia="Calibri"/>
              </w:rPr>
              <w:t>4</w:t>
            </w:r>
            <w:r w:rsidRPr="008767CC">
              <w:rPr>
                <w:rFonts w:eastAsia="Calibri"/>
              </w:rPr>
              <w:t xml:space="preserve">0 </w:t>
            </w:r>
            <w:r>
              <w:rPr>
                <w:rFonts w:eastAsia="Calibri"/>
              </w:rPr>
              <w:t>«ЗиС (</w:t>
            </w:r>
            <w:r>
              <w:rPr>
                <w:rFonts w:eastAsia="Calibri"/>
                <w:lang w:val="en-US"/>
              </w:rPr>
              <w:t>CAPEX</w:t>
            </w:r>
            <w:r w:rsidRPr="008767CC">
              <w:rPr>
                <w:rFonts w:eastAsia="Calibri"/>
              </w:rPr>
              <w:t>)</w:t>
            </w:r>
            <w:r>
              <w:rPr>
                <w:rFonts w:eastAsia="Calibri"/>
              </w:rPr>
              <w:t>»</w:t>
            </w:r>
            <w:r w:rsidRPr="008767CC">
              <w:rPr>
                <w:rFonts w:eastAsia="Calibri"/>
              </w:rPr>
              <w:t xml:space="preserve">, </w:t>
            </w:r>
            <w:r>
              <w:rPr>
                <w:rFonts w:eastAsia="Calibri"/>
              </w:rPr>
              <w:t xml:space="preserve">которому присвоен вид СГ </w:t>
            </w:r>
            <w:r>
              <w:rPr>
                <w:rFonts w:eastAsia="Calibri"/>
                <w:lang w:val="en-US"/>
              </w:rPr>
              <w:t>P</w:t>
            </w:r>
            <w:r w:rsidRPr="008767CC">
              <w:rPr>
                <w:rFonts w:eastAsia="Calibri"/>
              </w:rPr>
              <w:t>340.</w:t>
            </w:r>
          </w:p>
          <w:p w:rsidR="001C4BEF" w:rsidRDefault="001C4BEF" w:rsidP="001C4BEF">
            <w:pPr>
              <w:pStyle w:val="TABLECONTENT"/>
              <w:rPr>
                <w:rFonts w:eastAsia="Calibri"/>
              </w:rPr>
            </w:pPr>
            <w:r>
              <w:rPr>
                <w:color w:val="000000"/>
              </w:rPr>
              <w:t>Плановые и фактические затраты отображаются по операциям. Фактические затраты рассчитываются на вышестоящий СПП-элемент, СПП-элемент рассчитывается на карточку НКС.</w:t>
            </w:r>
          </w:p>
        </w:tc>
      </w:tr>
    </w:tbl>
    <w:p w:rsidR="001A277D" w:rsidRPr="00554843" w:rsidRDefault="00795C28" w:rsidP="00AC6F0A">
      <w:pPr>
        <w:spacing w:after="240" w:line="276" w:lineRule="auto"/>
        <w:rPr>
          <w:rFonts w:cs="Arial"/>
        </w:rPr>
      </w:pPr>
      <w:r w:rsidRPr="00554843">
        <w:rPr>
          <w:rFonts w:cs="Arial"/>
        </w:rPr>
        <w:t>Для сетевых графиков для воздействий на ЗиС используется внутренний диапазон номеров: 003000000000 – 003999999999.</w:t>
      </w:r>
    </w:p>
    <w:p w:rsidR="00795C28" w:rsidRPr="00B153FA" w:rsidRDefault="00795C28" w:rsidP="00795C28">
      <w:pPr>
        <w:pStyle w:val="Tabname"/>
        <w:keepNext/>
        <w:spacing w:after="240"/>
        <w:jc w:val="right"/>
        <w:rPr>
          <w:rFonts w:cs="Arial"/>
          <w:sz w:val="22"/>
          <w:szCs w:val="22"/>
        </w:rPr>
      </w:pPr>
      <w:r w:rsidRPr="008B6521">
        <w:rPr>
          <w:rFonts w:cs="Arial"/>
          <w:sz w:val="22"/>
          <w:szCs w:val="22"/>
        </w:rPr>
        <w:t xml:space="preserve">Таблица </w:t>
      </w:r>
      <w:r w:rsidRPr="00B153FA">
        <w:rPr>
          <w:rFonts w:cs="Arial"/>
          <w:sz w:val="22"/>
          <w:szCs w:val="22"/>
        </w:rPr>
        <w:fldChar w:fldCharType="begin"/>
      </w:r>
      <w:r w:rsidRPr="008B6521">
        <w:rPr>
          <w:rFonts w:cs="Arial"/>
          <w:sz w:val="22"/>
          <w:szCs w:val="22"/>
        </w:rPr>
        <w:instrText xml:space="preserve"> SEQ Таблица \* ARABIC </w:instrText>
      </w:r>
      <w:r w:rsidRPr="00B153FA">
        <w:rPr>
          <w:rFonts w:cs="Arial"/>
          <w:sz w:val="22"/>
          <w:szCs w:val="22"/>
        </w:rPr>
        <w:fldChar w:fldCharType="separate"/>
      </w:r>
      <w:r w:rsidR="00E24180">
        <w:rPr>
          <w:rFonts w:cs="Arial"/>
          <w:noProof/>
          <w:sz w:val="22"/>
          <w:szCs w:val="22"/>
        </w:rPr>
        <w:t>28</w:t>
      </w:r>
      <w:r w:rsidRPr="00B153FA">
        <w:rPr>
          <w:rFonts w:cs="Arial"/>
          <w:sz w:val="22"/>
          <w:szCs w:val="22"/>
        </w:rPr>
        <w:fldChar w:fldCharType="end"/>
      </w:r>
      <w:r w:rsidRPr="008B6521">
        <w:rPr>
          <w:rFonts w:cs="Arial"/>
          <w:sz w:val="22"/>
          <w:szCs w:val="22"/>
        </w:rPr>
        <w:t>.</w:t>
      </w:r>
      <w:r w:rsidRPr="00B153FA">
        <w:rPr>
          <w:rFonts w:cs="Arial"/>
          <w:sz w:val="22"/>
          <w:szCs w:val="22"/>
        </w:rPr>
        <w:t xml:space="preserve"> Пользовательские </w:t>
      </w:r>
      <w:r w:rsidR="00661554">
        <w:rPr>
          <w:rFonts w:cs="Arial"/>
          <w:sz w:val="22"/>
          <w:szCs w:val="22"/>
        </w:rPr>
        <w:t xml:space="preserve">статусы </w:t>
      </w:r>
      <w:r>
        <w:rPr>
          <w:rFonts w:cs="Arial"/>
          <w:sz w:val="22"/>
          <w:szCs w:val="22"/>
        </w:rPr>
        <w:t>сетевых графиков для ЗиС и их операций</w:t>
      </w:r>
    </w:p>
    <w:tbl>
      <w:tblPr>
        <w:tblW w:w="5000" w:type="pct"/>
        <w:tblBorders>
          <w:top w:val="single" w:sz="12"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552"/>
        <w:gridCol w:w="2697"/>
        <w:gridCol w:w="3830"/>
        <w:gridCol w:w="3107"/>
      </w:tblGrid>
      <w:tr w:rsidR="00795C28" w:rsidRPr="007008A3" w:rsidTr="00554843">
        <w:trPr>
          <w:cantSplit/>
          <w:trHeight w:val="397"/>
          <w:tblHeader/>
        </w:trPr>
        <w:tc>
          <w:tcPr>
            <w:tcW w:w="271" w:type="pct"/>
            <w:shd w:val="clear" w:color="auto" w:fill="FFC000"/>
            <w:tcMar>
              <w:top w:w="0" w:type="dxa"/>
              <w:left w:w="108" w:type="dxa"/>
              <w:bottom w:w="0" w:type="dxa"/>
              <w:right w:w="108" w:type="dxa"/>
            </w:tcMar>
            <w:vAlign w:val="center"/>
          </w:tcPr>
          <w:p w:rsidR="00795C28" w:rsidRPr="00554843" w:rsidRDefault="00795C28" w:rsidP="00554843">
            <w:pPr>
              <w:spacing w:line="276" w:lineRule="auto"/>
              <w:ind w:firstLine="0"/>
              <w:jc w:val="left"/>
              <w:rPr>
                <w:rFonts w:eastAsiaTheme="minorHAnsi" w:cs="Arial"/>
                <w:b/>
                <w:sz w:val="20"/>
                <w:szCs w:val="20"/>
              </w:rPr>
            </w:pPr>
            <w:r w:rsidRPr="00554843">
              <w:rPr>
                <w:rFonts w:eastAsiaTheme="minorHAnsi" w:cs="Arial"/>
                <w:b/>
                <w:sz w:val="20"/>
                <w:szCs w:val="20"/>
              </w:rPr>
              <w:t>№</w:t>
            </w:r>
          </w:p>
        </w:tc>
        <w:tc>
          <w:tcPr>
            <w:tcW w:w="1324" w:type="pct"/>
            <w:shd w:val="clear" w:color="auto" w:fill="FFC000"/>
            <w:tcMar>
              <w:top w:w="0" w:type="dxa"/>
              <w:left w:w="108" w:type="dxa"/>
              <w:bottom w:w="0" w:type="dxa"/>
              <w:right w:w="108" w:type="dxa"/>
            </w:tcMar>
            <w:vAlign w:val="center"/>
          </w:tcPr>
          <w:p w:rsidR="00795C28" w:rsidRPr="00554843" w:rsidRDefault="00795C28" w:rsidP="00554843">
            <w:pPr>
              <w:spacing w:line="276" w:lineRule="auto"/>
              <w:ind w:firstLine="0"/>
              <w:jc w:val="left"/>
              <w:rPr>
                <w:rFonts w:eastAsiaTheme="minorHAnsi" w:cs="Arial"/>
                <w:b/>
                <w:sz w:val="20"/>
                <w:szCs w:val="20"/>
              </w:rPr>
            </w:pPr>
            <w:r w:rsidRPr="00554843">
              <w:rPr>
                <w:rFonts w:eastAsiaTheme="minorHAnsi" w:cs="Arial"/>
                <w:b/>
                <w:sz w:val="20"/>
                <w:szCs w:val="20"/>
              </w:rPr>
              <w:t>Статус</w:t>
            </w:r>
          </w:p>
        </w:tc>
        <w:tc>
          <w:tcPr>
            <w:tcW w:w="1880" w:type="pct"/>
            <w:shd w:val="clear" w:color="auto" w:fill="FFC000"/>
            <w:vAlign w:val="center"/>
          </w:tcPr>
          <w:p w:rsidR="00795C28" w:rsidRPr="00554843" w:rsidRDefault="00795C28" w:rsidP="00554843">
            <w:pPr>
              <w:spacing w:line="276" w:lineRule="auto"/>
              <w:ind w:firstLine="0"/>
              <w:jc w:val="left"/>
              <w:rPr>
                <w:rFonts w:eastAsiaTheme="minorHAnsi" w:cs="Arial"/>
                <w:b/>
                <w:sz w:val="20"/>
                <w:szCs w:val="20"/>
              </w:rPr>
            </w:pPr>
            <w:r w:rsidRPr="00554843">
              <w:rPr>
                <w:rFonts w:eastAsiaTheme="minorHAnsi" w:cs="Arial"/>
                <w:b/>
                <w:sz w:val="20"/>
                <w:szCs w:val="20"/>
              </w:rPr>
              <w:t>Комментарий</w:t>
            </w:r>
          </w:p>
        </w:tc>
        <w:tc>
          <w:tcPr>
            <w:tcW w:w="1525" w:type="pct"/>
            <w:shd w:val="clear" w:color="auto" w:fill="FFC000"/>
            <w:vAlign w:val="center"/>
          </w:tcPr>
          <w:p w:rsidR="00795C28" w:rsidRPr="00554843" w:rsidRDefault="00795C28" w:rsidP="00554843">
            <w:pPr>
              <w:spacing w:line="276" w:lineRule="auto"/>
              <w:ind w:firstLine="0"/>
              <w:jc w:val="left"/>
              <w:rPr>
                <w:rFonts w:eastAsiaTheme="minorHAnsi" w:cs="Arial"/>
                <w:b/>
                <w:sz w:val="20"/>
                <w:szCs w:val="20"/>
              </w:rPr>
            </w:pPr>
            <w:r w:rsidRPr="00554843">
              <w:rPr>
                <w:rFonts w:eastAsiaTheme="minorHAnsi" w:cs="Arial"/>
                <w:b/>
                <w:sz w:val="20"/>
                <w:szCs w:val="20"/>
              </w:rPr>
              <w:t>Кто устанавливает</w:t>
            </w:r>
          </w:p>
        </w:tc>
      </w:tr>
      <w:tr w:rsidR="00795C28" w:rsidRPr="007008A3" w:rsidTr="00554843">
        <w:trPr>
          <w:cantSplit/>
        </w:trPr>
        <w:tc>
          <w:tcPr>
            <w:tcW w:w="271" w:type="pct"/>
            <w:tcMar>
              <w:top w:w="0" w:type="dxa"/>
              <w:left w:w="108" w:type="dxa"/>
              <w:bottom w:w="0" w:type="dxa"/>
              <w:right w:w="108" w:type="dxa"/>
            </w:tcMar>
          </w:tcPr>
          <w:p w:rsidR="00795C28" w:rsidRPr="00554843" w:rsidRDefault="00795C28" w:rsidP="00554843">
            <w:pPr>
              <w:pStyle w:val="TABLECONTENT"/>
              <w:rPr>
                <w:rFonts w:eastAsia="Calibri"/>
              </w:rPr>
            </w:pPr>
            <w:r w:rsidRPr="00554843">
              <w:rPr>
                <w:rFonts w:eastAsia="Calibri"/>
              </w:rPr>
              <w:t>1</w:t>
            </w:r>
          </w:p>
        </w:tc>
        <w:tc>
          <w:tcPr>
            <w:tcW w:w="1324" w:type="pct"/>
            <w:tcMar>
              <w:top w:w="0" w:type="dxa"/>
              <w:left w:w="108" w:type="dxa"/>
              <w:bottom w:w="0" w:type="dxa"/>
              <w:right w:w="108" w:type="dxa"/>
            </w:tcMar>
          </w:tcPr>
          <w:p w:rsidR="00795C28" w:rsidRPr="00554843" w:rsidRDefault="00795C28" w:rsidP="00554843">
            <w:pPr>
              <w:pStyle w:val="TABLECONTENT"/>
              <w:rPr>
                <w:rFonts w:eastAsia="Calibri"/>
              </w:rPr>
            </w:pPr>
            <w:r w:rsidRPr="00554843">
              <w:rPr>
                <w:rFonts w:eastAsia="Calibri"/>
              </w:rPr>
              <w:t>ПЛАН - планируется</w:t>
            </w:r>
          </w:p>
        </w:tc>
        <w:tc>
          <w:tcPr>
            <w:tcW w:w="1880" w:type="pct"/>
          </w:tcPr>
          <w:p w:rsidR="00795C28" w:rsidRPr="00554843" w:rsidRDefault="00795C28" w:rsidP="00554843">
            <w:pPr>
              <w:pStyle w:val="TABLECONTENT"/>
              <w:rPr>
                <w:rFonts w:eastAsia="Calibri"/>
              </w:rPr>
            </w:pPr>
            <w:r w:rsidRPr="00554843">
              <w:rPr>
                <w:rFonts w:eastAsia="Calibri"/>
              </w:rPr>
              <w:t>Начальный статус по умолчанию</w:t>
            </w:r>
          </w:p>
        </w:tc>
        <w:tc>
          <w:tcPr>
            <w:tcW w:w="1525" w:type="pct"/>
          </w:tcPr>
          <w:p w:rsidR="00795C28" w:rsidRPr="00554843" w:rsidRDefault="00795C28" w:rsidP="00554843">
            <w:pPr>
              <w:pStyle w:val="TABLECONTENT"/>
              <w:rPr>
                <w:rFonts w:eastAsia="Calibri"/>
              </w:rPr>
            </w:pPr>
            <w:r w:rsidRPr="00554843">
              <w:rPr>
                <w:rFonts w:eastAsia="Calibri"/>
              </w:rPr>
              <w:t>Автоматически</w:t>
            </w:r>
          </w:p>
        </w:tc>
      </w:tr>
      <w:tr w:rsidR="00795C28" w:rsidRPr="007008A3" w:rsidTr="00554843">
        <w:trPr>
          <w:cantSplit/>
        </w:trPr>
        <w:tc>
          <w:tcPr>
            <w:tcW w:w="271" w:type="pct"/>
            <w:tcMar>
              <w:top w:w="0" w:type="dxa"/>
              <w:left w:w="108" w:type="dxa"/>
              <w:bottom w:w="0" w:type="dxa"/>
              <w:right w:w="108" w:type="dxa"/>
            </w:tcMar>
          </w:tcPr>
          <w:p w:rsidR="00795C28" w:rsidRPr="00554843" w:rsidRDefault="00795C28" w:rsidP="00554843">
            <w:pPr>
              <w:pStyle w:val="TABLECONTENT"/>
              <w:rPr>
                <w:rFonts w:eastAsia="Calibri"/>
              </w:rPr>
            </w:pPr>
            <w:r w:rsidRPr="00554843">
              <w:rPr>
                <w:rFonts w:eastAsia="Calibri"/>
              </w:rPr>
              <w:t>2</w:t>
            </w:r>
          </w:p>
        </w:tc>
        <w:tc>
          <w:tcPr>
            <w:tcW w:w="1324" w:type="pct"/>
            <w:tcMar>
              <w:top w:w="0" w:type="dxa"/>
              <w:left w:w="108" w:type="dxa"/>
              <w:bottom w:w="0" w:type="dxa"/>
              <w:right w:w="108" w:type="dxa"/>
            </w:tcMar>
          </w:tcPr>
          <w:p w:rsidR="00795C28" w:rsidRPr="00554843" w:rsidRDefault="00795C28" w:rsidP="00554843">
            <w:pPr>
              <w:pStyle w:val="TABLECONTENT"/>
              <w:rPr>
                <w:rFonts w:eastAsia="Calibri"/>
              </w:rPr>
            </w:pPr>
            <w:r w:rsidRPr="00554843">
              <w:rPr>
                <w:rFonts w:eastAsia="Calibri"/>
              </w:rPr>
              <w:t>СГПЛ - Отправлен на согласование Планировщиком ТОиР</w:t>
            </w:r>
          </w:p>
        </w:tc>
        <w:tc>
          <w:tcPr>
            <w:tcW w:w="1880" w:type="pct"/>
          </w:tcPr>
          <w:p w:rsidR="00795C28" w:rsidRPr="00554843" w:rsidRDefault="00795C28" w:rsidP="00554843">
            <w:pPr>
              <w:pStyle w:val="TABLECONTENT"/>
              <w:rPr>
                <w:rFonts w:eastAsia="Calibri"/>
              </w:rPr>
            </w:pPr>
            <w:r w:rsidRPr="00554843">
              <w:rPr>
                <w:rFonts w:eastAsia="Calibri"/>
              </w:rPr>
              <w:t xml:space="preserve">Отправлен на согласование Планировщиком </w:t>
            </w:r>
            <w:r w:rsidR="001C409D">
              <w:rPr>
                <w:rFonts w:eastAsia="Calibri"/>
              </w:rPr>
              <w:t>ЗиС</w:t>
            </w:r>
            <w:r w:rsidRPr="00554843">
              <w:rPr>
                <w:rFonts w:eastAsia="Calibri"/>
              </w:rPr>
              <w:t xml:space="preserve"> УО Старшему планировщику ТОИР УО</w:t>
            </w:r>
          </w:p>
        </w:tc>
        <w:tc>
          <w:tcPr>
            <w:tcW w:w="1525" w:type="pct"/>
          </w:tcPr>
          <w:p w:rsidR="00795C28" w:rsidRPr="00554843" w:rsidRDefault="00795C28" w:rsidP="00554843">
            <w:pPr>
              <w:pStyle w:val="TABLECONTENT"/>
              <w:rPr>
                <w:rFonts w:eastAsia="Calibri"/>
              </w:rPr>
            </w:pPr>
            <w:r w:rsidRPr="00554843">
              <w:rPr>
                <w:rFonts w:eastAsia="Calibri"/>
              </w:rPr>
              <w:t xml:space="preserve">Планировщик </w:t>
            </w:r>
            <w:r w:rsidR="001C409D">
              <w:rPr>
                <w:rFonts w:eastAsia="Calibri"/>
              </w:rPr>
              <w:t>ЗиС</w:t>
            </w:r>
            <w:r w:rsidRPr="00554843">
              <w:rPr>
                <w:rFonts w:eastAsia="Calibri"/>
              </w:rPr>
              <w:t xml:space="preserve"> УО</w:t>
            </w:r>
          </w:p>
        </w:tc>
      </w:tr>
      <w:tr w:rsidR="00795C28" w:rsidRPr="007008A3" w:rsidTr="00554843">
        <w:trPr>
          <w:cantSplit/>
        </w:trPr>
        <w:tc>
          <w:tcPr>
            <w:tcW w:w="271" w:type="pct"/>
            <w:tcMar>
              <w:top w:w="0" w:type="dxa"/>
              <w:left w:w="108" w:type="dxa"/>
              <w:bottom w:w="0" w:type="dxa"/>
              <w:right w:w="108" w:type="dxa"/>
            </w:tcMar>
          </w:tcPr>
          <w:p w:rsidR="00795C28" w:rsidRPr="00554843" w:rsidRDefault="00795C28" w:rsidP="00554843">
            <w:pPr>
              <w:pStyle w:val="TABLECONTENT"/>
              <w:rPr>
                <w:rFonts w:eastAsia="Calibri"/>
              </w:rPr>
            </w:pPr>
            <w:r w:rsidRPr="00554843">
              <w:rPr>
                <w:rFonts w:eastAsia="Calibri"/>
              </w:rPr>
              <w:t>3</w:t>
            </w:r>
          </w:p>
        </w:tc>
        <w:tc>
          <w:tcPr>
            <w:tcW w:w="1324" w:type="pct"/>
            <w:tcMar>
              <w:top w:w="0" w:type="dxa"/>
              <w:left w:w="108" w:type="dxa"/>
              <w:bottom w:w="0" w:type="dxa"/>
              <w:right w:w="108" w:type="dxa"/>
            </w:tcMar>
          </w:tcPr>
          <w:p w:rsidR="00795C28" w:rsidRPr="00554843" w:rsidRDefault="00795C28" w:rsidP="00554843">
            <w:pPr>
              <w:pStyle w:val="TABLECONTENT"/>
              <w:rPr>
                <w:rFonts w:eastAsia="Calibri"/>
              </w:rPr>
            </w:pPr>
            <w:r w:rsidRPr="00554843">
              <w:rPr>
                <w:rFonts w:eastAsia="Calibri"/>
              </w:rPr>
              <w:t xml:space="preserve">ССПЛ - </w:t>
            </w:r>
            <w:r w:rsidR="001C409D" w:rsidRPr="002175C8">
              <w:rPr>
                <w:rFonts w:eastAsia="Calibri"/>
              </w:rPr>
              <w:t>Согласовано</w:t>
            </w:r>
            <w:r w:rsidRPr="00554843">
              <w:rPr>
                <w:rFonts w:eastAsia="Calibri"/>
              </w:rPr>
              <w:t xml:space="preserve"> </w:t>
            </w:r>
            <w:r w:rsidR="001C409D">
              <w:rPr>
                <w:rFonts w:eastAsia="Calibri"/>
              </w:rPr>
              <w:t>С</w:t>
            </w:r>
            <w:r w:rsidRPr="00554843">
              <w:rPr>
                <w:rFonts w:eastAsia="Calibri"/>
              </w:rPr>
              <w:t xml:space="preserve">таршим </w:t>
            </w:r>
            <w:r w:rsidR="001C409D" w:rsidRPr="002175C8">
              <w:rPr>
                <w:rFonts w:eastAsia="Calibri"/>
              </w:rPr>
              <w:t>п</w:t>
            </w:r>
            <w:r w:rsidRPr="00554843">
              <w:rPr>
                <w:rFonts w:eastAsia="Calibri"/>
              </w:rPr>
              <w:t>ланировщиком ТОиР</w:t>
            </w:r>
          </w:p>
        </w:tc>
        <w:tc>
          <w:tcPr>
            <w:tcW w:w="1880" w:type="pct"/>
          </w:tcPr>
          <w:p w:rsidR="00795C28" w:rsidRPr="00554843" w:rsidRDefault="001C409D" w:rsidP="00554843">
            <w:pPr>
              <w:pStyle w:val="TABLECONTENT"/>
              <w:rPr>
                <w:rFonts w:eastAsia="Calibri"/>
              </w:rPr>
            </w:pPr>
            <w:r w:rsidRPr="002175C8">
              <w:rPr>
                <w:rFonts w:eastAsia="Calibri"/>
              </w:rPr>
              <w:t>Согласовано</w:t>
            </w:r>
            <w:r w:rsidRPr="006E2127">
              <w:rPr>
                <w:rFonts w:eastAsia="Calibri"/>
              </w:rPr>
              <w:t xml:space="preserve"> С</w:t>
            </w:r>
            <w:r w:rsidR="00795C28" w:rsidRPr="00554843">
              <w:rPr>
                <w:rFonts w:eastAsia="Calibri"/>
              </w:rPr>
              <w:t xml:space="preserve">таршим </w:t>
            </w:r>
            <w:r w:rsidRPr="002175C8">
              <w:rPr>
                <w:rFonts w:eastAsia="Calibri"/>
              </w:rPr>
              <w:t>п</w:t>
            </w:r>
            <w:r w:rsidR="00795C28" w:rsidRPr="00554843">
              <w:rPr>
                <w:rFonts w:eastAsia="Calibri"/>
              </w:rPr>
              <w:t>ланировщиком ТОиР УО</w:t>
            </w:r>
          </w:p>
        </w:tc>
        <w:tc>
          <w:tcPr>
            <w:tcW w:w="1525" w:type="pct"/>
          </w:tcPr>
          <w:p w:rsidR="00795C28" w:rsidRPr="00554843" w:rsidRDefault="00795C28" w:rsidP="00554843">
            <w:pPr>
              <w:pStyle w:val="TABLECONTENT"/>
              <w:rPr>
                <w:rFonts w:eastAsia="Calibri"/>
              </w:rPr>
            </w:pPr>
            <w:r w:rsidRPr="00554843">
              <w:rPr>
                <w:rFonts w:eastAsia="Calibri"/>
              </w:rPr>
              <w:t xml:space="preserve">Старший </w:t>
            </w:r>
            <w:r w:rsidR="001C409D" w:rsidRPr="002175C8">
              <w:rPr>
                <w:rFonts w:eastAsia="Calibri"/>
              </w:rPr>
              <w:t>п</w:t>
            </w:r>
            <w:r w:rsidRPr="00554843">
              <w:rPr>
                <w:rFonts w:eastAsia="Calibri"/>
              </w:rPr>
              <w:t>ланировщик ТОиР УО</w:t>
            </w:r>
          </w:p>
        </w:tc>
      </w:tr>
      <w:tr w:rsidR="00795C28" w:rsidRPr="007008A3" w:rsidTr="00554843">
        <w:trPr>
          <w:cantSplit/>
        </w:trPr>
        <w:tc>
          <w:tcPr>
            <w:tcW w:w="271" w:type="pct"/>
            <w:tcMar>
              <w:top w:w="0" w:type="dxa"/>
              <w:left w:w="108" w:type="dxa"/>
              <w:bottom w:w="0" w:type="dxa"/>
              <w:right w:w="108" w:type="dxa"/>
            </w:tcMar>
          </w:tcPr>
          <w:p w:rsidR="00795C28" w:rsidRPr="00554843" w:rsidRDefault="00795C28" w:rsidP="00554843">
            <w:pPr>
              <w:pStyle w:val="TABLECONTENT"/>
              <w:rPr>
                <w:rFonts w:eastAsia="Calibri"/>
              </w:rPr>
            </w:pPr>
          </w:p>
        </w:tc>
        <w:tc>
          <w:tcPr>
            <w:tcW w:w="1324" w:type="pct"/>
            <w:tcMar>
              <w:top w:w="0" w:type="dxa"/>
              <w:left w:w="108" w:type="dxa"/>
              <w:bottom w:w="0" w:type="dxa"/>
              <w:right w:w="108" w:type="dxa"/>
            </w:tcMar>
          </w:tcPr>
          <w:p w:rsidR="00795C28" w:rsidRPr="00554843" w:rsidRDefault="001C409D" w:rsidP="00554843">
            <w:pPr>
              <w:pStyle w:val="TABLECONTENT"/>
              <w:rPr>
                <w:rFonts w:eastAsia="Calibri"/>
              </w:rPr>
            </w:pPr>
            <w:r>
              <w:rPr>
                <w:rFonts w:eastAsia="Calibri"/>
              </w:rPr>
              <w:t>КОРР – Требуется корректировка</w:t>
            </w:r>
          </w:p>
        </w:tc>
        <w:tc>
          <w:tcPr>
            <w:tcW w:w="1880" w:type="pct"/>
          </w:tcPr>
          <w:p w:rsidR="00795C28" w:rsidRPr="00554843" w:rsidRDefault="001C409D" w:rsidP="00554843">
            <w:pPr>
              <w:pStyle w:val="TABLECONTENT"/>
              <w:rPr>
                <w:rFonts w:eastAsia="Calibri"/>
              </w:rPr>
            </w:pPr>
            <w:r>
              <w:rPr>
                <w:rFonts w:eastAsia="Calibri"/>
              </w:rPr>
              <w:t>Статус без порядкового номера. Устанавливается, если по сетевого графику требуется внести корректировки.</w:t>
            </w:r>
          </w:p>
        </w:tc>
        <w:tc>
          <w:tcPr>
            <w:tcW w:w="1525" w:type="pct"/>
          </w:tcPr>
          <w:p w:rsidR="00795C28" w:rsidRDefault="001C409D" w:rsidP="00554843">
            <w:pPr>
              <w:pStyle w:val="TABLECONTENT"/>
              <w:rPr>
                <w:rFonts w:eastAsia="Calibri"/>
              </w:rPr>
            </w:pPr>
            <w:r w:rsidRPr="002854E0">
              <w:rPr>
                <w:rFonts w:eastAsia="Calibri"/>
              </w:rPr>
              <w:t>Старший планировщик ТОиР УО</w:t>
            </w:r>
          </w:p>
          <w:p w:rsidR="001C409D" w:rsidRPr="00554843" w:rsidRDefault="001C409D" w:rsidP="00554843">
            <w:pPr>
              <w:pStyle w:val="TABLECONTENT"/>
              <w:rPr>
                <w:rFonts w:eastAsia="Calibri"/>
              </w:rPr>
            </w:pPr>
            <w:r>
              <w:rPr>
                <w:rFonts w:eastAsia="Calibri"/>
              </w:rPr>
              <w:t>Снятие – Планировщик ЗиС УО</w:t>
            </w:r>
          </w:p>
        </w:tc>
      </w:tr>
      <w:tr w:rsidR="002C0E29" w:rsidRPr="007008A3" w:rsidTr="00554843">
        <w:trPr>
          <w:cantSplit/>
        </w:trPr>
        <w:tc>
          <w:tcPr>
            <w:tcW w:w="271" w:type="pct"/>
            <w:tcMar>
              <w:top w:w="0" w:type="dxa"/>
              <w:left w:w="108" w:type="dxa"/>
              <w:bottom w:w="0" w:type="dxa"/>
              <w:right w:w="108" w:type="dxa"/>
            </w:tcMar>
          </w:tcPr>
          <w:p w:rsidR="002C0E29" w:rsidRPr="001C409D" w:rsidRDefault="002C0E29">
            <w:pPr>
              <w:pStyle w:val="TABLECONTENT"/>
              <w:rPr>
                <w:rFonts w:eastAsia="Calibri"/>
              </w:rPr>
            </w:pPr>
          </w:p>
        </w:tc>
        <w:tc>
          <w:tcPr>
            <w:tcW w:w="1324" w:type="pct"/>
            <w:tcMar>
              <w:top w:w="0" w:type="dxa"/>
              <w:left w:w="108" w:type="dxa"/>
              <w:bottom w:w="0" w:type="dxa"/>
              <w:right w:w="108" w:type="dxa"/>
            </w:tcMar>
          </w:tcPr>
          <w:p w:rsidR="002C0E29" w:rsidRPr="002C0E29" w:rsidRDefault="002C0E29">
            <w:pPr>
              <w:pStyle w:val="TABLECONTENT"/>
              <w:rPr>
                <w:rFonts w:eastAsia="Calibri"/>
              </w:rPr>
            </w:pPr>
            <w:r>
              <w:rPr>
                <w:rFonts w:eastAsia="Calibri"/>
              </w:rPr>
              <w:t xml:space="preserve">ОТКБ - </w:t>
            </w:r>
            <w:r w:rsidRPr="002C0E29">
              <w:rPr>
                <w:rFonts w:eastAsia="Calibri"/>
              </w:rPr>
              <w:t>Отклонение бюджета</w:t>
            </w:r>
          </w:p>
        </w:tc>
        <w:tc>
          <w:tcPr>
            <w:tcW w:w="1880" w:type="pct"/>
          </w:tcPr>
          <w:p w:rsidR="002C0E29" w:rsidRDefault="002C0E29">
            <w:pPr>
              <w:pStyle w:val="TABLECONTENT"/>
              <w:rPr>
                <w:rFonts w:eastAsia="Calibri"/>
              </w:rPr>
            </w:pPr>
            <w:r>
              <w:rPr>
                <w:rFonts w:eastAsia="Calibri"/>
              </w:rPr>
              <w:t>Статус без порядкового номера. Устанавливается при отклонении запроса на корректировку бюджета</w:t>
            </w:r>
          </w:p>
        </w:tc>
        <w:tc>
          <w:tcPr>
            <w:tcW w:w="1525" w:type="pct"/>
          </w:tcPr>
          <w:p w:rsidR="002C0E29" w:rsidRDefault="00A6541F">
            <w:pPr>
              <w:pStyle w:val="TABLECONTENT"/>
              <w:rPr>
                <w:rFonts w:eastAsia="Calibri"/>
              </w:rPr>
            </w:pPr>
            <w:r>
              <w:rPr>
                <w:rFonts w:eastAsia="Calibri"/>
              </w:rPr>
              <w:t>Ответственный ТК УО</w:t>
            </w:r>
          </w:p>
          <w:p w:rsidR="002C0E29" w:rsidRPr="002854E0" w:rsidRDefault="002C0E29">
            <w:pPr>
              <w:pStyle w:val="TABLECONTENT"/>
              <w:rPr>
                <w:rFonts w:eastAsia="Calibri"/>
              </w:rPr>
            </w:pPr>
            <w:r>
              <w:rPr>
                <w:rFonts w:eastAsia="Calibri"/>
              </w:rPr>
              <w:t>Снятие – Планировщик ЗиС УО</w:t>
            </w:r>
          </w:p>
        </w:tc>
      </w:tr>
      <w:tr w:rsidR="002C0E29" w:rsidRPr="007008A3" w:rsidTr="00554843">
        <w:trPr>
          <w:cantSplit/>
        </w:trPr>
        <w:tc>
          <w:tcPr>
            <w:tcW w:w="271" w:type="pct"/>
            <w:tcMar>
              <w:top w:w="0" w:type="dxa"/>
              <w:left w:w="108" w:type="dxa"/>
              <w:bottom w:w="0" w:type="dxa"/>
              <w:right w:w="108" w:type="dxa"/>
            </w:tcMar>
          </w:tcPr>
          <w:p w:rsidR="002C0E29" w:rsidRPr="001C409D" w:rsidRDefault="002C0E29" w:rsidP="002C0E29">
            <w:pPr>
              <w:pStyle w:val="TABLECONTENT"/>
              <w:rPr>
                <w:rFonts w:eastAsia="Calibri"/>
              </w:rPr>
            </w:pPr>
          </w:p>
        </w:tc>
        <w:tc>
          <w:tcPr>
            <w:tcW w:w="1324" w:type="pct"/>
            <w:tcMar>
              <w:top w:w="0" w:type="dxa"/>
              <w:left w:w="108" w:type="dxa"/>
              <w:bottom w:w="0" w:type="dxa"/>
              <w:right w:w="108" w:type="dxa"/>
            </w:tcMar>
          </w:tcPr>
          <w:p w:rsidR="002C0E29" w:rsidRDefault="002C0E29" w:rsidP="002C0E29">
            <w:pPr>
              <w:pStyle w:val="TABLECONTENT"/>
              <w:rPr>
                <w:rFonts w:eastAsia="Calibri"/>
              </w:rPr>
            </w:pPr>
            <w:r w:rsidRPr="00554843">
              <w:rPr>
                <w:rFonts w:eastAsia="Calibri"/>
              </w:rPr>
              <w:t>ТКБЕ – Бюджет на год утвержден ТК БЕ</w:t>
            </w:r>
          </w:p>
        </w:tc>
        <w:tc>
          <w:tcPr>
            <w:tcW w:w="1880" w:type="pct"/>
          </w:tcPr>
          <w:p w:rsidR="002C0E29" w:rsidRDefault="002C0E29">
            <w:pPr>
              <w:pStyle w:val="TABLECONTENT"/>
              <w:rPr>
                <w:rFonts w:eastAsia="Calibri"/>
              </w:rPr>
            </w:pPr>
            <w:r w:rsidRPr="00554843">
              <w:rPr>
                <w:rFonts w:eastAsia="Calibri"/>
              </w:rPr>
              <w:t xml:space="preserve">Ставится автоматически при </w:t>
            </w:r>
            <w:r w:rsidR="00A6541F">
              <w:rPr>
                <w:rFonts w:eastAsia="Calibri"/>
              </w:rPr>
              <w:t>утверждении</w:t>
            </w:r>
            <w:r w:rsidRPr="00554843">
              <w:rPr>
                <w:rFonts w:eastAsia="Calibri"/>
              </w:rPr>
              <w:t xml:space="preserve"> бюджета на планируемый год на ТК УО из SAP MCB</w:t>
            </w:r>
          </w:p>
        </w:tc>
        <w:tc>
          <w:tcPr>
            <w:tcW w:w="1525" w:type="pct"/>
          </w:tcPr>
          <w:p w:rsidR="002C0E29" w:rsidRDefault="002C0E29" w:rsidP="002C0E29">
            <w:pPr>
              <w:pStyle w:val="TABLECONTENT"/>
              <w:rPr>
                <w:rFonts w:eastAsia="Calibri"/>
              </w:rPr>
            </w:pPr>
            <w:r w:rsidRPr="00554843">
              <w:rPr>
                <w:rFonts w:eastAsia="Calibri"/>
              </w:rPr>
              <w:t>Автоматически</w:t>
            </w:r>
          </w:p>
        </w:tc>
      </w:tr>
      <w:tr w:rsidR="00A6541F" w:rsidRPr="007008A3" w:rsidTr="00554843">
        <w:trPr>
          <w:cantSplit/>
        </w:trPr>
        <w:tc>
          <w:tcPr>
            <w:tcW w:w="271" w:type="pct"/>
            <w:tcMar>
              <w:top w:w="0" w:type="dxa"/>
              <w:left w:w="108" w:type="dxa"/>
              <w:bottom w:w="0" w:type="dxa"/>
              <w:right w:w="108" w:type="dxa"/>
            </w:tcMar>
          </w:tcPr>
          <w:p w:rsidR="00A6541F" w:rsidRPr="001C409D" w:rsidRDefault="00A6541F" w:rsidP="00A6541F">
            <w:pPr>
              <w:pStyle w:val="TABLECONTENT"/>
              <w:rPr>
                <w:rFonts w:eastAsia="Calibri"/>
              </w:rPr>
            </w:pPr>
          </w:p>
        </w:tc>
        <w:tc>
          <w:tcPr>
            <w:tcW w:w="1324" w:type="pct"/>
            <w:tcMar>
              <w:top w:w="0" w:type="dxa"/>
              <w:left w:w="108" w:type="dxa"/>
              <w:bottom w:w="0" w:type="dxa"/>
              <w:right w:w="108" w:type="dxa"/>
            </w:tcMar>
          </w:tcPr>
          <w:p w:rsidR="00A6541F" w:rsidRPr="002175C8" w:rsidRDefault="00A6541F" w:rsidP="00A6541F">
            <w:pPr>
              <w:pStyle w:val="TABLECONTENT"/>
              <w:rPr>
                <w:rFonts w:eastAsia="Calibri"/>
                <w:szCs w:val="20"/>
              </w:rPr>
            </w:pPr>
            <w:r w:rsidRPr="00554843">
              <w:rPr>
                <w:color w:val="000000"/>
                <w:szCs w:val="20"/>
              </w:rPr>
              <w:t>УТВП - утвержден в программе и бюджете</w:t>
            </w:r>
          </w:p>
        </w:tc>
        <w:tc>
          <w:tcPr>
            <w:tcW w:w="1880" w:type="pct"/>
          </w:tcPr>
          <w:p w:rsidR="00A6541F" w:rsidRPr="002175C8" w:rsidRDefault="00A6541F">
            <w:pPr>
              <w:pStyle w:val="TABLECONTENT"/>
              <w:rPr>
                <w:rFonts w:eastAsia="Calibri"/>
                <w:szCs w:val="20"/>
              </w:rPr>
            </w:pPr>
            <w:r>
              <w:rPr>
                <w:color w:val="000000"/>
                <w:szCs w:val="20"/>
              </w:rPr>
              <w:t xml:space="preserve">Проставляется автоматически </w:t>
            </w:r>
            <w:r w:rsidRPr="00554843">
              <w:rPr>
                <w:color w:val="000000"/>
                <w:szCs w:val="20"/>
              </w:rPr>
              <w:t>после утверждения программы и бюджета</w:t>
            </w:r>
            <w:r>
              <w:rPr>
                <w:color w:val="000000"/>
                <w:szCs w:val="20"/>
              </w:rPr>
              <w:t xml:space="preserve"> из </w:t>
            </w:r>
            <w:r>
              <w:rPr>
                <w:color w:val="000000"/>
                <w:szCs w:val="20"/>
                <w:lang w:val="en-US"/>
              </w:rPr>
              <w:t>SAP</w:t>
            </w:r>
            <w:r w:rsidRPr="008767CC">
              <w:rPr>
                <w:color w:val="000000"/>
                <w:szCs w:val="20"/>
              </w:rPr>
              <w:t xml:space="preserve"> </w:t>
            </w:r>
            <w:r>
              <w:rPr>
                <w:color w:val="000000"/>
                <w:szCs w:val="20"/>
                <w:lang w:val="en-US"/>
              </w:rPr>
              <w:t>MCB</w:t>
            </w:r>
          </w:p>
        </w:tc>
        <w:tc>
          <w:tcPr>
            <w:tcW w:w="1525" w:type="pct"/>
          </w:tcPr>
          <w:p w:rsidR="00A6541F" w:rsidRPr="002175C8" w:rsidRDefault="00A6541F" w:rsidP="00A6541F">
            <w:pPr>
              <w:pStyle w:val="TABLECONTENT"/>
              <w:rPr>
                <w:rFonts w:eastAsia="Calibri"/>
                <w:szCs w:val="20"/>
              </w:rPr>
            </w:pPr>
            <w:r w:rsidRPr="00554843">
              <w:rPr>
                <w:color w:val="000000"/>
                <w:szCs w:val="20"/>
              </w:rPr>
              <w:t>Автоматически</w:t>
            </w:r>
          </w:p>
        </w:tc>
      </w:tr>
    </w:tbl>
    <w:p w:rsidR="00795C28" w:rsidRPr="007008A3" w:rsidRDefault="00795C28" w:rsidP="00AC6F0A">
      <w:pPr>
        <w:spacing w:after="240" w:line="276" w:lineRule="auto"/>
        <w:rPr>
          <w:rFonts w:eastAsiaTheme="majorEastAsia" w:cs="Arial"/>
        </w:rPr>
      </w:pPr>
    </w:p>
    <w:p w:rsidR="00B61C4B" w:rsidRPr="007008A3" w:rsidRDefault="00B61C4B" w:rsidP="00BE014D">
      <w:pPr>
        <w:pStyle w:val="22"/>
        <w:keepNext/>
        <w:keepLines/>
        <w:numPr>
          <w:ilvl w:val="1"/>
          <w:numId w:val="8"/>
        </w:numPr>
        <w:spacing w:before="160" w:after="120" w:line="276" w:lineRule="auto"/>
        <w:rPr>
          <w:rFonts w:eastAsiaTheme="majorEastAsia" w:cs="Arial"/>
          <w:bCs w:val="0"/>
          <w:iCs w:val="0"/>
          <w:szCs w:val="26"/>
        </w:rPr>
      </w:pPr>
      <w:bookmarkStart w:id="924" w:name="_Toc65846416"/>
      <w:r w:rsidRPr="007008A3">
        <w:rPr>
          <w:rFonts w:eastAsiaTheme="majorEastAsia" w:cs="Arial"/>
          <w:bCs w:val="0"/>
          <w:iCs w:val="0"/>
          <w:szCs w:val="26"/>
        </w:rPr>
        <w:t>Отчетность и выходные формы</w:t>
      </w:r>
      <w:bookmarkEnd w:id="924"/>
    </w:p>
    <w:p w:rsidR="00B9591F" w:rsidRPr="007008A3" w:rsidRDefault="00B9591F" w:rsidP="00916FAB">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29</w:t>
      </w:r>
      <w:r w:rsidRPr="007008A3">
        <w:rPr>
          <w:rFonts w:cs="Arial"/>
          <w:b/>
          <w:sz w:val="22"/>
        </w:rPr>
        <w:fldChar w:fldCharType="end"/>
      </w:r>
      <w:r w:rsidRPr="007008A3">
        <w:rPr>
          <w:rFonts w:cs="Arial"/>
          <w:b/>
          <w:sz w:val="22"/>
        </w:rPr>
        <w:t>.Отче</w:t>
      </w:r>
      <w:r w:rsidR="00916FAB" w:rsidRPr="007008A3">
        <w:rPr>
          <w:rFonts w:cs="Arial"/>
          <w:b/>
          <w:sz w:val="22"/>
        </w:rPr>
        <w:t>т</w:t>
      </w:r>
      <w:r w:rsidRPr="007008A3">
        <w:rPr>
          <w:rFonts w:cs="Arial"/>
          <w:b/>
          <w:sz w:val="22"/>
        </w:rPr>
        <w:t>ные и выходные формы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15"/>
        <w:gridCol w:w="1677"/>
        <w:gridCol w:w="1754"/>
        <w:gridCol w:w="1207"/>
        <w:gridCol w:w="5023"/>
      </w:tblGrid>
      <w:tr w:rsidR="00FA572B" w:rsidRPr="007008A3" w:rsidTr="009A7603">
        <w:trPr>
          <w:cantSplit/>
          <w:trHeight w:val="397"/>
          <w:tblHeader/>
        </w:trPr>
        <w:tc>
          <w:tcPr>
            <w:tcW w:w="253" w:type="pct"/>
            <w:shd w:val="clear" w:color="auto" w:fill="FFC000"/>
            <w:vAlign w:val="center"/>
          </w:tcPr>
          <w:p w:rsidR="00FA572B" w:rsidRPr="007008A3" w:rsidRDefault="00FA572B" w:rsidP="00B153FA">
            <w:pPr>
              <w:ind w:firstLine="0"/>
              <w:jc w:val="center"/>
              <w:rPr>
                <w:rFonts w:cs="Arial"/>
                <w:b/>
                <w:sz w:val="20"/>
              </w:rPr>
            </w:pPr>
            <w:r w:rsidRPr="007008A3">
              <w:rPr>
                <w:rFonts w:cs="Arial"/>
                <w:b/>
                <w:sz w:val="20"/>
                <w:szCs w:val="20"/>
                <w:lang w:eastAsia="ru-RU"/>
              </w:rPr>
              <w:t>№ п.п</w:t>
            </w:r>
          </w:p>
        </w:tc>
        <w:tc>
          <w:tcPr>
            <w:tcW w:w="824" w:type="pct"/>
            <w:shd w:val="clear" w:color="auto" w:fill="FFC000"/>
            <w:vAlign w:val="center"/>
          </w:tcPr>
          <w:p w:rsidR="00FA572B" w:rsidRPr="007008A3" w:rsidRDefault="00AC6F0A" w:rsidP="00B153FA">
            <w:pPr>
              <w:ind w:firstLine="0"/>
              <w:jc w:val="center"/>
              <w:rPr>
                <w:rFonts w:cs="Arial"/>
                <w:b/>
                <w:sz w:val="20"/>
                <w:szCs w:val="20"/>
                <w:lang w:eastAsia="ru-RU"/>
              </w:rPr>
            </w:pPr>
            <w:r w:rsidRPr="007008A3">
              <w:rPr>
                <w:rFonts w:cs="Arial"/>
                <w:b/>
                <w:sz w:val="20"/>
                <w:szCs w:val="20"/>
                <w:lang w:eastAsia="ru-RU"/>
              </w:rPr>
              <w:t>Название</w:t>
            </w:r>
          </w:p>
        </w:tc>
        <w:tc>
          <w:tcPr>
            <w:tcW w:w="862" w:type="pct"/>
            <w:shd w:val="clear" w:color="auto" w:fill="FFC000"/>
            <w:vAlign w:val="center"/>
          </w:tcPr>
          <w:p w:rsidR="00FA572B" w:rsidRPr="007008A3" w:rsidRDefault="00FA572B" w:rsidP="00B153FA">
            <w:pPr>
              <w:ind w:firstLine="0"/>
              <w:jc w:val="center"/>
              <w:rPr>
                <w:rFonts w:cs="Arial"/>
                <w:b/>
                <w:sz w:val="20"/>
              </w:rPr>
            </w:pPr>
            <w:r w:rsidRPr="007008A3">
              <w:rPr>
                <w:rFonts w:cs="Arial"/>
                <w:b/>
                <w:sz w:val="20"/>
                <w:szCs w:val="20"/>
                <w:lang w:eastAsia="ru-RU"/>
              </w:rPr>
              <w:t>Тип реализации</w:t>
            </w:r>
          </w:p>
        </w:tc>
        <w:tc>
          <w:tcPr>
            <w:tcW w:w="593" w:type="pct"/>
            <w:shd w:val="clear" w:color="auto" w:fill="FFC000"/>
            <w:vAlign w:val="center"/>
          </w:tcPr>
          <w:p w:rsidR="00FA572B" w:rsidRPr="007008A3" w:rsidRDefault="00FA572B" w:rsidP="00B153FA">
            <w:pPr>
              <w:ind w:firstLine="0"/>
              <w:jc w:val="center"/>
              <w:rPr>
                <w:rFonts w:cs="Arial"/>
                <w:b/>
                <w:sz w:val="20"/>
              </w:rPr>
            </w:pPr>
            <w:r w:rsidRPr="007008A3">
              <w:rPr>
                <w:rFonts w:cs="Arial"/>
                <w:b/>
                <w:sz w:val="20"/>
                <w:szCs w:val="20"/>
                <w:lang w:eastAsia="ru-RU"/>
              </w:rPr>
              <w:t>Ссылка на реестр разработок</w:t>
            </w:r>
          </w:p>
        </w:tc>
        <w:tc>
          <w:tcPr>
            <w:tcW w:w="2468" w:type="pct"/>
            <w:shd w:val="clear" w:color="auto" w:fill="FFC000"/>
            <w:vAlign w:val="center"/>
          </w:tcPr>
          <w:p w:rsidR="00FA572B" w:rsidRPr="007008A3" w:rsidRDefault="00FA572B" w:rsidP="00B153FA">
            <w:pPr>
              <w:ind w:firstLine="0"/>
              <w:jc w:val="center"/>
              <w:rPr>
                <w:rFonts w:cs="Arial"/>
                <w:b/>
                <w:sz w:val="20"/>
              </w:rPr>
            </w:pPr>
            <w:r w:rsidRPr="007008A3">
              <w:rPr>
                <w:rFonts w:cs="Arial"/>
                <w:b/>
                <w:sz w:val="20"/>
                <w:szCs w:val="20"/>
                <w:lang w:eastAsia="ru-RU"/>
              </w:rPr>
              <w:t xml:space="preserve">Ссылка на КД </w:t>
            </w:r>
            <w:r w:rsidRPr="007008A3">
              <w:rPr>
                <w:rFonts w:cs="Arial"/>
                <w:b/>
                <w:sz w:val="20"/>
                <w:szCs w:val="20"/>
                <w:lang w:val="en-US" w:eastAsia="ru-RU"/>
              </w:rPr>
              <w:t>BI</w:t>
            </w:r>
            <w:r w:rsidRPr="007008A3">
              <w:rPr>
                <w:rFonts w:cs="Arial"/>
                <w:b/>
                <w:sz w:val="20"/>
                <w:szCs w:val="20"/>
                <w:lang w:eastAsia="ru-RU"/>
              </w:rPr>
              <w:t>-отчетности по направлени</w:t>
            </w:r>
            <w:r w:rsidR="00112EF8">
              <w:rPr>
                <w:rFonts w:cs="Arial"/>
                <w:b/>
                <w:sz w:val="20"/>
                <w:szCs w:val="20"/>
                <w:lang w:eastAsia="ru-RU"/>
              </w:rPr>
              <w:t>ю/</w:t>
            </w:r>
            <w:r w:rsidR="00112EF8" w:rsidRPr="00B153FA">
              <w:rPr>
                <w:rFonts w:cs="Arial"/>
                <w:b/>
                <w:bCs/>
                <w:sz w:val="20"/>
                <w:szCs w:val="20"/>
                <w:lang w:eastAsia="ru-RU"/>
              </w:rPr>
              <w:t>Шаблон формуляра</w:t>
            </w:r>
          </w:p>
        </w:tc>
      </w:tr>
      <w:tr w:rsidR="00D90DD8" w:rsidRPr="007008A3" w:rsidTr="009A7603">
        <w:trPr>
          <w:cantSplit/>
        </w:trPr>
        <w:tc>
          <w:tcPr>
            <w:tcW w:w="253" w:type="pct"/>
          </w:tcPr>
          <w:p w:rsidR="00D90DD8" w:rsidRPr="009A7603" w:rsidRDefault="00D90DD8" w:rsidP="00B153FA">
            <w:pPr>
              <w:pStyle w:val="TABLECONTENT"/>
            </w:pPr>
            <w:r w:rsidRPr="009A7603">
              <w:rPr>
                <w:lang w:eastAsia="ru-RU"/>
              </w:rPr>
              <w:t>1</w:t>
            </w:r>
          </w:p>
        </w:tc>
        <w:tc>
          <w:tcPr>
            <w:tcW w:w="824" w:type="pct"/>
          </w:tcPr>
          <w:p w:rsidR="00D90DD8" w:rsidRPr="009A7603" w:rsidRDefault="001B3206">
            <w:pPr>
              <w:pStyle w:val="TABLECONTENT"/>
              <w:rPr>
                <w:lang w:eastAsia="ru-RU"/>
              </w:rPr>
            </w:pPr>
            <w:r>
              <w:t xml:space="preserve">Программа </w:t>
            </w:r>
            <w:r>
              <w:rPr>
                <w:lang w:val="en-US"/>
              </w:rPr>
              <w:t>ZPM</w:t>
            </w:r>
            <w:r w:rsidRPr="009721BA">
              <w:t>_</w:t>
            </w:r>
            <w:r>
              <w:rPr>
                <w:lang w:val="en-US"/>
              </w:rPr>
              <w:t>PLAN</w:t>
            </w:r>
            <w:r w:rsidR="009A7587">
              <w:t xml:space="preserve"> </w:t>
            </w:r>
            <w:r w:rsidR="00D90DD8" w:rsidRPr="009A7603">
              <w:t>"</w:t>
            </w:r>
            <w:r>
              <w:t>АРМ планировщика ТОиР</w:t>
            </w:r>
            <w:r w:rsidR="00D90DD8" w:rsidRPr="009A7603">
              <w:t>"</w:t>
            </w:r>
          </w:p>
        </w:tc>
        <w:tc>
          <w:tcPr>
            <w:tcW w:w="862" w:type="pct"/>
            <w:shd w:val="clear" w:color="auto" w:fill="auto"/>
          </w:tcPr>
          <w:p w:rsidR="00D90DD8" w:rsidRPr="009A7603" w:rsidRDefault="00D90DD8" w:rsidP="00B153FA">
            <w:pPr>
              <w:pStyle w:val="TABLECONTENT"/>
            </w:pPr>
            <w:r w:rsidRPr="009A7603">
              <w:t>Отчет</w:t>
            </w:r>
          </w:p>
        </w:tc>
        <w:tc>
          <w:tcPr>
            <w:tcW w:w="593" w:type="pct"/>
            <w:shd w:val="clear" w:color="auto" w:fill="auto"/>
          </w:tcPr>
          <w:p w:rsidR="00D90DD8" w:rsidRPr="009A7603" w:rsidRDefault="00D90DD8" w:rsidP="00B153FA">
            <w:pPr>
              <w:pStyle w:val="TABLECONTENT"/>
            </w:pPr>
            <w:r w:rsidRPr="009A7603">
              <w:t>PM21</w:t>
            </w:r>
          </w:p>
        </w:tc>
        <w:tc>
          <w:tcPr>
            <w:tcW w:w="2468" w:type="pct"/>
            <w:shd w:val="clear" w:color="auto" w:fill="auto"/>
          </w:tcPr>
          <w:p w:rsidR="00D90DD8" w:rsidRPr="009A7603" w:rsidRDefault="009027DA" w:rsidP="00B153FA">
            <w:pPr>
              <w:pStyle w:val="TABLECONTENT"/>
            </w:pPr>
            <w:r w:rsidRPr="009A7603">
              <w:t>Не</w:t>
            </w:r>
            <w:r w:rsidR="003D3A52" w:rsidRPr="009A7603">
              <w:t>релевантно</w:t>
            </w:r>
          </w:p>
        </w:tc>
      </w:tr>
      <w:tr w:rsidR="009A7603" w:rsidRPr="007008A3" w:rsidTr="009A7603">
        <w:trPr>
          <w:cantSplit/>
        </w:trPr>
        <w:tc>
          <w:tcPr>
            <w:tcW w:w="253" w:type="pct"/>
          </w:tcPr>
          <w:p w:rsidR="009A7603" w:rsidRPr="009A7603" w:rsidRDefault="009A7603" w:rsidP="009A7603">
            <w:pPr>
              <w:pStyle w:val="TABLECONTENT"/>
              <w:rPr>
                <w:lang w:eastAsia="ru-RU"/>
              </w:rPr>
            </w:pPr>
            <w:r w:rsidRPr="009A7603">
              <w:rPr>
                <w:lang w:eastAsia="ru-RU"/>
              </w:rPr>
              <w:t>2</w:t>
            </w:r>
          </w:p>
        </w:tc>
        <w:tc>
          <w:tcPr>
            <w:tcW w:w="824" w:type="pct"/>
          </w:tcPr>
          <w:p w:rsidR="009A7603" w:rsidRPr="009A7603" w:rsidRDefault="009A7603" w:rsidP="009A7603">
            <w:pPr>
              <w:pStyle w:val="TABLECONTENT"/>
            </w:pPr>
            <w:r w:rsidRPr="009A7603">
              <w:t>Печатная форма "план-график воздействий на ПА"</w:t>
            </w:r>
          </w:p>
        </w:tc>
        <w:tc>
          <w:tcPr>
            <w:tcW w:w="862" w:type="pct"/>
            <w:shd w:val="clear" w:color="auto" w:fill="auto"/>
          </w:tcPr>
          <w:p w:rsidR="009A7603" w:rsidRPr="009A7603" w:rsidRDefault="009A7603" w:rsidP="009A7603">
            <w:pPr>
              <w:pStyle w:val="TABLECONTENT"/>
            </w:pPr>
            <w:r w:rsidRPr="009A7603">
              <w:t>Форма</w:t>
            </w:r>
          </w:p>
        </w:tc>
        <w:tc>
          <w:tcPr>
            <w:tcW w:w="593" w:type="pct"/>
            <w:shd w:val="clear" w:color="auto" w:fill="auto"/>
          </w:tcPr>
          <w:p w:rsidR="009A7603" w:rsidRPr="009A7603" w:rsidRDefault="009A7603" w:rsidP="009A7603">
            <w:pPr>
              <w:pStyle w:val="TABLECONTENT"/>
            </w:pPr>
            <w:r w:rsidRPr="009A7603">
              <w:t>PM24</w:t>
            </w:r>
          </w:p>
        </w:tc>
        <w:tc>
          <w:tcPr>
            <w:tcW w:w="2468" w:type="pct"/>
            <w:shd w:val="clear" w:color="auto" w:fill="auto"/>
          </w:tcPr>
          <w:p w:rsidR="009A7603" w:rsidRPr="009A7603" w:rsidRDefault="009A7603" w:rsidP="009A7603">
            <w:pPr>
              <w:pStyle w:val="TABLECONTENT"/>
            </w:pPr>
            <w:r w:rsidRPr="009A7603">
              <w:rPr>
                <w:szCs w:val="20"/>
              </w:rPr>
              <w:t xml:space="preserve">КД </w:t>
            </w:r>
            <w:r w:rsidRPr="009A7603">
              <w:rPr>
                <w:szCs w:val="20"/>
                <w:lang w:val="en-US"/>
              </w:rPr>
              <w:t>ERP</w:t>
            </w:r>
            <w:r w:rsidRPr="009A7603">
              <w:rPr>
                <w:szCs w:val="20"/>
              </w:rPr>
              <w:t>.5.1_15_</w:t>
            </w:r>
            <w:r w:rsidRPr="009A7603">
              <w:rPr>
                <w:szCs w:val="20"/>
                <w:lang w:val="en-US"/>
              </w:rPr>
              <w:t>PM</w:t>
            </w:r>
            <w:r w:rsidRPr="009A7603">
              <w:rPr>
                <w:szCs w:val="20"/>
              </w:rPr>
              <w:t>_КД Отчетность по направлению ТОиР</w:t>
            </w:r>
            <w:r w:rsidRPr="009A7603">
              <w:rPr>
                <w:szCs w:val="20"/>
                <w:lang w:val="en-US"/>
              </w:rPr>
              <w:t xml:space="preserve">. </w:t>
            </w:r>
            <w:r w:rsidRPr="009A7603">
              <w:rPr>
                <w:szCs w:val="20"/>
              </w:rPr>
              <w:t xml:space="preserve">Печатная форма </w:t>
            </w:r>
            <w:r w:rsidRPr="009A7603">
              <w:rPr>
                <w:szCs w:val="20"/>
                <w:lang w:val="en-US"/>
              </w:rPr>
              <w:t>PM09</w:t>
            </w:r>
          </w:p>
        </w:tc>
      </w:tr>
      <w:tr w:rsidR="009A7603" w:rsidRPr="007008A3" w:rsidTr="009A7603">
        <w:trPr>
          <w:cantSplit/>
        </w:trPr>
        <w:tc>
          <w:tcPr>
            <w:tcW w:w="253" w:type="pct"/>
          </w:tcPr>
          <w:p w:rsidR="009A7603" w:rsidRPr="009A7603" w:rsidRDefault="009A7603" w:rsidP="009A7603">
            <w:pPr>
              <w:pStyle w:val="TABLECONTENT"/>
            </w:pPr>
            <w:r w:rsidRPr="009A7603">
              <w:rPr>
                <w:lang w:eastAsia="ru-RU"/>
              </w:rPr>
              <w:t>3</w:t>
            </w:r>
          </w:p>
        </w:tc>
        <w:tc>
          <w:tcPr>
            <w:tcW w:w="824" w:type="pct"/>
          </w:tcPr>
          <w:p w:rsidR="009A7603" w:rsidRPr="009A7603" w:rsidRDefault="009A7603" w:rsidP="009A7603">
            <w:pPr>
              <w:pStyle w:val="TABLECONTENT"/>
            </w:pPr>
            <w:r w:rsidRPr="009A7603">
              <w:t>Отчет по целесообразности использования МТР в заказах</w:t>
            </w:r>
          </w:p>
        </w:tc>
        <w:tc>
          <w:tcPr>
            <w:tcW w:w="862" w:type="pct"/>
            <w:shd w:val="clear" w:color="auto" w:fill="auto"/>
          </w:tcPr>
          <w:p w:rsidR="009A7603" w:rsidRPr="009A7603" w:rsidRDefault="009A7603" w:rsidP="009A7603">
            <w:pPr>
              <w:pStyle w:val="TABLECONTENT"/>
            </w:pPr>
            <w:r w:rsidRPr="009A7603">
              <w:t>Отчет</w:t>
            </w:r>
          </w:p>
        </w:tc>
        <w:tc>
          <w:tcPr>
            <w:tcW w:w="593" w:type="pct"/>
            <w:shd w:val="clear" w:color="auto" w:fill="auto"/>
          </w:tcPr>
          <w:p w:rsidR="009A7603" w:rsidRPr="009A7603" w:rsidRDefault="009A7603" w:rsidP="009A7603">
            <w:pPr>
              <w:pStyle w:val="TABLECONTENT"/>
            </w:pPr>
            <w:r w:rsidRPr="009A7603">
              <w:t>PM25</w:t>
            </w:r>
          </w:p>
        </w:tc>
        <w:tc>
          <w:tcPr>
            <w:tcW w:w="2468" w:type="pct"/>
            <w:shd w:val="clear" w:color="auto" w:fill="auto"/>
          </w:tcPr>
          <w:p w:rsidR="009A7603" w:rsidRPr="009A7603" w:rsidRDefault="009A7603" w:rsidP="009A7603">
            <w:pPr>
              <w:pStyle w:val="TABLECONTENT"/>
            </w:pPr>
            <w:r w:rsidRPr="009A7603">
              <w:t>Нерелевантно</w:t>
            </w:r>
          </w:p>
        </w:tc>
      </w:tr>
      <w:tr w:rsidR="009A7603" w:rsidRPr="007008A3" w:rsidTr="009A7603">
        <w:trPr>
          <w:cantSplit/>
        </w:trPr>
        <w:tc>
          <w:tcPr>
            <w:tcW w:w="253" w:type="pct"/>
          </w:tcPr>
          <w:p w:rsidR="009A7603" w:rsidRPr="009A7603" w:rsidRDefault="009A7603" w:rsidP="009A7603">
            <w:pPr>
              <w:pStyle w:val="TABLECONTENT"/>
              <w:rPr>
                <w:lang w:eastAsia="ru-RU"/>
              </w:rPr>
            </w:pPr>
            <w:r w:rsidRPr="009A7603">
              <w:rPr>
                <w:lang w:eastAsia="ru-RU"/>
              </w:rPr>
              <w:t>4</w:t>
            </w:r>
          </w:p>
        </w:tc>
        <w:tc>
          <w:tcPr>
            <w:tcW w:w="824" w:type="pct"/>
          </w:tcPr>
          <w:p w:rsidR="009A7603" w:rsidRPr="009A7603" w:rsidRDefault="009A7603" w:rsidP="009A7603">
            <w:pPr>
              <w:pStyle w:val="TABLECONTENT"/>
            </w:pPr>
            <w:r w:rsidRPr="009A7603">
              <w:t>Отчет "Потребность в запчастях собственного изготовления", сводный - для удобства предварительного анализа потребности и согласования объемов производства ЗЧ.</w:t>
            </w:r>
          </w:p>
        </w:tc>
        <w:tc>
          <w:tcPr>
            <w:tcW w:w="862" w:type="pct"/>
            <w:shd w:val="clear" w:color="auto" w:fill="auto"/>
          </w:tcPr>
          <w:p w:rsidR="009A7603" w:rsidRPr="009A7603" w:rsidRDefault="009A7603" w:rsidP="009A7603">
            <w:pPr>
              <w:pStyle w:val="TABLECONTENT"/>
            </w:pPr>
            <w:r w:rsidRPr="009A7603">
              <w:t>Отчет</w:t>
            </w:r>
          </w:p>
        </w:tc>
        <w:tc>
          <w:tcPr>
            <w:tcW w:w="593" w:type="pct"/>
            <w:shd w:val="clear" w:color="auto" w:fill="auto"/>
          </w:tcPr>
          <w:p w:rsidR="009A7603" w:rsidRPr="009A7603" w:rsidRDefault="009A7603" w:rsidP="009A7603">
            <w:pPr>
              <w:pStyle w:val="TABLECONTENT"/>
            </w:pPr>
            <w:r w:rsidRPr="009A7603">
              <w:rPr>
                <w:lang w:val="en-US"/>
              </w:rPr>
              <w:t>PM26</w:t>
            </w:r>
          </w:p>
        </w:tc>
        <w:tc>
          <w:tcPr>
            <w:tcW w:w="2468" w:type="pct"/>
            <w:shd w:val="clear" w:color="auto" w:fill="auto"/>
          </w:tcPr>
          <w:p w:rsidR="009A7603" w:rsidRPr="009A7603" w:rsidRDefault="009A7603" w:rsidP="009A7603">
            <w:pPr>
              <w:pStyle w:val="TABLECONTENT"/>
            </w:pPr>
            <w:r w:rsidRPr="009A7603">
              <w:t>Нерелевантно</w:t>
            </w:r>
          </w:p>
        </w:tc>
      </w:tr>
      <w:tr w:rsidR="009A7603" w:rsidRPr="007008A3" w:rsidTr="009A7603">
        <w:trPr>
          <w:cantSplit/>
        </w:trPr>
        <w:tc>
          <w:tcPr>
            <w:tcW w:w="253" w:type="pct"/>
          </w:tcPr>
          <w:p w:rsidR="009A7603" w:rsidRPr="009A7603" w:rsidRDefault="009A7603" w:rsidP="009A7603">
            <w:pPr>
              <w:pStyle w:val="TABLECONTENT"/>
              <w:rPr>
                <w:lang w:eastAsia="ru-RU"/>
              </w:rPr>
            </w:pPr>
            <w:r w:rsidRPr="009A7603">
              <w:rPr>
                <w:lang w:val="en-US" w:eastAsia="ru-RU"/>
              </w:rPr>
              <w:t>5</w:t>
            </w:r>
          </w:p>
        </w:tc>
        <w:tc>
          <w:tcPr>
            <w:tcW w:w="824" w:type="pct"/>
          </w:tcPr>
          <w:p w:rsidR="009A7603" w:rsidRPr="009A7603" w:rsidRDefault="009A7603" w:rsidP="009A7603">
            <w:pPr>
              <w:pStyle w:val="TABLECONTENT"/>
            </w:pPr>
            <w:r w:rsidRPr="009A7603">
              <w:t>Отчет "Целесообразность привлечения исполнителей", позволяющий сравнить стоимость выполнения работ хозспособом и путем привлечения подрядных организаций</w:t>
            </w:r>
          </w:p>
        </w:tc>
        <w:tc>
          <w:tcPr>
            <w:tcW w:w="862" w:type="pct"/>
            <w:shd w:val="clear" w:color="auto" w:fill="auto"/>
          </w:tcPr>
          <w:p w:rsidR="009A7603" w:rsidRPr="009A7603" w:rsidRDefault="009A7603" w:rsidP="009A7603">
            <w:pPr>
              <w:pStyle w:val="TABLECONTENT"/>
              <w:rPr>
                <w:lang w:val="en-US"/>
              </w:rPr>
            </w:pPr>
            <w:r w:rsidRPr="009A7603">
              <w:t>Отчет</w:t>
            </w:r>
          </w:p>
        </w:tc>
        <w:tc>
          <w:tcPr>
            <w:tcW w:w="593" w:type="pct"/>
            <w:shd w:val="clear" w:color="auto" w:fill="auto"/>
          </w:tcPr>
          <w:p w:rsidR="009A7603" w:rsidRPr="009A7603" w:rsidRDefault="009A7603" w:rsidP="009A7603">
            <w:pPr>
              <w:pStyle w:val="TABLECONTENT"/>
              <w:rPr>
                <w:lang w:val="en-US"/>
              </w:rPr>
            </w:pPr>
            <w:r w:rsidRPr="009A7603">
              <w:t>РМ27</w:t>
            </w:r>
          </w:p>
        </w:tc>
        <w:tc>
          <w:tcPr>
            <w:tcW w:w="2468" w:type="pct"/>
            <w:shd w:val="clear" w:color="auto" w:fill="auto"/>
          </w:tcPr>
          <w:p w:rsidR="009A7603" w:rsidRPr="009A7603" w:rsidRDefault="009A7603" w:rsidP="009A7603">
            <w:pPr>
              <w:pStyle w:val="TABLECONTENT"/>
            </w:pPr>
            <w:r w:rsidRPr="009A7603">
              <w:t>Нерелевантно</w:t>
            </w:r>
          </w:p>
        </w:tc>
      </w:tr>
      <w:tr w:rsidR="009A7603" w:rsidRPr="007008A3" w:rsidTr="009A7603">
        <w:trPr>
          <w:cantSplit/>
        </w:trPr>
        <w:tc>
          <w:tcPr>
            <w:tcW w:w="253" w:type="pct"/>
          </w:tcPr>
          <w:p w:rsidR="009A7603" w:rsidRPr="009A7603" w:rsidRDefault="009A7603" w:rsidP="009A7603">
            <w:pPr>
              <w:pStyle w:val="TABLECONTENT"/>
              <w:rPr>
                <w:lang w:val="en-US" w:eastAsia="ru-RU"/>
              </w:rPr>
            </w:pPr>
            <w:r w:rsidRPr="009A7603">
              <w:rPr>
                <w:lang w:val="en-US" w:eastAsia="ru-RU"/>
              </w:rPr>
              <w:t>6</w:t>
            </w:r>
          </w:p>
        </w:tc>
        <w:tc>
          <w:tcPr>
            <w:tcW w:w="824" w:type="pct"/>
          </w:tcPr>
          <w:p w:rsidR="009A7603" w:rsidRPr="009A7603" w:rsidRDefault="009A7603" w:rsidP="009A7603">
            <w:pPr>
              <w:pStyle w:val="TABLECONTENT"/>
            </w:pPr>
            <w:r w:rsidRPr="009A7603">
              <w:t>Формуляр "Дефектная ведомость". Транзакция, позволяющая осуществлять печать формуляра из заказа ТОРО.</w:t>
            </w:r>
          </w:p>
        </w:tc>
        <w:tc>
          <w:tcPr>
            <w:tcW w:w="862" w:type="pct"/>
            <w:shd w:val="clear" w:color="auto" w:fill="auto"/>
          </w:tcPr>
          <w:p w:rsidR="009A7603" w:rsidRPr="009A7603" w:rsidRDefault="009A7603" w:rsidP="009A7603">
            <w:pPr>
              <w:pStyle w:val="TABLECONTENT"/>
            </w:pPr>
            <w:r w:rsidRPr="009A7603">
              <w:t>Форма</w:t>
            </w:r>
          </w:p>
        </w:tc>
        <w:tc>
          <w:tcPr>
            <w:tcW w:w="593" w:type="pct"/>
            <w:shd w:val="clear" w:color="auto" w:fill="auto"/>
          </w:tcPr>
          <w:p w:rsidR="009A7603" w:rsidRPr="009A7603" w:rsidRDefault="009A7603" w:rsidP="009A7603">
            <w:pPr>
              <w:pStyle w:val="TABLECONTENT"/>
            </w:pPr>
            <w:r w:rsidRPr="009A7603">
              <w:t>PM32</w:t>
            </w:r>
          </w:p>
        </w:tc>
        <w:commentRangeStart w:id="925"/>
        <w:tc>
          <w:tcPr>
            <w:tcW w:w="2468" w:type="pct"/>
            <w:shd w:val="clear" w:color="auto" w:fill="auto"/>
          </w:tcPr>
          <w:p w:rsidR="009A7603" w:rsidRPr="009A7603" w:rsidRDefault="00FE251E" w:rsidP="009A7603">
            <w:pPr>
              <w:pStyle w:val="TABLECONTENT"/>
            </w:pPr>
            <w:r>
              <w:fldChar w:fldCharType="begin"/>
            </w:r>
            <w:r>
              <w:instrText xml:space="preserve"> HYPERLINK "https://corp.polyus.com/ERP/ERPDocuments/07_Концептуальный%20дизайн/%2006_Реестр%20формуляров/ТОиР/ТОИР_PM32_Дефектная%20ведомость_01_20180817.xlsx" </w:instrText>
            </w:r>
            <w:r>
              <w:fldChar w:fldCharType="separate"/>
            </w:r>
            <w:r w:rsidR="009A7603" w:rsidRPr="009A7603">
              <w:rPr>
                <w:rStyle w:val="a9"/>
                <w:szCs w:val="20"/>
              </w:rPr>
              <w:t>http://portal.polyus.com/ERP/ERPDocuments/07_Концептуальный дизайн/ 06_Реестр формуляров/ТОиР/ТОИР_PM32_Дефектная ведомость_01_20180817.xlsx</w:t>
            </w:r>
            <w:r>
              <w:rPr>
                <w:rStyle w:val="a9"/>
                <w:szCs w:val="20"/>
              </w:rPr>
              <w:fldChar w:fldCharType="end"/>
            </w:r>
            <w:commentRangeEnd w:id="925"/>
            <w:r w:rsidR="008741A0">
              <w:rPr>
                <w:rStyle w:val="aff5"/>
                <w:rFonts w:cs="Times New Roman"/>
              </w:rPr>
              <w:commentReference w:id="925"/>
            </w:r>
          </w:p>
          <w:p w:rsidR="009A7603" w:rsidRPr="009A7603" w:rsidRDefault="009A7603" w:rsidP="009A7603">
            <w:pPr>
              <w:ind w:firstLine="0"/>
            </w:pPr>
          </w:p>
        </w:tc>
      </w:tr>
      <w:tr w:rsidR="009A7603" w:rsidRPr="007008A3" w:rsidTr="009A7603">
        <w:trPr>
          <w:cantSplit/>
        </w:trPr>
        <w:tc>
          <w:tcPr>
            <w:tcW w:w="253" w:type="pct"/>
          </w:tcPr>
          <w:p w:rsidR="009A7603" w:rsidRPr="009A7603" w:rsidRDefault="009A7603" w:rsidP="009A7603">
            <w:pPr>
              <w:pStyle w:val="TABLECONTENT"/>
              <w:rPr>
                <w:lang w:eastAsia="ru-RU"/>
              </w:rPr>
            </w:pPr>
            <w:r w:rsidRPr="009A7603">
              <w:rPr>
                <w:lang w:eastAsia="ru-RU"/>
              </w:rPr>
              <w:t>7</w:t>
            </w:r>
          </w:p>
        </w:tc>
        <w:tc>
          <w:tcPr>
            <w:tcW w:w="824" w:type="pct"/>
          </w:tcPr>
          <w:p w:rsidR="009A7603" w:rsidRPr="009A7603" w:rsidRDefault="009A7603" w:rsidP="009A7603">
            <w:pPr>
              <w:pStyle w:val="TABLECONTENT"/>
            </w:pPr>
            <w:r w:rsidRPr="009A7603">
              <w:rPr>
                <w:color w:val="000000" w:themeColor="text1"/>
              </w:rPr>
              <w:t>Отчет "Анализ операций заказов ТОРО"</w:t>
            </w:r>
          </w:p>
        </w:tc>
        <w:tc>
          <w:tcPr>
            <w:tcW w:w="862" w:type="pct"/>
            <w:shd w:val="clear" w:color="auto" w:fill="auto"/>
          </w:tcPr>
          <w:p w:rsidR="009A7603" w:rsidRPr="009A7603" w:rsidRDefault="009A7603" w:rsidP="009A7603">
            <w:pPr>
              <w:pStyle w:val="TABLECONTENT"/>
            </w:pPr>
            <w:r w:rsidRPr="009A7603">
              <w:rPr>
                <w:color w:val="000000" w:themeColor="text1"/>
              </w:rPr>
              <w:t>Отчет</w:t>
            </w:r>
          </w:p>
        </w:tc>
        <w:tc>
          <w:tcPr>
            <w:tcW w:w="593" w:type="pct"/>
            <w:shd w:val="clear" w:color="auto" w:fill="auto"/>
          </w:tcPr>
          <w:p w:rsidR="009A7603" w:rsidRPr="009A7603" w:rsidRDefault="009920B2" w:rsidP="009A7603">
            <w:pPr>
              <w:pStyle w:val="TABLECONTENT"/>
            </w:pPr>
            <w:r>
              <w:rPr>
                <w:color w:val="000000" w:themeColor="text1"/>
              </w:rPr>
              <w:t>PM19</w:t>
            </w:r>
          </w:p>
        </w:tc>
        <w:tc>
          <w:tcPr>
            <w:tcW w:w="2468" w:type="pct"/>
            <w:shd w:val="clear" w:color="auto" w:fill="auto"/>
          </w:tcPr>
          <w:p w:rsidR="009A7603" w:rsidRPr="009A7603" w:rsidRDefault="009A7603" w:rsidP="009A7603">
            <w:pPr>
              <w:pStyle w:val="TABLECONTENT"/>
            </w:pPr>
            <w:r w:rsidRPr="009A7603">
              <w:rPr>
                <w:color w:val="000000" w:themeColor="text1"/>
              </w:rPr>
              <w:t>Нерелевантно</w:t>
            </w:r>
          </w:p>
        </w:tc>
      </w:tr>
      <w:tr w:rsidR="000653AD" w:rsidRPr="007008A3" w:rsidTr="009A7603">
        <w:trPr>
          <w:cantSplit/>
        </w:trPr>
        <w:tc>
          <w:tcPr>
            <w:tcW w:w="253" w:type="pct"/>
          </w:tcPr>
          <w:p w:rsidR="000653AD" w:rsidRPr="000653AD" w:rsidRDefault="000653AD" w:rsidP="009A7603">
            <w:pPr>
              <w:pStyle w:val="TABLECONTENT"/>
              <w:rPr>
                <w:lang w:val="en-US" w:eastAsia="ru-RU"/>
              </w:rPr>
            </w:pPr>
            <w:r>
              <w:rPr>
                <w:lang w:val="en-US" w:eastAsia="ru-RU"/>
              </w:rPr>
              <w:t>8</w:t>
            </w:r>
          </w:p>
        </w:tc>
        <w:tc>
          <w:tcPr>
            <w:tcW w:w="824" w:type="pct"/>
          </w:tcPr>
          <w:p w:rsidR="000653AD" w:rsidRPr="009A7603" w:rsidRDefault="000653AD">
            <w:pPr>
              <w:pStyle w:val="TABLECONTENT"/>
              <w:rPr>
                <w:color w:val="000000" w:themeColor="text1"/>
              </w:rPr>
            </w:pPr>
            <w:r w:rsidRPr="000653AD">
              <w:rPr>
                <w:color w:val="000000" w:themeColor="text1"/>
              </w:rPr>
              <w:t>Сводный отчет для план/факт анализа выполнения воздействий на ПА в разрезе статей бюджета, видов затрат, разделов CAPEX,OPEX</w:t>
            </w:r>
          </w:p>
        </w:tc>
        <w:tc>
          <w:tcPr>
            <w:tcW w:w="862" w:type="pct"/>
            <w:shd w:val="clear" w:color="auto" w:fill="auto"/>
          </w:tcPr>
          <w:p w:rsidR="000653AD" w:rsidRPr="009A7603" w:rsidRDefault="000653AD" w:rsidP="009A7603">
            <w:pPr>
              <w:pStyle w:val="TABLECONTENT"/>
              <w:rPr>
                <w:color w:val="000000" w:themeColor="text1"/>
              </w:rPr>
            </w:pPr>
            <w:r w:rsidRPr="009A7603">
              <w:rPr>
                <w:color w:val="000000" w:themeColor="text1"/>
              </w:rPr>
              <w:t>Отчет</w:t>
            </w:r>
          </w:p>
        </w:tc>
        <w:tc>
          <w:tcPr>
            <w:tcW w:w="593" w:type="pct"/>
            <w:shd w:val="clear" w:color="auto" w:fill="auto"/>
          </w:tcPr>
          <w:p w:rsidR="000653AD" w:rsidRPr="000653AD" w:rsidRDefault="000653AD" w:rsidP="009A7603">
            <w:pPr>
              <w:pStyle w:val="TABLECONTENT"/>
              <w:rPr>
                <w:color w:val="000000" w:themeColor="text1"/>
                <w:lang w:val="en-US"/>
              </w:rPr>
            </w:pPr>
            <w:r>
              <w:rPr>
                <w:color w:val="000000" w:themeColor="text1"/>
                <w:lang w:val="en-US"/>
              </w:rPr>
              <w:t>PM73</w:t>
            </w:r>
          </w:p>
        </w:tc>
        <w:tc>
          <w:tcPr>
            <w:tcW w:w="2468" w:type="pct"/>
            <w:shd w:val="clear" w:color="auto" w:fill="auto"/>
          </w:tcPr>
          <w:p w:rsidR="000653AD" w:rsidRPr="009A7603" w:rsidRDefault="000653AD" w:rsidP="000653AD">
            <w:pPr>
              <w:pStyle w:val="TABLECONTENT"/>
              <w:rPr>
                <w:color w:val="000000" w:themeColor="text1"/>
              </w:rPr>
            </w:pPr>
            <w:r w:rsidRPr="000653AD">
              <w:rPr>
                <w:color w:val="000000" w:themeColor="text1"/>
              </w:rPr>
              <w:t>PM-R06</w:t>
            </w:r>
          </w:p>
        </w:tc>
      </w:tr>
      <w:tr w:rsidR="000653AD" w:rsidRPr="007008A3" w:rsidTr="009A7603">
        <w:trPr>
          <w:cantSplit/>
        </w:trPr>
        <w:tc>
          <w:tcPr>
            <w:tcW w:w="253" w:type="pct"/>
          </w:tcPr>
          <w:p w:rsidR="000653AD" w:rsidRPr="000653AD" w:rsidRDefault="000653AD" w:rsidP="009A7603">
            <w:pPr>
              <w:pStyle w:val="TABLECONTENT"/>
              <w:rPr>
                <w:lang w:val="en-US" w:eastAsia="ru-RU"/>
              </w:rPr>
            </w:pPr>
            <w:r>
              <w:rPr>
                <w:lang w:val="en-US" w:eastAsia="ru-RU"/>
              </w:rPr>
              <w:t>9</w:t>
            </w:r>
          </w:p>
        </w:tc>
        <w:tc>
          <w:tcPr>
            <w:tcW w:w="824" w:type="pct"/>
          </w:tcPr>
          <w:p w:rsidR="000653AD" w:rsidRPr="009A7603" w:rsidRDefault="000653AD" w:rsidP="009A7603">
            <w:pPr>
              <w:pStyle w:val="TABLECONTENT"/>
              <w:rPr>
                <w:color w:val="000000" w:themeColor="text1"/>
              </w:rPr>
            </w:pPr>
            <w:r w:rsidRPr="000653AD">
              <w:rPr>
                <w:color w:val="000000" w:themeColor="text1"/>
              </w:rPr>
              <w:t>Детальный отчет для план/факт анализа выполнения воздействий на ПА в разрезе статей бюджета, видов затрат, разделов CAPEX,OPEX.</w:t>
            </w:r>
          </w:p>
        </w:tc>
        <w:tc>
          <w:tcPr>
            <w:tcW w:w="862" w:type="pct"/>
            <w:shd w:val="clear" w:color="auto" w:fill="auto"/>
          </w:tcPr>
          <w:p w:rsidR="000653AD" w:rsidRPr="009A7603" w:rsidRDefault="000653AD" w:rsidP="009A7603">
            <w:pPr>
              <w:pStyle w:val="TABLECONTENT"/>
              <w:rPr>
                <w:color w:val="000000" w:themeColor="text1"/>
              </w:rPr>
            </w:pPr>
            <w:r w:rsidRPr="009A7603">
              <w:rPr>
                <w:color w:val="000000" w:themeColor="text1"/>
              </w:rPr>
              <w:t>Отчет</w:t>
            </w:r>
          </w:p>
        </w:tc>
        <w:tc>
          <w:tcPr>
            <w:tcW w:w="593" w:type="pct"/>
            <w:shd w:val="clear" w:color="auto" w:fill="auto"/>
          </w:tcPr>
          <w:p w:rsidR="000653AD" w:rsidRPr="000653AD" w:rsidRDefault="000653AD" w:rsidP="009A7603">
            <w:pPr>
              <w:pStyle w:val="TABLECONTENT"/>
              <w:rPr>
                <w:color w:val="000000" w:themeColor="text1"/>
                <w:lang w:val="en-US"/>
              </w:rPr>
            </w:pPr>
            <w:r>
              <w:rPr>
                <w:color w:val="000000" w:themeColor="text1"/>
                <w:lang w:val="en-US"/>
              </w:rPr>
              <w:t>PM74</w:t>
            </w:r>
          </w:p>
        </w:tc>
        <w:tc>
          <w:tcPr>
            <w:tcW w:w="2468" w:type="pct"/>
            <w:shd w:val="clear" w:color="auto" w:fill="auto"/>
          </w:tcPr>
          <w:p w:rsidR="000653AD" w:rsidRDefault="000653AD" w:rsidP="009A7603">
            <w:pPr>
              <w:pStyle w:val="TABLECONTENT"/>
              <w:rPr>
                <w:color w:val="000000" w:themeColor="text1"/>
              </w:rPr>
            </w:pPr>
            <w:r w:rsidRPr="000653AD">
              <w:rPr>
                <w:color w:val="000000" w:themeColor="text1"/>
              </w:rPr>
              <w:t>PM-R07</w:t>
            </w:r>
          </w:p>
        </w:tc>
      </w:tr>
    </w:tbl>
    <w:p w:rsidR="000266B5" w:rsidRDefault="000266B5" w:rsidP="00B153FA">
      <w:pPr>
        <w:pStyle w:val="TABLECONTENT"/>
        <w:rPr>
          <w:b/>
          <w:sz w:val="22"/>
        </w:rPr>
      </w:pPr>
    </w:p>
    <w:p w:rsidR="00695202" w:rsidRPr="007008A3" w:rsidRDefault="009A2B20" w:rsidP="00224253">
      <w:pPr>
        <w:pStyle w:val="22"/>
        <w:keepNext/>
        <w:keepLines/>
        <w:numPr>
          <w:ilvl w:val="1"/>
          <w:numId w:val="8"/>
        </w:numPr>
        <w:spacing w:before="160" w:after="120" w:line="276" w:lineRule="auto"/>
        <w:rPr>
          <w:rFonts w:eastAsiaTheme="majorEastAsia"/>
          <w:szCs w:val="26"/>
        </w:rPr>
      </w:pPr>
      <w:bookmarkStart w:id="926" w:name="_Toc65846417"/>
      <w:r w:rsidRPr="00224253">
        <w:rPr>
          <w:rFonts w:eastAsiaTheme="majorEastAsia" w:cs="Arial"/>
          <w:bCs w:val="0"/>
          <w:iCs w:val="0"/>
          <w:szCs w:val="26"/>
        </w:rPr>
        <w:t xml:space="preserve">Перечень доработок, </w:t>
      </w:r>
      <w:r w:rsidR="00A92F57">
        <w:rPr>
          <w:rFonts w:eastAsiaTheme="majorEastAsia" w:cs="Arial"/>
          <w:bCs w:val="0"/>
          <w:iCs w:val="0"/>
          <w:szCs w:val="26"/>
        </w:rPr>
        <w:t>р</w:t>
      </w:r>
      <w:r w:rsidR="00695202" w:rsidRPr="00224253">
        <w:rPr>
          <w:rFonts w:eastAsiaTheme="majorEastAsia" w:cs="Arial"/>
          <w:bCs w:val="0"/>
          <w:iCs w:val="0"/>
          <w:szCs w:val="26"/>
        </w:rPr>
        <w:t>азработ</w:t>
      </w:r>
      <w:r w:rsidRPr="00224253">
        <w:rPr>
          <w:rFonts w:eastAsiaTheme="majorEastAsia" w:cs="Arial"/>
          <w:bCs w:val="0"/>
          <w:iCs w:val="0"/>
          <w:szCs w:val="26"/>
        </w:rPr>
        <w:t>о</w:t>
      </w:r>
      <w:r w:rsidR="00695202" w:rsidRPr="00224253">
        <w:rPr>
          <w:rFonts w:eastAsiaTheme="majorEastAsia" w:cs="Arial"/>
          <w:bCs w:val="0"/>
          <w:iCs w:val="0"/>
          <w:szCs w:val="26"/>
        </w:rPr>
        <w:t>к</w:t>
      </w:r>
      <w:r w:rsidR="00C609BD" w:rsidRPr="00224253">
        <w:rPr>
          <w:rFonts w:eastAsiaTheme="majorEastAsia" w:cs="Arial"/>
          <w:bCs w:val="0"/>
          <w:iCs w:val="0"/>
          <w:szCs w:val="26"/>
        </w:rPr>
        <w:t xml:space="preserve"> и интеграция (интерфейсы)</w:t>
      </w:r>
      <w:bookmarkEnd w:id="926"/>
    </w:p>
    <w:p w:rsidR="002F400F" w:rsidRPr="007008A3" w:rsidRDefault="002F400F" w:rsidP="00554843">
      <w:pPr>
        <w:pStyle w:val="TABLECONTENT"/>
        <w:keepNext/>
        <w:spacing w:after="240"/>
        <w:jc w:val="right"/>
        <w:rPr>
          <w:b/>
          <w:sz w:val="22"/>
        </w:rPr>
      </w:pPr>
      <w:r w:rsidRPr="007008A3">
        <w:rPr>
          <w:b/>
          <w:sz w:val="22"/>
        </w:rPr>
        <w:t xml:space="preserve">Таблица </w:t>
      </w:r>
      <w:r w:rsidRPr="007008A3">
        <w:rPr>
          <w:b/>
          <w:sz w:val="22"/>
        </w:rPr>
        <w:fldChar w:fldCharType="begin"/>
      </w:r>
      <w:r w:rsidRPr="007008A3">
        <w:rPr>
          <w:b/>
          <w:sz w:val="22"/>
        </w:rPr>
        <w:instrText xml:space="preserve"> SEQ Таблица \* ARABIC </w:instrText>
      </w:r>
      <w:r w:rsidRPr="007008A3">
        <w:rPr>
          <w:b/>
          <w:sz w:val="22"/>
        </w:rPr>
        <w:fldChar w:fldCharType="separate"/>
      </w:r>
      <w:r w:rsidR="00E24180">
        <w:rPr>
          <w:b/>
          <w:noProof/>
          <w:sz w:val="22"/>
        </w:rPr>
        <w:t>30</w:t>
      </w:r>
      <w:r w:rsidRPr="007008A3">
        <w:rPr>
          <w:b/>
          <w:sz w:val="22"/>
        </w:rPr>
        <w:fldChar w:fldCharType="end"/>
      </w:r>
      <w:r w:rsidRPr="007008A3">
        <w:rPr>
          <w:b/>
          <w:sz w:val="22"/>
        </w:rPr>
        <w:t>. Разработки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771"/>
        <w:gridCol w:w="1488"/>
        <w:gridCol w:w="1488"/>
        <w:gridCol w:w="1406"/>
        <w:gridCol w:w="5023"/>
      </w:tblGrid>
      <w:tr w:rsidR="001135C1" w:rsidRPr="007008A3" w:rsidTr="009A7603">
        <w:trPr>
          <w:cantSplit/>
          <w:trHeight w:val="397"/>
          <w:tblHeader/>
        </w:trPr>
        <w:tc>
          <w:tcPr>
            <w:tcW w:w="379" w:type="pct"/>
            <w:shd w:val="clear" w:color="auto" w:fill="FFC000"/>
            <w:vAlign w:val="center"/>
          </w:tcPr>
          <w:p w:rsidR="001135C1" w:rsidRPr="007008A3" w:rsidRDefault="001135C1" w:rsidP="00B153FA">
            <w:pPr>
              <w:pStyle w:val="TABLECONTENT"/>
              <w:rPr>
                <w:b/>
              </w:rPr>
            </w:pPr>
            <w:r w:rsidRPr="007008A3">
              <w:rPr>
                <w:b/>
                <w:lang w:eastAsia="ru-RU"/>
              </w:rPr>
              <w:t>№ п.п</w:t>
            </w:r>
          </w:p>
        </w:tc>
        <w:tc>
          <w:tcPr>
            <w:tcW w:w="731" w:type="pct"/>
            <w:shd w:val="clear" w:color="auto" w:fill="FFC000"/>
            <w:vAlign w:val="center"/>
          </w:tcPr>
          <w:p w:rsidR="001135C1" w:rsidRPr="007008A3" w:rsidRDefault="00AC6F0A" w:rsidP="00B153FA">
            <w:pPr>
              <w:pStyle w:val="TABLECONTENT"/>
              <w:rPr>
                <w:b/>
                <w:lang w:eastAsia="ru-RU"/>
              </w:rPr>
            </w:pPr>
            <w:r w:rsidRPr="007008A3">
              <w:rPr>
                <w:b/>
                <w:lang w:eastAsia="ru-RU"/>
              </w:rPr>
              <w:t>Название</w:t>
            </w:r>
          </w:p>
        </w:tc>
        <w:tc>
          <w:tcPr>
            <w:tcW w:w="731" w:type="pct"/>
            <w:shd w:val="clear" w:color="auto" w:fill="FFC000"/>
            <w:vAlign w:val="center"/>
          </w:tcPr>
          <w:p w:rsidR="001135C1" w:rsidRPr="007008A3" w:rsidRDefault="001135C1" w:rsidP="00B153FA">
            <w:pPr>
              <w:pStyle w:val="TABLECONTENT"/>
              <w:rPr>
                <w:b/>
              </w:rPr>
            </w:pPr>
            <w:r w:rsidRPr="007008A3">
              <w:rPr>
                <w:b/>
                <w:lang w:eastAsia="ru-RU"/>
              </w:rPr>
              <w:t>Тип реализации</w:t>
            </w:r>
          </w:p>
        </w:tc>
        <w:tc>
          <w:tcPr>
            <w:tcW w:w="691" w:type="pct"/>
            <w:shd w:val="clear" w:color="auto" w:fill="FFC000"/>
            <w:vAlign w:val="center"/>
          </w:tcPr>
          <w:p w:rsidR="001135C1" w:rsidRPr="007008A3" w:rsidRDefault="001135C1" w:rsidP="00B153FA">
            <w:pPr>
              <w:pStyle w:val="TABLECONTENT"/>
              <w:rPr>
                <w:b/>
              </w:rPr>
            </w:pPr>
            <w:r w:rsidRPr="007008A3">
              <w:rPr>
                <w:b/>
                <w:lang w:eastAsia="ru-RU"/>
              </w:rPr>
              <w:t>Ссылка на реестр разработок</w:t>
            </w:r>
          </w:p>
        </w:tc>
        <w:tc>
          <w:tcPr>
            <w:tcW w:w="2468" w:type="pct"/>
            <w:shd w:val="clear" w:color="auto" w:fill="FFC000"/>
            <w:vAlign w:val="center"/>
          </w:tcPr>
          <w:p w:rsidR="001135C1" w:rsidRPr="007008A3" w:rsidRDefault="001135C1" w:rsidP="00B153FA">
            <w:pPr>
              <w:pStyle w:val="TABLECONTENT"/>
              <w:rPr>
                <w:b/>
              </w:rPr>
            </w:pPr>
            <w:r w:rsidRPr="007008A3">
              <w:rPr>
                <w:b/>
                <w:lang w:eastAsia="ru-RU"/>
              </w:rPr>
              <w:t xml:space="preserve">Ссылка на КД </w:t>
            </w:r>
            <w:r w:rsidRPr="007008A3">
              <w:rPr>
                <w:b/>
                <w:lang w:val="en-US" w:eastAsia="ru-RU"/>
              </w:rPr>
              <w:t>BI</w:t>
            </w:r>
            <w:r w:rsidRPr="007008A3">
              <w:rPr>
                <w:b/>
                <w:lang w:eastAsia="ru-RU"/>
              </w:rPr>
              <w:t>-отчетности по направлению</w:t>
            </w:r>
          </w:p>
        </w:tc>
      </w:tr>
      <w:tr w:rsidR="00894A8A" w:rsidRPr="007008A3" w:rsidTr="009A7603">
        <w:trPr>
          <w:cantSplit/>
        </w:trPr>
        <w:tc>
          <w:tcPr>
            <w:tcW w:w="379" w:type="pct"/>
            <w:shd w:val="clear" w:color="auto" w:fill="auto"/>
          </w:tcPr>
          <w:p w:rsidR="00894A8A" w:rsidRPr="009A7603" w:rsidRDefault="00894A8A" w:rsidP="00894A8A">
            <w:pPr>
              <w:pStyle w:val="TABLECONTENT"/>
              <w:rPr>
                <w:lang w:eastAsia="ru-RU"/>
              </w:rPr>
            </w:pPr>
            <w:r w:rsidRPr="009A7603">
              <w:rPr>
                <w:lang w:eastAsia="ru-RU"/>
              </w:rPr>
              <w:t>1.</w:t>
            </w:r>
          </w:p>
        </w:tc>
        <w:tc>
          <w:tcPr>
            <w:tcW w:w="731" w:type="pct"/>
          </w:tcPr>
          <w:p w:rsidR="00894A8A" w:rsidRPr="009A7603" w:rsidRDefault="00894A8A" w:rsidP="00894A8A">
            <w:pPr>
              <w:pStyle w:val="TABLECONTENT"/>
            </w:pPr>
            <w:r>
              <w:t>Расширение IW38 – списка заказов ТОРО</w:t>
            </w:r>
          </w:p>
        </w:tc>
        <w:tc>
          <w:tcPr>
            <w:tcW w:w="731" w:type="pct"/>
          </w:tcPr>
          <w:p w:rsidR="00894A8A" w:rsidRPr="009A7603" w:rsidRDefault="00894A8A" w:rsidP="00894A8A">
            <w:pPr>
              <w:pStyle w:val="TABLECONTENT"/>
            </w:pPr>
            <w:r>
              <w:t>Расширение</w:t>
            </w:r>
          </w:p>
        </w:tc>
        <w:tc>
          <w:tcPr>
            <w:tcW w:w="691" w:type="pct"/>
          </w:tcPr>
          <w:p w:rsidR="00894A8A" w:rsidRPr="009A7603" w:rsidRDefault="00894A8A" w:rsidP="00894A8A">
            <w:pPr>
              <w:pStyle w:val="TABLECONTENT"/>
            </w:pPr>
            <w:r>
              <w:t>PM08</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894A8A" w:rsidP="00894A8A">
            <w:pPr>
              <w:pStyle w:val="TABLECONTENT"/>
            </w:pPr>
            <w:r w:rsidRPr="009A7603">
              <w:rPr>
                <w:lang w:eastAsia="ru-RU"/>
              </w:rPr>
              <w:t>2.</w:t>
            </w:r>
          </w:p>
        </w:tc>
        <w:tc>
          <w:tcPr>
            <w:tcW w:w="731" w:type="pct"/>
          </w:tcPr>
          <w:p w:rsidR="00894A8A" w:rsidRPr="009A7603" w:rsidRDefault="00B009DF">
            <w:pPr>
              <w:pStyle w:val="TABLECONTENT"/>
            </w:pPr>
            <w:r>
              <w:t xml:space="preserve">Программа </w:t>
            </w:r>
            <w:r>
              <w:rPr>
                <w:lang w:val="en-US"/>
              </w:rPr>
              <w:t>ZPM</w:t>
            </w:r>
            <w:r w:rsidRPr="00E92377">
              <w:t>_</w:t>
            </w:r>
            <w:r>
              <w:rPr>
                <w:lang w:val="en-US"/>
              </w:rPr>
              <w:t>PLAN</w:t>
            </w:r>
            <w:r w:rsidR="009A7587">
              <w:t xml:space="preserve"> «</w:t>
            </w:r>
            <w:r>
              <w:t>АРМ планировщика ТОиР</w:t>
            </w:r>
            <w:r w:rsidR="009A7587">
              <w:t>»</w:t>
            </w:r>
            <w:r w:rsidRPr="009A7603">
              <w:t xml:space="preserve">. </w:t>
            </w:r>
            <w:r w:rsidR="00894A8A" w:rsidRPr="009A7603">
              <w:t>Включает оптимизацию сроков и возможность установки статусов заказов.</w:t>
            </w:r>
          </w:p>
        </w:tc>
        <w:tc>
          <w:tcPr>
            <w:tcW w:w="731" w:type="pct"/>
          </w:tcPr>
          <w:p w:rsidR="00894A8A" w:rsidRPr="009A7603" w:rsidRDefault="00894A8A" w:rsidP="00894A8A">
            <w:pPr>
              <w:pStyle w:val="TABLECONTENT"/>
            </w:pPr>
            <w:r w:rsidRPr="009A7603">
              <w:t xml:space="preserve">Отчет </w:t>
            </w:r>
          </w:p>
        </w:tc>
        <w:tc>
          <w:tcPr>
            <w:tcW w:w="691" w:type="pct"/>
          </w:tcPr>
          <w:p w:rsidR="00894A8A" w:rsidRPr="009A7603" w:rsidRDefault="00894A8A" w:rsidP="00894A8A">
            <w:pPr>
              <w:pStyle w:val="TABLECONTENT"/>
            </w:pPr>
            <w:r w:rsidRPr="009A7603">
              <w:t>PM21</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894A8A" w:rsidP="00894A8A">
            <w:pPr>
              <w:pStyle w:val="TABLECONTENT"/>
              <w:rPr>
                <w:lang w:eastAsia="ru-RU"/>
              </w:rPr>
            </w:pPr>
            <w:r w:rsidRPr="009A7603">
              <w:rPr>
                <w:lang w:eastAsia="ru-RU"/>
              </w:rPr>
              <w:t>3.</w:t>
            </w:r>
          </w:p>
        </w:tc>
        <w:tc>
          <w:tcPr>
            <w:tcW w:w="731" w:type="pct"/>
          </w:tcPr>
          <w:p w:rsidR="00894A8A" w:rsidRPr="008171F7" w:rsidRDefault="00894A8A" w:rsidP="00894A8A">
            <w:pPr>
              <w:pStyle w:val="TABLECONTENT"/>
            </w:pPr>
            <w:r>
              <w:t>Проверка при присвоении СПП-элемента заказам ТОРО</w:t>
            </w:r>
          </w:p>
        </w:tc>
        <w:tc>
          <w:tcPr>
            <w:tcW w:w="731" w:type="pct"/>
          </w:tcPr>
          <w:p w:rsidR="00894A8A" w:rsidRPr="009A7603" w:rsidRDefault="00894A8A" w:rsidP="00894A8A">
            <w:pPr>
              <w:pStyle w:val="TABLECONTENT"/>
            </w:pPr>
            <w:r w:rsidRPr="009A7603">
              <w:t>Расширение</w:t>
            </w:r>
          </w:p>
        </w:tc>
        <w:tc>
          <w:tcPr>
            <w:tcW w:w="691" w:type="pct"/>
          </w:tcPr>
          <w:p w:rsidR="00894A8A" w:rsidRPr="009A7603" w:rsidRDefault="00894A8A" w:rsidP="00894A8A">
            <w:pPr>
              <w:pStyle w:val="TABLECONTENT"/>
            </w:pPr>
            <w:r>
              <w:t>PM22</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894A8A" w:rsidP="00894A8A">
            <w:pPr>
              <w:pStyle w:val="TABLECONTENT"/>
            </w:pPr>
            <w:r w:rsidRPr="009A7603">
              <w:rPr>
                <w:lang w:eastAsia="ru-RU"/>
              </w:rPr>
              <w:t>4.</w:t>
            </w:r>
          </w:p>
        </w:tc>
        <w:tc>
          <w:tcPr>
            <w:tcW w:w="731" w:type="pct"/>
          </w:tcPr>
          <w:p w:rsidR="00894A8A" w:rsidRPr="009A7603" w:rsidRDefault="00894A8A" w:rsidP="00894A8A">
            <w:pPr>
              <w:pStyle w:val="TABLECONTENT"/>
            </w:pPr>
            <w:r w:rsidRPr="009A7603">
              <w:t xml:space="preserve">Расширение </w:t>
            </w:r>
            <w:r w:rsidR="009A7587">
              <w:t>«</w:t>
            </w:r>
            <w:r w:rsidRPr="009A7603">
              <w:t>Ранжирование заказов ТОРО</w:t>
            </w:r>
            <w:r w:rsidR="009A7587">
              <w:t>»</w:t>
            </w:r>
            <w:r w:rsidRPr="009A7603">
              <w:t>, устанавливающее ранг заказа в соответствии с принципом, определяемым в методике.</w:t>
            </w:r>
          </w:p>
        </w:tc>
        <w:tc>
          <w:tcPr>
            <w:tcW w:w="731" w:type="pct"/>
          </w:tcPr>
          <w:p w:rsidR="00894A8A" w:rsidRPr="009A7603" w:rsidRDefault="00894A8A" w:rsidP="00894A8A">
            <w:pPr>
              <w:pStyle w:val="TABLECONTENT"/>
            </w:pPr>
            <w:r w:rsidRPr="009A7603">
              <w:t>Расширение</w:t>
            </w:r>
          </w:p>
        </w:tc>
        <w:tc>
          <w:tcPr>
            <w:tcW w:w="691" w:type="pct"/>
          </w:tcPr>
          <w:p w:rsidR="00894A8A" w:rsidRPr="009A7603" w:rsidRDefault="00894A8A" w:rsidP="00894A8A">
            <w:pPr>
              <w:pStyle w:val="TABLECONTENT"/>
            </w:pPr>
            <w:r w:rsidRPr="009A7603">
              <w:t>PM23</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894A8A" w:rsidP="00894A8A">
            <w:pPr>
              <w:pStyle w:val="TABLECONTENT"/>
              <w:rPr>
                <w:lang w:eastAsia="ru-RU"/>
              </w:rPr>
            </w:pPr>
            <w:r w:rsidRPr="009A7603">
              <w:rPr>
                <w:lang w:eastAsia="ru-RU"/>
              </w:rPr>
              <w:t>5.</w:t>
            </w:r>
          </w:p>
        </w:tc>
        <w:tc>
          <w:tcPr>
            <w:tcW w:w="731" w:type="pct"/>
          </w:tcPr>
          <w:p w:rsidR="00894A8A" w:rsidRPr="009A7603" w:rsidRDefault="00894A8A" w:rsidP="00894A8A">
            <w:pPr>
              <w:pStyle w:val="TABLECONTENT"/>
            </w:pPr>
            <w:r w:rsidRPr="009A7603">
              <w:t xml:space="preserve">Печатная форма </w:t>
            </w:r>
            <w:r w:rsidR="009A7587">
              <w:t>«</w:t>
            </w:r>
            <w:r w:rsidRPr="009A7603">
              <w:t>план-график воздействий на ПА</w:t>
            </w:r>
            <w:r w:rsidR="009A7587">
              <w:t>»</w:t>
            </w:r>
          </w:p>
        </w:tc>
        <w:tc>
          <w:tcPr>
            <w:tcW w:w="731" w:type="pct"/>
          </w:tcPr>
          <w:p w:rsidR="00894A8A" w:rsidRPr="009A7603" w:rsidRDefault="00894A8A" w:rsidP="00894A8A">
            <w:pPr>
              <w:pStyle w:val="TABLECONTENT"/>
            </w:pPr>
            <w:r w:rsidRPr="009A7603">
              <w:t>Форма</w:t>
            </w:r>
          </w:p>
        </w:tc>
        <w:tc>
          <w:tcPr>
            <w:tcW w:w="691" w:type="pct"/>
          </w:tcPr>
          <w:p w:rsidR="00894A8A" w:rsidRPr="009A7603" w:rsidRDefault="00894A8A" w:rsidP="00894A8A">
            <w:pPr>
              <w:pStyle w:val="TABLECONTENT"/>
              <w:rPr>
                <w:lang w:val="en-US"/>
              </w:rPr>
            </w:pPr>
            <w:r w:rsidRPr="009A7603">
              <w:t>PM24</w:t>
            </w:r>
          </w:p>
        </w:tc>
        <w:tc>
          <w:tcPr>
            <w:tcW w:w="2468" w:type="pct"/>
            <w:shd w:val="clear" w:color="auto" w:fill="auto"/>
          </w:tcPr>
          <w:p w:rsidR="00894A8A" w:rsidRPr="009A7603" w:rsidRDefault="00894A8A" w:rsidP="00894A8A">
            <w:pPr>
              <w:pStyle w:val="TABLECONTENT"/>
            </w:pPr>
            <w:r w:rsidRPr="009A7603">
              <w:rPr>
                <w:szCs w:val="20"/>
              </w:rPr>
              <w:t xml:space="preserve">КД </w:t>
            </w:r>
            <w:r w:rsidRPr="009A7603">
              <w:rPr>
                <w:szCs w:val="20"/>
                <w:lang w:val="en-US"/>
              </w:rPr>
              <w:t>ERP</w:t>
            </w:r>
            <w:r w:rsidRPr="009A7603">
              <w:rPr>
                <w:szCs w:val="20"/>
              </w:rPr>
              <w:t>.5.1_15_</w:t>
            </w:r>
            <w:r w:rsidRPr="009A7603">
              <w:rPr>
                <w:szCs w:val="20"/>
                <w:lang w:val="en-US"/>
              </w:rPr>
              <w:t>PM</w:t>
            </w:r>
            <w:r w:rsidRPr="009A7603">
              <w:rPr>
                <w:szCs w:val="20"/>
              </w:rPr>
              <w:t>_КД Отчетность по направлению Т</w:t>
            </w:r>
            <w:r w:rsidR="009A7587" w:rsidRPr="009A7603">
              <w:rPr>
                <w:szCs w:val="20"/>
              </w:rPr>
              <w:t>о</w:t>
            </w:r>
            <w:r w:rsidRPr="009A7603">
              <w:rPr>
                <w:szCs w:val="20"/>
              </w:rPr>
              <w:t>иР</w:t>
            </w:r>
            <w:r w:rsidRPr="009A7603">
              <w:rPr>
                <w:szCs w:val="20"/>
                <w:lang w:val="en-US"/>
              </w:rPr>
              <w:t xml:space="preserve">. </w:t>
            </w:r>
            <w:r w:rsidRPr="009A7603">
              <w:rPr>
                <w:szCs w:val="20"/>
              </w:rPr>
              <w:t xml:space="preserve">Печатная форма </w:t>
            </w:r>
            <w:r w:rsidRPr="009A7603">
              <w:rPr>
                <w:szCs w:val="20"/>
                <w:lang w:val="en-US"/>
              </w:rPr>
              <w:t>PM09</w:t>
            </w:r>
          </w:p>
        </w:tc>
      </w:tr>
      <w:tr w:rsidR="00894A8A" w:rsidRPr="007008A3" w:rsidTr="009A7603">
        <w:trPr>
          <w:cantSplit/>
        </w:trPr>
        <w:tc>
          <w:tcPr>
            <w:tcW w:w="379" w:type="pct"/>
            <w:shd w:val="clear" w:color="auto" w:fill="auto"/>
          </w:tcPr>
          <w:p w:rsidR="00894A8A" w:rsidRPr="009A7603" w:rsidRDefault="00894A8A" w:rsidP="00894A8A">
            <w:pPr>
              <w:pStyle w:val="TABLECONTENT"/>
              <w:rPr>
                <w:lang w:eastAsia="ru-RU"/>
              </w:rPr>
            </w:pPr>
            <w:r w:rsidRPr="009A7603">
              <w:rPr>
                <w:lang w:eastAsia="ru-RU"/>
              </w:rPr>
              <w:t>6.</w:t>
            </w:r>
          </w:p>
        </w:tc>
        <w:tc>
          <w:tcPr>
            <w:tcW w:w="731" w:type="pct"/>
          </w:tcPr>
          <w:p w:rsidR="00894A8A" w:rsidRPr="009A7603" w:rsidRDefault="00894A8A" w:rsidP="00894A8A">
            <w:pPr>
              <w:pStyle w:val="TABLECONTENT"/>
            </w:pPr>
            <w:r w:rsidRPr="009A7603">
              <w:t>Отчет по целесообразности использования МТР в заказах ТОРО</w:t>
            </w:r>
          </w:p>
        </w:tc>
        <w:tc>
          <w:tcPr>
            <w:tcW w:w="731" w:type="pct"/>
          </w:tcPr>
          <w:p w:rsidR="00894A8A" w:rsidRPr="009A7603" w:rsidRDefault="00894A8A" w:rsidP="00894A8A">
            <w:pPr>
              <w:pStyle w:val="TABLECONTENT"/>
            </w:pPr>
            <w:r w:rsidRPr="009A7603">
              <w:t xml:space="preserve">Отчет </w:t>
            </w:r>
          </w:p>
        </w:tc>
        <w:tc>
          <w:tcPr>
            <w:tcW w:w="691" w:type="pct"/>
          </w:tcPr>
          <w:p w:rsidR="00894A8A" w:rsidRPr="009A7603" w:rsidRDefault="00894A8A" w:rsidP="00894A8A">
            <w:pPr>
              <w:pStyle w:val="TABLECONTENT"/>
              <w:rPr>
                <w:lang w:val="en-US"/>
              </w:rPr>
            </w:pPr>
            <w:r w:rsidRPr="009A7603">
              <w:t>PM25</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894A8A" w:rsidP="00894A8A">
            <w:pPr>
              <w:pStyle w:val="TABLECONTENT"/>
              <w:rPr>
                <w:lang w:eastAsia="ru-RU"/>
              </w:rPr>
            </w:pPr>
            <w:r w:rsidRPr="009A7603">
              <w:rPr>
                <w:lang w:eastAsia="ru-RU"/>
              </w:rPr>
              <w:t>7.</w:t>
            </w:r>
          </w:p>
        </w:tc>
        <w:tc>
          <w:tcPr>
            <w:tcW w:w="731" w:type="pct"/>
          </w:tcPr>
          <w:p w:rsidR="00894A8A" w:rsidRPr="009A7603" w:rsidRDefault="00894A8A" w:rsidP="00894A8A">
            <w:pPr>
              <w:pStyle w:val="TABLECONTENT"/>
            </w:pPr>
            <w:r w:rsidRPr="009A7603">
              <w:t xml:space="preserve">Отчет </w:t>
            </w:r>
            <w:r w:rsidR="009A7587">
              <w:t>«</w:t>
            </w:r>
            <w:r w:rsidRPr="009A7603">
              <w:t>Потребность в запчастях собственного изготовления</w:t>
            </w:r>
            <w:r w:rsidR="009A7587">
              <w:t>»</w:t>
            </w:r>
            <w:r w:rsidRPr="009A7603">
              <w:t xml:space="preserve">, сводный </w:t>
            </w:r>
            <w:r w:rsidR="009A7587">
              <w:t>–</w:t>
            </w:r>
            <w:r w:rsidRPr="009A7603">
              <w:t xml:space="preserve"> для удобства предварительного анализа потребности и согласования объемов производства ЗЧ.</w:t>
            </w:r>
          </w:p>
        </w:tc>
        <w:tc>
          <w:tcPr>
            <w:tcW w:w="731" w:type="pct"/>
          </w:tcPr>
          <w:p w:rsidR="00894A8A" w:rsidRPr="009A7603" w:rsidRDefault="00894A8A" w:rsidP="00894A8A">
            <w:pPr>
              <w:pStyle w:val="TABLECONTENT"/>
            </w:pPr>
            <w:r w:rsidRPr="009A7603">
              <w:t xml:space="preserve">Отчет </w:t>
            </w:r>
          </w:p>
        </w:tc>
        <w:tc>
          <w:tcPr>
            <w:tcW w:w="691" w:type="pct"/>
          </w:tcPr>
          <w:p w:rsidR="00894A8A" w:rsidRPr="009A7603" w:rsidRDefault="00894A8A" w:rsidP="00894A8A">
            <w:pPr>
              <w:pStyle w:val="TABLECONTENT"/>
              <w:rPr>
                <w:lang w:val="en-US"/>
              </w:rPr>
            </w:pPr>
            <w:r w:rsidRPr="009A7603">
              <w:t>PM26</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894A8A" w:rsidP="00894A8A">
            <w:pPr>
              <w:pStyle w:val="TABLECONTENT"/>
              <w:rPr>
                <w:lang w:eastAsia="ru-RU"/>
              </w:rPr>
            </w:pPr>
            <w:r w:rsidRPr="009A7603">
              <w:rPr>
                <w:lang w:eastAsia="ru-RU"/>
              </w:rPr>
              <w:t>8.</w:t>
            </w:r>
          </w:p>
        </w:tc>
        <w:tc>
          <w:tcPr>
            <w:tcW w:w="731" w:type="pct"/>
          </w:tcPr>
          <w:p w:rsidR="00894A8A" w:rsidRPr="009A7603" w:rsidRDefault="00894A8A" w:rsidP="00894A8A">
            <w:pPr>
              <w:pStyle w:val="TABLECONTENT"/>
            </w:pPr>
            <w:r w:rsidRPr="009A7603">
              <w:t xml:space="preserve">Отчет </w:t>
            </w:r>
            <w:r w:rsidR="009A7587">
              <w:t>«</w:t>
            </w:r>
            <w:r w:rsidRPr="009A7603">
              <w:t>Целесообразность привлечения исполнителей</w:t>
            </w:r>
            <w:r w:rsidR="009A7587">
              <w:t>»</w:t>
            </w:r>
            <w:r w:rsidRPr="009A7603">
              <w:t>, позволяющий сравнить стоимость выполнения работ хозспособом и путем привлечения подрядных организаций</w:t>
            </w:r>
          </w:p>
        </w:tc>
        <w:tc>
          <w:tcPr>
            <w:tcW w:w="731" w:type="pct"/>
          </w:tcPr>
          <w:p w:rsidR="00894A8A" w:rsidRPr="009A7603" w:rsidRDefault="00894A8A" w:rsidP="00894A8A">
            <w:pPr>
              <w:pStyle w:val="TABLECONTENT"/>
            </w:pPr>
            <w:r w:rsidRPr="009A7603">
              <w:t xml:space="preserve">Отчет </w:t>
            </w:r>
          </w:p>
        </w:tc>
        <w:tc>
          <w:tcPr>
            <w:tcW w:w="691" w:type="pct"/>
          </w:tcPr>
          <w:p w:rsidR="00894A8A" w:rsidRPr="009A7603" w:rsidRDefault="00894A8A" w:rsidP="00894A8A">
            <w:pPr>
              <w:pStyle w:val="TABLECONTENT"/>
            </w:pPr>
            <w:r w:rsidRPr="009A7603">
              <w:t>PM27</w:t>
            </w:r>
          </w:p>
        </w:tc>
        <w:tc>
          <w:tcPr>
            <w:tcW w:w="2468" w:type="pct"/>
            <w:shd w:val="clear" w:color="auto" w:fill="auto"/>
          </w:tcPr>
          <w:p w:rsidR="00894A8A" w:rsidRPr="009A7603" w:rsidRDefault="00894A8A" w:rsidP="00894A8A">
            <w:pPr>
              <w:pStyle w:val="TABLECONTENT"/>
            </w:pPr>
            <w:r w:rsidRPr="009A7603">
              <w:t>Нерелевантно</w:t>
            </w:r>
          </w:p>
        </w:tc>
      </w:tr>
      <w:tr w:rsidR="00894A8A" w:rsidRPr="007008A3" w:rsidTr="009A7603">
        <w:trPr>
          <w:cantSplit/>
        </w:trPr>
        <w:tc>
          <w:tcPr>
            <w:tcW w:w="379" w:type="pct"/>
            <w:shd w:val="clear" w:color="auto" w:fill="auto"/>
          </w:tcPr>
          <w:p w:rsidR="00894A8A" w:rsidRPr="009A7603" w:rsidRDefault="00786D2C" w:rsidP="00894A8A">
            <w:pPr>
              <w:pStyle w:val="TABLECONTENT"/>
              <w:rPr>
                <w:lang w:eastAsia="ru-RU"/>
              </w:rPr>
            </w:pPr>
            <w:r>
              <w:rPr>
                <w:lang w:val="en-US" w:eastAsia="ru-RU"/>
              </w:rPr>
              <w:t>9</w:t>
            </w:r>
            <w:r w:rsidR="00894A8A" w:rsidRPr="009A7603">
              <w:rPr>
                <w:lang w:eastAsia="ru-RU"/>
              </w:rPr>
              <w:t>.</w:t>
            </w:r>
          </w:p>
        </w:tc>
        <w:tc>
          <w:tcPr>
            <w:tcW w:w="731" w:type="pct"/>
          </w:tcPr>
          <w:p w:rsidR="00894A8A" w:rsidRPr="009A7603" w:rsidRDefault="00894A8A" w:rsidP="00894A8A">
            <w:pPr>
              <w:pStyle w:val="TABLECONTENT"/>
            </w:pPr>
            <w:r w:rsidRPr="009A7603">
              <w:t xml:space="preserve">Формуляр </w:t>
            </w:r>
            <w:r w:rsidR="009A7587">
              <w:t>«</w:t>
            </w:r>
            <w:r w:rsidRPr="009A7603">
              <w:t>Дефектная ведомость</w:t>
            </w:r>
            <w:r w:rsidR="009A7587">
              <w:t>»</w:t>
            </w:r>
            <w:r w:rsidRPr="009A7603">
              <w:t>. Транзакция, позволяющая осуществлять печать формуляра из заказа ТОРО.</w:t>
            </w:r>
          </w:p>
        </w:tc>
        <w:tc>
          <w:tcPr>
            <w:tcW w:w="731" w:type="pct"/>
          </w:tcPr>
          <w:p w:rsidR="00894A8A" w:rsidRPr="009A7603" w:rsidRDefault="00894A8A" w:rsidP="00894A8A">
            <w:pPr>
              <w:pStyle w:val="TABLECONTENT"/>
            </w:pPr>
            <w:r w:rsidRPr="009A7603">
              <w:t>Форма</w:t>
            </w:r>
          </w:p>
        </w:tc>
        <w:tc>
          <w:tcPr>
            <w:tcW w:w="691" w:type="pct"/>
          </w:tcPr>
          <w:p w:rsidR="00894A8A" w:rsidRPr="009A7603" w:rsidRDefault="00894A8A" w:rsidP="00894A8A">
            <w:pPr>
              <w:pStyle w:val="TABLECONTENT"/>
            </w:pPr>
            <w:r w:rsidRPr="009A7603">
              <w:t>PM32</w:t>
            </w:r>
          </w:p>
        </w:tc>
        <w:tc>
          <w:tcPr>
            <w:tcW w:w="2468" w:type="pct"/>
            <w:shd w:val="clear" w:color="auto" w:fill="auto"/>
          </w:tcPr>
          <w:p w:rsidR="00894A8A" w:rsidRPr="009A7603" w:rsidRDefault="003414C9" w:rsidP="00894A8A">
            <w:pPr>
              <w:pStyle w:val="TABLECONTENT"/>
            </w:pPr>
            <w:hyperlink r:id="rId15" w:history="1">
              <w:r w:rsidR="00894A8A" w:rsidRPr="009A7603">
                <w:rPr>
                  <w:rStyle w:val="a9"/>
                  <w:szCs w:val="20"/>
                </w:rPr>
                <w:t>http://portal.polyus.com/ERP/ERPDocuments/07_Концептуальный дизайн/ 06_Реестр формуляров/ТОиР/ТОИР_PM32_Дефектная ведомость_01_20180817.xlsx</w:t>
              </w:r>
            </w:hyperlink>
          </w:p>
          <w:p w:rsidR="00894A8A" w:rsidRPr="009A7603" w:rsidRDefault="00894A8A" w:rsidP="00894A8A">
            <w:pPr>
              <w:pStyle w:val="TABLECONTENT"/>
            </w:pPr>
          </w:p>
        </w:tc>
      </w:tr>
      <w:tr w:rsidR="00316DA3" w:rsidRPr="007008A3" w:rsidTr="009A7603">
        <w:trPr>
          <w:cantSplit/>
        </w:trPr>
        <w:tc>
          <w:tcPr>
            <w:tcW w:w="379" w:type="pct"/>
            <w:shd w:val="clear" w:color="auto" w:fill="auto"/>
          </w:tcPr>
          <w:p w:rsidR="00316DA3" w:rsidRPr="009A7603" w:rsidRDefault="00B20C90" w:rsidP="00316DA3">
            <w:pPr>
              <w:pStyle w:val="TABLECONTENT"/>
              <w:rPr>
                <w:lang w:eastAsia="ru-RU"/>
              </w:rPr>
            </w:pPr>
            <w:r>
              <w:rPr>
                <w:color w:val="000000" w:themeColor="text1"/>
                <w:lang w:eastAsia="ru-RU"/>
              </w:rPr>
              <w:t>1</w:t>
            </w:r>
            <w:r w:rsidR="00786D2C">
              <w:rPr>
                <w:color w:val="000000" w:themeColor="text1"/>
                <w:lang w:val="en-US" w:eastAsia="ru-RU"/>
              </w:rPr>
              <w:t>0</w:t>
            </w:r>
            <w:r w:rsidR="00316DA3" w:rsidRPr="009A7603">
              <w:rPr>
                <w:color w:val="000000" w:themeColor="text1"/>
                <w:lang w:eastAsia="ru-RU"/>
              </w:rPr>
              <w:t>.</w:t>
            </w:r>
          </w:p>
        </w:tc>
        <w:tc>
          <w:tcPr>
            <w:tcW w:w="731" w:type="pct"/>
          </w:tcPr>
          <w:p w:rsidR="00316DA3" w:rsidRPr="009A7603" w:rsidRDefault="00316DA3" w:rsidP="00316DA3">
            <w:pPr>
              <w:pStyle w:val="TABLECONTENT"/>
            </w:pPr>
            <w:r w:rsidRPr="00894A8A">
              <w:t>Проверки при сохранении заказов ТОРО</w:t>
            </w:r>
          </w:p>
        </w:tc>
        <w:tc>
          <w:tcPr>
            <w:tcW w:w="731" w:type="pct"/>
          </w:tcPr>
          <w:p w:rsidR="00316DA3" w:rsidRPr="009A7603" w:rsidRDefault="00316DA3" w:rsidP="00316DA3">
            <w:pPr>
              <w:pStyle w:val="TABLECONTENT"/>
            </w:pPr>
            <w:r w:rsidRPr="009A7603">
              <w:t>Расширение</w:t>
            </w:r>
          </w:p>
        </w:tc>
        <w:tc>
          <w:tcPr>
            <w:tcW w:w="691" w:type="pct"/>
          </w:tcPr>
          <w:p w:rsidR="00316DA3" w:rsidRPr="009A7603" w:rsidRDefault="00316DA3" w:rsidP="00316DA3">
            <w:pPr>
              <w:pStyle w:val="TABLECONTENT"/>
            </w:pPr>
            <w:r>
              <w:t>PM46</w:t>
            </w:r>
          </w:p>
        </w:tc>
        <w:tc>
          <w:tcPr>
            <w:tcW w:w="2468" w:type="pct"/>
            <w:shd w:val="clear" w:color="auto" w:fill="auto"/>
          </w:tcPr>
          <w:p w:rsidR="00316DA3" w:rsidRDefault="00316DA3" w:rsidP="00316DA3">
            <w:pPr>
              <w:pStyle w:val="TABLECONTENT"/>
            </w:pPr>
            <w:r w:rsidRPr="009A7603">
              <w:t>Нерелевантно</w:t>
            </w:r>
          </w:p>
        </w:tc>
      </w:tr>
      <w:tr w:rsidR="00B22B0D" w:rsidRPr="007008A3" w:rsidTr="009A7603">
        <w:trPr>
          <w:cantSplit/>
        </w:trPr>
        <w:tc>
          <w:tcPr>
            <w:tcW w:w="379" w:type="pct"/>
            <w:shd w:val="clear" w:color="auto" w:fill="auto"/>
          </w:tcPr>
          <w:p w:rsidR="00B22B0D" w:rsidRPr="009A7603" w:rsidRDefault="00B20C90" w:rsidP="00B22B0D">
            <w:pPr>
              <w:pStyle w:val="TABLECONTENT"/>
              <w:rPr>
                <w:color w:val="000000" w:themeColor="text1"/>
                <w:lang w:eastAsia="ru-RU"/>
              </w:rPr>
            </w:pPr>
            <w:r>
              <w:rPr>
                <w:lang w:eastAsia="ru-RU"/>
              </w:rPr>
              <w:t>1</w:t>
            </w:r>
            <w:r w:rsidR="00786D2C">
              <w:rPr>
                <w:lang w:val="en-US" w:eastAsia="ru-RU"/>
              </w:rPr>
              <w:t>1</w:t>
            </w:r>
            <w:r w:rsidR="00B22B0D" w:rsidRPr="009A7603">
              <w:rPr>
                <w:lang w:eastAsia="ru-RU"/>
              </w:rPr>
              <w:t>.</w:t>
            </w:r>
          </w:p>
        </w:tc>
        <w:tc>
          <w:tcPr>
            <w:tcW w:w="731" w:type="pct"/>
          </w:tcPr>
          <w:p w:rsidR="00B22B0D" w:rsidRPr="00894A8A" w:rsidRDefault="00B22B0D" w:rsidP="00B22B0D">
            <w:pPr>
              <w:pStyle w:val="TABLECONTENT"/>
            </w:pPr>
            <w:r w:rsidRPr="00F04422">
              <w:rPr>
                <w:color w:val="000000"/>
                <w:szCs w:val="20"/>
              </w:rPr>
              <w:t xml:space="preserve">Доп.поля в заголовке сетевого графика </w:t>
            </w:r>
            <w:r w:rsidR="009A7587">
              <w:rPr>
                <w:color w:val="000000"/>
                <w:szCs w:val="20"/>
              </w:rPr>
              <w:t>«</w:t>
            </w:r>
            <w:r w:rsidRPr="00F04422">
              <w:rPr>
                <w:color w:val="000000"/>
                <w:szCs w:val="20"/>
              </w:rPr>
              <w:t>Техническое место</w:t>
            </w:r>
            <w:r w:rsidR="009A7587">
              <w:rPr>
                <w:color w:val="000000"/>
                <w:szCs w:val="20"/>
              </w:rPr>
              <w:t>»</w:t>
            </w:r>
            <w:r w:rsidRPr="00F04422">
              <w:rPr>
                <w:color w:val="000000"/>
                <w:szCs w:val="20"/>
              </w:rPr>
              <w:t xml:space="preserve"> и </w:t>
            </w:r>
            <w:r w:rsidR="009A7587">
              <w:rPr>
                <w:color w:val="000000"/>
                <w:szCs w:val="20"/>
              </w:rPr>
              <w:t>«</w:t>
            </w:r>
            <w:r w:rsidRPr="00F04422">
              <w:rPr>
                <w:color w:val="000000"/>
                <w:szCs w:val="20"/>
              </w:rPr>
              <w:t>Единица оборудования</w:t>
            </w:r>
            <w:r w:rsidR="009A7587">
              <w:rPr>
                <w:color w:val="000000"/>
                <w:szCs w:val="20"/>
              </w:rPr>
              <w:t>»</w:t>
            </w:r>
            <w:r w:rsidRPr="00F04422">
              <w:rPr>
                <w:color w:val="000000"/>
                <w:szCs w:val="20"/>
              </w:rPr>
              <w:t xml:space="preserve"> для связи со структурой технических объектов.</w:t>
            </w:r>
          </w:p>
        </w:tc>
        <w:tc>
          <w:tcPr>
            <w:tcW w:w="731" w:type="pct"/>
          </w:tcPr>
          <w:p w:rsidR="00B22B0D" w:rsidRPr="009A7603" w:rsidRDefault="00B22B0D" w:rsidP="00B22B0D">
            <w:pPr>
              <w:pStyle w:val="TABLECONTENT"/>
            </w:pPr>
            <w:r>
              <w:rPr>
                <w:color w:val="000000"/>
                <w:szCs w:val="20"/>
              </w:rPr>
              <w:t>Расширение</w:t>
            </w:r>
          </w:p>
        </w:tc>
        <w:tc>
          <w:tcPr>
            <w:tcW w:w="691" w:type="pct"/>
          </w:tcPr>
          <w:p w:rsidR="00B22B0D" w:rsidRDefault="00B22B0D" w:rsidP="00B22B0D">
            <w:pPr>
              <w:pStyle w:val="TABLECONTENT"/>
            </w:pPr>
            <w:r>
              <w:rPr>
                <w:color w:val="000000"/>
                <w:szCs w:val="20"/>
              </w:rPr>
              <w:t>PM50</w:t>
            </w:r>
          </w:p>
        </w:tc>
        <w:tc>
          <w:tcPr>
            <w:tcW w:w="2468" w:type="pct"/>
            <w:shd w:val="clear" w:color="auto" w:fill="auto"/>
          </w:tcPr>
          <w:p w:rsidR="00B22B0D" w:rsidRPr="009A7603" w:rsidRDefault="00B22B0D" w:rsidP="00B22B0D">
            <w:pPr>
              <w:pStyle w:val="TABLECONTENT"/>
            </w:pPr>
            <w:r>
              <w:t>Нерелевантно</w:t>
            </w:r>
          </w:p>
        </w:tc>
      </w:tr>
      <w:tr w:rsidR="00B22B0D" w:rsidRPr="007008A3" w:rsidTr="009A7603">
        <w:trPr>
          <w:cantSplit/>
        </w:trPr>
        <w:tc>
          <w:tcPr>
            <w:tcW w:w="379" w:type="pct"/>
            <w:shd w:val="clear" w:color="auto" w:fill="auto"/>
          </w:tcPr>
          <w:p w:rsidR="00B22B0D" w:rsidRPr="009A7603" w:rsidRDefault="00B20C90" w:rsidP="00B22B0D">
            <w:pPr>
              <w:pStyle w:val="TABLECONTENT"/>
              <w:rPr>
                <w:lang w:eastAsia="ru-RU"/>
              </w:rPr>
            </w:pPr>
            <w:r>
              <w:rPr>
                <w:lang w:eastAsia="ru-RU"/>
              </w:rPr>
              <w:t>1</w:t>
            </w:r>
            <w:r w:rsidR="00786D2C">
              <w:rPr>
                <w:lang w:val="en-US" w:eastAsia="ru-RU"/>
              </w:rPr>
              <w:t>2</w:t>
            </w:r>
            <w:r w:rsidR="00B22B0D" w:rsidRPr="009A7603">
              <w:rPr>
                <w:lang w:eastAsia="ru-RU"/>
              </w:rPr>
              <w:t>.</w:t>
            </w:r>
          </w:p>
        </w:tc>
        <w:tc>
          <w:tcPr>
            <w:tcW w:w="731" w:type="pct"/>
          </w:tcPr>
          <w:p w:rsidR="00B22B0D" w:rsidRPr="009A7603" w:rsidRDefault="00B22B0D" w:rsidP="00B22B0D">
            <w:pPr>
              <w:pStyle w:val="TABLECONTENT"/>
            </w:pPr>
            <w:r w:rsidRPr="009A7603">
              <w:t>Расширение полей заказа ТОРО</w:t>
            </w:r>
          </w:p>
        </w:tc>
        <w:tc>
          <w:tcPr>
            <w:tcW w:w="731" w:type="pct"/>
          </w:tcPr>
          <w:p w:rsidR="00B22B0D" w:rsidRPr="009A7603" w:rsidRDefault="00B22B0D" w:rsidP="00B22B0D">
            <w:pPr>
              <w:pStyle w:val="TABLECONTENT"/>
            </w:pPr>
            <w:r w:rsidRPr="009A7603">
              <w:t>Расширение</w:t>
            </w:r>
          </w:p>
        </w:tc>
        <w:tc>
          <w:tcPr>
            <w:tcW w:w="691" w:type="pct"/>
          </w:tcPr>
          <w:p w:rsidR="00B22B0D" w:rsidRPr="009A7603" w:rsidRDefault="00B22B0D" w:rsidP="00B22B0D">
            <w:pPr>
              <w:pStyle w:val="TABLECONTENT"/>
            </w:pPr>
            <w:r w:rsidRPr="009A7603">
              <w:t>PM60</w:t>
            </w:r>
          </w:p>
        </w:tc>
        <w:tc>
          <w:tcPr>
            <w:tcW w:w="2468" w:type="pct"/>
            <w:shd w:val="clear" w:color="auto" w:fill="auto"/>
          </w:tcPr>
          <w:p w:rsidR="00B22B0D" w:rsidRPr="009A7603" w:rsidRDefault="00B22B0D" w:rsidP="00B22B0D">
            <w:pPr>
              <w:pStyle w:val="TABLECONTENT"/>
            </w:pPr>
            <w:r w:rsidRPr="009A7603">
              <w:t>Нерелевантно</w:t>
            </w:r>
          </w:p>
        </w:tc>
      </w:tr>
      <w:tr w:rsidR="00B22B0D" w:rsidRPr="007008A3" w:rsidTr="009A7603">
        <w:trPr>
          <w:cantSplit/>
        </w:trPr>
        <w:tc>
          <w:tcPr>
            <w:tcW w:w="379" w:type="pct"/>
            <w:shd w:val="clear" w:color="auto" w:fill="auto"/>
          </w:tcPr>
          <w:p w:rsidR="00B22B0D" w:rsidRPr="009A7603" w:rsidRDefault="00E13FDE" w:rsidP="00B22B0D">
            <w:pPr>
              <w:pStyle w:val="TABLECONTENT"/>
              <w:rPr>
                <w:color w:val="000000" w:themeColor="text1"/>
                <w:lang w:eastAsia="ru-RU"/>
              </w:rPr>
            </w:pPr>
            <w:r>
              <w:rPr>
                <w:lang w:eastAsia="ru-RU"/>
              </w:rPr>
              <w:t>1</w:t>
            </w:r>
            <w:r w:rsidR="00786D2C">
              <w:rPr>
                <w:lang w:val="en-US" w:eastAsia="ru-RU"/>
              </w:rPr>
              <w:t>3</w:t>
            </w:r>
            <w:r w:rsidR="00B22B0D">
              <w:rPr>
                <w:lang w:eastAsia="ru-RU"/>
              </w:rPr>
              <w:t>.</w:t>
            </w:r>
          </w:p>
        </w:tc>
        <w:tc>
          <w:tcPr>
            <w:tcW w:w="731" w:type="pct"/>
          </w:tcPr>
          <w:p w:rsidR="00B22B0D" w:rsidRPr="009A7603" w:rsidDel="00F34F72" w:rsidRDefault="00B22B0D" w:rsidP="00B22B0D">
            <w:pPr>
              <w:pStyle w:val="TABLECONTENT"/>
              <w:rPr>
                <w:color w:val="000000" w:themeColor="text1"/>
              </w:rPr>
            </w:pPr>
            <w:r w:rsidRPr="009A7603">
              <w:rPr>
                <w:color w:val="000000" w:themeColor="text1"/>
              </w:rPr>
              <w:t xml:space="preserve">Отчет </w:t>
            </w:r>
            <w:r w:rsidR="009A7587">
              <w:rPr>
                <w:color w:val="000000" w:themeColor="text1"/>
              </w:rPr>
              <w:t>«</w:t>
            </w:r>
            <w:r w:rsidRPr="009A7603">
              <w:rPr>
                <w:color w:val="000000" w:themeColor="text1"/>
              </w:rPr>
              <w:t>Анализ операций заказов ТОРО</w:t>
            </w:r>
            <w:r w:rsidR="009A7587">
              <w:rPr>
                <w:color w:val="000000" w:themeColor="text1"/>
              </w:rPr>
              <w:t>»</w:t>
            </w:r>
          </w:p>
        </w:tc>
        <w:tc>
          <w:tcPr>
            <w:tcW w:w="731" w:type="pct"/>
          </w:tcPr>
          <w:p w:rsidR="00B22B0D" w:rsidRPr="009A7603" w:rsidDel="00F34F72" w:rsidRDefault="00B22B0D" w:rsidP="00B22B0D">
            <w:pPr>
              <w:pStyle w:val="TABLECONTENT"/>
              <w:rPr>
                <w:color w:val="000000" w:themeColor="text1"/>
              </w:rPr>
            </w:pPr>
            <w:r w:rsidRPr="009A7603">
              <w:rPr>
                <w:color w:val="000000" w:themeColor="text1"/>
              </w:rPr>
              <w:t>Отчет</w:t>
            </w:r>
          </w:p>
        </w:tc>
        <w:tc>
          <w:tcPr>
            <w:tcW w:w="691" w:type="pct"/>
          </w:tcPr>
          <w:p w:rsidR="00B22B0D" w:rsidRPr="009A7603" w:rsidDel="00F34F72" w:rsidRDefault="009920B2" w:rsidP="00B22B0D">
            <w:pPr>
              <w:pStyle w:val="TABLECONTENT"/>
              <w:rPr>
                <w:color w:val="000000" w:themeColor="text1"/>
              </w:rPr>
            </w:pPr>
            <w:r>
              <w:rPr>
                <w:color w:val="000000" w:themeColor="text1"/>
              </w:rPr>
              <w:t>PM19</w:t>
            </w:r>
          </w:p>
        </w:tc>
        <w:tc>
          <w:tcPr>
            <w:tcW w:w="2468" w:type="pct"/>
            <w:shd w:val="clear" w:color="auto" w:fill="auto"/>
          </w:tcPr>
          <w:p w:rsidR="00B22B0D" w:rsidRPr="009A7603" w:rsidRDefault="00B22B0D" w:rsidP="00B22B0D">
            <w:pPr>
              <w:pStyle w:val="TABLECONTENT"/>
              <w:rPr>
                <w:color w:val="000000" w:themeColor="text1"/>
              </w:rPr>
            </w:pPr>
            <w:r w:rsidRPr="009A7603">
              <w:rPr>
                <w:color w:val="000000" w:themeColor="text1"/>
              </w:rPr>
              <w:t>Нерелевантно</w:t>
            </w:r>
          </w:p>
        </w:tc>
      </w:tr>
      <w:tr w:rsidR="00B22B0D" w:rsidRPr="007008A3" w:rsidTr="009A7603">
        <w:trPr>
          <w:cantSplit/>
        </w:trPr>
        <w:tc>
          <w:tcPr>
            <w:tcW w:w="379" w:type="pct"/>
            <w:shd w:val="clear" w:color="auto" w:fill="auto"/>
          </w:tcPr>
          <w:p w:rsidR="00B22B0D" w:rsidRPr="009A7603" w:rsidRDefault="00E13FDE" w:rsidP="00B22B0D">
            <w:pPr>
              <w:pStyle w:val="TABLECONTENT"/>
              <w:rPr>
                <w:lang w:eastAsia="ru-RU"/>
              </w:rPr>
            </w:pPr>
            <w:r>
              <w:rPr>
                <w:lang w:eastAsia="ru-RU"/>
              </w:rPr>
              <w:t>1</w:t>
            </w:r>
            <w:r w:rsidR="00786D2C">
              <w:rPr>
                <w:lang w:val="en-US" w:eastAsia="ru-RU"/>
              </w:rPr>
              <w:t>4</w:t>
            </w:r>
            <w:r w:rsidR="00B22B0D">
              <w:rPr>
                <w:lang w:eastAsia="ru-RU"/>
              </w:rPr>
              <w:t>.</w:t>
            </w:r>
          </w:p>
        </w:tc>
        <w:tc>
          <w:tcPr>
            <w:tcW w:w="731" w:type="pct"/>
          </w:tcPr>
          <w:p w:rsidR="00B22B0D" w:rsidRPr="009A7603" w:rsidDel="00F34F72" w:rsidRDefault="00B22B0D" w:rsidP="00B22B0D">
            <w:pPr>
              <w:pStyle w:val="TABLECONTENT"/>
            </w:pPr>
            <w:r w:rsidRPr="009A7603">
              <w:t>Отчет для объединения сообщений ТОРО в заказ ТОРО</w:t>
            </w:r>
          </w:p>
        </w:tc>
        <w:tc>
          <w:tcPr>
            <w:tcW w:w="731" w:type="pct"/>
          </w:tcPr>
          <w:p w:rsidR="00B22B0D" w:rsidRPr="009A7603" w:rsidDel="00F34F72" w:rsidRDefault="00B22B0D" w:rsidP="00B22B0D">
            <w:pPr>
              <w:pStyle w:val="TABLECONTENT"/>
            </w:pPr>
            <w:r w:rsidRPr="009A7603">
              <w:t>Отчет</w:t>
            </w:r>
          </w:p>
        </w:tc>
        <w:tc>
          <w:tcPr>
            <w:tcW w:w="691" w:type="pct"/>
          </w:tcPr>
          <w:p w:rsidR="00B22B0D" w:rsidRPr="009A7603" w:rsidDel="00F34F72" w:rsidRDefault="00B22B0D" w:rsidP="00B22B0D">
            <w:pPr>
              <w:pStyle w:val="TABLECONTENT"/>
            </w:pPr>
            <w:r w:rsidRPr="009A7603">
              <w:rPr>
                <w:lang w:val="en-US"/>
              </w:rPr>
              <w:t>PM68</w:t>
            </w:r>
          </w:p>
        </w:tc>
        <w:tc>
          <w:tcPr>
            <w:tcW w:w="2468" w:type="pct"/>
            <w:shd w:val="clear" w:color="auto" w:fill="auto"/>
          </w:tcPr>
          <w:p w:rsidR="00B22B0D" w:rsidRPr="009A7603" w:rsidRDefault="00B22B0D" w:rsidP="00B22B0D">
            <w:pPr>
              <w:pStyle w:val="TABLECONTENT"/>
            </w:pPr>
            <w:r w:rsidRPr="009A7603">
              <w:t>Нерелевантно</w:t>
            </w:r>
          </w:p>
        </w:tc>
      </w:tr>
      <w:tr w:rsidR="00E6070D" w:rsidRPr="007008A3" w:rsidTr="009A7603">
        <w:trPr>
          <w:cantSplit/>
        </w:trPr>
        <w:tc>
          <w:tcPr>
            <w:tcW w:w="379" w:type="pct"/>
            <w:shd w:val="clear" w:color="auto" w:fill="auto"/>
          </w:tcPr>
          <w:p w:rsidR="00E6070D" w:rsidRDefault="00E6070D" w:rsidP="00B22B0D">
            <w:pPr>
              <w:pStyle w:val="TABLECONTENT"/>
              <w:rPr>
                <w:lang w:eastAsia="ru-RU"/>
              </w:rPr>
            </w:pPr>
            <w:r>
              <w:rPr>
                <w:lang w:eastAsia="ru-RU"/>
              </w:rPr>
              <w:t>15</w:t>
            </w:r>
          </w:p>
        </w:tc>
        <w:tc>
          <w:tcPr>
            <w:tcW w:w="731" w:type="pct"/>
          </w:tcPr>
          <w:p w:rsidR="00E6070D" w:rsidRPr="009A7603" w:rsidRDefault="00E6070D" w:rsidP="00B22B0D">
            <w:pPr>
              <w:pStyle w:val="TABLECONTENT"/>
            </w:pPr>
            <w:r w:rsidRPr="00E6070D">
              <w:t>Автоматическая проверка при открытии и изменении зак</w:t>
            </w:r>
            <w:r>
              <w:t>азов ТОРО</w:t>
            </w:r>
          </w:p>
        </w:tc>
        <w:tc>
          <w:tcPr>
            <w:tcW w:w="731" w:type="pct"/>
          </w:tcPr>
          <w:p w:rsidR="00E6070D" w:rsidRPr="009A7603" w:rsidRDefault="00E6070D" w:rsidP="00B22B0D">
            <w:pPr>
              <w:pStyle w:val="TABLECONTENT"/>
            </w:pPr>
            <w:r>
              <w:t>Расширение</w:t>
            </w:r>
          </w:p>
        </w:tc>
        <w:tc>
          <w:tcPr>
            <w:tcW w:w="691" w:type="pct"/>
          </w:tcPr>
          <w:p w:rsidR="00E6070D" w:rsidRPr="00E6070D" w:rsidRDefault="00E6070D" w:rsidP="00B22B0D">
            <w:pPr>
              <w:pStyle w:val="TABLECONTENT"/>
              <w:rPr>
                <w:lang w:val="en-US"/>
              </w:rPr>
            </w:pPr>
            <w:r>
              <w:rPr>
                <w:lang w:val="en-US"/>
              </w:rPr>
              <w:t>PM78</w:t>
            </w:r>
          </w:p>
        </w:tc>
        <w:tc>
          <w:tcPr>
            <w:tcW w:w="2468" w:type="pct"/>
            <w:shd w:val="clear" w:color="auto" w:fill="auto"/>
          </w:tcPr>
          <w:p w:rsidR="00E6070D" w:rsidRPr="009A7603" w:rsidRDefault="00E6070D" w:rsidP="00B22B0D">
            <w:pPr>
              <w:pStyle w:val="TABLECONTENT"/>
            </w:pPr>
            <w:r>
              <w:t>Нерелевантно</w:t>
            </w:r>
          </w:p>
        </w:tc>
      </w:tr>
      <w:tr w:rsidR="00E6070D" w:rsidRPr="007008A3" w:rsidTr="009A7603">
        <w:trPr>
          <w:cantSplit/>
        </w:trPr>
        <w:tc>
          <w:tcPr>
            <w:tcW w:w="379" w:type="pct"/>
            <w:shd w:val="clear" w:color="auto" w:fill="auto"/>
          </w:tcPr>
          <w:p w:rsidR="00E6070D" w:rsidRDefault="00E6070D" w:rsidP="00B22B0D">
            <w:pPr>
              <w:pStyle w:val="TABLECONTENT"/>
              <w:rPr>
                <w:lang w:eastAsia="ru-RU"/>
              </w:rPr>
            </w:pPr>
            <w:r>
              <w:rPr>
                <w:lang w:eastAsia="ru-RU"/>
              </w:rPr>
              <w:t>16</w:t>
            </w:r>
          </w:p>
        </w:tc>
        <w:tc>
          <w:tcPr>
            <w:tcW w:w="731" w:type="pct"/>
          </w:tcPr>
          <w:p w:rsidR="00E6070D" w:rsidRPr="009A7603" w:rsidRDefault="00E6070D" w:rsidP="00B22B0D">
            <w:pPr>
              <w:pStyle w:val="TABLECONTENT"/>
            </w:pPr>
            <w:r w:rsidRPr="00E6070D">
              <w:t>Пользовательский шаблон Переходящие заказы ТОРО</w:t>
            </w:r>
          </w:p>
        </w:tc>
        <w:tc>
          <w:tcPr>
            <w:tcW w:w="731" w:type="pct"/>
          </w:tcPr>
          <w:p w:rsidR="00E6070D" w:rsidRPr="009A7603" w:rsidRDefault="00E6070D">
            <w:pPr>
              <w:pStyle w:val="TABLECONTENT"/>
            </w:pPr>
            <w:r>
              <w:t>Шаблон загрузки данных для миграции</w:t>
            </w:r>
          </w:p>
        </w:tc>
        <w:tc>
          <w:tcPr>
            <w:tcW w:w="691" w:type="pct"/>
          </w:tcPr>
          <w:p w:rsidR="00E6070D" w:rsidRPr="00E6070D" w:rsidRDefault="00E6070D" w:rsidP="00B22B0D">
            <w:pPr>
              <w:pStyle w:val="TABLECONTENT"/>
              <w:rPr>
                <w:lang w:val="en-US"/>
              </w:rPr>
            </w:pPr>
            <w:r>
              <w:rPr>
                <w:lang w:val="en-US"/>
              </w:rPr>
              <w:t>PM201</w:t>
            </w:r>
          </w:p>
        </w:tc>
        <w:tc>
          <w:tcPr>
            <w:tcW w:w="2468" w:type="pct"/>
            <w:shd w:val="clear" w:color="auto" w:fill="auto"/>
          </w:tcPr>
          <w:p w:rsidR="00E6070D" w:rsidRPr="009A7603" w:rsidRDefault="00E6070D" w:rsidP="00B22B0D">
            <w:pPr>
              <w:pStyle w:val="TABLECONTENT"/>
            </w:pPr>
            <w:r>
              <w:t>Нерелевантно</w:t>
            </w:r>
          </w:p>
        </w:tc>
      </w:tr>
      <w:tr w:rsidR="009A7587" w:rsidRPr="007008A3" w:rsidTr="009A7603">
        <w:trPr>
          <w:cantSplit/>
        </w:trPr>
        <w:tc>
          <w:tcPr>
            <w:tcW w:w="379" w:type="pct"/>
            <w:shd w:val="clear" w:color="auto" w:fill="auto"/>
          </w:tcPr>
          <w:p w:rsidR="009A7587" w:rsidRDefault="009A7587" w:rsidP="00B22B0D">
            <w:pPr>
              <w:pStyle w:val="TABLECONTENT"/>
              <w:rPr>
                <w:lang w:eastAsia="ru-RU"/>
              </w:rPr>
            </w:pPr>
            <w:r>
              <w:rPr>
                <w:lang w:eastAsia="ru-RU"/>
              </w:rPr>
              <w:t>17</w:t>
            </w:r>
          </w:p>
        </w:tc>
        <w:tc>
          <w:tcPr>
            <w:tcW w:w="731" w:type="pct"/>
          </w:tcPr>
          <w:p w:rsidR="009A7587" w:rsidRPr="00E6070D" w:rsidRDefault="009A7587" w:rsidP="00B22B0D">
            <w:pPr>
              <w:pStyle w:val="TABLECONTENT"/>
            </w:pPr>
            <w:r>
              <w:t>Формирование правила расчета на ОСГ</w:t>
            </w:r>
          </w:p>
        </w:tc>
        <w:tc>
          <w:tcPr>
            <w:tcW w:w="731" w:type="pct"/>
          </w:tcPr>
          <w:p w:rsidR="009A7587" w:rsidRDefault="009A7587">
            <w:pPr>
              <w:pStyle w:val="TABLECONTENT"/>
            </w:pPr>
            <w:r>
              <w:t>Расширение</w:t>
            </w:r>
          </w:p>
        </w:tc>
        <w:tc>
          <w:tcPr>
            <w:tcW w:w="691" w:type="pct"/>
          </w:tcPr>
          <w:p w:rsidR="009A7587" w:rsidRDefault="009A7587" w:rsidP="00B22B0D">
            <w:pPr>
              <w:pStyle w:val="TABLECONTENT"/>
              <w:rPr>
                <w:lang w:val="en-US"/>
              </w:rPr>
            </w:pPr>
            <w:r>
              <w:rPr>
                <w:lang w:val="en-US"/>
              </w:rPr>
              <w:t>PS212</w:t>
            </w:r>
          </w:p>
        </w:tc>
        <w:tc>
          <w:tcPr>
            <w:tcW w:w="2468" w:type="pct"/>
            <w:shd w:val="clear" w:color="auto" w:fill="auto"/>
          </w:tcPr>
          <w:p w:rsidR="009A7587" w:rsidRPr="009A7587" w:rsidRDefault="009A7587" w:rsidP="00B22B0D">
            <w:pPr>
              <w:pStyle w:val="TABLECONTENT"/>
            </w:pPr>
            <w:r>
              <w:t>Нерелевантно</w:t>
            </w:r>
          </w:p>
        </w:tc>
      </w:tr>
      <w:tr w:rsidR="0085584B" w:rsidRPr="007008A3" w:rsidTr="009A7603">
        <w:trPr>
          <w:cantSplit/>
        </w:trPr>
        <w:tc>
          <w:tcPr>
            <w:tcW w:w="379" w:type="pct"/>
            <w:shd w:val="clear" w:color="auto" w:fill="auto"/>
          </w:tcPr>
          <w:p w:rsidR="0085584B" w:rsidRDefault="0085584B" w:rsidP="00B22B0D">
            <w:pPr>
              <w:pStyle w:val="TABLECONTENT"/>
              <w:rPr>
                <w:lang w:eastAsia="ru-RU"/>
              </w:rPr>
            </w:pPr>
            <w:r>
              <w:rPr>
                <w:lang w:eastAsia="ru-RU"/>
              </w:rPr>
              <w:t>18</w:t>
            </w:r>
          </w:p>
        </w:tc>
        <w:tc>
          <w:tcPr>
            <w:tcW w:w="731" w:type="pct"/>
          </w:tcPr>
          <w:p w:rsidR="0085584B" w:rsidRPr="00E2080A" w:rsidRDefault="0085584B" w:rsidP="00B22B0D">
            <w:pPr>
              <w:pStyle w:val="TABLECONTENT"/>
            </w:pPr>
            <w:r w:rsidRPr="0085584B">
              <w:t>Отчет с функциями обновления МТР в Заказах</w:t>
            </w:r>
            <w:r w:rsidR="00E2080A" w:rsidRPr="008767CC">
              <w:t xml:space="preserve"> </w:t>
            </w:r>
            <w:r w:rsidR="00E2080A">
              <w:t>ТОРО</w:t>
            </w:r>
          </w:p>
        </w:tc>
        <w:tc>
          <w:tcPr>
            <w:tcW w:w="731" w:type="pct"/>
          </w:tcPr>
          <w:p w:rsidR="0085584B" w:rsidRDefault="0085584B">
            <w:pPr>
              <w:pStyle w:val="TABLECONTENT"/>
            </w:pPr>
            <w:r w:rsidRPr="009A7603">
              <w:t>Отчет</w:t>
            </w:r>
          </w:p>
        </w:tc>
        <w:tc>
          <w:tcPr>
            <w:tcW w:w="691" w:type="pct"/>
          </w:tcPr>
          <w:p w:rsidR="0085584B" w:rsidRPr="0085584B" w:rsidRDefault="0085584B" w:rsidP="00B22B0D">
            <w:pPr>
              <w:pStyle w:val="TABLECONTENT"/>
              <w:rPr>
                <w:lang w:val="en-US"/>
              </w:rPr>
            </w:pPr>
            <w:r>
              <w:rPr>
                <w:lang w:val="en-US"/>
              </w:rPr>
              <w:t>PM204</w:t>
            </w:r>
          </w:p>
        </w:tc>
        <w:tc>
          <w:tcPr>
            <w:tcW w:w="2468" w:type="pct"/>
            <w:shd w:val="clear" w:color="auto" w:fill="auto"/>
          </w:tcPr>
          <w:p w:rsidR="0085584B" w:rsidRDefault="0085584B" w:rsidP="00B22B0D">
            <w:pPr>
              <w:pStyle w:val="TABLECONTENT"/>
            </w:pPr>
            <w:r>
              <w:t>Нерелевантно</w:t>
            </w:r>
          </w:p>
        </w:tc>
      </w:tr>
      <w:tr w:rsidR="00635A11" w:rsidRPr="007008A3" w:rsidTr="009A7603">
        <w:trPr>
          <w:cantSplit/>
        </w:trPr>
        <w:tc>
          <w:tcPr>
            <w:tcW w:w="379" w:type="pct"/>
            <w:shd w:val="clear" w:color="auto" w:fill="auto"/>
          </w:tcPr>
          <w:p w:rsidR="00635A11" w:rsidRPr="008767CC" w:rsidRDefault="00635A11" w:rsidP="00B22B0D">
            <w:pPr>
              <w:pStyle w:val="TABLECONTENT"/>
              <w:rPr>
                <w:lang w:val="en-US" w:eastAsia="ru-RU"/>
              </w:rPr>
            </w:pPr>
            <w:r>
              <w:rPr>
                <w:lang w:val="en-US" w:eastAsia="ru-RU"/>
              </w:rPr>
              <w:t>19</w:t>
            </w:r>
          </w:p>
        </w:tc>
        <w:tc>
          <w:tcPr>
            <w:tcW w:w="731" w:type="pct"/>
          </w:tcPr>
          <w:p w:rsidR="00635A11" w:rsidRPr="0085584B" w:rsidRDefault="00635A11" w:rsidP="00B22B0D">
            <w:pPr>
              <w:pStyle w:val="TABLECONTENT"/>
            </w:pPr>
            <w:r>
              <w:t xml:space="preserve">Программа </w:t>
            </w:r>
            <w:r>
              <w:rPr>
                <w:lang w:val="en-US"/>
              </w:rPr>
              <w:t>ZPM</w:t>
            </w:r>
            <w:r w:rsidRPr="00562829">
              <w:t>_</w:t>
            </w:r>
            <w:r>
              <w:rPr>
                <w:lang w:val="en-US"/>
              </w:rPr>
              <w:t>LOT</w:t>
            </w:r>
            <w:r w:rsidRPr="00562829">
              <w:t xml:space="preserve"> </w:t>
            </w:r>
            <w:r>
              <w:t>– «АРМ Управления лотами на закупку услуг ТОиР» включает возможность формирования лота на закупку услуг, создание сводной заявки и массовое проставление источника поставки</w:t>
            </w:r>
          </w:p>
        </w:tc>
        <w:tc>
          <w:tcPr>
            <w:tcW w:w="731" w:type="pct"/>
          </w:tcPr>
          <w:p w:rsidR="00635A11" w:rsidRPr="00635A11" w:rsidRDefault="00635A11">
            <w:pPr>
              <w:pStyle w:val="TABLECONTENT"/>
            </w:pPr>
            <w:r>
              <w:t>Отчет</w:t>
            </w:r>
          </w:p>
        </w:tc>
        <w:tc>
          <w:tcPr>
            <w:tcW w:w="691" w:type="pct"/>
          </w:tcPr>
          <w:p w:rsidR="00635A11" w:rsidRDefault="00635A11" w:rsidP="00B22B0D">
            <w:pPr>
              <w:pStyle w:val="TABLECONTENT"/>
              <w:rPr>
                <w:lang w:val="en-US"/>
              </w:rPr>
            </w:pPr>
            <w:r>
              <w:rPr>
                <w:lang w:val="en-US"/>
              </w:rPr>
              <w:t>PM215</w:t>
            </w:r>
          </w:p>
        </w:tc>
        <w:tc>
          <w:tcPr>
            <w:tcW w:w="2468" w:type="pct"/>
            <w:shd w:val="clear" w:color="auto" w:fill="auto"/>
          </w:tcPr>
          <w:p w:rsidR="00635A11" w:rsidRDefault="00635A11" w:rsidP="00B22B0D">
            <w:pPr>
              <w:pStyle w:val="TABLECONTENT"/>
            </w:pPr>
            <w:r>
              <w:t>Нерелевантно</w:t>
            </w:r>
          </w:p>
        </w:tc>
      </w:tr>
    </w:tbl>
    <w:p w:rsidR="00BD0544" w:rsidRPr="007008A3" w:rsidRDefault="00BD0544" w:rsidP="00FB3F4C">
      <w:pPr>
        <w:rPr>
          <w:rFonts w:eastAsia="Calibri" w:cs="Arial"/>
          <w:i/>
          <w:color w:val="808080" w:themeColor="background1" w:themeShade="80"/>
        </w:rPr>
      </w:pPr>
    </w:p>
    <w:p w:rsidR="00FD6CCC" w:rsidRDefault="00FD6CCC">
      <w:pPr>
        <w:spacing w:after="200" w:line="276" w:lineRule="auto"/>
        <w:jc w:val="left"/>
        <w:rPr>
          <w:rFonts w:eastAsiaTheme="majorEastAsia" w:cs="Arial"/>
          <w:b/>
          <w:caps/>
          <w:szCs w:val="26"/>
        </w:rPr>
      </w:pPr>
      <w:bookmarkStart w:id="927" w:name="_Toc431903102"/>
      <w:bookmarkStart w:id="928" w:name="_Toc469481048"/>
      <w:r>
        <w:rPr>
          <w:rFonts w:eastAsiaTheme="majorEastAsia" w:cs="Arial"/>
          <w:bCs/>
          <w:iCs/>
          <w:szCs w:val="26"/>
        </w:rPr>
        <w:br w:type="page"/>
      </w:r>
    </w:p>
    <w:p w:rsidR="0054502F" w:rsidRPr="007008A3" w:rsidRDefault="0054502F" w:rsidP="0054502F">
      <w:pPr>
        <w:pStyle w:val="22"/>
        <w:keepNext/>
        <w:keepLines/>
        <w:numPr>
          <w:ilvl w:val="1"/>
          <w:numId w:val="8"/>
        </w:numPr>
        <w:spacing w:before="160" w:after="120" w:line="276" w:lineRule="auto"/>
        <w:rPr>
          <w:rFonts w:eastAsiaTheme="majorEastAsia" w:cs="Arial"/>
          <w:bCs w:val="0"/>
          <w:iCs w:val="0"/>
          <w:szCs w:val="26"/>
        </w:rPr>
      </w:pPr>
      <w:bookmarkStart w:id="929" w:name="_Toc65846418"/>
      <w:r w:rsidRPr="007008A3">
        <w:rPr>
          <w:rFonts w:eastAsiaTheme="majorEastAsia" w:cs="Arial"/>
          <w:bCs w:val="0"/>
          <w:iCs w:val="0"/>
          <w:szCs w:val="26"/>
        </w:rPr>
        <w:t>Особенности технической реализации</w:t>
      </w:r>
      <w:bookmarkEnd w:id="929"/>
    </w:p>
    <w:p w:rsidR="000536FB" w:rsidRPr="007462BD" w:rsidRDefault="000536FB" w:rsidP="001215BE">
      <w:pPr>
        <w:pStyle w:val="3"/>
      </w:pPr>
      <w:bookmarkStart w:id="930" w:name="_Toc523174697"/>
      <w:bookmarkStart w:id="931" w:name="_Toc523175087"/>
      <w:bookmarkStart w:id="932" w:name="_Toc523175226"/>
      <w:bookmarkStart w:id="933" w:name="_Toc523174699"/>
      <w:bookmarkStart w:id="934" w:name="_Toc523175089"/>
      <w:bookmarkStart w:id="935" w:name="_Toc523175228"/>
      <w:bookmarkStart w:id="936" w:name="_Toc523174700"/>
      <w:bookmarkStart w:id="937" w:name="_Toc523175090"/>
      <w:bookmarkStart w:id="938" w:name="_Toc523175229"/>
      <w:bookmarkStart w:id="939" w:name="_Toc523174701"/>
      <w:bookmarkStart w:id="940" w:name="_Toc523175091"/>
      <w:bookmarkStart w:id="941" w:name="_Toc523175230"/>
      <w:bookmarkStart w:id="942" w:name="_Toc523174702"/>
      <w:bookmarkStart w:id="943" w:name="_Toc523175092"/>
      <w:bookmarkStart w:id="944" w:name="_Toc523175231"/>
      <w:bookmarkStart w:id="945" w:name="_Toc523174703"/>
      <w:bookmarkStart w:id="946" w:name="_Toc523175093"/>
      <w:bookmarkStart w:id="947" w:name="_Toc523175232"/>
      <w:bookmarkStart w:id="948" w:name="_Toc523174706"/>
      <w:bookmarkStart w:id="949" w:name="_Toc523175096"/>
      <w:bookmarkStart w:id="950" w:name="_Toc523175235"/>
      <w:bookmarkStart w:id="951" w:name="_Toc523174707"/>
      <w:bookmarkStart w:id="952" w:name="_Toc523175097"/>
      <w:bookmarkStart w:id="953" w:name="_Toc523175236"/>
      <w:bookmarkStart w:id="954" w:name="_Toc523174708"/>
      <w:bookmarkStart w:id="955" w:name="_Toc523175098"/>
      <w:bookmarkStart w:id="956" w:name="_Toc523175237"/>
      <w:bookmarkStart w:id="957" w:name="_Toc523174709"/>
      <w:bookmarkStart w:id="958" w:name="_Toc523175099"/>
      <w:bookmarkStart w:id="959" w:name="_Toc523175238"/>
      <w:bookmarkStart w:id="960" w:name="_Toc523174710"/>
      <w:bookmarkStart w:id="961" w:name="_Toc523175100"/>
      <w:bookmarkStart w:id="962" w:name="_Toc523175239"/>
      <w:bookmarkStart w:id="963" w:name="_Toc523174711"/>
      <w:bookmarkStart w:id="964" w:name="_Toc523175101"/>
      <w:bookmarkStart w:id="965" w:name="_Toc523175240"/>
      <w:bookmarkStart w:id="966" w:name="_Toc523174712"/>
      <w:bookmarkStart w:id="967" w:name="_Toc523175102"/>
      <w:bookmarkStart w:id="968" w:name="_Toc523175241"/>
      <w:bookmarkStart w:id="969" w:name="_Toc523174713"/>
      <w:bookmarkStart w:id="970" w:name="_Toc523175103"/>
      <w:bookmarkStart w:id="971" w:name="_Toc523175242"/>
      <w:bookmarkStart w:id="972" w:name="_Toc523174714"/>
      <w:bookmarkStart w:id="973" w:name="_Toc523175104"/>
      <w:bookmarkStart w:id="974" w:name="_Toc523175243"/>
      <w:bookmarkStart w:id="975" w:name="_Toc39147124"/>
      <w:bookmarkStart w:id="976" w:name="_Toc39151170"/>
      <w:bookmarkStart w:id="977" w:name="_Toc39147125"/>
      <w:bookmarkStart w:id="978" w:name="_Toc39151171"/>
      <w:bookmarkStart w:id="979" w:name="_Toc39147126"/>
      <w:bookmarkStart w:id="980" w:name="_Toc39151172"/>
      <w:bookmarkStart w:id="981" w:name="_Toc39147127"/>
      <w:bookmarkStart w:id="982" w:name="_Toc39151173"/>
      <w:bookmarkStart w:id="983" w:name="_Toc39147128"/>
      <w:bookmarkStart w:id="984" w:name="_Toc39151174"/>
      <w:bookmarkStart w:id="985" w:name="_Toc39147129"/>
      <w:bookmarkStart w:id="986" w:name="_Toc39151175"/>
      <w:bookmarkStart w:id="987" w:name="_Toc39147130"/>
      <w:bookmarkStart w:id="988" w:name="_Toc39151176"/>
      <w:bookmarkStart w:id="989" w:name="_Toc39147131"/>
      <w:bookmarkStart w:id="990" w:name="_Toc39151177"/>
      <w:bookmarkStart w:id="991" w:name="_Toc39147132"/>
      <w:bookmarkStart w:id="992" w:name="_Toc39151178"/>
      <w:bookmarkStart w:id="993" w:name="_Toc39147133"/>
      <w:bookmarkStart w:id="994" w:name="_Toc39151179"/>
      <w:bookmarkStart w:id="995" w:name="_Toc6584641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r>
        <w:t>Реализация связки между тех.объектами ТОРО и тех.объектами производства</w:t>
      </w:r>
      <w:bookmarkEnd w:id="995"/>
    </w:p>
    <w:p w:rsidR="000536FB" w:rsidRDefault="00847BF2" w:rsidP="00B153FA">
      <w:pPr>
        <w:spacing w:after="240" w:line="276" w:lineRule="auto"/>
        <w:rPr>
          <w:rFonts w:eastAsiaTheme="majorEastAsia" w:cs="Arial"/>
        </w:rPr>
      </w:pPr>
      <w:bookmarkStart w:id="996" w:name="_Hlk520208733"/>
      <w:r w:rsidRPr="00847BF2">
        <w:rPr>
          <w:rFonts w:eastAsiaTheme="majorEastAsia" w:cs="Arial"/>
        </w:rPr>
        <w:t>Для р</w:t>
      </w:r>
      <w:r>
        <w:rPr>
          <w:rFonts w:eastAsiaTheme="majorEastAsia" w:cs="Arial"/>
        </w:rPr>
        <w:t>еализации требования «</w:t>
      </w:r>
      <w:r w:rsidR="000536FB" w:rsidRPr="00847BF2">
        <w:rPr>
          <w:rFonts w:eastAsiaTheme="majorEastAsia" w:cs="Arial"/>
        </w:rPr>
        <w:t>PM.5.</w:t>
      </w:r>
      <w:r>
        <w:rPr>
          <w:rFonts w:eastAsiaTheme="majorEastAsia" w:cs="Arial"/>
        </w:rPr>
        <w:t xml:space="preserve"> </w:t>
      </w:r>
      <w:r w:rsidR="000536FB" w:rsidRPr="00847BF2">
        <w:rPr>
          <w:rFonts w:eastAsiaTheme="majorEastAsia" w:cs="Arial"/>
        </w:rPr>
        <w:t>Проработать связку между тех. объектами ТОРО и тех. объектами Производства (потери производства на технологической линии в связи с ремонтом)</w:t>
      </w:r>
      <w:r>
        <w:rPr>
          <w:rFonts w:eastAsiaTheme="majorEastAsia" w:cs="Arial"/>
        </w:rPr>
        <w:t xml:space="preserve">» предполагается использовать стандартное поле </w:t>
      </w:r>
      <w:r w:rsidR="0094178E">
        <w:rPr>
          <w:rFonts w:eastAsiaTheme="majorEastAsia" w:cs="Arial"/>
        </w:rPr>
        <w:t xml:space="preserve">«Рабочее место» </w:t>
      </w:r>
      <w:r>
        <w:rPr>
          <w:rFonts w:eastAsiaTheme="majorEastAsia" w:cs="Arial"/>
        </w:rPr>
        <w:t>в записи технического места либо единицы оборудования</w:t>
      </w:r>
      <w:r w:rsidR="0094178E">
        <w:rPr>
          <w:rFonts w:eastAsiaTheme="majorEastAsia" w:cs="Arial"/>
        </w:rPr>
        <w:t>, ракурс «Местоположение»</w:t>
      </w:r>
      <w:r w:rsidR="00633D74">
        <w:rPr>
          <w:rFonts w:eastAsiaTheme="majorEastAsia" w:cs="Arial"/>
        </w:rPr>
        <w:t>, в котором указывать соответствующее техническому объекту ТОРО рабочее место производства (PP)</w:t>
      </w:r>
      <w:r w:rsidR="0094178E">
        <w:rPr>
          <w:rFonts w:eastAsiaTheme="majorEastAsia" w:cs="Arial"/>
        </w:rPr>
        <w:t>.</w:t>
      </w:r>
    </w:p>
    <w:bookmarkEnd w:id="996"/>
    <w:p w:rsidR="00F05A01" w:rsidRPr="00847BF2" w:rsidRDefault="00F05A01" w:rsidP="00B153FA">
      <w:pPr>
        <w:spacing w:after="240" w:line="276" w:lineRule="auto"/>
        <w:rPr>
          <w:rFonts w:eastAsiaTheme="majorEastAsia" w:cs="Arial"/>
        </w:rPr>
      </w:pPr>
      <w:r>
        <w:rPr>
          <w:rFonts w:eastAsiaTheme="majorEastAsia" w:cs="Arial"/>
        </w:rPr>
        <w:tab/>
        <w:t>Для возможности анализа результатов планирования мощностей производственных рабочих мест предусмотрена разработка</w:t>
      </w:r>
      <w:r w:rsidR="0069388F" w:rsidRPr="00B153FA">
        <w:rPr>
          <w:rFonts w:eastAsiaTheme="majorEastAsia" w:cs="Arial"/>
        </w:rPr>
        <w:t>-</w:t>
      </w:r>
      <w:r w:rsidR="0069388F">
        <w:rPr>
          <w:rFonts w:eastAsiaTheme="majorEastAsia" w:cs="Arial"/>
        </w:rPr>
        <w:t>расширение</w:t>
      </w:r>
      <w:r>
        <w:rPr>
          <w:rFonts w:eastAsiaTheme="majorEastAsia" w:cs="Arial"/>
        </w:rPr>
        <w:t xml:space="preserve"> </w:t>
      </w:r>
      <w:r w:rsidR="0069388F">
        <w:rPr>
          <w:rFonts w:eastAsiaTheme="majorEastAsia" w:cs="Arial"/>
        </w:rPr>
        <w:t>PP5</w:t>
      </w:r>
      <w:r w:rsidR="0069388F" w:rsidRPr="00B153FA">
        <w:rPr>
          <w:rFonts w:eastAsiaTheme="majorEastAsia" w:cs="Arial"/>
        </w:rPr>
        <w:t>5</w:t>
      </w:r>
      <w:r w:rsidR="0069388F">
        <w:rPr>
          <w:rFonts w:eastAsiaTheme="majorEastAsia" w:cs="Arial"/>
        </w:rPr>
        <w:t xml:space="preserve"> </w:t>
      </w:r>
      <w:r>
        <w:rPr>
          <w:rFonts w:eastAsiaTheme="majorEastAsia" w:cs="Arial"/>
        </w:rPr>
        <w:t>«Мэппинг производственных ресурсов и единиц оборудования по ГТК и ЗИФ».</w:t>
      </w:r>
    </w:p>
    <w:p w:rsidR="0094178E" w:rsidRDefault="00752D14" w:rsidP="001215BE">
      <w:pPr>
        <w:pStyle w:val="3"/>
      </w:pPr>
      <w:r>
        <w:t xml:space="preserve"> </w:t>
      </w:r>
      <w:bookmarkStart w:id="997" w:name="_Toc65846420"/>
      <w:r w:rsidR="00DD7935">
        <w:t xml:space="preserve">Реализация планирования воздействий на </w:t>
      </w:r>
      <w:r w:rsidR="005C59D1">
        <w:t>ПА</w:t>
      </w:r>
      <w:r w:rsidR="00DD7935">
        <w:t xml:space="preserve">, </w:t>
      </w:r>
      <w:r w:rsidR="00AE56A5">
        <w:t>планируемы</w:t>
      </w:r>
      <w:r w:rsidR="005C59D1">
        <w:t>е</w:t>
      </w:r>
      <w:r w:rsidR="00AE56A5">
        <w:t xml:space="preserve"> </w:t>
      </w:r>
      <w:r w:rsidR="00DD7935">
        <w:t>к вводу в эксплуатацию</w:t>
      </w:r>
      <w:bookmarkEnd w:id="997"/>
    </w:p>
    <w:p w:rsidR="0094178E" w:rsidRDefault="0094178E" w:rsidP="00633D74">
      <w:pPr>
        <w:ind w:firstLine="709"/>
        <w:rPr>
          <w:rFonts w:eastAsiaTheme="majorEastAsia" w:cs="Arial"/>
        </w:rPr>
      </w:pPr>
      <w:r w:rsidRPr="00847BF2">
        <w:rPr>
          <w:rFonts w:eastAsiaTheme="majorEastAsia" w:cs="Arial"/>
        </w:rPr>
        <w:t>Для р</w:t>
      </w:r>
      <w:r>
        <w:rPr>
          <w:rFonts w:eastAsiaTheme="majorEastAsia" w:cs="Arial"/>
        </w:rPr>
        <w:t>еализации требования «</w:t>
      </w:r>
      <w:r w:rsidRPr="00847BF2">
        <w:rPr>
          <w:rFonts w:eastAsiaTheme="majorEastAsia" w:cs="Arial"/>
        </w:rPr>
        <w:t>PM.6.</w:t>
      </w:r>
      <w:r>
        <w:rPr>
          <w:rFonts w:eastAsiaTheme="majorEastAsia" w:cs="Arial"/>
        </w:rPr>
        <w:t xml:space="preserve"> </w:t>
      </w:r>
      <w:r w:rsidRPr="00847BF2">
        <w:rPr>
          <w:rFonts w:eastAsiaTheme="majorEastAsia" w:cs="Arial"/>
        </w:rPr>
        <w:t>Предусмотреть планирование мероприятий ТОиР по единицам оборудования, планируемым к вводу в эксплуатацию</w:t>
      </w:r>
      <w:r>
        <w:rPr>
          <w:rFonts w:eastAsiaTheme="majorEastAsia" w:cs="Arial"/>
        </w:rPr>
        <w:t>» необходимо реализовать следующее решение.</w:t>
      </w:r>
    </w:p>
    <w:p w:rsidR="00AE56A5" w:rsidRDefault="0094178E" w:rsidP="00AE56A5">
      <w:pPr>
        <w:ind w:firstLine="709"/>
        <w:rPr>
          <w:rFonts w:eastAsiaTheme="majorEastAsia" w:cs="Arial"/>
        </w:rPr>
      </w:pPr>
      <w:r>
        <w:rPr>
          <w:rFonts w:eastAsiaTheme="majorEastAsia" w:cs="Arial"/>
        </w:rPr>
        <w:t xml:space="preserve">1. </w:t>
      </w:r>
      <w:r w:rsidR="008F45F4">
        <w:rPr>
          <w:rFonts w:eastAsiaTheme="majorEastAsia" w:cs="Arial"/>
        </w:rPr>
        <w:t xml:space="preserve">Обеспечить ведение </w:t>
      </w:r>
      <w:r w:rsidR="002A2C83">
        <w:rPr>
          <w:rFonts w:eastAsiaTheme="majorEastAsia" w:cs="Arial"/>
        </w:rPr>
        <w:t xml:space="preserve">схемы </w:t>
      </w:r>
      <w:r w:rsidR="008F45F4">
        <w:rPr>
          <w:rFonts w:eastAsiaTheme="majorEastAsia" w:cs="Arial"/>
        </w:rPr>
        <w:t>статус</w:t>
      </w:r>
      <w:r w:rsidR="002A2C83">
        <w:rPr>
          <w:rFonts w:eastAsiaTheme="majorEastAsia" w:cs="Arial"/>
        </w:rPr>
        <w:t>ов</w:t>
      </w:r>
      <w:r w:rsidR="008F45F4">
        <w:rPr>
          <w:rFonts w:eastAsiaTheme="majorEastAsia" w:cs="Arial"/>
        </w:rPr>
        <w:t xml:space="preserve"> технического места/единицы оборудования, обозначающего </w:t>
      </w:r>
      <w:r w:rsidR="002A2C83">
        <w:rPr>
          <w:rFonts w:eastAsiaTheme="majorEastAsia" w:cs="Arial"/>
        </w:rPr>
        <w:t>как подготовку оборудования к вводу в эксплуатацию, так и непосредственно переход оборудования в эксплуатацию</w:t>
      </w:r>
      <w:r w:rsidR="00AE56A5">
        <w:rPr>
          <w:rFonts w:eastAsiaTheme="majorEastAsia" w:cs="Arial"/>
        </w:rPr>
        <w:t xml:space="preserve">, а именно следующих статусов </w:t>
      </w:r>
    </w:p>
    <w:p w:rsidR="00AE56A5" w:rsidRP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РЕЗР</w:t>
      </w:r>
      <w:r w:rsidRPr="00AE56A5">
        <w:rPr>
          <w:rFonts w:eastAsiaTheme="majorEastAsia" w:cs="Arial"/>
        </w:rPr>
        <w:tab/>
        <w:t>В резерве</w:t>
      </w:r>
    </w:p>
    <w:p w:rsidR="00AE56A5" w:rsidRP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РКМД</w:t>
      </w:r>
      <w:r w:rsidRPr="00AE56A5">
        <w:rPr>
          <w:rFonts w:eastAsiaTheme="majorEastAsia" w:cs="Arial"/>
        </w:rPr>
        <w:tab/>
        <w:t>Реконструкция / Модернизация</w:t>
      </w:r>
    </w:p>
    <w:p w:rsidR="00AE56A5" w:rsidRP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ВЗКП</w:t>
      </w:r>
      <w:r w:rsidRPr="00AE56A5">
        <w:rPr>
          <w:rFonts w:eastAsiaTheme="majorEastAsia" w:cs="Arial"/>
        </w:rPr>
        <w:tab/>
        <w:t>В закупке</w:t>
      </w:r>
    </w:p>
    <w:p w:rsidR="00AE56A5" w:rsidRDefault="00AE56A5" w:rsidP="00AE56A5">
      <w:pPr>
        <w:ind w:firstLine="709"/>
        <w:rPr>
          <w:rFonts w:eastAsiaTheme="majorEastAsia" w:cs="Arial"/>
        </w:rPr>
      </w:pPr>
      <w:r w:rsidRPr="00AE56A5">
        <w:rPr>
          <w:rFonts w:eastAsiaTheme="majorEastAsia" w:cs="Arial"/>
        </w:rPr>
        <w:t>•</w:t>
      </w:r>
      <w:r w:rsidRPr="00AE56A5">
        <w:rPr>
          <w:rFonts w:eastAsiaTheme="majorEastAsia" w:cs="Arial"/>
        </w:rPr>
        <w:tab/>
        <w:t>НАСК</w:t>
      </w:r>
      <w:r w:rsidRPr="00AE56A5">
        <w:rPr>
          <w:rFonts w:eastAsiaTheme="majorEastAsia" w:cs="Arial"/>
        </w:rPr>
        <w:tab/>
        <w:t>На складе</w:t>
      </w:r>
    </w:p>
    <w:p w:rsidR="0094178E" w:rsidRDefault="002A2C83" w:rsidP="00633D74">
      <w:pPr>
        <w:ind w:firstLine="709"/>
        <w:rPr>
          <w:rFonts w:eastAsiaTheme="majorEastAsia" w:cs="Arial"/>
        </w:rPr>
      </w:pPr>
      <w:r>
        <w:rPr>
          <w:rFonts w:eastAsiaTheme="majorEastAsia" w:cs="Arial"/>
        </w:rPr>
        <w:t>Схемы статусов технических объектов описаны в КД «</w:t>
      </w:r>
      <w:r w:rsidR="001710A8">
        <w:rPr>
          <w:rFonts w:eastAsiaTheme="majorEastAsia" w:cs="Arial"/>
        </w:rPr>
        <w:t>ERP.</w:t>
      </w:r>
      <w:r w:rsidR="000B519E">
        <w:rPr>
          <w:rFonts w:eastAsiaTheme="majorEastAsia" w:cs="Arial"/>
        </w:rPr>
        <w:t>4.6.1.2.</w:t>
      </w:r>
      <w:r w:rsidRPr="002A2C83">
        <w:rPr>
          <w:rFonts w:eastAsiaTheme="majorEastAsia" w:cs="Arial"/>
        </w:rPr>
        <w:t>7.PM.КД Управление основными данными по направлению ТОиР</w:t>
      </w:r>
      <w:r>
        <w:rPr>
          <w:rFonts w:eastAsiaTheme="majorEastAsia" w:cs="Arial"/>
        </w:rPr>
        <w:t>».</w:t>
      </w:r>
    </w:p>
    <w:p w:rsidR="00932FFA" w:rsidRDefault="002A2C83" w:rsidP="00633D74">
      <w:pPr>
        <w:ind w:firstLine="709"/>
        <w:rPr>
          <w:rFonts w:eastAsiaTheme="majorEastAsia" w:cs="Arial"/>
        </w:rPr>
      </w:pPr>
      <w:r>
        <w:rPr>
          <w:rFonts w:eastAsiaTheme="majorEastAsia" w:cs="Arial"/>
        </w:rPr>
        <w:t xml:space="preserve">2. Реализовать </w:t>
      </w:r>
      <w:r w:rsidR="00C903DD">
        <w:rPr>
          <w:rFonts w:eastAsiaTheme="majorEastAsia" w:cs="Arial"/>
        </w:rPr>
        <w:t>запрет деблокирования заказов ТОРО</w:t>
      </w:r>
      <w:r>
        <w:rPr>
          <w:rFonts w:eastAsiaTheme="majorEastAsia" w:cs="Arial"/>
        </w:rPr>
        <w:t>, выполняющ</w:t>
      </w:r>
      <w:r w:rsidR="00C903DD">
        <w:rPr>
          <w:rFonts w:eastAsiaTheme="majorEastAsia" w:cs="Arial"/>
        </w:rPr>
        <w:t>ий</w:t>
      </w:r>
      <w:r>
        <w:rPr>
          <w:rFonts w:eastAsiaTheme="majorEastAsia" w:cs="Arial"/>
        </w:rPr>
        <w:t xml:space="preserve"> проверку статуса технического места/единицы оборудования в заголовке</w:t>
      </w:r>
      <w:r w:rsidR="00D139D7">
        <w:rPr>
          <w:rFonts w:eastAsiaTheme="majorEastAsia" w:cs="Arial"/>
        </w:rPr>
        <w:t xml:space="preserve"> заказ</w:t>
      </w:r>
      <w:r>
        <w:rPr>
          <w:rFonts w:eastAsiaTheme="majorEastAsia" w:cs="Arial"/>
        </w:rPr>
        <w:t>а ТОРО. В том случае, если оборудование не введено в эксплуатацию</w:t>
      </w:r>
      <w:r w:rsidR="00932FFA">
        <w:rPr>
          <w:rFonts w:eastAsiaTheme="majorEastAsia" w:cs="Arial"/>
        </w:rPr>
        <w:t xml:space="preserve"> (полный перечень статусов для запрета деблокирования – см. раздел 5.10.7.3 данного КД)</w:t>
      </w:r>
      <w:r>
        <w:rPr>
          <w:rFonts w:eastAsiaTheme="majorEastAsia" w:cs="Arial"/>
        </w:rPr>
        <w:t xml:space="preserve">, система не </w:t>
      </w:r>
      <w:r w:rsidRPr="00FA19AC">
        <w:rPr>
          <w:rFonts w:eastAsiaTheme="majorEastAsia" w:cs="Arial"/>
        </w:rPr>
        <w:t>должна позволять относить на</w:t>
      </w:r>
      <w:r w:rsidR="00D139D7" w:rsidRPr="00FA19AC">
        <w:rPr>
          <w:rFonts w:eastAsiaTheme="majorEastAsia" w:cs="Arial"/>
        </w:rPr>
        <w:t xml:space="preserve"> заказ</w:t>
      </w:r>
      <w:r w:rsidRPr="00FA19AC">
        <w:rPr>
          <w:rFonts w:eastAsiaTheme="majorEastAsia" w:cs="Arial"/>
        </w:rPr>
        <w:t xml:space="preserve">ы ТОРО к этому оборудованию любые фактические затраты. </w:t>
      </w:r>
    </w:p>
    <w:p w:rsidR="002A2C83" w:rsidRDefault="002A2C83" w:rsidP="00633D74">
      <w:pPr>
        <w:ind w:firstLine="709"/>
        <w:rPr>
          <w:rFonts w:eastAsiaTheme="majorEastAsia" w:cs="Arial"/>
        </w:rPr>
      </w:pPr>
      <w:r w:rsidRPr="00FA19AC">
        <w:rPr>
          <w:rFonts w:eastAsiaTheme="majorEastAsia" w:cs="Arial"/>
        </w:rPr>
        <w:t xml:space="preserve">Данное расширение </w:t>
      </w:r>
      <w:r w:rsidR="00C903DD">
        <w:rPr>
          <w:rFonts w:eastAsiaTheme="majorEastAsia" w:cs="Arial"/>
        </w:rPr>
        <w:t>реализуется в виде</w:t>
      </w:r>
      <w:r w:rsidRPr="00FA19AC">
        <w:rPr>
          <w:rFonts w:eastAsiaTheme="majorEastAsia" w:cs="Arial"/>
        </w:rPr>
        <w:t xml:space="preserve"> </w:t>
      </w:r>
      <w:r w:rsidR="008204AB" w:rsidRPr="00FA19AC">
        <w:rPr>
          <w:rFonts w:eastAsiaTheme="majorEastAsia" w:cs="Arial"/>
        </w:rPr>
        <w:t>доп. разработк</w:t>
      </w:r>
      <w:r w:rsidR="00C903DD">
        <w:rPr>
          <w:rFonts w:eastAsiaTheme="majorEastAsia" w:cs="Arial"/>
        </w:rPr>
        <w:t>и</w:t>
      </w:r>
      <w:r w:rsidR="00932FFA">
        <w:rPr>
          <w:rFonts w:eastAsiaTheme="majorEastAsia" w:cs="Arial"/>
        </w:rPr>
        <w:t xml:space="preserve"> «Проверка при сохранении заказов ТОРО»</w:t>
      </w:r>
      <w:r w:rsidRPr="00FA19AC">
        <w:rPr>
          <w:rFonts w:eastAsiaTheme="majorEastAsia" w:cs="Arial"/>
        </w:rPr>
        <w:t xml:space="preserve">, номер в </w:t>
      </w:r>
      <w:r w:rsidR="008204AB" w:rsidRPr="00FA19AC">
        <w:rPr>
          <w:rFonts w:eastAsiaTheme="majorEastAsia" w:cs="Arial"/>
        </w:rPr>
        <w:t>реестре</w:t>
      </w:r>
      <w:r w:rsidRPr="00FA19AC">
        <w:rPr>
          <w:rFonts w:eastAsiaTheme="majorEastAsia" w:cs="Arial"/>
        </w:rPr>
        <w:t xml:space="preserve"> разработок РМ4</w:t>
      </w:r>
      <w:r w:rsidR="00C903DD">
        <w:rPr>
          <w:rFonts w:eastAsiaTheme="majorEastAsia" w:cs="Arial"/>
        </w:rPr>
        <w:t>6, см. раздел 5.10.7.3 данного КД</w:t>
      </w:r>
      <w:r w:rsidRPr="00FA19AC">
        <w:rPr>
          <w:rFonts w:eastAsiaTheme="majorEastAsia" w:cs="Arial"/>
        </w:rPr>
        <w:t>.</w:t>
      </w:r>
    </w:p>
    <w:p w:rsidR="002A2C83" w:rsidRDefault="002A2C83" w:rsidP="00633D74">
      <w:pPr>
        <w:ind w:firstLine="709"/>
        <w:rPr>
          <w:rFonts w:eastAsiaTheme="majorEastAsia" w:cs="Arial"/>
          <w:szCs w:val="24"/>
        </w:rPr>
      </w:pPr>
      <w:r w:rsidRPr="008214FD">
        <w:rPr>
          <w:rFonts w:eastAsiaTheme="majorEastAsia" w:cs="Arial"/>
          <w:szCs w:val="24"/>
        </w:rPr>
        <w:t>3. Обеспечить ведение в системе нормативов планирования (технологически</w:t>
      </w:r>
      <w:r w:rsidR="00AA2197" w:rsidRPr="008214FD">
        <w:rPr>
          <w:rFonts w:eastAsiaTheme="majorEastAsia" w:cs="Arial"/>
          <w:szCs w:val="24"/>
        </w:rPr>
        <w:t>х</w:t>
      </w:r>
      <w:r w:rsidRPr="008214FD">
        <w:rPr>
          <w:rFonts w:eastAsiaTheme="majorEastAsia" w:cs="Arial"/>
          <w:szCs w:val="24"/>
        </w:rPr>
        <w:t xml:space="preserve"> карт и план</w:t>
      </w:r>
      <w:r w:rsidR="00AA2197" w:rsidRPr="008214FD">
        <w:rPr>
          <w:rFonts w:eastAsiaTheme="majorEastAsia" w:cs="Arial"/>
          <w:szCs w:val="24"/>
        </w:rPr>
        <w:t>ов</w:t>
      </w:r>
      <w:r w:rsidRPr="008214FD">
        <w:rPr>
          <w:rFonts w:eastAsiaTheme="majorEastAsia" w:cs="Arial"/>
          <w:szCs w:val="24"/>
        </w:rPr>
        <w:t xml:space="preserve"> ТОРО) для оборудования, не введенного в эксплуатацию, и формирование плановых</w:t>
      </w:r>
      <w:r w:rsidR="00D139D7" w:rsidRPr="008214FD">
        <w:rPr>
          <w:rFonts w:eastAsiaTheme="majorEastAsia" w:cs="Arial"/>
          <w:szCs w:val="24"/>
        </w:rPr>
        <w:t xml:space="preserve"> заказ</w:t>
      </w:r>
      <w:r w:rsidRPr="008214FD">
        <w:rPr>
          <w:rFonts w:eastAsiaTheme="majorEastAsia" w:cs="Arial"/>
          <w:szCs w:val="24"/>
        </w:rPr>
        <w:t xml:space="preserve">ов ТОРО, как элементов планирования потребности в МТР и человеческих ресурсах, </w:t>
      </w:r>
      <w:r w:rsidR="0023691F" w:rsidRPr="008214FD">
        <w:rPr>
          <w:rFonts w:eastAsiaTheme="majorEastAsia" w:cs="Arial"/>
          <w:szCs w:val="24"/>
        </w:rPr>
        <w:t xml:space="preserve">в свою очередь </w:t>
      </w:r>
      <w:r w:rsidRPr="008214FD">
        <w:rPr>
          <w:rFonts w:eastAsiaTheme="majorEastAsia" w:cs="Arial"/>
          <w:szCs w:val="24"/>
        </w:rPr>
        <w:t>для своевременного обеспечения закупки</w:t>
      </w:r>
      <w:r w:rsidR="0023691F" w:rsidRPr="008214FD">
        <w:rPr>
          <w:rFonts w:eastAsiaTheme="majorEastAsia" w:cs="Arial"/>
          <w:szCs w:val="24"/>
        </w:rPr>
        <w:t xml:space="preserve"> МТР и услуг. Обработка (планирование и согласование)</w:t>
      </w:r>
      <w:r w:rsidR="00D139D7" w:rsidRPr="008214FD">
        <w:rPr>
          <w:rFonts w:eastAsiaTheme="majorEastAsia" w:cs="Arial"/>
          <w:szCs w:val="24"/>
        </w:rPr>
        <w:t xml:space="preserve"> заказ</w:t>
      </w:r>
      <w:r w:rsidR="0023691F" w:rsidRPr="008214FD">
        <w:rPr>
          <w:rFonts w:eastAsiaTheme="majorEastAsia" w:cs="Arial"/>
          <w:szCs w:val="24"/>
        </w:rPr>
        <w:t>ов в данном случае выполняется таким же образом, как и обработка обычных плановых</w:t>
      </w:r>
      <w:r w:rsidR="00D139D7" w:rsidRPr="008214FD">
        <w:rPr>
          <w:rFonts w:eastAsiaTheme="majorEastAsia" w:cs="Arial"/>
          <w:szCs w:val="24"/>
        </w:rPr>
        <w:t xml:space="preserve"> заказ</w:t>
      </w:r>
      <w:r w:rsidR="0023691F" w:rsidRPr="008214FD">
        <w:rPr>
          <w:rFonts w:eastAsiaTheme="majorEastAsia" w:cs="Arial"/>
          <w:szCs w:val="24"/>
        </w:rPr>
        <w:t>ов ТОРО.</w:t>
      </w:r>
      <w:r w:rsidR="00AA2197" w:rsidRPr="008214FD">
        <w:rPr>
          <w:rFonts w:eastAsiaTheme="majorEastAsia" w:cs="Arial"/>
          <w:szCs w:val="24"/>
        </w:rPr>
        <w:t xml:space="preserve"> При этом:</w:t>
      </w:r>
    </w:p>
    <w:p w:rsidR="005F13AB" w:rsidRPr="008214FD" w:rsidRDefault="005F13AB" w:rsidP="00633D74">
      <w:pPr>
        <w:ind w:firstLine="709"/>
        <w:rPr>
          <w:rFonts w:eastAsiaTheme="majorEastAsia" w:cs="Arial"/>
          <w:szCs w:val="24"/>
        </w:rPr>
      </w:pPr>
    </w:p>
    <w:p w:rsidR="00AA2197" w:rsidRPr="00496911" w:rsidRDefault="00AA2197" w:rsidP="00AA2197">
      <w:pPr>
        <w:ind w:firstLine="709"/>
        <w:rPr>
          <w:rFonts w:cs="Arial"/>
          <w:szCs w:val="24"/>
        </w:rPr>
      </w:pPr>
      <w:r w:rsidRPr="00850753">
        <w:rPr>
          <w:rFonts w:cs="Arial"/>
          <w:szCs w:val="24"/>
        </w:rPr>
        <w:t xml:space="preserve">3.1. </w:t>
      </w:r>
      <w:r w:rsidRPr="00AF2D49">
        <w:rPr>
          <w:rFonts w:cs="Arial"/>
          <w:szCs w:val="24"/>
        </w:rPr>
        <w:t>Для даты ввода в эксплуатацию</w:t>
      </w:r>
      <w:r w:rsidRPr="000E4C83">
        <w:rPr>
          <w:rFonts w:cs="Arial"/>
          <w:szCs w:val="24"/>
        </w:rPr>
        <w:t xml:space="preserve"> (в т.ч. плановой): в КД </w:t>
      </w:r>
      <w:r w:rsidR="00F71F47" w:rsidRPr="000E4C83">
        <w:rPr>
          <w:rFonts w:cs="Arial"/>
          <w:szCs w:val="24"/>
        </w:rPr>
        <w:t>«</w:t>
      </w:r>
      <w:r w:rsidR="001710A8">
        <w:rPr>
          <w:rFonts w:cs="Arial"/>
          <w:szCs w:val="24"/>
        </w:rPr>
        <w:t>ERP.</w:t>
      </w:r>
      <w:r w:rsidR="000B519E">
        <w:rPr>
          <w:rFonts w:cs="Arial"/>
          <w:szCs w:val="24"/>
        </w:rPr>
        <w:t>4.6.1.2.</w:t>
      </w:r>
      <w:r w:rsidR="00F71F47" w:rsidRPr="000E4C83">
        <w:rPr>
          <w:rFonts w:cs="Arial"/>
          <w:szCs w:val="24"/>
        </w:rPr>
        <w:t xml:space="preserve">7.PM.КД Управление основными данными по направлению ТОиР» </w:t>
      </w:r>
      <w:r w:rsidRPr="000E4C83">
        <w:rPr>
          <w:rFonts w:cs="Arial"/>
          <w:szCs w:val="24"/>
        </w:rPr>
        <w:t>определяется</w:t>
      </w:r>
      <w:r w:rsidRPr="00496911">
        <w:rPr>
          <w:rFonts w:cs="Arial"/>
          <w:szCs w:val="24"/>
        </w:rPr>
        <w:t xml:space="preserve"> поле в записи ЕО.</w:t>
      </w:r>
    </w:p>
    <w:p w:rsidR="00CC2BB2" w:rsidRPr="008214FD" w:rsidRDefault="008A079B" w:rsidP="00CC2BB2">
      <w:pPr>
        <w:rPr>
          <w:rFonts w:cs="Arial"/>
          <w:szCs w:val="24"/>
        </w:rPr>
      </w:pPr>
      <w:r>
        <w:rPr>
          <w:rFonts w:cs="Arial"/>
          <w:szCs w:val="24"/>
        </w:rPr>
        <w:t xml:space="preserve">При выполнении оптимизации плана-графика </w:t>
      </w:r>
      <w:r w:rsidR="007648CF">
        <w:rPr>
          <w:rFonts w:cs="Arial"/>
          <w:szCs w:val="24"/>
        </w:rPr>
        <w:t xml:space="preserve">(Разработка </w:t>
      </w:r>
      <w:r w:rsidR="007648CF">
        <w:rPr>
          <w:rFonts w:eastAsiaTheme="majorEastAsia" w:cs="Arial"/>
        </w:rPr>
        <w:t xml:space="preserve">PM21 – Оптимизация плана-графика воздействий на ПА) </w:t>
      </w:r>
      <w:r w:rsidR="00CC2BB2">
        <w:rPr>
          <w:rFonts w:eastAsiaTheme="majorEastAsia" w:cs="Arial"/>
        </w:rPr>
        <w:t>программа анализирует дату ввода о</w:t>
      </w:r>
      <w:r w:rsidR="00C52AE4">
        <w:rPr>
          <w:rFonts w:cs="Arial"/>
          <w:szCs w:val="24"/>
        </w:rPr>
        <w:t>бъекта в</w:t>
      </w:r>
      <w:r w:rsidR="00315C0B">
        <w:rPr>
          <w:rFonts w:cs="Arial"/>
          <w:szCs w:val="24"/>
        </w:rPr>
        <w:t xml:space="preserve"> эксплуатацию</w:t>
      </w:r>
      <w:r w:rsidR="0056264F">
        <w:rPr>
          <w:rFonts w:cs="Arial"/>
          <w:szCs w:val="24"/>
        </w:rPr>
        <w:t xml:space="preserve"> и</w:t>
      </w:r>
      <w:r w:rsidR="00CC2BB2" w:rsidRPr="008214FD">
        <w:rPr>
          <w:rFonts w:cs="Arial"/>
          <w:szCs w:val="24"/>
        </w:rPr>
        <w:t xml:space="preserve"> при обнаружен</w:t>
      </w:r>
      <w:r w:rsidR="00370267">
        <w:rPr>
          <w:rFonts w:cs="Arial"/>
          <w:szCs w:val="24"/>
        </w:rPr>
        <w:t>ии запланированных заказов ранее</w:t>
      </w:r>
      <w:r w:rsidR="00CC2BB2" w:rsidRPr="008214FD">
        <w:rPr>
          <w:rFonts w:cs="Arial"/>
          <w:szCs w:val="24"/>
        </w:rPr>
        <w:t xml:space="preserve"> этой даты, будет предлагаться пометить их на удаление</w:t>
      </w:r>
      <w:r w:rsidR="00370267">
        <w:rPr>
          <w:rFonts w:cs="Arial"/>
          <w:szCs w:val="24"/>
        </w:rPr>
        <w:t xml:space="preserve"> (установить заказе статус МТКУ)</w:t>
      </w:r>
      <w:r w:rsidR="00CC2BB2" w:rsidRPr="008214FD">
        <w:rPr>
          <w:rFonts w:cs="Arial"/>
          <w:szCs w:val="24"/>
        </w:rPr>
        <w:t>.</w:t>
      </w:r>
    </w:p>
    <w:p w:rsidR="00CC2BB2" w:rsidRDefault="00CC2BB2" w:rsidP="00AA2197">
      <w:pPr>
        <w:ind w:firstLine="709"/>
        <w:rPr>
          <w:rFonts w:eastAsiaTheme="majorEastAsia" w:cs="Arial"/>
        </w:rPr>
      </w:pPr>
    </w:p>
    <w:p w:rsidR="00AA2197" w:rsidRDefault="00AA2197" w:rsidP="00AA2197">
      <w:pPr>
        <w:ind w:firstLine="709"/>
        <w:rPr>
          <w:rFonts w:cs="Arial"/>
          <w:szCs w:val="24"/>
        </w:rPr>
      </w:pPr>
      <w:r w:rsidRPr="009772FB">
        <w:rPr>
          <w:rFonts w:cs="Arial"/>
          <w:szCs w:val="24"/>
        </w:rPr>
        <w:t xml:space="preserve">3.2. Для даты вывода из эксплуатации (в т.ч. плановой): в КД </w:t>
      </w:r>
      <w:r w:rsidR="00F71F47" w:rsidRPr="009772FB">
        <w:rPr>
          <w:rFonts w:cs="Arial"/>
          <w:szCs w:val="24"/>
        </w:rPr>
        <w:t>«</w:t>
      </w:r>
      <w:r w:rsidR="001710A8">
        <w:rPr>
          <w:rFonts w:cs="Arial"/>
          <w:szCs w:val="24"/>
        </w:rPr>
        <w:t>ERP.</w:t>
      </w:r>
      <w:r w:rsidR="000B519E">
        <w:rPr>
          <w:rFonts w:cs="Arial"/>
          <w:szCs w:val="24"/>
        </w:rPr>
        <w:t>4.6.1.2.</w:t>
      </w:r>
      <w:r w:rsidR="00F71F47" w:rsidRPr="009772FB">
        <w:rPr>
          <w:rFonts w:cs="Arial"/>
          <w:szCs w:val="24"/>
        </w:rPr>
        <w:t xml:space="preserve">7.PM.КД Управление основными данными по направлению ТОиР» </w:t>
      </w:r>
      <w:r w:rsidRPr="009772FB">
        <w:rPr>
          <w:rFonts w:cs="Arial"/>
          <w:szCs w:val="24"/>
        </w:rPr>
        <w:t>определяется поле в записи ЕО.</w:t>
      </w:r>
      <w:r w:rsidR="00F01C1E">
        <w:rPr>
          <w:rFonts w:cs="Arial"/>
          <w:szCs w:val="24"/>
        </w:rPr>
        <w:t xml:space="preserve"> </w:t>
      </w:r>
    </w:p>
    <w:p w:rsidR="00F01C1E" w:rsidRPr="00176E86" w:rsidRDefault="00F01C1E" w:rsidP="00AA2197">
      <w:pPr>
        <w:ind w:firstLine="709"/>
        <w:rPr>
          <w:rFonts w:cs="Arial"/>
          <w:szCs w:val="24"/>
        </w:rPr>
      </w:pPr>
    </w:p>
    <w:p w:rsidR="00F01C1E" w:rsidRPr="008214FD" w:rsidRDefault="00F01C1E" w:rsidP="00F01C1E">
      <w:pPr>
        <w:rPr>
          <w:rFonts w:cs="Arial"/>
          <w:szCs w:val="24"/>
        </w:rPr>
      </w:pPr>
      <w:r>
        <w:rPr>
          <w:rFonts w:cs="Arial"/>
          <w:szCs w:val="24"/>
        </w:rPr>
        <w:t xml:space="preserve">При выполнении оптимизации плана-графика (Разработка </w:t>
      </w:r>
      <w:r>
        <w:rPr>
          <w:rFonts w:eastAsiaTheme="majorEastAsia" w:cs="Arial"/>
        </w:rPr>
        <w:t>PM21 – Оптимизация плана-графика воздействий на ПА) программа анализирует дату в</w:t>
      </w:r>
      <w:r w:rsidR="0056264F">
        <w:rPr>
          <w:rFonts w:eastAsiaTheme="majorEastAsia" w:cs="Arial"/>
        </w:rPr>
        <w:t>ы</w:t>
      </w:r>
      <w:r>
        <w:rPr>
          <w:rFonts w:eastAsiaTheme="majorEastAsia" w:cs="Arial"/>
        </w:rPr>
        <w:t>вода о</w:t>
      </w:r>
      <w:r>
        <w:rPr>
          <w:rFonts w:cs="Arial"/>
          <w:szCs w:val="24"/>
        </w:rPr>
        <w:t xml:space="preserve">бъекта </w:t>
      </w:r>
      <w:r w:rsidR="0056264F">
        <w:rPr>
          <w:rFonts w:cs="Arial"/>
          <w:szCs w:val="24"/>
        </w:rPr>
        <w:t>из эксплуатации и</w:t>
      </w:r>
      <w:r w:rsidRPr="008214FD">
        <w:rPr>
          <w:rFonts w:cs="Arial"/>
          <w:szCs w:val="24"/>
        </w:rPr>
        <w:t xml:space="preserve"> при обнаружен</w:t>
      </w:r>
      <w:r>
        <w:rPr>
          <w:rFonts w:cs="Arial"/>
          <w:szCs w:val="24"/>
        </w:rPr>
        <w:t xml:space="preserve">ии запланированных заказов </w:t>
      </w:r>
      <w:r w:rsidR="0056264F">
        <w:rPr>
          <w:rFonts w:cs="Arial"/>
          <w:szCs w:val="24"/>
        </w:rPr>
        <w:t>позднее</w:t>
      </w:r>
      <w:r w:rsidRPr="008214FD">
        <w:rPr>
          <w:rFonts w:cs="Arial"/>
          <w:szCs w:val="24"/>
        </w:rPr>
        <w:t xml:space="preserve"> этой даты, будет предлагаться пометить их на удаление</w:t>
      </w:r>
      <w:r>
        <w:rPr>
          <w:rFonts w:cs="Arial"/>
          <w:szCs w:val="24"/>
        </w:rPr>
        <w:t xml:space="preserve"> (установить заказе статус МТКУ)</w:t>
      </w:r>
      <w:r w:rsidRPr="008214FD">
        <w:rPr>
          <w:rFonts w:cs="Arial"/>
          <w:szCs w:val="24"/>
        </w:rPr>
        <w:t>.</w:t>
      </w:r>
    </w:p>
    <w:p w:rsidR="00F01C1E" w:rsidRDefault="00F01C1E" w:rsidP="00AA2197">
      <w:pPr>
        <w:ind w:firstLine="709"/>
        <w:rPr>
          <w:rFonts w:cs="Arial"/>
          <w:szCs w:val="24"/>
        </w:rPr>
      </w:pPr>
    </w:p>
    <w:p w:rsidR="00DD7935" w:rsidRPr="00A375E7" w:rsidRDefault="00752D14" w:rsidP="001215BE">
      <w:pPr>
        <w:pStyle w:val="3"/>
      </w:pPr>
      <w:bookmarkStart w:id="998" w:name="_Hlk520812336"/>
      <w:r>
        <w:t xml:space="preserve"> </w:t>
      </w:r>
      <w:bookmarkStart w:id="999" w:name="_Toc65846421"/>
      <w:r w:rsidR="0094178E" w:rsidRPr="00A375E7">
        <w:t>Реализация интеграции</w:t>
      </w:r>
      <w:r w:rsidR="00D139D7" w:rsidRPr="00A375E7">
        <w:t xml:space="preserve"> заказ</w:t>
      </w:r>
      <w:r w:rsidR="0094178E" w:rsidRPr="00A375E7">
        <w:t>ов ТОРО с сетевыми графиками на уровне планов-графиков воздействий на П</w:t>
      </w:r>
      <w:r w:rsidR="008F45F4" w:rsidRPr="00A375E7">
        <w:t>А</w:t>
      </w:r>
      <w:bookmarkEnd w:id="999"/>
    </w:p>
    <w:bookmarkEnd w:id="998"/>
    <w:p w:rsidR="008F45F4" w:rsidRPr="008F45F4" w:rsidRDefault="008F45F4" w:rsidP="00633D74">
      <w:pPr>
        <w:ind w:firstLine="708"/>
        <w:rPr>
          <w:rFonts w:eastAsiaTheme="majorEastAsia" w:cs="Arial"/>
        </w:rPr>
      </w:pPr>
      <w:r w:rsidRPr="008F45F4">
        <w:rPr>
          <w:rFonts w:eastAsiaTheme="majorEastAsia" w:cs="Arial"/>
        </w:rPr>
        <w:t>Интеграция</w:t>
      </w:r>
      <w:r w:rsidR="00D139D7">
        <w:rPr>
          <w:rFonts w:eastAsiaTheme="majorEastAsia" w:cs="Arial"/>
        </w:rPr>
        <w:t xml:space="preserve"> заказ</w:t>
      </w:r>
      <w:r w:rsidRPr="008F45F4">
        <w:rPr>
          <w:rFonts w:eastAsiaTheme="majorEastAsia" w:cs="Arial"/>
        </w:rPr>
        <w:t xml:space="preserve">ов ТОРО с сетевыми графиками </w:t>
      </w:r>
      <w:r w:rsidR="0023691F">
        <w:rPr>
          <w:rFonts w:eastAsiaTheme="majorEastAsia" w:cs="Arial"/>
        </w:rPr>
        <w:t xml:space="preserve">в процессах планирования воздействий на ПА </w:t>
      </w:r>
      <w:r w:rsidRPr="008F45F4">
        <w:rPr>
          <w:rFonts w:eastAsiaTheme="majorEastAsia" w:cs="Arial"/>
        </w:rPr>
        <w:t>включает в себя следующие подзадачи:</w:t>
      </w:r>
    </w:p>
    <w:p w:rsidR="008F45F4" w:rsidRPr="008F45F4" w:rsidRDefault="008F45F4" w:rsidP="00FA19AC">
      <w:pPr>
        <w:ind w:firstLine="708"/>
        <w:rPr>
          <w:rFonts w:eastAsiaTheme="majorEastAsia" w:cs="Arial"/>
        </w:rPr>
      </w:pPr>
      <w:r w:rsidRPr="008F45F4">
        <w:rPr>
          <w:rFonts w:eastAsiaTheme="majorEastAsia" w:cs="Arial"/>
        </w:rPr>
        <w:t xml:space="preserve">1. Обеспечение базовой возможности связки сетевых графиков с объектами </w:t>
      </w:r>
      <w:r w:rsidR="00C475D6">
        <w:rPr>
          <w:rFonts w:eastAsiaTheme="majorEastAsia" w:cs="Arial"/>
        </w:rPr>
        <w:t>ТОРО (техническими местами и ед</w:t>
      </w:r>
      <w:r w:rsidRPr="008F45F4">
        <w:rPr>
          <w:rFonts w:eastAsiaTheme="majorEastAsia" w:cs="Arial"/>
        </w:rPr>
        <w:t>иницами оборудования</w:t>
      </w:r>
      <w:r w:rsidR="00AB1BC5">
        <w:rPr>
          <w:rFonts w:eastAsiaTheme="majorEastAsia" w:cs="Arial"/>
        </w:rPr>
        <w:t>)</w:t>
      </w:r>
      <w:r w:rsidRPr="008F45F4">
        <w:rPr>
          <w:rFonts w:eastAsiaTheme="majorEastAsia" w:cs="Arial"/>
        </w:rPr>
        <w:t>. Такая возможность не реализуется стандартными средствами</w:t>
      </w:r>
      <w:r w:rsidR="00FA19AC">
        <w:rPr>
          <w:rFonts w:eastAsiaTheme="majorEastAsia" w:cs="Arial"/>
        </w:rPr>
        <w:t xml:space="preserve"> </w:t>
      </w:r>
      <w:r w:rsidR="00FA19AC" w:rsidRPr="00FA19AC">
        <w:rPr>
          <w:rFonts w:eastAsiaTheme="majorEastAsia" w:cs="Arial"/>
        </w:rPr>
        <w:t>в системе</w:t>
      </w:r>
      <w:r w:rsidRPr="00FA19AC">
        <w:rPr>
          <w:rFonts w:eastAsiaTheme="majorEastAsia" w:cs="Arial"/>
        </w:rPr>
        <w:t xml:space="preserve">, необходима </w:t>
      </w:r>
      <w:r w:rsidR="008204AB" w:rsidRPr="00FA19AC">
        <w:rPr>
          <w:rFonts w:eastAsiaTheme="majorEastAsia" w:cs="Arial"/>
        </w:rPr>
        <w:t>доп. разработка</w:t>
      </w:r>
      <w:r w:rsidRPr="00FA19AC">
        <w:rPr>
          <w:rFonts w:eastAsiaTheme="majorEastAsia" w:cs="Arial"/>
        </w:rPr>
        <w:t xml:space="preserve"> – расширение</w:t>
      </w:r>
      <w:r w:rsidR="00C46BAA">
        <w:rPr>
          <w:rFonts w:eastAsiaTheme="majorEastAsia" w:cs="Arial"/>
        </w:rPr>
        <w:t xml:space="preserve"> (разработка</w:t>
      </w:r>
      <w:r w:rsidRPr="00FA19AC">
        <w:rPr>
          <w:rFonts w:eastAsiaTheme="majorEastAsia" w:cs="Arial"/>
        </w:rPr>
        <w:t xml:space="preserve"> РМ</w:t>
      </w:r>
      <w:r w:rsidR="002A2C83" w:rsidRPr="00FA19AC">
        <w:rPr>
          <w:rFonts w:eastAsiaTheme="majorEastAsia" w:cs="Arial"/>
        </w:rPr>
        <w:t>50</w:t>
      </w:r>
      <w:r w:rsidR="001825F8">
        <w:rPr>
          <w:rFonts w:eastAsiaTheme="majorEastAsia" w:cs="Arial"/>
        </w:rPr>
        <w:t>)</w:t>
      </w:r>
      <w:r w:rsidRPr="00FA19AC">
        <w:rPr>
          <w:rFonts w:eastAsiaTheme="majorEastAsia" w:cs="Arial"/>
        </w:rPr>
        <w:t>,</w:t>
      </w:r>
      <w:r w:rsidRPr="008F45F4">
        <w:rPr>
          <w:rFonts w:eastAsiaTheme="majorEastAsia" w:cs="Arial"/>
        </w:rPr>
        <w:t xml:space="preserve"> в рамках которой в заголовке объекта «Сетевой график» должны быть добавлены поля «Техническое место» и «Единица оборудования», для возможности указания </w:t>
      </w:r>
      <w:r w:rsidR="00FA19AC">
        <w:rPr>
          <w:rFonts w:eastAsiaTheme="majorEastAsia" w:cs="Arial"/>
        </w:rPr>
        <w:t>технического объекта</w:t>
      </w:r>
      <w:r w:rsidRPr="008F45F4">
        <w:rPr>
          <w:rFonts w:eastAsiaTheme="majorEastAsia" w:cs="Arial"/>
        </w:rPr>
        <w:t>, к ко</w:t>
      </w:r>
      <w:r w:rsidR="00FA19AC">
        <w:rPr>
          <w:rFonts w:eastAsiaTheme="majorEastAsia" w:cs="Arial"/>
        </w:rPr>
        <w:t xml:space="preserve">торому относится сетевой график. При этом </w:t>
      </w:r>
      <w:r w:rsidRPr="008F45F4">
        <w:rPr>
          <w:rFonts w:eastAsiaTheme="majorEastAsia" w:cs="Arial"/>
        </w:rPr>
        <w:t>следует учитывать невозможность использования стандартного поля «Сетевой график» в карточке технического объекта в системе, т.к. сетевых графиков к одному объекту может существовать несколько.</w:t>
      </w:r>
    </w:p>
    <w:p w:rsidR="000536FB" w:rsidRDefault="00FA19AC" w:rsidP="00FA19AC">
      <w:pPr>
        <w:ind w:firstLine="708"/>
        <w:rPr>
          <w:rFonts w:eastAsiaTheme="majorEastAsia" w:cs="Arial"/>
        </w:rPr>
      </w:pPr>
      <w:r>
        <w:rPr>
          <w:rFonts w:eastAsiaTheme="majorEastAsia" w:cs="Arial"/>
        </w:rPr>
        <w:t xml:space="preserve">2. С учетом реализации п.1., в разработке по оптимизации плана-графика воздействий (PM21) </w:t>
      </w:r>
      <w:r w:rsidR="00A375E7">
        <w:rPr>
          <w:rFonts w:eastAsiaTheme="majorEastAsia" w:cs="Arial"/>
        </w:rPr>
        <w:t xml:space="preserve">необходимо </w:t>
      </w:r>
      <w:r>
        <w:rPr>
          <w:rFonts w:eastAsiaTheme="majorEastAsia" w:cs="Arial"/>
        </w:rPr>
        <w:t xml:space="preserve">предусмотреть как визуализацию информации по сетевым графикам, так и учет типов и сроков планируемых воздействий на сетевых графиках и их влияние на </w:t>
      </w:r>
      <w:r w:rsidR="00C66B46">
        <w:rPr>
          <w:rFonts w:eastAsiaTheme="majorEastAsia" w:cs="Arial"/>
        </w:rPr>
        <w:t xml:space="preserve">созданные </w:t>
      </w:r>
      <w:r>
        <w:rPr>
          <w:rFonts w:eastAsiaTheme="majorEastAsia" w:cs="Arial"/>
        </w:rPr>
        <w:t>заказы ТОРО.</w:t>
      </w:r>
      <w:r w:rsidR="005535BD">
        <w:rPr>
          <w:rFonts w:eastAsiaTheme="majorEastAsia" w:cs="Arial"/>
        </w:rPr>
        <w:t xml:space="preserve"> Например, при планировании </w:t>
      </w:r>
      <w:r w:rsidR="005D5034">
        <w:rPr>
          <w:rFonts w:eastAsiaTheme="majorEastAsia" w:cs="Arial"/>
        </w:rPr>
        <w:t xml:space="preserve">на определенный период </w:t>
      </w:r>
      <w:r w:rsidR="005535BD">
        <w:rPr>
          <w:rFonts w:eastAsiaTheme="majorEastAsia" w:cs="Arial"/>
        </w:rPr>
        <w:t>работ по модернизации оборудования</w:t>
      </w:r>
      <w:r w:rsidR="005D5034">
        <w:rPr>
          <w:rFonts w:eastAsiaTheme="majorEastAsia" w:cs="Arial"/>
        </w:rPr>
        <w:t xml:space="preserve"> необходимо удалить заказы на ТО и другие виды воздействий на данный период. Более подробная логика взаимодействия сетевых графиков и заказов ТОРО должна быть описана в требованиях (ТЗ) к разработке РМ21.</w:t>
      </w:r>
    </w:p>
    <w:p w:rsidR="00FA19AC" w:rsidRDefault="00FA19AC" w:rsidP="00FA19AC">
      <w:pPr>
        <w:ind w:firstLine="708"/>
        <w:rPr>
          <w:rFonts w:eastAsiaTheme="majorEastAsia" w:cs="Arial"/>
        </w:rPr>
      </w:pPr>
      <w:r>
        <w:rPr>
          <w:rFonts w:eastAsiaTheme="majorEastAsia" w:cs="Arial"/>
        </w:rPr>
        <w:t xml:space="preserve">3. С учетом реализации п.1., в разработке </w:t>
      </w:r>
      <w:r w:rsidR="00C66B46">
        <w:rPr>
          <w:rFonts w:eastAsiaTheme="majorEastAsia" w:cs="Arial"/>
        </w:rPr>
        <w:t>по актуализации сроков работ (</w:t>
      </w:r>
      <w:r w:rsidR="00C46BAA">
        <w:rPr>
          <w:rFonts w:eastAsiaTheme="majorEastAsia" w:cs="Arial"/>
        </w:rPr>
        <w:t xml:space="preserve">разработка </w:t>
      </w:r>
      <w:r w:rsidR="00C66B46">
        <w:rPr>
          <w:rFonts w:eastAsiaTheme="majorEastAsia" w:cs="Arial"/>
        </w:rPr>
        <w:t>РМ</w:t>
      </w:r>
      <w:r w:rsidR="00D9075C" w:rsidRPr="009721BA">
        <w:rPr>
          <w:rFonts w:eastAsiaTheme="majorEastAsia" w:cs="Arial"/>
        </w:rPr>
        <w:t>21</w:t>
      </w:r>
      <w:r w:rsidR="00C66B46">
        <w:rPr>
          <w:rFonts w:eastAsiaTheme="majorEastAsia" w:cs="Arial"/>
        </w:rPr>
        <w:t xml:space="preserve">) </w:t>
      </w:r>
      <w:r w:rsidR="00A375E7">
        <w:rPr>
          <w:rFonts w:eastAsiaTheme="majorEastAsia" w:cs="Arial"/>
        </w:rPr>
        <w:t xml:space="preserve">необходимо </w:t>
      </w:r>
      <w:r w:rsidR="00C66B46">
        <w:rPr>
          <w:rFonts w:eastAsiaTheme="majorEastAsia" w:cs="Arial"/>
        </w:rPr>
        <w:t>предусмотреть влияние созданных сетевых графиков на созданные заказы ТОРО.</w:t>
      </w:r>
      <w:r w:rsidR="00126381">
        <w:rPr>
          <w:rFonts w:eastAsiaTheme="majorEastAsia" w:cs="Arial"/>
        </w:rPr>
        <w:t xml:space="preserve"> Критерии влияния – см. методику</w:t>
      </w:r>
      <w:r w:rsidR="004E4B3E">
        <w:rPr>
          <w:rFonts w:eastAsiaTheme="majorEastAsia" w:cs="Arial"/>
        </w:rPr>
        <w:t xml:space="preserve"> «</w:t>
      </w:r>
      <w:r w:rsidR="004E4B3E" w:rsidRPr="004E4B3E">
        <w:rPr>
          <w:rFonts w:eastAsiaTheme="majorEastAsia" w:cs="Arial"/>
        </w:rPr>
        <w:t>ERP.2.1.14</w:t>
      </w:r>
      <w:r w:rsidR="00A14116">
        <w:rPr>
          <w:rFonts w:eastAsiaTheme="majorEastAsia" w:cs="Arial"/>
        </w:rPr>
        <w:t>.</w:t>
      </w:r>
      <w:r w:rsidR="004E4B3E" w:rsidRPr="004E4B3E">
        <w:rPr>
          <w:rFonts w:eastAsiaTheme="majorEastAsia" w:cs="Arial"/>
        </w:rPr>
        <w:t>PM Методика планирования (долгосрочного, годового, месячного, недельного) и учета работ по ТОиР, заменам и модернизациям производственных активов, включая выполняемые хоз. способом, в том числе планирования с использованием в качестве ресурса подрядчика</w:t>
      </w:r>
      <w:r w:rsidR="004E4B3E">
        <w:rPr>
          <w:rFonts w:eastAsiaTheme="majorEastAsia" w:cs="Arial"/>
        </w:rPr>
        <w:t>».</w:t>
      </w:r>
    </w:p>
    <w:p w:rsidR="00AB1BC5" w:rsidRDefault="00AB1BC5" w:rsidP="00FA19AC">
      <w:pPr>
        <w:ind w:firstLine="708"/>
        <w:rPr>
          <w:rFonts w:eastAsiaTheme="majorEastAsia" w:cs="Arial"/>
        </w:rPr>
      </w:pPr>
      <w:r>
        <w:rPr>
          <w:rFonts w:eastAsiaTheme="majorEastAsia" w:cs="Arial"/>
        </w:rPr>
        <w:t>Заказы, запланированные в периоды замены/модернизации оборудования, должны помечаться на удаление. При завершении работ по замене/модернизации должны быть проверены нормативы, и заново выполнено календарное планирование воздействий.</w:t>
      </w:r>
    </w:p>
    <w:p w:rsidR="00633D74" w:rsidRDefault="00C66B46" w:rsidP="00FA19AC">
      <w:pPr>
        <w:ind w:firstLine="708"/>
        <w:rPr>
          <w:rFonts w:eastAsiaTheme="majorEastAsia" w:cs="Arial"/>
        </w:rPr>
      </w:pPr>
      <w:r>
        <w:rPr>
          <w:rFonts w:eastAsiaTheme="majorEastAsia" w:cs="Arial"/>
        </w:rPr>
        <w:t>4. С учетом реализации п.1., в разработке для печати плана-графика (</w:t>
      </w:r>
      <w:r w:rsidR="00C46BAA">
        <w:rPr>
          <w:rFonts w:eastAsiaTheme="majorEastAsia" w:cs="Arial"/>
        </w:rPr>
        <w:t xml:space="preserve">разработка </w:t>
      </w:r>
      <w:r>
        <w:rPr>
          <w:rFonts w:eastAsiaTheme="majorEastAsia" w:cs="Arial"/>
        </w:rPr>
        <w:t xml:space="preserve">PM24) </w:t>
      </w:r>
      <w:r w:rsidR="00A375E7">
        <w:rPr>
          <w:rFonts w:eastAsiaTheme="majorEastAsia" w:cs="Arial"/>
        </w:rPr>
        <w:t xml:space="preserve">необходимо </w:t>
      </w:r>
      <w:r>
        <w:rPr>
          <w:rFonts w:eastAsiaTheme="majorEastAsia" w:cs="Arial"/>
        </w:rPr>
        <w:t xml:space="preserve">предусмотреть вывод данных </w:t>
      </w:r>
      <w:r w:rsidR="00A375E7">
        <w:rPr>
          <w:rFonts w:eastAsiaTheme="majorEastAsia" w:cs="Arial"/>
        </w:rPr>
        <w:t xml:space="preserve">как по заказам ТОРО, так и </w:t>
      </w:r>
      <w:r>
        <w:rPr>
          <w:rFonts w:eastAsiaTheme="majorEastAsia" w:cs="Arial"/>
        </w:rPr>
        <w:t>по сетевым графикам.</w:t>
      </w:r>
    </w:p>
    <w:p w:rsidR="00D62726" w:rsidRPr="00A375E7" w:rsidRDefault="00752D14" w:rsidP="001215BE">
      <w:pPr>
        <w:pStyle w:val="3"/>
      </w:pPr>
      <w:r>
        <w:t xml:space="preserve"> </w:t>
      </w:r>
      <w:bookmarkStart w:id="1000" w:name="_Toc65846422"/>
      <w:r w:rsidR="00DC6EBA">
        <w:t>О</w:t>
      </w:r>
      <w:r w:rsidR="00DC6EBA" w:rsidRPr="00DC6EBA">
        <w:t>пределение плановой цены МТР</w:t>
      </w:r>
      <w:bookmarkEnd w:id="1000"/>
    </w:p>
    <w:p w:rsidR="00B621D2" w:rsidRPr="00B153FA" w:rsidRDefault="00DC6EBA" w:rsidP="00B621D2">
      <w:pPr>
        <w:ind w:firstLine="708"/>
        <w:rPr>
          <w:rFonts w:cs="Arial"/>
          <w:color w:val="000000"/>
        </w:rPr>
      </w:pPr>
      <w:r w:rsidRPr="00B153FA">
        <w:rPr>
          <w:rFonts w:cs="Arial"/>
          <w:color w:val="000000"/>
        </w:rPr>
        <w:t xml:space="preserve">При вводе МТР в заказ ТОРО автоматически определяется плановая цена МТР, которая вводится службой МТО. Если плановая цена, утвержденная службой МТО, отсутствует, то она рассчитывается автоматически системой в соответствии с алгоритмом, описанным в </w:t>
      </w:r>
      <w:r w:rsidR="00B621D2" w:rsidRPr="00B153FA">
        <w:rPr>
          <w:rFonts w:cs="Arial"/>
          <w:color w:val="000000"/>
        </w:rPr>
        <w:t xml:space="preserve">КД </w:t>
      </w:r>
      <w:r w:rsidR="001710A8">
        <w:rPr>
          <w:rFonts w:cs="Arial"/>
          <w:color w:val="000000"/>
        </w:rPr>
        <w:t>ERP.</w:t>
      </w:r>
      <w:r w:rsidR="000B519E">
        <w:rPr>
          <w:rFonts w:cs="Arial"/>
          <w:color w:val="000000"/>
        </w:rPr>
        <w:t>4.6.1.2.</w:t>
      </w:r>
      <w:r w:rsidR="00B621D2" w:rsidRPr="00B153FA">
        <w:rPr>
          <w:rFonts w:cs="Arial"/>
          <w:color w:val="000000"/>
        </w:rPr>
        <w:t>58 Планирование обеспечения МТР, работами и услугами.</w:t>
      </w:r>
    </w:p>
    <w:p w:rsidR="007A0E3F" w:rsidRPr="008178D3" w:rsidRDefault="00DC6EBA" w:rsidP="007A0E3F">
      <w:pPr>
        <w:ind w:firstLine="708"/>
        <w:rPr>
          <w:rFonts w:cs="Arial"/>
          <w:color w:val="000000"/>
        </w:rPr>
      </w:pPr>
      <w:r w:rsidRPr="00B153FA">
        <w:rPr>
          <w:rFonts w:cs="Arial"/>
          <w:color w:val="000000"/>
        </w:rPr>
        <w:t>При этом для позиции потребности устанавливается индикатор цены «Расчетная». При наличии данного индикатора невозможно деблокировать потребность</w:t>
      </w:r>
      <w:r w:rsidR="007A0E3F">
        <w:rPr>
          <w:rFonts w:cs="Arial"/>
          <w:color w:val="000000"/>
        </w:rPr>
        <w:t>, что обеспечивается при помощи разработки (№ в реестре разработок ММ04 «Управление плановыми ценами»)</w:t>
      </w:r>
      <w:r w:rsidRPr="00B153FA">
        <w:rPr>
          <w:rFonts w:cs="Arial"/>
          <w:color w:val="000000"/>
        </w:rPr>
        <w:t>.</w:t>
      </w:r>
      <w:r w:rsidR="007A0E3F">
        <w:rPr>
          <w:rFonts w:cs="Arial"/>
          <w:color w:val="000000"/>
        </w:rPr>
        <w:t xml:space="preserve"> </w:t>
      </w:r>
      <w:r w:rsidRPr="00B153FA">
        <w:rPr>
          <w:rFonts w:cs="Arial"/>
          <w:color w:val="000000"/>
        </w:rPr>
        <w:t xml:space="preserve">После утверждения плановой цены службой МТО, она автоматически обновляется в позиции потребности, индикатор цены при этом изменяется на «утвержденная». </w:t>
      </w:r>
      <w:r w:rsidR="007A0E3F" w:rsidRPr="008178D3">
        <w:rPr>
          <w:rFonts w:cs="Arial"/>
          <w:color w:val="000000"/>
        </w:rPr>
        <w:t>После этого появляется возможность деблокировать потребность.</w:t>
      </w:r>
    </w:p>
    <w:p w:rsidR="00B621D2" w:rsidRDefault="00B621D2" w:rsidP="00B153FA">
      <w:pPr>
        <w:ind w:firstLine="708"/>
        <w:rPr>
          <w:rFonts w:cs="Arial"/>
          <w:color w:val="000000"/>
        </w:rPr>
      </w:pPr>
      <w:r w:rsidRPr="00B153FA">
        <w:rPr>
          <w:rFonts w:cs="Arial"/>
          <w:color w:val="000000"/>
        </w:rPr>
        <w:t xml:space="preserve">При этом Планировщику </w:t>
      </w:r>
      <w:r w:rsidR="002535C0">
        <w:rPr>
          <w:rFonts w:cs="Arial"/>
          <w:color w:val="000000"/>
        </w:rPr>
        <w:t>ТОиР УО</w:t>
      </w:r>
      <w:r w:rsidR="006B23BB">
        <w:rPr>
          <w:rFonts w:cs="Arial"/>
          <w:color w:val="000000"/>
        </w:rPr>
        <w:t xml:space="preserve"> </w:t>
      </w:r>
      <w:r w:rsidRPr="00B153FA">
        <w:rPr>
          <w:rFonts w:cs="Arial"/>
          <w:color w:val="000000"/>
        </w:rPr>
        <w:t>со стороны МТО направляется уведомление о том, что в его объекте потребности (заказе ТОРО) утверждены цены на МТР.</w:t>
      </w:r>
    </w:p>
    <w:p w:rsidR="00A61763" w:rsidRPr="00D0505A" w:rsidRDefault="00A61763" w:rsidP="00A61763">
      <w:pPr>
        <w:pStyle w:val="3"/>
        <w:rPr>
          <w:rFonts w:cs="Arial"/>
        </w:rPr>
      </w:pPr>
      <w:bookmarkStart w:id="1001" w:name="_Toc65846423"/>
      <w:r w:rsidRPr="00D0505A">
        <w:rPr>
          <w:rFonts w:cs="Arial"/>
        </w:rPr>
        <w:t>Состояние производственной установки</w:t>
      </w:r>
      <w:bookmarkEnd w:id="1001"/>
    </w:p>
    <w:p w:rsidR="00A61763" w:rsidRPr="00D0505A" w:rsidRDefault="00A61763" w:rsidP="00A61763">
      <w:pPr>
        <w:spacing w:after="240" w:line="276" w:lineRule="auto"/>
        <w:rPr>
          <w:rFonts w:cs="Arial"/>
        </w:rPr>
      </w:pPr>
      <w:r w:rsidRPr="00D0505A">
        <w:rPr>
          <w:rFonts w:cs="Arial"/>
        </w:rPr>
        <w:t>Значение поля «Состояние производственной установки» устанавливается в заголовке заказа ТОРО в процессах планирования воздействий на ПА и может иметь следующее значение, которое влияет на включение заказов в остановочный ремонт:</w:t>
      </w:r>
    </w:p>
    <w:p w:rsidR="00A61763" w:rsidRPr="00B153FA" w:rsidRDefault="00A61763" w:rsidP="00A61763">
      <w:pPr>
        <w:pStyle w:val="a7"/>
        <w:keepNext/>
        <w:spacing w:after="240" w:afterAutospacing="0" w:line="276" w:lineRule="auto"/>
        <w:jc w:val="right"/>
        <w:rPr>
          <w:rFonts w:cs="Arial"/>
          <w:b/>
          <w:szCs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31</w:t>
      </w:r>
      <w:r w:rsidRPr="007008A3">
        <w:rPr>
          <w:rFonts w:cs="Arial"/>
          <w:b/>
          <w:sz w:val="22"/>
        </w:rPr>
        <w:fldChar w:fldCharType="end"/>
      </w:r>
      <w:r w:rsidRPr="007008A3">
        <w:rPr>
          <w:rFonts w:cs="Arial"/>
          <w:b/>
          <w:sz w:val="22"/>
        </w:rPr>
        <w:t xml:space="preserve">. </w:t>
      </w:r>
      <w:r>
        <w:rPr>
          <w:rFonts w:cs="Arial"/>
          <w:b/>
          <w:sz w:val="22"/>
        </w:rPr>
        <w:t>Состояние производственной установки</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183"/>
        <w:gridCol w:w="3183"/>
        <w:gridCol w:w="3810"/>
      </w:tblGrid>
      <w:tr w:rsidR="00A61763" w:rsidRPr="007008A3" w:rsidTr="00D90414">
        <w:trPr>
          <w:cantSplit/>
          <w:trHeight w:val="397"/>
          <w:tblHeader/>
        </w:trPr>
        <w:tc>
          <w:tcPr>
            <w:tcW w:w="1564" w:type="pct"/>
            <w:shd w:val="clear" w:color="auto" w:fill="FFC000"/>
            <w:vAlign w:val="center"/>
          </w:tcPr>
          <w:p w:rsidR="00A61763" w:rsidRDefault="00A61763" w:rsidP="00D90414">
            <w:pPr>
              <w:ind w:firstLine="0"/>
              <w:jc w:val="center"/>
              <w:rPr>
                <w:rFonts w:cs="Arial"/>
                <w:b/>
                <w:sz w:val="20"/>
              </w:rPr>
            </w:pPr>
            <w:r>
              <w:rPr>
                <w:rFonts w:cs="Arial"/>
                <w:b/>
                <w:sz w:val="20"/>
              </w:rPr>
              <w:t>Код</w:t>
            </w:r>
          </w:p>
        </w:tc>
        <w:tc>
          <w:tcPr>
            <w:tcW w:w="1564" w:type="pct"/>
            <w:shd w:val="clear" w:color="auto" w:fill="FFC000"/>
            <w:vAlign w:val="center"/>
          </w:tcPr>
          <w:p w:rsidR="00A61763" w:rsidRPr="007008A3" w:rsidRDefault="00A61763" w:rsidP="00D90414">
            <w:pPr>
              <w:ind w:firstLine="0"/>
              <w:jc w:val="center"/>
              <w:rPr>
                <w:rFonts w:cs="Arial"/>
                <w:b/>
                <w:sz w:val="20"/>
              </w:rPr>
            </w:pPr>
            <w:r>
              <w:rPr>
                <w:rFonts w:cs="Arial"/>
                <w:b/>
                <w:sz w:val="20"/>
              </w:rPr>
              <w:t>Описание</w:t>
            </w:r>
          </w:p>
        </w:tc>
        <w:tc>
          <w:tcPr>
            <w:tcW w:w="1872" w:type="pct"/>
            <w:shd w:val="clear" w:color="auto" w:fill="FFC000"/>
            <w:vAlign w:val="center"/>
          </w:tcPr>
          <w:p w:rsidR="00A61763" w:rsidRPr="007008A3" w:rsidRDefault="00A61763" w:rsidP="00D90414">
            <w:pPr>
              <w:ind w:firstLine="0"/>
              <w:jc w:val="center"/>
              <w:rPr>
                <w:rFonts w:cs="Arial"/>
                <w:b/>
                <w:sz w:val="20"/>
                <w:szCs w:val="20"/>
                <w:lang w:eastAsia="ru-RU"/>
              </w:rPr>
            </w:pPr>
            <w:r w:rsidRPr="00F029F6">
              <w:rPr>
                <w:rFonts w:cs="Arial"/>
                <w:b/>
                <w:sz w:val="20"/>
                <w:szCs w:val="20"/>
                <w:lang w:eastAsia="ru-RU"/>
              </w:rPr>
              <w:t>Использование при планировании</w:t>
            </w:r>
          </w:p>
        </w:tc>
      </w:tr>
      <w:tr w:rsidR="00A61763" w:rsidTr="00D90414">
        <w:trPr>
          <w:cantSplit/>
        </w:trPr>
        <w:tc>
          <w:tcPr>
            <w:tcW w:w="1564" w:type="pct"/>
          </w:tcPr>
          <w:p w:rsidR="00A61763" w:rsidRPr="00D75FF8" w:rsidRDefault="00A61763" w:rsidP="00D90414">
            <w:pPr>
              <w:pStyle w:val="TABLECONTENT"/>
              <w:rPr>
                <w:lang w:val="en-US" w:eastAsia="ru-RU"/>
              </w:rPr>
            </w:pPr>
            <w:r>
              <w:t>1</w:t>
            </w:r>
          </w:p>
        </w:tc>
        <w:tc>
          <w:tcPr>
            <w:tcW w:w="1564" w:type="pct"/>
          </w:tcPr>
          <w:p w:rsidR="00A61763" w:rsidRDefault="00A61763" w:rsidP="00D90414">
            <w:pPr>
              <w:pStyle w:val="TABLECONTENT"/>
              <w:rPr>
                <w:lang w:eastAsia="ru-RU"/>
              </w:rPr>
            </w:pPr>
            <w:r>
              <w:t xml:space="preserve">1 – </w:t>
            </w:r>
            <w:r w:rsidR="00147635">
              <w:t>Остановочный ремонт</w:t>
            </w:r>
          </w:p>
        </w:tc>
        <w:tc>
          <w:tcPr>
            <w:tcW w:w="1872" w:type="pct"/>
          </w:tcPr>
          <w:p w:rsidR="00A61763" w:rsidRDefault="00A61763" w:rsidP="00D90414">
            <w:pPr>
              <w:pStyle w:val="TABLECONTENT"/>
            </w:pPr>
            <w:r w:rsidRPr="00CB2F38">
              <w:t>Да (стандартная настройка)</w:t>
            </w:r>
          </w:p>
        </w:tc>
      </w:tr>
      <w:tr w:rsidR="00A61763" w:rsidTr="00D90414">
        <w:trPr>
          <w:cantSplit/>
        </w:trPr>
        <w:tc>
          <w:tcPr>
            <w:tcW w:w="1564" w:type="pct"/>
          </w:tcPr>
          <w:p w:rsidR="00A61763" w:rsidRDefault="00A61763" w:rsidP="00D90414">
            <w:pPr>
              <w:pStyle w:val="TABLECONTENT"/>
              <w:rPr>
                <w:lang w:val="en-US" w:eastAsia="ru-RU"/>
              </w:rPr>
            </w:pPr>
            <w:r>
              <w:t>2</w:t>
            </w:r>
          </w:p>
        </w:tc>
        <w:tc>
          <w:tcPr>
            <w:tcW w:w="1564" w:type="pct"/>
          </w:tcPr>
          <w:p w:rsidR="00A61763" w:rsidRDefault="00147635" w:rsidP="00147635">
            <w:pPr>
              <w:pStyle w:val="TABLECONTENT"/>
              <w:rPr>
                <w:lang w:eastAsia="ru-RU"/>
              </w:rPr>
            </w:pPr>
            <w:r>
              <w:t xml:space="preserve">2 – </w:t>
            </w:r>
            <w:r w:rsidR="00A61763" w:rsidRPr="00B45CFF">
              <w:t>Дополнительно включено в остановочный ремонт</w:t>
            </w:r>
          </w:p>
        </w:tc>
        <w:tc>
          <w:tcPr>
            <w:tcW w:w="1872" w:type="pct"/>
          </w:tcPr>
          <w:p w:rsidR="00A61763" w:rsidRDefault="00A61763" w:rsidP="00D90414">
            <w:pPr>
              <w:pStyle w:val="TABLECONTENT"/>
            </w:pPr>
            <w:r w:rsidRPr="00CB2F38">
              <w:t>Да (стандартная настройка)</w:t>
            </w:r>
          </w:p>
        </w:tc>
      </w:tr>
    </w:tbl>
    <w:p w:rsidR="00A61763" w:rsidRPr="00D0505A" w:rsidRDefault="00A61763" w:rsidP="00A61763">
      <w:pPr>
        <w:pStyle w:val="Tabname"/>
        <w:keepNext/>
        <w:rPr>
          <w:rFonts w:cs="Arial"/>
          <w:b w:val="0"/>
          <w:iCs w:val="0"/>
          <w:sz w:val="24"/>
          <w:szCs w:val="22"/>
        </w:rPr>
      </w:pPr>
    </w:p>
    <w:p w:rsidR="00A61763" w:rsidRPr="00D0505A" w:rsidRDefault="00A61763" w:rsidP="00A61763">
      <w:pPr>
        <w:spacing w:after="240" w:line="276" w:lineRule="auto"/>
        <w:rPr>
          <w:rFonts w:cs="Arial"/>
        </w:rPr>
      </w:pPr>
      <w:r w:rsidRPr="00D0505A">
        <w:rPr>
          <w:rFonts w:cs="Arial"/>
        </w:rPr>
        <w:t xml:space="preserve">Значение данного поля, в случае создания заказа из техкарты, копируется в заголовок заказа из техкарты. </w:t>
      </w:r>
    </w:p>
    <w:p w:rsidR="00A61763" w:rsidRDefault="00A61763" w:rsidP="00A61763">
      <w:pPr>
        <w:spacing w:after="240" w:line="276" w:lineRule="auto"/>
        <w:rPr>
          <w:rFonts w:cs="Arial"/>
          <w:szCs w:val="24"/>
        </w:rPr>
      </w:pPr>
      <w:r>
        <w:rPr>
          <w:rFonts w:cs="Arial"/>
          <w:szCs w:val="24"/>
        </w:rPr>
        <w:t xml:space="preserve">Значение «1 </w:t>
      </w:r>
      <w:r w:rsidR="00CF784A">
        <w:rPr>
          <w:rFonts w:cs="Arial"/>
          <w:szCs w:val="24"/>
        </w:rPr>
        <w:t>–</w:t>
      </w:r>
      <w:r>
        <w:rPr>
          <w:rFonts w:cs="Arial"/>
          <w:szCs w:val="24"/>
        </w:rPr>
        <w:t xml:space="preserve"> </w:t>
      </w:r>
      <w:r w:rsidR="00CF784A">
        <w:rPr>
          <w:rFonts w:cs="Arial"/>
          <w:szCs w:val="24"/>
        </w:rPr>
        <w:t>Остановочный ремонт</w:t>
      </w:r>
      <w:r>
        <w:rPr>
          <w:rFonts w:cs="Arial"/>
          <w:szCs w:val="24"/>
        </w:rPr>
        <w:t xml:space="preserve">» - </w:t>
      </w:r>
      <w:r w:rsidRPr="00285CD8">
        <w:rPr>
          <w:rFonts w:cs="Arial"/>
          <w:szCs w:val="24"/>
        </w:rPr>
        <w:t>установка признака принадлежности заказа ТОРО к остановочному ремонту в поле «Состоя</w:t>
      </w:r>
      <w:r>
        <w:rPr>
          <w:rFonts w:cs="Arial"/>
          <w:szCs w:val="24"/>
        </w:rPr>
        <w:t>ние производственной установки».</w:t>
      </w:r>
    </w:p>
    <w:p w:rsidR="00A61763" w:rsidRDefault="00A61763" w:rsidP="00A61763">
      <w:pPr>
        <w:spacing w:after="240" w:line="276" w:lineRule="auto"/>
        <w:rPr>
          <w:rFonts w:cs="Arial"/>
          <w:szCs w:val="24"/>
        </w:rPr>
      </w:pPr>
      <w:r w:rsidRPr="00285CD8">
        <w:rPr>
          <w:rFonts w:cs="Arial"/>
          <w:szCs w:val="24"/>
        </w:rPr>
        <w:t>В период остановочных ремонтов, при наличии технической возможности и доступности ресурсов, включаются также некритичные работы (в поле «Состояние производственной установки» заказа ТОРО устанавливается з</w:t>
      </w:r>
      <w:r>
        <w:rPr>
          <w:rFonts w:cs="Arial"/>
          <w:szCs w:val="24"/>
        </w:rPr>
        <w:t>начение «2 – Дополнительно вклю</w:t>
      </w:r>
      <w:r w:rsidRPr="00285CD8">
        <w:rPr>
          <w:rFonts w:cs="Arial"/>
          <w:szCs w:val="24"/>
        </w:rPr>
        <w:t xml:space="preserve">чено в остановочный ремонт»).    </w:t>
      </w:r>
    </w:p>
    <w:p w:rsidR="00A61763" w:rsidRDefault="00A61763" w:rsidP="00A61763">
      <w:pPr>
        <w:rPr>
          <w:rFonts w:cs="Arial"/>
          <w:color w:val="000000"/>
        </w:rPr>
      </w:pPr>
      <w:r w:rsidRPr="00D0505A">
        <w:rPr>
          <w:rFonts w:cs="Arial"/>
          <w:color w:val="000000"/>
        </w:rPr>
        <w:t>После утверждения графика остановочных ремонтов отражение факта включения заказа в остановочный ремонт производится путем установки пользовательского статуса ОСТ на заказе (см. КД «</w:t>
      </w:r>
      <w:r w:rsidR="001710A8">
        <w:rPr>
          <w:rFonts w:cs="Arial"/>
          <w:color w:val="000000"/>
        </w:rPr>
        <w:t>ERP.</w:t>
      </w:r>
      <w:r w:rsidR="000B519E">
        <w:rPr>
          <w:rFonts w:cs="Arial"/>
          <w:color w:val="000000"/>
        </w:rPr>
        <w:t>4.6.1.2.</w:t>
      </w:r>
      <w:r w:rsidRPr="00D0505A">
        <w:rPr>
          <w:rFonts w:cs="Arial"/>
          <w:color w:val="000000"/>
        </w:rPr>
        <w:t>53.PM.КД Планирование остановочных ремонтов»).</w:t>
      </w:r>
    </w:p>
    <w:p w:rsidR="00A61763" w:rsidRDefault="00A61763" w:rsidP="00B153FA">
      <w:pPr>
        <w:ind w:firstLine="708"/>
        <w:rPr>
          <w:rFonts w:cs="Arial"/>
          <w:color w:val="000000"/>
        </w:rPr>
      </w:pPr>
    </w:p>
    <w:p w:rsidR="00612611" w:rsidRPr="00D0505A" w:rsidRDefault="009E31EC" w:rsidP="009E31EC">
      <w:pPr>
        <w:pStyle w:val="3"/>
        <w:rPr>
          <w:rFonts w:cs="Arial"/>
        </w:rPr>
      </w:pPr>
      <w:bookmarkStart w:id="1002" w:name="_Ref39079351"/>
      <w:bookmarkStart w:id="1003" w:name="_Toc65846424"/>
      <w:r w:rsidRPr="009E31EC">
        <w:rPr>
          <w:rFonts w:cs="Arial"/>
        </w:rPr>
        <w:t>Передача информации по КТГ в систему планирования FS-PER</w:t>
      </w:r>
      <w:bookmarkEnd w:id="1002"/>
      <w:bookmarkEnd w:id="1003"/>
    </w:p>
    <w:p w:rsidR="003D6001" w:rsidRDefault="00B76392" w:rsidP="00E5674F">
      <w:pPr>
        <w:rPr>
          <w:rFonts w:cs="Arial"/>
          <w:color w:val="000000"/>
        </w:rPr>
      </w:pPr>
      <w:r>
        <w:rPr>
          <w:rFonts w:cs="Arial"/>
          <w:color w:val="000000"/>
        </w:rPr>
        <w:t xml:space="preserve">Для передачи данных по простоям оборудования в </w:t>
      </w:r>
      <w:r>
        <w:rPr>
          <w:rFonts w:cs="Arial"/>
          <w:color w:val="000000"/>
          <w:lang w:val="en-US"/>
        </w:rPr>
        <w:t>FS</w:t>
      </w:r>
      <w:r w:rsidRPr="009721BA">
        <w:rPr>
          <w:rFonts w:cs="Arial"/>
          <w:color w:val="000000"/>
        </w:rPr>
        <w:t>-</w:t>
      </w:r>
      <w:r>
        <w:rPr>
          <w:rFonts w:cs="Arial"/>
          <w:color w:val="000000"/>
          <w:lang w:val="en-US"/>
        </w:rPr>
        <w:t>PER</w:t>
      </w:r>
      <w:r w:rsidRPr="009721BA">
        <w:rPr>
          <w:rFonts w:cs="Arial"/>
          <w:color w:val="000000"/>
        </w:rPr>
        <w:t xml:space="preserve"> </w:t>
      </w:r>
      <w:r>
        <w:rPr>
          <w:rFonts w:cs="Arial"/>
          <w:color w:val="000000"/>
        </w:rPr>
        <w:t xml:space="preserve">должна быть создана прозрачная таблица в БД </w:t>
      </w:r>
      <w:r w:rsidR="00F809C0">
        <w:rPr>
          <w:rFonts w:cs="Arial"/>
          <w:color w:val="000000"/>
          <w:lang w:val="en-US"/>
        </w:rPr>
        <w:t>S</w:t>
      </w:r>
      <w:r w:rsidR="00F809C0" w:rsidRPr="009721BA">
        <w:rPr>
          <w:rFonts w:cs="Arial"/>
          <w:color w:val="000000"/>
        </w:rPr>
        <w:t>4</w:t>
      </w:r>
      <w:r w:rsidR="00F809C0">
        <w:rPr>
          <w:rFonts w:cs="Arial"/>
          <w:color w:val="000000"/>
          <w:lang w:val="en-US"/>
        </w:rPr>
        <w:t>HANA</w:t>
      </w:r>
      <w:r>
        <w:rPr>
          <w:rFonts w:cs="Arial"/>
          <w:color w:val="000000"/>
        </w:rPr>
        <w:t xml:space="preserve">, которая </w:t>
      </w:r>
      <w:r w:rsidR="003D6001">
        <w:rPr>
          <w:rFonts w:cs="Arial"/>
          <w:color w:val="000000"/>
        </w:rPr>
        <w:t>должна содержать информацию по следующим реквизитам</w:t>
      </w:r>
      <w:r w:rsidR="003D6001" w:rsidRPr="009721BA">
        <w:rPr>
          <w:rFonts w:cs="Arial"/>
          <w:color w:val="000000"/>
        </w:rPr>
        <w:t xml:space="preserve">: </w:t>
      </w:r>
    </w:p>
    <w:p w:rsidR="003D6001" w:rsidRDefault="003D6001" w:rsidP="00E5674F">
      <w:pPr>
        <w:rPr>
          <w:rFonts w:cs="Arial"/>
          <w:color w:val="000000"/>
        </w:rPr>
      </w:pPr>
      <w:r>
        <w:rPr>
          <w:rFonts w:cs="Arial"/>
          <w:color w:val="000000"/>
        </w:rPr>
        <w:t>- Единица оборудования</w:t>
      </w:r>
      <w:r w:rsidRPr="009721BA">
        <w:rPr>
          <w:rFonts w:cs="Arial"/>
          <w:color w:val="000000"/>
        </w:rPr>
        <w:t>;</w:t>
      </w:r>
      <w:r>
        <w:rPr>
          <w:rFonts w:cs="Arial"/>
          <w:color w:val="000000"/>
        </w:rPr>
        <w:t xml:space="preserve"> </w:t>
      </w:r>
    </w:p>
    <w:p w:rsidR="003D6001" w:rsidRPr="009721BA" w:rsidRDefault="003D6001" w:rsidP="006D146E">
      <w:pPr>
        <w:rPr>
          <w:rFonts w:cs="Arial"/>
          <w:color w:val="000000"/>
        </w:rPr>
      </w:pPr>
      <w:r w:rsidRPr="009721BA">
        <w:rPr>
          <w:rFonts w:cs="Arial"/>
          <w:color w:val="000000"/>
        </w:rPr>
        <w:t xml:space="preserve">- </w:t>
      </w:r>
      <w:r>
        <w:rPr>
          <w:rFonts w:cs="Arial"/>
          <w:color w:val="000000"/>
        </w:rPr>
        <w:t>Балансовая Единица</w:t>
      </w:r>
      <w:r w:rsidRPr="009721BA">
        <w:rPr>
          <w:rFonts w:cs="Arial"/>
          <w:color w:val="000000"/>
        </w:rPr>
        <w:t>;</w:t>
      </w:r>
    </w:p>
    <w:p w:rsidR="003D6001" w:rsidRDefault="003D6001">
      <w:pPr>
        <w:rPr>
          <w:rFonts w:cs="Arial"/>
          <w:color w:val="000000"/>
        </w:rPr>
      </w:pPr>
      <w:r w:rsidRPr="009721BA">
        <w:rPr>
          <w:rFonts w:cs="Arial"/>
          <w:color w:val="000000"/>
        </w:rPr>
        <w:t>-</w:t>
      </w:r>
      <w:r>
        <w:rPr>
          <w:rFonts w:cs="Arial"/>
          <w:color w:val="000000"/>
        </w:rPr>
        <w:t xml:space="preserve"> Завод планирования;</w:t>
      </w:r>
    </w:p>
    <w:p w:rsidR="003D6001" w:rsidRDefault="003D6001">
      <w:pPr>
        <w:rPr>
          <w:rFonts w:cs="Arial"/>
          <w:color w:val="000000"/>
        </w:rPr>
      </w:pPr>
      <w:r w:rsidRPr="009721BA">
        <w:rPr>
          <w:rFonts w:cs="Arial"/>
          <w:color w:val="000000"/>
        </w:rPr>
        <w:t>-</w:t>
      </w:r>
      <w:r>
        <w:rPr>
          <w:rFonts w:cs="Arial"/>
          <w:color w:val="000000"/>
        </w:rPr>
        <w:t xml:space="preserve"> Завод расположения;</w:t>
      </w:r>
    </w:p>
    <w:p w:rsidR="003D6001" w:rsidRDefault="003D6001">
      <w:pPr>
        <w:rPr>
          <w:rFonts w:cs="Arial"/>
          <w:color w:val="000000"/>
        </w:rPr>
      </w:pPr>
      <w:r w:rsidRPr="009721BA">
        <w:rPr>
          <w:rFonts w:cs="Arial"/>
          <w:color w:val="000000"/>
        </w:rPr>
        <w:t>-</w:t>
      </w:r>
      <w:r>
        <w:rPr>
          <w:rFonts w:cs="Arial"/>
          <w:color w:val="000000"/>
        </w:rPr>
        <w:t xml:space="preserve"> Начало расчетного периода;</w:t>
      </w:r>
    </w:p>
    <w:p w:rsidR="003D6001" w:rsidRDefault="003D6001">
      <w:pPr>
        <w:rPr>
          <w:rFonts w:cs="Arial"/>
          <w:color w:val="000000"/>
        </w:rPr>
      </w:pPr>
      <w:r w:rsidRPr="009721BA">
        <w:rPr>
          <w:rFonts w:cs="Arial"/>
          <w:color w:val="000000"/>
        </w:rPr>
        <w:t xml:space="preserve">- </w:t>
      </w:r>
      <w:r>
        <w:rPr>
          <w:rFonts w:cs="Arial"/>
          <w:color w:val="000000"/>
        </w:rPr>
        <w:t xml:space="preserve"> Окончание расчетного периода;</w:t>
      </w:r>
    </w:p>
    <w:p w:rsidR="003D6001" w:rsidRDefault="003D6001">
      <w:pPr>
        <w:rPr>
          <w:rFonts w:cs="Arial"/>
          <w:color w:val="000000"/>
        </w:rPr>
      </w:pPr>
      <w:r w:rsidRPr="009721BA">
        <w:rPr>
          <w:rFonts w:cs="Arial"/>
          <w:color w:val="000000"/>
        </w:rPr>
        <w:t>-</w:t>
      </w:r>
      <w:r>
        <w:rPr>
          <w:rFonts w:cs="Arial"/>
          <w:color w:val="000000"/>
        </w:rPr>
        <w:t xml:space="preserve"> Тип КТГ (плановый, фактический);</w:t>
      </w:r>
    </w:p>
    <w:p w:rsidR="008217B4" w:rsidRPr="009721BA" w:rsidRDefault="003D6001">
      <w:pPr>
        <w:rPr>
          <w:rFonts w:cs="Arial"/>
          <w:color w:val="000000"/>
        </w:rPr>
      </w:pPr>
      <w:r w:rsidRPr="009721BA">
        <w:rPr>
          <w:rFonts w:cs="Arial"/>
          <w:color w:val="000000"/>
        </w:rPr>
        <w:t>-</w:t>
      </w:r>
      <w:r>
        <w:rPr>
          <w:rFonts w:cs="Arial"/>
          <w:color w:val="000000"/>
        </w:rPr>
        <w:t xml:space="preserve"> Фаза согласования заказов ТОРО (</w:t>
      </w:r>
      <w:r w:rsidR="00674A0D">
        <w:rPr>
          <w:rFonts w:cs="Arial"/>
          <w:color w:val="000000"/>
        </w:rPr>
        <w:t>№ фазы согласования</w:t>
      </w:r>
      <w:r>
        <w:rPr>
          <w:rFonts w:cs="Arial"/>
          <w:color w:val="000000"/>
        </w:rPr>
        <w:t xml:space="preserve"> в годовом графике, </w:t>
      </w:r>
      <w:r w:rsidR="00674A0D">
        <w:rPr>
          <w:rFonts w:cs="Arial"/>
          <w:color w:val="000000"/>
        </w:rPr>
        <w:t>№ фазы согласования</w:t>
      </w:r>
      <w:r>
        <w:rPr>
          <w:rFonts w:cs="Arial"/>
          <w:color w:val="000000"/>
        </w:rPr>
        <w:t xml:space="preserve"> в месячном графике, </w:t>
      </w:r>
      <w:r w:rsidR="00674A0D">
        <w:rPr>
          <w:rFonts w:cs="Arial"/>
          <w:color w:val="000000"/>
        </w:rPr>
        <w:t>№ фазы согласования</w:t>
      </w:r>
      <w:r>
        <w:rPr>
          <w:rFonts w:cs="Arial"/>
          <w:color w:val="000000"/>
        </w:rPr>
        <w:t xml:space="preserve"> в недельном графике</w:t>
      </w:r>
      <w:r w:rsidRPr="006D146E">
        <w:rPr>
          <w:rFonts w:cs="Arial"/>
          <w:color w:val="000000"/>
        </w:rPr>
        <w:t>,</w:t>
      </w:r>
      <w:r>
        <w:rPr>
          <w:rFonts w:cs="Arial"/>
          <w:color w:val="000000"/>
        </w:rPr>
        <w:t xml:space="preserve"> фоновый расчет фактического КТГ)</w:t>
      </w:r>
      <w:r w:rsidRPr="009721BA">
        <w:rPr>
          <w:rFonts w:cs="Arial"/>
          <w:color w:val="000000"/>
        </w:rPr>
        <w:t>;</w:t>
      </w:r>
    </w:p>
    <w:p w:rsidR="003D6001" w:rsidRPr="009721BA" w:rsidRDefault="003D6001">
      <w:pPr>
        <w:rPr>
          <w:rFonts w:cs="Arial"/>
          <w:color w:val="000000"/>
        </w:rPr>
      </w:pPr>
      <w:r w:rsidRPr="009721BA">
        <w:rPr>
          <w:rFonts w:cs="Arial"/>
          <w:color w:val="000000"/>
        </w:rPr>
        <w:t xml:space="preserve">- </w:t>
      </w:r>
      <w:r w:rsidR="002D5AA5">
        <w:rPr>
          <w:rFonts w:cs="Arial"/>
          <w:color w:val="000000"/>
        </w:rPr>
        <w:t>КТГ</w:t>
      </w:r>
      <w:r w:rsidR="002D5AA5" w:rsidRPr="009721BA">
        <w:rPr>
          <w:rFonts w:cs="Arial"/>
          <w:color w:val="000000"/>
        </w:rPr>
        <w:t>;</w:t>
      </w:r>
    </w:p>
    <w:p w:rsidR="002D5AA5" w:rsidRPr="006D146E" w:rsidRDefault="002D5AA5">
      <w:pPr>
        <w:rPr>
          <w:rFonts w:cs="Arial"/>
          <w:color w:val="000000"/>
        </w:rPr>
      </w:pPr>
      <w:r w:rsidRPr="009721BA">
        <w:rPr>
          <w:rFonts w:cs="Arial"/>
          <w:color w:val="000000"/>
        </w:rPr>
        <w:t xml:space="preserve">- </w:t>
      </w:r>
      <w:r>
        <w:rPr>
          <w:rFonts w:cs="Arial"/>
          <w:color w:val="000000"/>
        </w:rPr>
        <w:t>Общий простой ЕО (за расчетный период)</w:t>
      </w:r>
      <w:r w:rsidRPr="009721BA">
        <w:rPr>
          <w:rFonts w:cs="Arial"/>
          <w:color w:val="000000"/>
        </w:rPr>
        <w:t>;</w:t>
      </w:r>
    </w:p>
    <w:p w:rsidR="00B76392" w:rsidRDefault="002D5AA5" w:rsidP="00E5674F">
      <w:pPr>
        <w:rPr>
          <w:rFonts w:cs="Arial"/>
          <w:color w:val="000000"/>
        </w:rPr>
      </w:pPr>
      <w:r w:rsidRPr="009721BA">
        <w:rPr>
          <w:rFonts w:cs="Arial"/>
          <w:color w:val="000000"/>
        </w:rPr>
        <w:t xml:space="preserve">- </w:t>
      </w:r>
      <w:r>
        <w:rPr>
          <w:rFonts w:cs="Arial"/>
          <w:color w:val="000000"/>
        </w:rPr>
        <w:t>Время простоя с учетом консервации (за расчетный период)</w:t>
      </w:r>
      <w:r w:rsidRPr="009721BA">
        <w:rPr>
          <w:rFonts w:cs="Arial"/>
          <w:color w:val="000000"/>
        </w:rPr>
        <w:t>;</w:t>
      </w:r>
    </w:p>
    <w:p w:rsidR="002D5AA5" w:rsidRDefault="002D5AA5" w:rsidP="00E5674F">
      <w:pPr>
        <w:rPr>
          <w:rFonts w:cs="Arial"/>
          <w:color w:val="000000"/>
        </w:rPr>
      </w:pPr>
      <w:r>
        <w:rPr>
          <w:rFonts w:cs="Arial"/>
          <w:color w:val="000000"/>
        </w:rPr>
        <w:t>- Время в консервации (за расчетный период)</w:t>
      </w:r>
      <w:r w:rsidRPr="009721BA">
        <w:rPr>
          <w:rFonts w:cs="Arial"/>
          <w:color w:val="000000"/>
        </w:rPr>
        <w:t>;</w:t>
      </w:r>
    </w:p>
    <w:p w:rsidR="002D5AA5" w:rsidRPr="006D146E" w:rsidRDefault="002D5AA5" w:rsidP="00E5674F">
      <w:pPr>
        <w:rPr>
          <w:rFonts w:cs="Arial"/>
          <w:color w:val="000000"/>
        </w:rPr>
      </w:pPr>
      <w:r>
        <w:rPr>
          <w:rFonts w:cs="Arial"/>
          <w:color w:val="000000"/>
        </w:rPr>
        <w:t>- Календарный фонд явочного времени (за расчетный период)</w:t>
      </w:r>
      <w:r w:rsidRPr="009721BA">
        <w:rPr>
          <w:rFonts w:cs="Arial"/>
          <w:color w:val="000000"/>
        </w:rPr>
        <w:t>;</w:t>
      </w:r>
    </w:p>
    <w:p w:rsidR="00B76392" w:rsidRPr="006D146E" w:rsidRDefault="002D5AA5" w:rsidP="00E5674F">
      <w:pPr>
        <w:rPr>
          <w:rFonts w:cs="Arial"/>
          <w:color w:val="000000"/>
        </w:rPr>
      </w:pPr>
      <w:r>
        <w:rPr>
          <w:rFonts w:cs="Arial"/>
          <w:color w:val="000000"/>
        </w:rPr>
        <w:t>- Календарный фонд списочного парка (за расчетный период)</w:t>
      </w:r>
      <w:r w:rsidRPr="009721BA">
        <w:rPr>
          <w:rFonts w:cs="Arial"/>
          <w:color w:val="000000"/>
        </w:rPr>
        <w:t>;</w:t>
      </w:r>
    </w:p>
    <w:p w:rsidR="00B76392" w:rsidRDefault="004778C0" w:rsidP="00E5674F">
      <w:pPr>
        <w:rPr>
          <w:rFonts w:cs="Arial"/>
          <w:color w:val="000000"/>
        </w:rPr>
      </w:pPr>
      <w:r w:rsidRPr="009721BA">
        <w:rPr>
          <w:rFonts w:cs="Arial"/>
          <w:color w:val="000000"/>
        </w:rPr>
        <w:t xml:space="preserve">- </w:t>
      </w:r>
      <w:r>
        <w:rPr>
          <w:rFonts w:cs="Arial"/>
          <w:color w:val="000000"/>
        </w:rPr>
        <w:t>Автор расчета (учетная запись пользователя, выполняющего согласование плана-графика и передачи КТГ)</w:t>
      </w:r>
      <w:r w:rsidRPr="009721BA">
        <w:rPr>
          <w:rFonts w:cs="Arial"/>
          <w:color w:val="000000"/>
        </w:rPr>
        <w:t>;</w:t>
      </w:r>
    </w:p>
    <w:p w:rsidR="004778C0" w:rsidRDefault="004778C0" w:rsidP="00E5674F">
      <w:pPr>
        <w:rPr>
          <w:rFonts w:cs="Arial"/>
          <w:color w:val="000000"/>
          <w:lang w:val="en-US"/>
        </w:rPr>
      </w:pPr>
      <w:r w:rsidRPr="009721BA">
        <w:rPr>
          <w:rFonts w:cs="Arial"/>
          <w:color w:val="000000"/>
          <w:lang w:val="en-US"/>
        </w:rPr>
        <w:t xml:space="preserve">- </w:t>
      </w:r>
      <w:r>
        <w:rPr>
          <w:rFonts w:cs="Arial"/>
          <w:color w:val="000000"/>
        </w:rPr>
        <w:t>Время</w:t>
      </w:r>
      <w:r w:rsidRPr="009721BA">
        <w:rPr>
          <w:rFonts w:cs="Arial"/>
          <w:color w:val="000000"/>
          <w:lang w:val="en-US"/>
        </w:rPr>
        <w:t xml:space="preserve"> </w:t>
      </w:r>
      <w:r>
        <w:rPr>
          <w:rFonts w:cs="Arial"/>
          <w:color w:val="000000"/>
        </w:rPr>
        <w:t>ввода</w:t>
      </w:r>
      <w:r w:rsidRPr="009721BA">
        <w:rPr>
          <w:rFonts w:cs="Arial"/>
          <w:color w:val="000000"/>
          <w:lang w:val="en-US"/>
        </w:rPr>
        <w:t xml:space="preserve"> </w:t>
      </w:r>
      <w:r>
        <w:rPr>
          <w:rFonts w:cs="Arial"/>
          <w:color w:val="000000"/>
        </w:rPr>
        <w:t>расчета</w:t>
      </w:r>
      <w:r w:rsidRPr="009721BA">
        <w:rPr>
          <w:rFonts w:cs="Arial"/>
          <w:color w:val="000000"/>
          <w:lang w:val="en-US"/>
        </w:rPr>
        <w:t xml:space="preserve"> (Greenwich Meantime)</w:t>
      </w:r>
      <w:r>
        <w:rPr>
          <w:rFonts w:cs="Arial"/>
          <w:color w:val="000000"/>
          <w:lang w:val="en-US"/>
        </w:rPr>
        <w:t>;</w:t>
      </w:r>
    </w:p>
    <w:p w:rsidR="004778C0" w:rsidRPr="009721BA" w:rsidRDefault="008A6E3D" w:rsidP="00E5674F">
      <w:pPr>
        <w:rPr>
          <w:rFonts w:cs="Arial"/>
          <w:color w:val="000000"/>
        </w:rPr>
      </w:pPr>
      <w:r w:rsidRPr="009721BA">
        <w:rPr>
          <w:rFonts w:cs="Arial"/>
          <w:color w:val="000000"/>
        </w:rPr>
        <w:t xml:space="preserve">- </w:t>
      </w:r>
      <w:r>
        <w:rPr>
          <w:rFonts w:cs="Arial"/>
          <w:color w:val="000000"/>
        </w:rPr>
        <w:t xml:space="preserve">Ресурс </w:t>
      </w:r>
      <w:r>
        <w:rPr>
          <w:rFonts w:cs="Arial"/>
          <w:color w:val="000000"/>
          <w:lang w:val="en-US"/>
        </w:rPr>
        <w:t>PP</w:t>
      </w:r>
      <w:r w:rsidRPr="009721BA">
        <w:rPr>
          <w:rFonts w:cs="Arial"/>
          <w:color w:val="000000"/>
        </w:rPr>
        <w:t>;</w:t>
      </w:r>
    </w:p>
    <w:p w:rsidR="008A6E3D" w:rsidRPr="009721BA" w:rsidRDefault="008A6E3D" w:rsidP="00E5674F">
      <w:pPr>
        <w:rPr>
          <w:rFonts w:cs="Arial"/>
          <w:color w:val="000000"/>
        </w:rPr>
      </w:pPr>
      <w:r>
        <w:rPr>
          <w:rFonts w:cs="Arial"/>
          <w:color w:val="000000"/>
        </w:rPr>
        <w:t xml:space="preserve">- Версия </w:t>
      </w:r>
      <w:r>
        <w:rPr>
          <w:rFonts w:cs="Arial"/>
          <w:color w:val="000000"/>
          <w:lang w:val="en-US"/>
        </w:rPr>
        <w:t>PaPM</w:t>
      </w:r>
      <w:r w:rsidRPr="009721BA">
        <w:rPr>
          <w:rFonts w:cs="Arial"/>
          <w:color w:val="000000"/>
        </w:rPr>
        <w:t>.</w:t>
      </w:r>
    </w:p>
    <w:p w:rsidR="008A6E3D" w:rsidRPr="009721BA" w:rsidRDefault="008A6E3D" w:rsidP="00E5674F">
      <w:pPr>
        <w:rPr>
          <w:rFonts w:cs="Arial"/>
          <w:color w:val="000000"/>
        </w:rPr>
      </w:pPr>
    </w:p>
    <w:p w:rsidR="006454C1" w:rsidRDefault="00815E17" w:rsidP="00E5674F">
      <w:pPr>
        <w:rPr>
          <w:rFonts w:eastAsiaTheme="majorEastAsia" w:cs="Arial"/>
        </w:rPr>
      </w:pPr>
      <w:r w:rsidRPr="009310EE">
        <w:rPr>
          <w:rFonts w:eastAsiaTheme="majorEastAsia" w:cs="Arial"/>
        </w:rPr>
        <w:t xml:space="preserve">В разработке </w:t>
      </w:r>
      <w:r>
        <w:rPr>
          <w:rFonts w:eastAsiaTheme="majorEastAsia" w:cs="Arial"/>
        </w:rPr>
        <w:t xml:space="preserve">PM21 </w:t>
      </w:r>
      <w:r w:rsidRPr="009310EE">
        <w:rPr>
          <w:rFonts w:eastAsiaTheme="majorEastAsia" w:cs="Arial"/>
        </w:rPr>
        <w:t>"Оптимизация плана-графика"</w:t>
      </w:r>
      <w:r>
        <w:rPr>
          <w:rFonts w:eastAsiaTheme="majorEastAsia" w:cs="Arial"/>
        </w:rPr>
        <w:t xml:space="preserve"> (см.раздел 5.10.</w:t>
      </w:r>
      <w:r w:rsidR="00C238CC">
        <w:rPr>
          <w:rFonts w:eastAsiaTheme="majorEastAsia" w:cs="Arial"/>
        </w:rPr>
        <w:t>7</w:t>
      </w:r>
      <w:r>
        <w:rPr>
          <w:rFonts w:eastAsiaTheme="majorEastAsia" w:cs="Arial"/>
        </w:rPr>
        <w:t xml:space="preserve">.1 данного КД) должна быть предусмотрена функция расчета и сохранения </w:t>
      </w:r>
      <w:r w:rsidR="004C3056">
        <w:rPr>
          <w:rFonts w:eastAsiaTheme="majorEastAsia" w:cs="Arial"/>
        </w:rPr>
        <w:t xml:space="preserve">планового </w:t>
      </w:r>
      <w:r>
        <w:rPr>
          <w:rFonts w:eastAsiaTheme="majorEastAsia" w:cs="Arial"/>
        </w:rPr>
        <w:t xml:space="preserve">КТГ (со всеми параметрами, участвующими в формуле расчета КТГ) </w:t>
      </w:r>
      <w:r w:rsidR="0017576F">
        <w:rPr>
          <w:rFonts w:eastAsiaTheme="majorEastAsia" w:cs="Arial"/>
        </w:rPr>
        <w:t>в описанную выше таблицу БД.</w:t>
      </w:r>
      <w:r w:rsidR="006454C1">
        <w:rPr>
          <w:rFonts w:eastAsiaTheme="majorEastAsia" w:cs="Arial"/>
        </w:rPr>
        <w:t xml:space="preserve"> </w:t>
      </w:r>
    </w:p>
    <w:p w:rsidR="008A6E3D" w:rsidRDefault="006454C1" w:rsidP="00E5674F">
      <w:pPr>
        <w:rPr>
          <w:rFonts w:eastAsiaTheme="majorEastAsia" w:cs="Arial"/>
        </w:rPr>
      </w:pPr>
      <w:r>
        <w:rPr>
          <w:rFonts w:eastAsiaTheme="majorEastAsia" w:cs="Arial"/>
        </w:rPr>
        <w:t xml:space="preserve">Функция расчета и сохранения </w:t>
      </w:r>
      <w:r w:rsidR="004C3056">
        <w:rPr>
          <w:rFonts w:eastAsiaTheme="majorEastAsia" w:cs="Arial"/>
        </w:rPr>
        <w:t xml:space="preserve">планового </w:t>
      </w:r>
      <w:r>
        <w:rPr>
          <w:rFonts w:eastAsiaTheme="majorEastAsia" w:cs="Arial"/>
        </w:rPr>
        <w:t>КТГ должна запускаться автоматически в момент согласования годового, месячного и недельного плана графика воздействий на ПА</w:t>
      </w:r>
      <w:r w:rsidR="00AF698C">
        <w:rPr>
          <w:rFonts w:eastAsiaTheme="majorEastAsia" w:cs="Arial"/>
        </w:rPr>
        <w:t xml:space="preserve"> в зависимости от статусов согласования заказов ТОРО</w:t>
      </w:r>
      <w:r w:rsidR="00693AFD" w:rsidRPr="009721BA">
        <w:rPr>
          <w:rFonts w:eastAsiaTheme="majorEastAsia" w:cs="Arial"/>
        </w:rPr>
        <w:t xml:space="preserve"> (должна быть предусмотрена гибкая настройка):</w:t>
      </w:r>
    </w:p>
    <w:p w:rsidR="00693AFD" w:rsidRPr="009721BA" w:rsidRDefault="00693AFD" w:rsidP="009721BA">
      <w:pPr>
        <w:pStyle w:val="afa"/>
        <w:numPr>
          <w:ilvl w:val="0"/>
          <w:numId w:val="61"/>
        </w:numPr>
        <w:rPr>
          <w:rFonts w:cs="Arial"/>
          <w:color w:val="000000"/>
        </w:rPr>
      </w:pPr>
      <w:r w:rsidRPr="009721BA">
        <w:rPr>
          <w:rFonts w:cs="Arial"/>
          <w:color w:val="000000"/>
        </w:rPr>
        <w:t>СГГС - Согл Гл спец ТОиР УО ГОК (в годовом графике)</w:t>
      </w:r>
    </w:p>
    <w:p w:rsidR="00693AFD" w:rsidRPr="009721BA" w:rsidRDefault="00693AFD" w:rsidP="009721BA">
      <w:pPr>
        <w:pStyle w:val="afa"/>
        <w:numPr>
          <w:ilvl w:val="0"/>
          <w:numId w:val="61"/>
        </w:numPr>
        <w:rPr>
          <w:rFonts w:cs="Arial"/>
          <w:color w:val="000000"/>
        </w:rPr>
      </w:pPr>
      <w:r w:rsidRPr="009721BA">
        <w:rPr>
          <w:rFonts w:cs="Arial"/>
          <w:color w:val="000000"/>
        </w:rPr>
        <w:t>ПТОГ - Согл ПТО в год плане-графике</w:t>
      </w:r>
    </w:p>
    <w:p w:rsidR="00693AFD" w:rsidRPr="009721BA" w:rsidRDefault="00693AFD" w:rsidP="009721BA">
      <w:pPr>
        <w:pStyle w:val="afa"/>
        <w:numPr>
          <w:ilvl w:val="0"/>
          <w:numId w:val="61"/>
        </w:numPr>
        <w:rPr>
          <w:rFonts w:cs="Arial"/>
          <w:color w:val="000000"/>
        </w:rPr>
      </w:pPr>
      <w:r w:rsidRPr="009721BA">
        <w:rPr>
          <w:rFonts w:cs="Arial"/>
          <w:color w:val="000000"/>
        </w:rPr>
        <w:t>УТВГ - Утвержден в программе ремонтов</w:t>
      </w:r>
    </w:p>
    <w:p w:rsidR="00693AFD" w:rsidRPr="009721BA" w:rsidRDefault="00693AFD" w:rsidP="009721BA">
      <w:pPr>
        <w:pStyle w:val="afa"/>
        <w:numPr>
          <w:ilvl w:val="0"/>
          <w:numId w:val="61"/>
        </w:numPr>
        <w:rPr>
          <w:rFonts w:cs="Arial"/>
          <w:color w:val="000000"/>
        </w:rPr>
      </w:pPr>
      <w:r w:rsidRPr="009721BA">
        <w:rPr>
          <w:rFonts w:cs="Arial"/>
          <w:color w:val="000000"/>
        </w:rPr>
        <w:t>СГГС - Согл Гл спец ТОиР УО ГОК (в месячном графике)</w:t>
      </w:r>
    </w:p>
    <w:p w:rsidR="00693AFD" w:rsidRPr="009721BA" w:rsidRDefault="00693AFD" w:rsidP="009721BA">
      <w:pPr>
        <w:pStyle w:val="afa"/>
        <w:numPr>
          <w:ilvl w:val="0"/>
          <w:numId w:val="61"/>
        </w:numPr>
        <w:rPr>
          <w:rFonts w:cs="Arial"/>
          <w:color w:val="000000"/>
        </w:rPr>
      </w:pPr>
      <w:r w:rsidRPr="009721BA">
        <w:rPr>
          <w:rFonts w:cs="Arial"/>
          <w:color w:val="000000"/>
        </w:rPr>
        <w:t>ПТОМ - Согл ПТО в мес плане-графике</w:t>
      </w:r>
    </w:p>
    <w:p w:rsidR="00693AFD" w:rsidRPr="009721BA" w:rsidRDefault="00693AFD" w:rsidP="009721BA">
      <w:pPr>
        <w:pStyle w:val="afa"/>
        <w:numPr>
          <w:ilvl w:val="0"/>
          <w:numId w:val="61"/>
        </w:numPr>
        <w:rPr>
          <w:rFonts w:cs="Arial"/>
          <w:color w:val="000000"/>
        </w:rPr>
      </w:pPr>
      <w:r w:rsidRPr="009721BA">
        <w:rPr>
          <w:rFonts w:cs="Arial"/>
          <w:color w:val="000000"/>
        </w:rPr>
        <w:t>УТВМ - Утв в месячном плане-графике</w:t>
      </w:r>
    </w:p>
    <w:p w:rsidR="00693AFD" w:rsidRDefault="00693AFD" w:rsidP="009721BA">
      <w:pPr>
        <w:pStyle w:val="afa"/>
        <w:numPr>
          <w:ilvl w:val="0"/>
          <w:numId w:val="61"/>
        </w:numPr>
        <w:rPr>
          <w:rFonts w:cs="Arial"/>
          <w:color w:val="000000"/>
        </w:rPr>
      </w:pPr>
      <w:r w:rsidRPr="009721BA">
        <w:rPr>
          <w:rFonts w:cs="Arial"/>
          <w:color w:val="000000"/>
        </w:rPr>
        <w:t>УТВН - Утв в недельном плане-графике</w:t>
      </w:r>
    </w:p>
    <w:p w:rsidR="00053649" w:rsidRPr="009721BA" w:rsidRDefault="00053649" w:rsidP="009721BA">
      <w:pPr>
        <w:pStyle w:val="afa"/>
        <w:numPr>
          <w:ilvl w:val="0"/>
          <w:numId w:val="61"/>
        </w:numPr>
        <w:rPr>
          <w:rFonts w:cs="Arial"/>
          <w:color w:val="000000"/>
        </w:rPr>
      </w:pPr>
      <w:r>
        <w:rPr>
          <w:rFonts w:cs="Arial"/>
          <w:color w:val="000000"/>
        </w:rPr>
        <w:t xml:space="preserve">ПЗТГ – </w:t>
      </w:r>
      <w:r w:rsidRPr="00053649">
        <w:rPr>
          <w:rFonts w:cs="Arial"/>
          <w:color w:val="000000"/>
        </w:rPr>
        <w:t>Согласование ПЗТГ</w:t>
      </w:r>
    </w:p>
    <w:p w:rsidR="00693AFD" w:rsidRDefault="00693AFD" w:rsidP="00E5674F">
      <w:pPr>
        <w:rPr>
          <w:rFonts w:cs="Arial"/>
          <w:color w:val="000000"/>
        </w:rPr>
      </w:pPr>
    </w:p>
    <w:p w:rsidR="00693AFD" w:rsidRDefault="005440F5" w:rsidP="00E5674F">
      <w:pPr>
        <w:rPr>
          <w:rFonts w:cs="Arial"/>
          <w:color w:val="000000"/>
        </w:rPr>
      </w:pPr>
      <w:r>
        <w:rPr>
          <w:rFonts w:cs="Arial"/>
          <w:color w:val="000000"/>
        </w:rPr>
        <w:t xml:space="preserve">При расчете КТГ в процессе согласования годового графика должны быть выполнены следующие циклы </w:t>
      </w:r>
      <w:r w:rsidR="005247EE">
        <w:rPr>
          <w:rFonts w:cs="Arial"/>
          <w:color w:val="000000"/>
        </w:rPr>
        <w:t>расчёта</w:t>
      </w:r>
      <w:r w:rsidRPr="009721BA">
        <w:rPr>
          <w:rFonts w:cs="Arial"/>
          <w:color w:val="000000"/>
        </w:rPr>
        <w:t>:</w:t>
      </w:r>
    </w:p>
    <w:p w:rsidR="005440F5" w:rsidRPr="009721BA" w:rsidRDefault="005440F5" w:rsidP="009721BA">
      <w:pPr>
        <w:pStyle w:val="afa"/>
        <w:numPr>
          <w:ilvl w:val="0"/>
          <w:numId w:val="62"/>
        </w:numPr>
        <w:rPr>
          <w:rFonts w:cs="Arial"/>
          <w:color w:val="000000"/>
        </w:rPr>
      </w:pPr>
      <w:r w:rsidRPr="009721BA">
        <w:rPr>
          <w:rFonts w:cs="Arial"/>
          <w:color w:val="000000"/>
        </w:rPr>
        <w:t>1й цикл "КТГ на год в целом"</w:t>
      </w:r>
    </w:p>
    <w:p w:rsidR="005440F5" w:rsidRPr="009721BA" w:rsidRDefault="005440F5" w:rsidP="009721BA">
      <w:pPr>
        <w:pStyle w:val="afa"/>
        <w:numPr>
          <w:ilvl w:val="0"/>
          <w:numId w:val="62"/>
        </w:numPr>
        <w:rPr>
          <w:rFonts w:cs="Arial"/>
          <w:color w:val="000000"/>
        </w:rPr>
      </w:pPr>
      <w:r w:rsidRPr="009721BA">
        <w:rPr>
          <w:rFonts w:cs="Arial"/>
          <w:color w:val="000000"/>
        </w:rPr>
        <w:t>2й цикл "КТГ на каждый месяц внутри года"</w:t>
      </w:r>
    </w:p>
    <w:p w:rsidR="005440F5" w:rsidRDefault="005440F5" w:rsidP="005440F5">
      <w:pPr>
        <w:rPr>
          <w:rFonts w:cs="Arial"/>
          <w:color w:val="000000"/>
        </w:rPr>
      </w:pPr>
    </w:p>
    <w:p w:rsidR="005440F5" w:rsidRDefault="005440F5" w:rsidP="005440F5">
      <w:pPr>
        <w:rPr>
          <w:rFonts w:cs="Arial"/>
          <w:color w:val="000000"/>
        </w:rPr>
      </w:pPr>
      <w:r>
        <w:rPr>
          <w:rFonts w:cs="Arial"/>
          <w:color w:val="000000"/>
        </w:rPr>
        <w:t xml:space="preserve">При расчете КТГ в процессе согласования месячного графика должны быть выполнены следующие циклы </w:t>
      </w:r>
      <w:r w:rsidR="005247EE">
        <w:rPr>
          <w:rFonts w:cs="Arial"/>
          <w:color w:val="000000"/>
        </w:rPr>
        <w:t>расчёта</w:t>
      </w:r>
      <w:r w:rsidRPr="001D6475">
        <w:rPr>
          <w:rFonts w:cs="Arial"/>
          <w:color w:val="000000"/>
        </w:rPr>
        <w:t>:</w:t>
      </w:r>
    </w:p>
    <w:p w:rsidR="005440F5" w:rsidRPr="009721BA" w:rsidRDefault="005440F5" w:rsidP="009721BA">
      <w:pPr>
        <w:pStyle w:val="afa"/>
        <w:numPr>
          <w:ilvl w:val="0"/>
          <w:numId w:val="63"/>
        </w:numPr>
        <w:rPr>
          <w:rFonts w:cs="Arial"/>
          <w:color w:val="000000"/>
        </w:rPr>
      </w:pPr>
      <w:r w:rsidRPr="009721BA">
        <w:rPr>
          <w:rFonts w:cs="Arial"/>
          <w:color w:val="000000"/>
        </w:rPr>
        <w:t>1й цикл "КТГ на месяц в целом"</w:t>
      </w:r>
    </w:p>
    <w:p w:rsidR="005440F5" w:rsidRPr="009721BA" w:rsidRDefault="005440F5" w:rsidP="009721BA">
      <w:pPr>
        <w:pStyle w:val="afa"/>
        <w:numPr>
          <w:ilvl w:val="0"/>
          <w:numId w:val="63"/>
        </w:numPr>
        <w:rPr>
          <w:rFonts w:cs="Arial"/>
          <w:color w:val="000000"/>
        </w:rPr>
      </w:pPr>
      <w:r w:rsidRPr="009721BA">
        <w:rPr>
          <w:rFonts w:cs="Arial"/>
          <w:color w:val="000000"/>
        </w:rPr>
        <w:t>2й цикл "КТГ на каждый день внутри месяца"</w:t>
      </w:r>
    </w:p>
    <w:p w:rsidR="005440F5" w:rsidRPr="009721BA" w:rsidRDefault="005440F5" w:rsidP="009721BA">
      <w:pPr>
        <w:pStyle w:val="afa"/>
        <w:numPr>
          <w:ilvl w:val="0"/>
          <w:numId w:val="63"/>
        </w:numPr>
        <w:rPr>
          <w:rFonts w:cs="Arial"/>
          <w:color w:val="000000"/>
        </w:rPr>
      </w:pPr>
      <w:r w:rsidRPr="009721BA">
        <w:rPr>
          <w:rFonts w:cs="Arial"/>
          <w:color w:val="000000"/>
        </w:rPr>
        <w:t>3й цикл "КТГ для ПЗТГ"</w:t>
      </w:r>
    </w:p>
    <w:p w:rsidR="005440F5" w:rsidRDefault="005440F5" w:rsidP="005440F5">
      <w:pPr>
        <w:rPr>
          <w:rFonts w:cs="Arial"/>
          <w:color w:val="000000"/>
        </w:rPr>
      </w:pPr>
    </w:p>
    <w:p w:rsidR="005247EE" w:rsidRDefault="005247EE" w:rsidP="005247EE">
      <w:pPr>
        <w:rPr>
          <w:rFonts w:cs="Arial"/>
          <w:color w:val="000000"/>
        </w:rPr>
      </w:pPr>
      <w:r>
        <w:rPr>
          <w:rFonts w:cs="Arial"/>
          <w:color w:val="000000"/>
        </w:rPr>
        <w:t>При расчете КТГ в процессе согласования недельного графика должны быть выполнены следующие циклы расчёта</w:t>
      </w:r>
      <w:r w:rsidRPr="001D6475">
        <w:rPr>
          <w:rFonts w:cs="Arial"/>
          <w:color w:val="000000"/>
        </w:rPr>
        <w:t>:</w:t>
      </w:r>
    </w:p>
    <w:p w:rsidR="005247EE" w:rsidRPr="009721BA" w:rsidRDefault="005247EE" w:rsidP="009721BA">
      <w:pPr>
        <w:pStyle w:val="afa"/>
        <w:numPr>
          <w:ilvl w:val="0"/>
          <w:numId w:val="64"/>
        </w:numPr>
        <w:rPr>
          <w:rFonts w:cs="Arial"/>
          <w:color w:val="000000"/>
        </w:rPr>
      </w:pPr>
      <w:r w:rsidRPr="009721BA">
        <w:rPr>
          <w:rFonts w:cs="Arial"/>
          <w:color w:val="000000"/>
        </w:rPr>
        <w:t>1й цикл "КТГ на неделю в целом"</w:t>
      </w:r>
    </w:p>
    <w:p w:rsidR="005440F5" w:rsidRPr="009721BA" w:rsidRDefault="005247EE" w:rsidP="009721BA">
      <w:pPr>
        <w:pStyle w:val="afa"/>
        <w:numPr>
          <w:ilvl w:val="0"/>
          <w:numId w:val="64"/>
        </w:numPr>
        <w:rPr>
          <w:rFonts w:cs="Arial"/>
          <w:color w:val="000000"/>
        </w:rPr>
      </w:pPr>
      <w:r w:rsidRPr="009721BA">
        <w:rPr>
          <w:rFonts w:cs="Arial"/>
          <w:color w:val="000000"/>
        </w:rPr>
        <w:t>2й цикл "КТГ на каждый день внутри недели"</w:t>
      </w:r>
    </w:p>
    <w:p w:rsidR="005247EE" w:rsidRDefault="005247EE" w:rsidP="005247EE">
      <w:pPr>
        <w:rPr>
          <w:rFonts w:cs="Arial"/>
          <w:color w:val="000000"/>
        </w:rPr>
      </w:pPr>
    </w:p>
    <w:p w:rsidR="004C3056" w:rsidRDefault="004C3056" w:rsidP="004C3056">
      <w:pPr>
        <w:rPr>
          <w:rFonts w:eastAsiaTheme="majorEastAsia" w:cs="Arial"/>
        </w:rPr>
      </w:pPr>
      <w:r w:rsidRPr="009310EE">
        <w:rPr>
          <w:rFonts w:eastAsiaTheme="majorEastAsia" w:cs="Arial"/>
        </w:rPr>
        <w:t xml:space="preserve">В разработке </w:t>
      </w:r>
      <w:r>
        <w:rPr>
          <w:rFonts w:eastAsiaTheme="majorEastAsia" w:cs="Arial"/>
        </w:rPr>
        <w:t xml:space="preserve">PM21 </w:t>
      </w:r>
      <w:r w:rsidRPr="009310EE">
        <w:rPr>
          <w:rFonts w:eastAsiaTheme="majorEastAsia" w:cs="Arial"/>
        </w:rPr>
        <w:t>"Оптимизация плана-графика"</w:t>
      </w:r>
      <w:r>
        <w:rPr>
          <w:rFonts w:eastAsiaTheme="majorEastAsia" w:cs="Arial"/>
        </w:rPr>
        <w:t xml:space="preserve"> (см.раздел 5.10.</w:t>
      </w:r>
      <w:r w:rsidR="00B41A25">
        <w:rPr>
          <w:rFonts w:eastAsiaTheme="majorEastAsia" w:cs="Arial"/>
        </w:rPr>
        <w:t>7</w:t>
      </w:r>
      <w:r>
        <w:rPr>
          <w:rFonts w:eastAsiaTheme="majorEastAsia" w:cs="Arial"/>
        </w:rPr>
        <w:t xml:space="preserve">.1 данного КД) должна быть предусмотрена функция расчета и сохранения фактического КТГ (со всеми параметрами, участвующими в формуле расчета КТГ) в описанную выше таблицу БД. </w:t>
      </w:r>
    </w:p>
    <w:p w:rsidR="005247EE" w:rsidRDefault="00665B97" w:rsidP="005247EE">
      <w:pPr>
        <w:rPr>
          <w:rFonts w:cs="Arial"/>
        </w:rPr>
      </w:pPr>
      <w:r>
        <w:rPr>
          <w:rFonts w:cs="Arial"/>
        </w:rPr>
        <w:t>Функция расчета и сохранения фактического КТГ должна</w:t>
      </w:r>
      <w:r w:rsidRPr="002D7674">
        <w:rPr>
          <w:rFonts w:cs="Arial"/>
        </w:rPr>
        <w:t xml:space="preserve"> использоваться для работы в фоновом режиме (</w:t>
      </w:r>
      <w:r>
        <w:rPr>
          <w:rFonts w:cs="Arial"/>
        </w:rPr>
        <w:t xml:space="preserve">транзакция </w:t>
      </w:r>
      <w:r w:rsidRPr="002D7674">
        <w:rPr>
          <w:rFonts w:cs="Arial"/>
          <w:lang w:val="en-US"/>
        </w:rPr>
        <w:t>SM</w:t>
      </w:r>
      <w:r w:rsidRPr="002D7674">
        <w:rPr>
          <w:rFonts w:cs="Arial"/>
        </w:rPr>
        <w:t>36)</w:t>
      </w:r>
      <w:r w:rsidR="00244213">
        <w:rPr>
          <w:rFonts w:cs="Arial"/>
        </w:rPr>
        <w:t xml:space="preserve"> и позволять организовать сбор данных различными фоновыми заданиями для единиц оборудования, эксплуатирующихся в различных часовых поясах.</w:t>
      </w:r>
    </w:p>
    <w:p w:rsidR="00244213" w:rsidRDefault="00244213" w:rsidP="00244213">
      <w:pPr>
        <w:rPr>
          <w:rFonts w:cs="Arial"/>
          <w:color w:val="000000"/>
        </w:rPr>
      </w:pPr>
      <w:r>
        <w:rPr>
          <w:rFonts w:cs="Arial"/>
          <w:color w:val="000000"/>
        </w:rPr>
        <w:t>При расчете фактического КТГ должны быть выполнены следующие циклы расчёта</w:t>
      </w:r>
      <w:r w:rsidRPr="001D6475">
        <w:rPr>
          <w:rFonts w:cs="Arial"/>
          <w:color w:val="000000"/>
        </w:rPr>
        <w:t>:</w:t>
      </w:r>
    </w:p>
    <w:p w:rsidR="00244213" w:rsidRPr="001D6475" w:rsidRDefault="00244213" w:rsidP="00244213">
      <w:pPr>
        <w:pStyle w:val="afa"/>
        <w:numPr>
          <w:ilvl w:val="0"/>
          <w:numId w:val="62"/>
        </w:numPr>
        <w:rPr>
          <w:rFonts w:cs="Arial"/>
          <w:color w:val="000000"/>
        </w:rPr>
      </w:pPr>
      <w:r w:rsidRPr="001D6475">
        <w:rPr>
          <w:rFonts w:cs="Arial"/>
          <w:color w:val="000000"/>
        </w:rPr>
        <w:t>1й цикл "КТГ на год в целом"</w:t>
      </w:r>
    </w:p>
    <w:p w:rsidR="00244213" w:rsidRPr="006D146E" w:rsidRDefault="00244213" w:rsidP="005247EE">
      <w:pPr>
        <w:rPr>
          <w:rFonts w:cs="Arial"/>
          <w:color w:val="000000"/>
        </w:rPr>
      </w:pPr>
    </w:p>
    <w:p w:rsidR="0072251D" w:rsidRDefault="00752D14" w:rsidP="001215BE">
      <w:pPr>
        <w:pStyle w:val="3"/>
      </w:pPr>
      <w:r w:rsidRPr="00815E17">
        <w:t xml:space="preserve"> </w:t>
      </w:r>
      <w:bookmarkStart w:id="1004" w:name="_Toc65846425"/>
      <w:r w:rsidR="009C7041">
        <w:t xml:space="preserve">Особенности </w:t>
      </w:r>
      <w:r w:rsidR="0047368E">
        <w:t>р</w:t>
      </w:r>
      <w:r w:rsidR="0072251D">
        <w:t>аз</w:t>
      </w:r>
      <w:r w:rsidR="009C7041">
        <w:t>работок</w:t>
      </w:r>
      <w:bookmarkEnd w:id="1004"/>
    </w:p>
    <w:p w:rsidR="00F24BED" w:rsidRDefault="00F24BED">
      <w:pPr>
        <w:pStyle w:val="4"/>
      </w:pPr>
      <w:r w:rsidRPr="00DF62AE">
        <w:t>Разработка PM21 Оптимизация плана-графика воздействий на ПА</w:t>
      </w:r>
    </w:p>
    <w:p w:rsidR="0052184F" w:rsidRPr="008214FD" w:rsidRDefault="0052184F" w:rsidP="0052184F">
      <w:pPr>
        <w:rPr>
          <w:rFonts w:cs="Arial"/>
          <w:szCs w:val="24"/>
          <w:u w:val="single"/>
        </w:rPr>
      </w:pPr>
      <w:r w:rsidRPr="008214FD">
        <w:rPr>
          <w:rFonts w:cs="Arial"/>
          <w:szCs w:val="24"/>
          <w:u w:val="single"/>
        </w:rPr>
        <w:t>Предпосылки:</w:t>
      </w:r>
    </w:p>
    <w:p w:rsidR="0052184F" w:rsidRPr="008214FD" w:rsidRDefault="0052184F" w:rsidP="0052184F">
      <w:pPr>
        <w:ind w:firstLine="708"/>
        <w:rPr>
          <w:rFonts w:cs="Arial"/>
          <w:szCs w:val="24"/>
        </w:rPr>
      </w:pPr>
      <w:r w:rsidRPr="008214FD">
        <w:rPr>
          <w:rFonts w:cs="Arial"/>
          <w:szCs w:val="24"/>
        </w:rPr>
        <w:t xml:space="preserve">Стандартные системные средства автоматического планирования формируют разрозненные заказы ТОРО по отдельным техническим объектам/узлам, для каждого определяется индивидуальный плановый срок воздействия по календарю / по наработке. </w:t>
      </w:r>
    </w:p>
    <w:p w:rsidR="0052184F" w:rsidRPr="008214FD" w:rsidRDefault="0052184F" w:rsidP="0052184F">
      <w:pPr>
        <w:ind w:firstLine="708"/>
        <w:rPr>
          <w:rFonts w:cs="Arial"/>
          <w:color w:val="FF0000"/>
          <w:szCs w:val="24"/>
        </w:rPr>
      </w:pPr>
      <w:r w:rsidRPr="008214FD">
        <w:rPr>
          <w:rFonts w:cs="Arial"/>
          <w:szCs w:val="24"/>
        </w:rPr>
        <w:t>Необходим алгоритм оптимизации, направленный на синхронизацию работ и сокращение времени простоев ПА в ремонте, корректирующий запланированные в заказах сроки выполнения работ и позволяющий выполнить поглощение одних работ другими (</w:t>
      </w:r>
      <w:r w:rsidRPr="00B153FA">
        <w:rPr>
          <w:rFonts w:cs="Arial"/>
          <w:szCs w:val="24"/>
        </w:rPr>
        <w:t>совмещение ремонтных воздействий узлов оборудования и основного оборудования)</w:t>
      </w:r>
    </w:p>
    <w:p w:rsidR="0052184F" w:rsidRPr="008214FD" w:rsidRDefault="0052184F" w:rsidP="0052184F">
      <w:pPr>
        <w:ind w:firstLine="708"/>
        <w:rPr>
          <w:rFonts w:cs="Arial"/>
          <w:szCs w:val="24"/>
        </w:rPr>
      </w:pPr>
      <w:r w:rsidRPr="008214FD">
        <w:rPr>
          <w:rFonts w:cs="Arial"/>
          <w:szCs w:val="24"/>
        </w:rPr>
        <w:t>При реализации следует учитывать стандартные функциональные возможности системы - планирование регламентных работ с использованием стратегий предупредительного ТОРО.</w:t>
      </w:r>
    </w:p>
    <w:p w:rsidR="0052184F" w:rsidRPr="008214FD" w:rsidRDefault="0052184F" w:rsidP="0052184F">
      <w:pPr>
        <w:rPr>
          <w:rFonts w:cs="Arial"/>
          <w:szCs w:val="24"/>
        </w:rPr>
      </w:pPr>
    </w:p>
    <w:p w:rsidR="0052184F" w:rsidRPr="008214FD" w:rsidRDefault="0052184F" w:rsidP="0052184F">
      <w:pPr>
        <w:rPr>
          <w:rFonts w:cs="Arial"/>
          <w:szCs w:val="24"/>
          <w:u w:val="single"/>
        </w:rPr>
      </w:pPr>
      <w:r w:rsidRPr="008214FD">
        <w:rPr>
          <w:rFonts w:cs="Arial"/>
          <w:szCs w:val="24"/>
          <w:u w:val="single"/>
        </w:rPr>
        <w:t>Входные данные:</w:t>
      </w:r>
    </w:p>
    <w:p w:rsidR="0052184F" w:rsidRPr="008214FD" w:rsidRDefault="0052184F" w:rsidP="0052184F">
      <w:pPr>
        <w:rPr>
          <w:rFonts w:cs="Arial"/>
          <w:szCs w:val="24"/>
        </w:rPr>
      </w:pPr>
      <w:r w:rsidRPr="008214FD">
        <w:rPr>
          <w:rFonts w:cs="Arial"/>
          <w:szCs w:val="24"/>
        </w:rPr>
        <w:t>- Планы предупредительного ТОРО</w:t>
      </w:r>
    </w:p>
    <w:p w:rsidR="0052184F" w:rsidRPr="008214FD" w:rsidRDefault="0052184F" w:rsidP="0052184F">
      <w:pPr>
        <w:rPr>
          <w:rFonts w:cs="Arial"/>
          <w:szCs w:val="24"/>
        </w:rPr>
      </w:pPr>
      <w:r w:rsidRPr="008214FD">
        <w:rPr>
          <w:rFonts w:cs="Arial"/>
          <w:szCs w:val="24"/>
        </w:rPr>
        <w:t>- Заказы ТОРО</w:t>
      </w:r>
    </w:p>
    <w:p w:rsidR="0052184F" w:rsidRPr="008214FD" w:rsidRDefault="0052184F" w:rsidP="0052184F">
      <w:pPr>
        <w:rPr>
          <w:rFonts w:cs="Arial"/>
          <w:szCs w:val="24"/>
        </w:rPr>
      </w:pPr>
      <w:r w:rsidRPr="008214FD">
        <w:rPr>
          <w:rFonts w:cs="Arial"/>
          <w:szCs w:val="24"/>
        </w:rPr>
        <w:t>- Сетевые графики</w:t>
      </w:r>
    </w:p>
    <w:p w:rsidR="0052184F" w:rsidRPr="008214FD" w:rsidRDefault="0052184F" w:rsidP="0052184F">
      <w:pPr>
        <w:rPr>
          <w:rFonts w:cs="Arial"/>
          <w:szCs w:val="24"/>
        </w:rPr>
      </w:pPr>
    </w:p>
    <w:p w:rsidR="0052184F" w:rsidRPr="008214FD" w:rsidRDefault="0052184F" w:rsidP="0052184F">
      <w:pPr>
        <w:rPr>
          <w:rFonts w:cs="Arial"/>
          <w:szCs w:val="24"/>
          <w:u w:val="single"/>
        </w:rPr>
      </w:pPr>
      <w:r w:rsidRPr="008214FD">
        <w:rPr>
          <w:rFonts w:cs="Arial"/>
          <w:szCs w:val="24"/>
          <w:u w:val="single"/>
        </w:rPr>
        <w:t>Основные функции разработки:</w:t>
      </w:r>
    </w:p>
    <w:p w:rsidR="00B65B75" w:rsidRPr="00B153FA" w:rsidRDefault="00B65B75" w:rsidP="00B65B75">
      <w:pPr>
        <w:rPr>
          <w:rFonts w:cs="Arial"/>
          <w:szCs w:val="24"/>
        </w:rPr>
      </w:pPr>
      <w:r w:rsidRPr="00B153FA">
        <w:rPr>
          <w:rFonts w:cs="Arial"/>
          <w:szCs w:val="24"/>
        </w:rPr>
        <w:t>- моделирование сроков (для отзывов планов предупредительного ТОРО) с учетом оптимизации</w:t>
      </w:r>
    </w:p>
    <w:p w:rsidR="00B65B75" w:rsidRPr="00B153FA" w:rsidRDefault="00B65B75" w:rsidP="00B65B75">
      <w:pPr>
        <w:rPr>
          <w:rFonts w:cs="Arial"/>
          <w:szCs w:val="24"/>
        </w:rPr>
      </w:pPr>
      <w:r w:rsidRPr="00B153FA">
        <w:rPr>
          <w:rFonts w:cs="Arial"/>
          <w:szCs w:val="24"/>
        </w:rPr>
        <w:t xml:space="preserve">- предложение оптимизации сроков уже созданных заказов ТОРО (применение изменений по нажатию кнопки, после проверки расчета Планировщиком </w:t>
      </w:r>
      <w:r w:rsidR="002535C0">
        <w:rPr>
          <w:rFonts w:cs="Arial"/>
          <w:szCs w:val="24"/>
        </w:rPr>
        <w:t>ТОиР УО</w:t>
      </w:r>
      <w:r w:rsidRPr="00B153FA">
        <w:rPr>
          <w:rFonts w:cs="Arial"/>
          <w:szCs w:val="24"/>
        </w:rPr>
        <w:t>)</w:t>
      </w:r>
    </w:p>
    <w:p w:rsidR="00B65B75" w:rsidRPr="00B153FA" w:rsidRDefault="00B65B75" w:rsidP="00B65B75">
      <w:pPr>
        <w:rPr>
          <w:rFonts w:cs="Arial"/>
          <w:szCs w:val="24"/>
        </w:rPr>
      </w:pPr>
      <w:r w:rsidRPr="00B153FA">
        <w:rPr>
          <w:rFonts w:cs="Arial"/>
          <w:szCs w:val="24"/>
        </w:rPr>
        <w:t>- учет времени по календарю при планировании заказов по наработке;</w:t>
      </w:r>
    </w:p>
    <w:p w:rsidR="00B65B75" w:rsidRPr="00B153FA" w:rsidRDefault="00B65B75" w:rsidP="00B65B75">
      <w:pPr>
        <w:rPr>
          <w:rFonts w:cs="Arial"/>
          <w:szCs w:val="24"/>
        </w:rPr>
      </w:pPr>
      <w:r w:rsidRPr="00B153FA">
        <w:rPr>
          <w:rFonts w:cs="Arial"/>
          <w:szCs w:val="24"/>
        </w:rPr>
        <w:t>- предложение установки для заказов ТОРО метки на удаление (вследствие превышения даты вывода из эксплуатации</w:t>
      </w:r>
      <w:r w:rsidR="00327944">
        <w:rPr>
          <w:rFonts w:cs="Arial"/>
          <w:szCs w:val="24"/>
        </w:rPr>
        <w:t>, попадания в период планируемой замены/модернизации</w:t>
      </w:r>
      <w:r w:rsidRPr="00B153FA">
        <w:rPr>
          <w:rFonts w:cs="Arial"/>
          <w:szCs w:val="24"/>
        </w:rPr>
        <w:t>;</w:t>
      </w:r>
    </w:p>
    <w:p w:rsidR="00B65B75" w:rsidRPr="00B153FA" w:rsidRDefault="00B65B75" w:rsidP="00B65B75">
      <w:pPr>
        <w:rPr>
          <w:rFonts w:cs="Arial"/>
          <w:szCs w:val="24"/>
        </w:rPr>
      </w:pPr>
      <w:r w:rsidRPr="00B153FA">
        <w:rPr>
          <w:rFonts w:cs="Arial"/>
          <w:szCs w:val="24"/>
        </w:rPr>
        <w:t>- индикация в отчете причины переноса сроков / метки на удаление;</w:t>
      </w:r>
    </w:p>
    <w:p w:rsidR="00B65B75" w:rsidRPr="00B153FA" w:rsidRDefault="00B65B75" w:rsidP="00B65B75">
      <w:pPr>
        <w:rPr>
          <w:rFonts w:cs="Arial"/>
          <w:szCs w:val="24"/>
        </w:rPr>
      </w:pPr>
      <w:r w:rsidRPr="00B153FA">
        <w:rPr>
          <w:rFonts w:cs="Arial"/>
          <w:szCs w:val="24"/>
        </w:rPr>
        <w:t>- индикация наличия гарантии;</w:t>
      </w:r>
    </w:p>
    <w:p w:rsidR="00B65B75" w:rsidRDefault="00B65B75" w:rsidP="00B65B75">
      <w:pPr>
        <w:rPr>
          <w:rFonts w:cs="Arial"/>
          <w:szCs w:val="24"/>
        </w:rPr>
      </w:pPr>
      <w:r w:rsidRPr="00B153FA">
        <w:rPr>
          <w:rFonts w:cs="Arial"/>
          <w:szCs w:val="24"/>
        </w:rPr>
        <w:t xml:space="preserve">- актуализация сроков плановых работ, </w:t>
      </w:r>
      <w:bookmarkStart w:id="1005" w:name="_Hlk519852495"/>
      <w:r w:rsidRPr="00B153FA">
        <w:rPr>
          <w:rFonts w:cs="Arial"/>
          <w:szCs w:val="24"/>
        </w:rPr>
        <w:t>исходя из фактических значений наработки/состояния в документах измерений и фактических сроков выполненных воздействий (дат технического закрытия заказов ТОРО)</w:t>
      </w:r>
      <w:bookmarkEnd w:id="1005"/>
      <w:r w:rsidR="0044517D">
        <w:rPr>
          <w:rFonts w:cs="Arial"/>
          <w:szCs w:val="24"/>
        </w:rPr>
        <w:t>;</w:t>
      </w:r>
    </w:p>
    <w:p w:rsidR="0044517D" w:rsidRPr="00B153FA" w:rsidRDefault="0044517D" w:rsidP="00B65B75">
      <w:pPr>
        <w:rPr>
          <w:rFonts w:cs="Arial"/>
          <w:szCs w:val="24"/>
        </w:rPr>
      </w:pPr>
      <w:r>
        <w:rPr>
          <w:rFonts w:cs="Arial"/>
          <w:szCs w:val="24"/>
        </w:rPr>
        <w:t>- замена складов с центрального/цехового на локальные (МОЛ) при оперативном планировании (для формирования заявок на перемещение).</w:t>
      </w:r>
    </w:p>
    <w:p w:rsidR="0052184F" w:rsidRPr="008214FD" w:rsidRDefault="0052184F" w:rsidP="0052184F">
      <w:pPr>
        <w:rPr>
          <w:rFonts w:cs="Arial"/>
          <w:szCs w:val="24"/>
        </w:rPr>
      </w:pPr>
    </w:p>
    <w:p w:rsidR="0052184F" w:rsidRPr="00B153FA" w:rsidRDefault="0052184F" w:rsidP="0052184F">
      <w:pPr>
        <w:rPr>
          <w:rFonts w:cs="Arial"/>
          <w:szCs w:val="24"/>
          <w:u w:val="single"/>
        </w:rPr>
      </w:pPr>
      <w:r w:rsidRPr="00B153FA">
        <w:rPr>
          <w:rFonts w:cs="Arial"/>
          <w:szCs w:val="24"/>
          <w:u w:val="single"/>
        </w:rPr>
        <w:t>Выполнение разработки (укрупненный алгоритм):</w:t>
      </w:r>
    </w:p>
    <w:p w:rsidR="0052184F" w:rsidRPr="008214FD" w:rsidRDefault="0052184F" w:rsidP="0052184F">
      <w:pPr>
        <w:rPr>
          <w:rFonts w:cs="Arial"/>
          <w:szCs w:val="24"/>
        </w:rPr>
      </w:pPr>
      <w:r w:rsidRPr="008214FD">
        <w:rPr>
          <w:rFonts w:cs="Arial"/>
          <w:szCs w:val="24"/>
        </w:rPr>
        <w:t>Выбираются отзывы планов ТОРО (в режиме «Предварительный план-график») либо заказы ТОРО (в режиме «Основной план-график»), для выделения работ, выполняемых во время останова оборудования, и без, используется индикатор «Состояние производственной установки» на уровне техкарты</w:t>
      </w:r>
      <w:r w:rsidR="00E92909">
        <w:rPr>
          <w:rFonts w:cs="Arial"/>
          <w:szCs w:val="24"/>
        </w:rPr>
        <w:t>,</w:t>
      </w:r>
      <w:r w:rsidRPr="008214FD">
        <w:rPr>
          <w:rFonts w:cs="Arial"/>
          <w:szCs w:val="24"/>
        </w:rPr>
        <w:t xml:space="preserve"> либо уже созданного заказа.</w:t>
      </w:r>
    </w:p>
    <w:p w:rsidR="0052184F" w:rsidRDefault="0052184F" w:rsidP="0052184F">
      <w:pPr>
        <w:rPr>
          <w:rFonts w:cs="Arial"/>
          <w:szCs w:val="24"/>
        </w:rPr>
      </w:pPr>
      <w:r w:rsidRPr="008214FD">
        <w:rPr>
          <w:rFonts w:cs="Arial"/>
          <w:szCs w:val="24"/>
        </w:rPr>
        <w:t>Определяются связи между участвующими в заказах ЕО (определяются нижестоящие узлы).</w:t>
      </w:r>
    </w:p>
    <w:p w:rsidR="00854BC1" w:rsidRDefault="00854BC1" w:rsidP="00854BC1">
      <w:pPr>
        <w:rPr>
          <w:rFonts w:eastAsiaTheme="majorEastAsia" w:cs="Arial"/>
          <w:szCs w:val="24"/>
        </w:rPr>
      </w:pPr>
      <w:r>
        <w:rPr>
          <w:rFonts w:eastAsiaTheme="majorEastAsia" w:cs="Arial"/>
          <w:szCs w:val="24"/>
        </w:rPr>
        <w:t>Необходимо о</w:t>
      </w:r>
      <w:r w:rsidRPr="008214FD">
        <w:rPr>
          <w:rFonts w:eastAsiaTheme="majorEastAsia" w:cs="Arial"/>
          <w:szCs w:val="24"/>
        </w:rPr>
        <w:t>беспечить ведение в системе нормативов планирования (технологических карт и планов ТОРО) для оборудования, не введенного в эксплуатацию, и формирование плановых заказов ТОРО, как элементов планирования потребности в МТР и человеческих ресурсах, в свою очередь для своевременного обеспечения закупки МТР и услуг. Обработка (планирование и согласование) заказов в данном случае выполняется таким же образом, как и обработка обычных плановых заказов ТОРО. При этом:</w:t>
      </w:r>
    </w:p>
    <w:p w:rsidR="00854BC1" w:rsidRPr="00496911" w:rsidRDefault="00763752" w:rsidP="00854BC1">
      <w:pPr>
        <w:ind w:firstLine="709"/>
        <w:rPr>
          <w:rFonts w:cs="Arial"/>
          <w:szCs w:val="24"/>
        </w:rPr>
      </w:pPr>
      <w:r>
        <w:rPr>
          <w:rFonts w:cs="Arial"/>
          <w:szCs w:val="24"/>
        </w:rPr>
        <w:t>А.</w:t>
      </w:r>
      <w:r w:rsidR="00854BC1" w:rsidRPr="00850753">
        <w:rPr>
          <w:rFonts w:cs="Arial"/>
          <w:szCs w:val="24"/>
        </w:rPr>
        <w:t xml:space="preserve"> </w:t>
      </w:r>
      <w:r w:rsidR="00854BC1" w:rsidRPr="00AF2D49">
        <w:rPr>
          <w:rFonts w:cs="Arial"/>
          <w:szCs w:val="24"/>
        </w:rPr>
        <w:t>Для даты ввода в эксплуатацию</w:t>
      </w:r>
      <w:r w:rsidR="00854BC1" w:rsidRPr="000E4C83">
        <w:rPr>
          <w:rFonts w:cs="Arial"/>
          <w:szCs w:val="24"/>
        </w:rPr>
        <w:t xml:space="preserve"> (в т.ч. плановой): в КД «</w:t>
      </w:r>
      <w:r w:rsidR="001710A8">
        <w:rPr>
          <w:rFonts w:cs="Arial"/>
          <w:szCs w:val="24"/>
        </w:rPr>
        <w:t>ERP.</w:t>
      </w:r>
      <w:r w:rsidR="000B519E">
        <w:rPr>
          <w:rFonts w:cs="Arial"/>
          <w:szCs w:val="24"/>
        </w:rPr>
        <w:t>4.6.1.2.</w:t>
      </w:r>
      <w:r w:rsidR="00854BC1" w:rsidRPr="000E4C83">
        <w:rPr>
          <w:rFonts w:cs="Arial"/>
          <w:szCs w:val="24"/>
        </w:rPr>
        <w:t>7.PM.КД Управление основными данными по направлению ТОиР» определяется</w:t>
      </w:r>
      <w:r w:rsidR="00854BC1" w:rsidRPr="00496911">
        <w:rPr>
          <w:rFonts w:cs="Arial"/>
          <w:szCs w:val="24"/>
        </w:rPr>
        <w:t xml:space="preserve"> поле в записи ЕО.</w:t>
      </w:r>
    </w:p>
    <w:p w:rsidR="00854BC1" w:rsidRDefault="00763752" w:rsidP="00854BC1">
      <w:pPr>
        <w:ind w:firstLine="709"/>
        <w:rPr>
          <w:rFonts w:cs="Arial"/>
          <w:szCs w:val="24"/>
        </w:rPr>
      </w:pPr>
      <w:r>
        <w:rPr>
          <w:rFonts w:cs="Arial"/>
          <w:szCs w:val="24"/>
        </w:rPr>
        <w:t>Б.</w:t>
      </w:r>
      <w:r w:rsidR="00854BC1" w:rsidRPr="00D75FF8">
        <w:rPr>
          <w:rFonts w:cs="Arial"/>
          <w:szCs w:val="24"/>
        </w:rPr>
        <w:t xml:space="preserve"> Для даты вывода из эксплуатации (в т.ч. плановой): в КД «</w:t>
      </w:r>
      <w:r w:rsidR="001710A8">
        <w:rPr>
          <w:rFonts w:cs="Arial"/>
          <w:szCs w:val="24"/>
        </w:rPr>
        <w:t>ERP.</w:t>
      </w:r>
      <w:r w:rsidR="000B519E">
        <w:rPr>
          <w:rFonts w:cs="Arial"/>
          <w:szCs w:val="24"/>
        </w:rPr>
        <w:t>4.6.1.2.</w:t>
      </w:r>
      <w:r w:rsidR="00854BC1" w:rsidRPr="00D75FF8">
        <w:rPr>
          <w:rFonts w:cs="Arial"/>
          <w:szCs w:val="24"/>
        </w:rPr>
        <w:t>7.PM.КД Управление основными данными по направлению ТОиР» определяется поле в записи ЕО.</w:t>
      </w:r>
      <w:r w:rsidR="00854BC1">
        <w:rPr>
          <w:rFonts w:cs="Arial"/>
          <w:szCs w:val="24"/>
        </w:rPr>
        <w:t xml:space="preserve"> </w:t>
      </w:r>
    </w:p>
    <w:p w:rsidR="00854BC1" w:rsidRPr="00D75FF8" w:rsidRDefault="00854BC1" w:rsidP="00854BC1">
      <w:pPr>
        <w:ind w:firstLine="709"/>
        <w:rPr>
          <w:rFonts w:cs="Arial"/>
          <w:szCs w:val="24"/>
        </w:rPr>
      </w:pPr>
    </w:p>
    <w:p w:rsidR="00854BC1" w:rsidRPr="008214FD" w:rsidRDefault="00854BC1" w:rsidP="00854BC1">
      <w:pPr>
        <w:rPr>
          <w:rFonts w:cs="Arial"/>
          <w:szCs w:val="24"/>
        </w:rPr>
      </w:pPr>
      <w:r>
        <w:rPr>
          <w:rFonts w:cs="Arial"/>
          <w:szCs w:val="24"/>
        </w:rPr>
        <w:t xml:space="preserve">При выполнении оптимизации плана-графика (Разработка </w:t>
      </w:r>
      <w:r>
        <w:rPr>
          <w:rFonts w:eastAsiaTheme="majorEastAsia" w:cs="Arial"/>
        </w:rPr>
        <w:t>PM21 – Оптимизация плана-графика воздействий на ПА) программа анализирует дату вывода о</w:t>
      </w:r>
      <w:r>
        <w:rPr>
          <w:rFonts w:cs="Arial"/>
          <w:szCs w:val="24"/>
        </w:rPr>
        <w:t>бъекта из эксплуатации и</w:t>
      </w:r>
      <w:r w:rsidRPr="008214FD">
        <w:rPr>
          <w:rFonts w:cs="Arial"/>
          <w:szCs w:val="24"/>
        </w:rPr>
        <w:t xml:space="preserve"> при обнаружен</w:t>
      </w:r>
      <w:r>
        <w:rPr>
          <w:rFonts w:cs="Arial"/>
          <w:szCs w:val="24"/>
        </w:rPr>
        <w:t>ии запланированных заказов позднее</w:t>
      </w:r>
      <w:r w:rsidRPr="008214FD">
        <w:rPr>
          <w:rFonts w:cs="Arial"/>
          <w:szCs w:val="24"/>
        </w:rPr>
        <w:t xml:space="preserve"> этой даты, будет предлагать пометить их на удаление</w:t>
      </w:r>
      <w:r>
        <w:rPr>
          <w:rFonts w:cs="Arial"/>
          <w:szCs w:val="24"/>
        </w:rPr>
        <w:t xml:space="preserve"> (установить</w:t>
      </w:r>
      <w:r w:rsidR="00C02DA0">
        <w:rPr>
          <w:rFonts w:cs="Arial"/>
          <w:szCs w:val="24"/>
        </w:rPr>
        <w:t xml:space="preserve"> на</w:t>
      </w:r>
      <w:r>
        <w:rPr>
          <w:rFonts w:cs="Arial"/>
          <w:szCs w:val="24"/>
        </w:rPr>
        <w:t xml:space="preserve"> заказе статус МТКУ)</w:t>
      </w:r>
      <w:r w:rsidRPr="008214FD">
        <w:rPr>
          <w:rFonts w:cs="Arial"/>
          <w:szCs w:val="24"/>
        </w:rPr>
        <w:t>.</w:t>
      </w:r>
    </w:p>
    <w:p w:rsidR="00854BC1" w:rsidRDefault="00854BC1" w:rsidP="0052184F">
      <w:pPr>
        <w:rPr>
          <w:rFonts w:cs="Arial"/>
          <w:szCs w:val="24"/>
        </w:rPr>
      </w:pPr>
    </w:p>
    <w:p w:rsidR="0052184F" w:rsidRPr="008214FD" w:rsidRDefault="0052184F" w:rsidP="0052184F">
      <w:pPr>
        <w:rPr>
          <w:rFonts w:cs="Arial"/>
          <w:szCs w:val="24"/>
          <w:u w:val="single"/>
        </w:rPr>
      </w:pPr>
      <w:r w:rsidRPr="008214FD">
        <w:rPr>
          <w:rFonts w:cs="Arial"/>
          <w:szCs w:val="24"/>
          <w:u w:val="single"/>
        </w:rPr>
        <w:t>Выходные результаты</w:t>
      </w:r>
    </w:p>
    <w:p w:rsidR="0052184F" w:rsidRPr="008214FD" w:rsidRDefault="0052184F" w:rsidP="0052184F">
      <w:pPr>
        <w:rPr>
          <w:rFonts w:cs="Arial"/>
          <w:szCs w:val="24"/>
        </w:rPr>
      </w:pPr>
      <w:r w:rsidRPr="008214FD">
        <w:rPr>
          <w:rFonts w:cs="Arial"/>
          <w:szCs w:val="24"/>
        </w:rPr>
        <w:t>Сроки воздействий для нижестоящих узлов должны быть смещены в интервал сроков выполнения в зависимости от типа календарного планирования (вперед либо назад), определяемого на уровне вида заказа, в привязке к дате начала (при планировании «от начала») либо к дате окончания (при планировании «от конца»).</w:t>
      </w:r>
    </w:p>
    <w:p w:rsidR="0052184F" w:rsidRPr="008214FD" w:rsidRDefault="0052184F" w:rsidP="0052184F">
      <w:pPr>
        <w:rPr>
          <w:rFonts w:cs="Arial"/>
          <w:szCs w:val="24"/>
        </w:rPr>
      </w:pPr>
    </w:p>
    <w:p w:rsidR="0052184F" w:rsidRDefault="0052184F" w:rsidP="0052184F">
      <w:pPr>
        <w:rPr>
          <w:rFonts w:cs="Arial"/>
          <w:szCs w:val="24"/>
        </w:rPr>
      </w:pPr>
      <w:r w:rsidRPr="008214FD">
        <w:rPr>
          <w:rFonts w:cs="Arial"/>
          <w:szCs w:val="24"/>
        </w:rPr>
        <w:t>Программа анализирует сетевые графики по замене/модернизации. При обнаружении запланированных заказов ТОРО в рамках дат замены/модернизации, будет предлагаться пометить их на удаление.</w:t>
      </w:r>
    </w:p>
    <w:p w:rsidR="009C7041" w:rsidRPr="00DF62AE" w:rsidRDefault="009C7041">
      <w:pPr>
        <w:pStyle w:val="4"/>
      </w:pPr>
      <w:r w:rsidRPr="00DF62AE">
        <w:t xml:space="preserve">Разработка </w:t>
      </w:r>
      <w:r w:rsidRPr="00DF62AE">
        <w:rPr>
          <w:lang w:val="en-US"/>
        </w:rPr>
        <w:t>PM</w:t>
      </w:r>
      <w:r w:rsidRPr="00DF62AE">
        <w:t xml:space="preserve">25 </w:t>
      </w:r>
      <w:r w:rsidR="007F1EBA">
        <w:t>Отчет по целесообразности использования МТР в заказах ТОРО</w:t>
      </w:r>
    </w:p>
    <w:p w:rsidR="00034AF0" w:rsidRPr="00B153FA" w:rsidRDefault="00E372FA" w:rsidP="00B153FA">
      <w:pPr>
        <w:rPr>
          <w:rFonts w:cs="Arial"/>
          <w:u w:val="single"/>
        </w:rPr>
      </w:pPr>
      <w:r w:rsidRPr="00B153FA">
        <w:rPr>
          <w:rFonts w:cs="Arial"/>
          <w:u w:val="single"/>
        </w:rPr>
        <w:t>О</w:t>
      </w:r>
      <w:r w:rsidR="00034AF0" w:rsidRPr="00B153FA">
        <w:rPr>
          <w:rFonts w:cs="Arial"/>
          <w:u w:val="single"/>
        </w:rPr>
        <w:t>писание разработки</w:t>
      </w:r>
    </w:p>
    <w:p w:rsidR="005B07B3" w:rsidRDefault="00E551F4" w:rsidP="00B153FA">
      <w:pPr>
        <w:rPr>
          <w:rFonts w:cs="Arial"/>
        </w:rPr>
      </w:pPr>
      <w:r>
        <w:rPr>
          <w:rFonts w:cs="Arial"/>
        </w:rPr>
        <w:t xml:space="preserve">Для анализа </w:t>
      </w:r>
      <w:r w:rsidR="00464506" w:rsidRPr="00EF6009">
        <w:rPr>
          <w:rFonts w:cs="Arial"/>
          <w:szCs w:val="24"/>
        </w:rPr>
        <w:t>использования</w:t>
      </w:r>
      <w:r w:rsidR="00464506">
        <w:rPr>
          <w:rFonts w:cs="Arial"/>
        </w:rPr>
        <w:t xml:space="preserve"> МТР в заказах ТОРО</w:t>
      </w:r>
      <w:r w:rsidR="009A7587">
        <w:rPr>
          <w:rFonts w:cs="Arial"/>
        </w:rPr>
        <w:t xml:space="preserve"> и сетевых графиках</w:t>
      </w:r>
      <w:r w:rsidR="00464506">
        <w:rPr>
          <w:rFonts w:cs="Arial"/>
        </w:rPr>
        <w:t xml:space="preserve"> используется разработка в виде отчета. </w:t>
      </w:r>
      <w:r w:rsidR="00920F5B">
        <w:rPr>
          <w:rFonts w:cs="Arial"/>
        </w:rPr>
        <w:t>О</w:t>
      </w:r>
      <w:r w:rsidR="005B07B3">
        <w:rPr>
          <w:rFonts w:cs="Arial"/>
        </w:rPr>
        <w:t xml:space="preserve">тчет </w:t>
      </w:r>
      <w:r w:rsidR="005B07B3" w:rsidRPr="00777793">
        <w:rPr>
          <w:rFonts w:cs="Arial"/>
        </w:rPr>
        <w:t>отража</w:t>
      </w:r>
      <w:r w:rsidR="005B07B3">
        <w:rPr>
          <w:rFonts w:cs="Arial"/>
        </w:rPr>
        <w:t>ет сроки поставки</w:t>
      </w:r>
      <w:r w:rsidR="005B07B3" w:rsidRPr="00777793">
        <w:rPr>
          <w:rFonts w:cs="Arial"/>
        </w:rPr>
        <w:t xml:space="preserve"> Lead Time</w:t>
      </w:r>
      <w:r w:rsidR="00920F5B">
        <w:rPr>
          <w:rFonts w:cs="Arial"/>
        </w:rPr>
        <w:t xml:space="preserve"> материала</w:t>
      </w:r>
      <w:r w:rsidR="005B07B3">
        <w:rPr>
          <w:rFonts w:cs="Arial"/>
        </w:rPr>
        <w:t xml:space="preserve">, </w:t>
      </w:r>
      <w:r w:rsidR="005B07B3" w:rsidRPr="00777793">
        <w:rPr>
          <w:rFonts w:cs="Arial"/>
        </w:rPr>
        <w:t xml:space="preserve">сроки потребности, </w:t>
      </w:r>
      <w:r w:rsidR="00AF2A5E">
        <w:rPr>
          <w:rFonts w:cs="Arial"/>
        </w:rPr>
        <w:t xml:space="preserve">возможность замены на </w:t>
      </w:r>
      <w:r w:rsidR="00920F5B">
        <w:rPr>
          <w:rFonts w:cs="Arial"/>
        </w:rPr>
        <w:t>МТР-аналог</w:t>
      </w:r>
      <w:r w:rsidR="00AF2A5E">
        <w:rPr>
          <w:rFonts w:cs="Arial"/>
        </w:rPr>
        <w:t>и</w:t>
      </w:r>
      <w:r w:rsidR="00920F5B">
        <w:rPr>
          <w:rFonts w:cs="Arial"/>
        </w:rPr>
        <w:t>, включая запчасти</w:t>
      </w:r>
      <w:r w:rsidR="005B07B3" w:rsidRPr="00777793">
        <w:rPr>
          <w:rFonts w:cs="Arial"/>
        </w:rPr>
        <w:t xml:space="preserve"> собственного производства</w:t>
      </w:r>
      <w:r w:rsidR="00920F5B">
        <w:rPr>
          <w:rFonts w:cs="Arial"/>
        </w:rPr>
        <w:t>, стоимость закупаемых запчастей</w:t>
      </w:r>
      <w:r w:rsidR="005B07B3">
        <w:rPr>
          <w:rFonts w:cs="Arial"/>
        </w:rPr>
        <w:t xml:space="preserve"> путем раскрытия для каждого компонента данной информации. </w:t>
      </w:r>
    </w:p>
    <w:p w:rsidR="005B07B3" w:rsidRPr="00B153FA" w:rsidRDefault="005B07B3" w:rsidP="00E551F4">
      <w:pPr>
        <w:spacing w:after="240" w:line="276" w:lineRule="auto"/>
        <w:rPr>
          <w:rFonts w:cs="Arial"/>
          <w:u w:val="single"/>
        </w:rPr>
      </w:pPr>
      <w:r w:rsidRPr="00B153FA">
        <w:rPr>
          <w:rFonts w:cs="Arial"/>
          <w:u w:val="single"/>
        </w:rPr>
        <w:t>Входные параметры:</w:t>
      </w:r>
    </w:p>
    <w:p w:rsidR="00E551F4" w:rsidRPr="00176E86" w:rsidRDefault="00E551F4" w:rsidP="002E665C">
      <w:pPr>
        <w:spacing w:after="120" w:line="276" w:lineRule="auto"/>
        <w:rPr>
          <w:rFonts w:cs="Arial"/>
        </w:rPr>
      </w:pPr>
      <w:r w:rsidRPr="00777793">
        <w:rPr>
          <w:rFonts w:cs="Arial"/>
        </w:rPr>
        <w:t>Поля для заполнения на селекционном экране</w:t>
      </w:r>
      <w:r w:rsidR="00464506">
        <w:rPr>
          <w:rFonts w:cs="Arial"/>
        </w:rPr>
        <w:t xml:space="preserve"> следующие</w:t>
      </w:r>
      <w:r w:rsidRPr="00777793">
        <w:rPr>
          <w:rFonts w:cs="Arial"/>
        </w:rPr>
        <w:t>:</w:t>
      </w:r>
    </w:p>
    <w:p w:rsidR="00E551F4" w:rsidRDefault="00E551F4" w:rsidP="002E665C">
      <w:pPr>
        <w:spacing w:after="120" w:line="276" w:lineRule="auto"/>
        <w:ind w:left="567"/>
        <w:jc w:val="left"/>
        <w:rPr>
          <w:rFonts w:cs="Arial"/>
        </w:rPr>
      </w:pPr>
      <w:r w:rsidRPr="00777793">
        <w:rPr>
          <w:rFonts w:cs="Arial"/>
        </w:rPr>
        <w:t xml:space="preserve">- </w:t>
      </w:r>
      <w:r>
        <w:rPr>
          <w:rFonts w:cs="Arial"/>
        </w:rPr>
        <w:t>Заказ ТОРО</w:t>
      </w:r>
      <w:r w:rsidR="009A7587">
        <w:rPr>
          <w:rFonts w:cs="Arial"/>
        </w:rPr>
        <w:t>/ СГ</w:t>
      </w:r>
      <w:r>
        <w:rPr>
          <w:rFonts w:cs="Arial"/>
        </w:rPr>
        <w:t>;</w:t>
      </w:r>
    </w:p>
    <w:p w:rsidR="00E551F4" w:rsidRDefault="00E551F4" w:rsidP="002E665C">
      <w:pPr>
        <w:spacing w:after="120" w:line="276" w:lineRule="auto"/>
        <w:ind w:left="567"/>
        <w:jc w:val="left"/>
        <w:rPr>
          <w:rFonts w:cs="Arial"/>
        </w:rPr>
      </w:pPr>
      <w:r>
        <w:rPr>
          <w:rFonts w:cs="Arial"/>
        </w:rPr>
        <w:t xml:space="preserve">- </w:t>
      </w:r>
      <w:r w:rsidRPr="00777793">
        <w:rPr>
          <w:rFonts w:cs="Arial"/>
        </w:rPr>
        <w:t>Техническое место;</w:t>
      </w:r>
    </w:p>
    <w:p w:rsidR="00E551F4" w:rsidRDefault="00E551F4" w:rsidP="002E665C">
      <w:pPr>
        <w:spacing w:after="120" w:line="276" w:lineRule="auto"/>
        <w:ind w:left="567"/>
        <w:jc w:val="left"/>
        <w:rPr>
          <w:rFonts w:cs="Arial"/>
        </w:rPr>
      </w:pPr>
      <w:r>
        <w:rPr>
          <w:rFonts w:cs="Arial"/>
        </w:rPr>
        <w:t>- Единица оборудования;</w:t>
      </w:r>
    </w:p>
    <w:p w:rsidR="00DC3EDB" w:rsidRDefault="00DC3EDB" w:rsidP="002E665C">
      <w:pPr>
        <w:spacing w:after="120" w:line="276" w:lineRule="auto"/>
        <w:ind w:left="567"/>
        <w:jc w:val="left"/>
        <w:rPr>
          <w:rFonts w:cs="Arial"/>
        </w:rPr>
      </w:pPr>
      <w:r>
        <w:rPr>
          <w:rFonts w:cs="Arial"/>
        </w:rPr>
        <w:t>- Материал</w:t>
      </w:r>
      <w:r w:rsidR="00D947F5">
        <w:rPr>
          <w:rFonts w:cs="Arial"/>
        </w:rPr>
        <w:t xml:space="preserve"> (ОЗМ) в заказах ТОРО;</w:t>
      </w:r>
    </w:p>
    <w:p w:rsidR="00E551F4" w:rsidRDefault="00464506" w:rsidP="00B153FA">
      <w:pPr>
        <w:spacing w:after="240" w:line="276" w:lineRule="auto"/>
        <w:ind w:left="567"/>
        <w:jc w:val="left"/>
        <w:rPr>
          <w:rFonts w:cs="Arial"/>
        </w:rPr>
      </w:pPr>
      <w:r>
        <w:rPr>
          <w:rFonts w:cs="Arial"/>
        </w:rPr>
        <w:t xml:space="preserve">- </w:t>
      </w:r>
      <w:r w:rsidR="00CC13B5">
        <w:rPr>
          <w:rFonts w:cs="Arial"/>
        </w:rPr>
        <w:t>Период (с .. по) и т.д.</w:t>
      </w:r>
    </w:p>
    <w:p w:rsidR="005C75CA" w:rsidRPr="00B153FA" w:rsidRDefault="005C75CA" w:rsidP="005B07B3">
      <w:pPr>
        <w:spacing w:after="240" w:line="276" w:lineRule="auto"/>
        <w:rPr>
          <w:rFonts w:cs="Arial"/>
          <w:u w:val="single"/>
        </w:rPr>
      </w:pPr>
      <w:r w:rsidRPr="00B153FA">
        <w:rPr>
          <w:rFonts w:cs="Arial"/>
          <w:u w:val="single"/>
        </w:rPr>
        <w:t>Основные функции разработки:</w:t>
      </w:r>
    </w:p>
    <w:p w:rsidR="005B07B3" w:rsidRDefault="005B07B3" w:rsidP="002E665C">
      <w:pPr>
        <w:spacing w:after="120" w:line="276" w:lineRule="auto"/>
        <w:rPr>
          <w:rFonts w:cs="Arial"/>
        </w:rPr>
      </w:pPr>
      <w:r>
        <w:rPr>
          <w:rFonts w:cs="Arial"/>
        </w:rPr>
        <w:t xml:space="preserve">Данная разработка представляет собой отчет по заказам ТОРО, отражающий: </w:t>
      </w:r>
    </w:p>
    <w:p w:rsidR="005B07B3" w:rsidRDefault="005B07B3" w:rsidP="002E665C">
      <w:pPr>
        <w:spacing w:after="120" w:line="276" w:lineRule="auto"/>
        <w:rPr>
          <w:rFonts w:cs="Arial"/>
        </w:rPr>
      </w:pPr>
      <w:r>
        <w:rPr>
          <w:rFonts w:cs="Arial"/>
        </w:rPr>
        <w:t xml:space="preserve">- </w:t>
      </w:r>
      <w:r w:rsidR="005647EF">
        <w:rPr>
          <w:rFonts w:cs="Arial"/>
        </w:rPr>
        <w:t>В</w:t>
      </w:r>
      <w:r>
        <w:rPr>
          <w:rFonts w:cs="Arial"/>
        </w:rPr>
        <w:t>озможные замены МТР (ОЗМ) на аналоги</w:t>
      </w:r>
      <w:r w:rsidR="00FC5C1A">
        <w:rPr>
          <w:rFonts w:cs="Arial"/>
        </w:rPr>
        <w:t>;</w:t>
      </w:r>
      <w:r w:rsidR="00E2760B">
        <w:rPr>
          <w:rFonts w:cs="Arial"/>
        </w:rPr>
        <w:t xml:space="preserve"> при этом должно учитываться, что если заказ выполняется по гарантии, то возможно использовать только прямые аналоги по отношению к ОЗМ в техкарте, на основе которой создан заказ.</w:t>
      </w:r>
    </w:p>
    <w:p w:rsidR="005B07B3" w:rsidRDefault="00B636B4" w:rsidP="002E665C">
      <w:pPr>
        <w:spacing w:after="120" w:line="276" w:lineRule="auto"/>
        <w:rPr>
          <w:rFonts w:cs="Arial"/>
        </w:rPr>
      </w:pPr>
      <w:r>
        <w:rPr>
          <w:rFonts w:cs="Arial"/>
        </w:rPr>
        <w:t xml:space="preserve">- </w:t>
      </w:r>
      <w:r w:rsidR="005D70B5">
        <w:rPr>
          <w:rFonts w:cs="Arial"/>
        </w:rPr>
        <w:t>П</w:t>
      </w:r>
      <w:r w:rsidR="005B07B3">
        <w:rPr>
          <w:rFonts w:cs="Arial"/>
        </w:rPr>
        <w:t xml:space="preserve">риоритет </w:t>
      </w:r>
      <w:r w:rsidR="005D70B5">
        <w:rPr>
          <w:rFonts w:cs="Arial"/>
        </w:rPr>
        <w:t xml:space="preserve">потребности </w:t>
      </w:r>
      <w:r w:rsidR="005B07B3">
        <w:rPr>
          <w:rFonts w:cs="Arial"/>
        </w:rPr>
        <w:t>в предлагаемом перечне</w:t>
      </w:r>
      <w:r w:rsidR="005D70B5">
        <w:rPr>
          <w:rFonts w:cs="Arial"/>
        </w:rPr>
        <w:t xml:space="preserve"> МТР</w:t>
      </w:r>
      <w:r w:rsidR="005B07B3">
        <w:rPr>
          <w:rFonts w:cs="Arial"/>
        </w:rPr>
        <w:t xml:space="preserve"> – по наличию </w:t>
      </w:r>
      <w:r w:rsidR="00FC5C1A">
        <w:rPr>
          <w:rFonts w:cs="Arial"/>
        </w:rPr>
        <w:t>на складе, стоимости, Lead Time;</w:t>
      </w:r>
    </w:p>
    <w:p w:rsidR="00EC24C9" w:rsidRDefault="005D70B5" w:rsidP="002E665C">
      <w:pPr>
        <w:spacing w:after="120" w:line="276" w:lineRule="auto"/>
        <w:rPr>
          <w:rFonts w:cs="Arial"/>
        </w:rPr>
      </w:pPr>
      <w:r>
        <w:rPr>
          <w:rFonts w:cs="Arial"/>
        </w:rPr>
        <w:t>- С</w:t>
      </w:r>
      <w:r w:rsidRPr="00777793">
        <w:rPr>
          <w:rFonts w:cs="Arial"/>
        </w:rPr>
        <w:t>роки потребности</w:t>
      </w:r>
      <w:r w:rsidR="00FC5C1A">
        <w:rPr>
          <w:rFonts w:cs="Arial"/>
        </w:rPr>
        <w:t xml:space="preserve"> МТР;</w:t>
      </w:r>
    </w:p>
    <w:p w:rsidR="00FC5C1A" w:rsidRDefault="00FC5C1A" w:rsidP="002E665C">
      <w:pPr>
        <w:spacing w:after="120" w:line="276" w:lineRule="auto"/>
        <w:rPr>
          <w:rFonts w:cs="Arial"/>
        </w:rPr>
      </w:pPr>
      <w:r>
        <w:rPr>
          <w:rFonts w:cs="Arial"/>
        </w:rPr>
        <w:t>- Прогнозные сроки поступления МТР с учетом наличия заказов на поставку;</w:t>
      </w:r>
    </w:p>
    <w:p w:rsidR="00F87FB9" w:rsidRDefault="00F87FB9" w:rsidP="002E665C">
      <w:pPr>
        <w:spacing w:after="120" w:line="276" w:lineRule="auto"/>
        <w:rPr>
          <w:rFonts w:cs="Arial"/>
        </w:rPr>
      </w:pPr>
      <w:r>
        <w:rPr>
          <w:rFonts w:cs="Arial"/>
        </w:rPr>
        <w:t xml:space="preserve">- </w:t>
      </w:r>
      <w:r w:rsidR="00EC24C9">
        <w:rPr>
          <w:rFonts w:cs="Arial"/>
        </w:rPr>
        <w:t xml:space="preserve">Стоимость </w:t>
      </w:r>
      <w:r>
        <w:rPr>
          <w:rFonts w:cs="Arial"/>
        </w:rPr>
        <w:t>закупаемой запчас</w:t>
      </w:r>
      <w:r w:rsidR="00FC5C1A">
        <w:rPr>
          <w:rFonts w:cs="Arial"/>
        </w:rPr>
        <w:t>ти;</w:t>
      </w:r>
    </w:p>
    <w:p w:rsidR="00F87FB9" w:rsidRDefault="00F87FB9" w:rsidP="00B153FA">
      <w:pPr>
        <w:spacing w:after="240" w:line="276" w:lineRule="auto"/>
        <w:rPr>
          <w:rFonts w:cs="Arial"/>
        </w:rPr>
      </w:pPr>
      <w:r>
        <w:rPr>
          <w:rFonts w:cs="Arial"/>
        </w:rPr>
        <w:t>- Стоимость зап</w:t>
      </w:r>
      <w:r w:rsidR="009E680F">
        <w:rPr>
          <w:rFonts w:cs="Arial"/>
        </w:rPr>
        <w:t>части собственного изготовления;</w:t>
      </w:r>
    </w:p>
    <w:p w:rsidR="009E680F" w:rsidRDefault="009E680F" w:rsidP="00B153FA">
      <w:pPr>
        <w:spacing w:after="240" w:line="276" w:lineRule="auto"/>
        <w:rPr>
          <w:rFonts w:cs="Arial"/>
        </w:rPr>
      </w:pPr>
      <w:r>
        <w:rPr>
          <w:rFonts w:cs="Arial"/>
        </w:rPr>
        <w:t xml:space="preserve">- Плановые сроки восстановления </w:t>
      </w:r>
      <w:r w:rsidR="000D577E">
        <w:rPr>
          <w:rFonts w:cs="Arial"/>
        </w:rPr>
        <w:t>МТР (при наличии запланированных заказов на восстановление).</w:t>
      </w:r>
    </w:p>
    <w:p w:rsidR="00FD3C0B" w:rsidRPr="00EF6009" w:rsidRDefault="00F87FB9" w:rsidP="00FD3C0B">
      <w:pPr>
        <w:spacing w:after="240" w:line="276" w:lineRule="auto"/>
        <w:rPr>
          <w:rFonts w:cs="Arial"/>
        </w:rPr>
      </w:pPr>
      <w:r>
        <w:rPr>
          <w:rFonts w:cs="Arial"/>
        </w:rPr>
        <w:t>В системе</w:t>
      </w:r>
      <w:r w:rsidR="00F369A6" w:rsidRPr="00B153FA">
        <w:rPr>
          <w:rFonts w:cs="Arial"/>
        </w:rPr>
        <w:t xml:space="preserve"> </w:t>
      </w:r>
      <w:r w:rsidR="00A66FA6">
        <w:rPr>
          <w:rFonts w:cs="Arial"/>
          <w:lang w:val="en-US"/>
        </w:rPr>
        <w:t>S</w:t>
      </w:r>
      <w:r w:rsidR="00A66FA6" w:rsidRPr="00B153FA">
        <w:rPr>
          <w:rFonts w:cs="Arial"/>
        </w:rPr>
        <w:t>/4</w:t>
      </w:r>
      <w:r w:rsidR="00A66FA6">
        <w:rPr>
          <w:rFonts w:cs="Arial"/>
          <w:lang w:val="en-US"/>
        </w:rPr>
        <w:t>HANA</w:t>
      </w:r>
      <w:r w:rsidR="00A66FA6" w:rsidRPr="00B153FA">
        <w:rPr>
          <w:rFonts w:cs="Arial"/>
        </w:rPr>
        <w:t xml:space="preserve"> </w:t>
      </w:r>
      <w:r w:rsidR="00F369A6">
        <w:rPr>
          <w:rFonts w:cs="Arial"/>
        </w:rPr>
        <w:t>закупаемые и изготавливаемые зап</w:t>
      </w:r>
      <w:r w:rsidR="00311A17">
        <w:rPr>
          <w:rFonts w:cs="Arial"/>
        </w:rPr>
        <w:t>части будут вестись через отдельные ОЗМ</w:t>
      </w:r>
      <w:r>
        <w:rPr>
          <w:rFonts w:cs="Arial"/>
        </w:rPr>
        <w:t xml:space="preserve"> </w:t>
      </w:r>
      <w:r w:rsidR="00311A17">
        <w:rPr>
          <w:rFonts w:cs="Arial"/>
        </w:rPr>
        <w:t>аналогично ведению в системе КСУ НСИ</w:t>
      </w:r>
      <w:r w:rsidR="00C915C7">
        <w:rPr>
          <w:rFonts w:cs="Arial"/>
        </w:rPr>
        <w:t>.</w:t>
      </w:r>
      <w:r w:rsidR="00311A17">
        <w:rPr>
          <w:rFonts w:cs="Arial"/>
        </w:rPr>
        <w:t xml:space="preserve"> Для </w:t>
      </w:r>
      <w:r w:rsidR="00FD3C0B">
        <w:rPr>
          <w:rFonts w:cs="Arial"/>
        </w:rPr>
        <w:t xml:space="preserve">закупаемых материалов цены </w:t>
      </w:r>
      <w:r w:rsidR="0018228B">
        <w:rPr>
          <w:rFonts w:cs="Arial"/>
        </w:rPr>
        <w:t>будут вестись цены в поле «Плановая цена».</w:t>
      </w:r>
      <w:r w:rsidR="00C64704">
        <w:rPr>
          <w:rFonts w:cs="Arial"/>
        </w:rPr>
        <w:t xml:space="preserve"> </w:t>
      </w:r>
      <w:r w:rsidR="00FD3C0B">
        <w:rPr>
          <w:rFonts w:cs="Arial"/>
        </w:rPr>
        <w:t xml:space="preserve">Более подробно ведение плановых цен для МТР отражено в КД </w:t>
      </w:r>
      <w:r w:rsidR="00FC5C1A">
        <w:rPr>
          <w:rFonts w:cs="Arial"/>
        </w:rPr>
        <w:t>«</w:t>
      </w:r>
      <w:r w:rsidR="001710A8">
        <w:rPr>
          <w:rFonts w:cs="Arial"/>
          <w:lang w:val="en-US"/>
        </w:rPr>
        <w:t>ERP</w:t>
      </w:r>
      <w:r w:rsidR="001710A8" w:rsidRPr="008767CC">
        <w:rPr>
          <w:rFonts w:cs="Arial"/>
        </w:rPr>
        <w:t>.</w:t>
      </w:r>
      <w:r w:rsidR="000B519E">
        <w:rPr>
          <w:rFonts w:cs="Arial"/>
        </w:rPr>
        <w:t>4.6.1.2.</w:t>
      </w:r>
      <w:r w:rsidR="009F5550" w:rsidRPr="003E0FCA">
        <w:rPr>
          <w:rFonts w:cs="Arial"/>
        </w:rPr>
        <w:t>58</w:t>
      </w:r>
      <w:r w:rsidR="00AE5B51">
        <w:rPr>
          <w:rFonts w:cs="Arial"/>
        </w:rPr>
        <w:t xml:space="preserve"> Планирование обеспечения МТР </w:t>
      </w:r>
      <w:r w:rsidR="00E2602B">
        <w:rPr>
          <w:rFonts w:cs="Arial"/>
        </w:rPr>
        <w:t>работами и услугами</w:t>
      </w:r>
      <w:r w:rsidR="00FC5C1A">
        <w:rPr>
          <w:rFonts w:cs="Arial"/>
        </w:rPr>
        <w:t>»</w:t>
      </w:r>
      <w:r w:rsidR="00E2602B">
        <w:rPr>
          <w:rFonts w:cs="Arial"/>
        </w:rPr>
        <w:t>.</w:t>
      </w:r>
    </w:p>
    <w:p w:rsidR="00C915C7" w:rsidRDefault="00FD3C0B" w:rsidP="00B153FA">
      <w:pPr>
        <w:spacing w:after="240" w:line="276" w:lineRule="auto"/>
        <w:rPr>
          <w:rFonts w:cs="Arial"/>
        </w:rPr>
      </w:pPr>
      <w:r>
        <w:rPr>
          <w:rFonts w:cs="Arial"/>
        </w:rPr>
        <w:t xml:space="preserve">Для изготавливаемых материалов цена будет вестись по факту </w:t>
      </w:r>
      <w:r w:rsidR="00F530E3">
        <w:rPr>
          <w:rFonts w:cs="Arial"/>
        </w:rPr>
        <w:t xml:space="preserve">выполнения </w:t>
      </w:r>
      <w:r>
        <w:rPr>
          <w:rFonts w:cs="Arial"/>
        </w:rPr>
        <w:t>производства в поле «Стандартная цена»</w:t>
      </w:r>
      <w:r w:rsidR="00F530E3">
        <w:rPr>
          <w:rFonts w:cs="Arial"/>
        </w:rPr>
        <w:t xml:space="preserve"> при закрытии и расчета производственного заказа</w:t>
      </w:r>
      <w:r>
        <w:rPr>
          <w:rFonts w:cs="Arial"/>
        </w:rPr>
        <w:t xml:space="preserve">. </w:t>
      </w:r>
      <w:r w:rsidR="00C64704">
        <w:rPr>
          <w:rFonts w:cs="Arial"/>
        </w:rPr>
        <w:t xml:space="preserve">Более подробно </w:t>
      </w:r>
      <w:r w:rsidR="00F530E3">
        <w:rPr>
          <w:rFonts w:cs="Arial"/>
        </w:rPr>
        <w:t xml:space="preserve">процедура закрытия </w:t>
      </w:r>
      <w:r w:rsidR="009C6D68">
        <w:rPr>
          <w:rFonts w:cs="Arial"/>
        </w:rPr>
        <w:t>описана в КД</w:t>
      </w:r>
      <w:r w:rsidR="00DD6D3D" w:rsidRPr="00B153FA">
        <w:rPr>
          <w:rFonts w:cs="Arial"/>
        </w:rPr>
        <w:t xml:space="preserve"> </w:t>
      </w:r>
      <w:r w:rsidR="002A3C4F">
        <w:rPr>
          <w:rFonts w:cs="Arial"/>
        </w:rPr>
        <w:t>«</w:t>
      </w:r>
      <w:r w:rsidR="001710A8">
        <w:rPr>
          <w:rFonts w:cs="Arial"/>
          <w:lang w:val="en-US"/>
        </w:rPr>
        <w:t>ERP</w:t>
      </w:r>
      <w:r w:rsidR="001710A8" w:rsidRPr="008767CC">
        <w:rPr>
          <w:rFonts w:cs="Arial"/>
        </w:rPr>
        <w:t>.</w:t>
      </w:r>
      <w:r w:rsidR="000B519E">
        <w:rPr>
          <w:rFonts w:cs="Arial"/>
        </w:rPr>
        <w:t>4.6.1.2.</w:t>
      </w:r>
      <w:r w:rsidR="00294BB7" w:rsidRPr="00B153FA">
        <w:rPr>
          <w:rFonts w:cs="Arial"/>
        </w:rPr>
        <w:t>38</w:t>
      </w:r>
      <w:r w:rsidR="00294BB7">
        <w:rPr>
          <w:rFonts w:cs="Arial"/>
        </w:rPr>
        <w:t>_</w:t>
      </w:r>
      <w:r w:rsidR="00294BB7">
        <w:rPr>
          <w:rFonts w:cs="Arial"/>
          <w:lang w:val="en-US"/>
        </w:rPr>
        <w:t>CO</w:t>
      </w:r>
      <w:r w:rsidR="00294BB7">
        <w:rPr>
          <w:rFonts w:cs="Arial"/>
        </w:rPr>
        <w:t>_Закрытие периода в учете затрат и формирование фактической себестоимости</w:t>
      </w:r>
      <w:r w:rsidR="002A3C4F">
        <w:rPr>
          <w:rFonts w:cs="Arial"/>
        </w:rPr>
        <w:t>»</w:t>
      </w:r>
      <w:r w:rsidR="00294BB7">
        <w:rPr>
          <w:rFonts w:cs="Arial"/>
        </w:rPr>
        <w:t>.</w:t>
      </w:r>
      <w:r w:rsidR="00815531">
        <w:rPr>
          <w:rFonts w:cs="Arial"/>
        </w:rPr>
        <w:t xml:space="preserve"> Если </w:t>
      </w:r>
      <w:r w:rsidR="00294BB7">
        <w:rPr>
          <w:rFonts w:cs="Arial"/>
        </w:rPr>
        <w:t xml:space="preserve">стандартная </w:t>
      </w:r>
      <w:r w:rsidR="00815531">
        <w:rPr>
          <w:rFonts w:cs="Arial"/>
        </w:rPr>
        <w:t>цена в отчете не определилась, это значит</w:t>
      </w:r>
      <w:r w:rsidR="00294BB7">
        <w:rPr>
          <w:rFonts w:cs="Arial"/>
        </w:rPr>
        <w:t>, что</w:t>
      </w:r>
      <w:r w:rsidR="00815531">
        <w:rPr>
          <w:rFonts w:cs="Arial"/>
        </w:rPr>
        <w:t xml:space="preserve"> данная запчасть еще ни разу не производилась.</w:t>
      </w:r>
    </w:p>
    <w:p w:rsidR="008537AE" w:rsidRDefault="00726C0E" w:rsidP="005647EF">
      <w:pPr>
        <w:spacing w:after="240" w:line="276" w:lineRule="auto"/>
        <w:rPr>
          <w:rFonts w:cs="Arial"/>
        </w:rPr>
      </w:pPr>
      <w:r>
        <w:rPr>
          <w:rFonts w:cs="Arial"/>
        </w:rPr>
        <w:t>Предусматривается возможность</w:t>
      </w:r>
      <w:r w:rsidR="005647EF">
        <w:rPr>
          <w:rFonts w:cs="Arial"/>
        </w:rPr>
        <w:t xml:space="preserve"> как</w:t>
      </w:r>
      <w:r>
        <w:rPr>
          <w:rFonts w:cs="Arial"/>
        </w:rPr>
        <w:t xml:space="preserve"> самостоятельного запуска отчета по </w:t>
      </w:r>
      <w:r w:rsidR="005315C1">
        <w:rPr>
          <w:rFonts w:cs="Arial"/>
        </w:rPr>
        <w:t xml:space="preserve">анализу </w:t>
      </w:r>
      <w:r>
        <w:rPr>
          <w:rFonts w:cs="Arial"/>
        </w:rPr>
        <w:t>использованию</w:t>
      </w:r>
      <w:r w:rsidRPr="0046069E">
        <w:rPr>
          <w:rFonts w:cs="Arial"/>
        </w:rPr>
        <w:t xml:space="preserve"> </w:t>
      </w:r>
      <w:r>
        <w:rPr>
          <w:rFonts w:cs="Arial"/>
        </w:rPr>
        <w:t xml:space="preserve">МТР в заказах </w:t>
      </w:r>
      <w:r w:rsidR="005647EF">
        <w:rPr>
          <w:rFonts w:cs="Arial"/>
        </w:rPr>
        <w:t>ТОРО</w:t>
      </w:r>
      <w:r w:rsidR="000946CE">
        <w:rPr>
          <w:rFonts w:cs="Arial"/>
        </w:rPr>
        <w:t xml:space="preserve"> и сетеых графиках</w:t>
      </w:r>
      <w:r w:rsidR="005647EF">
        <w:rPr>
          <w:rFonts w:cs="Arial"/>
        </w:rPr>
        <w:t>, так и</w:t>
      </w:r>
      <w:r w:rsidR="005F6AF1">
        <w:rPr>
          <w:rFonts w:cs="Arial"/>
        </w:rPr>
        <w:t xml:space="preserve"> возможность запуска</w:t>
      </w:r>
      <w:r w:rsidR="005F6AF1" w:rsidRPr="00980901">
        <w:rPr>
          <w:rFonts w:cs="Arial"/>
        </w:rPr>
        <w:t xml:space="preserve"> </w:t>
      </w:r>
      <w:r w:rsidR="005F6AF1">
        <w:rPr>
          <w:rFonts w:cs="Arial"/>
        </w:rPr>
        <w:t xml:space="preserve">данного отчета через транзакцию </w:t>
      </w:r>
      <w:r w:rsidR="00B009DF">
        <w:rPr>
          <w:rFonts w:cs="Arial"/>
          <w:lang w:val="en-US"/>
        </w:rPr>
        <w:t>ZPM</w:t>
      </w:r>
      <w:r w:rsidR="00B009DF" w:rsidRPr="009721BA">
        <w:rPr>
          <w:rFonts w:cs="Arial"/>
        </w:rPr>
        <w:t>_</w:t>
      </w:r>
      <w:r w:rsidR="00B009DF">
        <w:rPr>
          <w:rFonts w:cs="Arial"/>
          <w:lang w:val="en-US"/>
        </w:rPr>
        <w:t>IWBK</w:t>
      </w:r>
      <w:r w:rsidR="005F6AF1" w:rsidRPr="00980901">
        <w:rPr>
          <w:rFonts w:cs="Arial"/>
        </w:rPr>
        <w:t xml:space="preserve"> </w:t>
      </w:r>
      <w:r w:rsidR="005F6AF1">
        <w:rPr>
          <w:rFonts w:cs="Arial"/>
        </w:rPr>
        <w:t>«Информация о доступности материала»</w:t>
      </w:r>
      <w:r w:rsidR="005F6AF1" w:rsidRPr="00777793">
        <w:rPr>
          <w:rFonts w:cs="Arial"/>
        </w:rPr>
        <w:t>.</w:t>
      </w:r>
      <w:r w:rsidR="005F6AF1" w:rsidRPr="00980901">
        <w:rPr>
          <w:rFonts w:cs="Arial"/>
        </w:rPr>
        <w:t xml:space="preserve"> </w:t>
      </w:r>
      <w:r w:rsidR="008537AE">
        <w:rPr>
          <w:rFonts w:cs="Arial"/>
        </w:rPr>
        <w:t>Если МТР по заказу ТОРО</w:t>
      </w:r>
      <w:r w:rsidR="009A7587" w:rsidRPr="008767CC">
        <w:rPr>
          <w:rFonts w:cs="Arial"/>
        </w:rPr>
        <w:t xml:space="preserve"> </w:t>
      </w:r>
      <w:r w:rsidR="009A7587">
        <w:rPr>
          <w:rFonts w:cs="Arial"/>
        </w:rPr>
        <w:t>или сетевому графику</w:t>
      </w:r>
      <w:r w:rsidR="005F6AF1">
        <w:rPr>
          <w:rFonts w:cs="Arial"/>
        </w:rPr>
        <w:t xml:space="preserve"> не доступен, Планировщик </w:t>
      </w:r>
      <w:r w:rsidR="002535C0">
        <w:rPr>
          <w:rFonts w:cs="Arial"/>
        </w:rPr>
        <w:t>ТОиР УО</w:t>
      </w:r>
      <w:r w:rsidR="009A7587" w:rsidRPr="008767CC">
        <w:rPr>
          <w:rFonts w:cs="Arial"/>
        </w:rPr>
        <w:t xml:space="preserve"> </w:t>
      </w:r>
      <w:r w:rsidR="009A7587">
        <w:rPr>
          <w:rFonts w:cs="Arial"/>
        </w:rPr>
        <w:t>или Планировщик ЗиС УО</w:t>
      </w:r>
      <w:r w:rsidR="005F6AF1">
        <w:rPr>
          <w:rFonts w:cs="Arial"/>
        </w:rPr>
        <w:t xml:space="preserve"> имеет возможность по </w:t>
      </w:r>
      <w:r w:rsidR="008537AE">
        <w:rPr>
          <w:rFonts w:cs="Arial"/>
        </w:rPr>
        <w:t xml:space="preserve">отдельным </w:t>
      </w:r>
      <w:r w:rsidR="005F6AF1">
        <w:rPr>
          <w:rFonts w:cs="Arial"/>
        </w:rPr>
        <w:t>позициям</w:t>
      </w:r>
      <w:r w:rsidR="008537AE">
        <w:rPr>
          <w:rFonts w:cs="Arial"/>
        </w:rPr>
        <w:t xml:space="preserve"> отчета</w:t>
      </w:r>
      <w:r w:rsidR="005F6AF1">
        <w:rPr>
          <w:rFonts w:cs="Arial"/>
        </w:rPr>
        <w:t xml:space="preserve"> перейти в отчет для анализа </w:t>
      </w:r>
      <w:r w:rsidR="008537AE">
        <w:rPr>
          <w:rFonts w:cs="Arial"/>
        </w:rPr>
        <w:t xml:space="preserve">использования </w:t>
      </w:r>
      <w:r w:rsidR="005F6AF1">
        <w:rPr>
          <w:rFonts w:cs="Arial"/>
        </w:rPr>
        <w:t>МТР</w:t>
      </w:r>
      <w:r w:rsidR="008537AE">
        <w:rPr>
          <w:rFonts w:cs="Arial"/>
        </w:rPr>
        <w:t xml:space="preserve">. </w:t>
      </w:r>
    </w:p>
    <w:p w:rsidR="008537AE" w:rsidRDefault="008537AE" w:rsidP="005F6AF1">
      <w:pPr>
        <w:spacing w:after="240" w:line="276" w:lineRule="auto"/>
        <w:ind w:firstLine="709"/>
        <w:rPr>
          <w:rFonts w:cs="Arial"/>
        </w:rPr>
      </w:pPr>
      <w:r>
        <w:rPr>
          <w:rFonts w:cs="Arial"/>
        </w:rPr>
        <w:t xml:space="preserve">Для отчета используется транзакция </w:t>
      </w:r>
      <w:r>
        <w:rPr>
          <w:rFonts w:cs="Arial"/>
          <w:lang w:val="en-US"/>
        </w:rPr>
        <w:t>ZPM</w:t>
      </w:r>
      <w:r w:rsidR="009A7587" w:rsidRPr="008767CC">
        <w:rPr>
          <w:rFonts w:cs="Arial"/>
        </w:rPr>
        <w:t>_</w:t>
      </w:r>
      <w:r w:rsidR="009A7587">
        <w:rPr>
          <w:rFonts w:cs="Arial"/>
          <w:lang w:val="en-US"/>
        </w:rPr>
        <w:t>MTR</w:t>
      </w:r>
      <w:r w:rsidRPr="00B478E6">
        <w:rPr>
          <w:rFonts w:cs="Arial"/>
        </w:rPr>
        <w:t>.</w:t>
      </w:r>
    </w:p>
    <w:p w:rsidR="005B07B3" w:rsidRPr="00D75FF8" w:rsidRDefault="005B07B3" w:rsidP="005B07B3">
      <w:pPr>
        <w:rPr>
          <w:rFonts w:cs="Arial"/>
          <w:u w:val="single"/>
        </w:rPr>
      </w:pPr>
      <w:r w:rsidRPr="00D75FF8">
        <w:rPr>
          <w:rFonts w:cs="Arial"/>
          <w:u w:val="single"/>
        </w:rPr>
        <w:t>Результат выполнения</w:t>
      </w:r>
      <w:r w:rsidR="00726C0E">
        <w:rPr>
          <w:rFonts w:cs="Arial"/>
          <w:u w:val="single"/>
        </w:rPr>
        <w:t xml:space="preserve"> отчета</w:t>
      </w:r>
    </w:p>
    <w:p w:rsidR="005B07B3" w:rsidRDefault="005B07B3" w:rsidP="00B153FA">
      <w:pPr>
        <w:spacing w:after="240" w:line="276" w:lineRule="auto"/>
        <w:rPr>
          <w:rFonts w:cs="Arial"/>
        </w:rPr>
      </w:pPr>
      <w:r>
        <w:rPr>
          <w:rFonts w:cs="Arial"/>
        </w:rPr>
        <w:t>Отчет, представляющий пользователю альтернативные (более целесообразные) варианты ОЗМ для замены в заказах ТОРО.</w:t>
      </w:r>
    </w:p>
    <w:p w:rsidR="0072251D" w:rsidRPr="00B153FA" w:rsidRDefault="0072251D">
      <w:pPr>
        <w:pStyle w:val="4"/>
      </w:pPr>
      <w:bookmarkStart w:id="1006" w:name="_Hlk523937075"/>
      <w:r w:rsidRPr="00B153FA">
        <w:t xml:space="preserve">Разработка </w:t>
      </w:r>
      <w:r w:rsidRPr="00B153FA">
        <w:rPr>
          <w:lang w:val="en-US"/>
        </w:rPr>
        <w:t>PM</w:t>
      </w:r>
      <w:r w:rsidRPr="00B153FA">
        <w:t xml:space="preserve">46 Проверка </w:t>
      </w:r>
      <w:r w:rsidR="002853B4" w:rsidRPr="00B153FA">
        <w:t>при сохранении заказа</w:t>
      </w:r>
      <w:r w:rsidR="000260DD" w:rsidRPr="00B153FA">
        <w:t xml:space="preserve"> ТОРО</w:t>
      </w:r>
    </w:p>
    <w:bookmarkEnd w:id="1006"/>
    <w:p w:rsidR="002853B4" w:rsidRPr="00DF62AE" w:rsidRDefault="002853B4" w:rsidP="002853B4">
      <w:pPr>
        <w:rPr>
          <w:rFonts w:cs="Arial"/>
          <w:color w:val="000000"/>
        </w:rPr>
      </w:pPr>
      <w:r w:rsidRPr="00DF62AE">
        <w:rPr>
          <w:rFonts w:cs="Arial"/>
          <w:color w:val="000000"/>
        </w:rPr>
        <w:t>Расширение при сохранении заказа</w:t>
      </w:r>
      <w:r w:rsidR="000260DD" w:rsidRPr="00DF62AE">
        <w:rPr>
          <w:rFonts w:cs="Arial"/>
          <w:color w:val="000000"/>
        </w:rPr>
        <w:t xml:space="preserve"> ТОРО</w:t>
      </w:r>
      <w:r w:rsidRPr="00DF62AE">
        <w:rPr>
          <w:rFonts w:cs="Arial"/>
          <w:color w:val="000000"/>
        </w:rPr>
        <w:t>.</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на наличие цен МТР:</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должны проверяться на статус «утверждено» цены в компонентах заказа.</w:t>
      </w:r>
    </w:p>
    <w:p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При наличии хотя бы одной не утвержденной цены, должен устанавливаться пользовательский статус «МТРН – МТР не оценены».</w:t>
      </w:r>
    </w:p>
    <w:p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В ситуации, когда все цены утверждены, должен устанавливаться статус «МТРЦ – МТР оценены».</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после установки статуса «МТРЦ» стоимость заказа превышает бюджет на СПП-элементе, на заказе должен устанавливаться статус «ТРКБ» при не диалоговом режиме.</w:t>
      </w:r>
    </w:p>
    <w:p w:rsidR="006D146E" w:rsidRPr="007A3446" w:rsidRDefault="006D146E" w:rsidP="006D146E">
      <w:pPr>
        <w:pStyle w:val="afff8"/>
        <w:ind w:left="1080" w:firstLine="0"/>
        <w:rPr>
          <w:rFonts w:ascii="Arial" w:hAnsi="Arial" w:cs="Arial"/>
          <w:sz w:val="24"/>
          <w:szCs w:val="24"/>
        </w:rPr>
      </w:pP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Расчетную цену заполняем исходя из цены, которую нашли: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Связи с этим также требуется добавить </w:t>
      </w:r>
      <w:r w:rsidRPr="007A3446">
        <w:rPr>
          <w:rFonts w:ascii="Arial" w:hAnsi="Arial" w:cs="Arial"/>
          <w:sz w:val="24"/>
          <w:szCs w:val="24"/>
          <w:lang w:val="en-US"/>
        </w:rPr>
        <w:t>Z</w:t>
      </w:r>
      <w:r w:rsidRPr="007A3446">
        <w:rPr>
          <w:rFonts w:ascii="Arial" w:hAnsi="Arial" w:cs="Arial"/>
          <w:sz w:val="24"/>
          <w:szCs w:val="24"/>
        </w:rPr>
        <w:t xml:space="preserve"> поле в заказ:</w:t>
      </w:r>
    </w:p>
    <w:tbl>
      <w:tblPr>
        <w:tblW w:w="0" w:type="auto"/>
        <w:tblCellMar>
          <w:left w:w="0" w:type="dxa"/>
          <w:right w:w="0" w:type="dxa"/>
        </w:tblCellMar>
        <w:tblLook w:val="04A0" w:firstRow="1" w:lastRow="0" w:firstColumn="1" w:lastColumn="0" w:noHBand="0" w:noVBand="1"/>
      </w:tblPr>
      <w:tblGrid>
        <w:gridCol w:w="1595"/>
        <w:gridCol w:w="1701"/>
        <w:gridCol w:w="1307"/>
        <w:gridCol w:w="4946"/>
      </w:tblGrid>
      <w:tr w:rsidR="006D146E" w:rsidRPr="007A3446" w:rsidTr="008E7FAD">
        <w:tc>
          <w:tcPr>
            <w:tcW w:w="0" w:type="auto"/>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Тех.имя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Имя</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Тип данных</w:t>
            </w:r>
          </w:p>
        </w:tc>
        <w:tc>
          <w:tcPr>
            <w:tcW w:w="0" w:type="auto"/>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Комментарий</w:t>
            </w:r>
          </w:p>
        </w:tc>
      </w:tr>
      <w:tr w:rsidR="006D146E" w:rsidRPr="007A3446" w:rsidTr="008E7FAD">
        <w:tc>
          <w:tcPr>
            <w:tcW w:w="0" w:type="auto"/>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Z_CALCPRICE</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Расчетная цена</w:t>
            </w:r>
          </w:p>
        </w:tc>
        <w:tc>
          <w:tcPr>
            <w:tcW w:w="0" w:type="auto"/>
            <w:tcBorders>
              <w:top w:val="nil"/>
              <w:left w:val="nil"/>
              <w:bottom w:val="single" w:sz="8" w:space="0" w:color="auto"/>
              <w:right w:val="single" w:sz="8" w:space="0" w:color="auto"/>
            </w:tcBorders>
            <w:tcMar>
              <w:top w:w="0" w:type="dxa"/>
              <w:left w:w="108" w:type="dxa"/>
              <w:bottom w:w="0" w:type="dxa"/>
              <w:right w:w="108" w:type="dxa"/>
            </w:tcMar>
            <w:vAlign w:val="cente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CHAR [1]</w:t>
            </w:r>
          </w:p>
        </w:tc>
        <w:tc>
          <w:tcPr>
            <w:tcW w:w="0" w:type="auto"/>
            <w:tcBorders>
              <w:top w:val="nil"/>
              <w:left w:val="nil"/>
              <w:bottom w:val="single" w:sz="8" w:space="0" w:color="auto"/>
              <w:right w:val="single" w:sz="8" w:space="0" w:color="auto"/>
            </w:tcBorders>
            <w:tcMar>
              <w:top w:w="0" w:type="dxa"/>
              <w:left w:w="108" w:type="dxa"/>
              <w:bottom w:w="0" w:type="dxa"/>
              <w:right w:w="108" w:type="dxa"/>
            </w:tcMar>
            <w:hideMark/>
          </w:tcPr>
          <w:p w:rsidR="006D146E" w:rsidRPr="007A3446" w:rsidRDefault="006D146E" w:rsidP="008E7FAD">
            <w:pPr>
              <w:pStyle w:val="afff8"/>
              <w:ind w:firstLine="0"/>
              <w:jc w:val="left"/>
              <w:rPr>
                <w:rFonts w:ascii="Arial" w:hAnsi="Arial" w:cs="Arial"/>
                <w:sz w:val="20"/>
              </w:rPr>
            </w:pPr>
            <w:r w:rsidRPr="007A3446">
              <w:rPr>
                <w:rFonts w:ascii="Arial" w:hAnsi="Arial" w:cs="Arial"/>
                <w:sz w:val="20"/>
              </w:rPr>
              <w:t>(автоматическое определение, не редактируемое)</w:t>
            </w:r>
          </w:p>
        </w:tc>
      </w:tr>
    </w:tbl>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Установка индикатора планирования в заказе.</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Плановый - год исполнения заказа больше года (даты) создания.</w:t>
      </w:r>
    </w:p>
    <w:p w:rsidR="006D146E" w:rsidRPr="007A3446" w:rsidRDefault="006D146E" w:rsidP="006D146E">
      <w:pPr>
        <w:pStyle w:val="afff8"/>
        <w:ind w:left="1080" w:firstLine="0"/>
        <w:rPr>
          <w:rFonts w:ascii="Arial" w:hAnsi="Arial" w:cs="Arial"/>
          <w:color w:val="000000"/>
        </w:rPr>
      </w:pPr>
      <w:r w:rsidRPr="007A3446">
        <w:rPr>
          <w:rFonts w:ascii="Arial" w:hAnsi="Arial" w:cs="Arial"/>
          <w:sz w:val="24"/>
          <w:szCs w:val="24"/>
        </w:rPr>
        <w:t>Внеплановый - если год создания и выполнения равны</w:t>
      </w:r>
      <w:r w:rsidRPr="007A3446">
        <w:rPr>
          <w:rFonts w:ascii="Arial" w:hAnsi="Arial" w:cs="Arial"/>
          <w:color w:val="000000"/>
        </w:rPr>
        <w:t>.</w:t>
      </w:r>
    </w:p>
    <w:p w:rsidR="006D146E" w:rsidRPr="007A3446" w:rsidRDefault="006D146E" w:rsidP="006D146E">
      <w:pPr>
        <w:pStyle w:val="afa"/>
        <w:ind w:left="1080"/>
        <w:rPr>
          <w:rFonts w:cs="Arial"/>
          <w:iCs/>
        </w:rPr>
      </w:pPr>
      <w:r w:rsidRPr="007A3446">
        <w:rPr>
          <w:rFonts w:cs="Arial"/>
          <w:iCs/>
        </w:rPr>
        <w:t>Неплановым считается тот заказ, у которого «Базисный срок начала» заказа лежит в том же году, что и дата создания заказа ТОРО. Если базисная дата начала заказа лежит в следующем или последующих годах, то заказ является плановым.</w:t>
      </w:r>
    </w:p>
    <w:p w:rsidR="006D146E" w:rsidRPr="007A3446" w:rsidRDefault="006D146E" w:rsidP="006D146E">
      <w:pPr>
        <w:pStyle w:val="afff8"/>
        <w:ind w:left="1080" w:firstLine="0"/>
        <w:rPr>
          <w:rFonts w:ascii="Arial" w:hAnsi="Arial" w:cs="Arial"/>
          <w:color w:val="000000"/>
        </w:rPr>
      </w:pPr>
      <w:r w:rsidRPr="007A3446">
        <w:rPr>
          <w:rFonts w:ascii="Arial" w:hAnsi="Arial" w:cs="Arial"/>
          <w:iCs/>
        </w:rPr>
        <w:t>В момент сохранения заказа ТОРО необходимо сравнивать значение года из дат: «Дата создания» и «Базисный срок начала» заказа ТОРО. Если год создания меньше, чем «Базисный срок начала», то индикатор должен принимать значение «Плановый заказ». Иначе индикатор планирования должен принимать значение «Внеплановый заказ», за исключением случая, когда индикатор планирования был в значении «Срочный заказ»: в этом случае индикатор не должен меняться.</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 деблокирования заказа.</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случае если для технического объекта (ТМ либо ЕО) в заголовке заказа ТОРО установлен статус, определяющий, что объект не находится в эксплуатации, в частности, один из статусов (настроечный перечень) и заказ не на определенный (на консервированном оборудовании) вид работ (настраиваемый перечень по видам работ ТОРО):</w:t>
      </w:r>
    </w:p>
    <w:p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РЕЗР – в Резерве (любые виды работ);</w:t>
      </w:r>
    </w:p>
    <w:p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 xml:space="preserve">КОНС – Законсервировано (за исключением вида работ РКО); </w:t>
      </w:r>
    </w:p>
    <w:p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РКМД - Реконструкция / Модернизация (любые виды работ);</w:t>
      </w:r>
    </w:p>
    <w:p w:rsidR="006D146E" w:rsidRPr="007A3446" w:rsidRDefault="006D146E" w:rsidP="006D146E">
      <w:pPr>
        <w:pStyle w:val="afff8"/>
        <w:numPr>
          <w:ilvl w:val="0"/>
          <w:numId w:val="66"/>
        </w:numPr>
        <w:rPr>
          <w:rFonts w:ascii="Arial" w:hAnsi="Arial" w:cs="Arial"/>
          <w:sz w:val="24"/>
          <w:szCs w:val="24"/>
        </w:rPr>
      </w:pPr>
      <w:r w:rsidRPr="007A3446">
        <w:rPr>
          <w:rFonts w:ascii="Arial" w:hAnsi="Arial" w:cs="Arial"/>
          <w:sz w:val="24"/>
          <w:szCs w:val="24"/>
        </w:rPr>
        <w:t>ВЗКП - В закупке (любые виды работ).</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необходимо запретить деблокирование заказа ТОРО, что не позволит списывать ресурсы и затрат на заказ.</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Также запретить деблокирование заказа ТОРО на оборудование в статусе ПРНД (настраиваемый перечень), если не заполнено поле № перерасчетного заказа (по условиям договора аренды ремонт выполняем сами). Для таких заказов ТОРО в правиле расчета необходимо в качестве получателя определять данный перерасчетный (внутренний) заказ.</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Передача потребности в МТР в МТО.</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случае установки статуса «ТКБЕ+СГГС и МЕС+СГГС (статусы определяются настройкой)» для заказов ТОРО, , и у которых заполнен СПП-элемент, для индикатора «Резерв/заявка» в позициях заказов ТОРО должно устанавливаться значение «3 - Немедленно». Если заказ содержит статус ТРКБ, то выходить из обработки.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СПП-элемент не заполнен, выдавать предупреждающее сообщение «СПП-элемент не заполнен», и запрещать дальнейшее согласование заказа ТОРО.</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Приоритет потребности для проверки доступности.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Для определения приоритета потребности в МТР для МТО в поле «Приоритет потребности» в документе резервирования заказа ТОРО должен автоматически устанавливаться приоритет для каждой позиции резервирования, созданного из заказа ТОРО.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На основании приоритета потребности в резервировании при выполнении функции проверки доступности в заказах ТОРО устанавливается очередность закрепления МТР для заказов ТОРО.</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Для определения приоритета потребности используется значение индикатора планирования заказа ТОРО и значение индикатора остановочных ремонтов – признака принадлежности заказа ТОРО к остановочному ремонту в поле «Состояние производственной установки».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Приоритет потребности определяется на основании следующей таблицы:</w:t>
      </w:r>
    </w:p>
    <w:p w:rsidR="006D146E" w:rsidRPr="007A3446" w:rsidRDefault="006D146E" w:rsidP="006D146E">
      <w:pPr>
        <w:pStyle w:val="afff8"/>
        <w:ind w:left="1080" w:firstLine="0"/>
        <w:rPr>
          <w:rFonts w:ascii="Arial" w:hAnsi="Arial" w:cs="Arial"/>
          <w:sz w:val="24"/>
          <w:szCs w:val="24"/>
        </w:rPr>
      </w:pPr>
    </w:p>
    <w:tbl>
      <w:tblPr>
        <w:tblStyle w:val="af7"/>
        <w:tblW w:w="0" w:type="auto"/>
        <w:jc w:val="center"/>
        <w:tblLook w:val="04A0" w:firstRow="1" w:lastRow="0" w:firstColumn="1" w:lastColumn="0" w:noHBand="0" w:noVBand="1"/>
      </w:tblPr>
      <w:tblGrid>
        <w:gridCol w:w="2549"/>
        <w:gridCol w:w="2549"/>
        <w:gridCol w:w="2549"/>
        <w:gridCol w:w="2549"/>
      </w:tblGrid>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Индикатор планирования</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Индикатора остановочного ремонта (состояние производственной установки)</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Значение приоритета</w:t>
            </w:r>
          </w:p>
          <w:p w:rsidR="006D146E" w:rsidRPr="007A3446" w:rsidRDefault="006D146E" w:rsidP="008E7FAD">
            <w:pPr>
              <w:jc w:val="center"/>
              <w:rPr>
                <w:rFonts w:cs="Arial"/>
                <w:sz w:val="20"/>
              </w:rPr>
            </w:pPr>
          </w:p>
        </w:tc>
      </w:tr>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1 – Остановочный ремонт</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1</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10</w:t>
            </w:r>
          </w:p>
        </w:tc>
      </w:tr>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 xml:space="preserve">2 </w:t>
            </w:r>
            <w:r w:rsidRPr="007A3446">
              <w:rPr>
                <w:rFonts w:ascii="Arial" w:hAnsi="Arial" w:cs="Arial"/>
                <w:sz w:val="20"/>
              </w:rPr>
              <w:softHyphen/>
              <w:t>– Дополнительно включено в остановочный ремонт</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2</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20</w:t>
            </w:r>
          </w:p>
        </w:tc>
      </w:tr>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Плановый заказ</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«не установлен»</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3</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30</w:t>
            </w:r>
          </w:p>
        </w:tc>
      </w:tr>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1 – Остановочный ремонт</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4</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40</w:t>
            </w:r>
          </w:p>
        </w:tc>
      </w:tr>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2 - Дополнительно включено в остановочный ремонт</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5</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50</w:t>
            </w:r>
          </w:p>
        </w:tc>
      </w:tr>
      <w:tr w:rsidR="006D146E" w:rsidRPr="007A3446" w:rsidTr="008E7FAD">
        <w:trPr>
          <w:jc w:val="center"/>
        </w:trPr>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Внеплановый заказ</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«не установлен»</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Приоритет 6</w:t>
            </w:r>
          </w:p>
        </w:tc>
        <w:tc>
          <w:tcPr>
            <w:tcW w:w="2549" w:type="dxa"/>
          </w:tcPr>
          <w:p w:rsidR="006D146E" w:rsidRPr="007A3446" w:rsidRDefault="006D146E" w:rsidP="008E7FAD">
            <w:pPr>
              <w:pStyle w:val="afff8"/>
              <w:ind w:firstLine="0"/>
              <w:jc w:val="center"/>
              <w:rPr>
                <w:rFonts w:ascii="Arial" w:hAnsi="Arial" w:cs="Arial"/>
                <w:sz w:val="20"/>
              </w:rPr>
            </w:pPr>
            <w:r w:rsidRPr="007A3446">
              <w:rPr>
                <w:rFonts w:ascii="Arial" w:hAnsi="Arial" w:cs="Arial"/>
                <w:sz w:val="20"/>
              </w:rPr>
              <w:t>60</w:t>
            </w:r>
          </w:p>
        </w:tc>
      </w:tr>
    </w:tbl>
    <w:p w:rsidR="006D146E" w:rsidRPr="007A3446" w:rsidRDefault="006D146E" w:rsidP="006D146E">
      <w:pPr>
        <w:pStyle w:val="afff8"/>
        <w:ind w:left="1080" w:firstLine="0"/>
        <w:rPr>
          <w:rFonts w:ascii="Arial" w:hAnsi="Arial" w:cs="Arial"/>
          <w:sz w:val="24"/>
          <w:szCs w:val="24"/>
        </w:rPr>
      </w:pP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наличия наполнения заказа МТР.</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наличии в заказе ТОРО текстовых позиций компонентов должен устанавливаться статус статус «ПУСТ».  Если статус «ПОЛН» активен, то он должен сбрасываться. </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 утверждения заказов при несогласованном графике остановочного ремонта.</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Запрет установки статусов УТВМ, УТВН, ДЕБЛ при:</w:t>
      </w:r>
    </w:p>
    <w:p w:rsidR="006D146E" w:rsidRPr="007A3446" w:rsidRDefault="006D146E" w:rsidP="006D146E">
      <w:pPr>
        <w:pStyle w:val="afff8"/>
        <w:numPr>
          <w:ilvl w:val="0"/>
          <w:numId w:val="68"/>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«1 - Остановочный ремонт» и неустановленном ОСТ;</w:t>
      </w:r>
    </w:p>
    <w:p w:rsidR="006D146E" w:rsidRPr="007A3446" w:rsidRDefault="006D146E" w:rsidP="006D146E">
      <w:pPr>
        <w:pStyle w:val="afff8"/>
        <w:numPr>
          <w:ilvl w:val="0"/>
          <w:numId w:val="68"/>
        </w:numPr>
        <w:rPr>
          <w:rFonts w:ascii="Arial" w:hAnsi="Arial" w:cs="Arial"/>
          <w:sz w:val="24"/>
          <w:szCs w:val="24"/>
        </w:rPr>
      </w:pPr>
      <w:r w:rsidRPr="007A3446">
        <w:rPr>
          <w:rFonts w:ascii="Arial" w:hAnsi="Arial" w:cs="Arial"/>
          <w:sz w:val="24"/>
          <w:szCs w:val="24"/>
        </w:rPr>
        <w:t>установленном состоянии производственной установки = «2 - Дополнительно включено в остановочный ремонт» и неустановленном ОСТ.</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Автоматическое изменение статуса заказа при необходимости его корректировки.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установке статуса КОРР сбрасывать значение статуса с порядковым номером на начальное (ПЛАН - планируется). </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Проверки СПП-элемента при сохранении заказа ТОРО.</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Проверку необходимо осуществлять по следующим атрибутам заказа ТОРО и СПП-элемента:</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 Соответствие балансовой единицы СПП -элементу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Соответствие раздела бюджета проекта виду заказа</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Расширение стандартов</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 xml:space="preserve">Проверка на соответствие балансовой единицы СПП – элементу. </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Нельзя присваивать заказ ТОРО СПП-элементу не относящемуся к ППА.</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 xml:space="preserve">Нельзя присваивать </w:t>
      </w:r>
      <w:del w:id="1007" w:author="polyus\ablakovab" w:date="2022-04-15T17:35:00Z">
        <w:r w:rsidRPr="007A3446" w:rsidDel="00F1604E">
          <w:rPr>
            <w:rFonts w:ascii="Arial" w:hAnsi="Arial" w:cs="Arial"/>
            <w:sz w:val="24"/>
            <w:szCs w:val="24"/>
          </w:rPr>
          <w:delText xml:space="preserve">CapEx </w:delText>
        </w:r>
      </w:del>
      <w:ins w:id="1008" w:author="polyus\ablakovab" w:date="2022-04-15T17:35:00Z">
        <w:r w:rsidR="00F1604E">
          <w:rPr>
            <w:rFonts w:ascii="Arial" w:hAnsi="Arial" w:cs="Arial"/>
            <w:sz w:val="24"/>
            <w:szCs w:val="24"/>
            <w:lang w:val="en-US"/>
          </w:rPr>
          <w:t>CAPEX</w:t>
        </w:r>
        <w:r w:rsidR="00F1604E" w:rsidRPr="007A3446">
          <w:rPr>
            <w:rFonts w:ascii="Arial" w:hAnsi="Arial" w:cs="Arial"/>
            <w:sz w:val="24"/>
            <w:szCs w:val="24"/>
          </w:rPr>
          <w:t xml:space="preserve"> </w:t>
        </w:r>
      </w:ins>
      <w:r w:rsidRPr="007A3446">
        <w:rPr>
          <w:rFonts w:ascii="Arial" w:hAnsi="Arial" w:cs="Arial"/>
          <w:sz w:val="24"/>
          <w:szCs w:val="24"/>
        </w:rPr>
        <w:t xml:space="preserve">заказ </w:t>
      </w:r>
      <w:del w:id="1009" w:author="polyus\ablakovab" w:date="2022-04-15T17:35:00Z">
        <w:r w:rsidRPr="007A3446" w:rsidDel="00F1604E">
          <w:rPr>
            <w:rFonts w:ascii="Arial" w:hAnsi="Arial" w:cs="Arial"/>
            <w:sz w:val="24"/>
            <w:szCs w:val="24"/>
          </w:rPr>
          <w:delText>OpEx</w:delText>
        </w:r>
      </w:del>
      <w:ins w:id="1010" w:author="polyus\ablakovab" w:date="2022-04-15T17:35:00Z">
        <w:r w:rsidR="00F1604E">
          <w:rPr>
            <w:rFonts w:ascii="Arial" w:hAnsi="Arial" w:cs="Arial"/>
            <w:sz w:val="24"/>
            <w:szCs w:val="24"/>
            <w:lang w:val="en-US"/>
          </w:rPr>
          <w:t>OPEX</w:t>
        </w:r>
      </w:ins>
      <w:r w:rsidRPr="007A3446">
        <w:rPr>
          <w:rFonts w:ascii="Arial" w:hAnsi="Arial" w:cs="Arial"/>
          <w:sz w:val="24"/>
          <w:szCs w:val="24"/>
        </w:rPr>
        <w:t xml:space="preserve"> СПП-элементу (либо наоборот).</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Если определено отклонение СПП-элемента от заказа ТОРО, должно выдаваться сообщение об ошибке, при этом изменения не сохранять.</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Также проверять обязательность заполнения СПП-элемента в статусах, указанных в настройке.</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Использовать единый алгоритм проверки, описанный в функциональной спецификации «</w:t>
      </w:r>
      <w:r w:rsidRPr="007A3446">
        <w:rPr>
          <w:rFonts w:ascii="Arial" w:hAnsi="Arial" w:cs="Arial"/>
          <w:sz w:val="24"/>
          <w:szCs w:val="24"/>
          <w:lang w:val="en-US"/>
        </w:rPr>
        <w:t>ERP</w:t>
      </w:r>
      <w:r w:rsidRPr="007A3446">
        <w:rPr>
          <w:rFonts w:ascii="Arial" w:hAnsi="Arial" w:cs="Arial"/>
          <w:sz w:val="24"/>
          <w:szCs w:val="24"/>
        </w:rPr>
        <w:t>.</w:t>
      </w:r>
      <w:r w:rsidRPr="007A3446">
        <w:rPr>
          <w:rFonts w:ascii="Arial" w:hAnsi="Arial" w:cs="Arial"/>
          <w:sz w:val="24"/>
          <w:szCs w:val="24"/>
          <w:lang w:val="en-US"/>
        </w:rPr>
        <w:t>PM</w:t>
      </w:r>
      <w:r w:rsidRPr="007A3446">
        <w:rPr>
          <w:rFonts w:ascii="Arial" w:hAnsi="Arial" w:cs="Arial"/>
          <w:sz w:val="24"/>
          <w:szCs w:val="24"/>
        </w:rPr>
        <w:t xml:space="preserve">22.01. проверка при присвоении СПП-элемента заказам ТОРО». </w:t>
      </w:r>
    </w:p>
    <w:p w:rsidR="006D146E" w:rsidRDefault="006D146E" w:rsidP="006D146E">
      <w:pPr>
        <w:pStyle w:val="afff8"/>
        <w:ind w:left="1080" w:firstLine="0"/>
        <w:rPr>
          <w:rFonts w:ascii="Arial" w:hAnsi="Arial" w:cs="Arial"/>
          <w:sz w:val="24"/>
          <w:szCs w:val="24"/>
        </w:rPr>
      </w:pPr>
      <w:r w:rsidRPr="007A3446">
        <w:rPr>
          <w:rFonts w:ascii="Arial" w:hAnsi="Arial" w:cs="Arial"/>
          <w:sz w:val="24"/>
          <w:szCs w:val="24"/>
        </w:rPr>
        <w:t>Запретить сохранение заказа ТОРО если в этом заказе были введены фактические затраты (был израсходован бюджет проекта ППА), то значение поля «СПП-элемент» (номер проекта) изменить нельзя. Если СПП-элемент был изменен после ввода фактических данных, то выводится сообщение об ошибке и запрещает сохранять заказ ТОРО.</w:t>
      </w:r>
    </w:p>
    <w:p w:rsidR="006D146E" w:rsidRPr="00955EFD" w:rsidRDefault="006D146E" w:rsidP="006D146E">
      <w:pPr>
        <w:pStyle w:val="afff8"/>
        <w:numPr>
          <w:ilvl w:val="1"/>
          <w:numId w:val="65"/>
        </w:numPr>
        <w:rPr>
          <w:rFonts w:ascii="Arial" w:hAnsi="Arial" w:cs="Arial"/>
          <w:b/>
          <w:sz w:val="24"/>
          <w:szCs w:val="24"/>
        </w:rPr>
      </w:pPr>
      <w:r w:rsidRPr="00955EFD">
        <w:rPr>
          <w:rFonts w:ascii="Arial" w:hAnsi="Arial" w:cs="Arial"/>
          <w:b/>
          <w:sz w:val="24"/>
          <w:szCs w:val="24"/>
        </w:rPr>
        <w:t>Автоматическое присвоение СПП элемента при сохранении заказа ТОРО.</w:t>
      </w:r>
    </w:p>
    <w:p w:rsidR="006D146E" w:rsidRPr="00955EFD" w:rsidRDefault="006D146E" w:rsidP="006D146E">
      <w:pPr>
        <w:pStyle w:val="afff8"/>
        <w:ind w:left="1080" w:firstLine="0"/>
        <w:rPr>
          <w:rFonts w:ascii="Arial" w:hAnsi="Arial" w:cs="Arial"/>
          <w:sz w:val="24"/>
          <w:szCs w:val="24"/>
        </w:rPr>
      </w:pPr>
      <w:r w:rsidRPr="00955EFD">
        <w:rPr>
          <w:rFonts w:ascii="Arial" w:hAnsi="Arial" w:cs="Arial"/>
          <w:sz w:val="24"/>
          <w:szCs w:val="24"/>
        </w:rPr>
        <w:t>Если для Заказа ТОРО возможно однозначно определить СПП элемент, то его необходимо автоматически проставить при сохранении Заказа ТОРО.</w:t>
      </w:r>
    </w:p>
    <w:p w:rsidR="006D146E" w:rsidRPr="00955EFD" w:rsidRDefault="006D146E" w:rsidP="006D146E">
      <w:pPr>
        <w:pStyle w:val="afff8"/>
        <w:ind w:left="708" w:firstLine="372"/>
        <w:rPr>
          <w:rFonts w:ascii="Arial" w:hAnsi="Arial" w:cs="Arial"/>
          <w:sz w:val="24"/>
          <w:szCs w:val="24"/>
        </w:rPr>
      </w:pPr>
      <w:r w:rsidRPr="00955EFD">
        <w:rPr>
          <w:rFonts w:ascii="Arial" w:hAnsi="Arial" w:cs="Arial"/>
          <w:sz w:val="24"/>
          <w:szCs w:val="24"/>
        </w:rPr>
        <w:t>СПП-элемент должен удовлетворять следующим характеристикам Заказа ТОРО:</w:t>
      </w:r>
    </w:p>
    <w:p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БЕ;</w:t>
      </w:r>
    </w:p>
    <w:p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Завод;</w:t>
      </w:r>
    </w:p>
    <w:p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Период;</w:t>
      </w:r>
      <w:r w:rsidRPr="00955EFD">
        <w:rPr>
          <w:rFonts w:ascii="Arial" w:hAnsi="Arial" w:cs="Arial"/>
          <w:sz w:val="24"/>
          <w:szCs w:val="24"/>
        </w:rPr>
        <w:tab/>
      </w:r>
    </w:p>
    <w:p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Группа плановиков;</w:t>
      </w:r>
    </w:p>
    <w:p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rPr>
        <w:t>МВЗ из контировки должно соответствовать группе МВЗ в СПП;</w:t>
      </w:r>
    </w:p>
    <w:p w:rsidR="006D146E" w:rsidRPr="00955EFD" w:rsidRDefault="006D146E" w:rsidP="006D146E">
      <w:pPr>
        <w:pStyle w:val="afff8"/>
        <w:numPr>
          <w:ilvl w:val="0"/>
          <w:numId w:val="73"/>
        </w:numPr>
        <w:rPr>
          <w:rFonts w:ascii="Arial" w:hAnsi="Arial" w:cs="Arial"/>
          <w:sz w:val="24"/>
          <w:szCs w:val="24"/>
        </w:rPr>
      </w:pPr>
      <w:r w:rsidRPr="00955EFD">
        <w:rPr>
          <w:rFonts w:ascii="Arial" w:hAnsi="Arial" w:cs="Arial"/>
          <w:sz w:val="24"/>
          <w:szCs w:val="24"/>
          <w:lang w:val="en-US"/>
        </w:rPr>
        <w:t>CAPEX/OPEX</w:t>
      </w:r>
    </w:p>
    <w:p w:rsidR="006D146E" w:rsidRPr="00955EFD" w:rsidRDefault="006D146E" w:rsidP="006D146E">
      <w:pPr>
        <w:pStyle w:val="afff8"/>
        <w:ind w:left="2484" w:firstLine="0"/>
        <w:rPr>
          <w:rFonts w:ascii="Arial" w:hAnsi="Arial" w:cs="Arial"/>
          <w:sz w:val="24"/>
          <w:szCs w:val="24"/>
        </w:rPr>
      </w:pPr>
      <w:r w:rsidRPr="00955EFD">
        <w:rPr>
          <w:rFonts w:ascii="Arial" w:hAnsi="Arial" w:cs="Arial"/>
          <w:sz w:val="24"/>
          <w:szCs w:val="24"/>
        </w:rPr>
        <w:tab/>
      </w:r>
      <w:r w:rsidRPr="00955EFD">
        <w:rPr>
          <w:rFonts w:ascii="Arial" w:hAnsi="Arial" w:cs="Arial"/>
          <w:sz w:val="24"/>
          <w:szCs w:val="24"/>
        </w:rPr>
        <w:tab/>
      </w:r>
      <w:r w:rsidRPr="00955EFD">
        <w:rPr>
          <w:rFonts w:ascii="Arial" w:hAnsi="Arial" w:cs="Arial"/>
          <w:sz w:val="24"/>
          <w:szCs w:val="24"/>
        </w:rPr>
        <w:tab/>
      </w:r>
    </w:p>
    <w:p w:rsidR="006D146E" w:rsidRPr="00955EFD" w:rsidRDefault="006D146E" w:rsidP="006D146E">
      <w:pPr>
        <w:pStyle w:val="afff8"/>
        <w:ind w:left="1080" w:firstLine="0"/>
        <w:rPr>
          <w:rFonts w:ascii="Arial" w:hAnsi="Arial" w:cs="Arial"/>
          <w:sz w:val="24"/>
          <w:szCs w:val="24"/>
        </w:rPr>
      </w:pPr>
      <w:r w:rsidRPr="00955EFD">
        <w:rPr>
          <w:rFonts w:ascii="Arial" w:hAnsi="Arial" w:cs="Arial"/>
          <w:sz w:val="24"/>
          <w:szCs w:val="24"/>
        </w:rPr>
        <w:t xml:space="preserve">При присвоении СПП-элемента выводить сообщение «Автоматически определен СПП-элемент &amp;1». Вывод/не вывод сообщения должен регулироваться настройкой. </w:t>
      </w:r>
    </w:p>
    <w:p w:rsidR="006D146E" w:rsidRDefault="006D146E" w:rsidP="006D146E">
      <w:pPr>
        <w:pStyle w:val="afff8"/>
        <w:ind w:left="1080" w:firstLine="0"/>
        <w:rPr>
          <w:rFonts w:ascii="Arial" w:hAnsi="Arial" w:cs="Arial"/>
          <w:sz w:val="24"/>
          <w:szCs w:val="24"/>
        </w:rPr>
      </w:pPr>
      <w:r w:rsidRPr="00955EFD">
        <w:rPr>
          <w:rFonts w:ascii="Arial" w:hAnsi="Arial" w:cs="Arial"/>
          <w:sz w:val="24"/>
          <w:szCs w:val="24"/>
        </w:rPr>
        <w:t>Для автоматического определения СПП-элемента необходима настройка ВКЛ/ВЫКЛ.</w:t>
      </w:r>
    </w:p>
    <w:p w:rsidR="006D146E" w:rsidRPr="008C1913" w:rsidRDefault="006D146E" w:rsidP="006D146E">
      <w:pPr>
        <w:pStyle w:val="afff8"/>
        <w:ind w:left="1080" w:firstLine="0"/>
        <w:rPr>
          <w:rFonts w:ascii="Arial" w:hAnsi="Arial" w:cs="Arial"/>
          <w:sz w:val="24"/>
          <w:szCs w:val="24"/>
        </w:rPr>
      </w:pPr>
    </w:p>
    <w:p w:rsidR="006D146E" w:rsidRPr="006035DC" w:rsidRDefault="006D146E" w:rsidP="006D146E">
      <w:pPr>
        <w:pStyle w:val="afff8"/>
        <w:numPr>
          <w:ilvl w:val="1"/>
          <w:numId w:val="65"/>
        </w:numPr>
        <w:rPr>
          <w:rFonts w:ascii="Arial" w:hAnsi="Arial" w:cs="Arial"/>
          <w:b/>
          <w:sz w:val="24"/>
          <w:szCs w:val="24"/>
        </w:rPr>
      </w:pPr>
      <w:r w:rsidRPr="006035DC">
        <w:rPr>
          <w:rFonts w:ascii="Arial" w:hAnsi="Arial" w:cs="Arial"/>
          <w:b/>
          <w:sz w:val="24"/>
          <w:szCs w:val="24"/>
        </w:rPr>
        <w:t xml:space="preserve">Выполнение и планирование по ЭПБ </w:t>
      </w:r>
      <w:del w:id="1011" w:author="polyus\ablakovab" w:date="2022-04-15T17:35:00Z">
        <w:r w:rsidRPr="006035DC" w:rsidDel="00F1604E">
          <w:rPr>
            <w:rFonts w:ascii="Arial" w:hAnsi="Arial" w:cs="Arial"/>
            <w:b/>
            <w:sz w:val="24"/>
            <w:szCs w:val="24"/>
          </w:rPr>
          <w:delText>должно идти</w:delText>
        </w:r>
      </w:del>
      <w:ins w:id="1012" w:author="polyus\ablakovab" w:date="2022-04-15T17:35:00Z">
        <w:r w:rsidR="00F1604E">
          <w:rPr>
            <w:rFonts w:ascii="Arial" w:hAnsi="Arial" w:cs="Arial"/>
            <w:b/>
            <w:sz w:val="24"/>
            <w:szCs w:val="24"/>
          </w:rPr>
          <w:t>включено</w:t>
        </w:r>
      </w:ins>
      <w:r w:rsidRPr="006035DC">
        <w:rPr>
          <w:rFonts w:ascii="Arial" w:hAnsi="Arial" w:cs="Arial"/>
          <w:b/>
          <w:sz w:val="24"/>
          <w:szCs w:val="24"/>
        </w:rPr>
        <w:t xml:space="preserve"> </w:t>
      </w:r>
      <w:del w:id="1013" w:author="polyus\ablakovab" w:date="2022-04-15T17:36:00Z">
        <w:r w:rsidRPr="006035DC" w:rsidDel="00F1604E">
          <w:rPr>
            <w:rFonts w:ascii="Arial" w:hAnsi="Arial" w:cs="Arial"/>
            <w:b/>
            <w:sz w:val="24"/>
            <w:szCs w:val="24"/>
          </w:rPr>
          <w:delText>по</w:delText>
        </w:r>
      </w:del>
      <w:ins w:id="1014" w:author="polyus\ablakovab" w:date="2022-04-15T17:36:00Z">
        <w:r w:rsidR="00F1604E">
          <w:rPr>
            <w:rFonts w:ascii="Arial" w:hAnsi="Arial" w:cs="Arial"/>
            <w:b/>
            <w:sz w:val="24"/>
            <w:szCs w:val="24"/>
          </w:rPr>
          <w:t>в</w:t>
        </w:r>
      </w:ins>
      <w:r w:rsidRPr="006035DC">
        <w:rPr>
          <w:rFonts w:ascii="Arial" w:hAnsi="Arial" w:cs="Arial"/>
          <w:b/>
          <w:sz w:val="24"/>
          <w:szCs w:val="24"/>
        </w:rPr>
        <w:t xml:space="preserve"> </w:t>
      </w:r>
      <w:ins w:id="1015" w:author="polyus\ablakovab" w:date="2022-04-15T17:36:00Z">
        <w:r w:rsidR="00F1604E">
          <w:rPr>
            <w:rFonts w:ascii="Arial" w:hAnsi="Arial" w:cs="Arial"/>
            <w:b/>
            <w:sz w:val="24"/>
            <w:szCs w:val="24"/>
          </w:rPr>
          <w:t xml:space="preserve">объем </w:t>
        </w:r>
      </w:ins>
      <w:r w:rsidRPr="006035DC">
        <w:rPr>
          <w:rFonts w:ascii="Arial" w:hAnsi="Arial" w:cs="Arial"/>
          <w:b/>
          <w:sz w:val="24"/>
          <w:szCs w:val="24"/>
        </w:rPr>
        <w:t>процесс</w:t>
      </w:r>
      <w:ins w:id="1016" w:author="polyus\ablakovab" w:date="2022-04-15T17:36:00Z">
        <w:r w:rsidR="00F1604E">
          <w:rPr>
            <w:rFonts w:ascii="Arial" w:hAnsi="Arial" w:cs="Arial"/>
            <w:b/>
            <w:sz w:val="24"/>
            <w:szCs w:val="24"/>
          </w:rPr>
          <w:t>ов</w:t>
        </w:r>
      </w:ins>
      <w:del w:id="1017" w:author="polyus\ablakovab" w:date="2022-04-15T17:36:00Z">
        <w:r w:rsidRPr="006035DC" w:rsidDel="00F1604E">
          <w:rPr>
            <w:rFonts w:ascii="Arial" w:hAnsi="Arial" w:cs="Arial"/>
            <w:b/>
            <w:sz w:val="24"/>
            <w:szCs w:val="24"/>
          </w:rPr>
          <w:delText>ам</w:delText>
        </w:r>
      </w:del>
      <w:r w:rsidRPr="006035DC">
        <w:rPr>
          <w:rFonts w:ascii="Arial" w:hAnsi="Arial" w:cs="Arial"/>
          <w:b/>
          <w:sz w:val="24"/>
          <w:szCs w:val="24"/>
        </w:rPr>
        <w:t xml:space="preserve"> ТОРО</w:t>
      </w:r>
      <w:del w:id="1018" w:author="polyus\ablakovab" w:date="2022-04-15T17:36:00Z">
        <w:r w:rsidRPr="006035DC" w:rsidDel="00F1604E">
          <w:rPr>
            <w:rFonts w:ascii="Arial" w:hAnsi="Arial" w:cs="Arial"/>
            <w:b/>
            <w:sz w:val="24"/>
            <w:szCs w:val="24"/>
          </w:rPr>
          <w:delText>.</w:delText>
        </w:r>
      </w:del>
    </w:p>
    <w:p w:rsidR="006D146E" w:rsidRPr="006035DC" w:rsidRDefault="006D146E" w:rsidP="006D146E">
      <w:pPr>
        <w:spacing w:after="240" w:line="276" w:lineRule="auto"/>
        <w:ind w:left="993"/>
        <w:rPr>
          <w:rFonts w:cs="Arial"/>
          <w:szCs w:val="24"/>
          <w:lang w:eastAsia="ru-RU"/>
        </w:rPr>
      </w:pPr>
      <w:r w:rsidRPr="006035DC">
        <w:rPr>
          <w:rFonts w:cs="Arial"/>
          <w:szCs w:val="24"/>
          <w:lang w:eastAsia="ru-RU"/>
        </w:rPr>
        <w:t xml:space="preserve">Бюджеты по ЭПБ </w:t>
      </w:r>
      <w:del w:id="1019" w:author="polyus\ablakovab" w:date="2022-04-15T17:36:00Z">
        <w:r w:rsidRPr="006035DC" w:rsidDel="00F1604E">
          <w:rPr>
            <w:rFonts w:cs="Arial"/>
            <w:szCs w:val="24"/>
            <w:lang w:eastAsia="ru-RU"/>
          </w:rPr>
          <w:delText xml:space="preserve">передаются </w:delText>
        </w:r>
      </w:del>
      <w:ins w:id="1020" w:author="polyus\ablakovab" w:date="2022-04-15T17:36:00Z">
        <w:r w:rsidR="00F1604E">
          <w:rPr>
            <w:rFonts w:cs="Arial"/>
            <w:szCs w:val="24"/>
            <w:lang w:eastAsia="ru-RU"/>
          </w:rPr>
          <w:t>учитываются</w:t>
        </w:r>
        <w:r w:rsidR="00F1604E" w:rsidRPr="006035DC">
          <w:rPr>
            <w:rFonts w:cs="Arial"/>
            <w:szCs w:val="24"/>
            <w:lang w:eastAsia="ru-RU"/>
          </w:rPr>
          <w:t xml:space="preserve"> </w:t>
        </w:r>
      </w:ins>
      <w:r w:rsidRPr="006035DC">
        <w:rPr>
          <w:rFonts w:cs="Arial"/>
          <w:szCs w:val="24"/>
          <w:lang w:eastAsia="ru-RU"/>
        </w:rPr>
        <w:t>в ТОРО. Выполнение и планирование по ЭПБ должно идти по процессам ТОРО.</w:t>
      </w:r>
    </w:p>
    <w:p w:rsidR="006D146E" w:rsidRPr="006035DC" w:rsidRDefault="006D146E" w:rsidP="006D146E">
      <w:pPr>
        <w:spacing w:after="240" w:line="276" w:lineRule="auto"/>
        <w:ind w:left="993"/>
        <w:rPr>
          <w:rFonts w:cs="Arial"/>
          <w:szCs w:val="24"/>
          <w:lang w:eastAsia="ru-RU"/>
        </w:rPr>
      </w:pPr>
      <w:r w:rsidRPr="006035DC">
        <w:rPr>
          <w:rFonts w:cs="Arial"/>
          <w:szCs w:val="24"/>
          <w:lang w:eastAsia="ru-RU"/>
        </w:rPr>
        <w:t xml:space="preserve">На Завод заводится один проект – «Выполнение ЭПБ Вернинское». Предлагаю завести отдельную причину инвестиций: O2 – ТОРО ЭПБ </w:t>
      </w:r>
    </w:p>
    <w:p w:rsidR="006D146E" w:rsidRPr="006035DC" w:rsidRDefault="006D146E" w:rsidP="006D146E">
      <w:pPr>
        <w:spacing w:after="240" w:line="276" w:lineRule="auto"/>
        <w:ind w:left="993"/>
        <w:rPr>
          <w:rFonts w:cs="Arial"/>
          <w:szCs w:val="24"/>
          <w:lang w:eastAsia="ru-RU"/>
        </w:rPr>
      </w:pPr>
      <w:r w:rsidRPr="006035DC">
        <w:rPr>
          <w:rFonts w:cs="Arial"/>
          <w:szCs w:val="24"/>
          <w:lang w:eastAsia="ru-RU"/>
        </w:rPr>
        <w:t xml:space="preserve">В связи с этим </w:t>
      </w:r>
      <w:del w:id="1021" w:author="polyus\ablakovab" w:date="2022-04-15T17:36:00Z">
        <w:r w:rsidRPr="006035DC" w:rsidDel="00F1604E">
          <w:rPr>
            <w:rFonts w:cs="Arial"/>
            <w:szCs w:val="24"/>
            <w:lang w:eastAsia="ru-RU"/>
          </w:rPr>
          <w:delText xml:space="preserve">необходимы </w:delText>
        </w:r>
      </w:del>
      <w:ins w:id="1022" w:author="polyus\ablakovab" w:date="2022-04-15T17:36:00Z">
        <w:r w:rsidR="00F1604E">
          <w:rPr>
            <w:rFonts w:cs="Arial"/>
            <w:szCs w:val="24"/>
            <w:lang w:eastAsia="ru-RU"/>
          </w:rPr>
          <w:t xml:space="preserve">выполнена </w:t>
        </w:r>
      </w:ins>
      <w:r w:rsidRPr="006035DC">
        <w:rPr>
          <w:rFonts w:cs="Arial"/>
          <w:szCs w:val="24"/>
          <w:lang w:eastAsia="ru-RU"/>
        </w:rPr>
        <w:t>доработк</w:t>
      </w:r>
      <w:del w:id="1023" w:author="polyus\ablakovab" w:date="2022-04-15T17:37:00Z">
        <w:r w:rsidRPr="006035DC" w:rsidDel="00F1604E">
          <w:rPr>
            <w:rFonts w:cs="Arial"/>
            <w:szCs w:val="24"/>
            <w:lang w:eastAsia="ru-RU"/>
          </w:rPr>
          <w:delText>и</w:delText>
        </w:r>
      </w:del>
      <w:ins w:id="1024" w:author="polyus\ablakovab" w:date="2022-04-15T17:37:00Z">
        <w:r w:rsidR="00F1604E">
          <w:rPr>
            <w:rFonts w:cs="Arial"/>
            <w:szCs w:val="24"/>
            <w:lang w:eastAsia="ru-RU"/>
          </w:rPr>
          <w:t>а</w:t>
        </w:r>
      </w:ins>
      <w:r w:rsidRPr="006035DC">
        <w:rPr>
          <w:rFonts w:cs="Arial"/>
          <w:szCs w:val="24"/>
          <w:lang w:eastAsia="ru-RU"/>
        </w:rPr>
        <w:t xml:space="preserve"> по проверке и автоматической подстановке СПП:</w:t>
      </w:r>
    </w:p>
    <w:p w:rsidR="006D146E" w:rsidRPr="006035DC" w:rsidRDefault="006D146E" w:rsidP="006D146E">
      <w:pPr>
        <w:spacing w:after="240" w:line="276" w:lineRule="auto"/>
        <w:ind w:left="993"/>
        <w:rPr>
          <w:rFonts w:cs="Arial"/>
          <w:szCs w:val="24"/>
          <w:lang w:eastAsia="ru-RU"/>
        </w:rPr>
      </w:pPr>
      <w:r w:rsidRPr="006035DC">
        <w:rPr>
          <w:rFonts w:cs="Arial"/>
          <w:szCs w:val="24"/>
          <w:lang w:eastAsia="ru-RU"/>
        </w:rPr>
        <w:t>1.</w:t>
      </w:r>
      <w:r w:rsidRPr="006035DC">
        <w:rPr>
          <w:rFonts w:cs="Arial"/>
          <w:szCs w:val="24"/>
          <w:lang w:eastAsia="ru-RU"/>
        </w:rPr>
        <w:tab/>
        <w:t>Проверка при указании СПП – проверя</w:t>
      </w:r>
      <w:ins w:id="1025" w:author="polyus\ablakovab" w:date="2022-04-15T17:37:00Z">
        <w:r w:rsidR="00F1604E">
          <w:rPr>
            <w:rFonts w:cs="Arial"/>
            <w:szCs w:val="24"/>
            <w:lang w:eastAsia="ru-RU"/>
          </w:rPr>
          <w:t>е</w:t>
        </w:r>
      </w:ins>
      <w:r w:rsidRPr="006035DC">
        <w:rPr>
          <w:rFonts w:cs="Arial"/>
          <w:szCs w:val="24"/>
          <w:lang w:eastAsia="ru-RU"/>
        </w:rPr>
        <w:t>т</w:t>
      </w:r>
      <w:ins w:id="1026" w:author="polyus\ablakovab" w:date="2022-04-15T17:37:00Z">
        <w:r w:rsidR="00F1604E">
          <w:rPr>
            <w:rFonts w:cs="Arial"/>
            <w:szCs w:val="24"/>
            <w:lang w:eastAsia="ru-RU"/>
          </w:rPr>
          <w:t>ся</w:t>
        </w:r>
      </w:ins>
      <w:del w:id="1027" w:author="polyus\ablakovab" w:date="2022-04-15T17:37:00Z">
        <w:r w:rsidRPr="006035DC" w:rsidDel="00F1604E">
          <w:rPr>
            <w:rFonts w:cs="Arial"/>
            <w:szCs w:val="24"/>
            <w:lang w:eastAsia="ru-RU"/>
          </w:rPr>
          <w:delText>ь</w:delText>
        </w:r>
      </w:del>
      <w:r w:rsidRPr="006035DC">
        <w:rPr>
          <w:rFonts w:cs="Arial"/>
          <w:szCs w:val="24"/>
          <w:lang w:eastAsia="ru-RU"/>
        </w:rPr>
        <w:t xml:space="preserve"> только Завод, сроки и причину инвестиций (группа плановиков и центр затрат не проверяется в отличии от ТОРО);</w:t>
      </w:r>
    </w:p>
    <w:p w:rsidR="006D146E" w:rsidRPr="00A47F2B" w:rsidRDefault="006D146E" w:rsidP="006D146E">
      <w:pPr>
        <w:spacing w:after="240" w:line="276" w:lineRule="auto"/>
        <w:ind w:left="993"/>
        <w:rPr>
          <w:rFonts w:cs="Arial"/>
          <w:szCs w:val="24"/>
          <w:lang w:eastAsia="ru-RU"/>
        </w:rPr>
      </w:pPr>
      <w:r w:rsidRPr="006035DC">
        <w:rPr>
          <w:rFonts w:cs="Arial"/>
          <w:szCs w:val="24"/>
          <w:lang w:eastAsia="ru-RU"/>
        </w:rPr>
        <w:t>2.</w:t>
      </w:r>
      <w:r w:rsidRPr="006035DC">
        <w:rPr>
          <w:rFonts w:cs="Arial"/>
          <w:szCs w:val="24"/>
          <w:lang w:eastAsia="ru-RU"/>
        </w:rPr>
        <w:tab/>
        <w:t xml:space="preserve">При автоматическом поиске СПП для вида заказа ЭПБ </w:t>
      </w:r>
      <w:del w:id="1028" w:author="polyus\ablakovab" w:date="2022-04-15T17:37:00Z">
        <w:r w:rsidRPr="006035DC" w:rsidDel="00F1604E">
          <w:rPr>
            <w:rFonts w:cs="Arial"/>
            <w:szCs w:val="24"/>
            <w:lang w:eastAsia="ru-RU"/>
          </w:rPr>
          <w:delText xml:space="preserve">ищем </w:delText>
        </w:r>
      </w:del>
      <w:ins w:id="1029" w:author="polyus\ablakovab" w:date="2022-04-15T17:37:00Z">
        <w:r w:rsidR="00F1604E" w:rsidRPr="006035DC">
          <w:rPr>
            <w:rFonts w:cs="Arial"/>
            <w:szCs w:val="24"/>
            <w:lang w:eastAsia="ru-RU"/>
          </w:rPr>
          <w:t>ище</w:t>
        </w:r>
        <w:r w:rsidR="00F1604E">
          <w:rPr>
            <w:rFonts w:cs="Arial"/>
            <w:szCs w:val="24"/>
            <w:lang w:eastAsia="ru-RU"/>
          </w:rPr>
          <w:t>тся</w:t>
        </w:r>
        <w:r w:rsidR="00F1604E" w:rsidRPr="006035DC">
          <w:rPr>
            <w:rFonts w:cs="Arial"/>
            <w:szCs w:val="24"/>
            <w:lang w:eastAsia="ru-RU"/>
          </w:rPr>
          <w:t xml:space="preserve"> </w:t>
        </w:r>
      </w:ins>
      <w:r w:rsidRPr="006035DC">
        <w:rPr>
          <w:rFonts w:cs="Arial"/>
          <w:szCs w:val="24"/>
          <w:lang w:eastAsia="ru-RU"/>
        </w:rPr>
        <w:t>СПП по Заводу, срокам и причине инвестиций.</w:t>
      </w:r>
    </w:p>
    <w:p w:rsidR="006D146E" w:rsidRPr="007A3446" w:rsidRDefault="006D146E" w:rsidP="006D146E">
      <w:pPr>
        <w:pStyle w:val="afff8"/>
        <w:ind w:left="1080" w:firstLine="0"/>
        <w:rPr>
          <w:rFonts w:ascii="Arial" w:hAnsi="Arial" w:cs="Arial"/>
          <w:sz w:val="24"/>
          <w:szCs w:val="24"/>
        </w:rPr>
      </w:pPr>
    </w:p>
    <w:p w:rsidR="006D146E" w:rsidRPr="007A3446" w:rsidRDefault="006D146E" w:rsidP="006D146E">
      <w:pPr>
        <w:pStyle w:val="afa"/>
        <w:numPr>
          <w:ilvl w:val="0"/>
          <w:numId w:val="65"/>
        </w:numPr>
        <w:tabs>
          <w:tab w:val="clear" w:pos="567"/>
        </w:tabs>
        <w:rPr>
          <w:rFonts w:cs="Arial"/>
          <w:b/>
        </w:rPr>
      </w:pPr>
      <w:r w:rsidRPr="007A3446">
        <w:rPr>
          <w:rFonts w:cs="Arial"/>
          <w:b/>
          <w:iCs/>
        </w:rPr>
        <w:t>Установка статуса «ТРСХ» при смещении заказа и связей с другими службами.</w:t>
      </w:r>
    </w:p>
    <w:p w:rsidR="006D146E" w:rsidRPr="007A3446" w:rsidRDefault="006D146E" w:rsidP="006D146E">
      <w:pPr>
        <w:pStyle w:val="afa"/>
        <w:ind w:left="1080"/>
        <w:rPr>
          <w:rFonts w:cs="Arial"/>
          <w:iCs/>
        </w:rPr>
      </w:pPr>
      <w:r w:rsidRPr="007A3446">
        <w:rPr>
          <w:rFonts w:cs="Arial"/>
          <w:iCs/>
        </w:rPr>
        <w:t>Если у заказа ТОРО есть отношения сроков с другими заказами, в которых указана отличающаяся группа планирования, и в заказе меняются базисные сроки (дата и время) начала и окончания, необходимо в текущем заказе и в связанных заказах установить статус «ТРСХ».</w:t>
      </w:r>
    </w:p>
    <w:p w:rsidR="006D146E" w:rsidRPr="007A3446" w:rsidRDefault="006D146E" w:rsidP="006D146E">
      <w:pPr>
        <w:pStyle w:val="afa"/>
        <w:numPr>
          <w:ilvl w:val="0"/>
          <w:numId w:val="65"/>
        </w:numPr>
        <w:tabs>
          <w:tab w:val="clear" w:pos="567"/>
        </w:tabs>
        <w:rPr>
          <w:rFonts w:cs="Arial"/>
          <w:b/>
        </w:rPr>
      </w:pPr>
      <w:r w:rsidRPr="007A3446">
        <w:rPr>
          <w:rFonts w:cs="Arial"/>
          <w:b/>
          <w:iCs/>
        </w:rPr>
        <w:t>Запрет корректировки заказов на остановочный ремонт при планировании плана-графика воздействий на ПА на месяц.</w:t>
      </w:r>
    </w:p>
    <w:p w:rsidR="006D146E" w:rsidRPr="007A3446" w:rsidDel="00FF37D3" w:rsidRDefault="006D146E" w:rsidP="006D146E">
      <w:pPr>
        <w:pStyle w:val="afa"/>
        <w:ind w:left="1080"/>
        <w:rPr>
          <w:del w:id="1030" w:author="polyus\ablakovab" w:date="2022-04-15T17:41:00Z"/>
          <w:rFonts w:cs="Arial"/>
        </w:rPr>
      </w:pPr>
      <w:del w:id="1031" w:author="polyus\ablakovab" w:date="2022-04-15T17:41:00Z">
        <w:r w:rsidRPr="007A3446" w:rsidDel="00FF37D3">
          <w:rPr>
            <w:rFonts w:cs="Arial"/>
          </w:rPr>
          <w:delText xml:space="preserve">Использовать единый алгоритм проверки, который описан в функциональной спецификации </w:delText>
        </w:r>
        <w:r w:rsidRPr="007A3446" w:rsidDel="00FF37D3">
          <w:rPr>
            <w:rFonts w:cs="Arial"/>
            <w:lang w:val="en-US"/>
          </w:rPr>
          <w:delText>PM</w:delText>
        </w:r>
        <w:r w:rsidRPr="007A3446" w:rsidDel="00FF37D3">
          <w:rPr>
            <w:rFonts w:cs="Arial"/>
          </w:rPr>
          <w:delText xml:space="preserve">78 п.2. </w:delText>
        </w:r>
      </w:del>
      <w:ins w:id="1032" w:author="polyus\ablakovab" w:date="2022-04-15T17:41:00Z">
        <w:r w:rsidR="00FF37D3">
          <w:rPr>
            <w:rFonts w:cs="Arial"/>
          </w:rPr>
          <w:t>Запрещено менять сроки заказов ТОРО из утвержденного</w:t>
        </w:r>
      </w:ins>
      <w:ins w:id="1033" w:author="polyus\ablakovab" w:date="2022-04-15T17:42:00Z">
        <w:r w:rsidR="00FF37D3">
          <w:rPr>
            <w:rFonts w:cs="Arial"/>
          </w:rPr>
          <w:t xml:space="preserve"> графика ос</w:t>
        </w:r>
      </w:ins>
      <w:ins w:id="1034" w:author="polyus\ablakovab" w:date="2022-04-15T17:45:00Z">
        <w:r w:rsidR="00FF37D3">
          <w:rPr>
            <w:rFonts w:cs="Arial"/>
          </w:rPr>
          <w:t>тановочных ремонтов (статус ОСТ).</w:t>
        </w:r>
      </w:ins>
      <w:ins w:id="1035" w:author="polyus\ablakovab" w:date="2022-04-15T17:46:00Z">
        <w:r w:rsidR="00FF37D3">
          <w:rPr>
            <w:rFonts w:cs="Arial"/>
          </w:rPr>
          <w:t xml:space="preserve"> Для изменений сроков, необходим сброс статусов.</w:t>
        </w:r>
      </w:ins>
      <w:ins w:id="1036" w:author="polyus\ablakovab" w:date="2022-04-15T17:45:00Z">
        <w:r w:rsidR="00FF37D3">
          <w:rPr>
            <w:rFonts w:cs="Arial"/>
          </w:rPr>
          <w:t xml:space="preserve"> </w:t>
        </w:r>
      </w:ins>
    </w:p>
    <w:p w:rsidR="006D146E" w:rsidRPr="007A3446" w:rsidRDefault="006D146E" w:rsidP="006D146E">
      <w:pPr>
        <w:pStyle w:val="afa"/>
        <w:numPr>
          <w:ilvl w:val="0"/>
          <w:numId w:val="65"/>
        </w:numPr>
        <w:tabs>
          <w:tab w:val="clear" w:pos="567"/>
        </w:tabs>
        <w:rPr>
          <w:rFonts w:cs="Arial"/>
          <w:b/>
          <w:iCs/>
        </w:rPr>
      </w:pPr>
      <w:r w:rsidRPr="007A3446">
        <w:rPr>
          <w:rFonts w:cs="Arial"/>
          <w:b/>
          <w:iCs/>
        </w:rPr>
        <w:t>Обеспечить проверку наличия номера ОС в заказе ТОРО.</w:t>
      </w:r>
    </w:p>
    <w:p w:rsidR="006D146E" w:rsidRPr="007A3446" w:rsidRDefault="006D146E" w:rsidP="006D146E">
      <w:pPr>
        <w:pStyle w:val="afa"/>
        <w:ind w:left="1080"/>
        <w:rPr>
          <w:rFonts w:cs="Arial"/>
          <w:iCs/>
        </w:rPr>
      </w:pPr>
      <w:r w:rsidRPr="007A3446">
        <w:rPr>
          <w:rFonts w:cs="Arial"/>
          <w:iCs/>
        </w:rPr>
        <w:t>В заказе ТОРО должно быть заполнено поле «Основное средство». При сохранении заказа на капитализируемый ремонт (определяется по виду работ, настройка) выполнять проверку заполнения номера ОС в заказе.</w:t>
      </w:r>
    </w:p>
    <w:p w:rsidR="006D146E" w:rsidRPr="007A3446" w:rsidRDefault="006D146E" w:rsidP="006D146E">
      <w:pPr>
        <w:pStyle w:val="afa"/>
        <w:numPr>
          <w:ilvl w:val="0"/>
          <w:numId w:val="65"/>
        </w:numPr>
        <w:tabs>
          <w:tab w:val="clear" w:pos="567"/>
        </w:tabs>
        <w:rPr>
          <w:rFonts w:cs="Arial"/>
          <w:b/>
          <w:iCs/>
        </w:rPr>
      </w:pPr>
      <w:r w:rsidRPr="007A3446">
        <w:rPr>
          <w:rFonts w:cs="Arial"/>
          <w:b/>
          <w:iCs/>
        </w:rPr>
        <w:t>Проверка «МВЗ», «Группа плановиков».</w:t>
      </w:r>
    </w:p>
    <w:p w:rsidR="006D146E" w:rsidRPr="007A3446" w:rsidRDefault="006D146E" w:rsidP="006D146E">
      <w:pPr>
        <w:pStyle w:val="afa"/>
        <w:ind w:left="1080"/>
        <w:rPr>
          <w:rFonts w:cs="Arial"/>
          <w:iCs/>
        </w:rPr>
      </w:pPr>
      <w:r w:rsidRPr="007A3446">
        <w:rPr>
          <w:rFonts w:cs="Arial"/>
          <w:iCs/>
        </w:rPr>
        <w:t>Обеспечить проверку одинаковых значений полей «Группа плановиков» и «МВЗ» в единицах оборудования, в случае, если заказ является заказом–маршрутом. Признаком того, что заказ является заказом–маршрутом, является наличие более 1 объекта на закладке «Объекты»</w:t>
      </w:r>
    </w:p>
    <w:p w:rsidR="006D146E" w:rsidRPr="007A3446" w:rsidRDefault="006D146E" w:rsidP="006D146E">
      <w:pPr>
        <w:pStyle w:val="afa"/>
        <w:ind w:left="1080"/>
        <w:rPr>
          <w:rFonts w:cs="Arial"/>
          <w:iCs/>
        </w:rPr>
      </w:pPr>
      <w:r w:rsidRPr="007A3446">
        <w:rPr>
          <w:rFonts w:cs="Arial"/>
          <w:iCs/>
        </w:rPr>
        <w:t>В единицах оборудования должно быть одинаковые значения полей «Группа плановиков» и «МВЗ». В момент сохранения заказа ТОРО будет проверяться основная запись ЕО на предмет заполнения полей «Группа плановиков» и «МВЗ». Если значения полей «Группа плановиков» и «МВЗ» имеют различные значения в нескольких ЕО, то заказ ТОРО сохранить нельзя.</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При сохранении заказа ТОРО устанавливать запрет установки статуса «МТКУ» при наличии в заказе ТОРО фактических проводок.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В момент сохранения заказа ТОРО после установки статуса «МТКУ» необходимо проверять наличие фактических проводок.</w:t>
      </w:r>
    </w:p>
    <w:p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iCs/>
          <w:sz w:val="24"/>
          <w:szCs w:val="24"/>
        </w:rPr>
        <w:t>Проверка заказа ТОРО, что он является капитализируемым при указании компонента основного средства в качестве ресурса на закладке «Компоненты».</w:t>
      </w:r>
      <w:r w:rsidRPr="007A3446">
        <w:rPr>
          <w:rFonts w:ascii="Arial" w:hAnsi="Arial" w:cs="Arial"/>
          <w:iCs/>
          <w:sz w:val="24"/>
          <w:szCs w:val="24"/>
        </w:rPr>
        <w:t xml:space="preserve">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Необходимо проверять, чтобы в заказе ТОРО </w:t>
      </w:r>
      <w:r w:rsidRPr="007A3446">
        <w:rPr>
          <w:rFonts w:ascii="Arial" w:hAnsi="Arial" w:cs="Arial"/>
          <w:sz w:val="24"/>
          <w:szCs w:val="24"/>
          <w:lang w:val="en-US"/>
        </w:rPr>
        <w:t>OPEX</w:t>
      </w:r>
      <w:r w:rsidRPr="007A3446">
        <w:rPr>
          <w:rFonts w:ascii="Arial" w:hAnsi="Arial" w:cs="Arial"/>
          <w:sz w:val="24"/>
          <w:szCs w:val="24"/>
        </w:rPr>
        <w:t xml:space="preserve"> не было запланировано оборудование к списанию (определять по классам оценки).</w:t>
      </w:r>
    </w:p>
    <w:p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Проверка заказа ТОРО при техническом закрытии.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при техническом закрытии заказа ТОРО запретить устанавливать статус «ТЗКР» без указания даты следующего проведения ЭПБ (Разработка «PM60 – Расширение полей заказа ТОРО»).</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при техническом закрытии должен создаваться по-образцу новый заказ ТОРО с копированием всех основных данных, где дата следующего ЭПБ должна копироваться в базисные сроки начала и окончания создаваемого заказа ТОРО.</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Проверка заказа ТОРО при техническом закрытии.</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При сохранении заказа ТОРО запретить устанавливать статус «ТЗКР» если отсутствую данные в заказах ТОРО для лабораторного оборудования:</w:t>
      </w:r>
    </w:p>
    <w:p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Результат проверки (проверка прошла/проверка не прошла (калибровка, поверка));</w:t>
      </w:r>
    </w:p>
    <w:p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Наименование документа (выбор из справочника);</w:t>
      </w:r>
    </w:p>
    <w:p w:rsidR="006D146E" w:rsidRPr="007A3446" w:rsidRDefault="006D146E" w:rsidP="006D146E">
      <w:pPr>
        <w:pStyle w:val="afff8"/>
        <w:numPr>
          <w:ilvl w:val="0"/>
          <w:numId w:val="69"/>
        </w:numPr>
        <w:rPr>
          <w:rFonts w:ascii="Arial" w:hAnsi="Arial" w:cs="Arial"/>
          <w:sz w:val="24"/>
          <w:szCs w:val="24"/>
        </w:rPr>
      </w:pPr>
      <w:r w:rsidRPr="007A3446">
        <w:rPr>
          <w:rFonts w:ascii="Arial" w:hAnsi="Arial" w:cs="Arial"/>
          <w:sz w:val="24"/>
          <w:szCs w:val="24"/>
        </w:rPr>
        <w:t>Номер документа (текстово-цифровой код);</w:t>
      </w:r>
    </w:p>
    <w:p w:rsidR="006D146E" w:rsidRPr="007A3446" w:rsidRDefault="006D146E" w:rsidP="006D146E">
      <w:pPr>
        <w:pStyle w:val="afff8"/>
        <w:numPr>
          <w:ilvl w:val="0"/>
          <w:numId w:val="69"/>
        </w:numPr>
        <w:jc w:val="left"/>
        <w:rPr>
          <w:rFonts w:ascii="Arial" w:hAnsi="Arial" w:cs="Arial"/>
          <w:sz w:val="24"/>
          <w:szCs w:val="24"/>
        </w:rPr>
      </w:pPr>
      <w:r w:rsidRPr="007A3446">
        <w:rPr>
          <w:rFonts w:ascii="Arial" w:hAnsi="Arial" w:cs="Arial"/>
          <w:sz w:val="24"/>
          <w:szCs w:val="24"/>
        </w:rPr>
        <w:t>Срок действия документа (дата).</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должна быть отключаемой, вид сообщения об ошибке должен быть настраиваемым. </w:t>
      </w:r>
    </w:p>
    <w:p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Учет сроков согласования потребности при контроле срока поставки МТР.</w:t>
      </w:r>
    </w:p>
    <w:p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Необходимо выполнить проверку по учету сроков согласования потребности при контроле LT (Lead Time) в заказах ТОРО и ОСГ для проектов ТПиР:</w:t>
      </w:r>
    </w:p>
    <w:p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1. В справочнике МТР (ЕК МТР) ведется закупочный LT (LTз) в разрезе каждого МТР для завода;</w:t>
      </w:r>
    </w:p>
    <w:p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2. Для ТОРО ведется настроечная константа, содержащая плановый срок согласования потребности (LTсп) - единая для всех МТР, в разрезе каждой БЕ/Завода.</w:t>
      </w:r>
    </w:p>
    <w:p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3. При вводе потребности, либо изменение сроков или объемов потребности при сохранении заказа ТОРО (для позиций МТР,</w:t>
      </w:r>
      <w:r w:rsidRPr="007A3446">
        <w:rPr>
          <w:sz w:val="20"/>
          <w:szCs w:val="20"/>
          <w:lang w:eastAsia="ru-RU"/>
        </w:rPr>
        <w:t xml:space="preserve"> </w:t>
      </w:r>
      <w:r w:rsidRPr="007A3446">
        <w:rPr>
          <w:rFonts w:cs="Arial"/>
          <w:szCs w:val="24"/>
          <w:lang w:eastAsia="ru-RU"/>
        </w:rPr>
        <w:t xml:space="preserve">у которых ПодтверждКолич &lt; ОбъёмПотребн ) или ОСГ проекта ТПиР, выполняется проверка: Текущая дата + LTсп + LTз &gt; даты потребности. Если проверка не проходит, то осуществлять возможность подбора МТР с текущих остатков на складах с возможностью сохранения заказа, в случае отсутствия свободных остатков ставится признак срочности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Таким образом, в IW38 и </w:t>
      </w:r>
      <w:r w:rsidR="00BA4FB0">
        <w:rPr>
          <w:rFonts w:cs="Arial"/>
          <w:szCs w:val="24"/>
          <w:lang w:val="en-US" w:eastAsia="ru-RU"/>
        </w:rPr>
        <w:t>ZPM</w:t>
      </w:r>
      <w:r w:rsidR="00BA4FB0" w:rsidRPr="009721BA">
        <w:rPr>
          <w:rFonts w:cs="Arial"/>
          <w:szCs w:val="24"/>
          <w:lang w:eastAsia="ru-RU"/>
        </w:rPr>
        <w:t>_</w:t>
      </w:r>
      <w:r w:rsidRPr="007A3446">
        <w:rPr>
          <w:rFonts w:cs="Arial"/>
          <w:szCs w:val="24"/>
          <w:lang w:eastAsia="ru-RU"/>
        </w:rPr>
        <w:t>IWBK можно увидеть срочные заказы и срочные позиции, в частности.</w:t>
      </w:r>
    </w:p>
    <w:p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4. При согласовании потребности в заказах ТОРО и ОСГ проектов ТПиР (передачи потребности для ППМ в МТО), выполняется проверка: Текущая дата + LTз &gt;даты потребности. При проверке актуализируется признак срочности, если отсутствуют свободные остатки, на резервировании (разработка «MM02 - Проставление признака срочности») + статус заказа «СРОЧ – Срочная закупка», а также выводится блокирующее/предупреждающее сообщение. Необходимо фиксировать срок фактического согласования потребности на уровне позиции потребности.</w:t>
      </w:r>
    </w:p>
    <w:p w:rsidR="006D146E" w:rsidRPr="007A3446" w:rsidRDefault="006D146E" w:rsidP="006D146E">
      <w:pPr>
        <w:overflowPunct w:val="0"/>
        <w:autoSpaceDE w:val="0"/>
        <w:autoSpaceDN w:val="0"/>
        <w:spacing w:before="60"/>
        <w:ind w:left="1080"/>
        <w:rPr>
          <w:rFonts w:cs="Arial"/>
          <w:szCs w:val="24"/>
          <w:lang w:eastAsia="ru-RU"/>
        </w:rPr>
      </w:pPr>
      <w:r w:rsidRPr="007A3446">
        <w:rPr>
          <w:rFonts w:cs="Arial"/>
          <w:szCs w:val="24"/>
          <w:lang w:eastAsia="ru-RU"/>
        </w:rPr>
        <w:t xml:space="preserve">Если потребность заказа ТОРО &lt; Текущая дата + LTсп + LTз, то вид заказа должен быть - AVR1 (Аварийное ТОРО). В остальных случаях запрещать сохранение заказа, либо выводить предупреждение (в зависимости от настройки). </w:t>
      </w:r>
    </w:p>
    <w:p w:rsidR="006D146E" w:rsidRPr="007A3446" w:rsidRDefault="006D146E" w:rsidP="006D146E">
      <w:pPr>
        <w:jc w:val="left"/>
        <w:rPr>
          <w:rFonts w:ascii="Calibri" w:hAnsi="Calibri"/>
          <w:sz w:val="22"/>
          <w:lang w:eastAsia="ru-RU"/>
        </w:rPr>
      </w:pP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При планировании потребности </w:t>
      </w:r>
      <w:del w:id="1037" w:author="polyus\ablakovab" w:date="2022-04-15T17:46:00Z">
        <w:r w:rsidRPr="007A3446" w:rsidDel="00A94D22">
          <w:rPr>
            <w:rFonts w:ascii="Arial" w:hAnsi="Arial" w:cs="Arial"/>
            <w:b/>
            <w:sz w:val="24"/>
            <w:szCs w:val="24"/>
          </w:rPr>
          <w:delText xml:space="preserve">выдавать </w:delText>
        </w:r>
      </w:del>
      <w:ins w:id="1038" w:author="polyus\ablakovab" w:date="2022-04-15T17:46:00Z">
        <w:r w:rsidR="00A94D22" w:rsidRPr="007A3446">
          <w:rPr>
            <w:rFonts w:ascii="Arial" w:hAnsi="Arial" w:cs="Arial"/>
            <w:b/>
            <w:sz w:val="24"/>
            <w:szCs w:val="24"/>
          </w:rPr>
          <w:t>выда</w:t>
        </w:r>
        <w:r w:rsidR="00A94D22">
          <w:rPr>
            <w:rFonts w:ascii="Arial" w:hAnsi="Arial" w:cs="Arial"/>
            <w:b/>
            <w:sz w:val="24"/>
            <w:szCs w:val="24"/>
          </w:rPr>
          <w:t>ется</w:t>
        </w:r>
        <w:r w:rsidR="00A94D22" w:rsidRPr="007A3446">
          <w:rPr>
            <w:rFonts w:ascii="Arial" w:hAnsi="Arial" w:cs="Arial"/>
            <w:b/>
            <w:sz w:val="24"/>
            <w:szCs w:val="24"/>
          </w:rPr>
          <w:t xml:space="preserve"> </w:t>
        </w:r>
      </w:ins>
      <w:r w:rsidRPr="007A3446">
        <w:rPr>
          <w:rFonts w:ascii="Arial" w:hAnsi="Arial" w:cs="Arial"/>
          <w:b/>
          <w:sz w:val="24"/>
          <w:szCs w:val="24"/>
        </w:rPr>
        <w:t>предупреждающее сообщение в случае, если плановый срок поставки и потребности в прошлом.</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Планирование потребности в прошлом является ошибочным, за исключением аварийных заказов. При выявлении подобной ситуации система </w:t>
      </w:r>
      <w:del w:id="1039" w:author="polyus\ablakovab" w:date="2022-04-15T17:47:00Z">
        <w:r w:rsidRPr="007A3446" w:rsidDel="00A94D22">
          <w:rPr>
            <w:rFonts w:ascii="Arial" w:hAnsi="Arial" w:cs="Arial"/>
            <w:sz w:val="24"/>
            <w:szCs w:val="24"/>
          </w:rPr>
          <w:delText xml:space="preserve">должна </w:delText>
        </w:r>
      </w:del>
      <w:r w:rsidRPr="007A3446">
        <w:rPr>
          <w:rFonts w:ascii="Arial" w:hAnsi="Arial" w:cs="Arial"/>
          <w:sz w:val="24"/>
          <w:szCs w:val="24"/>
        </w:rPr>
        <w:t>выда</w:t>
      </w:r>
      <w:ins w:id="1040" w:author="polyus\ablakovab" w:date="2022-04-15T17:47:00Z">
        <w:r w:rsidR="00A94D22">
          <w:rPr>
            <w:rFonts w:ascii="Arial" w:hAnsi="Arial" w:cs="Arial"/>
            <w:sz w:val="24"/>
            <w:szCs w:val="24"/>
          </w:rPr>
          <w:t>ет</w:t>
        </w:r>
      </w:ins>
      <w:del w:id="1041" w:author="polyus\ablakovab" w:date="2022-04-15T17:47:00Z">
        <w:r w:rsidRPr="007A3446" w:rsidDel="00A94D22">
          <w:rPr>
            <w:rFonts w:ascii="Arial" w:hAnsi="Arial" w:cs="Arial"/>
            <w:sz w:val="24"/>
            <w:szCs w:val="24"/>
          </w:rPr>
          <w:delText>вать</w:delText>
        </w:r>
      </w:del>
      <w:r w:rsidRPr="007A3446">
        <w:rPr>
          <w:rFonts w:ascii="Arial" w:hAnsi="Arial" w:cs="Arial"/>
          <w:sz w:val="24"/>
          <w:szCs w:val="24"/>
        </w:rPr>
        <w:t xml:space="preserve"> предупреждающие сообщение. Проверка </w:t>
      </w:r>
      <w:del w:id="1042" w:author="polyus\ablakovab" w:date="2022-04-15T17:47:00Z">
        <w:r w:rsidRPr="007A3446" w:rsidDel="00A94D22">
          <w:rPr>
            <w:rFonts w:ascii="Arial" w:hAnsi="Arial" w:cs="Arial"/>
            <w:sz w:val="24"/>
            <w:szCs w:val="24"/>
          </w:rPr>
          <w:delText xml:space="preserve">должна </w:delText>
        </w:r>
      </w:del>
      <w:r w:rsidRPr="007A3446">
        <w:rPr>
          <w:rFonts w:ascii="Arial" w:hAnsi="Arial" w:cs="Arial"/>
          <w:sz w:val="24"/>
          <w:szCs w:val="24"/>
        </w:rPr>
        <w:t>срабатыва</w:t>
      </w:r>
      <w:ins w:id="1043" w:author="polyus\ablakovab" w:date="2022-04-15T17:47:00Z">
        <w:r w:rsidR="00A94D22">
          <w:rPr>
            <w:rFonts w:ascii="Arial" w:hAnsi="Arial" w:cs="Arial"/>
            <w:sz w:val="24"/>
            <w:szCs w:val="24"/>
          </w:rPr>
          <w:t>е</w:t>
        </w:r>
      </w:ins>
      <w:r w:rsidRPr="007A3446">
        <w:rPr>
          <w:rFonts w:ascii="Arial" w:hAnsi="Arial" w:cs="Arial"/>
          <w:sz w:val="24"/>
          <w:szCs w:val="24"/>
        </w:rPr>
        <w:t>т</w:t>
      </w:r>
      <w:del w:id="1044" w:author="polyus\ablakovab" w:date="2022-04-15T17:47:00Z">
        <w:r w:rsidRPr="007A3446" w:rsidDel="00A94D22">
          <w:rPr>
            <w:rFonts w:ascii="Arial" w:hAnsi="Arial" w:cs="Arial"/>
            <w:sz w:val="24"/>
            <w:szCs w:val="24"/>
          </w:rPr>
          <w:delText>ь</w:delText>
        </w:r>
      </w:del>
      <w:r w:rsidRPr="007A3446">
        <w:rPr>
          <w:rFonts w:ascii="Arial" w:hAnsi="Arial" w:cs="Arial"/>
          <w:sz w:val="24"/>
          <w:szCs w:val="24"/>
        </w:rPr>
        <w:t xml:space="preserve"> при добавлении в заказ ТОРО компонентов материалов и операций «УСО».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добавлении материалов в заказ ТОРО </w:t>
      </w:r>
      <w:del w:id="1045" w:author="polyus\ablakovab" w:date="2022-04-15T17:47:00Z">
        <w:r w:rsidRPr="007A3446" w:rsidDel="00A94D22">
          <w:rPr>
            <w:rFonts w:ascii="Arial" w:hAnsi="Arial" w:cs="Arial"/>
            <w:sz w:val="24"/>
            <w:szCs w:val="24"/>
          </w:rPr>
          <w:delText xml:space="preserve">необходимо </w:delText>
        </w:r>
      </w:del>
      <w:r w:rsidRPr="007A3446">
        <w:rPr>
          <w:rFonts w:ascii="Arial" w:hAnsi="Arial" w:cs="Arial"/>
          <w:sz w:val="24"/>
          <w:szCs w:val="24"/>
        </w:rPr>
        <w:t>сравнива</w:t>
      </w:r>
      <w:ins w:id="1046" w:author="polyus\ablakovab" w:date="2022-04-15T17:47:00Z">
        <w:r w:rsidR="00A94D22">
          <w:rPr>
            <w:rFonts w:ascii="Arial" w:hAnsi="Arial" w:cs="Arial"/>
            <w:sz w:val="24"/>
            <w:szCs w:val="24"/>
          </w:rPr>
          <w:t>ется</w:t>
        </w:r>
      </w:ins>
      <w:del w:id="1047" w:author="polyus\ablakovab" w:date="2022-04-15T17:47:00Z">
        <w:r w:rsidRPr="007A3446" w:rsidDel="00A94D22">
          <w:rPr>
            <w:rFonts w:ascii="Arial" w:hAnsi="Arial" w:cs="Arial"/>
            <w:sz w:val="24"/>
            <w:szCs w:val="24"/>
          </w:rPr>
          <w:delText>ть</w:delText>
        </w:r>
      </w:del>
      <w:r w:rsidRPr="007A3446">
        <w:rPr>
          <w:rFonts w:ascii="Arial" w:hAnsi="Arial" w:cs="Arial"/>
          <w:sz w:val="24"/>
          <w:szCs w:val="24"/>
        </w:rPr>
        <w:t xml:space="preserve"> дат</w:t>
      </w:r>
      <w:ins w:id="1048" w:author="polyus\ablakovab" w:date="2022-04-15T17:47:00Z">
        <w:r w:rsidR="00A94D22">
          <w:rPr>
            <w:rFonts w:ascii="Arial" w:hAnsi="Arial" w:cs="Arial"/>
            <w:sz w:val="24"/>
            <w:szCs w:val="24"/>
          </w:rPr>
          <w:t>а</w:t>
        </w:r>
      </w:ins>
      <w:del w:id="1049" w:author="polyus\ablakovab" w:date="2022-04-15T17:47:00Z">
        <w:r w:rsidRPr="007A3446" w:rsidDel="00A94D22">
          <w:rPr>
            <w:rFonts w:ascii="Arial" w:hAnsi="Arial" w:cs="Arial"/>
            <w:sz w:val="24"/>
            <w:szCs w:val="24"/>
          </w:rPr>
          <w:delText>у</w:delText>
        </w:r>
      </w:del>
      <w:r w:rsidRPr="007A3446">
        <w:rPr>
          <w:rFonts w:ascii="Arial" w:hAnsi="Arial" w:cs="Arial"/>
          <w:sz w:val="24"/>
          <w:szCs w:val="24"/>
        </w:rPr>
        <w:t xml:space="preserve"> потребности и текущ</w:t>
      </w:r>
      <w:ins w:id="1050" w:author="polyus\ablakovab" w:date="2022-04-15T17:47:00Z">
        <w:r w:rsidR="00A94D22">
          <w:rPr>
            <w:rFonts w:ascii="Arial" w:hAnsi="Arial" w:cs="Arial"/>
            <w:sz w:val="24"/>
            <w:szCs w:val="24"/>
          </w:rPr>
          <w:t>ая</w:t>
        </w:r>
      </w:ins>
      <w:del w:id="1051" w:author="polyus\ablakovab" w:date="2022-04-15T17:47:00Z">
        <w:r w:rsidRPr="007A3446" w:rsidDel="00A94D22">
          <w:rPr>
            <w:rFonts w:ascii="Arial" w:hAnsi="Arial" w:cs="Arial"/>
            <w:sz w:val="24"/>
            <w:szCs w:val="24"/>
          </w:rPr>
          <w:delText>ую</w:delText>
        </w:r>
      </w:del>
      <w:r w:rsidRPr="007A3446">
        <w:rPr>
          <w:rFonts w:ascii="Arial" w:hAnsi="Arial" w:cs="Arial"/>
          <w:sz w:val="24"/>
          <w:szCs w:val="24"/>
        </w:rPr>
        <w:t xml:space="preserve"> системную дату, при копировании техкарты в заказ ТОРО </w:t>
      </w:r>
      <w:del w:id="1052" w:author="polyus\ablakovab" w:date="2022-04-15T17:47:00Z">
        <w:r w:rsidRPr="007A3446" w:rsidDel="00A94D22">
          <w:rPr>
            <w:rFonts w:ascii="Arial" w:hAnsi="Arial" w:cs="Arial"/>
            <w:sz w:val="24"/>
            <w:szCs w:val="24"/>
          </w:rPr>
          <w:delText xml:space="preserve">необходимо </w:delText>
        </w:r>
      </w:del>
      <w:r w:rsidRPr="007A3446">
        <w:rPr>
          <w:rFonts w:ascii="Arial" w:hAnsi="Arial" w:cs="Arial"/>
          <w:sz w:val="24"/>
          <w:szCs w:val="24"/>
        </w:rPr>
        <w:t>сравнива</w:t>
      </w:r>
      <w:ins w:id="1053" w:author="polyus\ablakovab" w:date="2022-04-15T17:47:00Z">
        <w:r w:rsidR="00A94D22">
          <w:rPr>
            <w:rFonts w:ascii="Arial" w:hAnsi="Arial" w:cs="Arial"/>
            <w:sz w:val="24"/>
            <w:szCs w:val="24"/>
          </w:rPr>
          <w:t>е</w:t>
        </w:r>
      </w:ins>
      <w:r w:rsidRPr="007A3446">
        <w:rPr>
          <w:rFonts w:ascii="Arial" w:hAnsi="Arial" w:cs="Arial"/>
          <w:sz w:val="24"/>
          <w:szCs w:val="24"/>
        </w:rPr>
        <w:t>т</w:t>
      </w:r>
      <w:ins w:id="1054" w:author="polyus\ablakovab" w:date="2022-04-15T17:47:00Z">
        <w:r w:rsidR="00A94D22">
          <w:rPr>
            <w:rFonts w:ascii="Arial" w:hAnsi="Arial" w:cs="Arial"/>
            <w:sz w:val="24"/>
            <w:szCs w:val="24"/>
          </w:rPr>
          <w:t>ся</w:t>
        </w:r>
      </w:ins>
      <w:del w:id="1055" w:author="polyus\ablakovab" w:date="2022-04-15T17:48:00Z">
        <w:r w:rsidRPr="007A3446" w:rsidDel="00A94D22">
          <w:rPr>
            <w:rFonts w:ascii="Arial" w:hAnsi="Arial" w:cs="Arial"/>
            <w:sz w:val="24"/>
            <w:szCs w:val="24"/>
          </w:rPr>
          <w:delText>ь</w:delText>
        </w:r>
      </w:del>
      <w:r w:rsidRPr="007A3446">
        <w:rPr>
          <w:rFonts w:ascii="Arial" w:hAnsi="Arial" w:cs="Arial"/>
          <w:sz w:val="24"/>
          <w:szCs w:val="24"/>
        </w:rPr>
        <w:t xml:space="preserve"> базисный срок начала и текущ</w:t>
      </w:r>
      <w:ins w:id="1056" w:author="polyus\ablakovab" w:date="2022-04-15T17:48:00Z">
        <w:r w:rsidR="00A94D22">
          <w:rPr>
            <w:rFonts w:ascii="Arial" w:hAnsi="Arial" w:cs="Arial"/>
            <w:sz w:val="24"/>
            <w:szCs w:val="24"/>
          </w:rPr>
          <w:t>ая</w:t>
        </w:r>
      </w:ins>
      <w:del w:id="1057" w:author="polyus\ablakovab" w:date="2022-04-15T17:48:00Z">
        <w:r w:rsidRPr="007A3446" w:rsidDel="00A94D22">
          <w:rPr>
            <w:rFonts w:ascii="Arial" w:hAnsi="Arial" w:cs="Arial"/>
            <w:sz w:val="24"/>
            <w:szCs w:val="24"/>
          </w:rPr>
          <w:delText>ую</w:delText>
        </w:r>
      </w:del>
      <w:r w:rsidRPr="007A3446">
        <w:rPr>
          <w:rFonts w:ascii="Arial" w:hAnsi="Arial" w:cs="Arial"/>
          <w:sz w:val="24"/>
          <w:szCs w:val="24"/>
        </w:rPr>
        <w:t xml:space="preserve"> системн</w:t>
      </w:r>
      <w:ins w:id="1058" w:author="polyus\ablakovab" w:date="2022-04-15T17:48:00Z">
        <w:r w:rsidR="00A94D22">
          <w:rPr>
            <w:rFonts w:ascii="Arial" w:hAnsi="Arial" w:cs="Arial"/>
            <w:sz w:val="24"/>
            <w:szCs w:val="24"/>
          </w:rPr>
          <w:t>ая</w:t>
        </w:r>
      </w:ins>
      <w:del w:id="1059" w:author="polyus\ablakovab" w:date="2022-04-15T17:48:00Z">
        <w:r w:rsidRPr="007A3446" w:rsidDel="00A94D22">
          <w:rPr>
            <w:rFonts w:ascii="Arial" w:hAnsi="Arial" w:cs="Arial"/>
            <w:sz w:val="24"/>
            <w:szCs w:val="24"/>
          </w:rPr>
          <w:delText>ую</w:delText>
        </w:r>
      </w:del>
      <w:r w:rsidRPr="007A3446">
        <w:rPr>
          <w:rFonts w:ascii="Arial" w:hAnsi="Arial" w:cs="Arial"/>
          <w:sz w:val="24"/>
          <w:szCs w:val="24"/>
        </w:rPr>
        <w:t xml:space="preserve"> дат</w:t>
      </w:r>
      <w:ins w:id="1060" w:author="polyus\ablakovab" w:date="2022-04-15T17:48:00Z">
        <w:r w:rsidR="00A94D22">
          <w:rPr>
            <w:rFonts w:ascii="Arial" w:hAnsi="Arial" w:cs="Arial"/>
            <w:sz w:val="24"/>
            <w:szCs w:val="24"/>
          </w:rPr>
          <w:t>а</w:t>
        </w:r>
      </w:ins>
      <w:del w:id="1061" w:author="polyus\ablakovab" w:date="2022-04-15T17:48:00Z">
        <w:r w:rsidRPr="007A3446" w:rsidDel="00A94D22">
          <w:rPr>
            <w:rFonts w:ascii="Arial" w:hAnsi="Arial" w:cs="Arial"/>
            <w:sz w:val="24"/>
            <w:szCs w:val="24"/>
          </w:rPr>
          <w:delText>у</w:delText>
        </w:r>
      </w:del>
      <w:r w:rsidRPr="007A3446">
        <w:rPr>
          <w:rFonts w:ascii="Arial" w:hAnsi="Arial" w:cs="Arial"/>
          <w:sz w:val="24"/>
          <w:szCs w:val="24"/>
        </w:rPr>
        <w:t>. Если дата потребности меньше текущей даты – выда</w:t>
      </w:r>
      <w:del w:id="1062" w:author="polyus\ablakovab" w:date="2022-04-15T17:48:00Z">
        <w:r w:rsidRPr="007A3446" w:rsidDel="00A94D22">
          <w:rPr>
            <w:rFonts w:ascii="Arial" w:hAnsi="Arial" w:cs="Arial"/>
            <w:sz w:val="24"/>
            <w:szCs w:val="24"/>
          </w:rPr>
          <w:delText>ва</w:delText>
        </w:r>
      </w:del>
      <w:ins w:id="1063" w:author="polyus\ablakovab" w:date="2022-04-15T17:48:00Z">
        <w:r w:rsidR="00A94D22">
          <w:rPr>
            <w:rFonts w:ascii="Arial" w:hAnsi="Arial" w:cs="Arial"/>
            <w:sz w:val="24"/>
            <w:szCs w:val="24"/>
          </w:rPr>
          <w:t>е</w:t>
        </w:r>
      </w:ins>
      <w:r w:rsidRPr="007A3446">
        <w:rPr>
          <w:rFonts w:ascii="Arial" w:hAnsi="Arial" w:cs="Arial"/>
          <w:sz w:val="24"/>
          <w:szCs w:val="24"/>
        </w:rPr>
        <w:t>т</w:t>
      </w:r>
      <w:ins w:id="1064" w:author="polyus\ablakovab" w:date="2022-04-15T17:48:00Z">
        <w:r w:rsidR="00A94D22">
          <w:rPr>
            <w:rFonts w:ascii="Arial" w:hAnsi="Arial" w:cs="Arial"/>
            <w:sz w:val="24"/>
            <w:szCs w:val="24"/>
          </w:rPr>
          <w:t>ся</w:t>
        </w:r>
      </w:ins>
      <w:del w:id="1065" w:author="polyus\ablakovab" w:date="2022-04-15T17:48:00Z">
        <w:r w:rsidRPr="007A3446" w:rsidDel="00A94D22">
          <w:rPr>
            <w:rFonts w:ascii="Arial" w:hAnsi="Arial" w:cs="Arial"/>
            <w:sz w:val="24"/>
            <w:szCs w:val="24"/>
          </w:rPr>
          <w:delText>ь</w:delText>
        </w:r>
      </w:del>
      <w:r w:rsidRPr="007A3446">
        <w:rPr>
          <w:rFonts w:ascii="Arial" w:hAnsi="Arial" w:cs="Arial"/>
          <w:sz w:val="24"/>
          <w:szCs w:val="24"/>
        </w:rPr>
        <w:t xml:space="preserve"> сообщение.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При добавлении операции </w:t>
      </w:r>
      <w:del w:id="1066" w:author="polyus\ablakovab" w:date="2022-04-15T17:48:00Z">
        <w:r w:rsidRPr="007A3446" w:rsidDel="00A94D22">
          <w:rPr>
            <w:rFonts w:ascii="Arial" w:hAnsi="Arial" w:cs="Arial"/>
            <w:sz w:val="24"/>
            <w:szCs w:val="24"/>
          </w:rPr>
          <w:delText xml:space="preserve">необходимо </w:delText>
        </w:r>
      </w:del>
      <w:r w:rsidRPr="007A3446">
        <w:rPr>
          <w:rFonts w:ascii="Arial" w:hAnsi="Arial" w:cs="Arial"/>
          <w:sz w:val="24"/>
          <w:szCs w:val="24"/>
        </w:rPr>
        <w:t>сравнива</w:t>
      </w:r>
      <w:ins w:id="1067" w:author="polyus\ablakovab" w:date="2022-04-15T17:48:00Z">
        <w:r w:rsidR="00A94D22">
          <w:rPr>
            <w:rFonts w:ascii="Arial" w:hAnsi="Arial" w:cs="Arial"/>
            <w:sz w:val="24"/>
            <w:szCs w:val="24"/>
          </w:rPr>
          <w:t>е</w:t>
        </w:r>
      </w:ins>
      <w:r w:rsidRPr="007A3446">
        <w:rPr>
          <w:rFonts w:ascii="Arial" w:hAnsi="Arial" w:cs="Arial"/>
          <w:sz w:val="24"/>
          <w:szCs w:val="24"/>
        </w:rPr>
        <w:t>т</w:t>
      </w:r>
      <w:ins w:id="1068" w:author="polyus\ablakovab" w:date="2022-04-15T17:48:00Z">
        <w:r w:rsidR="00A94D22">
          <w:rPr>
            <w:rFonts w:ascii="Arial" w:hAnsi="Arial" w:cs="Arial"/>
            <w:sz w:val="24"/>
            <w:szCs w:val="24"/>
          </w:rPr>
          <w:t>ся</w:t>
        </w:r>
      </w:ins>
      <w:del w:id="1069" w:author="polyus\ablakovab" w:date="2022-04-15T17:48:00Z">
        <w:r w:rsidRPr="007A3446" w:rsidDel="00A94D22">
          <w:rPr>
            <w:rFonts w:ascii="Arial" w:hAnsi="Arial" w:cs="Arial"/>
            <w:sz w:val="24"/>
            <w:szCs w:val="24"/>
          </w:rPr>
          <w:delText>ь</w:delText>
        </w:r>
      </w:del>
      <w:r w:rsidRPr="007A3446">
        <w:rPr>
          <w:rFonts w:ascii="Arial" w:hAnsi="Arial" w:cs="Arial"/>
          <w:sz w:val="24"/>
          <w:szCs w:val="24"/>
        </w:rPr>
        <w:t xml:space="preserve"> дат</w:t>
      </w:r>
      <w:del w:id="1070" w:author="polyus\ablakovab" w:date="2022-04-15T17:48:00Z">
        <w:r w:rsidRPr="007A3446" w:rsidDel="00A94D22">
          <w:rPr>
            <w:rFonts w:ascii="Arial" w:hAnsi="Arial" w:cs="Arial"/>
            <w:sz w:val="24"/>
            <w:szCs w:val="24"/>
          </w:rPr>
          <w:delText>у</w:delText>
        </w:r>
      </w:del>
      <w:ins w:id="1071" w:author="polyus\ablakovab" w:date="2022-04-15T17:48:00Z">
        <w:r w:rsidR="00A94D22">
          <w:rPr>
            <w:rFonts w:ascii="Arial" w:hAnsi="Arial" w:cs="Arial"/>
            <w:sz w:val="24"/>
            <w:szCs w:val="24"/>
          </w:rPr>
          <w:t>а</w:t>
        </w:r>
      </w:ins>
      <w:r w:rsidRPr="007A3446">
        <w:rPr>
          <w:rFonts w:ascii="Arial" w:hAnsi="Arial" w:cs="Arial"/>
          <w:sz w:val="24"/>
          <w:szCs w:val="24"/>
        </w:rPr>
        <w:t xml:space="preserve"> из поля «Самый поздний запланированный конец: выполнение дата и текущую системную дату. Если дата операции меньше текущей даты – выдава</w:t>
      </w:r>
      <w:ins w:id="1072" w:author="polyus\ablakovab" w:date="2022-04-15T17:50:00Z">
        <w:r w:rsidR="00A94D22">
          <w:rPr>
            <w:rFonts w:ascii="Arial" w:hAnsi="Arial" w:cs="Arial"/>
            <w:sz w:val="24"/>
            <w:szCs w:val="24"/>
          </w:rPr>
          <w:t>е</w:t>
        </w:r>
      </w:ins>
      <w:r w:rsidRPr="007A3446">
        <w:rPr>
          <w:rFonts w:ascii="Arial" w:hAnsi="Arial" w:cs="Arial"/>
          <w:sz w:val="24"/>
          <w:szCs w:val="24"/>
        </w:rPr>
        <w:t>т</w:t>
      </w:r>
      <w:ins w:id="1073" w:author="polyus\ablakovab" w:date="2022-04-15T17:50:00Z">
        <w:r w:rsidR="00A94D22">
          <w:rPr>
            <w:rFonts w:ascii="Arial" w:hAnsi="Arial" w:cs="Arial"/>
            <w:sz w:val="24"/>
            <w:szCs w:val="24"/>
          </w:rPr>
          <w:t>ся</w:t>
        </w:r>
      </w:ins>
      <w:del w:id="1074" w:author="polyus\ablakovab" w:date="2022-04-15T17:50:00Z">
        <w:r w:rsidRPr="007A3446" w:rsidDel="00A94D22">
          <w:rPr>
            <w:rFonts w:ascii="Arial" w:hAnsi="Arial" w:cs="Arial"/>
            <w:sz w:val="24"/>
            <w:szCs w:val="24"/>
          </w:rPr>
          <w:delText>ь</w:delText>
        </w:r>
      </w:del>
      <w:r w:rsidRPr="007A3446">
        <w:rPr>
          <w:rFonts w:ascii="Arial" w:hAnsi="Arial" w:cs="Arial"/>
          <w:sz w:val="24"/>
          <w:szCs w:val="24"/>
        </w:rPr>
        <w:t xml:space="preserve"> сообщение. </w:t>
      </w:r>
    </w:p>
    <w:p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Запрет</w:t>
      </w:r>
      <w:del w:id="1075" w:author="polyus\ablakovab" w:date="2022-04-15T18:08:00Z">
        <w:r w:rsidRPr="007A3446" w:rsidDel="002C4440">
          <w:rPr>
            <w:rFonts w:ascii="Arial" w:hAnsi="Arial" w:cs="Arial"/>
            <w:b/>
            <w:sz w:val="24"/>
            <w:szCs w:val="24"/>
          </w:rPr>
          <w:delText>ить</w:delText>
        </w:r>
      </w:del>
      <w:r w:rsidRPr="007A3446">
        <w:rPr>
          <w:rFonts w:ascii="Arial" w:hAnsi="Arial" w:cs="Arial"/>
          <w:b/>
          <w:sz w:val="24"/>
          <w:szCs w:val="24"/>
        </w:rPr>
        <w:t xml:space="preserve"> сохранени</w:t>
      </w:r>
      <w:ins w:id="1076" w:author="polyus\ablakovab" w:date="2022-04-15T18:08:00Z">
        <w:r w:rsidR="002C4440">
          <w:rPr>
            <w:rFonts w:ascii="Arial" w:hAnsi="Arial" w:cs="Arial"/>
            <w:b/>
            <w:sz w:val="24"/>
            <w:szCs w:val="24"/>
          </w:rPr>
          <w:t>я</w:t>
        </w:r>
      </w:ins>
      <w:del w:id="1077" w:author="polyus\ablakovab" w:date="2022-04-15T18:08:00Z">
        <w:r w:rsidRPr="007A3446" w:rsidDel="002C4440">
          <w:rPr>
            <w:rFonts w:ascii="Arial" w:hAnsi="Arial" w:cs="Arial"/>
            <w:b/>
            <w:sz w:val="24"/>
            <w:szCs w:val="24"/>
          </w:rPr>
          <w:delText>е</w:delText>
        </w:r>
      </w:del>
      <w:r w:rsidRPr="007A3446">
        <w:rPr>
          <w:rFonts w:ascii="Arial" w:hAnsi="Arial" w:cs="Arial"/>
          <w:b/>
          <w:sz w:val="24"/>
          <w:szCs w:val="24"/>
        </w:rPr>
        <w:t xml:space="preserve"> в заказе ТОРО удаленных ТМЦ из справочника ОЗМ.</w:t>
      </w:r>
      <w:r w:rsidRPr="007A3446">
        <w:rPr>
          <w:rFonts w:ascii="Arial" w:hAnsi="Arial" w:cs="Arial"/>
          <w:sz w:val="24"/>
          <w:szCs w:val="24"/>
        </w:rPr>
        <w:t xml:space="preserve">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w:t>
      </w:r>
      <w:del w:id="1078" w:author="polyus\ablakovab" w:date="2022-04-15T18:08:00Z">
        <w:r w:rsidRPr="007A3446" w:rsidDel="002C4440">
          <w:rPr>
            <w:rFonts w:ascii="Arial" w:hAnsi="Arial" w:cs="Arial"/>
            <w:sz w:val="24"/>
            <w:szCs w:val="24"/>
          </w:rPr>
          <w:delText xml:space="preserve">должна </w:delText>
        </w:r>
      </w:del>
      <w:r w:rsidRPr="007A3446">
        <w:rPr>
          <w:rFonts w:ascii="Arial" w:hAnsi="Arial" w:cs="Arial"/>
          <w:sz w:val="24"/>
          <w:szCs w:val="24"/>
        </w:rPr>
        <w:t>отрабатыва</w:t>
      </w:r>
      <w:ins w:id="1079" w:author="polyus\ablakovab" w:date="2022-04-15T18:08:00Z">
        <w:r w:rsidR="002C4440">
          <w:rPr>
            <w:rFonts w:ascii="Arial" w:hAnsi="Arial" w:cs="Arial"/>
            <w:sz w:val="24"/>
            <w:szCs w:val="24"/>
          </w:rPr>
          <w:t>е</w:t>
        </w:r>
      </w:ins>
      <w:r w:rsidRPr="007A3446">
        <w:rPr>
          <w:rFonts w:ascii="Arial" w:hAnsi="Arial" w:cs="Arial"/>
          <w:sz w:val="24"/>
          <w:szCs w:val="24"/>
        </w:rPr>
        <w:t>т</w:t>
      </w:r>
      <w:del w:id="1080" w:author="polyus\ablakovab" w:date="2022-04-15T18:08:00Z">
        <w:r w:rsidRPr="007A3446" w:rsidDel="002C4440">
          <w:rPr>
            <w:rFonts w:ascii="Arial" w:hAnsi="Arial" w:cs="Arial"/>
            <w:sz w:val="24"/>
            <w:szCs w:val="24"/>
          </w:rPr>
          <w:delText>ь</w:delText>
        </w:r>
      </w:del>
      <w:r w:rsidRPr="007A3446">
        <w:rPr>
          <w:rFonts w:ascii="Arial" w:hAnsi="Arial" w:cs="Arial"/>
          <w:sz w:val="24"/>
          <w:szCs w:val="24"/>
        </w:rPr>
        <w:t xml:space="preserve">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Помеченные для удаления ТМЦ не должны планироваться в заказах ТОРО. Если метка удаления для материала была установлена после того, как компонент был запланирован в заказе ТОРО, то проверка </w:t>
      </w:r>
      <w:ins w:id="1081" w:author="polyus\ablakovab" w:date="2022-04-15T18:09:00Z">
        <w:r w:rsidR="002C4440">
          <w:rPr>
            <w:rFonts w:ascii="Arial" w:hAnsi="Arial" w:cs="Arial"/>
            <w:sz w:val="24"/>
            <w:szCs w:val="24"/>
          </w:rPr>
          <w:t>не с</w:t>
        </w:r>
      </w:ins>
      <w:r w:rsidRPr="007A3446">
        <w:rPr>
          <w:rFonts w:ascii="Arial" w:hAnsi="Arial" w:cs="Arial"/>
          <w:sz w:val="24"/>
          <w:szCs w:val="24"/>
        </w:rPr>
        <w:t>раб</w:t>
      </w:r>
      <w:del w:id="1082" w:author="polyus\ablakovab" w:date="2022-04-15T18:09:00Z">
        <w:r w:rsidRPr="007A3446" w:rsidDel="002C4440">
          <w:rPr>
            <w:rFonts w:ascii="Arial" w:hAnsi="Arial" w:cs="Arial"/>
            <w:sz w:val="24"/>
            <w:szCs w:val="24"/>
          </w:rPr>
          <w:delText>о</w:delText>
        </w:r>
      </w:del>
      <w:ins w:id="1083" w:author="polyus\ablakovab" w:date="2022-04-15T18:09:00Z">
        <w:r w:rsidR="002C4440">
          <w:rPr>
            <w:rFonts w:ascii="Arial" w:hAnsi="Arial" w:cs="Arial"/>
            <w:sz w:val="24"/>
            <w:szCs w:val="24"/>
          </w:rPr>
          <w:t>а</w:t>
        </w:r>
      </w:ins>
      <w:r w:rsidRPr="007A3446">
        <w:rPr>
          <w:rFonts w:ascii="Arial" w:hAnsi="Arial" w:cs="Arial"/>
          <w:sz w:val="24"/>
          <w:szCs w:val="24"/>
        </w:rPr>
        <w:t>т</w:t>
      </w:r>
      <w:ins w:id="1084" w:author="polyus\ablakovab" w:date="2022-04-15T18:09:00Z">
        <w:r w:rsidR="002C4440">
          <w:rPr>
            <w:rFonts w:ascii="Arial" w:hAnsi="Arial" w:cs="Arial"/>
            <w:sz w:val="24"/>
            <w:szCs w:val="24"/>
          </w:rPr>
          <w:t>ывает</w:t>
        </w:r>
      </w:ins>
      <w:del w:id="1085" w:author="polyus\ablakovab" w:date="2022-04-15T18:09:00Z">
        <w:r w:rsidRPr="007A3446" w:rsidDel="002C4440">
          <w:rPr>
            <w:rFonts w:ascii="Arial" w:hAnsi="Arial" w:cs="Arial"/>
            <w:sz w:val="24"/>
            <w:szCs w:val="24"/>
          </w:rPr>
          <w:delText>ать не должна</w:delText>
        </w:r>
      </w:del>
      <w:r w:rsidRPr="007A3446">
        <w:rPr>
          <w:rFonts w:ascii="Arial" w:hAnsi="Arial" w:cs="Arial"/>
          <w:sz w:val="24"/>
          <w:szCs w:val="24"/>
        </w:rPr>
        <w:t xml:space="preserve">. </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 xml:space="preserve">Предупреждение при планировании архивных ОЗМ. </w:t>
      </w:r>
    </w:p>
    <w:p w:rsidR="006D146E" w:rsidRPr="007A3446" w:rsidRDefault="006D146E" w:rsidP="006D146E">
      <w:pPr>
        <w:pStyle w:val="afff8"/>
        <w:ind w:left="1080" w:firstLine="0"/>
        <w:rPr>
          <w:rFonts w:ascii="Arial" w:hAnsi="Arial" w:cs="Arial"/>
          <w:sz w:val="24"/>
          <w:szCs w:val="24"/>
        </w:rPr>
      </w:pPr>
      <w:r w:rsidRPr="007A3446">
        <w:rPr>
          <w:rFonts w:ascii="Arial" w:hAnsi="Arial" w:cs="Arial"/>
          <w:sz w:val="24"/>
          <w:szCs w:val="24"/>
        </w:rPr>
        <w:t xml:space="preserve">Проверка </w:t>
      </w:r>
      <w:del w:id="1086" w:author="polyus\ablakovab" w:date="2022-04-15T18:09:00Z">
        <w:r w:rsidRPr="007A3446" w:rsidDel="002C4440">
          <w:rPr>
            <w:rFonts w:ascii="Arial" w:hAnsi="Arial" w:cs="Arial"/>
            <w:sz w:val="24"/>
            <w:szCs w:val="24"/>
          </w:rPr>
          <w:delText xml:space="preserve">должна </w:delText>
        </w:r>
      </w:del>
      <w:r w:rsidRPr="007A3446">
        <w:rPr>
          <w:rFonts w:ascii="Arial" w:hAnsi="Arial" w:cs="Arial"/>
          <w:sz w:val="24"/>
          <w:szCs w:val="24"/>
        </w:rPr>
        <w:t>отрабатыва</w:t>
      </w:r>
      <w:ins w:id="1087" w:author="polyus\ablakovab" w:date="2022-04-15T18:09:00Z">
        <w:r w:rsidR="002C4440">
          <w:rPr>
            <w:rFonts w:ascii="Arial" w:hAnsi="Arial" w:cs="Arial"/>
            <w:sz w:val="24"/>
            <w:szCs w:val="24"/>
          </w:rPr>
          <w:t>е</w:t>
        </w:r>
      </w:ins>
      <w:r w:rsidRPr="007A3446">
        <w:rPr>
          <w:rFonts w:ascii="Arial" w:hAnsi="Arial" w:cs="Arial"/>
          <w:sz w:val="24"/>
          <w:szCs w:val="24"/>
        </w:rPr>
        <w:t>т</w:t>
      </w:r>
      <w:del w:id="1088" w:author="polyus\ablakovab" w:date="2022-04-15T18:09:00Z">
        <w:r w:rsidRPr="007A3446" w:rsidDel="002C4440">
          <w:rPr>
            <w:rFonts w:ascii="Arial" w:hAnsi="Arial" w:cs="Arial"/>
            <w:sz w:val="24"/>
            <w:szCs w:val="24"/>
          </w:rPr>
          <w:delText>ь</w:delText>
        </w:r>
      </w:del>
      <w:r w:rsidRPr="007A3446">
        <w:rPr>
          <w:rFonts w:ascii="Arial" w:hAnsi="Arial" w:cs="Arial"/>
          <w:sz w:val="24"/>
          <w:szCs w:val="24"/>
        </w:rPr>
        <w:t xml:space="preserve"> как при планировании по отдельным позициям (путем непосредственного ввода материала на вкладке «Компоненты» заказа ТОРО), так и при планировании путем копирования технологических карт в заказ ТОРО. Если метка архивирования для материала была установлена после того, как компонент был запланирован в заказе ТОРО, или запас в необходимом количестве присутствует в свободном запасе, то проверка </w:t>
      </w:r>
      <w:ins w:id="1089" w:author="polyus\ablakovab" w:date="2022-04-15T18:10:00Z">
        <w:r w:rsidR="002C4440">
          <w:rPr>
            <w:rFonts w:ascii="Arial" w:hAnsi="Arial" w:cs="Arial"/>
            <w:sz w:val="24"/>
            <w:szCs w:val="24"/>
          </w:rPr>
          <w:t>не от</w:t>
        </w:r>
      </w:ins>
      <w:r w:rsidRPr="007A3446">
        <w:rPr>
          <w:rFonts w:ascii="Arial" w:hAnsi="Arial" w:cs="Arial"/>
          <w:sz w:val="24"/>
          <w:szCs w:val="24"/>
        </w:rPr>
        <w:t>раб</w:t>
      </w:r>
      <w:ins w:id="1090" w:author="polyus\ablakovab" w:date="2022-04-15T18:10:00Z">
        <w:r w:rsidR="002C4440">
          <w:rPr>
            <w:rFonts w:ascii="Arial" w:hAnsi="Arial" w:cs="Arial"/>
            <w:sz w:val="24"/>
            <w:szCs w:val="24"/>
          </w:rPr>
          <w:t>атывает</w:t>
        </w:r>
      </w:ins>
      <w:del w:id="1091" w:author="polyus\ablakovab" w:date="2022-04-15T18:10:00Z">
        <w:r w:rsidRPr="007A3446" w:rsidDel="002C4440">
          <w:rPr>
            <w:rFonts w:ascii="Arial" w:hAnsi="Arial" w:cs="Arial"/>
            <w:sz w:val="24"/>
            <w:szCs w:val="24"/>
          </w:rPr>
          <w:delText>отать не должна</w:delText>
        </w:r>
      </w:del>
      <w:r w:rsidRPr="007A3446">
        <w:rPr>
          <w:rFonts w:ascii="Arial" w:hAnsi="Arial" w:cs="Arial"/>
          <w:sz w:val="24"/>
          <w:szCs w:val="24"/>
        </w:rPr>
        <w:t xml:space="preserve">. </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Запретить сохранение заказа ТОРО в случае отсутствия заполнения основных атрибутов заказа ТОРО в определенном статусе (настройка):</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Ответственное рабочее место;</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Группа плановиков;</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Плановые сроки (Базисное начало, базисный конец);</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Вид работ ТОРО;</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Техническое место;</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Единица оборудования:</w:t>
      </w:r>
    </w:p>
    <w:p w:rsidR="006D146E" w:rsidRPr="007A3446" w:rsidRDefault="006D146E" w:rsidP="006D146E">
      <w:pPr>
        <w:pStyle w:val="afff8"/>
        <w:numPr>
          <w:ilvl w:val="0"/>
          <w:numId w:val="67"/>
        </w:numPr>
        <w:rPr>
          <w:rFonts w:ascii="Arial" w:hAnsi="Arial" w:cs="Arial"/>
          <w:sz w:val="24"/>
          <w:szCs w:val="24"/>
        </w:rPr>
      </w:pPr>
      <w:r w:rsidRPr="007A3446">
        <w:rPr>
          <w:rFonts w:ascii="Arial" w:hAnsi="Arial" w:cs="Arial"/>
          <w:sz w:val="24"/>
          <w:szCs w:val="24"/>
        </w:rPr>
        <w:t>Рабочее место/завод.</w:t>
      </w: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Реализова</w:t>
      </w:r>
      <w:ins w:id="1092" w:author="polyus\ablakovab" w:date="2022-04-15T18:10:00Z">
        <w:r w:rsidR="00A12563">
          <w:rPr>
            <w:rFonts w:ascii="Arial" w:hAnsi="Arial" w:cs="Arial"/>
            <w:b/>
            <w:sz w:val="24"/>
            <w:szCs w:val="24"/>
          </w:rPr>
          <w:t>на</w:t>
        </w:r>
      </w:ins>
      <w:del w:id="1093" w:author="polyus\ablakovab" w:date="2022-04-15T18:10:00Z">
        <w:r w:rsidRPr="007A3446" w:rsidDel="00A12563">
          <w:rPr>
            <w:rFonts w:ascii="Arial" w:hAnsi="Arial" w:cs="Arial"/>
            <w:b/>
            <w:sz w:val="24"/>
            <w:szCs w:val="24"/>
          </w:rPr>
          <w:delText>ть</w:delText>
        </w:r>
      </w:del>
      <w:r w:rsidRPr="007A3446">
        <w:rPr>
          <w:rFonts w:ascii="Arial" w:hAnsi="Arial" w:cs="Arial"/>
          <w:b/>
          <w:sz w:val="24"/>
          <w:szCs w:val="24"/>
        </w:rPr>
        <w:t xml:space="preserve"> проверк</w:t>
      </w:r>
      <w:del w:id="1094" w:author="polyus\ablakovab" w:date="2022-04-15T18:10:00Z">
        <w:r w:rsidRPr="007A3446" w:rsidDel="00A12563">
          <w:rPr>
            <w:rFonts w:ascii="Arial" w:hAnsi="Arial" w:cs="Arial"/>
            <w:b/>
            <w:sz w:val="24"/>
            <w:szCs w:val="24"/>
          </w:rPr>
          <w:delText>у</w:delText>
        </w:r>
      </w:del>
      <w:ins w:id="1095" w:author="polyus\ablakovab" w:date="2022-04-15T18:10:00Z">
        <w:r w:rsidR="00A12563">
          <w:rPr>
            <w:rFonts w:ascii="Arial" w:hAnsi="Arial" w:cs="Arial"/>
            <w:b/>
            <w:sz w:val="24"/>
            <w:szCs w:val="24"/>
          </w:rPr>
          <w:t>а</w:t>
        </w:r>
      </w:ins>
      <w:r w:rsidRPr="007A3446">
        <w:rPr>
          <w:rFonts w:ascii="Arial" w:hAnsi="Arial" w:cs="Arial"/>
          <w:b/>
          <w:sz w:val="24"/>
          <w:szCs w:val="24"/>
        </w:rPr>
        <w:t xml:space="preserve"> заполнения Единицы оборудования в строках списка операций. </w:t>
      </w:r>
    </w:p>
    <w:p w:rsidR="006D146E" w:rsidRPr="007A3446" w:rsidRDefault="006D146E" w:rsidP="006D146E">
      <w:pPr>
        <w:pStyle w:val="afff8"/>
        <w:ind w:left="1080" w:firstLine="0"/>
        <w:rPr>
          <w:rFonts w:ascii="Arial" w:hAnsi="Arial" w:cs="Arial"/>
          <w:sz w:val="24"/>
          <w:szCs w:val="24"/>
        </w:rPr>
      </w:pPr>
      <w:del w:id="1096" w:author="polyus\ablakovab" w:date="2022-04-15T18:10:00Z">
        <w:r w:rsidRPr="007A3446" w:rsidDel="00A12563">
          <w:rPr>
            <w:rFonts w:ascii="Arial" w:hAnsi="Arial" w:cs="Arial"/>
            <w:sz w:val="24"/>
            <w:szCs w:val="24"/>
          </w:rPr>
          <w:delText>Необходимо р</w:delText>
        </w:r>
      </w:del>
      <w:ins w:id="1097" w:author="polyus\ablakovab" w:date="2022-04-15T18:10:00Z">
        <w:r w:rsidR="00A12563">
          <w:rPr>
            <w:rFonts w:ascii="Arial" w:hAnsi="Arial" w:cs="Arial"/>
            <w:sz w:val="24"/>
            <w:szCs w:val="24"/>
          </w:rPr>
          <w:t>Р</w:t>
        </w:r>
      </w:ins>
      <w:r w:rsidRPr="007A3446">
        <w:rPr>
          <w:rFonts w:ascii="Arial" w:hAnsi="Arial" w:cs="Arial"/>
          <w:sz w:val="24"/>
          <w:szCs w:val="24"/>
        </w:rPr>
        <w:t>еализова</w:t>
      </w:r>
      <w:ins w:id="1098" w:author="polyus\ablakovab" w:date="2022-04-15T18:10:00Z">
        <w:r w:rsidR="00A12563">
          <w:rPr>
            <w:rFonts w:ascii="Arial" w:hAnsi="Arial" w:cs="Arial"/>
            <w:sz w:val="24"/>
            <w:szCs w:val="24"/>
          </w:rPr>
          <w:t>на</w:t>
        </w:r>
      </w:ins>
      <w:del w:id="1099" w:author="polyus\ablakovab" w:date="2022-04-15T18:10:00Z">
        <w:r w:rsidRPr="007A3446" w:rsidDel="00A12563">
          <w:rPr>
            <w:rFonts w:ascii="Arial" w:hAnsi="Arial" w:cs="Arial"/>
            <w:sz w:val="24"/>
            <w:szCs w:val="24"/>
          </w:rPr>
          <w:delText>ть</w:delText>
        </w:r>
      </w:del>
      <w:r w:rsidRPr="007A3446">
        <w:rPr>
          <w:rFonts w:ascii="Arial" w:hAnsi="Arial" w:cs="Arial"/>
          <w:sz w:val="24"/>
          <w:szCs w:val="24"/>
        </w:rPr>
        <w:t xml:space="preserve"> проверк</w:t>
      </w:r>
      <w:ins w:id="1100" w:author="polyus\ablakovab" w:date="2022-04-15T18:10:00Z">
        <w:r w:rsidR="00A12563">
          <w:rPr>
            <w:rFonts w:ascii="Arial" w:hAnsi="Arial" w:cs="Arial"/>
            <w:sz w:val="24"/>
            <w:szCs w:val="24"/>
          </w:rPr>
          <w:t>а</w:t>
        </w:r>
      </w:ins>
      <w:del w:id="1101" w:author="polyus\ablakovab" w:date="2022-04-15T18:10:00Z">
        <w:r w:rsidRPr="007A3446" w:rsidDel="00A12563">
          <w:rPr>
            <w:rFonts w:ascii="Arial" w:hAnsi="Arial" w:cs="Arial"/>
            <w:sz w:val="24"/>
            <w:szCs w:val="24"/>
          </w:rPr>
          <w:delText>у</w:delText>
        </w:r>
      </w:del>
      <w:r w:rsidRPr="007A3446">
        <w:rPr>
          <w:rFonts w:ascii="Arial" w:hAnsi="Arial" w:cs="Arial"/>
          <w:sz w:val="24"/>
          <w:szCs w:val="24"/>
        </w:rPr>
        <w:t xml:space="preserve"> заполнения колонки Единица оборудования в списке операций заказа ТОРО. Проверк</w:t>
      </w:r>
      <w:ins w:id="1102" w:author="polyus\ablakovab" w:date="2022-04-15T18:10:00Z">
        <w:r w:rsidR="00A12563">
          <w:rPr>
            <w:rFonts w:ascii="Arial" w:hAnsi="Arial" w:cs="Arial"/>
            <w:sz w:val="24"/>
            <w:szCs w:val="24"/>
          </w:rPr>
          <w:t>а</w:t>
        </w:r>
      </w:ins>
      <w:del w:id="1103" w:author="polyus\ablakovab" w:date="2022-04-15T18:10:00Z">
        <w:r w:rsidRPr="007A3446" w:rsidDel="00A12563">
          <w:rPr>
            <w:rFonts w:ascii="Arial" w:hAnsi="Arial" w:cs="Arial"/>
            <w:sz w:val="24"/>
            <w:szCs w:val="24"/>
          </w:rPr>
          <w:delText>у</w:delText>
        </w:r>
      </w:del>
      <w:r w:rsidRPr="007A3446">
        <w:rPr>
          <w:rFonts w:ascii="Arial" w:hAnsi="Arial" w:cs="Arial"/>
          <w:sz w:val="24"/>
          <w:szCs w:val="24"/>
        </w:rPr>
        <w:t xml:space="preserve"> выполня</w:t>
      </w:r>
      <w:ins w:id="1104" w:author="polyus\ablakovab" w:date="2022-04-15T18:11:00Z">
        <w:r w:rsidR="00A12563">
          <w:rPr>
            <w:rFonts w:ascii="Arial" w:hAnsi="Arial" w:cs="Arial"/>
            <w:sz w:val="24"/>
            <w:szCs w:val="24"/>
          </w:rPr>
          <w:t>е</w:t>
        </w:r>
      </w:ins>
      <w:r w:rsidRPr="007A3446">
        <w:rPr>
          <w:rFonts w:ascii="Arial" w:hAnsi="Arial" w:cs="Arial"/>
          <w:sz w:val="24"/>
          <w:szCs w:val="24"/>
        </w:rPr>
        <w:t>т</w:t>
      </w:r>
      <w:ins w:id="1105" w:author="polyus\ablakovab" w:date="2022-04-15T18:11:00Z">
        <w:r w:rsidR="00A12563">
          <w:rPr>
            <w:rFonts w:ascii="Arial" w:hAnsi="Arial" w:cs="Arial"/>
            <w:sz w:val="24"/>
            <w:szCs w:val="24"/>
          </w:rPr>
          <w:t>ся</w:t>
        </w:r>
      </w:ins>
      <w:del w:id="1106" w:author="polyus\ablakovab" w:date="2022-04-15T18:11:00Z">
        <w:r w:rsidRPr="007A3446" w:rsidDel="00A12563">
          <w:rPr>
            <w:rFonts w:ascii="Arial" w:hAnsi="Arial" w:cs="Arial"/>
            <w:sz w:val="24"/>
            <w:szCs w:val="24"/>
          </w:rPr>
          <w:delText>ь</w:delText>
        </w:r>
      </w:del>
      <w:r w:rsidRPr="007A3446">
        <w:rPr>
          <w:rFonts w:ascii="Arial" w:hAnsi="Arial" w:cs="Arial"/>
          <w:sz w:val="24"/>
          <w:szCs w:val="24"/>
        </w:rPr>
        <w:t xml:space="preserve"> при смене статуса, если значение не заполнено, выда</w:t>
      </w:r>
      <w:del w:id="1107" w:author="polyus\ablakovab" w:date="2022-04-15T18:11:00Z">
        <w:r w:rsidRPr="007A3446" w:rsidDel="00A12563">
          <w:rPr>
            <w:rFonts w:ascii="Arial" w:hAnsi="Arial" w:cs="Arial"/>
            <w:sz w:val="24"/>
            <w:szCs w:val="24"/>
          </w:rPr>
          <w:delText>в</w:delText>
        </w:r>
      </w:del>
      <w:ins w:id="1108" w:author="polyus\ablakovab" w:date="2022-04-15T18:11:00Z">
        <w:r w:rsidR="00A12563">
          <w:rPr>
            <w:rFonts w:ascii="Arial" w:hAnsi="Arial" w:cs="Arial"/>
            <w:sz w:val="24"/>
            <w:szCs w:val="24"/>
          </w:rPr>
          <w:t>ется</w:t>
        </w:r>
      </w:ins>
      <w:del w:id="1109" w:author="polyus\ablakovab" w:date="2022-04-15T18:11:00Z">
        <w:r w:rsidRPr="007A3446" w:rsidDel="00A12563">
          <w:rPr>
            <w:rFonts w:ascii="Arial" w:hAnsi="Arial" w:cs="Arial"/>
            <w:sz w:val="24"/>
            <w:szCs w:val="24"/>
          </w:rPr>
          <w:delText>ать</w:delText>
        </w:r>
      </w:del>
      <w:ins w:id="1110" w:author="polyus\ablakovab" w:date="2022-04-15T18:11:00Z">
        <w:r w:rsidR="00A12563">
          <w:rPr>
            <w:rFonts w:ascii="Arial" w:hAnsi="Arial" w:cs="Arial"/>
            <w:sz w:val="24"/>
            <w:szCs w:val="24"/>
          </w:rPr>
          <w:t xml:space="preserve"> сообщение об</w:t>
        </w:r>
      </w:ins>
      <w:r w:rsidRPr="007A3446">
        <w:rPr>
          <w:rFonts w:ascii="Arial" w:hAnsi="Arial" w:cs="Arial"/>
          <w:sz w:val="24"/>
          <w:szCs w:val="24"/>
        </w:rPr>
        <w:t xml:space="preserve"> ошибк</w:t>
      </w:r>
      <w:del w:id="1111" w:author="polyus\ablakovab" w:date="2022-04-15T18:11:00Z">
        <w:r w:rsidRPr="007A3446" w:rsidDel="00A12563">
          <w:rPr>
            <w:rFonts w:ascii="Arial" w:hAnsi="Arial" w:cs="Arial"/>
            <w:sz w:val="24"/>
            <w:szCs w:val="24"/>
          </w:rPr>
          <w:delText>у</w:delText>
        </w:r>
      </w:del>
      <w:ins w:id="1112" w:author="polyus\ablakovab" w:date="2022-04-15T18:11:00Z">
        <w:r w:rsidR="00A12563">
          <w:rPr>
            <w:rFonts w:ascii="Arial" w:hAnsi="Arial" w:cs="Arial"/>
            <w:sz w:val="24"/>
            <w:szCs w:val="24"/>
          </w:rPr>
          <w:t>е</w:t>
        </w:r>
      </w:ins>
      <w:r w:rsidRPr="007A3446">
        <w:rPr>
          <w:rFonts w:ascii="Arial" w:hAnsi="Arial" w:cs="Arial"/>
          <w:sz w:val="24"/>
          <w:szCs w:val="24"/>
        </w:rPr>
        <w:t xml:space="preserve"> «В строке № &lt;НомерСтроки&gt; необходимо заполнить единицу оборудования!», изменения не записыва</w:t>
      </w:r>
      <w:ins w:id="1113" w:author="polyus\ablakovab" w:date="2022-04-15T18:11:00Z">
        <w:r w:rsidR="00A12563">
          <w:rPr>
            <w:rFonts w:ascii="Arial" w:hAnsi="Arial" w:cs="Arial"/>
            <w:sz w:val="24"/>
            <w:szCs w:val="24"/>
          </w:rPr>
          <w:t>ются</w:t>
        </w:r>
      </w:ins>
      <w:del w:id="1114" w:author="polyus\ablakovab" w:date="2022-04-15T18:11:00Z">
        <w:r w:rsidRPr="007A3446" w:rsidDel="00A12563">
          <w:rPr>
            <w:rFonts w:ascii="Arial" w:hAnsi="Arial" w:cs="Arial"/>
            <w:sz w:val="24"/>
            <w:szCs w:val="24"/>
          </w:rPr>
          <w:delText>ть</w:delText>
        </w:r>
      </w:del>
      <w:r w:rsidRPr="007A3446">
        <w:rPr>
          <w:rFonts w:ascii="Arial" w:hAnsi="Arial" w:cs="Arial"/>
          <w:sz w:val="24"/>
          <w:szCs w:val="24"/>
        </w:rPr>
        <w:t xml:space="preserve">. </w:t>
      </w:r>
    </w:p>
    <w:p w:rsidR="006D146E" w:rsidRPr="007A3446" w:rsidRDefault="006D146E" w:rsidP="006D146E">
      <w:pPr>
        <w:pStyle w:val="afff8"/>
        <w:numPr>
          <w:ilvl w:val="0"/>
          <w:numId w:val="65"/>
        </w:numPr>
        <w:rPr>
          <w:rFonts w:ascii="Arial" w:hAnsi="Arial" w:cs="Arial"/>
          <w:sz w:val="24"/>
          <w:szCs w:val="24"/>
        </w:rPr>
      </w:pPr>
      <w:r w:rsidRPr="007A3446">
        <w:rPr>
          <w:rFonts w:ascii="Arial" w:hAnsi="Arial" w:cs="Arial"/>
          <w:b/>
          <w:sz w:val="24"/>
          <w:szCs w:val="24"/>
        </w:rPr>
        <w:t>Реализова</w:t>
      </w:r>
      <w:ins w:id="1115" w:author="polyus\ablakovab" w:date="2022-04-15T18:11:00Z">
        <w:r w:rsidR="00A12563">
          <w:rPr>
            <w:rFonts w:ascii="Arial" w:hAnsi="Arial" w:cs="Arial"/>
            <w:b/>
            <w:sz w:val="24"/>
            <w:szCs w:val="24"/>
          </w:rPr>
          <w:t>но</w:t>
        </w:r>
      </w:ins>
      <w:del w:id="1116" w:author="polyus\ablakovab" w:date="2022-04-15T18:11:00Z">
        <w:r w:rsidRPr="007A3446" w:rsidDel="00A12563">
          <w:rPr>
            <w:rFonts w:ascii="Arial" w:hAnsi="Arial" w:cs="Arial"/>
            <w:b/>
            <w:sz w:val="24"/>
            <w:szCs w:val="24"/>
          </w:rPr>
          <w:delText>ть</w:delText>
        </w:r>
      </w:del>
      <w:r w:rsidRPr="007A3446">
        <w:rPr>
          <w:rFonts w:ascii="Arial" w:hAnsi="Arial" w:cs="Arial"/>
          <w:b/>
          <w:sz w:val="24"/>
          <w:szCs w:val="24"/>
        </w:rPr>
        <w:t xml:space="preserve"> уведомление (настраиваемое – запрещающее/предупреждающее),</w:t>
      </w:r>
      <w:r w:rsidRPr="007A3446">
        <w:rPr>
          <w:rFonts w:ascii="Arial" w:hAnsi="Arial" w:cs="Arial"/>
          <w:sz w:val="24"/>
          <w:szCs w:val="24"/>
        </w:rPr>
        <w:t xml:space="preserve"> если удаляе</w:t>
      </w:r>
      <w:ins w:id="1117" w:author="polyus\ablakovab" w:date="2022-04-15T18:11:00Z">
        <w:r w:rsidR="00A12563">
          <w:rPr>
            <w:rFonts w:ascii="Arial" w:hAnsi="Arial" w:cs="Arial"/>
            <w:sz w:val="24"/>
            <w:szCs w:val="24"/>
          </w:rPr>
          <w:t>тся</w:t>
        </w:r>
      </w:ins>
      <w:del w:id="1118" w:author="polyus\ablakovab" w:date="2022-04-15T18:11:00Z">
        <w:r w:rsidRPr="007A3446" w:rsidDel="00A12563">
          <w:rPr>
            <w:rFonts w:ascii="Arial" w:hAnsi="Arial" w:cs="Arial"/>
            <w:sz w:val="24"/>
            <w:szCs w:val="24"/>
          </w:rPr>
          <w:delText>м</w:delText>
        </w:r>
      </w:del>
      <w:r w:rsidRPr="007A3446">
        <w:rPr>
          <w:rFonts w:ascii="Arial" w:hAnsi="Arial" w:cs="Arial"/>
          <w:sz w:val="24"/>
          <w:szCs w:val="24"/>
        </w:rPr>
        <w:t xml:space="preserve"> компонент, на который уже сформирована спецификация договора (заказ на поставку) и данная потребность не заявлена в другом заказе ТОРО без договора. Сообщение: «Данная позиция законтрактована. Удаление приведет к снижению оборачиваемости!».</w:t>
      </w:r>
    </w:p>
    <w:p w:rsidR="006D146E" w:rsidRPr="007A3446" w:rsidDel="00A12563" w:rsidRDefault="006D146E" w:rsidP="006D146E">
      <w:pPr>
        <w:pStyle w:val="afff8"/>
        <w:numPr>
          <w:ilvl w:val="0"/>
          <w:numId w:val="65"/>
        </w:numPr>
        <w:rPr>
          <w:del w:id="1119" w:author="polyus\ablakovab" w:date="2022-04-15T18:12:00Z"/>
          <w:rFonts w:ascii="Arial" w:hAnsi="Arial" w:cs="Arial"/>
          <w:sz w:val="24"/>
          <w:szCs w:val="24"/>
        </w:rPr>
      </w:pPr>
      <w:del w:id="1120" w:author="polyus\ablakovab" w:date="2022-04-15T18:12:00Z">
        <w:r w:rsidRPr="007A3446" w:rsidDel="00A12563">
          <w:rPr>
            <w:rFonts w:ascii="Arial" w:hAnsi="Arial" w:cs="Arial"/>
            <w:b/>
            <w:sz w:val="24"/>
            <w:szCs w:val="24"/>
          </w:rPr>
          <w:delText>Необходимо присваивать соответствующие виды разрешений, исходя из соответствующих признаков операций заказа ТОРО</w:delText>
        </w:r>
      </w:del>
    </w:p>
    <w:p w:rsidR="006D146E" w:rsidRPr="007A3446" w:rsidRDefault="006D146E" w:rsidP="006D146E">
      <w:pPr>
        <w:pStyle w:val="afff8"/>
        <w:ind w:left="1080" w:firstLine="0"/>
        <w:rPr>
          <w:rFonts w:ascii="Arial" w:hAnsi="Arial" w:cs="Arial"/>
          <w:sz w:val="24"/>
          <w:szCs w:val="24"/>
        </w:rPr>
      </w:pPr>
    </w:p>
    <w:p w:rsidR="006D146E" w:rsidRPr="007A3446" w:rsidRDefault="006D146E" w:rsidP="006D146E">
      <w:pPr>
        <w:pStyle w:val="afff8"/>
        <w:numPr>
          <w:ilvl w:val="0"/>
          <w:numId w:val="65"/>
        </w:numPr>
        <w:rPr>
          <w:rFonts w:ascii="Arial" w:hAnsi="Arial" w:cs="Arial"/>
          <w:b/>
          <w:sz w:val="24"/>
          <w:szCs w:val="24"/>
        </w:rPr>
      </w:pPr>
      <w:r w:rsidRPr="007A3446">
        <w:rPr>
          <w:rFonts w:ascii="Arial" w:hAnsi="Arial" w:cs="Arial"/>
          <w:b/>
          <w:sz w:val="24"/>
          <w:szCs w:val="24"/>
        </w:rPr>
        <w:t>При отсутствии утвержденной плановой цены – нельзя согласовывать заказ ТОРО.</w:t>
      </w:r>
    </w:p>
    <w:p w:rsidR="006D146E" w:rsidRPr="007A3446" w:rsidRDefault="006D146E" w:rsidP="006D146E">
      <w:pPr>
        <w:pStyle w:val="afff8"/>
        <w:ind w:left="1080" w:firstLine="0"/>
        <w:rPr>
          <w:rFonts w:ascii="Arial" w:hAnsi="Arial" w:cs="Arial"/>
          <w:sz w:val="24"/>
          <w:szCs w:val="24"/>
        </w:rPr>
      </w:pPr>
    </w:p>
    <w:p w:rsidR="006D146E" w:rsidRPr="007A3446" w:rsidRDefault="006D146E" w:rsidP="006D146E">
      <w:pPr>
        <w:pStyle w:val="afff8"/>
        <w:numPr>
          <w:ilvl w:val="0"/>
          <w:numId w:val="65"/>
        </w:numPr>
        <w:rPr>
          <w:rFonts w:ascii="Arial" w:hAnsi="Arial" w:cs="Arial"/>
          <w:b/>
          <w:szCs w:val="24"/>
        </w:rPr>
      </w:pPr>
      <w:r w:rsidRPr="007A3446">
        <w:rPr>
          <w:rFonts w:ascii="Arial" w:hAnsi="Arial" w:cs="Arial"/>
          <w:b/>
          <w:sz w:val="24"/>
          <w:szCs w:val="24"/>
        </w:rPr>
        <w:t>Замена позиции компонента заказа на последний актуальный аналог МТР.</w:t>
      </w:r>
    </w:p>
    <w:p w:rsidR="006D146E" w:rsidRPr="00E06ECB" w:rsidRDefault="006D146E" w:rsidP="006D146E">
      <w:pPr>
        <w:pStyle w:val="afff8"/>
        <w:ind w:left="1134" w:firstLine="0"/>
        <w:rPr>
          <w:rFonts w:ascii="Arial" w:hAnsi="Arial" w:cs="Arial"/>
          <w:sz w:val="24"/>
          <w:szCs w:val="24"/>
        </w:rPr>
      </w:pPr>
      <w:r w:rsidRPr="00E06ECB">
        <w:rPr>
          <w:rFonts w:ascii="Arial" w:hAnsi="Arial" w:cs="Arial"/>
          <w:sz w:val="24"/>
          <w:szCs w:val="24"/>
        </w:rPr>
        <w:t>Необходимо проанализировать аналоги и заменить в компоненте позиции заказа материал на самый актуальный последний аналог к материалу.</w:t>
      </w:r>
    </w:p>
    <w:p w:rsidR="006D146E" w:rsidRPr="00E06ECB" w:rsidRDefault="006D146E" w:rsidP="006D146E">
      <w:pPr>
        <w:pStyle w:val="afff8"/>
        <w:ind w:left="1134" w:firstLine="0"/>
        <w:rPr>
          <w:rFonts w:ascii="Arial" w:hAnsi="Arial" w:cs="Arial"/>
          <w:sz w:val="24"/>
          <w:szCs w:val="24"/>
        </w:rPr>
      </w:pPr>
      <w:r w:rsidRPr="00E06ECB">
        <w:rPr>
          <w:rFonts w:ascii="Arial" w:hAnsi="Arial" w:cs="Arial"/>
          <w:sz w:val="24"/>
          <w:szCs w:val="24"/>
        </w:rPr>
        <w:t>Автоматическая замена должна происходить при создании заказа из ППР, либо включении ТК в заказ вручную. При указании МТР в заказе ТОРО руками,  необходимо запрашивать необходимость замены.</w:t>
      </w:r>
    </w:p>
    <w:p w:rsidR="006D146E" w:rsidRPr="007A3446" w:rsidRDefault="006D146E" w:rsidP="006D146E">
      <w:pPr>
        <w:pStyle w:val="afff8"/>
        <w:ind w:left="1134" w:firstLine="0"/>
        <w:rPr>
          <w:rFonts w:ascii="Arial" w:hAnsi="Arial" w:cs="Arial"/>
          <w:sz w:val="24"/>
          <w:szCs w:val="24"/>
        </w:rPr>
      </w:pPr>
      <w:r w:rsidRPr="009721BA">
        <w:rPr>
          <w:rFonts w:ascii="Arial" w:hAnsi="Arial" w:cs="Arial"/>
          <w:sz w:val="24"/>
          <w:szCs w:val="24"/>
        </w:rPr>
        <w:t>При замене МТР на ведущий аналог, необходимо фиксировать исходную (замененную) ЕК МТР в Z-поле.</w:t>
      </w:r>
    </w:p>
    <w:p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 w:val="26"/>
          <w:szCs w:val="24"/>
          <w:lang w:eastAsia="ru-RU"/>
        </w:rPr>
        <w:t>Вычисление и автоматическое присвоение признака капитализируемости в заказе ТОРО</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1.</w:t>
      </w:r>
      <w:r w:rsidRPr="007A3446">
        <w:rPr>
          <w:rFonts w:cs="Arial"/>
          <w:sz w:val="26"/>
          <w:szCs w:val="24"/>
          <w:lang w:eastAsia="ru-RU"/>
        </w:rPr>
        <w:tab/>
        <w:t>Вводится новый пользовательский статус КРМТ - «Капитализируемый ремонт»;</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2.</w:t>
      </w:r>
      <w:r w:rsidRPr="007A3446">
        <w:rPr>
          <w:rFonts w:cs="Arial"/>
          <w:sz w:val="26"/>
          <w:szCs w:val="24"/>
          <w:lang w:eastAsia="ru-RU"/>
        </w:rPr>
        <w:tab/>
        <w:t>Взведение данного статуса происходит автоматически при условиях:</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a.</w:t>
      </w:r>
      <w:r w:rsidRPr="007A3446">
        <w:rPr>
          <w:rFonts w:cs="Arial"/>
          <w:sz w:val="26"/>
          <w:szCs w:val="24"/>
          <w:lang w:eastAsia="ru-RU"/>
        </w:rPr>
        <w:tab/>
        <w:t xml:space="preserve">Плановая стоимость заказа &gt; 1.000.000 руб. Сумма и виды затрат включаемые в расчет (в начальной настройке оставляем МТР и УСО) будут настраиваемыми; </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b.</w:t>
      </w:r>
      <w:r w:rsidRPr="007A3446">
        <w:rPr>
          <w:rFonts w:cs="Arial"/>
          <w:sz w:val="26"/>
          <w:szCs w:val="24"/>
          <w:lang w:eastAsia="ru-RU"/>
        </w:rPr>
        <w:tab/>
        <w:t>Вычисленная длина цикла данного вида ремонта (ППР) &gt; 365 дней (прогноз выпуска следующего заказа данного вида ремонта в плане ППР далее 365 дней). Срок в днях будет настраиваемым;</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c.</w:t>
      </w:r>
      <w:r w:rsidRPr="007A3446">
        <w:rPr>
          <w:rFonts w:cs="Arial"/>
          <w:sz w:val="26"/>
          <w:szCs w:val="24"/>
          <w:lang w:eastAsia="ru-RU"/>
        </w:rPr>
        <w:tab/>
        <w:t xml:space="preserve">Заказ не присвоен проекту (если заказ присвоен бюджетному проекту (СПП), то считаем что признак капитализируемости в заказе спланирован и его автоматическое переопределение не нужно). </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3.</w:t>
      </w:r>
      <w:r w:rsidRPr="007A3446">
        <w:rPr>
          <w:rFonts w:cs="Arial"/>
          <w:sz w:val="26"/>
          <w:szCs w:val="24"/>
          <w:lang w:eastAsia="ru-RU"/>
        </w:rPr>
        <w:tab/>
        <w:t>Отдельной проверкой разрешаем установку статуса КРМТ  руками у заказов ТОРО, если:</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a.</w:t>
      </w:r>
      <w:r w:rsidRPr="007A3446">
        <w:rPr>
          <w:rFonts w:cs="Arial"/>
          <w:sz w:val="26"/>
          <w:szCs w:val="24"/>
          <w:lang w:eastAsia="ru-RU"/>
        </w:rPr>
        <w:tab/>
        <w:t xml:space="preserve"> Стоимость заказа &gt;1.000.000 руб. Сумма и виды затрат включаемые в расчет (в начальной настройке оставляем МТР и УСО) будут настраиваемыми.  </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b.</w:t>
      </w:r>
      <w:r w:rsidRPr="007A3446">
        <w:rPr>
          <w:rFonts w:cs="Arial"/>
          <w:sz w:val="26"/>
          <w:szCs w:val="24"/>
          <w:lang w:eastAsia="ru-RU"/>
        </w:rPr>
        <w:tab/>
        <w:t>В заказе есть ЕО (не обобщенный заказ).</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4.</w:t>
      </w:r>
      <w:r w:rsidRPr="007A3446">
        <w:rPr>
          <w:rFonts w:cs="Arial"/>
          <w:sz w:val="26"/>
          <w:szCs w:val="24"/>
          <w:lang w:eastAsia="ru-RU"/>
        </w:rPr>
        <w:tab/>
        <w:t xml:space="preserve">Статус КРМТ можно снимать при присвоении заказа бюджетному проекту OPEX; </w:t>
      </w:r>
    </w:p>
    <w:p w:rsidR="006D146E" w:rsidRPr="007A3446" w:rsidRDefault="006D146E" w:rsidP="006D146E">
      <w:pPr>
        <w:overflowPunct w:val="0"/>
        <w:autoSpaceDE w:val="0"/>
        <w:autoSpaceDN w:val="0"/>
        <w:adjustRightInd w:val="0"/>
        <w:spacing w:before="60"/>
        <w:ind w:left="1134"/>
        <w:textAlignment w:val="baseline"/>
        <w:rPr>
          <w:rFonts w:cs="Arial"/>
          <w:sz w:val="26"/>
          <w:szCs w:val="24"/>
          <w:lang w:eastAsia="ru-RU"/>
        </w:rPr>
      </w:pPr>
      <w:r w:rsidRPr="007A3446">
        <w:rPr>
          <w:rFonts w:cs="Arial"/>
          <w:sz w:val="26"/>
          <w:szCs w:val="24"/>
          <w:lang w:eastAsia="ru-RU"/>
        </w:rPr>
        <w:t>5.</w:t>
      </w:r>
      <w:r w:rsidRPr="007A3446">
        <w:rPr>
          <w:rFonts w:cs="Arial"/>
          <w:sz w:val="26"/>
          <w:szCs w:val="24"/>
          <w:lang w:eastAsia="ru-RU"/>
        </w:rPr>
        <w:tab/>
        <w:t>При каждом сохранении заказа ТОРО, проверяется корректность присвоенного бюджетного проекта на CAPEХ/OPEX (статус КРМТ и причина инвестиций в СПП в настроечной таблице).</w:t>
      </w:r>
    </w:p>
    <w:p w:rsidR="006D146E" w:rsidRPr="007A3446" w:rsidRDefault="006D146E" w:rsidP="006D146E">
      <w:pPr>
        <w:overflowPunct w:val="0"/>
        <w:autoSpaceDE w:val="0"/>
        <w:autoSpaceDN w:val="0"/>
        <w:adjustRightInd w:val="0"/>
        <w:spacing w:before="60"/>
        <w:textAlignment w:val="baseline"/>
        <w:rPr>
          <w:rFonts w:cs="Arial"/>
          <w:b/>
          <w:sz w:val="26"/>
          <w:szCs w:val="24"/>
          <w:lang w:eastAsia="ru-RU"/>
        </w:rPr>
      </w:pPr>
    </w:p>
    <w:p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Учет РПМ в заказах ТОРО</w:t>
      </w:r>
    </w:p>
    <w:p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Необходимо реализовать автоматическое заполнение параметров "Резерв./заявка" и "РелевДляКалькул" в соответствии со следующими правилами:</w:t>
      </w:r>
    </w:p>
    <w:p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1) При автоматическом создании заказов на основании тех. карты/инструкции, если в позиции ОЗМ(табличная часть "Компоненты") тех. карты/инструкции параметр "Рез/Звка"  равен "1 - Не релевантно для ППМ"(определить параметр в настройке), то при создании заказа для указанной позиции автоматически выставлять следующие параметры:</w:t>
      </w:r>
    </w:p>
    <w:p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Cs w:val="24"/>
          <w:lang w:eastAsia="ru-RU"/>
        </w:rPr>
      </w:pPr>
      <w:r w:rsidRPr="007A3446">
        <w:rPr>
          <w:rFonts w:cs="Arial"/>
          <w:szCs w:val="24"/>
          <w:lang w:eastAsia="ru-RU"/>
        </w:rPr>
        <w:t>тип позиции = "</w:t>
      </w:r>
      <w:r w:rsidRPr="007A3446">
        <w:rPr>
          <w:rFonts w:cs="Arial"/>
          <w:szCs w:val="24"/>
          <w:lang w:val="en-US" w:eastAsia="ru-RU"/>
        </w:rPr>
        <w:t>S</w:t>
      </w:r>
      <w:r w:rsidRPr="007A3446">
        <w:rPr>
          <w:rFonts w:cs="Arial"/>
          <w:szCs w:val="24"/>
          <w:lang w:eastAsia="ru-RU"/>
        </w:rPr>
        <w:t xml:space="preserve"> - справочная позиция"(определить настройкой);</w:t>
      </w:r>
    </w:p>
    <w:p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 w:val="26"/>
          <w:szCs w:val="24"/>
          <w:lang w:eastAsia="ru-RU"/>
        </w:rPr>
      </w:pPr>
      <w:r w:rsidRPr="007A3446">
        <w:rPr>
          <w:rFonts w:cs="Arial"/>
          <w:szCs w:val="24"/>
          <w:lang w:eastAsia="ru-RU"/>
        </w:rPr>
        <w:t>РелевДляКалькул = "Калькуляц.:не релевантно"(определить настройкой).</w:t>
      </w:r>
    </w:p>
    <w:p w:rsidR="006D146E" w:rsidRPr="007A3446" w:rsidRDefault="006D146E" w:rsidP="006D146E">
      <w:pPr>
        <w:ind w:left="1080"/>
        <w:rPr>
          <w:rFonts w:cs="Arial"/>
          <w:szCs w:val="24"/>
          <w:lang w:eastAsia="ru-RU"/>
        </w:rPr>
      </w:pPr>
    </w:p>
    <w:p w:rsidR="006D146E" w:rsidRPr="007A3446" w:rsidRDefault="006D146E" w:rsidP="006D146E">
      <w:pPr>
        <w:overflowPunct w:val="0"/>
        <w:autoSpaceDE w:val="0"/>
        <w:autoSpaceDN w:val="0"/>
        <w:adjustRightInd w:val="0"/>
        <w:spacing w:before="60"/>
        <w:ind w:left="1080"/>
        <w:textAlignment w:val="baseline"/>
        <w:rPr>
          <w:rFonts w:cs="Arial"/>
          <w:szCs w:val="24"/>
          <w:lang w:eastAsia="ru-RU"/>
        </w:rPr>
      </w:pPr>
      <w:r w:rsidRPr="007A3446">
        <w:rPr>
          <w:rFonts w:cs="Arial"/>
          <w:szCs w:val="24"/>
          <w:lang w:eastAsia="ru-RU"/>
        </w:rPr>
        <w:t>2) При ручном создании/изменении заказов при добавлении/изменении позиций ОЗМ(закладка "Компоненты") в случае, если тип позиции выставлен как "</w:t>
      </w:r>
      <w:r w:rsidRPr="007A3446">
        <w:rPr>
          <w:rFonts w:cs="Arial"/>
          <w:szCs w:val="24"/>
          <w:lang w:val="en-US" w:eastAsia="ru-RU"/>
        </w:rPr>
        <w:t>S</w:t>
      </w:r>
      <w:r w:rsidRPr="007A3446">
        <w:rPr>
          <w:rFonts w:cs="Arial"/>
          <w:szCs w:val="24"/>
          <w:lang w:eastAsia="ru-RU"/>
        </w:rPr>
        <w:t xml:space="preserve"> - справочная позиция"(определить настройкой), то выставлять следующие параметры:</w:t>
      </w:r>
    </w:p>
    <w:p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Cs w:val="24"/>
          <w:lang w:eastAsia="ru-RU"/>
        </w:rPr>
      </w:pPr>
      <w:r w:rsidRPr="007A3446">
        <w:rPr>
          <w:rFonts w:cs="Arial"/>
          <w:szCs w:val="24"/>
          <w:lang w:eastAsia="ru-RU"/>
        </w:rPr>
        <w:t>Резерв./заявка = "Никогда"(определить настройкой);</w:t>
      </w:r>
    </w:p>
    <w:p w:rsidR="006D146E" w:rsidRPr="007A3446" w:rsidRDefault="006D146E" w:rsidP="006D146E">
      <w:pPr>
        <w:numPr>
          <w:ilvl w:val="0"/>
          <w:numId w:val="70"/>
        </w:numPr>
        <w:tabs>
          <w:tab w:val="clear" w:pos="567"/>
        </w:tabs>
        <w:overflowPunct w:val="0"/>
        <w:autoSpaceDE w:val="0"/>
        <w:autoSpaceDN w:val="0"/>
        <w:adjustRightInd w:val="0"/>
        <w:spacing w:before="60"/>
        <w:textAlignment w:val="baseline"/>
        <w:rPr>
          <w:rFonts w:cs="Arial"/>
          <w:sz w:val="26"/>
          <w:szCs w:val="24"/>
          <w:lang w:eastAsia="ru-RU"/>
        </w:rPr>
      </w:pPr>
      <w:r w:rsidRPr="007A3446">
        <w:rPr>
          <w:rFonts w:cs="Arial"/>
          <w:szCs w:val="24"/>
          <w:lang w:eastAsia="ru-RU"/>
        </w:rPr>
        <w:t>РелевДляКалькул = "Калькуляц.:не релевантно"(определить настройкой).</w:t>
      </w:r>
    </w:p>
    <w:p w:rsidR="006D146E" w:rsidRPr="007A3446" w:rsidRDefault="006D146E" w:rsidP="006D146E">
      <w:pPr>
        <w:pStyle w:val="afff8"/>
        <w:ind w:left="1080" w:firstLine="0"/>
        <w:rPr>
          <w:rFonts w:ascii="Arial" w:hAnsi="Arial" w:cs="Arial"/>
          <w:sz w:val="24"/>
          <w:szCs w:val="24"/>
        </w:rPr>
      </w:pPr>
    </w:p>
    <w:p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Нормируемые МТР в заказах ТОРО</w:t>
      </w:r>
    </w:p>
    <w:p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Нормируемые МТР (МТР, которые планируются в спецификациях производства) помечаются в поле Группа стратегий ППМ значением 70;</w:t>
      </w:r>
    </w:p>
    <w:p w:rsidR="006D146E" w:rsidRPr="007A3446" w:rsidRDefault="006D146E" w:rsidP="006D146E">
      <w:pPr>
        <w:overflowPunct w:val="0"/>
        <w:autoSpaceDE w:val="0"/>
        <w:autoSpaceDN w:val="0"/>
        <w:adjustRightInd w:val="0"/>
        <w:spacing w:before="60"/>
        <w:ind w:left="1080" w:firstLine="720"/>
        <w:textAlignment w:val="baseline"/>
        <w:rPr>
          <w:rFonts w:cs="Arial"/>
          <w:szCs w:val="24"/>
          <w:lang w:eastAsia="ru-RU"/>
        </w:rPr>
      </w:pPr>
      <w:r w:rsidRPr="007A3446">
        <w:rPr>
          <w:rFonts w:cs="Arial"/>
          <w:szCs w:val="24"/>
          <w:lang w:eastAsia="ru-RU"/>
        </w:rPr>
        <w:t>В проверку при сохранении заказов ТОРО добавляем контроль планирования нормируемых МТР (Группа стратегий ППМ = 70). Проверка настраиваемая (предупреждающая/запрещающая). На этапе старта - - предупреждающая.</w:t>
      </w:r>
    </w:p>
    <w:p w:rsidR="006D146E" w:rsidRPr="007A3446" w:rsidRDefault="006D146E" w:rsidP="006D146E">
      <w:pPr>
        <w:jc w:val="left"/>
        <w:rPr>
          <w:rFonts w:ascii="Calibri" w:hAnsi="Calibri"/>
          <w:sz w:val="22"/>
        </w:rPr>
      </w:pPr>
    </w:p>
    <w:p w:rsidR="006D146E" w:rsidRPr="007A3446"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7A3446">
        <w:rPr>
          <w:rFonts w:cs="Arial"/>
          <w:b/>
          <w:szCs w:val="24"/>
          <w:lang w:eastAsia="ru-RU"/>
        </w:rPr>
        <w:t>Проверка управляющих ключей в заказах ТОРО</w:t>
      </w:r>
    </w:p>
    <w:p w:rsidR="006D146E" w:rsidRPr="007A3446" w:rsidRDefault="006D146E" w:rsidP="006D146E">
      <w:pPr>
        <w:jc w:val="left"/>
        <w:rPr>
          <w:rFonts w:cs="Arial"/>
          <w:szCs w:val="24"/>
          <w:lang w:eastAsia="ru-RU"/>
        </w:rPr>
      </w:pPr>
      <w:del w:id="1121" w:author="polyus\ablakovab" w:date="2022-04-15T18:12:00Z">
        <w:r w:rsidRPr="007A3446" w:rsidDel="00A12563">
          <w:rPr>
            <w:rFonts w:cs="Arial"/>
            <w:szCs w:val="24"/>
            <w:lang w:eastAsia="ru-RU"/>
          </w:rPr>
          <w:delText>Необходимо р</w:delText>
        </w:r>
      </w:del>
      <w:ins w:id="1122" w:author="polyus\ablakovab" w:date="2022-04-15T18:12:00Z">
        <w:r w:rsidR="00A12563">
          <w:rPr>
            <w:rFonts w:cs="Arial"/>
            <w:szCs w:val="24"/>
            <w:lang w:eastAsia="ru-RU"/>
          </w:rPr>
          <w:t>Р</w:t>
        </w:r>
      </w:ins>
      <w:r w:rsidRPr="007A3446">
        <w:rPr>
          <w:rFonts w:cs="Arial"/>
          <w:szCs w:val="24"/>
          <w:lang w:eastAsia="ru-RU"/>
        </w:rPr>
        <w:t>еализова</w:t>
      </w:r>
      <w:ins w:id="1123" w:author="polyus\ablakovab" w:date="2022-04-15T18:12:00Z">
        <w:r w:rsidR="00A12563">
          <w:rPr>
            <w:rFonts w:cs="Arial"/>
            <w:szCs w:val="24"/>
            <w:lang w:eastAsia="ru-RU"/>
          </w:rPr>
          <w:t>ны</w:t>
        </w:r>
      </w:ins>
      <w:del w:id="1124" w:author="polyus\ablakovab" w:date="2022-04-15T18:12:00Z">
        <w:r w:rsidRPr="007A3446" w:rsidDel="00A12563">
          <w:rPr>
            <w:rFonts w:cs="Arial"/>
            <w:szCs w:val="24"/>
            <w:lang w:eastAsia="ru-RU"/>
          </w:rPr>
          <w:delText>ть</w:delText>
        </w:r>
      </w:del>
      <w:r w:rsidRPr="007A3446">
        <w:rPr>
          <w:rFonts w:cs="Arial"/>
          <w:szCs w:val="24"/>
          <w:lang w:eastAsia="ru-RU"/>
        </w:rPr>
        <w:t xml:space="preserve"> следующие проверки при сохранении заказов ТОРО</w:t>
      </w:r>
    </w:p>
    <w:p w:rsidR="006D146E" w:rsidRPr="007A3446" w:rsidRDefault="006D146E" w:rsidP="006D146E">
      <w:pPr>
        <w:numPr>
          <w:ilvl w:val="0"/>
          <w:numId w:val="71"/>
        </w:numPr>
        <w:tabs>
          <w:tab w:val="clear" w:pos="567"/>
        </w:tabs>
        <w:jc w:val="left"/>
        <w:rPr>
          <w:rFonts w:cs="Arial"/>
          <w:szCs w:val="24"/>
        </w:rPr>
      </w:pPr>
      <w:r w:rsidRPr="007A3446">
        <w:rPr>
          <w:rFonts w:cs="Arial"/>
          <w:szCs w:val="24"/>
        </w:rPr>
        <w:t>Проверя</w:t>
      </w:r>
      <w:ins w:id="1125" w:author="polyus\ablakovab" w:date="2022-04-15T18:12:00Z">
        <w:r w:rsidR="00A12563">
          <w:rPr>
            <w:rFonts w:cs="Arial"/>
            <w:szCs w:val="24"/>
          </w:rPr>
          <w:t>ются</w:t>
        </w:r>
      </w:ins>
      <w:del w:id="1126" w:author="polyus\ablakovab" w:date="2022-04-15T18:13:00Z">
        <w:r w:rsidRPr="007A3446" w:rsidDel="00A12563">
          <w:rPr>
            <w:rFonts w:cs="Arial"/>
            <w:szCs w:val="24"/>
          </w:rPr>
          <w:delText>ть</w:delText>
        </w:r>
      </w:del>
      <w:r w:rsidRPr="007A3446">
        <w:rPr>
          <w:rFonts w:cs="Arial"/>
          <w:szCs w:val="24"/>
        </w:rPr>
        <w:t xml:space="preserve"> для </w:t>
      </w:r>
      <w:del w:id="1127" w:author="polyus\ablakovab" w:date="2022-04-15T18:13:00Z">
        <w:r w:rsidRPr="007A3446" w:rsidDel="00A12563">
          <w:rPr>
            <w:rFonts w:cs="Arial"/>
            <w:szCs w:val="24"/>
          </w:rPr>
          <w:delText>наших</w:delText>
        </w:r>
      </w:del>
      <w:r w:rsidRPr="007A3446">
        <w:rPr>
          <w:rFonts w:cs="Arial"/>
          <w:szCs w:val="24"/>
        </w:rPr>
        <w:t xml:space="preserve"> видов заказов доступные управляющие ключи (перечни в настройке).</w:t>
      </w:r>
    </w:p>
    <w:p w:rsidR="006D146E" w:rsidRPr="007A3446" w:rsidRDefault="006D146E" w:rsidP="006D146E">
      <w:pPr>
        <w:ind w:left="720"/>
        <w:jc w:val="left"/>
        <w:rPr>
          <w:rFonts w:cs="Arial"/>
          <w:szCs w:val="24"/>
        </w:rPr>
      </w:pPr>
      <w:r w:rsidRPr="007A3446">
        <w:rPr>
          <w:rFonts w:cs="Arial"/>
          <w:szCs w:val="24"/>
        </w:rPr>
        <w:t>Виды заказов:</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ACR1     Технический заказ ТОРО для ЦРММ</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ADI1      Диагностика</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AETG     ЕТО на ГТК</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AETZ     Обходы/осмотры</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AKR1     Капитализируемые ремонты</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APB1     Выполнение  ЭПБ</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APP1     ТОРО по ППР</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ARP1     Заказ на РПМ</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ASR1     Заказ на сервис по абонентской плате</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ATS1     ТОРО по состоянию</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ATU1    Технический заказ ТОРО</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AV01     Восстановление узлов/запчастей</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AV02     Восст узлов/запчастей (материалы ОФ)</w:t>
      </w:r>
    </w:p>
    <w:p w:rsidR="006D146E" w:rsidRPr="007A3446" w:rsidRDefault="006D146E" w:rsidP="006D146E">
      <w:pPr>
        <w:numPr>
          <w:ilvl w:val="1"/>
          <w:numId w:val="71"/>
        </w:numPr>
        <w:tabs>
          <w:tab w:val="clear" w:pos="567"/>
        </w:tabs>
        <w:jc w:val="left"/>
        <w:rPr>
          <w:rFonts w:cs="Arial"/>
          <w:szCs w:val="24"/>
        </w:rPr>
      </w:pPr>
      <w:r w:rsidRPr="007A3446">
        <w:rPr>
          <w:rFonts w:cs="Arial"/>
          <w:szCs w:val="24"/>
        </w:rPr>
        <w:t>AVR1     Аварийное ТОРО</w:t>
      </w:r>
    </w:p>
    <w:p w:rsidR="006D146E" w:rsidRPr="007A3446" w:rsidRDefault="006D146E" w:rsidP="001568C2">
      <w:pPr>
        <w:numPr>
          <w:ilvl w:val="1"/>
          <w:numId w:val="71"/>
        </w:numPr>
        <w:tabs>
          <w:tab w:val="clear" w:pos="567"/>
        </w:tabs>
        <w:jc w:val="left"/>
        <w:rPr>
          <w:rFonts w:cs="Arial"/>
          <w:szCs w:val="24"/>
        </w:rPr>
      </w:pPr>
      <w:r w:rsidRPr="007A3446">
        <w:rPr>
          <w:rFonts w:cs="Arial"/>
          <w:szCs w:val="24"/>
        </w:rPr>
        <w:t xml:space="preserve">AVS1     </w:t>
      </w:r>
      <w:ins w:id="1128" w:author="Киселев Юрий Валерьевич" w:date="2022-03-24T17:07:00Z">
        <w:r w:rsidR="001568C2" w:rsidRPr="001568C2">
          <w:rPr>
            <w:rFonts w:cs="Arial"/>
            <w:szCs w:val="24"/>
          </w:rPr>
          <w:t>ТОРО по Дефектной ведомости</w:t>
        </w:r>
      </w:ins>
    </w:p>
    <w:p w:rsidR="006D146E" w:rsidRPr="007A3446" w:rsidRDefault="006D146E" w:rsidP="006D146E">
      <w:pPr>
        <w:ind w:left="708"/>
        <w:jc w:val="left"/>
        <w:rPr>
          <w:rFonts w:cs="Arial"/>
          <w:szCs w:val="24"/>
        </w:rPr>
      </w:pPr>
      <w:r w:rsidRPr="007A3446">
        <w:rPr>
          <w:rFonts w:cs="Arial"/>
          <w:szCs w:val="24"/>
        </w:rPr>
        <w:t>Управляющие ключи:</w:t>
      </w:r>
    </w:p>
    <w:p w:rsidR="006D146E" w:rsidRPr="007A3446" w:rsidRDefault="006D146E" w:rsidP="006D146E">
      <w:pPr>
        <w:numPr>
          <w:ilvl w:val="0"/>
          <w:numId w:val="72"/>
        </w:numPr>
        <w:tabs>
          <w:tab w:val="clear" w:pos="567"/>
        </w:tabs>
        <w:jc w:val="left"/>
        <w:rPr>
          <w:rFonts w:cs="Arial"/>
          <w:szCs w:val="24"/>
        </w:rPr>
      </w:pPr>
      <w:r w:rsidRPr="007A3446">
        <w:rPr>
          <w:rFonts w:cs="Arial"/>
          <w:szCs w:val="24"/>
        </w:rPr>
        <w:t>PM01    ТОРО – хозспособ</w:t>
      </w:r>
    </w:p>
    <w:p w:rsidR="006D146E" w:rsidRPr="007A3446" w:rsidRDefault="006D146E" w:rsidP="006D146E">
      <w:pPr>
        <w:numPr>
          <w:ilvl w:val="0"/>
          <w:numId w:val="72"/>
        </w:numPr>
        <w:tabs>
          <w:tab w:val="clear" w:pos="567"/>
        </w:tabs>
        <w:jc w:val="left"/>
        <w:rPr>
          <w:rFonts w:cs="Arial"/>
          <w:szCs w:val="24"/>
        </w:rPr>
      </w:pPr>
      <w:r w:rsidRPr="007A3446">
        <w:rPr>
          <w:rFonts w:cs="Arial"/>
          <w:szCs w:val="24"/>
        </w:rPr>
        <w:t>PM02    ТОРО – УСО (фикс/абонент)</w:t>
      </w:r>
    </w:p>
    <w:p w:rsidR="006D146E" w:rsidRPr="007A3446" w:rsidRDefault="006D146E" w:rsidP="006D146E">
      <w:pPr>
        <w:numPr>
          <w:ilvl w:val="0"/>
          <w:numId w:val="72"/>
        </w:numPr>
        <w:tabs>
          <w:tab w:val="clear" w:pos="567"/>
        </w:tabs>
        <w:jc w:val="left"/>
        <w:rPr>
          <w:rFonts w:cs="Arial"/>
          <w:szCs w:val="24"/>
        </w:rPr>
      </w:pPr>
      <w:r w:rsidRPr="007A3446">
        <w:rPr>
          <w:rFonts w:cs="Arial"/>
          <w:szCs w:val="24"/>
        </w:rPr>
        <w:t>PM03    ТОРО – УСО (гарантия)</w:t>
      </w:r>
    </w:p>
    <w:p w:rsidR="006D146E" w:rsidRPr="007A3446" w:rsidRDefault="006D146E" w:rsidP="006D146E">
      <w:pPr>
        <w:numPr>
          <w:ilvl w:val="0"/>
          <w:numId w:val="72"/>
        </w:numPr>
        <w:tabs>
          <w:tab w:val="clear" w:pos="567"/>
        </w:tabs>
        <w:jc w:val="left"/>
        <w:rPr>
          <w:rFonts w:cs="Arial"/>
          <w:szCs w:val="24"/>
        </w:rPr>
      </w:pPr>
      <w:r w:rsidRPr="007A3446">
        <w:rPr>
          <w:rFonts w:cs="Arial"/>
          <w:szCs w:val="24"/>
        </w:rPr>
        <w:t>PM05    ТОРО - УСО (тариф)</w:t>
      </w:r>
    </w:p>
    <w:p w:rsidR="006D146E" w:rsidRPr="007A3446" w:rsidRDefault="006D146E" w:rsidP="006D146E">
      <w:pPr>
        <w:numPr>
          <w:ilvl w:val="0"/>
          <w:numId w:val="71"/>
        </w:numPr>
        <w:tabs>
          <w:tab w:val="clear" w:pos="567"/>
        </w:tabs>
        <w:jc w:val="left"/>
        <w:rPr>
          <w:rFonts w:cs="Arial"/>
          <w:szCs w:val="24"/>
        </w:rPr>
      </w:pPr>
      <w:r w:rsidRPr="007A3446">
        <w:rPr>
          <w:rFonts w:cs="Arial"/>
          <w:szCs w:val="24"/>
        </w:rPr>
        <w:t>Проверя</w:t>
      </w:r>
      <w:ins w:id="1129" w:author="polyus\ablakovab" w:date="2022-04-15T18:13:00Z">
        <w:r w:rsidR="00A12563">
          <w:rPr>
            <w:rFonts w:cs="Arial"/>
            <w:szCs w:val="24"/>
          </w:rPr>
          <w:t>е</w:t>
        </w:r>
      </w:ins>
      <w:r w:rsidRPr="007A3446">
        <w:rPr>
          <w:rFonts w:cs="Arial"/>
          <w:szCs w:val="24"/>
        </w:rPr>
        <w:t>т</w:t>
      </w:r>
      <w:ins w:id="1130" w:author="polyus\ablakovab" w:date="2022-04-15T18:13:00Z">
        <w:r w:rsidR="00A12563">
          <w:rPr>
            <w:rFonts w:cs="Arial"/>
            <w:szCs w:val="24"/>
          </w:rPr>
          <w:t>ся</w:t>
        </w:r>
      </w:ins>
      <w:del w:id="1131" w:author="polyus\ablakovab" w:date="2022-04-15T18:13:00Z">
        <w:r w:rsidRPr="007A3446" w:rsidDel="00A12563">
          <w:rPr>
            <w:rFonts w:cs="Arial"/>
            <w:szCs w:val="24"/>
          </w:rPr>
          <w:delText>ь</w:delText>
        </w:r>
      </w:del>
      <w:r w:rsidRPr="007A3446">
        <w:rPr>
          <w:rFonts w:cs="Arial"/>
          <w:szCs w:val="24"/>
        </w:rPr>
        <w:t xml:space="preserve"> соответствие введенного управляющего ключа в операции заказа ТОРО управляющему ключу, заданному в карточке исполняющего рабочего места. </w:t>
      </w:r>
    </w:p>
    <w:p w:rsidR="006D146E" w:rsidRPr="007A3446" w:rsidRDefault="006D146E" w:rsidP="006D146E">
      <w:pPr>
        <w:numPr>
          <w:ilvl w:val="0"/>
          <w:numId w:val="71"/>
        </w:numPr>
        <w:tabs>
          <w:tab w:val="clear" w:pos="567"/>
        </w:tabs>
        <w:jc w:val="left"/>
        <w:rPr>
          <w:rFonts w:cs="Arial"/>
          <w:szCs w:val="24"/>
        </w:rPr>
      </w:pPr>
      <w:r w:rsidRPr="007A3446">
        <w:rPr>
          <w:rFonts w:cs="Arial"/>
          <w:szCs w:val="24"/>
        </w:rPr>
        <w:t>Проверят</w:t>
      </w:r>
      <w:ins w:id="1132" w:author="polyus\ablakovab" w:date="2022-04-15T18:13:00Z">
        <w:r w:rsidR="00A12563">
          <w:rPr>
            <w:rFonts w:cs="Arial"/>
            <w:szCs w:val="24"/>
          </w:rPr>
          <w:t>ся</w:t>
        </w:r>
      </w:ins>
      <w:del w:id="1133" w:author="polyus\ablakovab" w:date="2022-04-15T18:13:00Z">
        <w:r w:rsidRPr="007A3446" w:rsidDel="00A12563">
          <w:rPr>
            <w:rFonts w:cs="Arial"/>
            <w:szCs w:val="24"/>
          </w:rPr>
          <w:delText>ь</w:delText>
        </w:r>
      </w:del>
      <w:r w:rsidRPr="007A3446">
        <w:rPr>
          <w:rFonts w:cs="Arial"/>
          <w:szCs w:val="24"/>
        </w:rPr>
        <w:t xml:space="preserve"> соответствие типа позиции материала введенному материалу. При вводе материала типа услуга устанавливается тип позиции – нескладируемая позиция. </w:t>
      </w:r>
    </w:p>
    <w:p w:rsidR="006D146E" w:rsidRPr="007A3446" w:rsidRDefault="006D146E" w:rsidP="006D146E">
      <w:pPr>
        <w:numPr>
          <w:ilvl w:val="0"/>
          <w:numId w:val="71"/>
        </w:numPr>
        <w:tabs>
          <w:tab w:val="clear" w:pos="567"/>
        </w:tabs>
        <w:jc w:val="left"/>
        <w:rPr>
          <w:rFonts w:cs="Arial"/>
          <w:szCs w:val="24"/>
        </w:rPr>
      </w:pPr>
      <w:r w:rsidRPr="007A3446">
        <w:rPr>
          <w:rFonts w:cs="Arial"/>
          <w:szCs w:val="24"/>
        </w:rPr>
        <w:t>Ве</w:t>
      </w:r>
      <w:ins w:id="1134" w:author="polyus\ablakovab" w:date="2022-04-15T18:13:00Z">
        <w:r w:rsidR="00A12563">
          <w:rPr>
            <w:rFonts w:cs="Arial"/>
            <w:szCs w:val="24"/>
          </w:rPr>
          <w:t>дется</w:t>
        </w:r>
      </w:ins>
      <w:del w:id="1135" w:author="polyus\ablakovab" w:date="2022-04-15T18:13:00Z">
        <w:r w:rsidRPr="007A3446" w:rsidDel="00A12563">
          <w:rPr>
            <w:rFonts w:cs="Arial"/>
            <w:szCs w:val="24"/>
          </w:rPr>
          <w:delText>сти</w:delText>
        </w:r>
      </w:del>
      <w:r w:rsidRPr="007A3446">
        <w:rPr>
          <w:rFonts w:cs="Arial"/>
          <w:szCs w:val="24"/>
        </w:rPr>
        <w:t xml:space="preserve"> перечень управляющих ключей, для которых допустимы услуги (материалы с видом ZSRV «Продаваемые И покупУслуги»).</w:t>
      </w:r>
    </w:p>
    <w:p w:rsidR="006D146E" w:rsidRPr="007A3446" w:rsidRDefault="006D146E" w:rsidP="006D146E">
      <w:pPr>
        <w:ind w:left="1416"/>
        <w:jc w:val="left"/>
        <w:rPr>
          <w:rFonts w:cs="Arial"/>
          <w:szCs w:val="24"/>
        </w:rPr>
      </w:pPr>
      <w:r w:rsidRPr="007A3446">
        <w:rPr>
          <w:rFonts w:cs="Arial"/>
          <w:szCs w:val="24"/>
        </w:rPr>
        <w:t>Управляющие ключи:</w:t>
      </w:r>
    </w:p>
    <w:p w:rsidR="006D146E" w:rsidRDefault="006D146E" w:rsidP="006D146E">
      <w:pPr>
        <w:numPr>
          <w:ilvl w:val="1"/>
          <w:numId w:val="71"/>
        </w:numPr>
        <w:tabs>
          <w:tab w:val="clear" w:pos="567"/>
        </w:tabs>
        <w:jc w:val="left"/>
        <w:rPr>
          <w:rFonts w:cs="Arial"/>
          <w:szCs w:val="24"/>
        </w:rPr>
      </w:pPr>
      <w:r w:rsidRPr="007A3446">
        <w:rPr>
          <w:rFonts w:cs="Arial"/>
          <w:szCs w:val="24"/>
        </w:rPr>
        <w:t>PM02    ТОРО – УСО (фикс/абонент)</w:t>
      </w:r>
    </w:p>
    <w:p w:rsidR="006D146E" w:rsidRDefault="006D146E" w:rsidP="006D146E">
      <w:pPr>
        <w:ind w:left="1440"/>
        <w:jc w:val="left"/>
        <w:rPr>
          <w:rFonts w:cs="Arial"/>
          <w:szCs w:val="24"/>
        </w:rPr>
      </w:pPr>
    </w:p>
    <w:p w:rsidR="006D146E" w:rsidRDefault="006D146E" w:rsidP="006D146E">
      <w:pPr>
        <w:ind w:left="1440"/>
        <w:jc w:val="left"/>
        <w:rPr>
          <w:rFonts w:cs="Arial"/>
          <w:szCs w:val="24"/>
        </w:rPr>
      </w:pPr>
    </w:p>
    <w:p w:rsidR="006D146E" w:rsidRPr="00F65DEA" w:rsidRDefault="006D146E" w:rsidP="006D146E">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r w:rsidRPr="00F65DEA">
        <w:rPr>
          <w:rFonts w:cs="Arial"/>
          <w:b/>
          <w:szCs w:val="24"/>
          <w:lang w:eastAsia="ru-RU"/>
        </w:rPr>
        <w:t>Упрощенная схема согласования заказов ТОРО</w:t>
      </w:r>
    </w:p>
    <w:p w:rsidR="006D146E" w:rsidRPr="00F65DEA" w:rsidRDefault="006D146E" w:rsidP="006D146E">
      <w:pPr>
        <w:ind w:left="1440"/>
        <w:jc w:val="left"/>
        <w:rPr>
          <w:rFonts w:cs="Arial"/>
          <w:szCs w:val="24"/>
        </w:rPr>
      </w:pPr>
    </w:p>
    <w:p w:rsidR="006D146E" w:rsidRPr="00F65DEA" w:rsidRDefault="006D146E" w:rsidP="006D146E">
      <w:pPr>
        <w:pStyle w:val="afa"/>
        <w:ind w:left="720"/>
        <w:jc w:val="left"/>
        <w:rPr>
          <w:rFonts w:cs="Arial"/>
          <w:sz w:val="22"/>
        </w:rPr>
      </w:pPr>
      <w:r w:rsidRPr="00F65DEA">
        <w:rPr>
          <w:rFonts w:cs="Arial"/>
          <w:sz w:val="22"/>
        </w:rPr>
        <w:t>Предусмотре</w:t>
      </w:r>
      <w:ins w:id="1136" w:author="polyus\ablakovab" w:date="2022-04-15T18:13:00Z">
        <w:r w:rsidR="00F049AE">
          <w:rPr>
            <w:rFonts w:cs="Arial"/>
            <w:sz w:val="22"/>
          </w:rPr>
          <w:t>на</w:t>
        </w:r>
      </w:ins>
      <w:del w:id="1137" w:author="polyus\ablakovab" w:date="2022-04-15T18:13:00Z">
        <w:r w:rsidRPr="00F65DEA" w:rsidDel="00F049AE">
          <w:rPr>
            <w:rFonts w:cs="Arial"/>
            <w:sz w:val="22"/>
          </w:rPr>
          <w:delText>ть</w:delText>
        </w:r>
      </w:del>
      <w:r w:rsidRPr="00F65DEA">
        <w:rPr>
          <w:rFonts w:cs="Arial"/>
          <w:sz w:val="22"/>
        </w:rPr>
        <w:t xml:space="preserve"> возможность деблокирования заказов ТОРО по упрощенной схеме исходя из настроечных параметров:</w:t>
      </w:r>
    </w:p>
    <w:p w:rsidR="006D146E" w:rsidRPr="00F65DEA" w:rsidRDefault="006D146E" w:rsidP="006D146E">
      <w:pPr>
        <w:pStyle w:val="afa"/>
        <w:ind w:left="720" w:firstLine="360"/>
        <w:jc w:val="left"/>
        <w:rPr>
          <w:rFonts w:cs="Arial"/>
          <w:sz w:val="22"/>
        </w:rPr>
      </w:pPr>
      <w:r w:rsidRPr="00F65DEA">
        <w:rPr>
          <w:rFonts w:cs="Arial"/>
        </w:rPr>
        <w:t>Таблица, в которой указываются критерии упрощенного согласования:</w:t>
      </w:r>
    </w:p>
    <w:p w:rsidR="006D146E" w:rsidRPr="00F65DEA" w:rsidRDefault="006D146E" w:rsidP="006D146E">
      <w:pPr>
        <w:pStyle w:val="afa"/>
        <w:numPr>
          <w:ilvl w:val="1"/>
          <w:numId w:val="74"/>
        </w:numPr>
        <w:tabs>
          <w:tab w:val="clear" w:pos="567"/>
        </w:tabs>
        <w:jc w:val="left"/>
        <w:rPr>
          <w:rFonts w:cs="Arial"/>
        </w:rPr>
      </w:pPr>
      <w:r w:rsidRPr="00F65DEA">
        <w:rPr>
          <w:rFonts w:cs="Arial"/>
        </w:rPr>
        <w:t>Планирующий завод;</w:t>
      </w:r>
    </w:p>
    <w:p w:rsidR="006D146E" w:rsidRPr="00F65DEA" w:rsidRDefault="006D146E" w:rsidP="006D146E">
      <w:pPr>
        <w:pStyle w:val="afa"/>
        <w:numPr>
          <w:ilvl w:val="1"/>
          <w:numId w:val="74"/>
        </w:numPr>
        <w:tabs>
          <w:tab w:val="clear" w:pos="567"/>
        </w:tabs>
        <w:jc w:val="left"/>
        <w:rPr>
          <w:rFonts w:cs="Arial"/>
        </w:rPr>
      </w:pPr>
      <w:r w:rsidRPr="00F65DEA">
        <w:rPr>
          <w:rFonts w:cs="Arial"/>
        </w:rPr>
        <w:t>Группа планирования;</w:t>
      </w:r>
    </w:p>
    <w:p w:rsidR="006D146E" w:rsidRPr="00F65DEA" w:rsidRDefault="006D146E" w:rsidP="006D146E">
      <w:pPr>
        <w:pStyle w:val="afa"/>
        <w:numPr>
          <w:ilvl w:val="1"/>
          <w:numId w:val="74"/>
        </w:numPr>
        <w:tabs>
          <w:tab w:val="clear" w:pos="567"/>
        </w:tabs>
        <w:jc w:val="left"/>
        <w:rPr>
          <w:rFonts w:cs="Arial"/>
        </w:rPr>
      </w:pPr>
      <w:r w:rsidRPr="00F65DEA">
        <w:rPr>
          <w:rFonts w:cs="Arial"/>
        </w:rPr>
        <w:t>Вид заказа;</w:t>
      </w:r>
    </w:p>
    <w:p w:rsidR="006D146E" w:rsidRPr="00F65DEA" w:rsidRDefault="006D146E" w:rsidP="006D146E">
      <w:pPr>
        <w:pStyle w:val="afa"/>
        <w:numPr>
          <w:ilvl w:val="1"/>
          <w:numId w:val="74"/>
        </w:numPr>
        <w:tabs>
          <w:tab w:val="clear" w:pos="567"/>
        </w:tabs>
        <w:jc w:val="left"/>
        <w:rPr>
          <w:rFonts w:cs="Arial"/>
        </w:rPr>
      </w:pPr>
      <w:r w:rsidRPr="00F65DEA">
        <w:rPr>
          <w:rFonts w:cs="Arial"/>
        </w:rPr>
        <w:t>Горизонт начала, дн. (рассчитывается как дельта между датой начала и текущей);</w:t>
      </w:r>
    </w:p>
    <w:p w:rsidR="006D146E" w:rsidRPr="00F65DEA" w:rsidRDefault="006D146E" w:rsidP="006D146E">
      <w:pPr>
        <w:pStyle w:val="afa"/>
        <w:numPr>
          <w:ilvl w:val="1"/>
          <w:numId w:val="74"/>
        </w:numPr>
        <w:tabs>
          <w:tab w:val="clear" w:pos="567"/>
        </w:tabs>
        <w:jc w:val="left"/>
        <w:rPr>
          <w:rFonts w:cs="Arial"/>
        </w:rPr>
      </w:pPr>
      <w:r w:rsidRPr="00F65DEA">
        <w:rPr>
          <w:rFonts w:cs="Arial"/>
        </w:rPr>
        <w:t>Сумма (проверяются только релевантные для контроля виды затрат);</w:t>
      </w:r>
    </w:p>
    <w:p w:rsidR="006D146E" w:rsidRPr="008755EC" w:rsidRDefault="006D146E" w:rsidP="006D146E">
      <w:pPr>
        <w:ind w:left="720"/>
        <w:jc w:val="left"/>
        <w:rPr>
          <w:rFonts w:cs="Arial"/>
        </w:rPr>
      </w:pPr>
      <w:r w:rsidRPr="00F65DEA">
        <w:rPr>
          <w:rFonts w:cs="Arial"/>
        </w:rPr>
        <w:t>Заказы, идущие по данной схеме не попадают в расчет планового КТГ при согласовании графиков (глав. Специалистами, ПТО).</w:t>
      </w:r>
    </w:p>
    <w:p w:rsidR="006D146E" w:rsidRPr="007A3446" w:rsidRDefault="006D146E" w:rsidP="006D146E">
      <w:pPr>
        <w:ind w:left="1440"/>
        <w:jc w:val="left"/>
        <w:rPr>
          <w:rFonts w:cs="Arial"/>
          <w:szCs w:val="24"/>
        </w:rPr>
      </w:pPr>
    </w:p>
    <w:p w:rsidR="006D146E" w:rsidRPr="008C1913" w:rsidRDefault="006D146E" w:rsidP="006D146E">
      <w:pPr>
        <w:overflowPunct w:val="0"/>
        <w:autoSpaceDE w:val="0"/>
        <w:autoSpaceDN w:val="0"/>
        <w:adjustRightInd w:val="0"/>
        <w:spacing w:before="60"/>
        <w:ind w:left="1080"/>
        <w:textAlignment w:val="baseline"/>
        <w:rPr>
          <w:rFonts w:cs="Arial"/>
          <w:b/>
          <w:szCs w:val="24"/>
          <w:lang w:eastAsia="ru-RU"/>
        </w:rPr>
      </w:pPr>
    </w:p>
    <w:p w:rsidR="006D146E" w:rsidRPr="007A3446" w:rsidRDefault="006D146E" w:rsidP="006D146E">
      <w:pPr>
        <w:pStyle w:val="afff8"/>
        <w:ind w:left="708" w:firstLine="0"/>
        <w:rPr>
          <w:rFonts w:ascii="Arial" w:hAnsi="Arial" w:cs="Arial"/>
          <w:sz w:val="24"/>
          <w:szCs w:val="24"/>
        </w:rPr>
      </w:pPr>
      <w:r w:rsidRPr="009721BA">
        <w:rPr>
          <w:rFonts w:ascii="Arial" w:hAnsi="Arial" w:cs="Arial"/>
          <w:sz w:val="24"/>
          <w:szCs w:val="24"/>
        </w:rPr>
        <w:t xml:space="preserve">Проверки по корректности компонентов и операций </w:t>
      </w:r>
      <w:del w:id="1138" w:author="polyus\ablakovab" w:date="2022-04-15T18:14:00Z">
        <w:r w:rsidRPr="009721BA" w:rsidDel="00F049AE">
          <w:rPr>
            <w:rFonts w:ascii="Arial" w:hAnsi="Arial" w:cs="Arial"/>
            <w:sz w:val="24"/>
            <w:szCs w:val="24"/>
          </w:rPr>
          <w:delText xml:space="preserve">должны </w:delText>
        </w:r>
      </w:del>
      <w:r w:rsidRPr="009721BA">
        <w:rPr>
          <w:rFonts w:ascii="Arial" w:hAnsi="Arial" w:cs="Arial"/>
          <w:sz w:val="24"/>
          <w:szCs w:val="24"/>
        </w:rPr>
        <w:t>вывод</w:t>
      </w:r>
      <w:ins w:id="1139" w:author="polyus\ablakovab" w:date="2022-04-15T18:14:00Z">
        <w:r w:rsidR="00F049AE">
          <w:rPr>
            <w:rFonts w:ascii="Arial" w:hAnsi="Arial" w:cs="Arial"/>
            <w:sz w:val="24"/>
            <w:szCs w:val="24"/>
          </w:rPr>
          <w:t>я</w:t>
        </w:r>
      </w:ins>
      <w:del w:id="1140" w:author="polyus\ablakovab" w:date="2022-04-15T18:14:00Z">
        <w:r w:rsidRPr="009721BA" w:rsidDel="00F049AE">
          <w:rPr>
            <w:rFonts w:ascii="Arial" w:hAnsi="Arial" w:cs="Arial"/>
            <w:sz w:val="24"/>
            <w:szCs w:val="24"/>
          </w:rPr>
          <w:delText>и</w:delText>
        </w:r>
      </w:del>
      <w:r w:rsidRPr="009721BA">
        <w:rPr>
          <w:rFonts w:ascii="Arial" w:hAnsi="Arial" w:cs="Arial"/>
          <w:sz w:val="24"/>
          <w:szCs w:val="24"/>
        </w:rPr>
        <w:t>т</w:t>
      </w:r>
      <w:del w:id="1141" w:author="polyus\ablakovab" w:date="2022-04-15T18:14:00Z">
        <w:r w:rsidRPr="009721BA" w:rsidDel="00F049AE">
          <w:rPr>
            <w:rFonts w:ascii="Arial" w:hAnsi="Arial" w:cs="Arial"/>
            <w:sz w:val="24"/>
            <w:szCs w:val="24"/>
          </w:rPr>
          <w:delText>ь</w:delText>
        </w:r>
      </w:del>
      <w:r w:rsidRPr="009721BA">
        <w:rPr>
          <w:rFonts w:ascii="Arial" w:hAnsi="Arial" w:cs="Arial"/>
          <w:sz w:val="24"/>
          <w:szCs w:val="24"/>
        </w:rPr>
        <w:t>ся единожды в таблице, а не для каждой позиции в отдельности, и только при обработке в диалоге.</w:t>
      </w:r>
    </w:p>
    <w:p w:rsidR="006D146E" w:rsidRPr="007A3446" w:rsidRDefault="006D146E" w:rsidP="006D146E">
      <w:pPr>
        <w:pStyle w:val="afff8"/>
        <w:rPr>
          <w:rFonts w:ascii="Arial" w:hAnsi="Arial" w:cs="Arial"/>
          <w:sz w:val="24"/>
          <w:szCs w:val="24"/>
        </w:rPr>
      </w:pPr>
      <w:r w:rsidRPr="007A3446">
        <w:rPr>
          <w:rFonts w:ascii="Arial" w:hAnsi="Arial" w:cs="Arial"/>
          <w:sz w:val="24"/>
          <w:szCs w:val="24"/>
        </w:rPr>
        <w:t xml:space="preserve">Все проверки в вышеуказанных п.п. </w:t>
      </w:r>
      <w:del w:id="1142" w:author="polyus\ablakovab" w:date="2022-04-15T18:14:00Z">
        <w:r w:rsidRPr="007A3446" w:rsidDel="00F049AE">
          <w:rPr>
            <w:rFonts w:ascii="Arial" w:hAnsi="Arial" w:cs="Arial"/>
            <w:sz w:val="24"/>
            <w:szCs w:val="24"/>
          </w:rPr>
          <w:delText xml:space="preserve">должны быть </w:delText>
        </w:r>
      </w:del>
      <w:r w:rsidRPr="007A3446">
        <w:rPr>
          <w:rFonts w:ascii="Arial" w:hAnsi="Arial" w:cs="Arial"/>
          <w:sz w:val="24"/>
          <w:szCs w:val="24"/>
        </w:rPr>
        <w:t xml:space="preserve">отключаемые, вид ошибки или сообщения </w:t>
      </w:r>
      <w:del w:id="1143" w:author="polyus\ablakovab" w:date="2022-04-15T18:14:00Z">
        <w:r w:rsidRPr="007A3446" w:rsidDel="00F049AE">
          <w:rPr>
            <w:rFonts w:ascii="Arial" w:hAnsi="Arial" w:cs="Arial"/>
            <w:sz w:val="24"/>
            <w:szCs w:val="24"/>
          </w:rPr>
          <w:delText xml:space="preserve">должен быть </w:delText>
        </w:r>
      </w:del>
      <w:r w:rsidRPr="007A3446">
        <w:rPr>
          <w:rFonts w:ascii="Arial" w:hAnsi="Arial" w:cs="Arial"/>
          <w:sz w:val="24"/>
          <w:szCs w:val="24"/>
        </w:rPr>
        <w:t>настраиваемы</w:t>
      </w:r>
      <w:ins w:id="1144" w:author="polyus\ablakovab" w:date="2022-04-15T18:14:00Z">
        <w:r w:rsidR="00F049AE">
          <w:rPr>
            <w:rFonts w:ascii="Arial" w:hAnsi="Arial" w:cs="Arial"/>
            <w:sz w:val="24"/>
            <w:szCs w:val="24"/>
          </w:rPr>
          <w:t>е</w:t>
        </w:r>
      </w:ins>
      <w:del w:id="1145" w:author="polyus\ablakovab" w:date="2022-04-15T18:14:00Z">
        <w:r w:rsidRPr="007A3446" w:rsidDel="00F049AE">
          <w:rPr>
            <w:rFonts w:ascii="Arial" w:hAnsi="Arial" w:cs="Arial"/>
            <w:sz w:val="24"/>
            <w:szCs w:val="24"/>
          </w:rPr>
          <w:delText>й</w:delText>
        </w:r>
      </w:del>
      <w:r w:rsidRPr="007A3446">
        <w:rPr>
          <w:rFonts w:ascii="Arial" w:hAnsi="Arial" w:cs="Arial"/>
          <w:sz w:val="24"/>
          <w:szCs w:val="24"/>
        </w:rPr>
        <w:t xml:space="preserve">. В вышеуказанных пунктах все перечисленные статусы </w:t>
      </w:r>
      <w:del w:id="1146" w:author="polyus\ablakovab" w:date="2022-04-15T18:14:00Z">
        <w:r w:rsidRPr="007A3446" w:rsidDel="00F049AE">
          <w:rPr>
            <w:rFonts w:ascii="Arial" w:hAnsi="Arial" w:cs="Arial"/>
            <w:sz w:val="24"/>
            <w:szCs w:val="24"/>
          </w:rPr>
          <w:delText xml:space="preserve">должны </w:delText>
        </w:r>
      </w:del>
      <w:r w:rsidRPr="007A3446">
        <w:rPr>
          <w:rFonts w:ascii="Arial" w:hAnsi="Arial" w:cs="Arial"/>
          <w:sz w:val="24"/>
          <w:szCs w:val="24"/>
        </w:rPr>
        <w:t>определя</w:t>
      </w:r>
      <w:ins w:id="1147" w:author="polyus\ablakovab" w:date="2022-04-15T18:14:00Z">
        <w:r w:rsidR="00F049AE">
          <w:rPr>
            <w:rFonts w:ascii="Arial" w:hAnsi="Arial" w:cs="Arial"/>
            <w:sz w:val="24"/>
            <w:szCs w:val="24"/>
          </w:rPr>
          <w:t>ю</w:t>
        </w:r>
      </w:ins>
      <w:r w:rsidRPr="007A3446">
        <w:rPr>
          <w:rFonts w:ascii="Arial" w:hAnsi="Arial" w:cs="Arial"/>
          <w:sz w:val="24"/>
          <w:szCs w:val="24"/>
        </w:rPr>
        <w:t>т</w:t>
      </w:r>
      <w:del w:id="1148" w:author="polyus\ablakovab" w:date="2022-04-15T18:14:00Z">
        <w:r w:rsidRPr="007A3446" w:rsidDel="00F049AE">
          <w:rPr>
            <w:rFonts w:ascii="Arial" w:hAnsi="Arial" w:cs="Arial"/>
            <w:sz w:val="24"/>
            <w:szCs w:val="24"/>
          </w:rPr>
          <w:delText>ь</w:delText>
        </w:r>
      </w:del>
      <w:r w:rsidRPr="007A3446">
        <w:rPr>
          <w:rFonts w:ascii="Arial" w:hAnsi="Arial" w:cs="Arial"/>
          <w:sz w:val="24"/>
          <w:szCs w:val="24"/>
        </w:rPr>
        <w:t xml:space="preserve">ся настройкой.    </w:t>
      </w:r>
    </w:p>
    <w:p w:rsidR="00AA469D" w:rsidRDefault="00AA469D" w:rsidP="00854EF8">
      <w:pPr>
        <w:rPr>
          <w:rFonts w:cs="Arial"/>
          <w:szCs w:val="24"/>
        </w:rPr>
      </w:pPr>
    </w:p>
    <w:p w:rsidR="00020ADB" w:rsidRPr="00FA5580" w:rsidRDefault="00020ADB" w:rsidP="00020ADB">
      <w:pPr>
        <w:numPr>
          <w:ilvl w:val="0"/>
          <w:numId w:val="65"/>
        </w:numPr>
        <w:tabs>
          <w:tab w:val="clear" w:pos="567"/>
        </w:tabs>
        <w:overflowPunct w:val="0"/>
        <w:autoSpaceDE w:val="0"/>
        <w:autoSpaceDN w:val="0"/>
        <w:adjustRightInd w:val="0"/>
        <w:spacing w:before="60"/>
        <w:textAlignment w:val="baseline"/>
        <w:rPr>
          <w:rFonts w:cs="Arial"/>
          <w:b/>
          <w:sz w:val="26"/>
          <w:szCs w:val="24"/>
          <w:lang w:eastAsia="ru-RU"/>
        </w:rPr>
      </w:pPr>
      <w:bookmarkStart w:id="1149" w:name="_Hlk45713089"/>
      <w:r w:rsidRPr="00FA5580">
        <w:rPr>
          <w:rFonts w:cs="Arial"/>
          <w:b/>
          <w:szCs w:val="24"/>
          <w:lang w:eastAsia="ru-RU"/>
        </w:rPr>
        <w:t>Проверка сезонности и замещение МТР в заказах ТОРО.</w:t>
      </w:r>
    </w:p>
    <w:bookmarkEnd w:id="1149"/>
    <w:p w:rsidR="00020ADB" w:rsidRPr="00DF639A" w:rsidRDefault="00020ADB" w:rsidP="00020ADB">
      <w:pPr>
        <w:overflowPunct w:val="0"/>
        <w:autoSpaceDE w:val="0"/>
        <w:autoSpaceDN w:val="0"/>
        <w:adjustRightInd w:val="0"/>
        <w:spacing w:before="60"/>
        <w:ind w:left="1080"/>
        <w:textAlignment w:val="baseline"/>
        <w:rPr>
          <w:rFonts w:cs="Arial"/>
          <w:b/>
          <w:sz w:val="26"/>
          <w:szCs w:val="24"/>
          <w:lang w:eastAsia="ru-RU"/>
        </w:rPr>
      </w:pPr>
    </w:p>
    <w:p w:rsidR="00020ADB" w:rsidRPr="00FA5580" w:rsidRDefault="00020ADB" w:rsidP="00020ADB">
      <w:pPr>
        <w:pStyle w:val="afa"/>
        <w:overflowPunct w:val="0"/>
        <w:autoSpaceDE w:val="0"/>
        <w:autoSpaceDN w:val="0"/>
        <w:adjustRightInd w:val="0"/>
        <w:spacing w:before="60"/>
        <w:ind w:left="1440"/>
        <w:textAlignment w:val="baseline"/>
        <w:rPr>
          <w:rFonts w:cs="Arial"/>
          <w:bCs/>
          <w:szCs w:val="24"/>
          <w:lang w:eastAsia="ru-RU"/>
        </w:rPr>
      </w:pPr>
      <w:r w:rsidRPr="00FA5580">
        <w:rPr>
          <w:rFonts w:cs="Arial"/>
          <w:bCs/>
          <w:szCs w:val="24"/>
          <w:lang w:eastAsia="ru-RU"/>
        </w:rPr>
        <w:t xml:space="preserve">В момент отзыва заказа ТОРО из плана ППР, либо включении ТК вручную </w:t>
      </w:r>
      <w:del w:id="1150" w:author="polyus\ablakovab" w:date="2022-04-15T18:15:00Z">
        <w:r w:rsidRPr="00FA5580" w:rsidDel="00356016">
          <w:rPr>
            <w:rFonts w:cs="Arial"/>
            <w:bCs/>
            <w:szCs w:val="24"/>
            <w:lang w:eastAsia="ru-RU"/>
          </w:rPr>
          <w:delText xml:space="preserve">должна </w:delText>
        </w:r>
      </w:del>
      <w:r w:rsidRPr="00FA5580">
        <w:rPr>
          <w:rFonts w:cs="Arial"/>
          <w:bCs/>
          <w:szCs w:val="24"/>
          <w:lang w:eastAsia="ru-RU"/>
        </w:rPr>
        <w:t>срабатыва</w:t>
      </w:r>
      <w:ins w:id="1151" w:author="polyus\ablakovab" w:date="2022-04-15T18:15:00Z">
        <w:r w:rsidR="00356016">
          <w:rPr>
            <w:rFonts w:cs="Arial"/>
            <w:bCs/>
            <w:szCs w:val="24"/>
            <w:lang w:eastAsia="ru-RU"/>
          </w:rPr>
          <w:t>е</w:t>
        </w:r>
      </w:ins>
      <w:r w:rsidRPr="00FA5580">
        <w:rPr>
          <w:rFonts w:cs="Arial"/>
          <w:bCs/>
          <w:szCs w:val="24"/>
          <w:lang w:eastAsia="ru-RU"/>
        </w:rPr>
        <w:t>т</w:t>
      </w:r>
      <w:del w:id="1152" w:author="polyus\ablakovab" w:date="2022-04-15T18:15:00Z">
        <w:r w:rsidRPr="00FA5580" w:rsidDel="00356016">
          <w:rPr>
            <w:rFonts w:cs="Arial"/>
            <w:bCs/>
            <w:szCs w:val="24"/>
            <w:lang w:eastAsia="ru-RU"/>
          </w:rPr>
          <w:delText>ь</w:delText>
        </w:r>
      </w:del>
      <w:r w:rsidRPr="00FA5580">
        <w:rPr>
          <w:rFonts w:cs="Arial"/>
          <w:bCs/>
          <w:szCs w:val="24"/>
          <w:lang w:eastAsia="ru-RU"/>
        </w:rPr>
        <w:t xml:space="preserve"> проверка замещения МТР из техкарты ТОРО по следующей логике:</w:t>
      </w:r>
    </w:p>
    <w:p w:rsidR="00020ADB" w:rsidRPr="00FA5580" w:rsidRDefault="00020ADB" w:rsidP="00020ADB">
      <w:pPr>
        <w:overflowPunct w:val="0"/>
        <w:autoSpaceDE w:val="0"/>
        <w:autoSpaceDN w:val="0"/>
        <w:adjustRightInd w:val="0"/>
        <w:spacing w:before="60"/>
        <w:ind w:left="1080"/>
        <w:textAlignment w:val="baseline"/>
        <w:rPr>
          <w:rFonts w:cs="Arial"/>
          <w:bCs/>
          <w:szCs w:val="24"/>
          <w:lang w:eastAsia="ru-RU"/>
        </w:rPr>
      </w:pPr>
      <w:r w:rsidRPr="00FA5580">
        <w:rPr>
          <w:rFonts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w:t>
      </w:r>
    </w:p>
    <w:p w:rsidR="00020ADB" w:rsidRPr="00FA5580" w:rsidRDefault="00020ADB" w:rsidP="00020ADB">
      <w:pPr>
        <w:overflowPunct w:val="0"/>
        <w:autoSpaceDE w:val="0"/>
        <w:autoSpaceDN w:val="0"/>
        <w:adjustRightInd w:val="0"/>
        <w:spacing w:before="60"/>
        <w:ind w:left="1080"/>
        <w:textAlignment w:val="baseline"/>
        <w:rPr>
          <w:rFonts w:cs="Arial"/>
          <w:bCs/>
          <w:szCs w:val="24"/>
          <w:lang w:eastAsia="ru-RU"/>
        </w:rPr>
      </w:pPr>
      <w:r w:rsidRPr="00FA5580">
        <w:rPr>
          <w:rFonts w:cs="Arial"/>
          <w:bCs/>
          <w:szCs w:val="24"/>
          <w:lang w:eastAsia="ru-RU"/>
        </w:rPr>
        <w:t>∙ Если определенный сезон для заказа ТОРО не соответствует сезону «базового» МТР – должен выполняться поиск соответствующего сезонного аналога МТР из спецификации (при включении ТК вручную пользователю должен будет подтвердить предлагаемую замену в диалоге).</w:t>
      </w:r>
    </w:p>
    <w:p w:rsidR="00020ADB" w:rsidRPr="00FA5580" w:rsidRDefault="00020ADB" w:rsidP="00020ADB">
      <w:pPr>
        <w:overflowPunct w:val="0"/>
        <w:autoSpaceDE w:val="0"/>
        <w:autoSpaceDN w:val="0"/>
        <w:adjustRightInd w:val="0"/>
        <w:spacing w:before="60"/>
        <w:ind w:left="1080"/>
        <w:textAlignment w:val="baseline"/>
        <w:rPr>
          <w:rFonts w:cs="Arial"/>
          <w:bCs/>
          <w:szCs w:val="24"/>
          <w:lang w:eastAsia="ru-RU"/>
        </w:rPr>
      </w:pPr>
      <w:r w:rsidRPr="00FA5580">
        <w:rPr>
          <w:rFonts w:cs="Arial"/>
          <w:bCs/>
          <w:szCs w:val="24"/>
          <w:lang w:eastAsia="ru-RU"/>
        </w:rPr>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p>
    <w:p w:rsidR="00020ADB" w:rsidRDefault="00020ADB" w:rsidP="00020ADB">
      <w:pPr>
        <w:overflowPunct w:val="0"/>
        <w:autoSpaceDE w:val="0"/>
        <w:autoSpaceDN w:val="0"/>
        <w:adjustRightInd w:val="0"/>
        <w:spacing w:before="60"/>
        <w:ind w:left="1080"/>
        <w:textAlignment w:val="baseline"/>
        <w:rPr>
          <w:rFonts w:cs="Arial"/>
          <w:szCs w:val="24"/>
        </w:rPr>
      </w:pPr>
      <w:r w:rsidRPr="00FA5580">
        <w:rPr>
          <w:rFonts w:cs="Arial"/>
          <w:bCs/>
          <w:szCs w:val="24"/>
          <w:lang w:eastAsia="ru-RU"/>
        </w:rPr>
        <w:t>∙ Для ведения сезонов будет предусмотрена таблица ведения сезонов по календарным датам в разрезе заводов планирования.</w:t>
      </w:r>
      <w:r w:rsidRPr="00FA5580">
        <w:rPr>
          <w:rFonts w:cs="Arial"/>
          <w:szCs w:val="24"/>
        </w:rPr>
        <w:t xml:space="preserve">    </w:t>
      </w:r>
    </w:p>
    <w:p w:rsidR="00020ADB" w:rsidRPr="001340A0" w:rsidRDefault="00020ADB" w:rsidP="00020ADB">
      <w:pPr>
        <w:overflowPunct w:val="0"/>
        <w:autoSpaceDE w:val="0"/>
        <w:autoSpaceDN w:val="0"/>
        <w:adjustRightInd w:val="0"/>
        <w:spacing w:before="60"/>
        <w:ind w:left="1080"/>
        <w:textAlignment w:val="baseline"/>
        <w:rPr>
          <w:rFonts w:cs="Arial"/>
          <w:szCs w:val="24"/>
        </w:rPr>
      </w:pPr>
    </w:p>
    <w:p w:rsidR="00020ADB" w:rsidRPr="00CA0843" w:rsidRDefault="00020ADB" w:rsidP="00020ADB">
      <w:pPr>
        <w:overflowPunct w:val="0"/>
        <w:autoSpaceDE w:val="0"/>
        <w:autoSpaceDN w:val="0"/>
        <w:adjustRightInd w:val="0"/>
        <w:spacing w:before="60"/>
        <w:ind w:left="1080"/>
        <w:textAlignment w:val="baseline"/>
        <w:rPr>
          <w:rFonts w:cs="Arial"/>
          <w:b/>
          <w:szCs w:val="24"/>
          <w:lang w:eastAsia="ru-RU"/>
        </w:rPr>
      </w:pPr>
      <w:r w:rsidRPr="00CA0843">
        <w:rPr>
          <w:rFonts w:cs="Arial"/>
          <w:b/>
          <w:szCs w:val="24"/>
          <w:lang w:eastAsia="ru-RU"/>
        </w:rPr>
        <w:t>34. Проверка сроков операций при сохранении заказа ТОРО.</w:t>
      </w:r>
    </w:p>
    <w:p w:rsidR="00020ADB" w:rsidRPr="00CA0843" w:rsidRDefault="00020ADB" w:rsidP="00020ADB">
      <w:pPr>
        <w:pStyle w:val="afff8"/>
        <w:ind w:left="708" w:firstLine="0"/>
        <w:rPr>
          <w:rFonts w:ascii="Arial" w:hAnsi="Arial" w:cs="Arial"/>
          <w:sz w:val="24"/>
          <w:szCs w:val="24"/>
        </w:rPr>
      </w:pPr>
      <w:r w:rsidRPr="00CA0843">
        <w:rPr>
          <w:rFonts w:ascii="Arial" w:hAnsi="Arial" w:cs="Arial"/>
          <w:sz w:val="24"/>
          <w:szCs w:val="24"/>
        </w:rPr>
        <w:t>Если расчетные сроки операций (Самое раннее начало/Самое позднее окончание) в результате календарного/ручного планирования выходят за базисные сроки заказа ТОРО, то при сохранении заказа ТОРО необходимо применять ограничения для сроков данной операции:</w:t>
      </w:r>
    </w:p>
    <w:p w:rsidR="00020ADB" w:rsidRPr="00CA0843" w:rsidRDefault="00020ADB" w:rsidP="00020ADB">
      <w:pPr>
        <w:pStyle w:val="afff8"/>
        <w:ind w:left="708" w:firstLine="0"/>
        <w:rPr>
          <w:rFonts w:ascii="Arial" w:hAnsi="Arial" w:cs="Arial"/>
          <w:sz w:val="24"/>
          <w:szCs w:val="24"/>
        </w:rPr>
      </w:pPr>
      <w:r w:rsidRPr="00CA0843">
        <w:rPr>
          <w:rFonts w:ascii="Arial" w:hAnsi="Arial" w:cs="Arial"/>
          <w:sz w:val="24"/>
          <w:szCs w:val="24"/>
        </w:rPr>
        <w:t>  1) Начало не ранее      = Базисная Дата/время начала заказа ТОРО</w:t>
      </w:r>
    </w:p>
    <w:p w:rsidR="00020ADB" w:rsidRPr="00CA0843" w:rsidRDefault="00020ADB" w:rsidP="00020ADB">
      <w:pPr>
        <w:pStyle w:val="afff8"/>
        <w:ind w:left="708" w:firstLine="0"/>
        <w:rPr>
          <w:rFonts w:ascii="Arial" w:hAnsi="Arial" w:cs="Arial"/>
          <w:sz w:val="24"/>
          <w:szCs w:val="24"/>
        </w:rPr>
      </w:pPr>
      <w:r w:rsidRPr="00CA0843">
        <w:rPr>
          <w:rFonts w:ascii="Arial" w:hAnsi="Arial" w:cs="Arial"/>
          <w:sz w:val="24"/>
          <w:szCs w:val="24"/>
        </w:rPr>
        <w:t>  2) Окончание не позднее = Базисная Дата/время окончания заказа ТОРО</w:t>
      </w:r>
    </w:p>
    <w:p w:rsidR="00020ADB" w:rsidRPr="00CA0843" w:rsidRDefault="00020ADB" w:rsidP="00020ADB">
      <w:pPr>
        <w:pStyle w:val="afff8"/>
        <w:ind w:left="708" w:firstLine="0"/>
        <w:rPr>
          <w:rFonts w:ascii="Arial" w:hAnsi="Arial" w:cs="Arial"/>
          <w:sz w:val="24"/>
          <w:szCs w:val="24"/>
        </w:rPr>
      </w:pPr>
    </w:p>
    <w:p w:rsidR="00020ADB" w:rsidRDefault="00020ADB" w:rsidP="00020ADB">
      <w:pPr>
        <w:pStyle w:val="afff8"/>
        <w:ind w:left="708" w:firstLine="0"/>
        <w:rPr>
          <w:rFonts w:ascii="Arial" w:hAnsi="Arial" w:cs="Arial"/>
          <w:sz w:val="24"/>
          <w:szCs w:val="24"/>
        </w:rPr>
      </w:pPr>
      <w:r w:rsidRPr="00CA0843">
        <w:rPr>
          <w:rFonts w:ascii="Arial" w:hAnsi="Arial" w:cs="Arial"/>
          <w:sz w:val="24"/>
          <w:szCs w:val="24"/>
        </w:rPr>
        <w:t xml:space="preserve">При срабатывании проверки с фактической корректировкой ограничений хотя бы в одной операции заказа ТОРО, для которой ранее было указано ограничение сроков ДатаТребНачала/ДатаТребОкончания, </w:t>
      </w:r>
      <w:del w:id="1153" w:author="polyus\ablakovab" w:date="2022-04-15T18:16:00Z">
        <w:r w:rsidRPr="00CA0843" w:rsidDel="00356016">
          <w:rPr>
            <w:rFonts w:ascii="Arial" w:hAnsi="Arial" w:cs="Arial"/>
            <w:sz w:val="24"/>
            <w:szCs w:val="24"/>
          </w:rPr>
          <w:delText xml:space="preserve">необходимо </w:delText>
        </w:r>
      </w:del>
      <w:r w:rsidRPr="00CA0843">
        <w:rPr>
          <w:rFonts w:ascii="Arial" w:hAnsi="Arial" w:cs="Arial"/>
          <w:sz w:val="24"/>
          <w:szCs w:val="24"/>
        </w:rPr>
        <w:t>выводит</w:t>
      </w:r>
      <w:ins w:id="1154" w:author="polyus\ablakovab" w:date="2022-04-15T18:16:00Z">
        <w:r w:rsidR="00356016">
          <w:rPr>
            <w:rFonts w:ascii="Arial" w:hAnsi="Arial" w:cs="Arial"/>
            <w:sz w:val="24"/>
            <w:szCs w:val="24"/>
          </w:rPr>
          <w:t>ся</w:t>
        </w:r>
      </w:ins>
      <w:del w:id="1155" w:author="polyus\ablakovab" w:date="2022-04-15T18:16:00Z">
        <w:r w:rsidRPr="00CA0843" w:rsidDel="00356016">
          <w:rPr>
            <w:rFonts w:ascii="Arial" w:hAnsi="Arial" w:cs="Arial"/>
            <w:sz w:val="24"/>
            <w:szCs w:val="24"/>
          </w:rPr>
          <w:delText>ь</w:delText>
        </w:r>
      </w:del>
      <w:r w:rsidRPr="00CA0843">
        <w:rPr>
          <w:rFonts w:ascii="Arial" w:hAnsi="Arial" w:cs="Arial"/>
          <w:sz w:val="24"/>
          <w:szCs w:val="24"/>
        </w:rPr>
        <w:t xml:space="preserve"> информационное сообщение с настраиваемым в параметре ZSPS типом (по-умолчанию W), что ограничения сроков операции адаптированы под базисные сроки заказа ТОРО. Если настраиваемый тип сообщения в параметре ZSPS не заполнен, </w:t>
      </w:r>
      <w:del w:id="1156" w:author="polyus\ablakovab" w:date="2022-04-15T18:16:00Z">
        <w:r w:rsidRPr="00CA0843" w:rsidDel="00356016">
          <w:rPr>
            <w:rFonts w:ascii="Arial" w:hAnsi="Arial" w:cs="Arial"/>
            <w:sz w:val="24"/>
            <w:szCs w:val="24"/>
          </w:rPr>
          <w:delText xml:space="preserve">выводить </w:delText>
        </w:r>
      </w:del>
      <w:r w:rsidRPr="00CA0843">
        <w:rPr>
          <w:rFonts w:ascii="Arial" w:hAnsi="Arial" w:cs="Arial"/>
          <w:sz w:val="24"/>
          <w:szCs w:val="24"/>
        </w:rPr>
        <w:t xml:space="preserve">информационное сообщение не </w:t>
      </w:r>
      <w:ins w:id="1157" w:author="polyus\ablakovab" w:date="2022-04-15T18:16:00Z">
        <w:r w:rsidR="00356016">
          <w:rPr>
            <w:rFonts w:ascii="Arial" w:hAnsi="Arial" w:cs="Arial"/>
            <w:sz w:val="24"/>
            <w:szCs w:val="24"/>
          </w:rPr>
          <w:t>выводится</w:t>
        </w:r>
      </w:ins>
      <w:del w:id="1158" w:author="polyus\ablakovab" w:date="2022-04-15T18:16:00Z">
        <w:r w:rsidRPr="00CA0843" w:rsidDel="00356016">
          <w:rPr>
            <w:rFonts w:ascii="Arial" w:hAnsi="Arial" w:cs="Arial"/>
            <w:sz w:val="24"/>
            <w:szCs w:val="24"/>
          </w:rPr>
          <w:delText>нужно</w:delText>
        </w:r>
      </w:del>
      <w:r w:rsidRPr="00CA0843">
        <w:rPr>
          <w:rFonts w:ascii="Arial" w:hAnsi="Arial" w:cs="Arial"/>
          <w:sz w:val="24"/>
          <w:szCs w:val="24"/>
        </w:rPr>
        <w:t>.</w:t>
      </w:r>
    </w:p>
    <w:p w:rsidR="00875CFA" w:rsidRDefault="00875CFA" w:rsidP="00875CFA">
      <w:pPr>
        <w:overflowPunct w:val="0"/>
        <w:autoSpaceDE w:val="0"/>
        <w:autoSpaceDN w:val="0"/>
        <w:adjustRightInd w:val="0"/>
        <w:spacing w:before="60"/>
        <w:ind w:left="1080"/>
        <w:textAlignment w:val="baseline"/>
        <w:rPr>
          <w:rFonts w:cs="Arial"/>
          <w:szCs w:val="24"/>
          <w:lang w:eastAsia="ru-RU"/>
        </w:rPr>
      </w:pPr>
    </w:p>
    <w:p w:rsidR="0031516C" w:rsidRPr="0031516C" w:rsidRDefault="0031516C" w:rsidP="0031516C">
      <w:pPr>
        <w:overflowPunct w:val="0"/>
        <w:autoSpaceDE w:val="0"/>
        <w:autoSpaceDN w:val="0"/>
        <w:adjustRightInd w:val="0"/>
        <w:spacing w:before="60"/>
        <w:ind w:left="1080"/>
        <w:textAlignment w:val="baseline"/>
        <w:rPr>
          <w:rFonts w:cs="Arial"/>
          <w:b/>
          <w:szCs w:val="24"/>
          <w:lang w:eastAsia="ru-RU"/>
        </w:rPr>
      </w:pPr>
      <w:r>
        <w:rPr>
          <w:rFonts w:cs="Arial"/>
          <w:b/>
          <w:szCs w:val="24"/>
          <w:lang w:eastAsia="ru-RU"/>
        </w:rPr>
        <w:t>35</w:t>
      </w:r>
      <w:r w:rsidRPr="0031516C">
        <w:rPr>
          <w:rFonts w:cs="Arial"/>
          <w:b/>
          <w:szCs w:val="24"/>
          <w:lang w:eastAsia="ru-RU"/>
        </w:rPr>
        <w:t>. Проверка сроков операций при сохранении заказа ТОРО.</w:t>
      </w:r>
    </w:p>
    <w:p w:rsidR="0031516C" w:rsidRPr="0031516C" w:rsidRDefault="0031516C" w:rsidP="0031516C">
      <w:pPr>
        <w:tabs>
          <w:tab w:val="clear" w:pos="567"/>
        </w:tabs>
        <w:overflowPunct w:val="0"/>
        <w:autoSpaceDE w:val="0"/>
        <w:autoSpaceDN w:val="0"/>
        <w:adjustRightInd w:val="0"/>
        <w:spacing w:before="60"/>
        <w:ind w:left="708" w:firstLine="0"/>
        <w:textAlignment w:val="baseline"/>
        <w:rPr>
          <w:rFonts w:cs="Arial"/>
          <w:szCs w:val="24"/>
          <w:lang w:eastAsia="ru-RU"/>
        </w:rPr>
      </w:pPr>
      <w:r w:rsidRPr="0031516C">
        <w:rPr>
          <w:rFonts w:cs="Arial"/>
          <w:szCs w:val="24"/>
          <w:lang w:eastAsia="ru-RU"/>
        </w:rPr>
        <w:t>Если расчетные сроки операций (Самое раннее начало/Самое позднее окончание) в результате календарного/ручного планирования выходят за базисные сроки заказа ТОРО, то при сохранении заказа ТОРО необходимо применять ограничения для сроков данной операции:</w:t>
      </w:r>
    </w:p>
    <w:p w:rsidR="0031516C" w:rsidRPr="0031516C" w:rsidRDefault="0031516C" w:rsidP="0031516C">
      <w:pPr>
        <w:tabs>
          <w:tab w:val="clear" w:pos="567"/>
        </w:tabs>
        <w:overflowPunct w:val="0"/>
        <w:autoSpaceDE w:val="0"/>
        <w:autoSpaceDN w:val="0"/>
        <w:adjustRightInd w:val="0"/>
        <w:spacing w:before="60"/>
        <w:ind w:left="708" w:firstLine="0"/>
        <w:textAlignment w:val="baseline"/>
        <w:rPr>
          <w:rFonts w:cs="Arial"/>
          <w:szCs w:val="24"/>
          <w:lang w:eastAsia="ru-RU"/>
        </w:rPr>
      </w:pPr>
      <w:r w:rsidRPr="0031516C">
        <w:rPr>
          <w:rFonts w:cs="Arial"/>
          <w:szCs w:val="24"/>
          <w:lang w:eastAsia="ru-RU"/>
        </w:rPr>
        <w:t>  1) Начало не ранее      = Базисная Дата/время начала заказа ТОРО</w:t>
      </w:r>
    </w:p>
    <w:p w:rsidR="0031516C" w:rsidRPr="0031516C" w:rsidRDefault="0031516C" w:rsidP="0031516C">
      <w:pPr>
        <w:tabs>
          <w:tab w:val="clear" w:pos="567"/>
        </w:tabs>
        <w:overflowPunct w:val="0"/>
        <w:autoSpaceDE w:val="0"/>
        <w:autoSpaceDN w:val="0"/>
        <w:adjustRightInd w:val="0"/>
        <w:spacing w:before="60"/>
        <w:ind w:left="708" w:firstLine="0"/>
        <w:textAlignment w:val="baseline"/>
        <w:rPr>
          <w:rFonts w:cs="Arial"/>
          <w:szCs w:val="24"/>
          <w:lang w:eastAsia="ru-RU"/>
        </w:rPr>
      </w:pPr>
      <w:r w:rsidRPr="0031516C">
        <w:rPr>
          <w:rFonts w:cs="Arial"/>
          <w:szCs w:val="24"/>
          <w:lang w:eastAsia="ru-RU"/>
        </w:rPr>
        <w:t>  2) Окончание не позднее = Базисная Дата/время окончания заказа ТОРО</w:t>
      </w:r>
    </w:p>
    <w:p w:rsidR="0031516C" w:rsidRPr="0031516C" w:rsidRDefault="0031516C" w:rsidP="0031516C">
      <w:pPr>
        <w:tabs>
          <w:tab w:val="clear" w:pos="567"/>
        </w:tabs>
        <w:overflowPunct w:val="0"/>
        <w:autoSpaceDE w:val="0"/>
        <w:autoSpaceDN w:val="0"/>
        <w:adjustRightInd w:val="0"/>
        <w:spacing w:before="60"/>
        <w:ind w:left="708" w:firstLine="0"/>
        <w:textAlignment w:val="baseline"/>
        <w:rPr>
          <w:rFonts w:cs="Arial"/>
          <w:szCs w:val="24"/>
          <w:lang w:eastAsia="ru-RU"/>
        </w:rPr>
      </w:pPr>
    </w:p>
    <w:p w:rsidR="0031516C" w:rsidRPr="0031516C" w:rsidRDefault="0031516C" w:rsidP="0031516C">
      <w:pPr>
        <w:tabs>
          <w:tab w:val="clear" w:pos="567"/>
        </w:tabs>
        <w:overflowPunct w:val="0"/>
        <w:autoSpaceDE w:val="0"/>
        <w:autoSpaceDN w:val="0"/>
        <w:adjustRightInd w:val="0"/>
        <w:spacing w:before="60"/>
        <w:ind w:left="708" w:firstLine="0"/>
        <w:textAlignment w:val="baseline"/>
        <w:rPr>
          <w:rFonts w:cs="Arial"/>
          <w:szCs w:val="24"/>
          <w:lang w:eastAsia="ru-RU"/>
        </w:rPr>
      </w:pPr>
      <w:r w:rsidRPr="0031516C">
        <w:rPr>
          <w:rFonts w:cs="Arial"/>
          <w:szCs w:val="24"/>
          <w:lang w:eastAsia="ru-RU"/>
        </w:rPr>
        <w:t xml:space="preserve">При срабатывании проверки с фактической корректировкой ограничений хотя бы в одной операции заказа ТОРО, для которой ранее было указано ограничение сроков ДатаТребНачала/ДатаТребОкончания, </w:t>
      </w:r>
      <w:del w:id="1159" w:author="polyus\ablakovab" w:date="2022-04-15T18:16:00Z">
        <w:r w:rsidRPr="0031516C" w:rsidDel="00356016">
          <w:rPr>
            <w:rFonts w:cs="Arial"/>
            <w:szCs w:val="24"/>
            <w:lang w:eastAsia="ru-RU"/>
          </w:rPr>
          <w:delText xml:space="preserve">необходимо </w:delText>
        </w:r>
      </w:del>
      <w:r w:rsidRPr="0031516C">
        <w:rPr>
          <w:rFonts w:cs="Arial"/>
          <w:szCs w:val="24"/>
          <w:lang w:eastAsia="ru-RU"/>
        </w:rPr>
        <w:t>выводит</w:t>
      </w:r>
      <w:ins w:id="1160" w:author="polyus\ablakovab" w:date="2022-04-15T18:16:00Z">
        <w:r w:rsidR="00356016">
          <w:rPr>
            <w:rFonts w:cs="Arial"/>
            <w:szCs w:val="24"/>
            <w:lang w:eastAsia="ru-RU"/>
          </w:rPr>
          <w:t>ся</w:t>
        </w:r>
      </w:ins>
      <w:del w:id="1161" w:author="polyus\ablakovab" w:date="2022-04-15T18:16:00Z">
        <w:r w:rsidRPr="0031516C" w:rsidDel="00356016">
          <w:rPr>
            <w:rFonts w:cs="Arial"/>
            <w:szCs w:val="24"/>
            <w:lang w:eastAsia="ru-RU"/>
          </w:rPr>
          <w:delText>ь</w:delText>
        </w:r>
      </w:del>
      <w:r w:rsidRPr="0031516C">
        <w:rPr>
          <w:rFonts w:cs="Arial"/>
          <w:szCs w:val="24"/>
          <w:lang w:eastAsia="ru-RU"/>
        </w:rPr>
        <w:t xml:space="preserve"> информационное сообщение с настраиваемым в параметре ZSPS типом (по-умолчанию W), что ограничения сроков операции адаптированы под базисные сроки заказа ТОРО. Если настраиваемый тип сообщения в параметре ZSPS не заполнен, выводит</w:t>
      </w:r>
      <w:ins w:id="1162" w:author="polyus\ablakovab" w:date="2022-04-15T18:16:00Z">
        <w:r w:rsidR="00356016">
          <w:rPr>
            <w:rFonts w:cs="Arial"/>
            <w:szCs w:val="24"/>
            <w:lang w:eastAsia="ru-RU"/>
          </w:rPr>
          <w:t>ся</w:t>
        </w:r>
      </w:ins>
      <w:del w:id="1163" w:author="polyus\ablakovab" w:date="2022-04-15T18:16:00Z">
        <w:r w:rsidRPr="0031516C" w:rsidDel="00356016">
          <w:rPr>
            <w:rFonts w:cs="Arial"/>
            <w:szCs w:val="24"/>
            <w:lang w:eastAsia="ru-RU"/>
          </w:rPr>
          <w:delText>ь</w:delText>
        </w:r>
      </w:del>
      <w:r w:rsidRPr="0031516C">
        <w:rPr>
          <w:rFonts w:cs="Arial"/>
          <w:szCs w:val="24"/>
          <w:lang w:eastAsia="ru-RU"/>
        </w:rPr>
        <w:t xml:space="preserve"> информационное сообщение не </w:t>
      </w:r>
      <w:ins w:id="1164" w:author="polyus\ablakovab" w:date="2022-04-15T18:17:00Z">
        <w:r w:rsidR="00356016">
          <w:rPr>
            <w:rFonts w:cs="Arial"/>
            <w:szCs w:val="24"/>
            <w:lang w:eastAsia="ru-RU"/>
          </w:rPr>
          <w:t>выводится</w:t>
        </w:r>
      </w:ins>
      <w:del w:id="1165" w:author="polyus\ablakovab" w:date="2022-04-15T18:17:00Z">
        <w:r w:rsidRPr="0031516C" w:rsidDel="00356016">
          <w:rPr>
            <w:rFonts w:cs="Arial"/>
            <w:szCs w:val="24"/>
            <w:lang w:eastAsia="ru-RU"/>
          </w:rPr>
          <w:delText>нужно</w:delText>
        </w:r>
      </w:del>
      <w:r w:rsidRPr="0031516C">
        <w:rPr>
          <w:rFonts w:cs="Arial"/>
          <w:szCs w:val="24"/>
          <w:lang w:eastAsia="ru-RU"/>
        </w:rPr>
        <w:t>.</w:t>
      </w:r>
    </w:p>
    <w:p w:rsidR="001E3455" w:rsidRDefault="001E3455" w:rsidP="00875CFA">
      <w:pPr>
        <w:overflowPunct w:val="0"/>
        <w:autoSpaceDE w:val="0"/>
        <w:autoSpaceDN w:val="0"/>
        <w:adjustRightInd w:val="0"/>
        <w:spacing w:before="60"/>
        <w:ind w:left="1080"/>
        <w:textAlignment w:val="baseline"/>
        <w:rPr>
          <w:rFonts w:cs="Arial"/>
          <w:b/>
          <w:szCs w:val="24"/>
          <w:lang w:eastAsia="ru-RU"/>
        </w:rPr>
      </w:pPr>
    </w:p>
    <w:p w:rsidR="001E3455" w:rsidRPr="008767CC" w:rsidRDefault="001E3455" w:rsidP="008767CC">
      <w:pPr>
        <w:pStyle w:val="afa"/>
        <w:numPr>
          <w:ilvl w:val="0"/>
          <w:numId w:val="107"/>
        </w:numPr>
        <w:tabs>
          <w:tab w:val="clear" w:pos="567"/>
        </w:tabs>
        <w:overflowPunct w:val="0"/>
        <w:autoSpaceDE w:val="0"/>
        <w:autoSpaceDN w:val="0"/>
        <w:adjustRightInd w:val="0"/>
        <w:spacing w:before="60"/>
        <w:ind w:firstLine="621"/>
        <w:textAlignment w:val="baseline"/>
        <w:rPr>
          <w:rFonts w:cs="Arial"/>
          <w:b/>
          <w:szCs w:val="24"/>
          <w:lang w:eastAsia="ru-RU"/>
        </w:rPr>
      </w:pPr>
      <w:r w:rsidRPr="008767CC">
        <w:rPr>
          <w:rFonts w:cs="Arial"/>
          <w:b/>
          <w:szCs w:val="24"/>
          <w:lang w:eastAsia="ru-RU"/>
        </w:rPr>
        <w:t>Копирование партии МТР из ТК в заказ ТОРО</w:t>
      </w:r>
    </w:p>
    <w:p w:rsidR="001E3455" w:rsidRPr="001E3455" w:rsidRDefault="001E3455" w:rsidP="001E3455">
      <w:pPr>
        <w:tabs>
          <w:tab w:val="clear" w:pos="567"/>
        </w:tabs>
        <w:overflowPunct w:val="0"/>
        <w:autoSpaceDE w:val="0"/>
        <w:autoSpaceDN w:val="0"/>
        <w:adjustRightInd w:val="0"/>
        <w:spacing w:before="60"/>
        <w:ind w:left="720" w:firstLine="0"/>
        <w:textAlignment w:val="baseline"/>
        <w:rPr>
          <w:rFonts w:cs="Arial"/>
          <w:szCs w:val="24"/>
          <w:lang w:eastAsia="ru-RU"/>
        </w:rPr>
      </w:pPr>
      <w:r w:rsidRPr="001E3455">
        <w:rPr>
          <w:rFonts w:cs="Arial"/>
          <w:szCs w:val="24"/>
          <w:lang w:eastAsia="ru-RU"/>
        </w:rPr>
        <w:t xml:space="preserve">На основании значения по полю РПМ </w:t>
      </w:r>
      <w:del w:id="1166" w:author="polyus\ablakovab" w:date="2022-04-15T18:17:00Z">
        <w:r w:rsidRPr="001E3455" w:rsidDel="00356016">
          <w:rPr>
            <w:rFonts w:cs="Arial"/>
            <w:szCs w:val="24"/>
            <w:lang w:eastAsia="ru-RU"/>
          </w:rPr>
          <w:delText xml:space="preserve">(либо сезонности, что проще) </w:delText>
        </w:r>
      </w:del>
      <w:r w:rsidRPr="001E3455">
        <w:rPr>
          <w:rFonts w:cs="Arial"/>
          <w:szCs w:val="24"/>
          <w:lang w:eastAsia="ru-RU"/>
        </w:rPr>
        <w:t>проставля</w:t>
      </w:r>
      <w:ins w:id="1167" w:author="polyus\ablakovab" w:date="2022-04-15T18:17:00Z">
        <w:r w:rsidR="00356016">
          <w:rPr>
            <w:rFonts w:cs="Arial"/>
            <w:szCs w:val="24"/>
            <w:lang w:eastAsia="ru-RU"/>
          </w:rPr>
          <w:t>е</w:t>
        </w:r>
      </w:ins>
      <w:r w:rsidRPr="001E3455">
        <w:rPr>
          <w:rFonts w:cs="Arial"/>
          <w:szCs w:val="24"/>
          <w:lang w:eastAsia="ru-RU"/>
        </w:rPr>
        <w:t>т</w:t>
      </w:r>
      <w:ins w:id="1168" w:author="polyus\ablakovab" w:date="2022-04-15T18:17:00Z">
        <w:r w:rsidR="00356016">
          <w:rPr>
            <w:rFonts w:cs="Arial"/>
            <w:szCs w:val="24"/>
            <w:lang w:eastAsia="ru-RU"/>
          </w:rPr>
          <w:t>ся</w:t>
        </w:r>
      </w:ins>
      <w:del w:id="1169" w:author="polyus\ablakovab" w:date="2022-04-15T18:17:00Z">
        <w:r w:rsidRPr="001E3455" w:rsidDel="00356016">
          <w:rPr>
            <w:rFonts w:cs="Arial"/>
            <w:szCs w:val="24"/>
            <w:lang w:eastAsia="ru-RU"/>
          </w:rPr>
          <w:delText>ь</w:delText>
        </w:r>
      </w:del>
      <w:r w:rsidRPr="001E3455">
        <w:rPr>
          <w:rFonts w:cs="Arial"/>
          <w:szCs w:val="24"/>
          <w:lang w:eastAsia="ru-RU"/>
        </w:rPr>
        <w:t xml:space="preserve"> </w:t>
      </w:r>
      <w:del w:id="1170" w:author="polyus\ablakovab" w:date="2022-04-15T18:18:00Z">
        <w:r w:rsidRPr="001E3455" w:rsidDel="00356016">
          <w:rPr>
            <w:rFonts w:cs="Arial"/>
            <w:szCs w:val="24"/>
            <w:lang w:eastAsia="ru-RU"/>
          </w:rPr>
          <w:delText xml:space="preserve">в </w:delText>
        </w:r>
      </w:del>
      <w:r w:rsidRPr="001E3455">
        <w:rPr>
          <w:rFonts w:cs="Arial"/>
          <w:szCs w:val="24"/>
          <w:lang w:eastAsia="ru-RU"/>
        </w:rPr>
        <w:t>парти</w:t>
      </w:r>
      <w:ins w:id="1171" w:author="polyus\ablakovab" w:date="2022-04-15T18:18:00Z">
        <w:r w:rsidR="00356016">
          <w:rPr>
            <w:rFonts w:cs="Arial"/>
            <w:szCs w:val="24"/>
            <w:lang w:eastAsia="ru-RU"/>
          </w:rPr>
          <w:t>я</w:t>
        </w:r>
      </w:ins>
      <w:del w:id="1172" w:author="polyus\ablakovab" w:date="2022-04-15T18:18:00Z">
        <w:r w:rsidRPr="001E3455" w:rsidDel="00356016">
          <w:rPr>
            <w:rFonts w:cs="Arial"/>
            <w:szCs w:val="24"/>
            <w:lang w:eastAsia="ru-RU"/>
          </w:rPr>
          <w:delText>ю</w:delText>
        </w:r>
      </w:del>
      <w:r w:rsidRPr="001E3455">
        <w:rPr>
          <w:rFonts w:cs="Arial"/>
          <w:szCs w:val="24"/>
          <w:lang w:eastAsia="ru-RU"/>
        </w:rPr>
        <w:t xml:space="preserve"> Исправный/Неисправн при копировании компонента в заказ из ТК, чтобы планировать монтажи/демонтажи оборудования</w:t>
      </w:r>
      <w:ins w:id="1173" w:author="polyus\ablakovab" w:date="2022-04-15T18:18:00Z">
        <w:r w:rsidR="00356016">
          <w:rPr>
            <w:rFonts w:cs="Arial"/>
            <w:szCs w:val="24"/>
            <w:lang w:eastAsia="ru-RU"/>
          </w:rPr>
          <w:t xml:space="preserve"> из оборотного фонда</w:t>
        </w:r>
      </w:ins>
      <w:r w:rsidRPr="001E3455">
        <w:rPr>
          <w:rFonts w:cs="Arial"/>
          <w:szCs w:val="24"/>
          <w:lang w:eastAsia="ru-RU"/>
        </w:rPr>
        <w:t>.</w:t>
      </w:r>
    </w:p>
    <w:p w:rsidR="001E3455" w:rsidRDefault="001E3455" w:rsidP="00875CFA">
      <w:pPr>
        <w:overflowPunct w:val="0"/>
        <w:autoSpaceDE w:val="0"/>
        <w:autoSpaceDN w:val="0"/>
        <w:adjustRightInd w:val="0"/>
        <w:spacing w:before="60"/>
        <w:ind w:left="1080"/>
        <w:textAlignment w:val="baseline"/>
        <w:rPr>
          <w:rFonts w:cs="Arial"/>
          <w:b/>
          <w:szCs w:val="24"/>
          <w:lang w:eastAsia="ru-RU"/>
        </w:rPr>
      </w:pPr>
    </w:p>
    <w:p w:rsidR="008548C3" w:rsidRPr="008767CC" w:rsidRDefault="008548C3" w:rsidP="008767CC">
      <w:pPr>
        <w:pStyle w:val="afa"/>
        <w:numPr>
          <w:ilvl w:val="0"/>
          <w:numId w:val="107"/>
        </w:numPr>
        <w:tabs>
          <w:tab w:val="clear" w:pos="567"/>
        </w:tabs>
        <w:overflowPunct w:val="0"/>
        <w:autoSpaceDE w:val="0"/>
        <w:autoSpaceDN w:val="0"/>
        <w:adjustRightInd w:val="0"/>
        <w:spacing w:before="60"/>
        <w:ind w:firstLine="621"/>
        <w:textAlignment w:val="baseline"/>
        <w:rPr>
          <w:rFonts w:cs="Arial"/>
          <w:b/>
          <w:szCs w:val="24"/>
          <w:lang w:eastAsia="ru-RU"/>
        </w:rPr>
      </w:pPr>
      <w:r w:rsidRPr="008767CC">
        <w:rPr>
          <w:rFonts w:cs="Arial"/>
          <w:b/>
          <w:szCs w:val="24"/>
          <w:lang w:eastAsia="ru-RU"/>
        </w:rPr>
        <w:t xml:space="preserve">При сохранении заказа ТОРО устанавливать запрет установки статуса «МТКУ» при наличии в заказе ТОРО облиго по документам </w:t>
      </w:r>
      <w:r w:rsidRPr="008767CC">
        <w:rPr>
          <w:rFonts w:cs="Arial"/>
          <w:b/>
          <w:szCs w:val="24"/>
          <w:lang w:val="en-US" w:eastAsia="ru-RU"/>
        </w:rPr>
        <w:t>FM</w:t>
      </w:r>
      <w:r w:rsidRPr="008767CC">
        <w:rPr>
          <w:rFonts w:cs="Arial"/>
          <w:b/>
          <w:szCs w:val="24"/>
          <w:lang w:eastAsia="ru-RU"/>
        </w:rPr>
        <w:t xml:space="preserve">.  </w:t>
      </w:r>
    </w:p>
    <w:p w:rsidR="008548C3" w:rsidRPr="008548C3" w:rsidRDefault="008548C3" w:rsidP="008548C3">
      <w:pPr>
        <w:tabs>
          <w:tab w:val="clear" w:pos="567"/>
        </w:tabs>
        <w:overflowPunct w:val="0"/>
        <w:autoSpaceDE w:val="0"/>
        <w:autoSpaceDN w:val="0"/>
        <w:adjustRightInd w:val="0"/>
        <w:spacing w:before="60"/>
        <w:ind w:left="720" w:firstLine="0"/>
        <w:textAlignment w:val="baseline"/>
        <w:rPr>
          <w:rFonts w:cs="Arial"/>
          <w:szCs w:val="24"/>
          <w:lang w:eastAsia="ru-RU"/>
        </w:rPr>
      </w:pPr>
      <w:r w:rsidRPr="008548C3">
        <w:rPr>
          <w:rFonts w:cs="Arial"/>
          <w:szCs w:val="24"/>
          <w:lang w:eastAsia="ru-RU"/>
        </w:rPr>
        <w:t xml:space="preserve">В момент сохранения заказа ТОРО после установки статуса «МТКУ» </w:t>
      </w:r>
      <w:del w:id="1174" w:author="polyus\ablakovab" w:date="2022-04-15T18:18:00Z">
        <w:r w:rsidRPr="008548C3" w:rsidDel="00356016">
          <w:rPr>
            <w:rFonts w:cs="Arial"/>
            <w:szCs w:val="24"/>
            <w:lang w:eastAsia="ru-RU"/>
          </w:rPr>
          <w:delText xml:space="preserve">необходимо </w:delText>
        </w:r>
      </w:del>
      <w:r w:rsidRPr="008548C3">
        <w:rPr>
          <w:rFonts w:cs="Arial"/>
          <w:szCs w:val="24"/>
          <w:lang w:eastAsia="ru-RU"/>
        </w:rPr>
        <w:t>проверя</w:t>
      </w:r>
      <w:ins w:id="1175" w:author="polyus\ablakovab" w:date="2022-04-15T18:18:00Z">
        <w:r w:rsidR="00356016">
          <w:rPr>
            <w:rFonts w:cs="Arial"/>
            <w:szCs w:val="24"/>
            <w:lang w:eastAsia="ru-RU"/>
          </w:rPr>
          <w:t>е</w:t>
        </w:r>
      </w:ins>
      <w:r w:rsidRPr="008548C3">
        <w:rPr>
          <w:rFonts w:cs="Arial"/>
          <w:szCs w:val="24"/>
          <w:lang w:eastAsia="ru-RU"/>
        </w:rPr>
        <w:t>т</w:t>
      </w:r>
      <w:ins w:id="1176" w:author="polyus\ablakovab" w:date="2022-04-15T18:18:00Z">
        <w:r w:rsidR="00356016">
          <w:rPr>
            <w:rFonts w:cs="Arial"/>
            <w:szCs w:val="24"/>
            <w:lang w:eastAsia="ru-RU"/>
          </w:rPr>
          <w:t>ся</w:t>
        </w:r>
      </w:ins>
      <w:del w:id="1177" w:author="polyus\ablakovab" w:date="2022-04-15T18:18:00Z">
        <w:r w:rsidRPr="008548C3" w:rsidDel="00356016">
          <w:rPr>
            <w:rFonts w:cs="Arial"/>
            <w:szCs w:val="24"/>
            <w:lang w:eastAsia="ru-RU"/>
          </w:rPr>
          <w:delText>ь</w:delText>
        </w:r>
      </w:del>
      <w:r w:rsidRPr="008548C3">
        <w:rPr>
          <w:rFonts w:cs="Arial"/>
          <w:szCs w:val="24"/>
          <w:lang w:eastAsia="ru-RU"/>
        </w:rPr>
        <w:t xml:space="preserve"> наличие облиго по документам </w:t>
      </w:r>
      <w:r w:rsidRPr="008548C3">
        <w:rPr>
          <w:rFonts w:cs="Arial"/>
          <w:szCs w:val="24"/>
          <w:lang w:val="en-US" w:eastAsia="ru-RU"/>
        </w:rPr>
        <w:t>FM</w:t>
      </w:r>
      <w:r w:rsidRPr="008548C3">
        <w:rPr>
          <w:rFonts w:cs="Arial"/>
          <w:szCs w:val="24"/>
          <w:lang w:eastAsia="ru-RU"/>
        </w:rPr>
        <w:t>.</w:t>
      </w:r>
    </w:p>
    <w:p w:rsidR="001E3455" w:rsidRDefault="001E3455" w:rsidP="00875CFA">
      <w:pPr>
        <w:overflowPunct w:val="0"/>
        <w:autoSpaceDE w:val="0"/>
        <w:autoSpaceDN w:val="0"/>
        <w:adjustRightInd w:val="0"/>
        <w:spacing w:before="60"/>
        <w:ind w:left="1080"/>
        <w:textAlignment w:val="baseline"/>
        <w:rPr>
          <w:rFonts w:cs="Arial"/>
          <w:b/>
          <w:szCs w:val="24"/>
          <w:lang w:eastAsia="ru-RU"/>
        </w:rPr>
      </w:pPr>
    </w:p>
    <w:p w:rsidR="00875CFA" w:rsidRPr="00CA0843" w:rsidRDefault="00875CFA" w:rsidP="00D1092C">
      <w:pPr>
        <w:pStyle w:val="afa"/>
        <w:numPr>
          <w:ilvl w:val="0"/>
          <w:numId w:val="107"/>
        </w:numPr>
        <w:tabs>
          <w:tab w:val="clear" w:pos="567"/>
        </w:tabs>
        <w:overflowPunct w:val="0"/>
        <w:autoSpaceDE w:val="0"/>
        <w:autoSpaceDN w:val="0"/>
        <w:adjustRightInd w:val="0"/>
        <w:spacing w:before="60"/>
        <w:ind w:firstLine="621"/>
        <w:textAlignment w:val="baseline"/>
        <w:rPr>
          <w:rFonts w:cs="Arial"/>
          <w:b/>
          <w:szCs w:val="24"/>
          <w:lang w:eastAsia="ru-RU"/>
        </w:rPr>
      </w:pPr>
      <w:r>
        <w:rPr>
          <w:rFonts w:cs="Arial"/>
          <w:b/>
          <w:szCs w:val="24"/>
          <w:lang w:eastAsia="ru-RU"/>
        </w:rPr>
        <w:t>Проверка для формирования краткого текста операций в объединенных заказах ТОРО</w:t>
      </w:r>
      <w:r w:rsidRPr="00CA0843">
        <w:rPr>
          <w:rFonts w:cs="Arial"/>
          <w:b/>
          <w:szCs w:val="24"/>
          <w:lang w:eastAsia="ru-RU"/>
        </w:rPr>
        <w:t>.</w:t>
      </w:r>
    </w:p>
    <w:p w:rsidR="00875CFA" w:rsidRPr="00875CFA" w:rsidRDefault="00875CFA" w:rsidP="00285F8C">
      <w:pPr>
        <w:pStyle w:val="afff8"/>
        <w:ind w:left="708" w:firstLine="0"/>
        <w:rPr>
          <w:rFonts w:ascii="Arial" w:hAnsi="Arial" w:cs="Arial"/>
          <w:sz w:val="24"/>
          <w:szCs w:val="24"/>
        </w:rPr>
      </w:pPr>
      <w:r w:rsidRPr="00285F8C">
        <w:rPr>
          <w:rFonts w:ascii="Arial" w:hAnsi="Arial" w:cs="Arial"/>
          <w:sz w:val="24"/>
          <w:szCs w:val="24"/>
        </w:rPr>
        <w:t>Формир</w:t>
      </w:r>
      <w:ins w:id="1178" w:author="polyus\ablakovab" w:date="2022-04-15T18:18:00Z">
        <w:r w:rsidR="00356016">
          <w:rPr>
            <w:rFonts w:ascii="Arial" w:hAnsi="Arial" w:cs="Arial"/>
            <w:sz w:val="24"/>
            <w:szCs w:val="24"/>
          </w:rPr>
          <w:t>уется</w:t>
        </w:r>
      </w:ins>
      <w:del w:id="1179" w:author="polyus\ablakovab" w:date="2022-04-15T18:18:00Z">
        <w:r w:rsidRPr="00285F8C" w:rsidDel="00356016">
          <w:rPr>
            <w:rFonts w:ascii="Arial" w:hAnsi="Arial" w:cs="Arial"/>
            <w:sz w:val="24"/>
            <w:szCs w:val="24"/>
          </w:rPr>
          <w:delText>овать</w:delText>
        </w:r>
      </w:del>
      <w:r w:rsidRPr="00285F8C">
        <w:rPr>
          <w:rFonts w:ascii="Arial" w:hAnsi="Arial" w:cs="Arial"/>
          <w:sz w:val="24"/>
          <w:szCs w:val="24"/>
        </w:rPr>
        <w:t xml:space="preserve"> краткий текст операций в объединённых заказах ТОРО службы КИПиА по маске: &lt;кр.текст операции из ТК&gt;+&lt;Номер тех.позиции (Поле сортировки ЕО)&gt;+&lt;Кр.текст ЕО&gt;</w:t>
      </w:r>
    </w:p>
    <w:p w:rsidR="00020ADB" w:rsidRDefault="00020ADB" w:rsidP="00854EF8">
      <w:pPr>
        <w:rPr>
          <w:rFonts w:cs="Arial"/>
          <w:szCs w:val="24"/>
        </w:rPr>
      </w:pPr>
    </w:p>
    <w:p w:rsidR="008775FB" w:rsidRPr="008767CC" w:rsidRDefault="008775FB" w:rsidP="00D1092C">
      <w:pPr>
        <w:pStyle w:val="afa"/>
        <w:numPr>
          <w:ilvl w:val="0"/>
          <w:numId w:val="107"/>
        </w:numPr>
        <w:tabs>
          <w:tab w:val="clear" w:pos="567"/>
        </w:tabs>
        <w:overflowPunct w:val="0"/>
        <w:autoSpaceDE w:val="0"/>
        <w:autoSpaceDN w:val="0"/>
        <w:adjustRightInd w:val="0"/>
        <w:spacing w:before="60"/>
        <w:ind w:firstLine="621"/>
        <w:textAlignment w:val="baseline"/>
        <w:rPr>
          <w:rFonts w:cs="Arial"/>
          <w:b/>
          <w:szCs w:val="24"/>
          <w:lang w:eastAsia="ru-RU"/>
        </w:rPr>
      </w:pPr>
      <w:del w:id="1180" w:author="polyus\ablakovab" w:date="2022-04-15T18:19:00Z">
        <w:r w:rsidRPr="008767CC" w:rsidDel="00356016">
          <w:rPr>
            <w:rFonts w:cs="Arial"/>
            <w:b/>
            <w:szCs w:val="24"/>
            <w:lang w:eastAsia="ru-RU"/>
          </w:rPr>
          <w:delText xml:space="preserve">Реализация </w:delText>
        </w:r>
      </w:del>
      <w:ins w:id="1181" w:author="polyus\ablakovab" w:date="2022-04-15T18:19:00Z">
        <w:r w:rsidR="00356016" w:rsidRPr="008767CC">
          <w:rPr>
            <w:rFonts w:cs="Arial"/>
            <w:b/>
            <w:szCs w:val="24"/>
            <w:lang w:eastAsia="ru-RU"/>
          </w:rPr>
          <w:t>Реализ</w:t>
        </w:r>
        <w:r w:rsidR="00356016">
          <w:rPr>
            <w:rFonts w:cs="Arial"/>
            <w:b/>
            <w:szCs w:val="24"/>
            <w:lang w:eastAsia="ru-RU"/>
          </w:rPr>
          <w:t>овано</w:t>
        </w:r>
        <w:r w:rsidR="00356016" w:rsidRPr="008767CC">
          <w:rPr>
            <w:rFonts w:cs="Arial"/>
            <w:b/>
            <w:szCs w:val="24"/>
            <w:lang w:eastAsia="ru-RU"/>
          </w:rPr>
          <w:t xml:space="preserve"> </w:t>
        </w:r>
      </w:ins>
      <w:r w:rsidRPr="008767CC">
        <w:rPr>
          <w:rFonts w:cs="Arial"/>
          <w:b/>
          <w:szCs w:val="24"/>
          <w:lang w:eastAsia="ru-RU"/>
        </w:rPr>
        <w:t>ПОИ «Перенос потребностей между заказами ТОРО» в части следующих требований:</w:t>
      </w: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r w:rsidRPr="008775FB">
        <w:rPr>
          <w:rFonts w:cs="Arial"/>
          <w:szCs w:val="24"/>
          <w:lang w:eastAsia="ru-RU"/>
        </w:rPr>
        <w:t>3.1 Для приведения к единому месту хранения, необходимо сохранять дату взвода релевантности ППМ в поле RSADD-PMDATE даже в тех случаях, когда работает стандарт SAP по согласованию потребности (IW32, ZPM_IWBK, либо деблокирование заказа). В настоящий момент данное поле заполняется только тогда, когда срабатывает проверка в ТОРО по передаче потребности МТР в МТО.</w:t>
      </w: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r w:rsidRPr="008775FB">
        <w:rPr>
          <w:rFonts w:cs="Arial"/>
          <w:szCs w:val="24"/>
          <w:lang w:eastAsia="ru-RU"/>
        </w:rPr>
        <w:t>6.1 После того, как МТР были перенесены в заказ-получатель и до момента согласования данного заказа, а, следовательно, согласования ЗнК, корректировка перенесенных МТР в меньшую сторону, либо удаление должна сопровождаться информационным сообщением (настройка) с примерным текстом "Попытка корректировки МТР, перенесенных из другого заказа и находящихся в несогласованном ЗнК".</w:t>
      </w: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r w:rsidRPr="008775FB">
        <w:rPr>
          <w:rFonts w:cs="Arial"/>
          <w:szCs w:val="24"/>
          <w:lang w:eastAsia="ru-RU"/>
        </w:rPr>
        <w:t>6.2 Следующий перенос ранее перенесенных МТР в другой заказ должен сопровождаться контролем по дате ограничения закупки по первой ЗнК, в рамках которой МТР был изначально перемещен.</w:t>
      </w: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p>
    <w:p w:rsidR="008775FB" w:rsidRPr="008775FB" w:rsidRDefault="008775FB" w:rsidP="008775FB">
      <w:pPr>
        <w:tabs>
          <w:tab w:val="clear" w:pos="567"/>
        </w:tabs>
        <w:overflowPunct w:val="0"/>
        <w:autoSpaceDE w:val="0"/>
        <w:autoSpaceDN w:val="0"/>
        <w:adjustRightInd w:val="0"/>
        <w:spacing w:before="60"/>
        <w:ind w:left="720" w:firstLine="0"/>
        <w:textAlignment w:val="baseline"/>
        <w:rPr>
          <w:rFonts w:cs="Arial"/>
          <w:szCs w:val="24"/>
          <w:lang w:eastAsia="ru-RU"/>
        </w:rPr>
      </w:pPr>
      <w:r w:rsidRPr="008775FB">
        <w:rPr>
          <w:rFonts w:cs="Arial"/>
          <w:szCs w:val="24"/>
          <w:lang w:eastAsia="ru-RU"/>
        </w:rPr>
        <w:t>После того, как в рамках ЗнК МТР были перенесены в заказ-получатель, при последующем согласовании заказа-получателя Глав спец ТОиР (статус СГГС) необходимо запустить ФМ Z_MM_CHREQ_AGREED, на вход которого подать номер ЗнК. Результат обработки ФМ: перевод статуса ЗнК в "Согласовано"</w:t>
      </w:r>
    </w:p>
    <w:p w:rsidR="008775FB" w:rsidRPr="008775FB" w:rsidRDefault="008775FB" w:rsidP="008775FB">
      <w:pPr>
        <w:tabs>
          <w:tab w:val="clear" w:pos="567"/>
        </w:tabs>
        <w:overflowPunct w:val="0"/>
        <w:autoSpaceDE w:val="0"/>
        <w:autoSpaceDN w:val="0"/>
        <w:adjustRightInd w:val="0"/>
        <w:spacing w:before="60"/>
        <w:ind w:left="708" w:firstLine="0"/>
        <w:textAlignment w:val="baseline"/>
        <w:rPr>
          <w:rFonts w:cs="Arial"/>
          <w:szCs w:val="24"/>
          <w:lang w:eastAsia="ru-RU"/>
        </w:rPr>
      </w:pPr>
    </w:p>
    <w:p w:rsidR="008775FB" w:rsidRPr="008767CC" w:rsidRDefault="008775FB" w:rsidP="00D1092C">
      <w:pPr>
        <w:pStyle w:val="afa"/>
        <w:numPr>
          <w:ilvl w:val="0"/>
          <w:numId w:val="107"/>
        </w:numPr>
        <w:tabs>
          <w:tab w:val="clear" w:pos="567"/>
        </w:tabs>
        <w:overflowPunct w:val="0"/>
        <w:autoSpaceDE w:val="0"/>
        <w:autoSpaceDN w:val="0"/>
        <w:adjustRightInd w:val="0"/>
        <w:spacing w:before="60"/>
        <w:ind w:firstLine="621"/>
        <w:textAlignment w:val="baseline"/>
        <w:rPr>
          <w:rFonts w:cs="Arial"/>
          <w:b/>
          <w:szCs w:val="24"/>
          <w:lang w:eastAsia="ru-RU"/>
        </w:rPr>
      </w:pPr>
      <w:del w:id="1182" w:author="polyus\ablakovab" w:date="2022-04-15T18:19:00Z">
        <w:r w:rsidRPr="008767CC" w:rsidDel="00356016">
          <w:rPr>
            <w:rFonts w:cs="Arial"/>
            <w:b/>
            <w:szCs w:val="24"/>
            <w:lang w:eastAsia="ru-RU"/>
          </w:rPr>
          <w:delText xml:space="preserve">Реализация </w:delText>
        </w:r>
      </w:del>
      <w:ins w:id="1183" w:author="polyus\ablakovab" w:date="2022-04-15T18:19:00Z">
        <w:r w:rsidR="00356016" w:rsidRPr="008767CC">
          <w:rPr>
            <w:rFonts w:cs="Arial"/>
            <w:b/>
            <w:szCs w:val="24"/>
            <w:lang w:eastAsia="ru-RU"/>
          </w:rPr>
          <w:t>Реализ</w:t>
        </w:r>
        <w:r w:rsidR="00356016">
          <w:rPr>
            <w:rFonts w:cs="Arial"/>
            <w:b/>
            <w:szCs w:val="24"/>
            <w:lang w:eastAsia="ru-RU"/>
          </w:rPr>
          <w:t xml:space="preserve">овано </w:t>
        </w:r>
        <w:r w:rsidR="00356016" w:rsidRPr="008767CC">
          <w:rPr>
            <w:rFonts w:cs="Arial"/>
            <w:b/>
            <w:szCs w:val="24"/>
            <w:lang w:eastAsia="ru-RU"/>
          </w:rPr>
          <w:t xml:space="preserve"> </w:t>
        </w:r>
      </w:ins>
      <w:r w:rsidRPr="008767CC">
        <w:rPr>
          <w:rFonts w:cs="Arial"/>
          <w:b/>
          <w:szCs w:val="24"/>
          <w:lang w:eastAsia="ru-RU"/>
        </w:rPr>
        <w:t>в рамках ПОИ 1000002693 «Требования по квалификациям»</w:t>
      </w:r>
      <w:ins w:id="1184" w:author="polyus\ablakovab" w:date="2022-04-15T18:19:00Z">
        <w:r w:rsidR="00356016">
          <w:rPr>
            <w:rFonts w:cs="Arial"/>
            <w:b/>
            <w:szCs w:val="24"/>
            <w:lang w:eastAsia="ru-RU"/>
          </w:rPr>
          <w:t xml:space="preserve"> </w:t>
        </w:r>
        <w:r w:rsidR="00356016" w:rsidRPr="008767CC">
          <w:rPr>
            <w:rFonts w:cs="Arial"/>
            <w:b/>
            <w:szCs w:val="24"/>
            <w:lang w:eastAsia="ru-RU"/>
          </w:rPr>
          <w:t>в части следующих требований:</w:t>
        </w:r>
      </w:ins>
      <w:del w:id="1185" w:author="polyus\ablakovab" w:date="2022-04-15T18:19:00Z">
        <w:r w:rsidRPr="008767CC" w:rsidDel="00356016">
          <w:rPr>
            <w:rFonts w:cs="Arial"/>
            <w:b/>
            <w:szCs w:val="24"/>
            <w:lang w:eastAsia="ru-RU"/>
          </w:rPr>
          <w:delText>.</w:delText>
        </w:r>
      </w:del>
    </w:p>
    <w:p w:rsidR="008775FB" w:rsidRPr="008775FB" w:rsidRDefault="008775FB" w:rsidP="008775FB">
      <w:pPr>
        <w:tabs>
          <w:tab w:val="clear" w:pos="567"/>
        </w:tabs>
        <w:overflowPunct w:val="0"/>
        <w:autoSpaceDE w:val="0"/>
        <w:autoSpaceDN w:val="0"/>
        <w:adjustRightInd w:val="0"/>
        <w:spacing w:before="60"/>
        <w:ind w:left="708" w:firstLine="0"/>
        <w:textAlignment w:val="baseline"/>
        <w:rPr>
          <w:rFonts w:cs="Arial"/>
          <w:szCs w:val="24"/>
          <w:lang w:eastAsia="ru-RU"/>
        </w:rPr>
      </w:pPr>
      <w:r w:rsidRPr="008775FB">
        <w:rPr>
          <w:rFonts w:cs="Arial"/>
          <w:szCs w:val="24"/>
          <w:lang w:eastAsia="ru-RU"/>
        </w:rPr>
        <w:t>Для корректного определения профиля требований Для открытых и деблокированных заказов ТОРО при сохранении реализовать проверку:</w:t>
      </w:r>
    </w:p>
    <w:p w:rsidR="008775FB" w:rsidRPr="008775FB" w:rsidRDefault="008775FB" w:rsidP="008775FB">
      <w:pPr>
        <w:numPr>
          <w:ilvl w:val="0"/>
          <w:numId w:val="108"/>
        </w:numPr>
        <w:tabs>
          <w:tab w:val="clear" w:pos="567"/>
        </w:tabs>
        <w:spacing w:after="160" w:line="259" w:lineRule="auto"/>
        <w:contextualSpacing/>
        <w:rPr>
          <w:rFonts w:cs="Arial"/>
          <w:color w:val="212121"/>
          <w:shd w:val="clear" w:color="auto" w:fill="FFFFFF"/>
        </w:rPr>
      </w:pPr>
      <w:r w:rsidRPr="008775FB">
        <w:rPr>
          <w:rFonts w:cs="Arial"/>
          <w:color w:val="212121"/>
          <w:shd w:val="clear" w:color="auto" w:fill="FFFFFF"/>
        </w:rPr>
        <w:t xml:space="preserve">если не заполнен профиль требований и отсутствует назначение в </w:t>
      </w:r>
      <w:r w:rsidRPr="008775FB">
        <w:rPr>
          <w:rFonts w:cs="Arial"/>
          <w:color w:val="212121"/>
          <w:shd w:val="clear" w:color="auto" w:fill="FFFFFF"/>
          <w:lang w:val="en-US"/>
        </w:rPr>
        <w:t>MRS</w:t>
      </w:r>
      <w:r w:rsidRPr="008775FB">
        <w:rPr>
          <w:rFonts w:cs="Arial"/>
          <w:color w:val="212121"/>
          <w:shd w:val="clear" w:color="auto" w:fill="FFFFFF"/>
        </w:rPr>
        <w:t xml:space="preserve"> для операции, операция связана с операцией техкарты, то заполнить профиль требований с операции техкарты.</w:t>
      </w:r>
    </w:p>
    <w:p w:rsidR="008775FB" w:rsidRDefault="008775FB" w:rsidP="008775FB">
      <w:pPr>
        <w:tabs>
          <w:tab w:val="clear" w:pos="567"/>
        </w:tabs>
        <w:overflowPunct w:val="0"/>
        <w:autoSpaceDE w:val="0"/>
        <w:autoSpaceDN w:val="0"/>
        <w:adjustRightInd w:val="0"/>
        <w:spacing w:before="60"/>
        <w:ind w:left="708" w:firstLine="0"/>
        <w:textAlignment w:val="baseline"/>
        <w:rPr>
          <w:ins w:id="1186" w:author="Киселев Юрий Валерьевич" w:date="2022-03-25T16:13:00Z"/>
          <w:rFonts w:cs="Arial"/>
          <w:szCs w:val="24"/>
          <w:lang w:eastAsia="ru-RU"/>
        </w:rPr>
      </w:pPr>
      <w:r w:rsidRPr="008775FB">
        <w:rPr>
          <w:rFonts w:cs="Arial"/>
          <w:szCs w:val="24"/>
          <w:lang w:eastAsia="ru-RU"/>
        </w:rPr>
        <w:t>Должна быть возможность отключить проверку в настройке.</w:t>
      </w:r>
    </w:p>
    <w:p w:rsidR="00D1092C" w:rsidRDefault="00356016" w:rsidP="00D1092C">
      <w:pPr>
        <w:pStyle w:val="afa"/>
        <w:numPr>
          <w:ilvl w:val="0"/>
          <w:numId w:val="107"/>
        </w:numPr>
        <w:tabs>
          <w:tab w:val="clear" w:pos="567"/>
        </w:tabs>
        <w:overflowPunct w:val="0"/>
        <w:autoSpaceDE w:val="0"/>
        <w:autoSpaceDN w:val="0"/>
        <w:adjustRightInd w:val="0"/>
        <w:spacing w:before="60"/>
        <w:ind w:firstLine="621"/>
        <w:textAlignment w:val="baseline"/>
        <w:rPr>
          <w:ins w:id="1187" w:author="Киселев Юрий Валерьевич" w:date="2022-03-25T16:13:00Z"/>
          <w:rFonts w:cs="Arial"/>
          <w:b/>
          <w:szCs w:val="24"/>
          <w:lang w:eastAsia="ru-RU"/>
        </w:rPr>
      </w:pPr>
      <w:ins w:id="1188" w:author="polyus\ablakovab" w:date="2022-04-15T18:20:00Z">
        <w:r>
          <w:rPr>
            <w:rFonts w:cs="Arial"/>
            <w:b/>
            <w:szCs w:val="24"/>
            <w:lang w:eastAsia="ru-RU"/>
          </w:rPr>
          <w:t xml:space="preserve">Реализована </w:t>
        </w:r>
      </w:ins>
      <w:ins w:id="1189" w:author="Киселев Юрий Валерьевич" w:date="2022-03-25T16:13:00Z">
        <w:del w:id="1190" w:author="polyus\ablakovab" w:date="2022-04-15T18:20:00Z">
          <w:r w:rsidR="00D1092C" w:rsidRPr="00FB3111" w:rsidDel="00356016">
            <w:rPr>
              <w:rFonts w:cs="Arial"/>
              <w:b/>
              <w:szCs w:val="24"/>
              <w:lang w:eastAsia="ru-RU"/>
            </w:rPr>
            <w:delText>П</w:delText>
          </w:r>
        </w:del>
      </w:ins>
      <w:ins w:id="1191" w:author="polyus\ablakovab" w:date="2022-04-15T18:20:00Z">
        <w:r>
          <w:rPr>
            <w:rFonts w:cs="Arial"/>
            <w:b/>
            <w:szCs w:val="24"/>
            <w:lang w:eastAsia="ru-RU"/>
          </w:rPr>
          <w:t>п</w:t>
        </w:r>
      </w:ins>
      <w:ins w:id="1192" w:author="Киселев Юрий Валерьевич" w:date="2022-03-25T16:13:00Z">
        <w:r w:rsidR="00D1092C" w:rsidRPr="00FB3111">
          <w:rPr>
            <w:rFonts w:cs="Arial"/>
            <w:b/>
            <w:szCs w:val="24"/>
            <w:lang w:eastAsia="ru-RU"/>
          </w:rPr>
          <w:t xml:space="preserve">роверка базисного срока начала заказа ТОРО для сообщения с индикатором «отказ» </w:t>
        </w:r>
      </w:ins>
      <w:ins w:id="1193" w:author="polyus\ablakovab" w:date="2022-04-15T18:20:00Z">
        <w:r>
          <w:rPr>
            <w:rFonts w:cs="Arial"/>
            <w:b/>
            <w:szCs w:val="24"/>
            <w:lang w:eastAsia="ru-RU"/>
          </w:rPr>
          <w:t>согласно требованиям:</w:t>
        </w:r>
      </w:ins>
      <w:ins w:id="1194" w:author="Киселев Юрий Валерьевич" w:date="2022-03-25T16:13:00Z">
        <w:del w:id="1195" w:author="polyus\ablakovab" w:date="2022-04-15T18:20:00Z">
          <w:r w:rsidR="00D1092C" w:rsidRPr="00FB3111" w:rsidDel="00356016">
            <w:rPr>
              <w:rFonts w:cs="Arial"/>
              <w:b/>
              <w:szCs w:val="24"/>
              <w:lang w:eastAsia="ru-RU"/>
            </w:rPr>
            <w:delText>.</w:delText>
          </w:r>
        </w:del>
        <w:r w:rsidR="00D1092C" w:rsidRPr="00FB3111">
          <w:rPr>
            <w:rFonts w:cs="Arial"/>
            <w:b/>
            <w:szCs w:val="24"/>
            <w:lang w:eastAsia="ru-RU"/>
          </w:rPr>
          <w:t xml:space="preserve">  </w:t>
        </w:r>
      </w:ins>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196" w:author="Киселев Юрий Валерьевич" w:date="2022-03-25T16:13:00Z"/>
          <w:rFonts w:cs="Arial"/>
          <w:szCs w:val="24"/>
          <w:lang w:eastAsia="ru-RU"/>
        </w:rPr>
      </w:pPr>
      <w:ins w:id="1197" w:author="Киселев Юрий Валерьевич" w:date="2022-03-25T16:13:00Z">
        <w:r w:rsidRPr="00FB3111">
          <w:rPr>
            <w:rFonts w:cs="Arial"/>
            <w:szCs w:val="24"/>
            <w:lang w:eastAsia="ru-RU"/>
          </w:rPr>
          <w:t>Для уже созданных заказов ТОРО (изменение), к которым присвоено сообщение с индикатором «Отказ», а также Началом неисправности, проверка будет срабатывать при сохранении, если было изменено поле «Базисный срок начала» (дата или время).</w:t>
        </w:r>
      </w:ins>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198" w:author="Киселев Юрий Валерьевич" w:date="2022-03-25T16:13:00Z"/>
          <w:rFonts w:cs="Arial"/>
          <w:szCs w:val="24"/>
          <w:lang w:eastAsia="ru-RU"/>
        </w:rPr>
      </w:pPr>
      <w:ins w:id="1199" w:author="Киселев Юрий Валерьевич" w:date="2022-03-25T16:13:00Z">
        <w:r w:rsidRPr="00FB3111">
          <w:rPr>
            <w:rFonts w:cs="Arial"/>
            <w:szCs w:val="24"/>
            <w:lang w:eastAsia="ru-RU"/>
          </w:rPr>
          <w:t>Для создаваемых заказов ТОРО (создание), к которым присвоено сообщение с индикатором «Отказ», а также Началом неисправности, проверка будет срабатывать при сохранении.</w:t>
        </w:r>
      </w:ins>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200" w:author="Киселев Юрий Валерьевич" w:date="2022-03-25T16:13:00Z"/>
          <w:rFonts w:cs="Arial"/>
          <w:szCs w:val="24"/>
          <w:lang w:eastAsia="ru-RU"/>
        </w:rPr>
      </w:pPr>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201" w:author="Киселев Юрий Валерьевич" w:date="2022-03-25T16:13:00Z"/>
          <w:rFonts w:cs="Arial"/>
          <w:szCs w:val="24"/>
          <w:lang w:eastAsia="ru-RU"/>
        </w:rPr>
      </w:pPr>
      <w:ins w:id="1202" w:author="Киселев Юрий Валерьевич" w:date="2022-03-25T16:13:00Z">
        <w:r w:rsidRPr="00FB3111">
          <w:rPr>
            <w:rFonts w:cs="Arial"/>
            <w:szCs w:val="24"/>
            <w:lang w:eastAsia="ru-RU"/>
          </w:rPr>
          <w:t>Проверка:</w:t>
        </w:r>
      </w:ins>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203" w:author="Киселев Юрий Валерьевич" w:date="2022-03-25T16:13:00Z"/>
          <w:rFonts w:cs="Arial"/>
          <w:szCs w:val="24"/>
          <w:lang w:eastAsia="ru-RU"/>
        </w:rPr>
      </w:pPr>
      <w:ins w:id="1204" w:author="Киселев Юрий Валерьевич" w:date="2022-03-25T16:13:00Z">
        <w:r w:rsidRPr="00FB3111">
          <w:rPr>
            <w:rFonts w:cs="Arial"/>
            <w:szCs w:val="24"/>
            <w:lang w:eastAsia="ru-RU"/>
          </w:rPr>
          <w:t>Начало неисправности (дата) &lt;= Базисный срок начала (дата) &lt;= Окончание неисправности (дата) *при наличии</w:t>
        </w:r>
      </w:ins>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205" w:author="Киселев Юрий Валерьевич" w:date="2022-03-25T16:13:00Z"/>
          <w:rFonts w:cs="Arial"/>
          <w:szCs w:val="24"/>
          <w:lang w:eastAsia="ru-RU"/>
        </w:rPr>
      </w:pPr>
      <w:ins w:id="1206" w:author="Киселев Юрий Валерьевич" w:date="2022-03-25T16:13:00Z">
        <w:r w:rsidRPr="00FB3111">
          <w:rPr>
            <w:rFonts w:cs="Arial"/>
            <w:szCs w:val="24"/>
            <w:lang w:eastAsia="ru-RU"/>
          </w:rPr>
          <w:t>И</w:t>
        </w:r>
      </w:ins>
    </w:p>
    <w:p w:rsidR="00D1092C" w:rsidRPr="00FB3111" w:rsidRDefault="00D1092C" w:rsidP="00D1092C">
      <w:pPr>
        <w:tabs>
          <w:tab w:val="clear" w:pos="567"/>
        </w:tabs>
        <w:overflowPunct w:val="0"/>
        <w:autoSpaceDE w:val="0"/>
        <w:autoSpaceDN w:val="0"/>
        <w:adjustRightInd w:val="0"/>
        <w:spacing w:before="60"/>
        <w:ind w:left="720" w:firstLine="0"/>
        <w:textAlignment w:val="baseline"/>
        <w:rPr>
          <w:ins w:id="1207" w:author="Киселев Юрий Валерьевич" w:date="2022-03-25T16:13:00Z"/>
          <w:rFonts w:cs="Arial"/>
          <w:szCs w:val="24"/>
          <w:lang w:eastAsia="ru-RU"/>
        </w:rPr>
      </w:pPr>
      <w:ins w:id="1208" w:author="Киселев Юрий Валерьевич" w:date="2022-03-25T16:13:00Z">
        <w:r w:rsidRPr="00FB3111">
          <w:rPr>
            <w:rFonts w:cs="Arial"/>
            <w:szCs w:val="24"/>
            <w:lang w:eastAsia="ru-RU"/>
          </w:rPr>
          <w:t>Начало неисправности (Время) &lt;= Базисный срок начала (время) &lt;= Окончание неисправности (время) *при наличии</w:t>
        </w:r>
      </w:ins>
    </w:p>
    <w:p w:rsidR="00D1092C" w:rsidRPr="00FB3111" w:rsidRDefault="00D1092C" w:rsidP="00D1092C">
      <w:pPr>
        <w:pStyle w:val="afa"/>
        <w:tabs>
          <w:tab w:val="clear" w:pos="567"/>
        </w:tabs>
        <w:overflowPunct w:val="0"/>
        <w:autoSpaceDE w:val="0"/>
        <w:autoSpaceDN w:val="0"/>
        <w:adjustRightInd w:val="0"/>
        <w:spacing w:before="60"/>
        <w:ind w:left="1701" w:firstLine="0"/>
        <w:textAlignment w:val="baseline"/>
        <w:rPr>
          <w:ins w:id="1209" w:author="Киселев Юрий Валерьевич" w:date="2022-03-25T16:13:00Z"/>
          <w:rFonts w:cs="Arial"/>
          <w:b/>
          <w:szCs w:val="24"/>
          <w:lang w:eastAsia="ru-RU"/>
        </w:rPr>
      </w:pPr>
    </w:p>
    <w:p w:rsidR="00D1092C" w:rsidRPr="00FB3111" w:rsidRDefault="00D1092C" w:rsidP="00D1092C">
      <w:pPr>
        <w:pStyle w:val="afa"/>
        <w:numPr>
          <w:ilvl w:val="0"/>
          <w:numId w:val="107"/>
        </w:numPr>
        <w:tabs>
          <w:tab w:val="clear" w:pos="567"/>
        </w:tabs>
        <w:overflowPunct w:val="0"/>
        <w:autoSpaceDE w:val="0"/>
        <w:autoSpaceDN w:val="0"/>
        <w:adjustRightInd w:val="0"/>
        <w:spacing w:before="60"/>
        <w:ind w:firstLine="621"/>
        <w:textAlignment w:val="baseline"/>
        <w:rPr>
          <w:ins w:id="1210" w:author="Киселев Юрий Валерьевич" w:date="2022-03-25T16:14:00Z"/>
          <w:rFonts w:cs="Arial"/>
          <w:b/>
          <w:szCs w:val="24"/>
          <w:lang w:eastAsia="ru-RU"/>
        </w:rPr>
      </w:pPr>
      <w:ins w:id="1211" w:author="Киселев Юрий Валерьевич" w:date="2022-03-25T16:14:00Z">
        <w:r w:rsidRPr="00FB3111">
          <w:rPr>
            <w:rFonts w:cs="Arial"/>
            <w:b/>
            <w:szCs w:val="24"/>
            <w:lang w:eastAsia="ru-RU"/>
          </w:rPr>
          <w:t>При сохранении заказа ТОРО реализова</w:t>
        </w:r>
      </w:ins>
      <w:ins w:id="1212" w:author="polyus\ablakovab" w:date="2022-04-15T18:20:00Z">
        <w:r w:rsidR="00356016">
          <w:rPr>
            <w:rFonts w:cs="Arial"/>
            <w:b/>
            <w:szCs w:val="24"/>
            <w:lang w:eastAsia="ru-RU"/>
          </w:rPr>
          <w:t>на</w:t>
        </w:r>
      </w:ins>
      <w:ins w:id="1213" w:author="Киселев Юрий Валерьевич" w:date="2022-03-25T16:14:00Z">
        <w:del w:id="1214" w:author="polyus\ablakovab" w:date="2022-04-15T18:20:00Z">
          <w:r w:rsidRPr="00FB3111" w:rsidDel="00356016">
            <w:rPr>
              <w:rFonts w:cs="Arial"/>
              <w:b/>
              <w:szCs w:val="24"/>
              <w:lang w:eastAsia="ru-RU"/>
            </w:rPr>
            <w:delText>ть</w:delText>
          </w:r>
        </w:del>
        <w:r w:rsidRPr="00FB3111">
          <w:rPr>
            <w:rFonts w:cs="Arial"/>
            <w:b/>
            <w:szCs w:val="24"/>
            <w:lang w:eastAsia="ru-RU"/>
          </w:rPr>
          <w:t xml:space="preserve"> проверк</w:t>
        </w:r>
      </w:ins>
      <w:ins w:id="1215" w:author="polyus\ablakovab" w:date="2022-04-15T18:20:00Z">
        <w:r w:rsidR="00356016">
          <w:rPr>
            <w:rFonts w:cs="Arial"/>
            <w:b/>
            <w:szCs w:val="24"/>
            <w:lang w:eastAsia="ru-RU"/>
          </w:rPr>
          <w:t>а</w:t>
        </w:r>
      </w:ins>
      <w:ins w:id="1216" w:author="Киселев Юрий Валерьевич" w:date="2022-03-25T16:14:00Z">
        <w:del w:id="1217" w:author="polyus\ablakovab" w:date="2022-04-15T18:20:00Z">
          <w:r w:rsidRPr="00FB3111" w:rsidDel="00356016">
            <w:rPr>
              <w:rFonts w:cs="Arial"/>
              <w:b/>
              <w:szCs w:val="24"/>
              <w:lang w:eastAsia="ru-RU"/>
            </w:rPr>
            <w:delText>у</w:delText>
          </w:r>
        </w:del>
      </w:ins>
      <w:ins w:id="1218" w:author="polyus\ablakovab" w:date="2022-04-15T18:20:00Z">
        <w:r w:rsidR="00356016">
          <w:rPr>
            <w:rFonts w:cs="Arial"/>
            <w:b/>
            <w:szCs w:val="24"/>
            <w:lang w:eastAsia="ru-RU"/>
          </w:rPr>
          <w:t>,</w:t>
        </w:r>
      </w:ins>
      <w:ins w:id="1219" w:author="Киселев Юрий Валерьевич" w:date="2022-03-25T16:14:00Z">
        <w:r w:rsidRPr="00FB3111">
          <w:rPr>
            <w:rFonts w:cs="Arial"/>
            <w:b/>
            <w:szCs w:val="24"/>
            <w:lang w:eastAsia="ru-RU"/>
          </w:rPr>
          <w:t xml:space="preserve"> запрещающ</w:t>
        </w:r>
      </w:ins>
      <w:ins w:id="1220" w:author="polyus\ablakovab" w:date="2022-04-15T18:20:00Z">
        <w:r w:rsidR="00356016">
          <w:rPr>
            <w:rFonts w:cs="Arial"/>
            <w:b/>
            <w:szCs w:val="24"/>
            <w:lang w:eastAsia="ru-RU"/>
          </w:rPr>
          <w:t>а</w:t>
        </w:r>
      </w:ins>
      <w:ins w:id="1221" w:author="Киселев Юрий Валерьевич" w:date="2022-03-25T16:14:00Z">
        <w:del w:id="1222" w:author="polyus\ablakovab" w:date="2022-04-15T18:20:00Z">
          <w:r w:rsidRPr="00FB3111" w:rsidDel="00356016">
            <w:rPr>
              <w:rFonts w:cs="Arial"/>
              <w:b/>
              <w:szCs w:val="24"/>
              <w:lang w:eastAsia="ru-RU"/>
            </w:rPr>
            <w:delText>у</w:delText>
          </w:r>
        </w:del>
        <w:r w:rsidRPr="00FB3111">
          <w:rPr>
            <w:rFonts w:cs="Arial"/>
            <w:b/>
            <w:szCs w:val="24"/>
            <w:lang w:eastAsia="ru-RU"/>
          </w:rPr>
          <w:t xml:space="preserve">ю перепланирование заказа если по нему уже было проведено списание МТР.  </w:t>
        </w:r>
      </w:ins>
    </w:p>
    <w:p w:rsidR="00D1092C" w:rsidRPr="00FB3111" w:rsidRDefault="00D1092C" w:rsidP="00D1092C">
      <w:pPr>
        <w:pStyle w:val="afff8"/>
        <w:ind w:left="720" w:firstLine="0"/>
        <w:rPr>
          <w:ins w:id="1223" w:author="Киселев Юрий Валерьевич" w:date="2022-03-25T16:14:00Z"/>
          <w:rFonts w:ascii="Arial" w:hAnsi="Arial" w:cs="Arial"/>
          <w:sz w:val="24"/>
          <w:szCs w:val="24"/>
        </w:rPr>
      </w:pPr>
      <w:ins w:id="1224" w:author="Киселев Юрий Валерьевич" w:date="2022-03-25T16:14:00Z">
        <w:r w:rsidRPr="00FB3111">
          <w:rPr>
            <w:rFonts w:ascii="Arial" w:hAnsi="Arial" w:cs="Arial"/>
            <w:sz w:val="24"/>
            <w:szCs w:val="24"/>
          </w:rPr>
          <w:t xml:space="preserve">Для уже созданных заказов ТОРО (изменение) проверка </w:t>
        </w:r>
        <w:del w:id="1225" w:author="polyus\ablakovab" w:date="2022-04-15T18:20:00Z">
          <w:r w:rsidRPr="00FB3111" w:rsidDel="00356016">
            <w:rPr>
              <w:rFonts w:ascii="Arial" w:hAnsi="Arial" w:cs="Arial"/>
              <w:sz w:val="24"/>
              <w:szCs w:val="24"/>
            </w:rPr>
            <w:delText xml:space="preserve">будет </w:delText>
          </w:r>
        </w:del>
        <w:r w:rsidRPr="00FB3111">
          <w:rPr>
            <w:rFonts w:ascii="Arial" w:hAnsi="Arial" w:cs="Arial"/>
            <w:sz w:val="24"/>
            <w:szCs w:val="24"/>
          </w:rPr>
          <w:t>срабатыва</w:t>
        </w:r>
      </w:ins>
      <w:ins w:id="1226" w:author="polyus\ablakovab" w:date="2022-04-15T18:20:00Z">
        <w:r w:rsidR="00356016">
          <w:rPr>
            <w:rFonts w:ascii="Arial" w:hAnsi="Arial" w:cs="Arial"/>
            <w:sz w:val="24"/>
            <w:szCs w:val="24"/>
          </w:rPr>
          <w:t>е</w:t>
        </w:r>
      </w:ins>
      <w:ins w:id="1227" w:author="Киселев Юрий Валерьевич" w:date="2022-03-25T16:14:00Z">
        <w:r w:rsidRPr="00FB3111">
          <w:rPr>
            <w:rFonts w:ascii="Arial" w:hAnsi="Arial" w:cs="Arial"/>
            <w:sz w:val="24"/>
            <w:szCs w:val="24"/>
          </w:rPr>
          <w:t>т</w:t>
        </w:r>
        <w:del w:id="1228" w:author="polyus\ablakovab" w:date="2022-04-15T18:20:00Z">
          <w:r w:rsidRPr="00FB3111" w:rsidDel="00356016">
            <w:rPr>
              <w:rFonts w:ascii="Arial" w:hAnsi="Arial" w:cs="Arial"/>
              <w:sz w:val="24"/>
              <w:szCs w:val="24"/>
            </w:rPr>
            <w:delText>ь</w:delText>
          </w:r>
        </w:del>
        <w:r w:rsidRPr="00FB3111">
          <w:rPr>
            <w:rFonts w:ascii="Arial" w:hAnsi="Arial" w:cs="Arial"/>
            <w:sz w:val="24"/>
            <w:szCs w:val="24"/>
          </w:rPr>
          <w:t xml:space="preserve"> при сохранении, если было изменено хотя бы одно из следующих полей : «Базисный срок начала», «Базисный срок конца»</w:t>
        </w:r>
      </w:ins>
    </w:p>
    <w:p w:rsidR="00D1092C" w:rsidRPr="00FB3111" w:rsidRDefault="00D1092C" w:rsidP="00D1092C">
      <w:pPr>
        <w:pStyle w:val="afff8"/>
        <w:rPr>
          <w:ins w:id="1229" w:author="Киселев Юрий Валерьевич" w:date="2022-03-25T16:14:00Z"/>
          <w:rFonts w:ascii="Arial" w:hAnsi="Arial" w:cs="Arial"/>
          <w:sz w:val="24"/>
          <w:szCs w:val="24"/>
        </w:rPr>
      </w:pPr>
      <w:ins w:id="1230" w:author="Киселев Юрий Валерьевич" w:date="2022-03-25T16:14:00Z">
        <w:r w:rsidRPr="00FB3111">
          <w:rPr>
            <w:rFonts w:ascii="Arial" w:hAnsi="Arial" w:cs="Arial"/>
            <w:sz w:val="24"/>
            <w:szCs w:val="24"/>
          </w:rPr>
          <w:t>Проверка:</w:t>
        </w:r>
      </w:ins>
    </w:p>
    <w:p w:rsidR="00D1092C" w:rsidRPr="00FB3111" w:rsidRDefault="00D1092C" w:rsidP="00D1092C">
      <w:pPr>
        <w:pStyle w:val="afff8"/>
        <w:ind w:left="720" w:firstLine="0"/>
        <w:rPr>
          <w:ins w:id="1231" w:author="Киселев Юрий Валерьевич" w:date="2022-03-25T16:14:00Z"/>
          <w:rFonts w:ascii="Arial" w:hAnsi="Arial" w:cs="Arial"/>
          <w:sz w:val="24"/>
          <w:szCs w:val="24"/>
        </w:rPr>
      </w:pPr>
      <w:ins w:id="1232" w:author="Киселев Юрий Валерьевич" w:date="2022-03-25T16:14:00Z">
        <w:r w:rsidRPr="00FB3111">
          <w:rPr>
            <w:rFonts w:ascii="Arial" w:hAnsi="Arial" w:cs="Arial"/>
            <w:sz w:val="24"/>
            <w:szCs w:val="24"/>
          </w:rPr>
          <w:t>ЕСЛИ к заказу есть хотя бы один документ материала (вид движения – списание), ТО выдать ошибку о запрете перепланирования заказа.</w:t>
        </w:r>
      </w:ins>
    </w:p>
    <w:p w:rsidR="00D1092C" w:rsidRPr="00FB3111" w:rsidRDefault="00D1092C" w:rsidP="00D1092C">
      <w:pPr>
        <w:pStyle w:val="afff8"/>
        <w:ind w:left="720" w:firstLine="0"/>
        <w:rPr>
          <w:ins w:id="1233" w:author="Киселев Юрий Валерьевич" w:date="2022-03-25T16:14:00Z"/>
          <w:rFonts w:ascii="Arial" w:hAnsi="Arial" w:cs="Arial"/>
          <w:sz w:val="24"/>
          <w:szCs w:val="24"/>
        </w:rPr>
      </w:pPr>
    </w:p>
    <w:p w:rsidR="00D1092C" w:rsidRPr="00FB3111" w:rsidRDefault="00D1092C" w:rsidP="00D1092C">
      <w:pPr>
        <w:pStyle w:val="afa"/>
        <w:numPr>
          <w:ilvl w:val="0"/>
          <w:numId w:val="107"/>
        </w:numPr>
        <w:tabs>
          <w:tab w:val="clear" w:pos="567"/>
        </w:tabs>
        <w:overflowPunct w:val="0"/>
        <w:autoSpaceDE w:val="0"/>
        <w:autoSpaceDN w:val="0"/>
        <w:adjustRightInd w:val="0"/>
        <w:spacing w:before="60"/>
        <w:ind w:firstLine="621"/>
        <w:textAlignment w:val="baseline"/>
        <w:rPr>
          <w:ins w:id="1234" w:author="Киселев Юрий Валерьевич" w:date="2022-03-25T16:14:00Z"/>
          <w:rFonts w:cs="Arial"/>
          <w:b/>
          <w:szCs w:val="24"/>
          <w:lang w:eastAsia="ru-RU"/>
        </w:rPr>
      </w:pPr>
      <w:ins w:id="1235" w:author="Киселев Юрий Валерьевич" w:date="2022-03-25T16:14:00Z">
        <w:r w:rsidRPr="00FB3111">
          <w:rPr>
            <w:rFonts w:cs="Arial"/>
            <w:b/>
            <w:szCs w:val="24"/>
            <w:lang w:eastAsia="ru-RU"/>
          </w:rPr>
          <w:t xml:space="preserve">Запрет деблокирования заказа по дате.  </w:t>
        </w:r>
      </w:ins>
    </w:p>
    <w:p w:rsidR="00D1092C" w:rsidRDefault="00D1092C" w:rsidP="00D1092C">
      <w:pPr>
        <w:pStyle w:val="afff8"/>
        <w:ind w:left="720" w:firstLine="0"/>
        <w:rPr>
          <w:ins w:id="1236" w:author="Киселев Юрий Валерьевич" w:date="2022-03-25T16:14:00Z"/>
          <w:rFonts w:ascii="Arial" w:hAnsi="Arial" w:cs="Arial"/>
          <w:sz w:val="24"/>
          <w:szCs w:val="24"/>
        </w:rPr>
      </w:pPr>
      <w:ins w:id="1237" w:author="Киселев Юрий Валерьевич" w:date="2022-03-25T16:14:00Z">
        <w:r w:rsidRPr="00FB3111">
          <w:rPr>
            <w:rFonts w:ascii="Arial" w:hAnsi="Arial" w:cs="Arial"/>
            <w:sz w:val="24"/>
            <w:szCs w:val="24"/>
          </w:rPr>
          <w:t>При деблокировании заказа ТОРО выполня</w:t>
        </w:r>
      </w:ins>
      <w:ins w:id="1238" w:author="polyus\ablakovab" w:date="2022-04-15T18:21:00Z">
        <w:r w:rsidR="00356016">
          <w:rPr>
            <w:rFonts w:ascii="Arial" w:hAnsi="Arial" w:cs="Arial"/>
            <w:sz w:val="24"/>
            <w:szCs w:val="24"/>
          </w:rPr>
          <w:t>е</w:t>
        </w:r>
      </w:ins>
      <w:ins w:id="1239" w:author="Киселев Юрий Валерьевич" w:date="2022-03-25T16:14:00Z">
        <w:r w:rsidRPr="00FB3111">
          <w:rPr>
            <w:rFonts w:ascii="Arial" w:hAnsi="Arial" w:cs="Arial"/>
            <w:sz w:val="24"/>
            <w:szCs w:val="24"/>
          </w:rPr>
          <w:t>т</w:t>
        </w:r>
      </w:ins>
      <w:ins w:id="1240" w:author="polyus\ablakovab" w:date="2022-04-15T18:21:00Z">
        <w:r w:rsidR="00356016">
          <w:rPr>
            <w:rFonts w:ascii="Arial" w:hAnsi="Arial" w:cs="Arial"/>
            <w:sz w:val="24"/>
            <w:szCs w:val="24"/>
          </w:rPr>
          <w:t>ся</w:t>
        </w:r>
      </w:ins>
      <w:ins w:id="1241" w:author="Киселев Юрий Валерьевич" w:date="2022-03-25T16:14:00Z">
        <w:del w:id="1242" w:author="polyus\ablakovab" w:date="2022-04-15T18:21:00Z">
          <w:r w:rsidRPr="00FB3111" w:rsidDel="00356016">
            <w:rPr>
              <w:rFonts w:ascii="Arial" w:hAnsi="Arial" w:cs="Arial"/>
              <w:sz w:val="24"/>
              <w:szCs w:val="24"/>
            </w:rPr>
            <w:delText>ь</w:delText>
          </w:r>
        </w:del>
        <w:r w:rsidRPr="00FB3111">
          <w:rPr>
            <w:rFonts w:ascii="Arial" w:hAnsi="Arial" w:cs="Arial"/>
            <w:sz w:val="24"/>
            <w:szCs w:val="24"/>
          </w:rPr>
          <w:t xml:space="preserve"> проверк</w:t>
        </w:r>
      </w:ins>
      <w:ins w:id="1243" w:author="polyus\ablakovab" w:date="2022-04-15T18:21:00Z">
        <w:r w:rsidR="00356016">
          <w:rPr>
            <w:rFonts w:ascii="Arial" w:hAnsi="Arial" w:cs="Arial"/>
            <w:sz w:val="24"/>
            <w:szCs w:val="24"/>
          </w:rPr>
          <w:t>а</w:t>
        </w:r>
      </w:ins>
      <w:ins w:id="1244" w:author="Киселев Юрий Валерьевич" w:date="2022-03-25T16:14:00Z">
        <w:del w:id="1245" w:author="polyus\ablakovab" w:date="2022-04-15T18:21:00Z">
          <w:r w:rsidRPr="00FB3111" w:rsidDel="00356016">
            <w:rPr>
              <w:rFonts w:ascii="Arial" w:hAnsi="Arial" w:cs="Arial"/>
              <w:sz w:val="24"/>
              <w:szCs w:val="24"/>
            </w:rPr>
            <w:delText>у</w:delText>
          </w:r>
        </w:del>
        <w:r w:rsidRPr="00FB3111">
          <w:rPr>
            <w:rFonts w:ascii="Arial" w:hAnsi="Arial" w:cs="Arial"/>
            <w:sz w:val="24"/>
            <w:szCs w:val="24"/>
          </w:rPr>
          <w:t xml:space="preserve"> по дате деблокирования. Дата деблокирования (системная дата) должна быть не более чем на 45*(настраиваемый параметр) дней меньше, чем дата начала заказа ТОРО. (Пример: деблокировать заказ ТОРО 01.06.2021, у которого дата начала заказа ТОРО 01.08.2021, после реализации проверки будет нельзя)</w:t>
        </w:r>
      </w:ins>
    </w:p>
    <w:p w:rsidR="00D1092C" w:rsidRPr="008775FB" w:rsidRDefault="00D1092C" w:rsidP="008775FB">
      <w:pPr>
        <w:tabs>
          <w:tab w:val="clear" w:pos="567"/>
        </w:tabs>
        <w:overflowPunct w:val="0"/>
        <w:autoSpaceDE w:val="0"/>
        <w:autoSpaceDN w:val="0"/>
        <w:adjustRightInd w:val="0"/>
        <w:spacing w:before="60"/>
        <w:ind w:left="708" w:firstLine="0"/>
        <w:textAlignment w:val="baseline"/>
        <w:rPr>
          <w:rFonts w:cs="Arial"/>
          <w:szCs w:val="24"/>
          <w:lang w:eastAsia="ru-RU"/>
        </w:rPr>
      </w:pPr>
    </w:p>
    <w:p w:rsidR="00DD3E77" w:rsidRDefault="00DD3E77" w:rsidP="00854EF8">
      <w:pPr>
        <w:rPr>
          <w:ins w:id="1246" w:author="Киселев Юрий Валерьевич" w:date="2022-03-25T16:12:00Z"/>
          <w:rFonts w:cs="Arial"/>
          <w:szCs w:val="24"/>
        </w:rPr>
      </w:pPr>
    </w:p>
    <w:p w:rsidR="00D1092C" w:rsidRDefault="00D1092C" w:rsidP="00854EF8">
      <w:pPr>
        <w:rPr>
          <w:rFonts w:cs="Arial"/>
          <w:szCs w:val="24"/>
        </w:rPr>
      </w:pPr>
    </w:p>
    <w:p w:rsidR="008775FB" w:rsidRDefault="008775FB" w:rsidP="00854EF8">
      <w:pPr>
        <w:rPr>
          <w:rFonts w:cs="Arial"/>
          <w:szCs w:val="24"/>
        </w:rPr>
      </w:pPr>
    </w:p>
    <w:p w:rsidR="008775FB" w:rsidRPr="000E4C83" w:rsidRDefault="00246161" w:rsidP="00854EF8">
      <w:pPr>
        <w:rPr>
          <w:rFonts w:cs="Arial"/>
          <w:szCs w:val="24"/>
        </w:rPr>
      </w:pPr>
      <w:r>
        <w:rPr>
          <w:rFonts w:cs="Arial"/>
          <w:szCs w:val="24"/>
        </w:rPr>
        <w:t>Б</w:t>
      </w:r>
      <w:r w:rsidRPr="00246161">
        <w:rPr>
          <w:rFonts w:cs="Arial"/>
          <w:szCs w:val="24"/>
        </w:rPr>
        <w:t>олее подробно</w:t>
      </w:r>
      <w:r>
        <w:rPr>
          <w:rFonts w:cs="Arial"/>
          <w:szCs w:val="24"/>
        </w:rPr>
        <w:t>е описание</w:t>
      </w:r>
      <w:r w:rsidRPr="00246161">
        <w:rPr>
          <w:rFonts w:cs="Arial"/>
          <w:szCs w:val="24"/>
        </w:rPr>
        <w:t xml:space="preserve"> </w:t>
      </w:r>
      <w:r>
        <w:rPr>
          <w:rFonts w:cs="Arial"/>
          <w:szCs w:val="24"/>
        </w:rPr>
        <w:t xml:space="preserve">приведено </w:t>
      </w:r>
      <w:r w:rsidRPr="00246161">
        <w:rPr>
          <w:rFonts w:cs="Arial"/>
          <w:szCs w:val="24"/>
        </w:rPr>
        <w:t>в ФС</w:t>
      </w:r>
      <w:r>
        <w:rPr>
          <w:rFonts w:cs="Arial"/>
          <w:szCs w:val="24"/>
        </w:rPr>
        <w:t xml:space="preserve"> </w:t>
      </w:r>
      <w:hyperlink r:id="rId16" w:history="1">
        <w:r w:rsidRPr="000725BA">
          <w:rPr>
            <w:rStyle w:val="a9"/>
            <w:rFonts w:cs="Arial"/>
            <w:szCs w:val="24"/>
          </w:rPr>
          <w:t>ERP_ФС_PM46_Проверка при сохранении Заказа ТОРО</w:t>
        </w:r>
      </w:hyperlink>
      <w:r w:rsidR="00DF07B8">
        <w:rPr>
          <w:rFonts w:cs="Arial"/>
          <w:szCs w:val="24"/>
        </w:rPr>
        <w:t>.</w:t>
      </w:r>
    </w:p>
    <w:p w:rsidR="0047368E" w:rsidRPr="00DF62AE" w:rsidRDefault="0047368E">
      <w:pPr>
        <w:pStyle w:val="4"/>
      </w:pPr>
      <w:r w:rsidRPr="00DF62AE">
        <w:t xml:space="preserve">Разработка </w:t>
      </w:r>
      <w:r w:rsidRPr="00B153FA">
        <w:t>PM</w:t>
      </w:r>
      <w:r w:rsidR="003F650C" w:rsidRPr="00B153FA">
        <w:t>60</w:t>
      </w:r>
      <w:r w:rsidRPr="00DF62AE">
        <w:t xml:space="preserve"> Расширение полей заказа ТОРО</w:t>
      </w:r>
    </w:p>
    <w:p w:rsidR="00630147" w:rsidRDefault="00630147" w:rsidP="00B36C7A">
      <w:pPr>
        <w:pStyle w:val="afa"/>
        <w:ind w:left="0"/>
        <w:rPr>
          <w:ins w:id="1247" w:author="polyus\ablakovab" w:date="2022-04-15T18:21:00Z"/>
          <w:rFonts w:cs="Arial"/>
          <w:szCs w:val="20"/>
          <w:lang w:eastAsia="ru-RU"/>
        </w:rPr>
      </w:pPr>
      <w:ins w:id="1248" w:author="polyus\ablakovab" w:date="2022-04-15T18:21:00Z">
        <w:r>
          <w:rPr>
            <w:rFonts w:cs="Arial"/>
            <w:szCs w:val="20"/>
            <w:lang w:eastAsia="ru-RU"/>
          </w:rPr>
          <w:t>Реализован</w:t>
        </w:r>
      </w:ins>
      <w:ins w:id="1249" w:author="polyus\ablakovab" w:date="2022-04-15T18:22:00Z">
        <w:r>
          <w:rPr>
            <w:rFonts w:cs="Arial"/>
            <w:szCs w:val="20"/>
            <w:lang w:eastAsia="ru-RU"/>
          </w:rPr>
          <w:t>а</w:t>
        </w:r>
      </w:ins>
      <w:ins w:id="1250" w:author="polyus\ablakovab" w:date="2022-04-15T18:21:00Z">
        <w:r>
          <w:rPr>
            <w:rFonts w:cs="Arial"/>
            <w:szCs w:val="20"/>
            <w:lang w:eastAsia="ru-RU"/>
          </w:rPr>
          <w:t xml:space="preserve"> разработк</w:t>
        </w:r>
      </w:ins>
      <w:ins w:id="1251" w:author="polyus\ablakovab" w:date="2022-04-15T18:22:00Z">
        <w:r>
          <w:rPr>
            <w:rFonts w:cs="Arial"/>
            <w:szCs w:val="20"/>
            <w:lang w:eastAsia="ru-RU"/>
          </w:rPr>
          <w:t>а</w:t>
        </w:r>
      </w:ins>
      <w:ins w:id="1252" w:author="polyus\ablakovab" w:date="2022-04-15T18:21:00Z">
        <w:r>
          <w:rPr>
            <w:rFonts w:cs="Arial"/>
            <w:szCs w:val="20"/>
            <w:lang w:eastAsia="ru-RU"/>
          </w:rPr>
          <w:t xml:space="preserve"> в</w:t>
        </w:r>
      </w:ins>
      <w:ins w:id="1253" w:author="polyus\ablakovab" w:date="2022-04-15T18:22:00Z">
        <w:r>
          <w:rPr>
            <w:rFonts w:cs="Arial"/>
            <w:szCs w:val="20"/>
            <w:lang w:eastAsia="ru-RU"/>
          </w:rPr>
          <w:t xml:space="preserve"> части следующих требований:</w:t>
        </w:r>
      </w:ins>
    </w:p>
    <w:p w:rsidR="00B36C7A" w:rsidRPr="003818A7" w:rsidRDefault="00B36C7A" w:rsidP="00B36C7A">
      <w:pPr>
        <w:pStyle w:val="afa"/>
        <w:ind w:left="0"/>
        <w:rPr>
          <w:rFonts w:cs="Arial"/>
        </w:rPr>
      </w:pPr>
      <w:r>
        <w:rPr>
          <w:rFonts w:cs="Arial"/>
          <w:szCs w:val="20"/>
          <w:lang w:eastAsia="ru-RU"/>
        </w:rPr>
        <w:t xml:space="preserve">Для </w:t>
      </w:r>
      <w:r>
        <w:rPr>
          <w:rFonts w:cs="Arial"/>
          <w:noProof/>
          <w:szCs w:val="20"/>
          <w:lang w:eastAsia="ru-RU"/>
        </w:rPr>
        <w:t xml:space="preserve">инициации </w:t>
      </w:r>
      <w:r>
        <w:rPr>
          <w:rFonts w:cs="Arial"/>
          <w:szCs w:val="20"/>
          <w:lang w:eastAsia="ru-RU"/>
        </w:rPr>
        <w:t>процесса формирования заявки на корректировку бюджета, ранжирования заказов ТОРО, регистрации данных поверок , в заказ ТОРО необходимо внести следующие изменения</w:t>
      </w:r>
      <w:r w:rsidRPr="003818A7">
        <w:rPr>
          <w:rFonts w:cs="Arial"/>
        </w:rPr>
        <w:t>:</w:t>
      </w:r>
    </w:p>
    <w:p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"Ранжирование";</w:t>
      </w:r>
    </w:p>
    <w:p w:rsidR="00B36C7A" w:rsidRPr="002753B9" w:rsidRDefault="00B36C7A" w:rsidP="00B36C7A">
      <w:pPr>
        <w:pStyle w:val="afa"/>
        <w:ind w:left="1287"/>
        <w:rPr>
          <w:rFonts w:cs="Arial"/>
        </w:rPr>
      </w:pPr>
      <w:r>
        <w:rPr>
          <w:rFonts w:cs="Arial"/>
        </w:rPr>
        <w:t>На</w:t>
      </w:r>
      <w:r w:rsidRPr="002753B9">
        <w:rPr>
          <w:rFonts w:cs="Arial"/>
        </w:rPr>
        <w:t xml:space="preserve"> </w:t>
      </w:r>
      <w:r>
        <w:rPr>
          <w:rFonts w:cs="Arial"/>
        </w:rPr>
        <w:t>закладку</w:t>
      </w:r>
      <w:r w:rsidRPr="002753B9">
        <w:rPr>
          <w:rFonts w:cs="Arial"/>
        </w:rPr>
        <w:t xml:space="preserve"> добавить следующие поля:</w:t>
      </w:r>
    </w:p>
    <w:p w:rsidR="00B36C7A" w:rsidRDefault="00B36C7A" w:rsidP="00B36C7A">
      <w:pPr>
        <w:pStyle w:val="afa"/>
        <w:numPr>
          <w:ilvl w:val="0"/>
          <w:numId w:val="77"/>
        </w:numPr>
        <w:tabs>
          <w:tab w:val="clear" w:pos="567"/>
        </w:tabs>
        <w:rPr>
          <w:rFonts w:cs="Arial"/>
        </w:rPr>
      </w:pPr>
      <w:r w:rsidRPr="00DE5F92">
        <w:rPr>
          <w:rFonts w:cs="Arial"/>
        </w:rPr>
        <w:t>"Ранг", число, 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"Экономический эффект",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"ОТи ПБ",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"Наработка на отказ",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"Тех. состояние",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"Производственные потери",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"Ремонтные затраты",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pStyle w:val="afa"/>
        <w:numPr>
          <w:ilvl w:val="0"/>
          <w:numId w:val="77"/>
        </w:numPr>
        <w:tabs>
          <w:tab w:val="clear" w:pos="567"/>
        </w:tabs>
        <w:rPr>
          <w:rFonts w:cs="Arial"/>
        </w:rPr>
      </w:pPr>
      <w:r>
        <w:rPr>
          <w:rFonts w:cs="Arial"/>
        </w:rPr>
        <w:t xml:space="preserve">"Экологические затраты", число, </w:t>
      </w:r>
      <w:r w:rsidRPr="00DE5F92">
        <w:rPr>
          <w:rFonts w:cs="Arial"/>
        </w:rPr>
        <w:t>ввод осуществляется вручную</w:t>
      </w:r>
      <w:r>
        <w:rPr>
          <w:rFonts w:cs="Arial"/>
        </w:rPr>
        <w:t xml:space="preserve"> / расчетно</w:t>
      </w:r>
      <w:r w:rsidRPr="00DE5F92">
        <w:rPr>
          <w:rFonts w:cs="Arial"/>
        </w:rPr>
        <w:t>;</w:t>
      </w:r>
    </w:p>
    <w:p w:rsidR="00B36C7A" w:rsidRDefault="00B36C7A" w:rsidP="00B36C7A">
      <w:pPr>
        <w:ind w:left="1287"/>
        <w:rPr>
          <w:rFonts w:cs="Arial"/>
        </w:rPr>
      </w:pPr>
      <w:r>
        <w:rPr>
          <w:rFonts w:cs="Arial"/>
        </w:rPr>
        <w:t>Реализовать настройку видимости указанных полей;</w:t>
      </w:r>
    </w:p>
    <w:p w:rsidR="00B36C7A" w:rsidRPr="00BF1BDE" w:rsidRDefault="00B36C7A" w:rsidP="00B36C7A">
      <w:pPr>
        <w:ind w:left="1287"/>
        <w:rPr>
          <w:rFonts w:cs="Arial"/>
        </w:rPr>
      </w:pPr>
      <w:r>
        <w:rPr>
          <w:rFonts w:cs="Arial"/>
        </w:rPr>
        <w:t>Для расчетных показателей реализовать функциональность, позволяющую настраивать алгоритм расчета показателя.</w:t>
      </w:r>
    </w:p>
    <w:p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"Корректировка бюджета";</w:t>
      </w:r>
    </w:p>
    <w:p w:rsidR="00B36C7A" w:rsidRPr="007F535A" w:rsidRDefault="00B36C7A" w:rsidP="00B36C7A">
      <w:pPr>
        <w:ind w:left="708" w:firstLine="708"/>
        <w:rPr>
          <w:rFonts w:cs="Arial"/>
        </w:rPr>
      </w:pPr>
      <w:r>
        <w:rPr>
          <w:rFonts w:cs="Arial"/>
        </w:rPr>
        <w:t>На</w:t>
      </w:r>
      <w:r w:rsidRPr="002753B9">
        <w:rPr>
          <w:rFonts w:cs="Arial"/>
        </w:rPr>
        <w:t xml:space="preserve"> </w:t>
      </w:r>
      <w:r>
        <w:rPr>
          <w:rFonts w:cs="Arial"/>
        </w:rPr>
        <w:t>закладку</w:t>
      </w:r>
      <w:r w:rsidRPr="002753B9">
        <w:rPr>
          <w:rFonts w:cs="Arial"/>
        </w:rPr>
        <w:t xml:space="preserve"> </w:t>
      </w:r>
      <w:r w:rsidRPr="007F535A">
        <w:rPr>
          <w:rFonts w:cs="Arial"/>
        </w:rPr>
        <w:t>добавить следующие поля:</w:t>
      </w:r>
    </w:p>
    <w:p w:rsidR="00B36C7A" w:rsidRPr="00A46913" w:rsidRDefault="00B36C7A" w:rsidP="00B36C7A">
      <w:pPr>
        <w:pStyle w:val="afa"/>
        <w:numPr>
          <w:ilvl w:val="0"/>
          <w:numId w:val="76"/>
        </w:numPr>
        <w:tabs>
          <w:tab w:val="clear" w:pos="567"/>
        </w:tabs>
        <w:rPr>
          <w:rFonts w:cs="Arial"/>
          <w:b/>
        </w:rPr>
      </w:pPr>
      <w:r>
        <w:rPr>
          <w:rFonts w:cs="Arial"/>
        </w:rPr>
        <w:t>"СПП-элемент", справочник, недоступно для редактирования;</w:t>
      </w:r>
    </w:p>
    <w:p w:rsidR="00B36C7A" w:rsidRPr="007F535A" w:rsidRDefault="00B36C7A" w:rsidP="00B36C7A">
      <w:pPr>
        <w:pStyle w:val="afa"/>
        <w:numPr>
          <w:ilvl w:val="0"/>
          <w:numId w:val="76"/>
        </w:numPr>
        <w:tabs>
          <w:tab w:val="clear" w:pos="567"/>
        </w:tabs>
        <w:rPr>
          <w:rFonts w:cs="Arial"/>
          <w:b/>
        </w:rPr>
      </w:pPr>
      <w:r>
        <w:rPr>
          <w:rFonts w:cs="Arial"/>
        </w:rPr>
        <w:t>"</w:t>
      </w:r>
      <w:r w:rsidRPr="007B7827">
        <w:rPr>
          <w:rFonts w:cs="Arial"/>
        </w:rPr>
        <w:t>Исходная стоимость заказа</w:t>
      </w:r>
      <w:r>
        <w:rPr>
          <w:rFonts w:cs="Arial"/>
        </w:rPr>
        <w:t>", число, недоступно для редактирования;</w:t>
      </w:r>
    </w:p>
    <w:p w:rsidR="00B36C7A" w:rsidRPr="007F535A" w:rsidRDefault="00B36C7A" w:rsidP="00B36C7A">
      <w:pPr>
        <w:pStyle w:val="afa"/>
        <w:numPr>
          <w:ilvl w:val="0"/>
          <w:numId w:val="76"/>
        </w:numPr>
        <w:tabs>
          <w:tab w:val="clear" w:pos="567"/>
        </w:tabs>
        <w:rPr>
          <w:rFonts w:cs="Arial"/>
          <w:b/>
        </w:rPr>
      </w:pPr>
      <w:r>
        <w:rPr>
          <w:rFonts w:cs="Arial"/>
        </w:rPr>
        <w:t>"Требуемая стоимость заказа", число, недоступно для редактирования;</w:t>
      </w:r>
    </w:p>
    <w:p w:rsidR="00B36C7A" w:rsidRDefault="00B36C7A" w:rsidP="00B36C7A">
      <w:pPr>
        <w:pStyle w:val="afa"/>
        <w:numPr>
          <w:ilvl w:val="0"/>
          <w:numId w:val="76"/>
        </w:numPr>
        <w:tabs>
          <w:tab w:val="clear" w:pos="567"/>
        </w:tabs>
        <w:rPr>
          <w:rFonts w:cs="Arial"/>
        </w:rPr>
      </w:pPr>
      <w:r>
        <w:rPr>
          <w:rFonts w:cs="Arial"/>
        </w:rPr>
        <w:t>"Дефицит", число, недоступно для редактирования;</w:t>
      </w:r>
    </w:p>
    <w:p w:rsidR="00D974FE" w:rsidRDefault="00D974FE" w:rsidP="00D974FE">
      <w:pPr>
        <w:pStyle w:val="afa"/>
        <w:numPr>
          <w:ilvl w:val="0"/>
          <w:numId w:val="76"/>
        </w:numPr>
        <w:tabs>
          <w:tab w:val="clear" w:pos="567"/>
        </w:tabs>
        <w:rPr>
          <w:rFonts w:cs="Arial"/>
        </w:rPr>
      </w:pPr>
      <w:r>
        <w:rPr>
          <w:rFonts w:cs="Arial"/>
        </w:rPr>
        <w:t>"Причина корректировки»</w:t>
      </w:r>
      <w:r w:rsidRPr="00D974FE">
        <w:rPr>
          <w:rFonts w:cs="Arial"/>
        </w:rPr>
        <w:t xml:space="preserve"> </w:t>
      </w:r>
      <w:r>
        <w:rPr>
          <w:rFonts w:cs="Arial"/>
        </w:rPr>
        <w:t>", справочник значений</w:t>
      </w:r>
      <w:r w:rsidRPr="008767CC">
        <w:rPr>
          <w:rFonts w:cs="Arial"/>
        </w:rPr>
        <w:t>: Увеличение стоимости МТР, Аварийные работы, Прогноз 3+9, Прогноз 6+6, Прогноз 8+4, Прогноз 9+3, Увеличение стоимости услуг, Увеличение объемов работ, Внеплановые работы</w:t>
      </w:r>
      <w:r>
        <w:rPr>
          <w:rFonts w:cs="Arial"/>
        </w:rPr>
        <w:t>.</w:t>
      </w:r>
    </w:p>
    <w:p w:rsidR="00B36C7A" w:rsidRDefault="00B36C7A" w:rsidP="00B36C7A">
      <w:pPr>
        <w:pStyle w:val="afa"/>
        <w:ind w:left="2007"/>
        <w:rPr>
          <w:rFonts w:cs="Arial"/>
        </w:rPr>
      </w:pPr>
    </w:p>
    <w:p w:rsidR="00B36C7A" w:rsidRDefault="00B36C7A" w:rsidP="00B36C7A">
      <w:pPr>
        <w:ind w:left="1276" w:firstLine="140"/>
        <w:rPr>
          <w:rFonts w:cs="Arial"/>
          <w:szCs w:val="20"/>
          <w:lang w:eastAsia="ru-RU"/>
        </w:rPr>
      </w:pPr>
      <w:r>
        <w:rPr>
          <w:rFonts w:cs="Arial"/>
          <w:szCs w:val="20"/>
          <w:lang w:eastAsia="ru-RU"/>
        </w:rPr>
        <w:t xml:space="preserve">Также, необходимо </w:t>
      </w:r>
      <w:r w:rsidRPr="007F535A">
        <w:rPr>
          <w:rFonts w:cs="Arial"/>
          <w:szCs w:val="20"/>
          <w:lang w:eastAsia="ru-RU"/>
        </w:rPr>
        <w:t>добавить кнопку "</w:t>
      </w:r>
      <w:r>
        <w:rPr>
          <w:rFonts w:cs="Arial"/>
          <w:szCs w:val="20"/>
          <w:lang w:eastAsia="ru-RU"/>
        </w:rPr>
        <w:t>Запрос бюджета</w:t>
      </w:r>
      <w:r w:rsidRPr="007F535A">
        <w:rPr>
          <w:rFonts w:cs="Arial"/>
          <w:szCs w:val="20"/>
          <w:lang w:eastAsia="ru-RU"/>
        </w:rPr>
        <w:t xml:space="preserve">". По нажатию </w:t>
      </w:r>
      <w:r>
        <w:rPr>
          <w:rFonts w:cs="Arial"/>
          <w:szCs w:val="20"/>
          <w:lang w:eastAsia="ru-RU"/>
        </w:rPr>
        <w:t xml:space="preserve">кнопки </w:t>
      </w:r>
      <w:r w:rsidRPr="007F535A">
        <w:rPr>
          <w:rFonts w:cs="Arial"/>
          <w:szCs w:val="20"/>
          <w:lang w:eastAsia="ru-RU"/>
        </w:rPr>
        <w:t xml:space="preserve">выполнять </w:t>
      </w:r>
      <w:r>
        <w:rPr>
          <w:rFonts w:cs="Arial"/>
          <w:szCs w:val="20"/>
          <w:lang w:eastAsia="ru-RU"/>
        </w:rPr>
        <w:t>следующие действия</w:t>
      </w:r>
      <w:r w:rsidRPr="007F535A">
        <w:rPr>
          <w:rFonts w:cs="Arial"/>
          <w:szCs w:val="20"/>
          <w:lang w:eastAsia="ru-RU"/>
        </w:rPr>
        <w:t>:</w:t>
      </w:r>
    </w:p>
    <w:p w:rsidR="00B36C7A" w:rsidRPr="0073199D" w:rsidRDefault="00B36C7A" w:rsidP="00B36C7A">
      <w:pPr>
        <w:pStyle w:val="afa"/>
        <w:numPr>
          <w:ilvl w:val="0"/>
          <w:numId w:val="78"/>
        </w:numPr>
        <w:tabs>
          <w:tab w:val="clear" w:pos="567"/>
        </w:tabs>
        <w:rPr>
          <w:rFonts w:cs="Arial"/>
          <w:szCs w:val="20"/>
          <w:lang w:eastAsia="ru-RU"/>
        </w:rPr>
      </w:pPr>
      <w:r>
        <w:rPr>
          <w:rFonts w:cs="Arial"/>
          <w:szCs w:val="20"/>
          <w:lang w:eastAsia="ru-RU"/>
        </w:rPr>
        <w:t>П</w:t>
      </w:r>
      <w:r w:rsidRPr="0073199D">
        <w:rPr>
          <w:rFonts w:cs="Arial"/>
          <w:szCs w:val="20"/>
          <w:lang w:eastAsia="ru-RU"/>
        </w:rPr>
        <w:t xml:space="preserve">оле </w:t>
      </w:r>
      <w:r>
        <w:rPr>
          <w:rFonts w:cs="Arial"/>
          <w:szCs w:val="20"/>
          <w:lang w:eastAsia="ru-RU"/>
        </w:rPr>
        <w:t>"</w:t>
      </w:r>
      <w:r w:rsidRPr="0073199D">
        <w:rPr>
          <w:rFonts w:cs="Arial"/>
          <w:szCs w:val="20"/>
          <w:lang w:eastAsia="ru-RU"/>
        </w:rPr>
        <w:t>СПП-элемент</w:t>
      </w:r>
      <w:r>
        <w:rPr>
          <w:rFonts w:cs="Arial"/>
          <w:szCs w:val="20"/>
          <w:lang w:eastAsia="ru-RU"/>
        </w:rPr>
        <w:t>"</w:t>
      </w:r>
      <w:r w:rsidRPr="0073199D">
        <w:rPr>
          <w:rFonts w:cs="Arial"/>
          <w:szCs w:val="20"/>
          <w:lang w:eastAsia="ru-RU"/>
        </w:rPr>
        <w:t xml:space="preserve"> заполнять из данных </w:t>
      </w:r>
      <w:r w:rsidRPr="0073199D">
        <w:rPr>
          <w:rFonts w:cs="Arial"/>
        </w:rPr>
        <w:t xml:space="preserve">"Заказ торо-&gt;  ДопДанные -&gt;Организация-&gt;СПП-элемент"; </w:t>
      </w:r>
      <w:r>
        <w:rPr>
          <w:rFonts w:cs="Arial"/>
        </w:rPr>
        <w:t>при этом поле "СПП-элемент"(</w:t>
      </w:r>
      <w:r w:rsidRPr="0073199D">
        <w:rPr>
          <w:rFonts w:cs="Arial"/>
        </w:rPr>
        <w:t>"</w:t>
      </w:r>
      <w:r>
        <w:rPr>
          <w:rFonts w:cs="Arial"/>
        </w:rPr>
        <w:t>Заказ торо-&gt;</w:t>
      </w:r>
      <w:r w:rsidRPr="0073199D">
        <w:rPr>
          <w:rFonts w:cs="Arial"/>
        </w:rPr>
        <w:t>ДопДанные -&gt;Организация-&gt;СПП-элемент"</w:t>
      </w:r>
      <w:r>
        <w:rPr>
          <w:rFonts w:cs="Arial"/>
        </w:rPr>
        <w:t>) необходимо очищать</w:t>
      </w:r>
      <w:r w:rsidRPr="0073199D">
        <w:rPr>
          <w:rFonts w:cs="Arial"/>
        </w:rPr>
        <w:t>;</w:t>
      </w:r>
    </w:p>
    <w:p w:rsidR="00B36C7A" w:rsidRDefault="00B36C7A" w:rsidP="00B36C7A">
      <w:pPr>
        <w:pStyle w:val="afa"/>
        <w:numPr>
          <w:ilvl w:val="0"/>
          <w:numId w:val="78"/>
        </w:numPr>
        <w:tabs>
          <w:tab w:val="clear" w:pos="567"/>
        </w:tabs>
        <w:rPr>
          <w:rFonts w:cs="Arial"/>
          <w:szCs w:val="20"/>
          <w:lang w:eastAsia="ru-RU"/>
        </w:rPr>
      </w:pPr>
      <w:r>
        <w:rPr>
          <w:rFonts w:cs="Arial"/>
        </w:rPr>
        <w:t>Поля</w:t>
      </w:r>
      <w:r w:rsidRPr="007F535A">
        <w:rPr>
          <w:rFonts w:cs="Arial"/>
        </w:rPr>
        <w:t xml:space="preserve"> </w:t>
      </w:r>
      <w:r>
        <w:rPr>
          <w:rFonts w:cs="Arial"/>
        </w:rPr>
        <w:t>Исходная стоимость заказа в разрезе категорий значений</w:t>
      </w:r>
      <w:r>
        <w:rPr>
          <w:rFonts w:cs="Arial"/>
          <w:szCs w:val="20"/>
          <w:lang w:eastAsia="ru-RU"/>
        </w:rPr>
        <w:t xml:space="preserve"> </w:t>
      </w:r>
      <w:r w:rsidRPr="007F535A">
        <w:rPr>
          <w:rFonts w:cs="Arial"/>
          <w:szCs w:val="20"/>
          <w:lang w:eastAsia="ru-RU"/>
        </w:rPr>
        <w:t xml:space="preserve">заполнять данными </w:t>
      </w:r>
      <w:r>
        <w:rPr>
          <w:rFonts w:cs="Arial"/>
          <w:szCs w:val="20"/>
          <w:lang w:eastAsia="ru-RU"/>
        </w:rPr>
        <w:t>исходной стоимости выполнения заказа;</w:t>
      </w:r>
    </w:p>
    <w:p w:rsidR="00B36C7A" w:rsidRDefault="00B36C7A" w:rsidP="00B36C7A">
      <w:pPr>
        <w:pStyle w:val="afa"/>
        <w:numPr>
          <w:ilvl w:val="0"/>
          <w:numId w:val="78"/>
        </w:numPr>
        <w:tabs>
          <w:tab w:val="clear" w:pos="567"/>
        </w:tabs>
        <w:rPr>
          <w:rFonts w:cs="Arial"/>
          <w:szCs w:val="20"/>
          <w:lang w:eastAsia="ru-RU"/>
        </w:rPr>
      </w:pPr>
      <w:r w:rsidRPr="0073199D">
        <w:rPr>
          <w:rFonts w:cs="Arial"/>
        </w:rPr>
        <w:t>Пол</w:t>
      </w:r>
      <w:r>
        <w:rPr>
          <w:rFonts w:cs="Arial"/>
        </w:rPr>
        <w:t>я</w:t>
      </w:r>
      <w:r w:rsidRPr="0073199D">
        <w:rPr>
          <w:rFonts w:cs="Arial"/>
        </w:rPr>
        <w:t xml:space="preserve"> </w:t>
      </w:r>
      <w:r w:rsidRPr="0073199D">
        <w:rPr>
          <w:rFonts w:cs="Arial"/>
          <w:szCs w:val="20"/>
          <w:lang w:eastAsia="ru-RU"/>
        </w:rPr>
        <w:t>Требуемая стоимость заказа</w:t>
      </w:r>
      <w:r>
        <w:rPr>
          <w:rFonts w:cs="Arial"/>
          <w:szCs w:val="20"/>
          <w:lang w:eastAsia="ru-RU"/>
        </w:rPr>
        <w:t xml:space="preserve"> в разрезе категорий значений</w:t>
      </w:r>
      <w:r w:rsidRPr="0073199D">
        <w:rPr>
          <w:rFonts w:cs="Arial"/>
          <w:szCs w:val="20"/>
          <w:lang w:eastAsia="ru-RU"/>
        </w:rPr>
        <w:t xml:space="preserve"> заполнять данными плано</w:t>
      </w:r>
      <w:r>
        <w:rPr>
          <w:rFonts w:cs="Arial"/>
          <w:szCs w:val="20"/>
          <w:lang w:eastAsia="ru-RU"/>
        </w:rPr>
        <w:t>вой стоимости выполнения заказа;</w:t>
      </w:r>
    </w:p>
    <w:p w:rsidR="00B36C7A" w:rsidRDefault="00B36C7A" w:rsidP="00B36C7A">
      <w:pPr>
        <w:pStyle w:val="afa"/>
        <w:numPr>
          <w:ilvl w:val="0"/>
          <w:numId w:val="78"/>
        </w:numPr>
        <w:tabs>
          <w:tab w:val="clear" w:pos="567"/>
        </w:tabs>
        <w:rPr>
          <w:rFonts w:cs="Arial"/>
          <w:szCs w:val="20"/>
          <w:lang w:eastAsia="ru-RU"/>
        </w:rPr>
      </w:pPr>
      <w:r>
        <w:rPr>
          <w:rFonts w:cs="Arial"/>
          <w:szCs w:val="20"/>
          <w:lang w:eastAsia="ru-RU"/>
        </w:rPr>
        <w:t>Поле "Дефицит" заполнять значением Исходная стоимость заказа - Требуемая стоимость заказа;</w:t>
      </w:r>
    </w:p>
    <w:p w:rsidR="00B36C7A" w:rsidRDefault="00B36C7A" w:rsidP="00B36C7A">
      <w:pPr>
        <w:pStyle w:val="afa"/>
        <w:numPr>
          <w:ilvl w:val="0"/>
          <w:numId w:val="78"/>
        </w:numPr>
        <w:tabs>
          <w:tab w:val="clear" w:pos="567"/>
        </w:tabs>
        <w:rPr>
          <w:rFonts w:cs="Arial"/>
          <w:szCs w:val="20"/>
          <w:lang w:eastAsia="ru-RU"/>
        </w:rPr>
      </w:pPr>
      <w:r>
        <w:rPr>
          <w:rFonts w:cs="Arial"/>
          <w:szCs w:val="20"/>
          <w:lang w:eastAsia="ru-RU"/>
        </w:rPr>
        <w:t>Присваивать заказу статус ТРКБ;</w:t>
      </w:r>
    </w:p>
    <w:p w:rsidR="00B36C7A" w:rsidRPr="0073199D" w:rsidRDefault="00B36C7A" w:rsidP="00B36C7A">
      <w:pPr>
        <w:pStyle w:val="afa"/>
        <w:ind w:left="2007"/>
        <w:rPr>
          <w:rFonts w:cs="Arial"/>
          <w:szCs w:val="20"/>
          <w:lang w:eastAsia="ru-RU"/>
        </w:rPr>
      </w:pPr>
    </w:p>
    <w:p w:rsidR="00B36C7A" w:rsidRDefault="00B36C7A" w:rsidP="00B36C7A">
      <w:pPr>
        <w:ind w:left="1416" w:firstLine="231"/>
        <w:rPr>
          <w:rFonts w:cs="Arial"/>
        </w:rPr>
      </w:pPr>
      <w:r w:rsidRPr="0034300B">
        <w:rPr>
          <w:rFonts w:cs="Arial"/>
        </w:rPr>
        <w:t xml:space="preserve">При сохранении заказа, если у заказа присутствует статус ТРКБ(определяется настройкой), выполнять резервирование бюджета на СПП-элементе на сумму исходной стоимости заказа и , а также выполнять проверку заполненности полей из пп. </w:t>
      </w:r>
      <w:r w:rsidRPr="0034300B">
        <w:rPr>
          <w:rFonts w:cs="Arial"/>
          <w:lang w:val="en-US"/>
        </w:rPr>
        <w:t>a</w:t>
      </w:r>
      <w:r w:rsidRPr="0034300B">
        <w:rPr>
          <w:rFonts w:cs="Arial"/>
        </w:rPr>
        <w:t>-</w:t>
      </w:r>
      <w:r w:rsidRPr="0034300B">
        <w:rPr>
          <w:rFonts w:cs="Arial"/>
          <w:lang w:val="en-US"/>
        </w:rPr>
        <w:t>d</w:t>
      </w:r>
      <w:r w:rsidRPr="0034300B">
        <w:rPr>
          <w:rFonts w:cs="Arial"/>
        </w:rPr>
        <w:t>.</w:t>
      </w:r>
    </w:p>
    <w:p w:rsidR="00056640" w:rsidRPr="0034300B" w:rsidRDefault="00056640" w:rsidP="00B36C7A">
      <w:pPr>
        <w:ind w:left="1416" w:firstLine="231"/>
        <w:rPr>
          <w:rFonts w:cs="Arial"/>
        </w:rPr>
      </w:pPr>
      <w:r>
        <w:rPr>
          <w:rFonts w:cs="Arial"/>
        </w:rPr>
        <w:t xml:space="preserve">Также при сохранении, если </w:t>
      </w:r>
      <w:r w:rsidRPr="0034300B">
        <w:rPr>
          <w:rFonts w:cs="Arial"/>
        </w:rPr>
        <w:t>у заказа присутствует статус ТРКБ(определяется настройкой)</w:t>
      </w:r>
      <w:r>
        <w:rPr>
          <w:rFonts w:cs="Arial"/>
        </w:rPr>
        <w:t>, выполнять проверку обязательности заполнения реквизита «Причина корректировки».</w:t>
      </w:r>
    </w:p>
    <w:p w:rsidR="00B36C7A" w:rsidRPr="0034300B" w:rsidRDefault="00B36C7A" w:rsidP="00B36C7A">
      <w:pPr>
        <w:ind w:left="1416" w:firstLine="231"/>
        <w:rPr>
          <w:rFonts w:cs="Arial"/>
        </w:rPr>
      </w:pPr>
      <w:r w:rsidRPr="0034300B">
        <w:rPr>
          <w:rFonts w:cs="Arial"/>
        </w:rPr>
        <w:t>Проверка должна быть отключаемой, вид выводимых ошибок должен быть настраиваемый.</w:t>
      </w:r>
    </w:p>
    <w:p w:rsidR="00B36C7A" w:rsidRPr="0034300B" w:rsidRDefault="00B36C7A" w:rsidP="00B36C7A">
      <w:pPr>
        <w:ind w:left="1416"/>
        <w:rPr>
          <w:rFonts w:cs="Arial"/>
        </w:rPr>
      </w:pPr>
      <w:r w:rsidRPr="0034300B">
        <w:rPr>
          <w:rFonts w:cs="Arial"/>
        </w:rPr>
        <w:t>В форме заказа реализовать запрет на ручное присвоение статусов заказа КОРБ и ТРКБ(определяется настройкой).</w:t>
      </w:r>
    </w:p>
    <w:p w:rsidR="00B36C7A" w:rsidRPr="0034300B" w:rsidRDefault="00B36C7A" w:rsidP="00B36C7A">
      <w:pPr>
        <w:ind w:left="1416"/>
        <w:rPr>
          <w:rFonts w:cs="Arial"/>
        </w:rPr>
      </w:pPr>
    </w:p>
    <w:p w:rsidR="00B36C7A" w:rsidRDefault="00B36C7A" w:rsidP="00B36C7A">
      <w:pPr>
        <w:ind w:left="1416"/>
        <w:rPr>
          <w:rFonts w:cs="Arial"/>
        </w:rPr>
      </w:pPr>
      <w:r w:rsidRPr="0034300B">
        <w:rPr>
          <w:rFonts w:cs="Arial"/>
        </w:rPr>
        <w:t xml:space="preserve">Для обработки запросов на корректировку бюджета следует использовать функциональность разработку </w:t>
      </w:r>
      <w:r w:rsidRPr="0034300B">
        <w:rPr>
          <w:rFonts w:cs="Arial"/>
          <w:lang w:val="en-US"/>
        </w:rPr>
        <w:t>PM</w:t>
      </w:r>
      <w:r w:rsidRPr="0034300B">
        <w:rPr>
          <w:rFonts w:cs="Arial"/>
        </w:rPr>
        <w:t>65.</w:t>
      </w:r>
    </w:p>
    <w:p w:rsidR="00B36C7A" w:rsidRDefault="00B36C7A" w:rsidP="00B36C7A">
      <w:pPr>
        <w:ind w:left="1416"/>
        <w:rPr>
          <w:rFonts w:cs="Arial"/>
        </w:rPr>
      </w:pPr>
    </w:p>
    <w:p w:rsidR="00B36C7A" w:rsidRDefault="00B36C7A" w:rsidP="00B36C7A">
      <w:pPr>
        <w:pStyle w:val="afa"/>
        <w:numPr>
          <w:ilvl w:val="0"/>
          <w:numId w:val="75"/>
        </w:numPr>
        <w:tabs>
          <w:tab w:val="clear" w:pos="567"/>
        </w:tabs>
        <w:rPr>
          <w:rFonts w:cs="Arial"/>
          <w:b/>
        </w:rPr>
      </w:pPr>
      <w:r>
        <w:rPr>
          <w:rFonts w:cs="Arial"/>
          <w:b/>
        </w:rPr>
        <w:t xml:space="preserve">Добавить закладку </w:t>
      </w:r>
      <w:r w:rsidRPr="00DE5F92">
        <w:rPr>
          <w:rFonts w:cs="Arial"/>
          <w:b/>
        </w:rPr>
        <w:t>"</w:t>
      </w:r>
      <w:r>
        <w:rPr>
          <w:rFonts w:cs="Arial"/>
          <w:b/>
        </w:rPr>
        <w:t>Данные поверки</w:t>
      </w:r>
      <w:r w:rsidRPr="00DE5F92">
        <w:rPr>
          <w:rFonts w:cs="Arial"/>
          <w:b/>
        </w:rPr>
        <w:t>";</w:t>
      </w:r>
    </w:p>
    <w:p w:rsidR="00B36C7A" w:rsidRPr="0099558F" w:rsidRDefault="00B36C7A" w:rsidP="00B36C7A">
      <w:pPr>
        <w:pStyle w:val="afa"/>
        <w:ind w:left="1287" w:firstLine="129"/>
        <w:rPr>
          <w:rFonts w:cs="Arial"/>
        </w:rPr>
      </w:pPr>
      <w:r>
        <w:rPr>
          <w:rFonts w:cs="Arial"/>
        </w:rPr>
        <w:t>На закладку</w:t>
      </w:r>
      <w:r w:rsidRPr="0099558F">
        <w:rPr>
          <w:rFonts w:cs="Arial"/>
        </w:rPr>
        <w:t xml:space="preserve"> добавить следующие поля:</w:t>
      </w:r>
    </w:p>
    <w:p w:rsidR="00B36C7A" w:rsidRDefault="00B36C7A" w:rsidP="00B36C7A">
      <w:pPr>
        <w:pStyle w:val="afa"/>
        <w:numPr>
          <w:ilvl w:val="0"/>
          <w:numId w:val="79"/>
        </w:numPr>
        <w:tabs>
          <w:tab w:val="clear" w:pos="567"/>
        </w:tabs>
        <w:rPr>
          <w:rFonts w:cs="Arial"/>
        </w:rPr>
      </w:pPr>
      <w:r>
        <w:rPr>
          <w:rFonts w:cs="Arial"/>
        </w:rPr>
        <w:t>"Результат", выбор из справочника;</w:t>
      </w:r>
    </w:p>
    <w:p w:rsidR="00B36C7A" w:rsidRDefault="00B36C7A" w:rsidP="00B36C7A">
      <w:pPr>
        <w:pStyle w:val="afa"/>
        <w:numPr>
          <w:ilvl w:val="0"/>
          <w:numId w:val="79"/>
        </w:numPr>
        <w:tabs>
          <w:tab w:val="clear" w:pos="567"/>
        </w:tabs>
        <w:rPr>
          <w:rFonts w:cs="Arial"/>
        </w:rPr>
      </w:pPr>
      <w:r w:rsidRPr="00263B54">
        <w:rPr>
          <w:rFonts w:cs="Arial"/>
        </w:rPr>
        <w:t xml:space="preserve">"Наименование документа", </w:t>
      </w:r>
      <w:r>
        <w:rPr>
          <w:rFonts w:cs="Arial"/>
        </w:rPr>
        <w:t>выбор из справочника</w:t>
      </w:r>
      <w:r w:rsidRPr="00BF1BDE">
        <w:rPr>
          <w:rFonts w:cs="Arial"/>
        </w:rPr>
        <w:t xml:space="preserve"> </w:t>
      </w:r>
      <w:r w:rsidRPr="00792DA7">
        <w:rPr>
          <w:rFonts w:cs="Arial"/>
        </w:rPr>
        <w:t>(значения «Паспорт», «Свидетельство» на домене);</w:t>
      </w:r>
    </w:p>
    <w:p w:rsidR="00B36C7A" w:rsidRDefault="00B36C7A" w:rsidP="00B36C7A">
      <w:pPr>
        <w:pStyle w:val="afa"/>
        <w:numPr>
          <w:ilvl w:val="0"/>
          <w:numId w:val="79"/>
        </w:numPr>
        <w:tabs>
          <w:tab w:val="clear" w:pos="567"/>
        </w:tabs>
        <w:rPr>
          <w:rFonts w:cs="Arial"/>
        </w:rPr>
      </w:pPr>
      <w:r w:rsidRPr="00263B54">
        <w:rPr>
          <w:rFonts w:cs="Arial"/>
        </w:rPr>
        <w:t>"Номер документа", текст, ввод осуществляется вручную;</w:t>
      </w:r>
    </w:p>
    <w:p w:rsidR="00B36C7A" w:rsidRDefault="00B36C7A" w:rsidP="00B36C7A">
      <w:pPr>
        <w:pStyle w:val="afa"/>
        <w:numPr>
          <w:ilvl w:val="0"/>
          <w:numId w:val="79"/>
        </w:numPr>
        <w:tabs>
          <w:tab w:val="clear" w:pos="567"/>
        </w:tabs>
        <w:rPr>
          <w:rFonts w:cs="Arial"/>
        </w:rPr>
      </w:pPr>
      <w:r w:rsidRPr="00263B54">
        <w:rPr>
          <w:rFonts w:cs="Arial"/>
        </w:rPr>
        <w:t>"Срок действия документа", дата, ввод осуществляется вручную;</w:t>
      </w:r>
    </w:p>
    <w:p w:rsidR="00B36C7A" w:rsidRPr="00263B54" w:rsidRDefault="00B36C7A" w:rsidP="00B36C7A">
      <w:pPr>
        <w:pStyle w:val="afa"/>
        <w:ind w:left="1785"/>
        <w:rPr>
          <w:rFonts w:cs="Arial"/>
        </w:rPr>
      </w:pPr>
    </w:p>
    <w:p w:rsidR="00B36C7A" w:rsidRDefault="00B36C7A" w:rsidP="00B36C7A">
      <w:pPr>
        <w:ind w:left="1416" w:firstLine="9"/>
        <w:rPr>
          <w:rFonts w:cs="Arial"/>
          <w:szCs w:val="20"/>
          <w:lang w:eastAsia="ru-RU"/>
        </w:rPr>
      </w:pPr>
      <w:r>
        <w:rPr>
          <w:rFonts w:cs="Arial"/>
          <w:szCs w:val="20"/>
          <w:lang w:eastAsia="ru-RU"/>
        </w:rPr>
        <w:t>Указанные поля используются для отражения результатов выполнения работ по поверке и калибровке оборудования. Поля заполняются при завершении работ(статус заказа определяется настройкой) по поверке/калибровке измерительного оборудования.</w:t>
      </w:r>
    </w:p>
    <w:p w:rsidR="00B36C7A" w:rsidRDefault="00B36C7A" w:rsidP="00B36C7A">
      <w:pPr>
        <w:ind w:left="1416" w:firstLine="9"/>
        <w:rPr>
          <w:rFonts w:cs="Arial"/>
          <w:szCs w:val="20"/>
          <w:lang w:eastAsia="ru-RU"/>
        </w:rPr>
      </w:pPr>
    </w:p>
    <w:p w:rsidR="00B36C7A" w:rsidRDefault="00B36C7A" w:rsidP="00B36C7A">
      <w:pPr>
        <w:ind w:left="1416" w:firstLine="9"/>
        <w:rPr>
          <w:rFonts w:cs="Arial"/>
          <w:szCs w:val="20"/>
          <w:lang w:eastAsia="ru-RU"/>
        </w:rPr>
      </w:pPr>
      <w:r>
        <w:rPr>
          <w:rFonts w:cs="Arial"/>
          <w:szCs w:val="20"/>
          <w:lang w:eastAsia="ru-RU"/>
        </w:rPr>
        <w:t>Реализовать настройку видимости указанных полей по виду работ заказа.</w:t>
      </w:r>
    </w:p>
    <w:p w:rsidR="00B36C7A" w:rsidRDefault="00B36C7A" w:rsidP="00B36C7A">
      <w:pPr>
        <w:ind w:left="1416" w:firstLine="9"/>
        <w:rPr>
          <w:rFonts w:cs="Arial"/>
          <w:szCs w:val="20"/>
          <w:lang w:eastAsia="ru-RU"/>
        </w:rPr>
      </w:pPr>
      <w:r>
        <w:rPr>
          <w:rFonts w:cs="Arial"/>
          <w:szCs w:val="20"/>
          <w:lang w:eastAsia="ru-RU"/>
        </w:rPr>
        <w:t xml:space="preserve">При сохранении заказа выполнять настраиваемую(отключаемая, вид ошибки, статус заказа) проверку заполнения полей пп. </w:t>
      </w:r>
      <w:r>
        <w:rPr>
          <w:rFonts w:cs="Arial"/>
          <w:szCs w:val="20"/>
          <w:lang w:val="en-US" w:eastAsia="ru-RU"/>
        </w:rPr>
        <w:t>a</w:t>
      </w:r>
      <w:r w:rsidRPr="00263B54">
        <w:rPr>
          <w:rFonts w:cs="Arial"/>
          <w:szCs w:val="20"/>
          <w:lang w:eastAsia="ru-RU"/>
        </w:rPr>
        <w:t>-</w:t>
      </w:r>
      <w:r>
        <w:rPr>
          <w:rFonts w:cs="Arial"/>
          <w:szCs w:val="20"/>
          <w:lang w:val="en-US" w:eastAsia="ru-RU"/>
        </w:rPr>
        <w:t>d</w:t>
      </w:r>
      <w:r>
        <w:rPr>
          <w:rFonts w:cs="Arial"/>
          <w:szCs w:val="20"/>
          <w:lang w:eastAsia="ru-RU"/>
        </w:rPr>
        <w:t xml:space="preserve">. </w:t>
      </w:r>
    </w:p>
    <w:p w:rsidR="00B36C7A" w:rsidRDefault="00B36C7A" w:rsidP="00B36C7A">
      <w:pPr>
        <w:pStyle w:val="afa"/>
        <w:numPr>
          <w:ilvl w:val="0"/>
          <w:numId w:val="75"/>
        </w:numPr>
        <w:tabs>
          <w:tab w:val="clear" w:pos="567"/>
        </w:tabs>
        <w:rPr>
          <w:rFonts w:cs="Arial"/>
          <w:b/>
        </w:rPr>
      </w:pPr>
      <w:r w:rsidRPr="00DE5F92">
        <w:rPr>
          <w:rFonts w:cs="Arial"/>
          <w:b/>
        </w:rPr>
        <w:t>На закладку  "Расширение заказа" добавить подраздел "</w:t>
      </w:r>
      <w:r>
        <w:rPr>
          <w:rFonts w:cs="Arial"/>
          <w:b/>
        </w:rPr>
        <w:t>ЭПБ</w:t>
      </w:r>
      <w:r w:rsidRPr="00DE5F92">
        <w:rPr>
          <w:rFonts w:cs="Arial"/>
          <w:b/>
        </w:rPr>
        <w:t>";</w:t>
      </w:r>
    </w:p>
    <w:p w:rsidR="00B36C7A" w:rsidRPr="00C66F5A" w:rsidRDefault="00B36C7A" w:rsidP="00B36C7A">
      <w:pPr>
        <w:ind w:left="1416" w:firstLine="9"/>
        <w:rPr>
          <w:rFonts w:cs="Arial"/>
          <w:szCs w:val="20"/>
          <w:lang w:eastAsia="ru-RU"/>
        </w:rPr>
      </w:pPr>
    </w:p>
    <w:p w:rsidR="00B36C7A" w:rsidRPr="00485A70" w:rsidRDefault="00B36C7A" w:rsidP="00B36C7A">
      <w:pPr>
        <w:pStyle w:val="afa"/>
        <w:ind w:left="1287" w:firstLine="129"/>
        <w:rPr>
          <w:rFonts w:cs="Arial"/>
        </w:rPr>
      </w:pPr>
      <w:r w:rsidRPr="0099558F">
        <w:rPr>
          <w:rFonts w:cs="Arial"/>
        </w:rPr>
        <w:t xml:space="preserve">В подраздел добавить </w:t>
      </w:r>
      <w:r>
        <w:rPr>
          <w:rFonts w:cs="Arial"/>
        </w:rPr>
        <w:t xml:space="preserve">поле </w:t>
      </w:r>
      <w:r w:rsidRPr="00263B54">
        <w:rPr>
          <w:rFonts w:cs="Arial"/>
        </w:rPr>
        <w:t>"</w:t>
      </w:r>
      <w:r>
        <w:rPr>
          <w:rFonts w:cs="Arial"/>
        </w:rPr>
        <w:t>Дата следующей ЭПБ</w:t>
      </w:r>
      <w:r w:rsidRPr="00263B54">
        <w:rPr>
          <w:rFonts w:cs="Arial"/>
        </w:rPr>
        <w:t>"</w:t>
      </w:r>
      <w:r>
        <w:rPr>
          <w:rFonts w:cs="Arial"/>
        </w:rPr>
        <w:t xml:space="preserve">, </w:t>
      </w:r>
      <w:r w:rsidRPr="00485A70">
        <w:rPr>
          <w:rFonts w:cs="Arial"/>
        </w:rPr>
        <w:t>дата, ввод осуществляется вручную;</w:t>
      </w:r>
    </w:p>
    <w:p w:rsidR="00B36C7A" w:rsidRPr="00263B54" w:rsidRDefault="00B36C7A" w:rsidP="00B36C7A">
      <w:pPr>
        <w:pStyle w:val="afa"/>
        <w:ind w:left="1785"/>
        <w:rPr>
          <w:rFonts w:cs="Arial"/>
        </w:rPr>
      </w:pPr>
    </w:p>
    <w:p w:rsidR="00B36C7A" w:rsidRDefault="00B36C7A" w:rsidP="00B36C7A">
      <w:pPr>
        <w:ind w:left="1416" w:firstLine="9"/>
        <w:rPr>
          <w:rFonts w:cs="Arial"/>
          <w:szCs w:val="20"/>
          <w:lang w:eastAsia="ru-RU"/>
        </w:rPr>
      </w:pPr>
      <w:r w:rsidRPr="00485A70">
        <w:rPr>
          <w:rFonts w:cs="Arial"/>
          <w:szCs w:val="20"/>
          <w:lang w:eastAsia="ru-RU"/>
        </w:rPr>
        <w:t xml:space="preserve">При сохранении заказа выполнять настраиваемую(отключаемая, вид ошибки, статус заказа) проверку заполнения </w:t>
      </w:r>
      <w:r>
        <w:rPr>
          <w:rFonts w:cs="Arial"/>
          <w:szCs w:val="20"/>
          <w:lang w:eastAsia="ru-RU"/>
        </w:rPr>
        <w:t>указанного поля и создание нового заказа на ЭПБ в требуемый период (разработка РМ46)</w:t>
      </w:r>
      <w:r w:rsidRPr="00485A70">
        <w:rPr>
          <w:rFonts w:cs="Arial"/>
          <w:szCs w:val="20"/>
          <w:lang w:eastAsia="ru-RU"/>
        </w:rPr>
        <w:t>.</w:t>
      </w:r>
    </w:p>
    <w:p w:rsidR="00B36C7A" w:rsidRDefault="00B36C7A" w:rsidP="00B36C7A">
      <w:pPr>
        <w:rPr>
          <w:rFonts w:cs="Arial"/>
          <w:szCs w:val="20"/>
          <w:lang w:eastAsia="ru-RU"/>
        </w:rPr>
      </w:pPr>
    </w:p>
    <w:p w:rsidR="00B36C7A" w:rsidRPr="00533E18" w:rsidRDefault="00B36C7A" w:rsidP="00B36C7A">
      <w:pPr>
        <w:pStyle w:val="afa"/>
        <w:numPr>
          <w:ilvl w:val="0"/>
          <w:numId w:val="75"/>
        </w:numPr>
        <w:tabs>
          <w:tab w:val="clear" w:pos="567"/>
        </w:tabs>
        <w:rPr>
          <w:rFonts w:cs="Arial"/>
          <w:b/>
        </w:rPr>
      </w:pPr>
      <w:r w:rsidRPr="00533E18">
        <w:rPr>
          <w:rFonts w:cs="Arial"/>
          <w:b/>
        </w:rPr>
        <w:t xml:space="preserve">На закладку  "Расширение заказа" добавить </w:t>
      </w:r>
      <w:r w:rsidRPr="00DC6FE8">
        <w:rPr>
          <w:rFonts w:cs="Arial"/>
          <w:b/>
        </w:rPr>
        <w:t>закладку</w:t>
      </w:r>
      <w:r w:rsidRPr="00533E18">
        <w:rPr>
          <w:rFonts w:cs="Arial"/>
          <w:b/>
        </w:rPr>
        <w:t xml:space="preserve"> "</w:t>
      </w:r>
      <w:r w:rsidRPr="00DC6FE8">
        <w:rPr>
          <w:rFonts w:cs="Arial"/>
          <w:b/>
        </w:rPr>
        <w:t>Данные простоя</w:t>
      </w:r>
      <w:r w:rsidRPr="00533E18">
        <w:rPr>
          <w:rFonts w:cs="Arial"/>
          <w:b/>
        </w:rPr>
        <w:t>";</w:t>
      </w:r>
    </w:p>
    <w:p w:rsidR="00B36C7A" w:rsidRPr="00533E18" w:rsidRDefault="00B36C7A" w:rsidP="00B36C7A">
      <w:pPr>
        <w:ind w:left="1416" w:firstLine="9"/>
        <w:rPr>
          <w:rFonts w:cs="Arial"/>
          <w:szCs w:val="20"/>
          <w:lang w:eastAsia="ru-RU"/>
        </w:rPr>
      </w:pPr>
    </w:p>
    <w:p w:rsidR="00B36C7A" w:rsidRPr="00485A70" w:rsidRDefault="00B36C7A" w:rsidP="00B36C7A">
      <w:pPr>
        <w:pStyle w:val="afa"/>
        <w:ind w:left="1287" w:firstLine="129"/>
        <w:rPr>
          <w:rFonts w:cs="Arial"/>
        </w:rPr>
      </w:pPr>
      <w:r w:rsidRPr="00DC6FE8">
        <w:rPr>
          <w:rFonts w:cs="Arial"/>
        </w:rPr>
        <w:t>В подраздел добавить поля</w:t>
      </w:r>
      <w:r w:rsidRPr="00533E18">
        <w:rPr>
          <w:rFonts w:cs="Arial"/>
        </w:rPr>
        <w:t xml:space="preserve"> "</w:t>
      </w:r>
      <w:r w:rsidRPr="00DC6FE8">
        <w:rPr>
          <w:rFonts w:cs="Arial"/>
        </w:rPr>
        <w:t>Время ремонтного простоя</w:t>
      </w:r>
      <w:r w:rsidRPr="00533E18">
        <w:rPr>
          <w:rFonts w:cs="Arial"/>
        </w:rPr>
        <w:t>"</w:t>
      </w:r>
      <w:r w:rsidRPr="00DC6FE8">
        <w:rPr>
          <w:rFonts w:cs="Arial"/>
        </w:rPr>
        <w:t xml:space="preserve"> и "Время технологического простоя"</w:t>
      </w:r>
      <w:r w:rsidRPr="00533E18">
        <w:rPr>
          <w:rFonts w:cs="Arial"/>
        </w:rPr>
        <w:t>, число, первичное заполнение осуществляется на основании данных классификации ТК при создании заказа из плана предупредительного ТОРО, дальнейшая корректировка осуществляется вручную;</w:t>
      </w:r>
    </w:p>
    <w:p w:rsidR="0047368E" w:rsidRDefault="0047368E" w:rsidP="0047368E">
      <w:pPr>
        <w:rPr>
          <w:rFonts w:cs="Arial"/>
        </w:rPr>
      </w:pPr>
    </w:p>
    <w:p w:rsidR="006501B7" w:rsidRPr="006501B7" w:rsidRDefault="006501B7" w:rsidP="006501B7">
      <w:pPr>
        <w:pStyle w:val="afa"/>
        <w:numPr>
          <w:ilvl w:val="0"/>
          <w:numId w:val="75"/>
        </w:numPr>
        <w:tabs>
          <w:tab w:val="clear" w:pos="567"/>
        </w:tabs>
        <w:rPr>
          <w:rFonts w:cs="Arial"/>
          <w:b/>
        </w:rPr>
      </w:pPr>
      <w:r w:rsidRPr="006501B7">
        <w:rPr>
          <w:rFonts w:cs="Arial"/>
          <w:b/>
        </w:rPr>
        <w:t>Реализовать функцию  "Добавление МТР внутри заказа ТОРО-получателя из ТОРО-заказа донора (базовый сценарий – копирование из технического заказа");</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Текущий заказ является заказом-получателем в состоянии редактирования компонентов (если PM78, либо стандарт запрещают изменение закладки Компоненты, то функция не доступна), при этом заказ-донор может быть в любом статусе (кроме ТЗКР, ЗАКР, МТКУ, НЕВЫ);</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В заказе-получателе новый функционал должен позволять подобрать через промежуточный СЭ заказы-доноры, отобразить доступные для выбора позиции МТР, а также выбрать нужные позиции с уточнением требуемого кол-ва, подлежащего переносу;</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После подтверждения в заказ получатель должны быть перенесены все выбранные позиции МТР  с сохранением признака "эфективность ППМ", а также даты взвода потребности. При этом связь с позицией резервирования заказа-донора на уровне позиций резервирования заказа-получателя должна быть сохранена;</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В заказе-доноре перенесенное количество МТР должно быть удалено (либо сокращено на перенесенное количество);</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При выполнении функций переноса МТР никакие (пользовательские, системные) статусы из заказа-донора не должны переноситься в заказ-получатель;</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Если на момент переноса произошли ошибки (например, сработали проверки на превышение бюджета, заказ-донор был заблокирован и т.п.) итоговый перенос МТР не должен выполняться, т.е. сохраняем принцип банковской транзакции;</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Приоритетным техническим решением будет являться расширение стандартного пункта меню «Дополнительная информация -&gt; Выбор технологической карты -&gt; …» в IW31/IW32 для возможности вызова функции переноса МТР;</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При выборе всех МТР из заказа-донора, связанных с какой-то одной операцией, необходимо выполнять перенос в заказ-получатель не только МТР, но и всю операцию целиком с МТР (при условии, что операция не единственная в заказе-доноре). Данная возможность должна предлагаться пользователю на выбор (да, нет)</w:t>
      </w:r>
      <w:r w:rsidRPr="006501B7">
        <w:rPr>
          <w:rFonts w:cs="Arial"/>
          <w:szCs w:val="20"/>
          <w:lang w:val="en-US" w:eastAsia="ru-RU"/>
        </w:rPr>
        <w:t>;</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У заказа-донора и заказа-получателя должен совпадать СПП-элемент. Поверка должна иметь возможность изменить тип сообщения и активность проверки;</w:t>
      </w:r>
    </w:p>
    <w:p w:rsidR="006501B7" w:rsidRPr="006501B7" w:rsidRDefault="006501B7" w:rsidP="006501B7">
      <w:pPr>
        <w:numPr>
          <w:ilvl w:val="0"/>
          <w:numId w:val="115"/>
        </w:numPr>
        <w:tabs>
          <w:tab w:val="clear" w:pos="567"/>
        </w:tabs>
        <w:rPr>
          <w:rFonts w:cs="Arial"/>
          <w:szCs w:val="20"/>
          <w:lang w:eastAsia="ru-RU"/>
        </w:rPr>
      </w:pPr>
      <w:r w:rsidRPr="006501B7">
        <w:rPr>
          <w:rFonts w:cs="Arial"/>
          <w:szCs w:val="20"/>
          <w:lang w:eastAsia="ru-RU"/>
        </w:rPr>
        <w:t>У пользователя, выполняющего корректировку переноса МТР должны быть полномочия для редактирования заказа-донора и заказа-получателя. Иначе функция не должна работать.</w:t>
      </w:r>
    </w:p>
    <w:p w:rsidR="006501B7" w:rsidRDefault="006501B7" w:rsidP="0047368E">
      <w:pPr>
        <w:rPr>
          <w:rFonts w:cs="Arial"/>
        </w:rPr>
      </w:pPr>
    </w:p>
    <w:p w:rsidR="007C20DC" w:rsidRPr="000E4C83" w:rsidRDefault="007C20DC" w:rsidP="007C20DC">
      <w:pPr>
        <w:rPr>
          <w:rFonts w:cs="Arial"/>
          <w:szCs w:val="24"/>
        </w:rPr>
      </w:pPr>
      <w:r>
        <w:rPr>
          <w:rFonts w:cs="Arial"/>
          <w:szCs w:val="24"/>
        </w:rPr>
        <w:t>Б</w:t>
      </w:r>
      <w:r w:rsidRPr="00246161">
        <w:rPr>
          <w:rFonts w:cs="Arial"/>
          <w:szCs w:val="24"/>
        </w:rPr>
        <w:t>олее подробно</w:t>
      </w:r>
      <w:r>
        <w:rPr>
          <w:rFonts w:cs="Arial"/>
          <w:szCs w:val="24"/>
        </w:rPr>
        <w:t>е описание</w:t>
      </w:r>
      <w:r w:rsidRPr="00246161">
        <w:rPr>
          <w:rFonts w:cs="Arial"/>
          <w:szCs w:val="24"/>
        </w:rPr>
        <w:t xml:space="preserve"> </w:t>
      </w:r>
      <w:r>
        <w:rPr>
          <w:rFonts w:cs="Arial"/>
          <w:szCs w:val="24"/>
        </w:rPr>
        <w:t xml:space="preserve">приведено </w:t>
      </w:r>
      <w:r w:rsidRPr="00246161">
        <w:rPr>
          <w:rFonts w:cs="Arial"/>
          <w:szCs w:val="24"/>
        </w:rPr>
        <w:t>в ФС</w:t>
      </w:r>
      <w:r>
        <w:rPr>
          <w:rFonts w:cs="Arial"/>
          <w:szCs w:val="24"/>
        </w:rPr>
        <w:t xml:space="preserve"> </w:t>
      </w:r>
      <w:hyperlink r:id="rId17" w:history="1">
        <w:r w:rsidR="00D401F8" w:rsidRPr="00785BC4">
          <w:rPr>
            <w:rStyle w:val="a9"/>
            <w:rFonts w:cs="Arial"/>
            <w:szCs w:val="24"/>
          </w:rPr>
          <w:t>ERP PM60.01. Расширение полей заказа ТОРО и формирование запроса на корректировку бюджета</w:t>
        </w:r>
      </w:hyperlink>
      <w:r>
        <w:rPr>
          <w:rFonts w:cs="Arial"/>
          <w:szCs w:val="24"/>
        </w:rPr>
        <w:t>.</w:t>
      </w:r>
    </w:p>
    <w:p w:rsidR="006501B7" w:rsidRPr="00DF62AE" w:rsidRDefault="006501B7" w:rsidP="0047368E">
      <w:pPr>
        <w:rPr>
          <w:rFonts w:cs="Arial"/>
        </w:rPr>
      </w:pPr>
    </w:p>
    <w:p w:rsidR="0047368E" w:rsidRPr="00DF62AE" w:rsidRDefault="0047368E">
      <w:pPr>
        <w:pStyle w:val="4"/>
      </w:pPr>
      <w:r w:rsidRPr="00DF62AE">
        <w:t>Разработка PM08 Модификация</w:t>
      </w:r>
      <w:r w:rsidR="00FC5AD6" w:rsidRPr="00DF62AE">
        <w:t xml:space="preserve"> </w:t>
      </w:r>
      <w:r w:rsidRPr="00DF62AE">
        <w:t>списка заказов</w:t>
      </w:r>
      <w:r w:rsidR="000260DD" w:rsidRPr="00DF62AE">
        <w:t xml:space="preserve"> ТОРО</w:t>
      </w:r>
      <w:r w:rsidRPr="00DF62AE">
        <w:t xml:space="preserve"> </w:t>
      </w:r>
      <w:r w:rsidR="00FC5AD6" w:rsidRPr="00DF62AE">
        <w:t>(</w:t>
      </w:r>
      <w:r w:rsidRPr="00DF62AE">
        <w:t>IW38</w:t>
      </w:r>
      <w:r w:rsidR="00FC5AD6" w:rsidRPr="00DF62AE">
        <w:t>)</w:t>
      </w:r>
    </w:p>
    <w:p w:rsidR="008E7FAD" w:rsidRPr="00A66460" w:rsidRDefault="008E7FAD" w:rsidP="008E7FAD">
      <w:pPr>
        <w:pStyle w:val="afa"/>
        <w:ind w:left="0" w:firstLine="568"/>
        <w:rPr>
          <w:rFonts w:cs="Arial"/>
        </w:rPr>
      </w:pPr>
      <w:r w:rsidRPr="00A66460">
        <w:rPr>
          <w:rFonts w:cs="Arial"/>
          <w:szCs w:val="20"/>
          <w:lang w:eastAsia="ru-RU"/>
        </w:rPr>
        <w:t xml:space="preserve">Для возможности более полноценного анализа </w:t>
      </w:r>
      <w:r w:rsidRPr="00A66460">
        <w:rPr>
          <w:rStyle w:val="afffa"/>
          <w:rFonts w:eastAsia="Calibri" w:cs="Arial"/>
          <w:color w:val="000000" w:themeColor="text1"/>
        </w:rPr>
        <w:t>планируемых/запланированных мероприятий ТОиР</w:t>
      </w:r>
      <w:r w:rsidRPr="00A66460">
        <w:rPr>
          <w:rFonts w:cs="Arial"/>
        </w:rPr>
        <w:t xml:space="preserve"> в</w:t>
      </w:r>
      <w:r w:rsidRPr="00A66460">
        <w:rPr>
          <w:rFonts w:cs="Arial"/>
          <w:szCs w:val="20"/>
          <w:lang w:eastAsia="ru-RU"/>
        </w:rPr>
        <w:t>ыполняется модификация стандартной транзакции «IW38/IW39 – Изменение/просмотр списка Заказов ТОРО» добавляется возможность вывода дополнительных полей</w:t>
      </w:r>
      <w:r w:rsidRPr="00A66460">
        <w:rPr>
          <w:rFonts w:cs="Arial"/>
        </w:rPr>
        <w:t>:</w:t>
      </w:r>
    </w:p>
    <w:p w:rsidR="008E7FAD" w:rsidRPr="00A66460" w:rsidRDefault="008E7FAD" w:rsidP="008E7FAD">
      <w:pPr>
        <w:pStyle w:val="afa"/>
        <w:numPr>
          <w:ilvl w:val="1"/>
          <w:numId w:val="80"/>
        </w:numPr>
        <w:tabs>
          <w:tab w:val="clear" w:pos="567"/>
        </w:tabs>
        <w:rPr>
          <w:rFonts w:cs="Arial"/>
        </w:rPr>
      </w:pPr>
      <w:r w:rsidRPr="00A66460">
        <w:rPr>
          <w:rFonts w:cs="Arial"/>
        </w:rPr>
        <w:t>Необходим Наряд-допуск;</w:t>
      </w:r>
      <w:r w:rsidRPr="00A66460">
        <w:rPr>
          <w:rFonts w:cs="Arial"/>
        </w:rPr>
        <w:tab/>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Стоимость новой ЕО;</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 от стоимости ремонта (план);</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 от стоимости ремонта (факт);</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Вывод плановых и фактических затрат в разрезе категорий значений:</w:t>
      </w:r>
    </w:p>
    <w:p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Запчасти;</w:t>
      </w:r>
    </w:p>
    <w:p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УСО по ремонту;</w:t>
      </w:r>
    </w:p>
    <w:p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Материалы;</w:t>
      </w:r>
    </w:p>
    <w:p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ТЗР;</w:t>
      </w:r>
    </w:p>
    <w:p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ФОТ;</w:t>
      </w:r>
    </w:p>
    <w:p w:rsidR="008E7FAD" w:rsidRPr="00A66460" w:rsidRDefault="008E7FAD" w:rsidP="008E7FAD">
      <w:pPr>
        <w:pStyle w:val="afa"/>
        <w:numPr>
          <w:ilvl w:val="2"/>
          <w:numId w:val="80"/>
        </w:numPr>
        <w:tabs>
          <w:tab w:val="clear" w:pos="567"/>
        </w:tabs>
        <w:rPr>
          <w:rFonts w:cs="Arial"/>
          <w:szCs w:val="20"/>
          <w:lang w:eastAsia="ru-RU"/>
        </w:rPr>
      </w:pPr>
      <w:r w:rsidRPr="00A66460">
        <w:rPr>
          <w:rFonts w:cs="Arial"/>
          <w:szCs w:val="20"/>
          <w:lang w:eastAsia="ru-RU"/>
        </w:rPr>
        <w:t>Прочие</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Класс ЕО;</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Наименование класса ЕО;</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Оборудование на гарантии;</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Статус сообщения ТОРО;</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Капитализируемый ремонт;</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СПП-элемент(дефицит);</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Исходная стоимость;</w:t>
      </w:r>
    </w:p>
    <w:p w:rsidR="008E7FAD" w:rsidRPr="00A66460" w:rsidRDefault="008E7FAD" w:rsidP="008E7FAD">
      <w:pPr>
        <w:pStyle w:val="afa"/>
        <w:numPr>
          <w:ilvl w:val="1"/>
          <w:numId w:val="80"/>
        </w:numPr>
        <w:tabs>
          <w:tab w:val="clear" w:pos="567"/>
        </w:tabs>
        <w:rPr>
          <w:rFonts w:cs="Arial"/>
          <w:szCs w:val="20"/>
          <w:lang w:eastAsia="ru-RU"/>
        </w:rPr>
      </w:pPr>
      <w:r w:rsidRPr="00A66460">
        <w:rPr>
          <w:rFonts w:cs="Arial"/>
          <w:szCs w:val="20"/>
          <w:lang w:eastAsia="ru-RU"/>
        </w:rPr>
        <w:t>Дефицит;</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Заказано УСО (сумма из заказов на поставку);</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заказа на поставку (с проваливанием);</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Принято УСО (сумма из акта);</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Акта (с проваливанием);</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Предв. Зарегестрировано (сумма из предв. зарегестр сч-фактуры, либо из проведенной);</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Счет-фактура проведена (Х, если счет-фактура проведена);</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счета-фактуры УСО (с проваливанием);</w:t>
      </w:r>
    </w:p>
    <w:p w:rsidR="008E7FAD" w:rsidRPr="009721BA"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Номер заявки на закупку УСО (с проваливанием);</w:t>
      </w:r>
    </w:p>
    <w:p w:rsidR="008E7FAD" w:rsidRDefault="008E7FAD" w:rsidP="008E7FAD">
      <w:pPr>
        <w:pStyle w:val="afa"/>
        <w:numPr>
          <w:ilvl w:val="1"/>
          <w:numId w:val="80"/>
        </w:numPr>
        <w:tabs>
          <w:tab w:val="clear" w:pos="567"/>
        </w:tabs>
        <w:rPr>
          <w:rFonts w:cs="Arial"/>
          <w:szCs w:val="20"/>
          <w:lang w:eastAsia="ru-RU"/>
        </w:rPr>
      </w:pPr>
      <w:r w:rsidRPr="009721BA">
        <w:rPr>
          <w:rFonts w:cs="Arial"/>
          <w:szCs w:val="20"/>
          <w:lang w:eastAsia="ru-RU"/>
        </w:rPr>
        <w:t>Договор (номер договора из заявки).</w:t>
      </w:r>
    </w:p>
    <w:p w:rsidR="00B34E8E" w:rsidRPr="00B34E8E" w:rsidRDefault="00B34E8E" w:rsidP="00B34E8E">
      <w:pPr>
        <w:pStyle w:val="afa"/>
        <w:numPr>
          <w:ilvl w:val="1"/>
          <w:numId w:val="80"/>
        </w:numPr>
        <w:tabs>
          <w:tab w:val="clear" w:pos="567"/>
        </w:tabs>
        <w:rPr>
          <w:rFonts w:cs="Arial"/>
          <w:szCs w:val="20"/>
          <w:lang w:eastAsia="ru-RU"/>
        </w:rPr>
      </w:pPr>
      <w:r w:rsidRPr="00B34E8E">
        <w:rPr>
          <w:rFonts w:cs="Arial"/>
          <w:szCs w:val="20"/>
          <w:lang w:eastAsia="ru-RU"/>
        </w:rPr>
        <w:t>Фактический простой.</w:t>
      </w:r>
    </w:p>
    <w:p w:rsidR="00B34E8E" w:rsidRPr="00B34E8E" w:rsidRDefault="00B34E8E" w:rsidP="00B34E8E">
      <w:pPr>
        <w:pStyle w:val="afa"/>
        <w:numPr>
          <w:ilvl w:val="1"/>
          <w:numId w:val="80"/>
        </w:numPr>
        <w:tabs>
          <w:tab w:val="clear" w:pos="567"/>
        </w:tabs>
        <w:rPr>
          <w:rFonts w:cs="Arial"/>
          <w:szCs w:val="20"/>
          <w:lang w:eastAsia="ru-RU"/>
        </w:rPr>
      </w:pPr>
      <w:r w:rsidRPr="00B34E8E">
        <w:rPr>
          <w:rFonts w:cs="Arial"/>
          <w:szCs w:val="20"/>
          <w:lang w:eastAsia="ru-RU"/>
        </w:rPr>
        <w:t>Индикатор наличия статуса «ФИКС».</w:t>
      </w:r>
    </w:p>
    <w:p w:rsidR="00B34E8E" w:rsidRPr="00B34E8E" w:rsidRDefault="00B34E8E" w:rsidP="00B34E8E">
      <w:pPr>
        <w:pStyle w:val="afa"/>
        <w:numPr>
          <w:ilvl w:val="1"/>
          <w:numId w:val="80"/>
        </w:numPr>
        <w:tabs>
          <w:tab w:val="clear" w:pos="567"/>
        </w:tabs>
        <w:rPr>
          <w:rFonts w:cs="Arial"/>
          <w:szCs w:val="20"/>
          <w:lang w:eastAsia="ru-RU"/>
        </w:rPr>
      </w:pPr>
      <w:r w:rsidRPr="00B34E8E">
        <w:rPr>
          <w:rFonts w:cs="Arial"/>
          <w:szCs w:val="20"/>
          <w:lang w:eastAsia="ru-RU"/>
        </w:rPr>
        <w:t>Индикатор наличия прикрепленных документов (с возможностью «проваливания»).</w:t>
      </w:r>
    </w:p>
    <w:p w:rsidR="00B34E8E" w:rsidRPr="00970A96" w:rsidRDefault="00B34E8E">
      <w:pPr>
        <w:pStyle w:val="afa"/>
        <w:numPr>
          <w:ilvl w:val="1"/>
          <w:numId w:val="80"/>
        </w:numPr>
        <w:tabs>
          <w:tab w:val="clear" w:pos="567"/>
        </w:tabs>
        <w:rPr>
          <w:rFonts w:cs="Arial"/>
          <w:szCs w:val="20"/>
          <w:lang w:eastAsia="ru-RU"/>
        </w:rPr>
      </w:pPr>
      <w:r w:rsidRPr="00B34E8E">
        <w:rPr>
          <w:rFonts w:cs="Arial"/>
          <w:szCs w:val="20"/>
          <w:lang w:eastAsia="ru-RU"/>
        </w:rPr>
        <w:t>Причина корректировки.</w:t>
      </w:r>
    </w:p>
    <w:p w:rsidR="008E7FAD" w:rsidRPr="00A66460" w:rsidRDefault="008E7FAD" w:rsidP="008E7FAD">
      <w:pPr>
        <w:pStyle w:val="afa"/>
        <w:ind w:left="1440"/>
        <w:rPr>
          <w:rFonts w:cs="Arial"/>
          <w:szCs w:val="20"/>
          <w:lang w:eastAsia="ru-RU"/>
        </w:rPr>
      </w:pPr>
    </w:p>
    <w:p w:rsidR="008E7FAD" w:rsidRPr="00A66460" w:rsidRDefault="008E7FAD" w:rsidP="008E7FAD">
      <w:pPr>
        <w:pStyle w:val="afa"/>
        <w:ind w:left="1440"/>
        <w:rPr>
          <w:rFonts w:cs="Arial"/>
          <w:szCs w:val="20"/>
          <w:lang w:eastAsia="ru-RU"/>
        </w:rPr>
      </w:pPr>
    </w:p>
    <w:p w:rsidR="008E7FAD" w:rsidRPr="009721BA" w:rsidRDefault="008E7FAD" w:rsidP="008E7FAD">
      <w:pPr>
        <w:ind w:firstLine="708"/>
        <w:rPr>
          <w:rFonts w:cs="Arial"/>
          <w:szCs w:val="20"/>
          <w:lang w:eastAsia="ru-RU"/>
        </w:rPr>
      </w:pPr>
      <w:r w:rsidRPr="00A66460">
        <w:rPr>
          <w:rFonts w:cs="Arial"/>
          <w:szCs w:val="20"/>
          <w:lang w:eastAsia="ru-RU"/>
        </w:rPr>
        <w:t xml:space="preserve">Необходимо обеспечить опциональную возможность вывести/скрыть указанные колонки с помощью стандартной функциональности настройки варианта отчета(кнопка «Актуальн.») </w:t>
      </w:r>
      <w:r w:rsidRPr="009721BA">
        <w:rPr>
          <w:rFonts w:cs="Arial"/>
          <w:szCs w:val="20"/>
          <w:lang w:eastAsia="ru-RU"/>
        </w:rPr>
        <w:t>Вывод/скрытие дополнительных полей разбить на 2 группы:</w:t>
      </w:r>
    </w:p>
    <w:p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Затраты по категориям (П5-П7);</w:t>
      </w:r>
    </w:p>
    <w:p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Данные УСО (П14-П22);</w:t>
      </w:r>
    </w:p>
    <w:p w:rsidR="008E7FAD" w:rsidRPr="009721BA" w:rsidRDefault="008E7FAD" w:rsidP="008E7FAD">
      <w:pPr>
        <w:pStyle w:val="afa"/>
        <w:numPr>
          <w:ilvl w:val="0"/>
          <w:numId w:val="82"/>
        </w:numPr>
        <w:tabs>
          <w:tab w:val="clear" w:pos="567"/>
        </w:tabs>
        <w:rPr>
          <w:rFonts w:cs="Arial"/>
          <w:szCs w:val="20"/>
          <w:lang w:eastAsia="ru-RU"/>
        </w:rPr>
      </w:pPr>
      <w:r w:rsidRPr="009721BA">
        <w:rPr>
          <w:rFonts w:cs="Arial"/>
          <w:szCs w:val="20"/>
          <w:lang w:eastAsia="ru-RU"/>
        </w:rPr>
        <w:t>Дополнтельные поля (все поля, кроме П5-П7 и П14-П22).</w:t>
      </w:r>
    </w:p>
    <w:p w:rsidR="008E7FAD" w:rsidRPr="009721BA" w:rsidRDefault="008E7FAD" w:rsidP="008E7FAD">
      <w:pPr>
        <w:rPr>
          <w:rFonts w:cs="Arial"/>
          <w:szCs w:val="20"/>
          <w:lang w:eastAsia="ru-RU"/>
        </w:rPr>
      </w:pPr>
      <w:r w:rsidRPr="009721BA">
        <w:rPr>
          <w:rFonts w:cs="Arial"/>
          <w:szCs w:val="20"/>
          <w:lang w:eastAsia="ru-RU"/>
        </w:rPr>
        <w:t>Чек боксы по выводу дополнительных полей переместить выше, после подэкарана «Выбор заказов».</w:t>
      </w:r>
    </w:p>
    <w:p w:rsidR="008E7FAD" w:rsidRPr="009721BA" w:rsidRDefault="008E7FAD" w:rsidP="008E7FAD">
      <w:pPr>
        <w:pStyle w:val="afa"/>
        <w:ind w:left="2208"/>
        <w:rPr>
          <w:rFonts w:cs="Arial"/>
          <w:szCs w:val="20"/>
          <w:lang w:eastAsia="ru-RU"/>
        </w:rPr>
      </w:pPr>
    </w:p>
    <w:p w:rsidR="008E7FAD" w:rsidRPr="00A66460" w:rsidRDefault="008E7FAD" w:rsidP="008E7FAD">
      <w:pPr>
        <w:ind w:firstLine="708"/>
        <w:rPr>
          <w:rFonts w:cs="Arial"/>
          <w:szCs w:val="20"/>
          <w:lang w:eastAsia="ru-RU"/>
        </w:rPr>
      </w:pPr>
      <w:r w:rsidRPr="00A66460">
        <w:rPr>
          <w:rFonts w:cs="Arial"/>
          <w:szCs w:val="20"/>
          <w:lang w:eastAsia="ru-RU"/>
        </w:rPr>
        <w:t>Для возможности массового изменения заказов ТОРО и оперативного перехода к определенным функциям, необходимо</w:t>
      </w:r>
      <w:r w:rsidRPr="00A66460">
        <w:t xml:space="preserve"> </w:t>
      </w:r>
      <w:r w:rsidRPr="00A66460">
        <w:rPr>
          <w:rFonts w:cs="Arial"/>
          <w:szCs w:val="20"/>
          <w:lang w:eastAsia="ru-RU"/>
        </w:rPr>
        <w:t>добавление функций массовой обработки заказов ТОРО (с журналированием результатов):</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Изменения пользовательского статуса заказа ТОРО (необходимо проверять возможность изменения статусов для видов заказа из настройки);</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Выполнения калькуляции заказов ТОРО;</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Присвоения вышестоящего заказа ТОРО (с контролем структуры ТМ);</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Печать наряд-заданий;</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Присвоение ответственного для получения заданий на мобильное устройство;</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Установку/удаление МТКУ на заказы ТОРО;</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Обновление данных ссылочного объекта;</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Присвоение СПП-Элемента;</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Изменение планового простоя;</w:t>
      </w:r>
    </w:p>
    <w:p w:rsidR="004E3AF8" w:rsidRPr="009E6572"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Обработка УСО – переход к отчету в разрезе позиций материалов УСО в заказах ТОРО с реализацией дополнительных функций массовой обработки:</w:t>
      </w:r>
    </w:p>
    <w:p w:rsidR="004E3AF8" w:rsidRPr="009E6572" w:rsidRDefault="004E3AF8" w:rsidP="004E3AF8">
      <w:pPr>
        <w:pStyle w:val="afa"/>
        <w:numPr>
          <w:ilvl w:val="0"/>
          <w:numId w:val="105"/>
        </w:numPr>
        <w:tabs>
          <w:tab w:val="clear" w:pos="567"/>
        </w:tabs>
        <w:rPr>
          <w:rFonts w:cs="Arial"/>
          <w:szCs w:val="20"/>
          <w:lang w:eastAsia="ru-RU"/>
        </w:rPr>
      </w:pPr>
      <w:r w:rsidRPr="009E6572">
        <w:rPr>
          <w:rFonts w:cs="Arial"/>
          <w:szCs w:val="20"/>
          <w:lang w:eastAsia="ru-RU"/>
        </w:rPr>
        <w:t>Групповое деблокирование заявок на закупку (</w:t>
      </w:r>
      <w:r w:rsidRPr="009E6572">
        <w:rPr>
          <w:rFonts w:cs="Arial"/>
          <w:szCs w:val="20"/>
          <w:lang w:val="en-US" w:eastAsia="ru-RU"/>
        </w:rPr>
        <w:t>ME</w:t>
      </w:r>
      <w:r w:rsidRPr="009E6572">
        <w:rPr>
          <w:rFonts w:cs="Arial"/>
          <w:szCs w:val="20"/>
          <w:lang w:eastAsia="ru-RU"/>
        </w:rPr>
        <w:t>55);</w:t>
      </w:r>
    </w:p>
    <w:p w:rsidR="004E3AF8" w:rsidRPr="009E6572" w:rsidRDefault="004E3AF8" w:rsidP="004E3AF8">
      <w:pPr>
        <w:pStyle w:val="afa"/>
        <w:numPr>
          <w:ilvl w:val="0"/>
          <w:numId w:val="105"/>
        </w:numPr>
        <w:tabs>
          <w:tab w:val="clear" w:pos="567"/>
        </w:tabs>
        <w:rPr>
          <w:rFonts w:cs="Arial"/>
          <w:szCs w:val="20"/>
          <w:lang w:eastAsia="ru-RU"/>
        </w:rPr>
      </w:pPr>
      <w:r w:rsidRPr="009E6572">
        <w:rPr>
          <w:rFonts w:cs="Arial"/>
          <w:szCs w:val="20"/>
          <w:lang w:eastAsia="ru-RU"/>
        </w:rPr>
        <w:t>Присвоение источника поставки заявкам (</w:t>
      </w:r>
      <w:r w:rsidRPr="009E6572">
        <w:rPr>
          <w:rFonts w:cs="Arial"/>
          <w:szCs w:val="20"/>
          <w:lang w:val="en-US" w:eastAsia="ru-RU"/>
        </w:rPr>
        <w:t>ME</w:t>
      </w:r>
      <w:r w:rsidRPr="009E6572">
        <w:rPr>
          <w:rFonts w:cs="Arial"/>
          <w:szCs w:val="20"/>
          <w:lang w:eastAsia="ru-RU"/>
        </w:rPr>
        <w:t>56);</w:t>
      </w:r>
    </w:p>
    <w:p w:rsidR="004E3AF8" w:rsidRPr="009E6572" w:rsidRDefault="004E3AF8" w:rsidP="004E3AF8">
      <w:pPr>
        <w:pStyle w:val="afa"/>
        <w:numPr>
          <w:ilvl w:val="0"/>
          <w:numId w:val="105"/>
        </w:numPr>
        <w:tabs>
          <w:tab w:val="clear" w:pos="567"/>
        </w:tabs>
        <w:rPr>
          <w:rFonts w:cs="Arial"/>
          <w:szCs w:val="20"/>
          <w:lang w:eastAsia="ru-RU"/>
        </w:rPr>
      </w:pPr>
      <w:r w:rsidRPr="009E6572">
        <w:rPr>
          <w:rFonts w:cs="Arial"/>
          <w:szCs w:val="20"/>
          <w:lang w:eastAsia="ru-RU"/>
        </w:rPr>
        <w:t>Создание заказа на поставку (</w:t>
      </w:r>
      <w:r w:rsidRPr="009E6572">
        <w:rPr>
          <w:rFonts w:cs="Arial"/>
          <w:szCs w:val="20"/>
          <w:lang w:val="en-US" w:eastAsia="ru-RU"/>
        </w:rPr>
        <w:t>ME</w:t>
      </w:r>
      <w:r w:rsidRPr="009E6572">
        <w:rPr>
          <w:rFonts w:cs="Arial"/>
          <w:szCs w:val="20"/>
          <w:lang w:eastAsia="ru-RU"/>
        </w:rPr>
        <w:t>21</w:t>
      </w:r>
      <w:r w:rsidRPr="009E6572">
        <w:rPr>
          <w:rFonts w:cs="Arial"/>
          <w:szCs w:val="20"/>
          <w:lang w:val="en-US" w:eastAsia="ru-RU"/>
        </w:rPr>
        <w:t>n</w:t>
      </w:r>
      <w:r w:rsidRPr="009E6572">
        <w:rPr>
          <w:rFonts w:cs="Arial"/>
          <w:szCs w:val="20"/>
          <w:lang w:eastAsia="ru-RU"/>
        </w:rPr>
        <w:t>);</w:t>
      </w:r>
    </w:p>
    <w:p w:rsidR="004E3AF8" w:rsidRPr="009E6572" w:rsidRDefault="004E3AF8" w:rsidP="004E3AF8">
      <w:pPr>
        <w:pStyle w:val="afa"/>
        <w:numPr>
          <w:ilvl w:val="0"/>
          <w:numId w:val="105"/>
        </w:numPr>
        <w:tabs>
          <w:tab w:val="clear" w:pos="567"/>
        </w:tabs>
        <w:rPr>
          <w:rFonts w:cs="Arial"/>
          <w:szCs w:val="20"/>
          <w:lang w:eastAsia="ru-RU"/>
        </w:rPr>
      </w:pPr>
      <w:r w:rsidRPr="009E6572">
        <w:rPr>
          <w:rFonts w:cs="Arial"/>
          <w:szCs w:val="20"/>
          <w:lang w:eastAsia="ru-RU"/>
        </w:rPr>
        <w:t>Создание документа материала – Акта выполненных работ (</w:t>
      </w:r>
      <w:r w:rsidRPr="009E6572">
        <w:rPr>
          <w:rFonts w:cs="Arial"/>
          <w:szCs w:val="20"/>
          <w:lang w:val="en-US" w:eastAsia="ru-RU"/>
        </w:rPr>
        <w:t>MIGO</w:t>
      </w:r>
      <w:r w:rsidRPr="009E6572">
        <w:rPr>
          <w:rFonts w:cs="Arial"/>
          <w:szCs w:val="20"/>
          <w:lang w:eastAsia="ru-RU"/>
        </w:rPr>
        <w:t>);</w:t>
      </w:r>
    </w:p>
    <w:p w:rsidR="004E3AF8" w:rsidRPr="009E6572" w:rsidRDefault="004E3AF8" w:rsidP="004E3AF8">
      <w:pPr>
        <w:pStyle w:val="afa"/>
        <w:numPr>
          <w:ilvl w:val="0"/>
          <w:numId w:val="105"/>
        </w:numPr>
        <w:tabs>
          <w:tab w:val="clear" w:pos="567"/>
        </w:tabs>
        <w:rPr>
          <w:rFonts w:cs="Arial"/>
          <w:szCs w:val="20"/>
          <w:lang w:eastAsia="ru-RU"/>
        </w:rPr>
      </w:pPr>
      <w:r w:rsidRPr="009E6572">
        <w:rPr>
          <w:rFonts w:cs="Arial"/>
          <w:szCs w:val="20"/>
          <w:lang w:eastAsia="ru-RU"/>
        </w:rPr>
        <w:t>Предварительная регистрация Счета-фактуры (</w:t>
      </w:r>
      <w:r w:rsidRPr="009E6572">
        <w:rPr>
          <w:rFonts w:cs="Arial"/>
          <w:szCs w:val="20"/>
          <w:lang w:val="en-US" w:eastAsia="ru-RU"/>
        </w:rPr>
        <w:t>MIR</w:t>
      </w:r>
      <w:r w:rsidRPr="009E6572">
        <w:rPr>
          <w:rFonts w:cs="Arial"/>
          <w:szCs w:val="20"/>
          <w:lang w:eastAsia="ru-RU"/>
        </w:rPr>
        <w:t>7).</w:t>
      </w:r>
    </w:p>
    <w:p w:rsidR="004E3AF8" w:rsidRDefault="004E3AF8" w:rsidP="004E3AF8">
      <w:pPr>
        <w:pStyle w:val="afa"/>
        <w:numPr>
          <w:ilvl w:val="0"/>
          <w:numId w:val="81"/>
        </w:numPr>
        <w:tabs>
          <w:tab w:val="clear" w:pos="567"/>
        </w:tabs>
        <w:rPr>
          <w:rFonts w:cs="Arial"/>
          <w:szCs w:val="20"/>
          <w:lang w:eastAsia="ru-RU"/>
        </w:rPr>
      </w:pPr>
      <w:r w:rsidRPr="009E6572">
        <w:rPr>
          <w:rFonts w:cs="Arial"/>
          <w:szCs w:val="20"/>
          <w:lang w:eastAsia="ru-RU"/>
        </w:rPr>
        <w:t>В отчете «Обработка УСО» должны быть предусмотрены возможности «проваливания» в основные документы закупки (заявка, заказ, документ материала, счет-фактура) двойным нажатием по соответствующим полям.</w:t>
      </w:r>
    </w:p>
    <w:p w:rsidR="004E3AF8" w:rsidRPr="00373CB7" w:rsidRDefault="004E3AF8" w:rsidP="004E3AF8">
      <w:pPr>
        <w:pStyle w:val="afa"/>
        <w:numPr>
          <w:ilvl w:val="0"/>
          <w:numId w:val="81"/>
        </w:numPr>
        <w:tabs>
          <w:tab w:val="clear" w:pos="567"/>
        </w:tabs>
        <w:rPr>
          <w:rFonts w:cs="Arial"/>
          <w:szCs w:val="20"/>
          <w:lang w:eastAsia="ru-RU"/>
        </w:rPr>
      </w:pPr>
      <w:r w:rsidRPr="00373CB7">
        <w:rPr>
          <w:rFonts w:cs="Arial"/>
          <w:szCs w:val="20"/>
          <w:lang w:eastAsia="ru-RU"/>
        </w:rPr>
        <w:t>Обновление заказов ТОРО данными ТК.</w:t>
      </w:r>
    </w:p>
    <w:p w:rsidR="004E3AF8" w:rsidRPr="00373CB7" w:rsidRDefault="004E3AF8" w:rsidP="004E3AF8">
      <w:pPr>
        <w:pStyle w:val="afa"/>
        <w:numPr>
          <w:ilvl w:val="0"/>
          <w:numId w:val="81"/>
        </w:numPr>
        <w:tabs>
          <w:tab w:val="clear" w:pos="567"/>
        </w:tabs>
        <w:rPr>
          <w:rFonts w:cs="Arial"/>
          <w:szCs w:val="20"/>
          <w:lang w:eastAsia="ru-RU"/>
        </w:rPr>
      </w:pPr>
      <w:r w:rsidRPr="00373CB7">
        <w:rPr>
          <w:rFonts w:cs="Arial"/>
          <w:szCs w:val="20"/>
          <w:lang w:eastAsia="ru-RU"/>
        </w:rPr>
        <w:t xml:space="preserve">Анализ результатов ППМ – переход к отчету </w:t>
      </w:r>
      <w:r w:rsidRPr="00373CB7">
        <w:rPr>
          <w:rFonts w:cs="Arial"/>
          <w:szCs w:val="20"/>
          <w:lang w:val="en-US" w:eastAsia="ru-RU"/>
        </w:rPr>
        <w:t>ZMM</w:t>
      </w:r>
      <w:r w:rsidRPr="00373CB7">
        <w:rPr>
          <w:rFonts w:cs="Arial"/>
          <w:szCs w:val="20"/>
          <w:lang w:eastAsia="ru-RU"/>
        </w:rPr>
        <w:t>_</w:t>
      </w:r>
      <w:r w:rsidRPr="00373CB7">
        <w:rPr>
          <w:rFonts w:cs="Arial"/>
          <w:szCs w:val="20"/>
          <w:lang w:val="en-US" w:eastAsia="ru-RU"/>
        </w:rPr>
        <w:t>MRP</w:t>
      </w:r>
      <w:r w:rsidRPr="00373CB7">
        <w:rPr>
          <w:rFonts w:cs="Arial"/>
          <w:szCs w:val="20"/>
          <w:lang w:eastAsia="ru-RU"/>
        </w:rPr>
        <w:t>_</w:t>
      </w:r>
      <w:r w:rsidRPr="00373CB7">
        <w:rPr>
          <w:rFonts w:cs="Arial"/>
          <w:szCs w:val="20"/>
          <w:lang w:val="en-US" w:eastAsia="ru-RU"/>
        </w:rPr>
        <w:t>MAINT</w:t>
      </w:r>
    </w:p>
    <w:p w:rsidR="004E3AF8" w:rsidRPr="00373CB7" w:rsidRDefault="004E3AF8" w:rsidP="004E3AF8">
      <w:pPr>
        <w:pStyle w:val="afa"/>
        <w:numPr>
          <w:ilvl w:val="0"/>
          <w:numId w:val="81"/>
        </w:numPr>
        <w:tabs>
          <w:tab w:val="clear" w:pos="567"/>
        </w:tabs>
        <w:rPr>
          <w:rFonts w:cs="Arial"/>
          <w:szCs w:val="20"/>
          <w:lang w:eastAsia="ru-RU"/>
        </w:rPr>
      </w:pPr>
      <w:r w:rsidRPr="00373CB7">
        <w:rPr>
          <w:rFonts w:cs="Arial"/>
          <w:szCs w:val="20"/>
          <w:lang w:eastAsia="ru-RU"/>
        </w:rPr>
        <w:t xml:space="preserve">Отчет по МТР с функциями обновления данных – переход к отчету </w:t>
      </w:r>
      <w:r w:rsidRPr="00373CB7">
        <w:rPr>
          <w:rFonts w:cs="Arial"/>
          <w:szCs w:val="20"/>
          <w:lang w:val="en-US" w:eastAsia="ru-RU"/>
        </w:rPr>
        <w:t>ZPM</w:t>
      </w:r>
      <w:r w:rsidRPr="00373CB7">
        <w:rPr>
          <w:rFonts w:cs="Arial"/>
          <w:szCs w:val="20"/>
          <w:lang w:eastAsia="ru-RU"/>
        </w:rPr>
        <w:t>_</w:t>
      </w:r>
      <w:r w:rsidRPr="00373CB7">
        <w:rPr>
          <w:rFonts w:cs="Arial"/>
          <w:szCs w:val="20"/>
          <w:lang w:val="en-US" w:eastAsia="ru-RU"/>
        </w:rPr>
        <w:t>MTR</w:t>
      </w:r>
      <w:r w:rsidRPr="00373CB7">
        <w:rPr>
          <w:rFonts w:cs="Arial"/>
          <w:szCs w:val="20"/>
          <w:lang w:eastAsia="ru-RU"/>
        </w:rPr>
        <w:t>_</w:t>
      </w:r>
      <w:r w:rsidRPr="00373CB7">
        <w:rPr>
          <w:rFonts w:cs="Arial"/>
          <w:szCs w:val="20"/>
          <w:lang w:val="en-US" w:eastAsia="ru-RU"/>
        </w:rPr>
        <w:t>UPD</w:t>
      </w:r>
    </w:p>
    <w:p w:rsidR="00BF44A9" w:rsidRDefault="00BF44A9" w:rsidP="00B65B75">
      <w:pPr>
        <w:rPr>
          <w:rFonts w:cs="Arial"/>
          <w:szCs w:val="20"/>
          <w:lang w:eastAsia="ru-RU"/>
        </w:rPr>
      </w:pPr>
    </w:p>
    <w:p w:rsidR="00BF44A9" w:rsidRDefault="00BF44A9" w:rsidP="00BF44A9">
      <w:pPr>
        <w:ind w:firstLine="708"/>
        <w:rPr>
          <w:rFonts w:cs="Arial"/>
          <w:szCs w:val="20"/>
          <w:lang w:eastAsia="ru-RU"/>
        </w:rPr>
      </w:pPr>
      <w:r w:rsidRPr="009E6572">
        <w:rPr>
          <w:rFonts w:cs="Arial"/>
          <w:szCs w:val="20"/>
          <w:lang w:eastAsia="ru-RU"/>
        </w:rPr>
        <w:t xml:space="preserve">Необходимо расширить стандартную функциональность в меню отчета </w:t>
      </w:r>
      <w:r w:rsidRPr="009E6572">
        <w:rPr>
          <w:rFonts w:cs="Arial"/>
          <w:szCs w:val="20"/>
          <w:lang w:val="en-US" w:eastAsia="ru-RU"/>
        </w:rPr>
        <w:t>IW</w:t>
      </w:r>
      <w:r w:rsidRPr="009E6572">
        <w:rPr>
          <w:rFonts w:cs="Arial"/>
          <w:szCs w:val="20"/>
          <w:lang w:eastAsia="ru-RU"/>
        </w:rPr>
        <w:t xml:space="preserve">38 – переход к отчету «Список доступных материалов». Вместо стандартного отчета </w:t>
      </w:r>
      <w:r w:rsidRPr="009E6572">
        <w:rPr>
          <w:rFonts w:cs="Arial"/>
          <w:szCs w:val="20"/>
          <w:lang w:val="en-US" w:eastAsia="ru-RU"/>
        </w:rPr>
        <w:t>IWBK</w:t>
      </w:r>
      <w:r w:rsidRPr="009E6572">
        <w:rPr>
          <w:rFonts w:cs="Arial"/>
          <w:szCs w:val="20"/>
          <w:lang w:eastAsia="ru-RU"/>
        </w:rPr>
        <w:t xml:space="preserve"> необходимо вызывать разработанный дополненный отчет ZPM_IWBK, также необходимо снять ограничение на количество выбранных заказов ТОРО при переходе к данному отчету.</w:t>
      </w:r>
    </w:p>
    <w:p w:rsidR="00BF44A9" w:rsidRPr="00373CB7" w:rsidRDefault="00BF44A9" w:rsidP="00BF44A9">
      <w:pPr>
        <w:pStyle w:val="afa"/>
        <w:ind w:left="1500"/>
        <w:rPr>
          <w:rFonts w:cs="Arial"/>
          <w:szCs w:val="20"/>
          <w:lang w:eastAsia="ru-RU"/>
        </w:rPr>
      </w:pPr>
      <w:r w:rsidRPr="00373CB7">
        <w:rPr>
          <w:rFonts w:cs="Arial"/>
          <w:szCs w:val="20"/>
          <w:lang w:eastAsia="ru-RU"/>
        </w:rPr>
        <w:t>Обновление заказов ТОРО данными ТК.</w:t>
      </w:r>
    </w:p>
    <w:p w:rsidR="00BF44A9" w:rsidRPr="00373CB7" w:rsidRDefault="00BF44A9" w:rsidP="00BF44A9">
      <w:pPr>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Организовать возможность массово обновлять данные ТК выбранные заказы ТОРО в транзакции IW38, учитывая сезонные МТР. Выполнять обновление заказов ТОРО данными ТК в трёх режимах:</w:t>
      </w:r>
    </w:p>
    <w:p w:rsidR="00BF44A9" w:rsidRPr="00373CB7" w:rsidRDefault="003367F5" w:rsidP="00BF44A9">
      <w:pPr>
        <w:pStyle w:val="afa"/>
        <w:numPr>
          <w:ilvl w:val="0"/>
          <w:numId w:val="106"/>
        </w:numPr>
        <w:tabs>
          <w:tab w:val="clear" w:pos="567"/>
        </w:tabs>
        <w:overflowPunct w:val="0"/>
        <w:autoSpaceDE w:val="0"/>
        <w:autoSpaceDN w:val="0"/>
        <w:adjustRightInd w:val="0"/>
        <w:spacing w:before="60"/>
        <w:textAlignment w:val="baseline"/>
        <w:rPr>
          <w:rFonts w:cs="Arial"/>
          <w:bCs/>
          <w:szCs w:val="24"/>
          <w:lang w:eastAsia="ru-RU"/>
        </w:rPr>
      </w:pPr>
      <w:r>
        <w:rPr>
          <w:rFonts w:cs="Arial"/>
          <w:bCs/>
          <w:szCs w:val="24"/>
          <w:lang w:eastAsia="ru-RU"/>
        </w:rPr>
        <w:t>«Обновление всех опер</w:t>
      </w:r>
      <w:r w:rsidR="00BF44A9" w:rsidRPr="00373CB7">
        <w:rPr>
          <w:rFonts w:cs="Arial"/>
          <w:bCs/>
          <w:szCs w:val="24"/>
          <w:lang w:eastAsia="ru-RU"/>
        </w:rPr>
        <w:t>аций данными ТК» (удаление всех операций заказа ТОРО и замещение на операции ТК);</w:t>
      </w:r>
    </w:p>
    <w:p w:rsidR="00BF44A9" w:rsidRPr="00373CB7" w:rsidRDefault="00BF44A9" w:rsidP="00BF44A9">
      <w:pPr>
        <w:pStyle w:val="afa"/>
        <w:numPr>
          <w:ilvl w:val="0"/>
          <w:numId w:val="106"/>
        </w:numPr>
        <w:tabs>
          <w:tab w:val="clear" w:pos="567"/>
        </w:tabs>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«Обновление только релевантных операций ТК» (удаление операций заказа ТОРО, которые есть в ТК и их замещение на операции ТК);</w:t>
      </w:r>
    </w:p>
    <w:p w:rsidR="00BF44A9" w:rsidRPr="00373CB7" w:rsidRDefault="00BF44A9" w:rsidP="00BF44A9">
      <w:pPr>
        <w:pStyle w:val="afa"/>
        <w:numPr>
          <w:ilvl w:val="0"/>
          <w:numId w:val="106"/>
        </w:numPr>
        <w:tabs>
          <w:tab w:val="clear" w:pos="567"/>
        </w:tabs>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«Дополнить имеющиеся операций данными ТК» (без удаления имеющихся операций заказа ТОРО)</w:t>
      </w:r>
    </w:p>
    <w:p w:rsidR="00BF44A9" w:rsidRPr="00373CB7" w:rsidRDefault="00BF44A9" w:rsidP="00BF44A9">
      <w:pPr>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При выбранных режимах должна срабатывать проверка сезонных МТР из техкарты ТОРО по следующей логике:</w:t>
      </w:r>
    </w:p>
    <w:p w:rsidR="00BF44A9" w:rsidRPr="00373CB7" w:rsidRDefault="00BF44A9" w:rsidP="00BF44A9">
      <w:pPr>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 xml:space="preserve">∙ Если в связанной с планом ППР техкарте ТОРО есть МТР с заполненным признаком «Наличие сезонного аналога», то по базисному сроку начала заказа ТОРО необходимо определить сезон, к которому относится заказ ТОРО через настроечную таблицу сезонов. </w:t>
      </w:r>
    </w:p>
    <w:p w:rsidR="00BF44A9" w:rsidRPr="00373CB7" w:rsidRDefault="00BF44A9" w:rsidP="00BF44A9">
      <w:pPr>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 Если определенный сезон для заказа ТОРО не соответствует сезону «базового» МТР – должен выполняться поиск соответствующего сезонного аналога МТР из объекта S/4HANA</w:t>
      </w:r>
      <w:r w:rsidRPr="00373CB7">
        <w:t xml:space="preserve">  </w:t>
      </w:r>
      <w:r w:rsidRPr="00373CB7">
        <w:rPr>
          <w:rFonts w:cs="Arial"/>
          <w:bCs/>
          <w:szCs w:val="24"/>
          <w:lang w:eastAsia="ru-RU"/>
        </w:rPr>
        <w:t>спецификации МТР.</w:t>
      </w:r>
    </w:p>
    <w:p w:rsidR="00BF44A9" w:rsidRPr="00373CB7" w:rsidRDefault="00BF44A9" w:rsidP="00BF44A9">
      <w:pPr>
        <w:overflowPunct w:val="0"/>
        <w:autoSpaceDE w:val="0"/>
        <w:autoSpaceDN w:val="0"/>
        <w:adjustRightInd w:val="0"/>
        <w:spacing w:before="60"/>
        <w:textAlignment w:val="baseline"/>
        <w:rPr>
          <w:rFonts w:cs="Arial"/>
          <w:bCs/>
          <w:szCs w:val="24"/>
          <w:lang w:eastAsia="ru-RU"/>
        </w:rPr>
      </w:pPr>
      <w:r w:rsidRPr="00373CB7">
        <w:rPr>
          <w:rFonts w:cs="Arial"/>
          <w:bCs/>
          <w:szCs w:val="24"/>
          <w:lang w:eastAsia="ru-RU"/>
        </w:rPr>
        <w:t xml:space="preserve">∙ Проверка замещения должна срабатывать в заказе до передачи МТР в закупку (установки признака «релевантность для ПММ = немедленно) и в статусе ПЛАН. </w:t>
      </w:r>
    </w:p>
    <w:p w:rsidR="00BF44A9" w:rsidRPr="00373CB7" w:rsidRDefault="00BF44A9" w:rsidP="00BF44A9">
      <w:pPr>
        <w:overflowPunct w:val="0"/>
        <w:autoSpaceDE w:val="0"/>
        <w:autoSpaceDN w:val="0"/>
        <w:adjustRightInd w:val="0"/>
        <w:spacing w:before="60"/>
        <w:textAlignment w:val="baseline"/>
      </w:pPr>
      <w:r w:rsidRPr="00373CB7">
        <w:rPr>
          <w:rFonts w:cs="Arial"/>
          <w:bCs/>
          <w:szCs w:val="24"/>
          <w:lang w:eastAsia="ru-RU"/>
        </w:rPr>
        <w:t xml:space="preserve">∙ Для ведения сезонов будет предусмотрена настроечная таблица ведения сезонов по календарным датам в разрезе заводов планирования – </w:t>
      </w:r>
      <w:r w:rsidRPr="00373CB7">
        <w:rPr>
          <w:rFonts w:cs="Arial"/>
          <w:bCs/>
          <w:szCs w:val="24"/>
          <w:lang w:val="en-US" w:eastAsia="ru-RU"/>
        </w:rPr>
        <w:t>ZTPM</w:t>
      </w:r>
      <w:r w:rsidRPr="00373CB7">
        <w:rPr>
          <w:rFonts w:cs="Arial"/>
          <w:bCs/>
          <w:szCs w:val="24"/>
          <w:lang w:eastAsia="ru-RU"/>
        </w:rPr>
        <w:t>_</w:t>
      </w:r>
      <w:r w:rsidRPr="00373CB7">
        <w:rPr>
          <w:rFonts w:cs="Arial"/>
          <w:bCs/>
          <w:szCs w:val="24"/>
          <w:lang w:val="en-US" w:eastAsia="ru-RU"/>
        </w:rPr>
        <w:t>SEASON</w:t>
      </w:r>
      <w:r w:rsidRPr="00373CB7">
        <w:rPr>
          <w:rFonts w:cs="Arial"/>
          <w:bCs/>
          <w:szCs w:val="24"/>
          <w:lang w:eastAsia="ru-RU"/>
        </w:rPr>
        <w:t>_</w:t>
      </w:r>
      <w:r w:rsidRPr="00373CB7">
        <w:rPr>
          <w:rFonts w:cs="Arial"/>
          <w:bCs/>
          <w:szCs w:val="24"/>
          <w:lang w:val="en-US" w:eastAsia="ru-RU"/>
        </w:rPr>
        <w:t>TAB</w:t>
      </w:r>
      <w:r w:rsidRPr="00373CB7">
        <w:rPr>
          <w:rFonts w:cs="Arial"/>
          <w:bCs/>
          <w:szCs w:val="24"/>
          <w:lang w:eastAsia="ru-RU"/>
        </w:rPr>
        <w:t>.</w:t>
      </w:r>
    </w:p>
    <w:p w:rsidR="00BF44A9" w:rsidRPr="00373CB7" w:rsidRDefault="00BF44A9" w:rsidP="00BF44A9">
      <w:pPr>
        <w:overflowPunct w:val="0"/>
        <w:autoSpaceDE w:val="0"/>
        <w:autoSpaceDN w:val="0"/>
        <w:adjustRightInd w:val="0"/>
        <w:spacing w:before="60"/>
        <w:textAlignment w:val="baseline"/>
        <w:rPr>
          <w:rFonts w:cs="Arial"/>
          <w:szCs w:val="20"/>
          <w:lang w:eastAsia="ru-RU"/>
        </w:rPr>
      </w:pPr>
    </w:p>
    <w:p w:rsidR="00247CE5" w:rsidRDefault="00BF44A9" w:rsidP="00B65B75">
      <w:pPr>
        <w:rPr>
          <w:rFonts w:cs="Arial"/>
        </w:rPr>
      </w:pPr>
      <w:r w:rsidRPr="00373CB7">
        <w:rPr>
          <w:rFonts w:cs="Arial"/>
          <w:szCs w:val="20"/>
          <w:lang w:eastAsia="ru-RU"/>
        </w:rPr>
        <w:t xml:space="preserve">Аналогичная логика замещения материалов на </w:t>
      </w:r>
      <w:r w:rsidRPr="00373CB7">
        <w:rPr>
          <w:rFonts w:cs="Arial"/>
          <w:bCs/>
          <w:szCs w:val="24"/>
          <w:lang w:eastAsia="ru-RU"/>
        </w:rPr>
        <w:t>сезонные МТР д</w:t>
      </w:r>
      <w:r w:rsidRPr="00373CB7">
        <w:rPr>
          <w:rFonts w:cs="Arial"/>
          <w:szCs w:val="20"/>
          <w:lang w:eastAsia="ru-RU"/>
        </w:rPr>
        <w:t xml:space="preserve">ля одного заказа ТОРО описана </w:t>
      </w:r>
      <w:r w:rsidRPr="00373CB7">
        <w:rPr>
          <w:rFonts w:cs="Arial"/>
          <w:bCs/>
          <w:szCs w:val="24"/>
          <w:lang w:eastAsia="ru-RU"/>
        </w:rPr>
        <w:t>в рамках ФС - ERP.PM46.01.Проверка при сохранении Заказа ТОРО.</w:t>
      </w:r>
    </w:p>
    <w:p w:rsidR="0072251D" w:rsidRPr="008214FD" w:rsidRDefault="000C0323">
      <w:pPr>
        <w:pStyle w:val="4"/>
      </w:pPr>
      <w:r w:rsidRPr="008214FD">
        <w:t>Разработка PM22 Присвоение заказ</w:t>
      </w:r>
      <w:r w:rsidR="0061381F">
        <w:t>ам</w:t>
      </w:r>
      <w:r w:rsidR="00A27EC6" w:rsidRPr="008214FD">
        <w:t xml:space="preserve"> ТОРО</w:t>
      </w:r>
      <w:r w:rsidRPr="008214FD">
        <w:t xml:space="preserve"> СПП-элемент</w:t>
      </w:r>
      <w:r w:rsidR="0061381F">
        <w:t>ов</w:t>
      </w:r>
    </w:p>
    <w:p w:rsidR="009C442D" w:rsidRPr="009721BA" w:rsidRDefault="009C442D" w:rsidP="009C442D">
      <w:pPr>
        <w:rPr>
          <w:rFonts w:cs="Arial"/>
          <w:szCs w:val="24"/>
        </w:rPr>
      </w:pPr>
      <w:r w:rsidRPr="009721BA">
        <w:rPr>
          <w:rFonts w:cs="Arial"/>
          <w:szCs w:val="24"/>
        </w:rPr>
        <w:t>Проверка при присвоении заказов ТОРО СПП-элементу. Проверку необходимо осуществлять по следующим атрибутам заказа ТОРО и СПП-элемента:</w:t>
      </w:r>
    </w:p>
    <w:p w:rsidR="009C442D" w:rsidRPr="009721BA" w:rsidRDefault="009C442D" w:rsidP="009C442D">
      <w:pPr>
        <w:ind w:firstLine="708"/>
        <w:rPr>
          <w:rFonts w:cs="Arial"/>
          <w:szCs w:val="24"/>
        </w:rPr>
      </w:pPr>
      <w:r w:rsidRPr="009721BA">
        <w:rPr>
          <w:rFonts w:cs="Arial"/>
          <w:szCs w:val="24"/>
        </w:rPr>
        <w:t xml:space="preserve">- Соответствие балансовой единицы СПП -элементу </w:t>
      </w:r>
    </w:p>
    <w:p w:rsidR="009C442D" w:rsidRPr="009721BA" w:rsidRDefault="009C442D" w:rsidP="009C442D">
      <w:pPr>
        <w:ind w:firstLine="708"/>
        <w:rPr>
          <w:rFonts w:cs="Arial"/>
          <w:szCs w:val="24"/>
        </w:rPr>
      </w:pPr>
      <w:r w:rsidRPr="009721BA">
        <w:rPr>
          <w:rFonts w:cs="Arial"/>
          <w:szCs w:val="24"/>
        </w:rPr>
        <w:t>- Соответствие плановых сроков заказа ТОРО году планирования сроков в СПП - элементе</w:t>
      </w:r>
    </w:p>
    <w:p w:rsidR="009C442D" w:rsidRPr="009721BA" w:rsidRDefault="009C442D" w:rsidP="009C442D">
      <w:pPr>
        <w:ind w:firstLine="708"/>
        <w:rPr>
          <w:rFonts w:cs="Arial"/>
          <w:szCs w:val="24"/>
        </w:rPr>
      </w:pPr>
      <w:r w:rsidRPr="009721BA">
        <w:rPr>
          <w:rFonts w:cs="Arial"/>
          <w:szCs w:val="24"/>
        </w:rPr>
        <w:t>- Соответствие раздела бюджета проекта виду заказа</w:t>
      </w:r>
    </w:p>
    <w:p w:rsidR="009C442D" w:rsidRPr="009721BA" w:rsidRDefault="009C442D" w:rsidP="009C442D">
      <w:pPr>
        <w:ind w:firstLine="708"/>
        <w:rPr>
          <w:rFonts w:cs="Arial"/>
          <w:szCs w:val="24"/>
        </w:rPr>
      </w:pPr>
      <w:r w:rsidRPr="009721BA">
        <w:rPr>
          <w:rFonts w:cs="Arial"/>
          <w:szCs w:val="24"/>
        </w:rPr>
        <w:t>- Соответствие группы плановиков и завода СПП-элемента и заказа ТОРО</w:t>
      </w:r>
    </w:p>
    <w:p w:rsidR="009C442D" w:rsidRPr="009721BA" w:rsidRDefault="009C442D" w:rsidP="009C442D">
      <w:pPr>
        <w:rPr>
          <w:rFonts w:cs="Arial"/>
          <w:szCs w:val="24"/>
        </w:rPr>
      </w:pPr>
      <w:r w:rsidRPr="009721BA">
        <w:rPr>
          <w:rFonts w:cs="Arial"/>
          <w:szCs w:val="24"/>
        </w:rPr>
        <w:t>Расширение стандартов</w:t>
      </w:r>
    </w:p>
    <w:p w:rsidR="009C442D" w:rsidRPr="009721BA" w:rsidRDefault="009C442D" w:rsidP="009C442D">
      <w:pPr>
        <w:pStyle w:val="afa"/>
        <w:numPr>
          <w:ilvl w:val="0"/>
          <w:numId w:val="83"/>
        </w:numPr>
        <w:tabs>
          <w:tab w:val="clear" w:pos="567"/>
        </w:tabs>
        <w:rPr>
          <w:rFonts w:cs="Arial"/>
          <w:szCs w:val="24"/>
        </w:rPr>
      </w:pPr>
      <w:r w:rsidRPr="009721BA">
        <w:rPr>
          <w:rFonts w:cs="Arial"/>
          <w:szCs w:val="24"/>
        </w:rPr>
        <w:t xml:space="preserve">Проверка на соответствие балансовой единицы СПП – элементу. </w:t>
      </w:r>
    </w:p>
    <w:p w:rsidR="009C442D" w:rsidRPr="009721BA" w:rsidRDefault="009C442D" w:rsidP="009C442D">
      <w:pPr>
        <w:pStyle w:val="afa"/>
        <w:numPr>
          <w:ilvl w:val="0"/>
          <w:numId w:val="83"/>
        </w:numPr>
        <w:tabs>
          <w:tab w:val="clear" w:pos="567"/>
        </w:tabs>
        <w:rPr>
          <w:rFonts w:cs="Arial"/>
          <w:szCs w:val="24"/>
        </w:rPr>
      </w:pPr>
      <w:r w:rsidRPr="009721BA">
        <w:rPr>
          <w:rFonts w:cs="Arial"/>
          <w:szCs w:val="24"/>
        </w:rPr>
        <w:t>Нельзя присваивать заказ ТОРО СПП-элементу не относящемуся к ППА.</w:t>
      </w:r>
    </w:p>
    <w:p w:rsidR="009C442D" w:rsidRPr="009721BA" w:rsidRDefault="009C442D" w:rsidP="009C442D">
      <w:pPr>
        <w:pStyle w:val="afa"/>
        <w:numPr>
          <w:ilvl w:val="0"/>
          <w:numId w:val="83"/>
        </w:numPr>
        <w:tabs>
          <w:tab w:val="clear" w:pos="567"/>
        </w:tabs>
        <w:rPr>
          <w:rFonts w:cs="Arial"/>
          <w:szCs w:val="24"/>
        </w:rPr>
      </w:pPr>
      <w:r w:rsidRPr="009721BA">
        <w:rPr>
          <w:rFonts w:cs="Arial"/>
          <w:szCs w:val="24"/>
        </w:rPr>
        <w:t>Нельзя присваивать CapEx заказ OpEx СПП-элементу (либо наоборот).</w:t>
      </w:r>
    </w:p>
    <w:p w:rsidR="009C442D" w:rsidRPr="009721BA" w:rsidRDefault="009C442D" w:rsidP="009C442D">
      <w:pPr>
        <w:rPr>
          <w:rFonts w:cs="Arial"/>
          <w:szCs w:val="24"/>
        </w:rPr>
      </w:pPr>
      <w:r w:rsidRPr="009721BA">
        <w:rPr>
          <w:rFonts w:cs="Arial"/>
          <w:szCs w:val="24"/>
        </w:rPr>
        <w:t>Если определено отклонение СПП-элемента от заказа ТОРО, должно выдаваться сообщение об ошибке, при этом изменения не сохранять.</w:t>
      </w:r>
    </w:p>
    <w:p w:rsidR="009C442D" w:rsidRPr="009721BA" w:rsidRDefault="009C442D" w:rsidP="009C442D">
      <w:pPr>
        <w:pStyle w:val="afa"/>
        <w:numPr>
          <w:ilvl w:val="0"/>
          <w:numId w:val="83"/>
        </w:numPr>
        <w:tabs>
          <w:tab w:val="clear" w:pos="567"/>
        </w:tabs>
        <w:rPr>
          <w:rFonts w:cs="Arial"/>
          <w:szCs w:val="24"/>
        </w:rPr>
      </w:pPr>
      <w:r w:rsidRPr="009721BA">
        <w:rPr>
          <w:rFonts w:cs="Arial"/>
          <w:szCs w:val="24"/>
        </w:rPr>
        <w:t xml:space="preserve">Проверка соответствия группы плановиков и завода СПП-элемента и заказа ТОРО, при условии, что данные поля заполнены. </w:t>
      </w:r>
    </w:p>
    <w:p w:rsidR="000C0323" w:rsidRDefault="000C0323" w:rsidP="000C0323">
      <w:pPr>
        <w:rPr>
          <w:rFonts w:cs="Arial"/>
        </w:rPr>
      </w:pPr>
    </w:p>
    <w:p w:rsidR="00D96FE3" w:rsidRPr="008214FD" w:rsidRDefault="00D96FE3" w:rsidP="00D96FE3">
      <w:pPr>
        <w:pStyle w:val="4"/>
      </w:pPr>
      <w:r>
        <w:t>Разработка PM23</w:t>
      </w:r>
      <w:r w:rsidRPr="008214FD">
        <w:t xml:space="preserve"> </w:t>
      </w:r>
      <w:r w:rsidR="00D305EF">
        <w:t>Ранжирование заказов ТОРО</w:t>
      </w:r>
    </w:p>
    <w:p w:rsidR="00630147" w:rsidRDefault="00630147" w:rsidP="00630147">
      <w:pPr>
        <w:pStyle w:val="afa"/>
        <w:ind w:left="0"/>
        <w:rPr>
          <w:ins w:id="1254" w:author="polyus\ablakovab" w:date="2022-04-15T18:23:00Z"/>
          <w:rFonts w:cs="Arial"/>
          <w:szCs w:val="20"/>
          <w:lang w:eastAsia="ru-RU"/>
        </w:rPr>
      </w:pPr>
      <w:ins w:id="1255" w:author="polyus\ablakovab" w:date="2022-04-15T18:23:00Z">
        <w:r>
          <w:rPr>
            <w:rFonts w:cs="Arial"/>
            <w:szCs w:val="20"/>
            <w:lang w:eastAsia="ru-RU"/>
          </w:rPr>
          <w:t>Реализована разработка в части следующих требований:</w:t>
        </w:r>
      </w:ins>
    </w:p>
    <w:p w:rsidR="00CB7F46" w:rsidRPr="003818A7" w:rsidRDefault="00CB7F46" w:rsidP="00CB7F46">
      <w:pPr>
        <w:pStyle w:val="afa"/>
        <w:ind w:left="0"/>
        <w:rPr>
          <w:rFonts w:cs="Arial"/>
        </w:rPr>
      </w:pPr>
      <w:r>
        <w:rPr>
          <w:rFonts w:cs="Arial"/>
          <w:szCs w:val="20"/>
          <w:lang w:eastAsia="ru-RU"/>
        </w:rPr>
        <w:t xml:space="preserve">Для </w:t>
      </w:r>
      <w:r>
        <w:rPr>
          <w:rFonts w:cs="Arial"/>
          <w:noProof/>
          <w:szCs w:val="20"/>
          <w:lang w:eastAsia="ru-RU"/>
        </w:rPr>
        <w:t xml:space="preserve">инициации </w:t>
      </w:r>
      <w:r>
        <w:rPr>
          <w:rFonts w:cs="Arial"/>
          <w:szCs w:val="20"/>
          <w:lang w:eastAsia="ru-RU"/>
        </w:rPr>
        <w:t xml:space="preserve">процесса </w:t>
      </w:r>
      <w:r>
        <w:rPr>
          <w:rFonts w:cs="Arial"/>
        </w:rPr>
        <w:t>определения приоритета, а также категории работ</w:t>
      </w:r>
      <w:r>
        <w:rPr>
          <w:rFonts w:cs="Arial"/>
          <w:szCs w:val="20"/>
          <w:lang w:eastAsia="ru-RU"/>
        </w:rPr>
        <w:t>, в заказ ТОРО необходимо внести следующие изменения</w:t>
      </w:r>
      <w:r w:rsidRPr="003818A7">
        <w:rPr>
          <w:rFonts w:cs="Arial"/>
        </w:rPr>
        <w:t>:</w:t>
      </w:r>
    </w:p>
    <w:p w:rsidR="00CB7F46" w:rsidRPr="008767CC" w:rsidRDefault="00CB7F46" w:rsidP="00CB7F46">
      <w:pPr>
        <w:pStyle w:val="afa"/>
        <w:numPr>
          <w:ilvl w:val="0"/>
          <w:numId w:val="103"/>
        </w:numPr>
        <w:tabs>
          <w:tab w:val="clear" w:pos="567"/>
        </w:tabs>
        <w:rPr>
          <w:rFonts w:cs="Arial"/>
        </w:rPr>
      </w:pPr>
      <w:r w:rsidRPr="008767CC">
        <w:rPr>
          <w:rFonts w:cs="Arial"/>
        </w:rPr>
        <w:t>Скрыть закладку "Ранжирование";</w:t>
      </w:r>
    </w:p>
    <w:p w:rsidR="00CB7F46" w:rsidRDefault="00CB7F46" w:rsidP="00CB7F46">
      <w:pPr>
        <w:ind w:left="1416"/>
        <w:rPr>
          <w:rFonts w:cs="Arial"/>
        </w:rPr>
      </w:pPr>
      <w:r>
        <w:rPr>
          <w:rFonts w:cs="Arial"/>
        </w:rPr>
        <w:t>Т</w:t>
      </w:r>
      <w:r w:rsidRPr="004138AE">
        <w:rPr>
          <w:rFonts w:cs="Arial"/>
        </w:rPr>
        <w:t>.к. её наполнение не соответствует документу МУ Приоритизация работ по ТОиР.</w:t>
      </w:r>
    </w:p>
    <w:p w:rsidR="00CB7F46" w:rsidRDefault="00CB7F46" w:rsidP="00CB7F46">
      <w:pPr>
        <w:ind w:left="1416"/>
        <w:rPr>
          <w:rFonts w:cs="Arial"/>
        </w:rPr>
      </w:pPr>
    </w:p>
    <w:p w:rsidR="00F76956" w:rsidRPr="003818A7" w:rsidRDefault="00F76956" w:rsidP="00F76956">
      <w:pPr>
        <w:pStyle w:val="afa"/>
        <w:ind w:left="0"/>
        <w:rPr>
          <w:rFonts w:cs="Arial"/>
        </w:rPr>
      </w:pPr>
      <w:r>
        <w:rPr>
          <w:rFonts w:cs="Arial"/>
          <w:szCs w:val="20"/>
          <w:lang w:eastAsia="ru-RU"/>
        </w:rPr>
        <w:t xml:space="preserve">Для </w:t>
      </w:r>
      <w:r>
        <w:rPr>
          <w:rFonts w:cs="Arial"/>
          <w:noProof/>
          <w:szCs w:val="20"/>
          <w:lang w:eastAsia="ru-RU"/>
        </w:rPr>
        <w:t xml:space="preserve">инициации </w:t>
      </w:r>
      <w:r>
        <w:rPr>
          <w:rFonts w:cs="Arial"/>
          <w:szCs w:val="20"/>
          <w:lang w:eastAsia="ru-RU"/>
        </w:rPr>
        <w:t xml:space="preserve">процесса </w:t>
      </w:r>
      <w:r>
        <w:rPr>
          <w:rFonts w:cs="Arial"/>
        </w:rPr>
        <w:t>определения приоритета, а также категории работ</w:t>
      </w:r>
      <w:r>
        <w:rPr>
          <w:rFonts w:cs="Arial"/>
          <w:szCs w:val="20"/>
          <w:lang w:eastAsia="ru-RU"/>
        </w:rPr>
        <w:t xml:space="preserve"> , в заказ ТОРО необходимо внести следующие изменения</w:t>
      </w:r>
      <w:r w:rsidRPr="003818A7">
        <w:rPr>
          <w:rFonts w:cs="Arial"/>
        </w:rPr>
        <w:t>:</w:t>
      </w:r>
    </w:p>
    <w:p w:rsidR="00F76956" w:rsidRPr="008767CC" w:rsidRDefault="00F76956" w:rsidP="00F76956">
      <w:pPr>
        <w:pStyle w:val="afa"/>
        <w:numPr>
          <w:ilvl w:val="0"/>
          <w:numId w:val="104"/>
        </w:numPr>
        <w:tabs>
          <w:tab w:val="clear" w:pos="567"/>
        </w:tabs>
        <w:rPr>
          <w:rFonts w:cs="Arial"/>
        </w:rPr>
      </w:pPr>
      <w:r w:rsidRPr="008767CC">
        <w:rPr>
          <w:rFonts w:cs="Arial"/>
        </w:rPr>
        <w:t>Скрыть закладку "Ранжирование";</w:t>
      </w:r>
    </w:p>
    <w:p w:rsidR="00F76956" w:rsidRDefault="00F76956" w:rsidP="00F76956">
      <w:pPr>
        <w:ind w:left="1416"/>
        <w:rPr>
          <w:rFonts w:cs="Arial"/>
        </w:rPr>
      </w:pPr>
    </w:p>
    <w:p w:rsidR="00F76956" w:rsidRDefault="00F76956" w:rsidP="00F76956">
      <w:pPr>
        <w:ind w:left="1416"/>
        <w:rPr>
          <w:rFonts w:cs="Arial"/>
        </w:rPr>
      </w:pPr>
      <w:r>
        <w:rPr>
          <w:rFonts w:cs="Arial"/>
        </w:rPr>
        <w:t>Т</w:t>
      </w:r>
      <w:r w:rsidRPr="004138AE">
        <w:rPr>
          <w:rFonts w:cs="Arial"/>
        </w:rPr>
        <w:t>.к. её наполнение не соответствует документу МУ Приоритизация работ по ТОиР.</w:t>
      </w:r>
    </w:p>
    <w:p w:rsidR="00F76956" w:rsidRDefault="00F76956" w:rsidP="00F76956">
      <w:pPr>
        <w:ind w:left="1416"/>
        <w:rPr>
          <w:rFonts w:cs="Arial"/>
        </w:rPr>
      </w:pPr>
    </w:p>
    <w:p w:rsidR="00F76956" w:rsidRPr="008767CC" w:rsidRDefault="00F76956" w:rsidP="00F76956">
      <w:pPr>
        <w:pStyle w:val="afa"/>
        <w:numPr>
          <w:ilvl w:val="0"/>
          <w:numId w:val="104"/>
        </w:numPr>
        <w:tabs>
          <w:tab w:val="clear" w:pos="567"/>
        </w:tabs>
        <w:rPr>
          <w:rFonts w:cs="Arial"/>
        </w:rPr>
      </w:pPr>
      <w:r w:rsidRPr="008767CC">
        <w:rPr>
          <w:rFonts w:cs="Arial"/>
        </w:rPr>
        <w:t>Добавить закладку "</w:t>
      </w:r>
      <w:r w:rsidRPr="00F76956">
        <w:t xml:space="preserve"> </w:t>
      </w:r>
      <w:r w:rsidRPr="008767CC">
        <w:rPr>
          <w:rFonts w:cs="Arial"/>
        </w:rPr>
        <w:t>Приоритизация работ по ТОиР";</w:t>
      </w:r>
    </w:p>
    <w:p w:rsidR="00F76956" w:rsidRDefault="00F76956" w:rsidP="00F76956">
      <w:pPr>
        <w:pStyle w:val="afa"/>
        <w:ind w:left="1287"/>
        <w:rPr>
          <w:rFonts w:cs="Arial"/>
        </w:rPr>
      </w:pPr>
      <w:r>
        <w:rPr>
          <w:rFonts w:cs="Arial"/>
        </w:rPr>
        <w:t>На</w:t>
      </w:r>
      <w:r w:rsidRPr="002753B9">
        <w:rPr>
          <w:rFonts w:cs="Arial"/>
        </w:rPr>
        <w:t xml:space="preserve"> </w:t>
      </w:r>
      <w:r>
        <w:rPr>
          <w:rFonts w:cs="Arial"/>
        </w:rPr>
        <w:t>закладку</w:t>
      </w:r>
      <w:r w:rsidRPr="002753B9">
        <w:rPr>
          <w:rFonts w:cs="Arial"/>
        </w:rPr>
        <w:t xml:space="preserve"> добавить следующие поля:</w:t>
      </w:r>
    </w:p>
    <w:p w:rsidR="00F76956" w:rsidRPr="002753B9" w:rsidRDefault="00F76956" w:rsidP="00F76956">
      <w:pPr>
        <w:pStyle w:val="afa"/>
        <w:ind w:left="1287"/>
        <w:rPr>
          <w:rFonts w:cs="Arial"/>
        </w:rPr>
      </w:pP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lang w:val="en-US"/>
        </w:rPr>
        <w:t>a</w:t>
      </w:r>
      <w:r w:rsidRPr="008767CC">
        <w:rPr>
          <w:rStyle w:val="afffa"/>
          <w:rFonts w:eastAsia="Calibri" w:cs="Arial"/>
          <w:i w:val="0"/>
          <w:color w:val="000000" w:themeColor="text1"/>
        </w:rPr>
        <w:t>) ввода:</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тяжести стоимости последствий (Bs)</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тяжести времени восстановления из-за последствий (Bp)</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влияния на безопасность и экологию (Bb)</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Вес величины последствия</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Вес частоты события</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b) вычисляемые на основании формул поля:</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Балл тяжести последствий невыполнения работ (</w:t>
      </w:r>
      <w:r w:rsidRPr="008767CC">
        <w:rPr>
          <w:rStyle w:val="afffa"/>
          <w:rFonts w:eastAsia="Calibri" w:cs="Arial"/>
          <w:i w:val="0"/>
          <w:color w:val="000000" w:themeColor="text1"/>
          <w:lang w:val="en-US"/>
        </w:rPr>
        <w:t>Bt</w:t>
      </w:r>
      <w:r w:rsidRPr="008767CC">
        <w:rPr>
          <w:rStyle w:val="afffa"/>
          <w:rFonts w:eastAsia="Calibri" w:cs="Arial"/>
          <w:i w:val="0"/>
          <w:color w:val="000000" w:themeColor="text1"/>
        </w:rPr>
        <w:t>), вычисляемое по формуле (Bt) = Bs* Bp* Bb</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Балл риска актива/узла (</w:t>
      </w:r>
      <w:r w:rsidRPr="008767CC">
        <w:rPr>
          <w:rStyle w:val="afffa"/>
          <w:rFonts w:eastAsia="Calibri" w:cs="Arial"/>
          <w:i w:val="0"/>
          <w:color w:val="000000" w:themeColor="text1"/>
          <w:lang w:val="en-US"/>
        </w:rPr>
        <w:t>Bk</w:t>
      </w:r>
      <w:r w:rsidRPr="008767CC">
        <w:rPr>
          <w:rStyle w:val="afffa"/>
          <w:rFonts w:eastAsia="Calibri" w:cs="Arial"/>
          <w:i w:val="0"/>
          <w:color w:val="000000" w:themeColor="text1"/>
        </w:rPr>
        <w:t>), вычисляемое как произведение значений "Вес величины последствия" на "Вес частоты события"</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Приоритет конкретной работы (</w:t>
      </w:r>
      <w:r w:rsidRPr="008767CC">
        <w:rPr>
          <w:rStyle w:val="afffa"/>
          <w:rFonts w:eastAsia="Calibri" w:cs="Arial"/>
          <w:i w:val="0"/>
          <w:color w:val="000000" w:themeColor="text1"/>
          <w:lang w:val="en-US"/>
        </w:rPr>
        <w:t>Prior</w:t>
      </w:r>
      <w:r w:rsidRPr="008767CC">
        <w:rPr>
          <w:rStyle w:val="afffa"/>
          <w:rFonts w:eastAsia="Calibri" w:cs="Arial"/>
          <w:i w:val="0"/>
          <w:color w:val="000000" w:themeColor="text1"/>
        </w:rPr>
        <w:t>), вычисляемое по формуле (Prior)= Bt * Bk</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Категория работы, вычисляемое на основании условий:</w:t>
      </w:r>
    </w:p>
    <w:p w:rsidR="00F76956" w:rsidRPr="00F76956" w:rsidRDefault="00F76956" w:rsidP="00F76956">
      <w:pPr>
        <w:ind w:left="1843"/>
        <w:rPr>
          <w:rStyle w:val="afffa"/>
          <w:rFonts w:eastAsia="Calibri" w:cs="Arial"/>
          <w:i w:val="0"/>
          <w:color w:val="000000" w:themeColor="text1"/>
        </w:rPr>
      </w:pPr>
      <w:r w:rsidRPr="008767CC">
        <w:rPr>
          <w:rStyle w:val="afffa"/>
          <w:rFonts w:eastAsia="Calibri" w:cs="Arial"/>
          <w:i w:val="0"/>
          <w:color w:val="000000" w:themeColor="text1"/>
        </w:rPr>
        <w:t>1 Категория: 1500 &lt;</w:t>
      </w:r>
      <w:r w:rsidRPr="008767CC">
        <w:rPr>
          <w:rStyle w:val="afffa"/>
          <w:rFonts w:eastAsia="Calibri" w:cs="Arial"/>
          <w:i w:val="0"/>
          <w:color w:val="000000" w:themeColor="text1"/>
          <w:lang w:val="en-US"/>
        </w:rPr>
        <w:t>Prior</w:t>
      </w:r>
      <w:r w:rsidRPr="008767CC">
        <w:rPr>
          <w:rStyle w:val="afffa"/>
          <w:rFonts w:eastAsia="Calibri" w:cs="Arial"/>
          <w:i w:val="0"/>
          <w:color w:val="000000" w:themeColor="text1"/>
        </w:rPr>
        <w:t xml:space="preserve"> &lt;62500</w:t>
      </w:r>
    </w:p>
    <w:p w:rsidR="00F76956" w:rsidRPr="00F76956" w:rsidRDefault="00F76956" w:rsidP="00F76956">
      <w:pPr>
        <w:ind w:left="1843"/>
        <w:rPr>
          <w:rStyle w:val="afffa"/>
          <w:rFonts w:eastAsia="Calibri" w:cs="Arial"/>
          <w:i w:val="0"/>
          <w:color w:val="000000" w:themeColor="text1"/>
        </w:rPr>
      </w:pPr>
      <w:r w:rsidRPr="008767CC">
        <w:rPr>
          <w:rStyle w:val="afffa"/>
          <w:rFonts w:eastAsia="Calibri" w:cs="Arial"/>
          <w:i w:val="0"/>
          <w:color w:val="000000" w:themeColor="text1"/>
        </w:rPr>
        <w:t>2 Категория: 500 &lt;</w:t>
      </w:r>
      <w:r w:rsidRPr="008767CC">
        <w:rPr>
          <w:rStyle w:val="afffa"/>
          <w:rFonts w:eastAsia="Calibri" w:cs="Arial"/>
          <w:i w:val="0"/>
          <w:color w:val="000000" w:themeColor="text1"/>
          <w:lang w:val="en-US"/>
        </w:rPr>
        <w:t>Prior</w:t>
      </w:r>
      <w:r w:rsidRPr="008767CC">
        <w:rPr>
          <w:rStyle w:val="afffa"/>
          <w:rFonts w:eastAsia="Calibri" w:cs="Arial"/>
          <w:i w:val="0"/>
          <w:color w:val="000000" w:themeColor="text1"/>
        </w:rPr>
        <w:t xml:space="preserve"> &lt;1499</w:t>
      </w:r>
    </w:p>
    <w:p w:rsidR="00F76956" w:rsidRPr="00F76956" w:rsidRDefault="00F76956" w:rsidP="00F76956">
      <w:pPr>
        <w:ind w:left="1843"/>
        <w:rPr>
          <w:rStyle w:val="afffa"/>
          <w:rFonts w:eastAsia="Calibri" w:cs="Arial"/>
          <w:i w:val="0"/>
          <w:color w:val="000000" w:themeColor="text1"/>
        </w:rPr>
      </w:pPr>
      <w:r w:rsidRPr="008767CC">
        <w:rPr>
          <w:rStyle w:val="afffa"/>
          <w:rFonts w:eastAsia="Calibri" w:cs="Arial"/>
          <w:i w:val="0"/>
          <w:color w:val="000000" w:themeColor="text1"/>
        </w:rPr>
        <w:t>3 Категория: 1 &lt;</w:t>
      </w:r>
      <w:r w:rsidRPr="008767CC">
        <w:rPr>
          <w:rStyle w:val="afffa"/>
          <w:rFonts w:eastAsia="Calibri" w:cs="Arial"/>
          <w:i w:val="0"/>
          <w:color w:val="000000" w:themeColor="text1"/>
          <w:lang w:val="en-US"/>
        </w:rPr>
        <w:t>Prior</w:t>
      </w:r>
      <w:r w:rsidRPr="008767CC">
        <w:rPr>
          <w:rStyle w:val="afffa"/>
          <w:rFonts w:eastAsia="Calibri" w:cs="Arial"/>
          <w:i w:val="0"/>
          <w:color w:val="000000" w:themeColor="text1"/>
        </w:rPr>
        <w:t xml:space="preserve"> &lt;499</w:t>
      </w:r>
    </w:p>
    <w:p w:rsidR="00F76956" w:rsidRDefault="00F76956" w:rsidP="00F76956">
      <w:pPr>
        <w:pStyle w:val="afa"/>
        <w:ind w:left="2007"/>
        <w:rPr>
          <w:rFonts w:cs="Arial"/>
        </w:rPr>
      </w:pPr>
    </w:p>
    <w:p w:rsidR="00F76956" w:rsidRPr="006E35F9" w:rsidRDefault="00F76956" w:rsidP="00F76956">
      <w:pPr>
        <w:pStyle w:val="afa"/>
        <w:ind w:left="0"/>
        <w:rPr>
          <w:rFonts w:cs="Arial"/>
          <w:szCs w:val="20"/>
          <w:lang w:eastAsia="ru-RU"/>
        </w:rPr>
      </w:pPr>
      <w:r w:rsidRPr="006E35F9">
        <w:rPr>
          <w:rFonts w:cs="Arial"/>
          <w:szCs w:val="20"/>
          <w:lang w:eastAsia="ru-RU"/>
        </w:rPr>
        <w:t>Реализовать настройку видимости закладки «Приоритизация работ по ТОиР» в зависимости от значения параметра, определяющего виды работ ТОРО, релевантные для приоритизации (например, КР*, ТР* и т.д.);</w:t>
      </w:r>
    </w:p>
    <w:p w:rsidR="00F76956" w:rsidRDefault="00F76956" w:rsidP="00F76956">
      <w:pPr>
        <w:ind w:left="1287"/>
        <w:rPr>
          <w:rFonts w:cs="Arial"/>
        </w:rPr>
      </w:pPr>
    </w:p>
    <w:p w:rsidR="00F76956" w:rsidRPr="008767CC" w:rsidRDefault="00F76956" w:rsidP="00F76956">
      <w:pPr>
        <w:pStyle w:val="afa"/>
        <w:numPr>
          <w:ilvl w:val="0"/>
          <w:numId w:val="104"/>
        </w:numPr>
        <w:tabs>
          <w:tab w:val="clear" w:pos="567"/>
        </w:tabs>
        <w:rPr>
          <w:rFonts w:cs="Arial"/>
        </w:rPr>
      </w:pPr>
      <w:r w:rsidRPr="008767CC">
        <w:rPr>
          <w:rFonts w:cs="Arial"/>
        </w:rPr>
        <w:t xml:space="preserve">Добавить поля из заказа ТОРО в отчет </w:t>
      </w:r>
      <w:r w:rsidRPr="008767CC">
        <w:rPr>
          <w:rFonts w:cs="Arial"/>
          <w:lang w:val="en-US"/>
        </w:rPr>
        <w:t>ALV</w:t>
      </w:r>
      <w:r w:rsidRPr="008767CC">
        <w:rPr>
          <w:rFonts w:cs="Arial"/>
        </w:rPr>
        <w:t xml:space="preserve"> транзакции </w:t>
      </w:r>
      <w:r w:rsidRPr="008767CC">
        <w:rPr>
          <w:rFonts w:cs="Arial"/>
          <w:lang w:val="en-US"/>
        </w:rPr>
        <w:t>IW</w:t>
      </w:r>
      <w:r w:rsidRPr="008767CC">
        <w:rPr>
          <w:rFonts w:cs="Arial"/>
        </w:rPr>
        <w:t>38;</w:t>
      </w:r>
    </w:p>
    <w:p w:rsidR="00F76956" w:rsidRDefault="00F76956" w:rsidP="00F76956">
      <w:pPr>
        <w:ind w:left="1287"/>
        <w:rPr>
          <w:rFonts w:cs="Arial"/>
        </w:rPr>
      </w:pP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тяжести стоимости последствий (Bs)</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тяжести времени восстановления из-за последствий (Bp)</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влияния на безопасность и экологию (Bb)</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Балл тяжести последствий невыполнения работ (</w:t>
      </w:r>
      <w:r w:rsidRPr="008767CC">
        <w:rPr>
          <w:rStyle w:val="afffa"/>
          <w:rFonts w:eastAsia="Calibri" w:cs="Arial"/>
          <w:i w:val="0"/>
          <w:color w:val="000000" w:themeColor="text1"/>
          <w:lang w:val="en-US"/>
        </w:rPr>
        <w:t>Bt</w:t>
      </w:r>
      <w:r w:rsidRPr="008767CC">
        <w:rPr>
          <w:rStyle w:val="afffa"/>
          <w:rFonts w:eastAsia="Calibri" w:cs="Arial"/>
          <w:i w:val="0"/>
          <w:color w:val="000000" w:themeColor="text1"/>
        </w:rPr>
        <w:t>)</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Балл риска актива/узла (</w:t>
      </w:r>
      <w:r w:rsidRPr="008767CC">
        <w:rPr>
          <w:rStyle w:val="afffa"/>
          <w:rFonts w:eastAsia="Calibri" w:cs="Arial"/>
          <w:i w:val="0"/>
          <w:color w:val="000000" w:themeColor="text1"/>
          <w:lang w:val="en-US"/>
        </w:rPr>
        <w:t>Bk</w:t>
      </w:r>
      <w:r w:rsidRPr="008767CC">
        <w:rPr>
          <w:rStyle w:val="afffa"/>
          <w:rFonts w:eastAsia="Calibri" w:cs="Arial"/>
          <w:i w:val="0"/>
          <w:color w:val="000000" w:themeColor="text1"/>
        </w:rPr>
        <w:t>)</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Приоритет конкретной работы (</w:t>
      </w:r>
      <w:r w:rsidRPr="008767CC">
        <w:rPr>
          <w:rStyle w:val="afffa"/>
          <w:rFonts w:eastAsia="Calibri" w:cs="Arial"/>
          <w:i w:val="0"/>
          <w:color w:val="000000" w:themeColor="text1"/>
          <w:lang w:val="en-US"/>
        </w:rPr>
        <w:t>Prior</w:t>
      </w:r>
      <w:r w:rsidRPr="008767CC">
        <w:rPr>
          <w:rStyle w:val="afffa"/>
          <w:rFonts w:eastAsia="Calibri" w:cs="Arial"/>
          <w:i w:val="0"/>
          <w:color w:val="000000" w:themeColor="text1"/>
        </w:rPr>
        <w:t>)</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Категория работы</w:t>
      </w:r>
    </w:p>
    <w:p w:rsidR="00F76956" w:rsidRPr="00F76956" w:rsidRDefault="00F76956" w:rsidP="00F76956">
      <w:pPr>
        <w:ind w:left="1418"/>
        <w:rPr>
          <w:rStyle w:val="afffa"/>
          <w:rFonts w:eastAsia="Calibri" w:cs="Arial"/>
          <w:i w:val="0"/>
          <w:color w:val="000000" w:themeColor="text1"/>
        </w:rPr>
      </w:pP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Год, вычисляемое как год планируемой работы</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Месяц, вычисляемое как месяц планируемой работы</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(Lim) Доступно чел.час., вычисляемое как 80% от доступных трудозатрат по исполняющим рабочим местам, указанным в заказе ТОРО</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(Plan) Планируется чел.час., вычисляемое как план трудозатрат по исполняющим рабочим местам, указанным в заказе ТОРО</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(Dif) Разница чел.*ч., вычисляемое по формуле Dif = Lim – Plan</w:t>
      </w:r>
    </w:p>
    <w:p w:rsidR="00F76956" w:rsidRPr="00F76956" w:rsidRDefault="00F76956" w:rsidP="00F76956">
      <w:pPr>
        <w:ind w:left="1418"/>
        <w:rPr>
          <w:rStyle w:val="afffa"/>
          <w:rFonts w:eastAsia="Calibri" w:cs="Arial"/>
          <w:i w:val="0"/>
          <w:color w:val="000000" w:themeColor="text1"/>
        </w:rPr>
      </w:pPr>
      <w:r w:rsidRPr="008767CC">
        <w:rPr>
          <w:rStyle w:val="afffa"/>
          <w:rFonts w:eastAsia="Calibri" w:cs="Arial"/>
          <w:i w:val="0"/>
          <w:color w:val="000000" w:themeColor="text1"/>
        </w:rPr>
        <w:t>- Результат балансировки трудозатрат, текстовое значение, определяется на основании Dif:</w:t>
      </w:r>
    </w:p>
    <w:p w:rsidR="00F76956" w:rsidRPr="00F76956" w:rsidRDefault="00F76956" w:rsidP="00F76956">
      <w:pPr>
        <w:ind w:left="1843"/>
        <w:rPr>
          <w:rStyle w:val="afffa"/>
          <w:rFonts w:eastAsia="Calibri" w:cs="Arial"/>
          <w:i w:val="0"/>
          <w:color w:val="000000" w:themeColor="text1"/>
        </w:rPr>
      </w:pPr>
      <w:r w:rsidRPr="008767CC">
        <w:rPr>
          <w:rStyle w:val="afffa"/>
          <w:rFonts w:eastAsia="Calibri" w:cs="Arial"/>
          <w:i w:val="0"/>
          <w:color w:val="000000" w:themeColor="text1"/>
        </w:rPr>
        <w:t xml:space="preserve"> если Dif &lt;0, то "ресурсов на текущий план работ по ТОиР недостаточно"</w:t>
      </w:r>
    </w:p>
    <w:p w:rsidR="00F76956" w:rsidRPr="00F76956" w:rsidRDefault="00F76956" w:rsidP="00F76956">
      <w:pPr>
        <w:ind w:left="1843"/>
        <w:rPr>
          <w:rStyle w:val="afffa"/>
          <w:rFonts w:eastAsia="Calibri" w:cs="Arial"/>
          <w:i w:val="0"/>
          <w:color w:val="000000" w:themeColor="text1"/>
        </w:rPr>
      </w:pPr>
      <w:r w:rsidRPr="008767CC">
        <w:rPr>
          <w:rStyle w:val="afffa"/>
          <w:rFonts w:eastAsia="Calibri" w:cs="Arial"/>
          <w:i w:val="0"/>
          <w:color w:val="000000" w:themeColor="text1"/>
        </w:rPr>
        <w:t xml:space="preserve"> если Dif &gt;0, то "ресурсы на текущий план работ по ТОиР избыточны"</w:t>
      </w:r>
    </w:p>
    <w:p w:rsidR="00F76956" w:rsidRPr="00F76956" w:rsidRDefault="00F76956" w:rsidP="00F76956">
      <w:pPr>
        <w:ind w:left="1843"/>
        <w:rPr>
          <w:rStyle w:val="afffa"/>
          <w:rFonts w:eastAsia="Calibri" w:cs="Arial"/>
          <w:i w:val="0"/>
          <w:color w:val="000000" w:themeColor="text1"/>
        </w:rPr>
      </w:pPr>
      <w:r w:rsidRPr="008767CC">
        <w:rPr>
          <w:rStyle w:val="afffa"/>
          <w:rFonts w:eastAsia="Calibri" w:cs="Arial"/>
          <w:i w:val="0"/>
          <w:color w:val="000000" w:themeColor="text1"/>
        </w:rPr>
        <w:t xml:space="preserve"> если Dif =0, то "соответствие времени плановых работ по ТОиР доступным лимитам"</w:t>
      </w:r>
    </w:p>
    <w:p w:rsidR="00F76956" w:rsidRDefault="00F76956" w:rsidP="00F76956">
      <w:pPr>
        <w:ind w:left="1287"/>
        <w:rPr>
          <w:rFonts w:cs="Arial"/>
        </w:rPr>
      </w:pPr>
    </w:p>
    <w:p w:rsidR="00F76956" w:rsidRPr="008A4BE6" w:rsidRDefault="00F76956" w:rsidP="00F76956">
      <w:pPr>
        <w:pStyle w:val="afa"/>
        <w:ind w:left="0"/>
        <w:rPr>
          <w:rFonts w:cs="Arial"/>
          <w:szCs w:val="20"/>
          <w:lang w:eastAsia="ru-RU"/>
        </w:rPr>
      </w:pPr>
      <w:r>
        <w:rPr>
          <w:rFonts w:cs="Arial"/>
          <w:szCs w:val="20"/>
          <w:lang w:eastAsia="ru-RU"/>
        </w:rPr>
        <w:t xml:space="preserve">На селекционном экране транзакции </w:t>
      </w:r>
      <w:r>
        <w:rPr>
          <w:rFonts w:cs="Arial"/>
          <w:szCs w:val="20"/>
          <w:lang w:val="en-US" w:eastAsia="ru-RU"/>
        </w:rPr>
        <w:t>IW</w:t>
      </w:r>
      <w:r w:rsidRPr="008A4BE6">
        <w:rPr>
          <w:rFonts w:cs="Arial"/>
          <w:szCs w:val="20"/>
          <w:lang w:eastAsia="ru-RU"/>
        </w:rPr>
        <w:t xml:space="preserve">38 </w:t>
      </w:r>
      <w:r>
        <w:rPr>
          <w:rFonts w:cs="Arial"/>
          <w:szCs w:val="20"/>
          <w:lang w:eastAsia="ru-RU"/>
        </w:rPr>
        <w:t>предусмотреть параметр</w:t>
      </w:r>
      <w:r w:rsidRPr="008A4BE6">
        <w:t xml:space="preserve"> </w:t>
      </w:r>
      <w:r w:rsidRPr="008A4BE6">
        <w:rPr>
          <w:rFonts w:cs="Arial"/>
          <w:szCs w:val="20"/>
          <w:lang w:eastAsia="ru-RU"/>
        </w:rPr>
        <w:t>"Только заказы для приоритизации"</w:t>
      </w:r>
      <w:r>
        <w:rPr>
          <w:rFonts w:cs="Arial"/>
          <w:szCs w:val="20"/>
          <w:lang w:eastAsia="ru-RU"/>
        </w:rPr>
        <w:t xml:space="preserve">, при активности которого в отчет </w:t>
      </w:r>
      <w:r>
        <w:rPr>
          <w:rFonts w:cs="Arial"/>
          <w:szCs w:val="20"/>
          <w:lang w:val="en-US" w:eastAsia="ru-RU"/>
        </w:rPr>
        <w:t>ALV</w:t>
      </w:r>
      <w:r w:rsidRPr="008A4BE6">
        <w:rPr>
          <w:rFonts w:cs="Arial"/>
          <w:szCs w:val="20"/>
          <w:lang w:eastAsia="ru-RU"/>
        </w:rPr>
        <w:t xml:space="preserve"> </w:t>
      </w:r>
      <w:r>
        <w:rPr>
          <w:rFonts w:cs="Arial"/>
          <w:szCs w:val="20"/>
          <w:lang w:eastAsia="ru-RU"/>
        </w:rPr>
        <w:t xml:space="preserve">будут выводиться только заказы ТОРО, чей вид работ ТОРО соответствует </w:t>
      </w:r>
      <w:r w:rsidRPr="006E35F9">
        <w:rPr>
          <w:rFonts w:cs="Arial"/>
          <w:szCs w:val="20"/>
          <w:lang w:eastAsia="ru-RU"/>
        </w:rPr>
        <w:t>значения</w:t>
      </w:r>
      <w:r>
        <w:rPr>
          <w:rFonts w:cs="Arial"/>
          <w:szCs w:val="20"/>
          <w:lang w:eastAsia="ru-RU"/>
        </w:rPr>
        <w:t>м</w:t>
      </w:r>
      <w:r w:rsidRPr="006E35F9">
        <w:rPr>
          <w:rFonts w:cs="Arial"/>
          <w:szCs w:val="20"/>
          <w:lang w:eastAsia="ru-RU"/>
        </w:rPr>
        <w:t xml:space="preserve"> параметра, определяющего виды работ ТОРО, релевантные для приоритизации (например, КР*, ТР* и т.д.)</w:t>
      </w:r>
      <w:r>
        <w:rPr>
          <w:rFonts w:cs="Arial"/>
          <w:szCs w:val="20"/>
          <w:lang w:eastAsia="ru-RU"/>
        </w:rPr>
        <w:t xml:space="preserve"> из п.2</w:t>
      </w:r>
      <w:r w:rsidRPr="006E35F9">
        <w:rPr>
          <w:rFonts w:cs="Arial"/>
          <w:szCs w:val="20"/>
          <w:lang w:eastAsia="ru-RU"/>
        </w:rPr>
        <w:t>;</w:t>
      </w:r>
    </w:p>
    <w:p w:rsidR="00F76956" w:rsidRDefault="00F76956" w:rsidP="00F76956">
      <w:pPr>
        <w:ind w:left="1416"/>
        <w:rPr>
          <w:rFonts w:cs="Arial"/>
        </w:rPr>
      </w:pPr>
    </w:p>
    <w:p w:rsidR="00F76956" w:rsidRPr="008767CC" w:rsidRDefault="00F76956" w:rsidP="00F76956">
      <w:pPr>
        <w:pStyle w:val="afa"/>
        <w:numPr>
          <w:ilvl w:val="0"/>
          <w:numId w:val="104"/>
        </w:numPr>
        <w:tabs>
          <w:tab w:val="clear" w:pos="567"/>
        </w:tabs>
        <w:rPr>
          <w:rFonts w:cs="Arial"/>
        </w:rPr>
      </w:pPr>
      <w:r w:rsidRPr="008767CC">
        <w:rPr>
          <w:rFonts w:cs="Arial"/>
        </w:rPr>
        <w:t>Добавить функции массовой обработки заказов ТОРО в Доп.функции транзакции IW38 для возможности массового присвоения заказам ТОРО значений коэффициентов:</w:t>
      </w:r>
    </w:p>
    <w:p w:rsidR="00F76956" w:rsidRDefault="00F76956" w:rsidP="00F76956">
      <w:pPr>
        <w:ind w:left="1287"/>
        <w:rPr>
          <w:rFonts w:cs="Arial"/>
        </w:rPr>
      </w:pP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тяжести стоимости последствий (Bs)</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тяжести времени восстановления из-за последствий (Bp)</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Балл влияния на безопасность и экологию (Bb)</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Вес величины последствия</w:t>
      </w:r>
    </w:p>
    <w:p w:rsidR="00F76956" w:rsidRPr="00F76956" w:rsidRDefault="00F76956" w:rsidP="00F76956">
      <w:pPr>
        <w:ind w:left="1418"/>
        <w:contextualSpacing/>
        <w:jc w:val="left"/>
        <w:rPr>
          <w:rStyle w:val="afffa"/>
          <w:rFonts w:eastAsia="Calibri" w:cs="Arial"/>
          <w:i w:val="0"/>
          <w:color w:val="000000" w:themeColor="text1"/>
        </w:rPr>
      </w:pPr>
      <w:r w:rsidRPr="008767CC">
        <w:rPr>
          <w:rStyle w:val="afffa"/>
          <w:rFonts w:eastAsia="Calibri" w:cs="Arial"/>
          <w:i w:val="0"/>
          <w:color w:val="000000" w:themeColor="text1"/>
        </w:rPr>
        <w:t>- Вес частоты события</w:t>
      </w:r>
    </w:p>
    <w:p w:rsidR="00F76956" w:rsidRDefault="00F76956" w:rsidP="00F76956">
      <w:pPr>
        <w:ind w:left="1418"/>
        <w:contextualSpacing/>
        <w:jc w:val="left"/>
        <w:rPr>
          <w:rStyle w:val="afffa"/>
          <w:rFonts w:eastAsia="Calibri" w:cs="Arial"/>
          <w:i w:val="0"/>
          <w:color w:val="000000" w:themeColor="text1"/>
        </w:rPr>
      </w:pPr>
    </w:p>
    <w:p w:rsidR="00F76956" w:rsidRPr="008767CC" w:rsidRDefault="00F76956" w:rsidP="00F76956">
      <w:pPr>
        <w:pStyle w:val="afa"/>
        <w:numPr>
          <w:ilvl w:val="0"/>
          <w:numId w:val="104"/>
        </w:numPr>
        <w:tabs>
          <w:tab w:val="clear" w:pos="567"/>
        </w:tabs>
        <w:rPr>
          <w:rFonts w:cs="Arial"/>
        </w:rPr>
      </w:pPr>
      <w:r w:rsidRPr="008767CC">
        <w:rPr>
          <w:rFonts w:cs="Arial"/>
        </w:rPr>
        <w:t>Реализовать проверки обязательности ведения параметров приоритизации при сохранении заказа ТОРО в зав-ти от статуса заказа ТОРО, класса оборудования, тип объекта, вид объекта, кода ABC и вида работ ТОРО (настроечная таблица)</w:t>
      </w:r>
    </w:p>
    <w:p w:rsidR="00F76956" w:rsidRPr="008767CC" w:rsidRDefault="00F76956" w:rsidP="00F76956">
      <w:pPr>
        <w:rPr>
          <w:rFonts w:cs="Arial"/>
        </w:rPr>
      </w:pPr>
    </w:p>
    <w:p w:rsidR="00F76956" w:rsidRPr="008767CC" w:rsidRDefault="00F76956" w:rsidP="00F76956">
      <w:pPr>
        <w:pStyle w:val="afa"/>
        <w:numPr>
          <w:ilvl w:val="0"/>
          <w:numId w:val="104"/>
        </w:numPr>
        <w:tabs>
          <w:tab w:val="clear" w:pos="567"/>
        </w:tabs>
        <w:rPr>
          <w:rFonts w:cs="Arial"/>
        </w:rPr>
      </w:pPr>
      <w:r w:rsidRPr="008767CC">
        <w:rPr>
          <w:rFonts w:cs="Arial"/>
        </w:rPr>
        <w:t xml:space="preserve">Настроить вариант запуска и формат отчета в </w:t>
      </w:r>
      <w:r w:rsidRPr="008767CC">
        <w:rPr>
          <w:rFonts w:cs="Arial"/>
          <w:lang w:val="en-US"/>
        </w:rPr>
        <w:t>IW</w:t>
      </w:r>
      <w:r w:rsidRPr="008767CC">
        <w:rPr>
          <w:rFonts w:cs="Arial"/>
        </w:rPr>
        <w:t>38, позволяющего отсортировать заказы ТОРО, подлежащие приоритизации согласно приоритету (</w:t>
      </w:r>
      <w:r w:rsidRPr="008767CC">
        <w:rPr>
          <w:rFonts w:cs="Arial"/>
          <w:lang w:val="en-US"/>
        </w:rPr>
        <w:t>Prior</w:t>
      </w:r>
      <w:r w:rsidRPr="008767CC">
        <w:rPr>
          <w:rFonts w:cs="Arial"/>
        </w:rPr>
        <w:t>)</w:t>
      </w:r>
      <w:r w:rsidRPr="00F76956">
        <w:t xml:space="preserve"> </w:t>
      </w:r>
      <w:r w:rsidRPr="008767CC">
        <w:rPr>
          <w:rFonts w:cs="Arial"/>
        </w:rPr>
        <w:t>от высшего к низшему, сгруппированные по полю "Категория работы"</w:t>
      </w:r>
    </w:p>
    <w:p w:rsidR="00F76956" w:rsidRPr="008767CC" w:rsidRDefault="00F76956" w:rsidP="00F76956">
      <w:pPr>
        <w:pStyle w:val="afa"/>
        <w:rPr>
          <w:rFonts w:cs="Arial"/>
        </w:rPr>
      </w:pPr>
    </w:p>
    <w:p w:rsidR="00F76956" w:rsidRPr="008767CC" w:rsidRDefault="00F76956" w:rsidP="00F76956">
      <w:pPr>
        <w:pStyle w:val="afa"/>
        <w:numPr>
          <w:ilvl w:val="0"/>
          <w:numId w:val="104"/>
        </w:numPr>
        <w:tabs>
          <w:tab w:val="clear" w:pos="567"/>
        </w:tabs>
        <w:rPr>
          <w:rFonts w:cs="Arial"/>
        </w:rPr>
      </w:pPr>
      <w:r w:rsidRPr="008767CC">
        <w:rPr>
          <w:rFonts w:cs="Arial"/>
        </w:rPr>
        <w:t xml:space="preserve">Настроить вариант запуска и формат отчета в </w:t>
      </w:r>
      <w:r w:rsidRPr="008767CC">
        <w:rPr>
          <w:rFonts w:cs="Arial"/>
          <w:lang w:val="en-US"/>
        </w:rPr>
        <w:t>IW</w:t>
      </w:r>
      <w:r w:rsidRPr="008767CC">
        <w:rPr>
          <w:rFonts w:cs="Arial"/>
        </w:rPr>
        <w:t>38, позволяющего отсортировать заказы ТОРО, подлежащие приоритизации согласно приоритету (</w:t>
      </w:r>
      <w:r w:rsidRPr="008767CC">
        <w:rPr>
          <w:rFonts w:cs="Arial"/>
          <w:lang w:val="en-US"/>
        </w:rPr>
        <w:t>Prior</w:t>
      </w:r>
      <w:r w:rsidRPr="008767CC">
        <w:rPr>
          <w:rFonts w:cs="Arial"/>
        </w:rPr>
        <w:t>)</w:t>
      </w:r>
      <w:r w:rsidRPr="00F76956">
        <w:t xml:space="preserve"> </w:t>
      </w:r>
      <w:r w:rsidRPr="008767CC">
        <w:rPr>
          <w:rFonts w:cs="Arial"/>
        </w:rPr>
        <w:t>от высшего к низшему, сгруппированные по полю "Категория работы"</w:t>
      </w:r>
      <w:r w:rsidRPr="00F76956">
        <w:t xml:space="preserve"> </w:t>
      </w:r>
      <w:r w:rsidRPr="008767CC">
        <w:rPr>
          <w:rFonts w:cs="Arial"/>
        </w:rPr>
        <w:t>+ колонки для балансировки трудозатрат</w:t>
      </w:r>
    </w:p>
    <w:p w:rsidR="00D96FE3" w:rsidRPr="00850753" w:rsidRDefault="00D96FE3" w:rsidP="000C0323">
      <w:pPr>
        <w:rPr>
          <w:rFonts w:cs="Arial"/>
        </w:rPr>
      </w:pPr>
    </w:p>
    <w:p w:rsidR="00A27EC6" w:rsidRPr="00167F36" w:rsidRDefault="000C0323">
      <w:pPr>
        <w:pStyle w:val="4"/>
      </w:pPr>
      <w:r w:rsidRPr="00D6298F">
        <w:t xml:space="preserve">Разработка </w:t>
      </w:r>
      <w:r w:rsidR="00A27EC6" w:rsidRPr="00167F36">
        <w:t>PM27 Целесообразность привлечения исполнителей</w:t>
      </w:r>
    </w:p>
    <w:p w:rsidR="00630147" w:rsidRDefault="00630147">
      <w:pPr>
        <w:pStyle w:val="afa"/>
        <w:ind w:left="0"/>
        <w:rPr>
          <w:ins w:id="1256" w:author="polyus\ablakovab" w:date="2022-04-15T18:23:00Z"/>
          <w:rFonts w:cs="Arial"/>
          <w:u w:val="single"/>
        </w:rPr>
        <w:pPrChange w:id="1257" w:author="polyus\ablakovab" w:date="2022-04-15T18:25:00Z">
          <w:pPr>
            <w:spacing w:after="240" w:line="276" w:lineRule="auto"/>
          </w:pPr>
        </w:pPrChange>
      </w:pPr>
      <w:ins w:id="1258" w:author="polyus\ablakovab" w:date="2022-04-15T18:23:00Z">
        <w:r>
          <w:rPr>
            <w:rFonts w:cs="Arial"/>
            <w:szCs w:val="20"/>
            <w:lang w:eastAsia="ru-RU"/>
          </w:rPr>
          <w:t>Реализован отчет в части следующих требований:</w:t>
        </w:r>
      </w:ins>
    </w:p>
    <w:p w:rsidR="00130D17" w:rsidRPr="00C25FBB" w:rsidRDefault="00130D17" w:rsidP="00130D17">
      <w:pPr>
        <w:spacing w:after="240" w:line="276" w:lineRule="auto"/>
        <w:rPr>
          <w:rFonts w:cs="Arial"/>
          <w:u w:val="single"/>
        </w:rPr>
      </w:pPr>
      <w:r w:rsidRPr="00C25FBB">
        <w:rPr>
          <w:rFonts w:cs="Arial"/>
          <w:u w:val="single"/>
        </w:rPr>
        <w:t>Предпосылки:</w:t>
      </w:r>
    </w:p>
    <w:p w:rsidR="00A27EC6" w:rsidRDefault="00130D17" w:rsidP="00B153FA">
      <w:pPr>
        <w:rPr>
          <w:rFonts w:cs="Arial"/>
        </w:rPr>
      </w:pPr>
      <w:r>
        <w:rPr>
          <w:rFonts w:cs="Arial"/>
        </w:rPr>
        <w:t>Необходим о</w:t>
      </w:r>
      <w:r w:rsidR="00A27EC6" w:rsidRPr="00850753">
        <w:rPr>
          <w:rFonts w:cs="Arial"/>
        </w:rPr>
        <w:t>тчет, позволяющий срав</w:t>
      </w:r>
      <w:r w:rsidR="00A27EC6" w:rsidRPr="00AF2D49">
        <w:rPr>
          <w:rFonts w:cs="Arial"/>
        </w:rPr>
        <w:t xml:space="preserve">нить стоимость привлечения </w:t>
      </w:r>
      <w:r w:rsidR="008C0FF0">
        <w:rPr>
          <w:rFonts w:cs="Arial"/>
        </w:rPr>
        <w:t xml:space="preserve">различных </w:t>
      </w:r>
      <w:r w:rsidR="00A27EC6" w:rsidRPr="00850753">
        <w:rPr>
          <w:rFonts w:cs="Arial"/>
        </w:rPr>
        <w:t>исполнителей по хозспособу</w:t>
      </w:r>
      <w:r w:rsidR="008C0FF0">
        <w:rPr>
          <w:rFonts w:cs="Arial"/>
        </w:rPr>
        <w:t xml:space="preserve"> и по подрядным организациям</w:t>
      </w:r>
      <w:r>
        <w:rPr>
          <w:rFonts w:cs="Arial"/>
        </w:rPr>
        <w:t>, и таким образом определить целесообразность привлечения исполнителя</w:t>
      </w:r>
      <w:r w:rsidR="008C0FF0">
        <w:rPr>
          <w:rFonts w:cs="Arial"/>
        </w:rPr>
        <w:t>.</w:t>
      </w:r>
    </w:p>
    <w:p w:rsidR="00366D82" w:rsidRDefault="00366D82" w:rsidP="00B153FA">
      <w:pPr>
        <w:rPr>
          <w:rFonts w:cs="Arial"/>
        </w:rPr>
      </w:pPr>
    </w:p>
    <w:p w:rsidR="00130D17" w:rsidRPr="00C25FBB" w:rsidRDefault="00130D17" w:rsidP="00130D17">
      <w:pPr>
        <w:spacing w:after="240" w:line="276" w:lineRule="auto"/>
        <w:rPr>
          <w:rFonts w:cs="Arial"/>
          <w:u w:val="single"/>
        </w:rPr>
      </w:pPr>
      <w:r w:rsidRPr="00C25FBB">
        <w:rPr>
          <w:rFonts w:cs="Arial"/>
          <w:u w:val="single"/>
        </w:rPr>
        <w:t>Входные данные:</w:t>
      </w:r>
    </w:p>
    <w:p w:rsidR="00130D17" w:rsidRDefault="0087515F" w:rsidP="00B153FA">
      <w:pPr>
        <w:rPr>
          <w:rFonts w:cs="Arial"/>
        </w:rPr>
      </w:pPr>
      <w:r>
        <w:rPr>
          <w:rFonts w:cs="Arial"/>
        </w:rPr>
        <w:t>- Заказы ТОРО плановые</w:t>
      </w:r>
    </w:p>
    <w:p w:rsidR="0087515F" w:rsidRDefault="0087515F" w:rsidP="00B153FA">
      <w:pPr>
        <w:rPr>
          <w:rFonts w:cs="Arial"/>
        </w:rPr>
      </w:pPr>
      <w:r>
        <w:rPr>
          <w:rFonts w:cs="Arial"/>
        </w:rPr>
        <w:t>- Заказы ТОРО</w:t>
      </w:r>
      <w:r w:rsidR="00741C76">
        <w:rPr>
          <w:rFonts w:cs="Arial"/>
        </w:rPr>
        <w:t>,</w:t>
      </w:r>
      <w:r>
        <w:rPr>
          <w:rFonts w:cs="Arial"/>
        </w:rPr>
        <w:t xml:space="preserve"> выполненные ранее</w:t>
      </w:r>
    </w:p>
    <w:p w:rsidR="000946CE" w:rsidRDefault="000946CE" w:rsidP="00B153FA">
      <w:pPr>
        <w:rPr>
          <w:rFonts w:cs="Arial"/>
        </w:rPr>
      </w:pPr>
      <w:r>
        <w:rPr>
          <w:rFonts w:cs="Arial"/>
        </w:rPr>
        <w:t>- Сетевые графики для ЗиС</w:t>
      </w:r>
    </w:p>
    <w:p w:rsidR="0087515F" w:rsidRDefault="0087515F" w:rsidP="00B153FA">
      <w:pPr>
        <w:rPr>
          <w:rFonts w:cs="Arial"/>
        </w:rPr>
      </w:pPr>
      <w:r>
        <w:rPr>
          <w:rFonts w:cs="Arial"/>
        </w:rPr>
        <w:t>- Плановые тарифы видов работ</w:t>
      </w:r>
    </w:p>
    <w:p w:rsidR="000946CE" w:rsidRDefault="000946CE" w:rsidP="0087515F">
      <w:pPr>
        <w:rPr>
          <w:rFonts w:cs="Arial"/>
          <w:u w:val="single"/>
        </w:rPr>
      </w:pPr>
    </w:p>
    <w:p w:rsidR="0087515F" w:rsidRDefault="00130D17" w:rsidP="0087515F">
      <w:pPr>
        <w:rPr>
          <w:rFonts w:cs="Arial"/>
        </w:rPr>
      </w:pPr>
      <w:r w:rsidRPr="00C25FBB">
        <w:rPr>
          <w:rFonts w:cs="Arial"/>
          <w:u w:val="single"/>
        </w:rPr>
        <w:t>Выполнение разработки (укрупнённый алгоритм):</w:t>
      </w:r>
      <w:r w:rsidR="0087515F" w:rsidRPr="0087515F">
        <w:rPr>
          <w:rFonts w:cs="Arial"/>
        </w:rPr>
        <w:t xml:space="preserve"> </w:t>
      </w:r>
    </w:p>
    <w:p w:rsidR="0087515F" w:rsidRDefault="0087515F" w:rsidP="0087515F">
      <w:pPr>
        <w:rPr>
          <w:rFonts w:cs="Arial"/>
        </w:rPr>
      </w:pPr>
    </w:p>
    <w:p w:rsidR="0087515F" w:rsidRDefault="0087515F" w:rsidP="0087515F">
      <w:pPr>
        <w:rPr>
          <w:rFonts w:cs="Arial"/>
        </w:rPr>
      </w:pPr>
      <w:r>
        <w:rPr>
          <w:rFonts w:cs="Arial"/>
        </w:rPr>
        <w:t>Реализуется отчет с двумя уровнями аналитики: вывод на 1-м уровне одного наиболее целесообразного исполнителя, рядом с запланированным и возможностью сопоставления стоимости; вывод на 2-м уровне всех возможных исполнителей.</w:t>
      </w:r>
    </w:p>
    <w:p w:rsidR="008C0FF0" w:rsidRDefault="0087515F" w:rsidP="00B153FA">
      <w:pPr>
        <w:rPr>
          <w:rFonts w:cs="Arial"/>
        </w:rPr>
      </w:pPr>
      <w:r>
        <w:rPr>
          <w:rFonts w:cs="Arial"/>
        </w:rPr>
        <w:t>В</w:t>
      </w:r>
      <w:r w:rsidR="008C0FF0">
        <w:rPr>
          <w:rFonts w:cs="Arial"/>
        </w:rPr>
        <w:t xml:space="preserve">ыполняется поиск по </w:t>
      </w:r>
      <w:r w:rsidR="00405E0B">
        <w:rPr>
          <w:rFonts w:cs="Arial"/>
        </w:rPr>
        <w:t>технически закрытым</w:t>
      </w:r>
      <w:r w:rsidR="008C0FF0">
        <w:rPr>
          <w:rFonts w:cs="Arial"/>
        </w:rPr>
        <w:t xml:space="preserve"> заказам с тем же</w:t>
      </w:r>
    </w:p>
    <w:p w:rsidR="008C0FF0" w:rsidRDefault="008C0FF0" w:rsidP="00B153FA">
      <w:pPr>
        <w:ind w:left="708"/>
        <w:rPr>
          <w:rFonts w:cs="Arial"/>
        </w:rPr>
      </w:pPr>
      <w:r>
        <w:rPr>
          <w:rFonts w:cs="Arial"/>
        </w:rPr>
        <w:t>- видом оборудования</w:t>
      </w:r>
      <w:r w:rsidR="00405E0B">
        <w:rPr>
          <w:rFonts w:cs="Arial"/>
        </w:rPr>
        <w:t xml:space="preserve"> (определяется по единице оборудования, либо техместу (при отсутствии ЕО) в заголовке заказа ТОРО;</w:t>
      </w:r>
    </w:p>
    <w:p w:rsidR="00405E0B" w:rsidRDefault="008C0FF0" w:rsidP="00B153FA">
      <w:pPr>
        <w:ind w:left="708"/>
        <w:rPr>
          <w:rFonts w:cs="Arial"/>
        </w:rPr>
      </w:pPr>
      <w:r>
        <w:rPr>
          <w:rFonts w:cs="Arial"/>
        </w:rPr>
        <w:t>- видом работ ТОРО</w:t>
      </w:r>
      <w:r w:rsidR="00405E0B">
        <w:rPr>
          <w:rFonts w:cs="Arial"/>
        </w:rPr>
        <w:t xml:space="preserve"> (определяется по заголовку заказа ТОРО),</w:t>
      </w:r>
      <w:r w:rsidR="009375F0">
        <w:rPr>
          <w:rFonts w:cs="Arial"/>
        </w:rPr>
        <w:t xml:space="preserve"> </w:t>
      </w:r>
      <w:r w:rsidR="00405E0B">
        <w:rPr>
          <w:rFonts w:cs="Arial"/>
        </w:rPr>
        <w:t>что и в исходном заказе.</w:t>
      </w:r>
    </w:p>
    <w:p w:rsidR="008C0FF0" w:rsidRDefault="00405E0B" w:rsidP="00B153FA">
      <w:pPr>
        <w:rPr>
          <w:rFonts w:cs="Arial"/>
        </w:rPr>
      </w:pPr>
      <w:r>
        <w:rPr>
          <w:rFonts w:cs="Arial"/>
        </w:rPr>
        <w:t>Выбираются все рабочие места в подтверждениях к данным заказам, для которых были проведены и не сторнированы подтверждения работ (таким образом определяются исполнители, способные выполнять данный вид воздействий).</w:t>
      </w:r>
    </w:p>
    <w:p w:rsidR="00130D17" w:rsidRDefault="00405E0B" w:rsidP="00B153FA">
      <w:pPr>
        <w:rPr>
          <w:rFonts w:cs="Arial"/>
        </w:rPr>
      </w:pPr>
      <w:r>
        <w:rPr>
          <w:rFonts w:cs="Arial"/>
        </w:rPr>
        <w:t>Выбираются тарифы для видов работ в периоде планирования заказа ТОРО</w:t>
      </w:r>
      <w:r w:rsidR="000946CE">
        <w:rPr>
          <w:rFonts w:cs="Arial"/>
        </w:rPr>
        <w:t xml:space="preserve"> и сетевого графика</w:t>
      </w:r>
      <w:r>
        <w:rPr>
          <w:rFonts w:cs="Arial"/>
        </w:rPr>
        <w:t xml:space="preserve"> для выбранных исполнителей (рабочих мест), по минимальному тарифу определяется наиболее предпочтительный исполнитель и отражается </w:t>
      </w:r>
      <w:r w:rsidR="00130D17">
        <w:rPr>
          <w:rFonts w:cs="Arial"/>
        </w:rPr>
        <w:t>на 1</w:t>
      </w:r>
      <w:r w:rsidR="004B3074">
        <w:rPr>
          <w:rFonts w:cs="Arial"/>
        </w:rPr>
        <w:t>-</w:t>
      </w:r>
      <w:r w:rsidR="00130D17">
        <w:rPr>
          <w:rFonts w:cs="Arial"/>
        </w:rPr>
        <w:t>м уровне отчета.</w:t>
      </w:r>
      <w:r w:rsidR="00366D82">
        <w:rPr>
          <w:rFonts w:cs="Arial"/>
        </w:rPr>
        <w:t xml:space="preserve"> 1 строка на первом уровне представляет собой 1 заказ</w:t>
      </w:r>
      <w:r w:rsidR="000946CE">
        <w:rPr>
          <w:rFonts w:cs="Arial"/>
        </w:rPr>
        <w:t xml:space="preserve"> или сетевой график</w:t>
      </w:r>
      <w:r w:rsidR="00366D82">
        <w:rPr>
          <w:rFonts w:cs="Arial"/>
        </w:rPr>
        <w:t>.</w:t>
      </w:r>
    </w:p>
    <w:p w:rsidR="00130D17" w:rsidRDefault="00130D17" w:rsidP="00B153FA">
      <w:pPr>
        <w:rPr>
          <w:rFonts w:cs="Arial"/>
        </w:rPr>
      </w:pPr>
      <w:r>
        <w:rPr>
          <w:rFonts w:cs="Arial"/>
        </w:rPr>
        <w:t>По нажатию кнопки «Дополнительные варианты» на 2м уровне отображаются</w:t>
      </w:r>
      <w:r w:rsidR="00366D82">
        <w:rPr>
          <w:rFonts w:cs="Arial"/>
        </w:rPr>
        <w:t xml:space="preserve"> все исполнители, подходящие к выполнению работ по заказу</w:t>
      </w:r>
      <w:r w:rsidR="000946CE">
        <w:rPr>
          <w:rFonts w:cs="Arial"/>
        </w:rPr>
        <w:t xml:space="preserve"> или сетевому графику</w:t>
      </w:r>
      <w:r w:rsidR="00366D82">
        <w:rPr>
          <w:rFonts w:cs="Arial"/>
        </w:rPr>
        <w:t>, и их тарифы (1 строка – 1 исполнитель).</w:t>
      </w:r>
    </w:p>
    <w:p w:rsidR="00366D82" w:rsidRDefault="00366D82" w:rsidP="00B153FA">
      <w:pPr>
        <w:rPr>
          <w:rFonts w:cs="Arial"/>
        </w:rPr>
      </w:pPr>
      <w:r>
        <w:rPr>
          <w:rFonts w:cs="Arial"/>
        </w:rPr>
        <w:t xml:space="preserve">При нажатии кнопки «Выбрать исполнителя» происходит </w:t>
      </w:r>
      <w:r w:rsidR="00C36145">
        <w:rPr>
          <w:rFonts w:cs="Arial"/>
        </w:rPr>
        <w:t xml:space="preserve">переход в транзакцию </w:t>
      </w:r>
      <w:r w:rsidR="00C36145">
        <w:rPr>
          <w:rFonts w:cs="Arial"/>
          <w:lang w:val="en-US"/>
        </w:rPr>
        <w:t>IW</w:t>
      </w:r>
      <w:r w:rsidR="00C36145" w:rsidRPr="00B153FA">
        <w:rPr>
          <w:rFonts w:cs="Arial"/>
        </w:rPr>
        <w:t xml:space="preserve">37 – </w:t>
      </w:r>
      <w:r w:rsidR="00C36145">
        <w:rPr>
          <w:rFonts w:cs="Arial"/>
        </w:rPr>
        <w:t>Список операций заказа ТОРО</w:t>
      </w:r>
      <w:r w:rsidR="00BD6646">
        <w:rPr>
          <w:rFonts w:cs="Arial"/>
        </w:rPr>
        <w:t xml:space="preserve"> и выполняется </w:t>
      </w:r>
      <w:r>
        <w:rPr>
          <w:rFonts w:cs="Arial"/>
        </w:rPr>
        <w:t>массовая замена рабочего места в заказе на выбранного</w:t>
      </w:r>
      <w:r w:rsidR="00BD6646">
        <w:rPr>
          <w:rFonts w:cs="Arial"/>
        </w:rPr>
        <w:t xml:space="preserve"> исполнителя</w:t>
      </w:r>
      <w:r>
        <w:rPr>
          <w:rFonts w:cs="Arial"/>
        </w:rPr>
        <w:t>.</w:t>
      </w:r>
    </w:p>
    <w:p w:rsidR="00EA1C65" w:rsidRPr="00DF62AE" w:rsidRDefault="00630147">
      <w:pPr>
        <w:pStyle w:val="4"/>
      </w:pPr>
      <w:ins w:id="1259" w:author="polyus\ablakovab" w:date="2022-04-15T18:24:00Z">
        <w:r>
          <w:t xml:space="preserve">Реализована </w:t>
        </w:r>
      </w:ins>
      <w:del w:id="1260" w:author="polyus\ablakovab" w:date="2022-04-15T18:24:00Z">
        <w:r w:rsidR="00EA1C65" w:rsidRPr="00DF62AE" w:rsidDel="00630147">
          <w:delText>Р</w:delText>
        </w:r>
      </w:del>
      <w:ins w:id="1261" w:author="polyus\ablakovab" w:date="2022-04-15T18:24:00Z">
        <w:r>
          <w:t>р</w:t>
        </w:r>
      </w:ins>
      <w:r w:rsidR="00EA1C65" w:rsidRPr="00DF62AE">
        <w:t>азработка PM24 Печать плана-графика воздействий на ПА</w:t>
      </w:r>
      <w:ins w:id="1262" w:author="polyus\ablakovab" w:date="2022-04-15T18:24:00Z">
        <w:r>
          <w:t xml:space="preserve"> согласно требованиям</w:t>
        </w:r>
      </w:ins>
      <w:ins w:id="1263" w:author="polyus\ablakovab" w:date="2022-04-15T18:25:00Z">
        <w:r>
          <w:t>:</w:t>
        </w:r>
      </w:ins>
    </w:p>
    <w:p w:rsidR="005F7C91" w:rsidRDefault="0087515F" w:rsidP="005F7C91">
      <w:pPr>
        <w:rPr>
          <w:rFonts w:cs="Arial"/>
          <w:u w:val="single"/>
        </w:rPr>
      </w:pPr>
      <w:r w:rsidRPr="00B153FA">
        <w:rPr>
          <w:rFonts w:cs="Arial"/>
          <w:u w:val="single"/>
        </w:rPr>
        <w:t>Предпосылки</w:t>
      </w:r>
    </w:p>
    <w:p w:rsidR="0087515F" w:rsidRPr="0079524D" w:rsidRDefault="0087515F" w:rsidP="0087515F">
      <w:pPr>
        <w:ind w:firstLine="360"/>
        <w:rPr>
          <w:rFonts w:cs="Arial"/>
        </w:rPr>
      </w:pPr>
      <w:r>
        <w:rPr>
          <w:rFonts w:cs="Arial"/>
        </w:rPr>
        <w:t>Необходим о</w:t>
      </w:r>
      <w:r w:rsidRPr="0079524D">
        <w:rPr>
          <w:rFonts w:cs="Arial"/>
        </w:rPr>
        <w:t xml:space="preserve">тчет, обеспечивающий </w:t>
      </w:r>
    </w:p>
    <w:p w:rsidR="0087515F" w:rsidRPr="0079524D" w:rsidRDefault="0087515F" w:rsidP="0087515F">
      <w:pPr>
        <w:pStyle w:val="afa"/>
        <w:numPr>
          <w:ilvl w:val="0"/>
          <w:numId w:val="35"/>
        </w:numPr>
        <w:rPr>
          <w:rFonts w:cs="Arial"/>
        </w:rPr>
      </w:pPr>
      <w:r w:rsidRPr="0079524D">
        <w:rPr>
          <w:rFonts w:cs="Arial"/>
        </w:rPr>
        <w:t>просмотр плана-графика воздействий на ПА перед выводом на печать</w:t>
      </w:r>
      <w:r w:rsidR="002D0197">
        <w:rPr>
          <w:rFonts w:cs="Arial"/>
        </w:rPr>
        <w:t xml:space="preserve"> на годовом, месячном, недельном горизонтах</w:t>
      </w:r>
      <w:r w:rsidRPr="0079524D">
        <w:rPr>
          <w:rFonts w:cs="Arial"/>
        </w:rPr>
        <w:t>;</w:t>
      </w:r>
    </w:p>
    <w:p w:rsidR="0087515F" w:rsidRPr="0079524D" w:rsidRDefault="0087515F" w:rsidP="0087515F">
      <w:pPr>
        <w:pStyle w:val="afa"/>
        <w:numPr>
          <w:ilvl w:val="0"/>
          <w:numId w:val="35"/>
        </w:numPr>
        <w:rPr>
          <w:rFonts w:cs="Arial"/>
        </w:rPr>
      </w:pPr>
      <w:r w:rsidRPr="0079524D">
        <w:rPr>
          <w:rFonts w:cs="Arial"/>
        </w:rPr>
        <w:t>вывод на печать плана-графика воздействий на ПА в установленной форме;</w:t>
      </w:r>
    </w:p>
    <w:p w:rsidR="0087515F" w:rsidRPr="0079524D" w:rsidRDefault="0087515F" w:rsidP="0087515F">
      <w:pPr>
        <w:pStyle w:val="afa"/>
        <w:numPr>
          <w:ilvl w:val="0"/>
          <w:numId w:val="35"/>
        </w:numPr>
        <w:rPr>
          <w:rFonts w:cs="Arial"/>
        </w:rPr>
      </w:pPr>
      <w:r w:rsidRPr="0079524D">
        <w:rPr>
          <w:rFonts w:cs="Arial"/>
        </w:rPr>
        <w:t>массовую установку задаваемых пользователем статусов заказов ТОРО при согласовании плана-графика.</w:t>
      </w:r>
    </w:p>
    <w:p w:rsidR="0087515F" w:rsidRPr="00B153FA" w:rsidRDefault="0087515F" w:rsidP="005F7C91">
      <w:pPr>
        <w:rPr>
          <w:rFonts w:cs="Arial"/>
          <w:u w:val="single"/>
        </w:rPr>
      </w:pPr>
    </w:p>
    <w:p w:rsidR="0087515F" w:rsidRDefault="0087515F" w:rsidP="005F7C91">
      <w:pPr>
        <w:rPr>
          <w:rFonts w:cs="Arial"/>
          <w:u w:val="single"/>
        </w:rPr>
      </w:pPr>
      <w:r w:rsidRPr="00B153FA">
        <w:rPr>
          <w:rFonts w:cs="Arial"/>
          <w:u w:val="single"/>
        </w:rPr>
        <w:t>В</w:t>
      </w:r>
      <w:r w:rsidRPr="008214FD">
        <w:rPr>
          <w:rFonts w:cs="Arial"/>
          <w:u w:val="single"/>
        </w:rPr>
        <w:t>ходные данные</w:t>
      </w:r>
    </w:p>
    <w:p w:rsidR="0087515F" w:rsidRDefault="0087515F" w:rsidP="004F103A">
      <w:pPr>
        <w:ind w:left="567" w:firstLine="0"/>
        <w:rPr>
          <w:rFonts w:cs="Arial"/>
        </w:rPr>
      </w:pPr>
      <w:r w:rsidRPr="00B153FA">
        <w:rPr>
          <w:rFonts w:cs="Arial"/>
        </w:rPr>
        <w:t>- Зака</w:t>
      </w:r>
      <w:r>
        <w:rPr>
          <w:rFonts w:cs="Arial"/>
        </w:rPr>
        <w:t>зы ТОРО со статусом УТВГ/УТВМ</w:t>
      </w:r>
      <w:r w:rsidR="00132990">
        <w:rPr>
          <w:rFonts w:cs="Arial"/>
        </w:rPr>
        <w:t>/УТВН</w:t>
      </w:r>
      <w:r>
        <w:rPr>
          <w:rFonts w:cs="Arial"/>
        </w:rPr>
        <w:t xml:space="preserve"> (в соответствии с периодом, на который формируется отчет)</w:t>
      </w:r>
    </w:p>
    <w:p w:rsidR="006D1695" w:rsidRDefault="006D1695" w:rsidP="004F103A">
      <w:pPr>
        <w:ind w:left="567" w:firstLine="0"/>
        <w:rPr>
          <w:rFonts w:cs="Arial"/>
        </w:rPr>
      </w:pPr>
      <w:r>
        <w:rPr>
          <w:rFonts w:cs="Arial"/>
        </w:rPr>
        <w:t>- Сетевые графики проектов ТПиР (в соответствии с КД</w:t>
      </w:r>
      <w:r w:rsidR="00E52317">
        <w:rPr>
          <w:rFonts w:cs="Arial"/>
        </w:rPr>
        <w:t xml:space="preserve"> «</w:t>
      </w:r>
      <w:r w:rsidR="001710A8">
        <w:rPr>
          <w:rFonts w:cs="Arial"/>
        </w:rPr>
        <w:t>ERP.</w:t>
      </w:r>
      <w:r w:rsidR="000B519E">
        <w:rPr>
          <w:rFonts w:cs="Arial"/>
        </w:rPr>
        <w:t>4.6.1.2.</w:t>
      </w:r>
      <w:r w:rsidR="00E52317" w:rsidRPr="00E52317">
        <w:rPr>
          <w:rFonts w:cs="Arial"/>
        </w:rPr>
        <w:t>73_PM_КД_Планирование и согласование ТПИР и ОВП</w:t>
      </w:r>
      <w:r w:rsidR="00E52317">
        <w:rPr>
          <w:rFonts w:cs="Arial"/>
        </w:rPr>
        <w:t>»</w:t>
      </w:r>
      <w:r>
        <w:rPr>
          <w:rFonts w:cs="Arial"/>
        </w:rPr>
        <w:t>)</w:t>
      </w:r>
    </w:p>
    <w:p w:rsidR="0087515F" w:rsidRDefault="0087515F" w:rsidP="005F7C91">
      <w:pPr>
        <w:rPr>
          <w:rFonts w:cs="Arial"/>
        </w:rPr>
      </w:pPr>
      <w:r>
        <w:rPr>
          <w:rFonts w:cs="Arial"/>
        </w:rPr>
        <w:t>- Технические объекты (из заголовков заказов)</w:t>
      </w:r>
    </w:p>
    <w:p w:rsidR="0087515F" w:rsidRDefault="0087515F" w:rsidP="005F7C91">
      <w:pPr>
        <w:rPr>
          <w:rFonts w:cs="Arial"/>
        </w:rPr>
      </w:pPr>
      <w:r>
        <w:rPr>
          <w:rFonts w:cs="Arial"/>
        </w:rPr>
        <w:t>- Период, определяемый пользователем (год либо месяц)</w:t>
      </w:r>
    </w:p>
    <w:p w:rsidR="0087515F" w:rsidRPr="00850753" w:rsidRDefault="0087515F" w:rsidP="005F7C91">
      <w:pPr>
        <w:rPr>
          <w:rFonts w:cs="Arial"/>
        </w:rPr>
      </w:pPr>
    </w:p>
    <w:p w:rsidR="005F7C91" w:rsidRDefault="0087515F" w:rsidP="005F7C91">
      <w:pPr>
        <w:rPr>
          <w:rFonts w:cs="Arial"/>
          <w:u w:val="single"/>
        </w:rPr>
      </w:pPr>
      <w:r w:rsidRPr="00B153FA">
        <w:rPr>
          <w:rFonts w:cs="Arial"/>
          <w:u w:val="single"/>
        </w:rPr>
        <w:t>У</w:t>
      </w:r>
      <w:r w:rsidRPr="008214FD">
        <w:rPr>
          <w:rFonts w:cs="Arial"/>
          <w:u w:val="single"/>
        </w:rPr>
        <w:t>крупненный алгоритм</w:t>
      </w:r>
    </w:p>
    <w:p w:rsidR="0087515F" w:rsidRPr="00850753" w:rsidRDefault="0087515F" w:rsidP="00B153FA">
      <w:pPr>
        <w:ind w:firstLine="708"/>
        <w:rPr>
          <w:rFonts w:cs="Arial"/>
        </w:rPr>
      </w:pPr>
      <w:r w:rsidRPr="00B153FA">
        <w:rPr>
          <w:rFonts w:cs="Arial"/>
        </w:rPr>
        <w:t>Вы</w:t>
      </w:r>
      <w:r>
        <w:rPr>
          <w:rFonts w:cs="Arial"/>
        </w:rPr>
        <w:t>бираются данные из заказов ТОРО и связанных технических объектов и выводятся в соответствии с формой отчета.</w:t>
      </w:r>
    </w:p>
    <w:p w:rsidR="005F7C91" w:rsidRPr="00B153FA" w:rsidRDefault="0087515F" w:rsidP="005F7C91">
      <w:pPr>
        <w:rPr>
          <w:rFonts w:cs="Arial"/>
          <w:u w:val="single"/>
        </w:rPr>
      </w:pPr>
      <w:r w:rsidRPr="00B153FA">
        <w:rPr>
          <w:rFonts w:cs="Arial"/>
          <w:u w:val="single"/>
        </w:rPr>
        <w:t>В</w:t>
      </w:r>
      <w:r w:rsidR="005F7C91" w:rsidRPr="00B153FA">
        <w:rPr>
          <w:rFonts w:cs="Arial"/>
          <w:u w:val="single"/>
        </w:rPr>
        <w:t>ыход/результат</w:t>
      </w:r>
    </w:p>
    <w:p w:rsidR="00D0505A" w:rsidRDefault="000B5EFB" w:rsidP="008767CC">
      <w:pPr>
        <w:ind w:firstLine="708"/>
        <w:rPr>
          <w:rFonts w:cs="Arial"/>
        </w:rPr>
      </w:pPr>
      <w:r>
        <w:rPr>
          <w:rFonts w:cs="Arial"/>
        </w:rPr>
        <w:t>Ф</w:t>
      </w:r>
      <w:r w:rsidR="00D0505A">
        <w:rPr>
          <w:rFonts w:cs="Arial"/>
        </w:rPr>
        <w:t>орм</w:t>
      </w:r>
      <w:r>
        <w:rPr>
          <w:rFonts w:cs="Arial"/>
        </w:rPr>
        <w:t>а</w:t>
      </w:r>
      <w:r w:rsidR="00D0505A">
        <w:rPr>
          <w:rFonts w:cs="Arial"/>
        </w:rPr>
        <w:t xml:space="preserve"> плана-графика воздействий на ПА</w:t>
      </w:r>
      <w:r>
        <w:rPr>
          <w:rFonts w:cs="Arial"/>
        </w:rPr>
        <w:t xml:space="preserve"> на годовом, месячном, недельном горизонте в соответствии с форматом, представленным в альбоме отчетных форм</w:t>
      </w:r>
      <w:r w:rsidR="007F1C0D" w:rsidRPr="00B153FA">
        <w:rPr>
          <w:rFonts w:cs="Arial"/>
        </w:rPr>
        <w:t xml:space="preserve"> </w:t>
      </w:r>
      <w:r w:rsidR="007F1C0D">
        <w:rPr>
          <w:rFonts w:cs="Arial"/>
        </w:rPr>
        <w:t xml:space="preserve">КД </w:t>
      </w:r>
      <w:r w:rsidR="004B2B96">
        <w:rPr>
          <w:rFonts w:cs="Arial"/>
        </w:rPr>
        <w:t>«</w:t>
      </w:r>
      <w:r w:rsidR="001710A8">
        <w:rPr>
          <w:rFonts w:cs="Arial"/>
        </w:rPr>
        <w:t>ERP.</w:t>
      </w:r>
      <w:r w:rsidR="000B519E">
        <w:rPr>
          <w:rFonts w:cs="Arial"/>
        </w:rPr>
        <w:t>4.6.1.2.</w:t>
      </w:r>
      <w:r w:rsidR="007F1C0D">
        <w:rPr>
          <w:rFonts w:cs="Arial"/>
        </w:rPr>
        <w:t>15</w:t>
      </w:r>
      <w:r w:rsidR="004B2B96">
        <w:rPr>
          <w:rFonts w:cs="Arial"/>
        </w:rPr>
        <w:t>.</w:t>
      </w:r>
      <w:r w:rsidR="007F1C0D">
        <w:rPr>
          <w:rFonts w:cs="Arial"/>
        </w:rPr>
        <w:t xml:space="preserve"> Отчетность по направлению ТОиР</w:t>
      </w:r>
      <w:r w:rsidR="004B2B96">
        <w:rPr>
          <w:rFonts w:cs="Arial"/>
        </w:rPr>
        <w:t>»</w:t>
      </w:r>
      <w:r w:rsidR="007F1C0D">
        <w:rPr>
          <w:rFonts w:cs="Arial"/>
        </w:rPr>
        <w:t>,</w:t>
      </w:r>
      <w:r w:rsidR="007F1C0D" w:rsidRPr="004B2B96">
        <w:rPr>
          <w:rFonts w:cs="Arial"/>
        </w:rPr>
        <w:t xml:space="preserve"> </w:t>
      </w:r>
      <w:r w:rsidR="007F1C0D">
        <w:rPr>
          <w:rFonts w:cs="Arial"/>
        </w:rPr>
        <w:t>пе</w:t>
      </w:r>
      <w:r w:rsidR="007F1C0D" w:rsidRPr="007F1C0D">
        <w:rPr>
          <w:rFonts w:cs="Arial"/>
        </w:rPr>
        <w:t>чатная форма PM09</w:t>
      </w:r>
      <w:r>
        <w:rPr>
          <w:rFonts w:cs="Arial"/>
        </w:rPr>
        <w:t>.</w:t>
      </w:r>
    </w:p>
    <w:p w:rsidR="004F0D60" w:rsidRPr="00DF62AE" w:rsidRDefault="00662F6F">
      <w:pPr>
        <w:pStyle w:val="4"/>
      </w:pPr>
      <w:r>
        <w:t>Разработка PM6</w:t>
      </w:r>
      <w:r w:rsidR="004F0D60" w:rsidRPr="00DF62AE">
        <w:t xml:space="preserve">8 </w:t>
      </w:r>
      <w:r w:rsidRPr="00662F6F">
        <w:t>Отчет для объединения сообщений ТОРО в заказ ТОРО</w:t>
      </w:r>
    </w:p>
    <w:p w:rsidR="00E4247F" w:rsidRDefault="00E4247F" w:rsidP="00B153FA">
      <w:pPr>
        <w:spacing w:after="240" w:line="276" w:lineRule="auto"/>
        <w:ind w:firstLine="708"/>
        <w:rPr>
          <w:rFonts w:cs="Arial"/>
        </w:rPr>
      </w:pPr>
      <w:bookmarkStart w:id="1264" w:name="OLE_LINK31"/>
      <w:r w:rsidRPr="00E4247F">
        <w:rPr>
          <w:rFonts w:cs="Arial"/>
        </w:rPr>
        <w:t>По плановым мероприятиям ТОРО, отозванным в виде сообщений «A1», анализиру-ется возможность объединения сообщений ТОРО в заказы ТОРО. Объединение в систе-ме сообщений ТОРО в заказы ТОРО осуществляется с целью снижения количества зака-зов ТОРО, создаваемых по планам предупредительного ТОРО по КИП и мет</w:t>
      </w:r>
      <w:r>
        <w:rPr>
          <w:rFonts w:cs="Arial"/>
        </w:rPr>
        <w:t xml:space="preserve">рологии. </w:t>
      </w:r>
    </w:p>
    <w:bookmarkEnd w:id="1264"/>
    <w:p w:rsidR="004E403D" w:rsidRPr="009772FB" w:rsidRDefault="004E403D" w:rsidP="00B153FA">
      <w:pPr>
        <w:spacing w:after="240" w:line="276" w:lineRule="auto"/>
        <w:ind w:firstLine="708"/>
        <w:rPr>
          <w:rFonts w:cs="Arial"/>
        </w:rPr>
      </w:pPr>
      <w:r w:rsidRPr="009772FB">
        <w:rPr>
          <w:rFonts w:cs="Arial"/>
        </w:rPr>
        <w:t>Заказ ТОРО</w:t>
      </w:r>
      <w:r w:rsidRPr="00B153FA">
        <w:rPr>
          <w:rFonts w:cs="Arial"/>
        </w:rPr>
        <w:t xml:space="preserve"> </w:t>
      </w:r>
      <w:r>
        <w:rPr>
          <w:rFonts w:cs="Arial"/>
        </w:rPr>
        <w:t xml:space="preserve">создается </w:t>
      </w:r>
      <w:r w:rsidRPr="009772FB">
        <w:rPr>
          <w:rFonts w:cs="Arial"/>
        </w:rPr>
        <w:t>на обслуживание нескольких единиц однотипного оборудования.</w:t>
      </w:r>
      <w:r w:rsidR="00E4247F" w:rsidRPr="00B153FA">
        <w:rPr>
          <w:rFonts w:cs="Arial"/>
        </w:rPr>
        <w:t xml:space="preserve"> </w:t>
      </w:r>
      <w:r w:rsidRPr="009772FB">
        <w:rPr>
          <w:rFonts w:cs="Arial"/>
        </w:rPr>
        <w:t>Система формирует отчет с предложением по объединению сообщений ТОРО в заказ ТОРО в соответствии со следующими критериями:</w:t>
      </w:r>
    </w:p>
    <w:p w:rsidR="004E403D" w:rsidRPr="009772FB" w:rsidRDefault="004E403D" w:rsidP="00B153FA">
      <w:pPr>
        <w:spacing w:after="240" w:line="276" w:lineRule="auto"/>
        <w:ind w:firstLine="708"/>
        <w:rPr>
          <w:rFonts w:cs="Arial"/>
        </w:rPr>
      </w:pPr>
      <w:r w:rsidRPr="009772FB">
        <w:rPr>
          <w:rFonts w:cs="Arial"/>
        </w:rPr>
        <w:t xml:space="preserve">- объединение оборудования одной модели по одному виду работ, классу </w:t>
      </w:r>
      <w:r w:rsidR="00835C3D">
        <w:rPr>
          <w:rFonts w:cs="Arial"/>
        </w:rPr>
        <w:t>единицы оборудования</w:t>
      </w:r>
      <w:r w:rsidRPr="009772FB">
        <w:rPr>
          <w:rFonts w:cs="Arial"/>
        </w:rPr>
        <w:t>, модели оборудования в рамках необходимого календарного периода (актуально для метрологического оборудования);</w:t>
      </w:r>
    </w:p>
    <w:p w:rsidR="004E403D" w:rsidRPr="009772FB" w:rsidRDefault="004E403D" w:rsidP="00752D14">
      <w:pPr>
        <w:spacing w:after="120" w:line="276" w:lineRule="auto"/>
        <w:ind w:firstLine="709"/>
        <w:rPr>
          <w:rFonts w:cs="Arial"/>
        </w:rPr>
      </w:pPr>
      <w:r w:rsidRPr="009772FB">
        <w:rPr>
          <w:rFonts w:cs="Arial"/>
        </w:rPr>
        <w:t>В системе реализуется подход при создании заказа ТОРО:</w:t>
      </w:r>
    </w:p>
    <w:p w:rsidR="004E403D" w:rsidRPr="009772FB" w:rsidRDefault="004E403D" w:rsidP="00752D14">
      <w:pPr>
        <w:spacing w:after="120" w:line="276" w:lineRule="auto"/>
        <w:ind w:firstLine="709"/>
        <w:rPr>
          <w:rFonts w:cs="Arial"/>
        </w:rPr>
      </w:pPr>
      <w:r w:rsidRPr="009772FB">
        <w:rPr>
          <w:rFonts w:cs="Arial"/>
        </w:rPr>
        <w:t>- объединение в заказ сообщений ТОРО, созданных из плана предупредительного ТОРО</w:t>
      </w:r>
    </w:p>
    <w:p w:rsidR="004E403D" w:rsidRPr="009772FB" w:rsidRDefault="004E403D" w:rsidP="00752D14">
      <w:pPr>
        <w:spacing w:after="120" w:line="276" w:lineRule="auto"/>
        <w:ind w:firstLine="709"/>
        <w:rPr>
          <w:rFonts w:cs="Arial"/>
        </w:rPr>
      </w:pPr>
      <w:r w:rsidRPr="009772FB">
        <w:rPr>
          <w:rFonts w:cs="Arial"/>
        </w:rPr>
        <w:t>- заказ ТОРО создается из сообщений ТОРО, если даты начала сообщений лежат в одном календарном периоде и имеют одинаковые значения следующих полей:</w:t>
      </w:r>
    </w:p>
    <w:p w:rsidR="004E403D" w:rsidRPr="009772FB" w:rsidRDefault="004E403D" w:rsidP="00752D14">
      <w:pPr>
        <w:spacing w:after="120" w:line="276" w:lineRule="auto"/>
        <w:ind w:firstLine="709"/>
        <w:rPr>
          <w:rFonts w:cs="Arial"/>
        </w:rPr>
      </w:pPr>
      <w:r w:rsidRPr="009772FB">
        <w:rPr>
          <w:rFonts w:cs="Arial"/>
        </w:rPr>
        <w:t>- Установка/Цех;</w:t>
      </w:r>
    </w:p>
    <w:p w:rsidR="004E403D" w:rsidRPr="009772FB" w:rsidRDefault="004E403D" w:rsidP="00752D14">
      <w:pPr>
        <w:spacing w:after="120" w:line="276" w:lineRule="auto"/>
        <w:ind w:firstLine="709"/>
        <w:rPr>
          <w:rFonts w:cs="Arial"/>
        </w:rPr>
      </w:pPr>
      <w:r w:rsidRPr="009772FB">
        <w:rPr>
          <w:rFonts w:cs="Arial"/>
        </w:rPr>
        <w:t>- Группа плановиков ТОРО;</w:t>
      </w:r>
    </w:p>
    <w:p w:rsidR="004E403D" w:rsidRPr="009772FB" w:rsidRDefault="004E403D" w:rsidP="00752D14">
      <w:pPr>
        <w:spacing w:after="120" w:line="276" w:lineRule="auto"/>
        <w:ind w:firstLine="709"/>
        <w:rPr>
          <w:rFonts w:cs="Arial"/>
        </w:rPr>
      </w:pPr>
      <w:r w:rsidRPr="009772FB">
        <w:rPr>
          <w:rFonts w:cs="Arial"/>
        </w:rPr>
        <w:t>- Тип конструкции в ЕО;</w:t>
      </w:r>
    </w:p>
    <w:p w:rsidR="004E403D" w:rsidRPr="009772FB" w:rsidRDefault="004E403D" w:rsidP="00752D14">
      <w:pPr>
        <w:spacing w:after="120" w:line="276" w:lineRule="auto"/>
        <w:ind w:firstLine="709"/>
        <w:rPr>
          <w:rFonts w:cs="Arial"/>
        </w:rPr>
      </w:pPr>
      <w:r w:rsidRPr="009772FB">
        <w:rPr>
          <w:rFonts w:cs="Arial"/>
        </w:rPr>
        <w:t>- Вид работ ТОРО (один и тот же счетчик техкарт);</w:t>
      </w:r>
    </w:p>
    <w:p w:rsidR="004E403D" w:rsidRDefault="004E403D" w:rsidP="00B153FA">
      <w:pPr>
        <w:spacing w:after="240" w:line="276" w:lineRule="auto"/>
        <w:ind w:firstLine="708"/>
        <w:rPr>
          <w:rFonts w:cs="Arial"/>
        </w:rPr>
      </w:pPr>
      <w:r w:rsidRPr="009772FB">
        <w:rPr>
          <w:rFonts w:cs="Arial"/>
        </w:rPr>
        <w:t>- МВЗ в ЕО.</w:t>
      </w:r>
    </w:p>
    <w:p w:rsidR="004C7160" w:rsidRPr="009721BA" w:rsidRDefault="00976E11">
      <w:pPr>
        <w:pStyle w:val="4"/>
        <w:rPr>
          <w:rStyle w:val="afffa"/>
          <w:rFonts w:cs="Times New Roman"/>
          <w:b w:val="0"/>
          <w:i w:val="0"/>
          <w:iCs w:val="0"/>
          <w:color w:val="auto"/>
          <w:szCs w:val="22"/>
        </w:rPr>
      </w:pPr>
      <w:r>
        <w:t>Разработка PM75</w:t>
      </w:r>
      <w:r w:rsidRPr="00DF62AE">
        <w:t xml:space="preserve"> </w:t>
      </w:r>
      <w:r w:rsidRPr="00662F6F">
        <w:t xml:space="preserve">Отчет </w:t>
      </w:r>
      <w:r w:rsidR="000018FB">
        <w:t>по проверке доступности МТР</w:t>
      </w:r>
      <w:r w:rsidR="004C7160" w:rsidRPr="009721BA">
        <w:rPr>
          <w:rStyle w:val="afffa"/>
          <w:i w:val="0"/>
          <w:color w:val="000000" w:themeColor="text1"/>
        </w:rPr>
        <w:t>.</w:t>
      </w:r>
    </w:p>
    <w:p w:rsidR="00630147" w:rsidRDefault="00630147" w:rsidP="00630147">
      <w:pPr>
        <w:pStyle w:val="afa"/>
        <w:ind w:left="0"/>
        <w:rPr>
          <w:ins w:id="1265" w:author="polyus\ablakovab" w:date="2022-04-15T18:25:00Z"/>
          <w:rFonts w:cs="Arial"/>
          <w:u w:val="single"/>
        </w:rPr>
      </w:pPr>
      <w:ins w:id="1266" w:author="polyus\ablakovab" w:date="2022-04-15T18:25:00Z">
        <w:r>
          <w:rPr>
            <w:rFonts w:cs="Arial"/>
            <w:szCs w:val="20"/>
            <w:lang w:eastAsia="ru-RU"/>
          </w:rPr>
          <w:t xml:space="preserve">Выполнено доработка стандартного отчета </w:t>
        </w:r>
      </w:ins>
      <w:ins w:id="1267" w:author="polyus\ablakovab" w:date="2022-04-15T18:26:00Z">
        <w:r>
          <w:rPr>
            <w:rFonts w:cs="Arial"/>
            <w:szCs w:val="20"/>
            <w:lang w:val="en-US" w:eastAsia="ru-RU"/>
          </w:rPr>
          <w:t>IWBK</w:t>
        </w:r>
      </w:ins>
      <w:ins w:id="1268" w:author="polyus\ablakovab" w:date="2022-04-15T18:25:00Z">
        <w:r>
          <w:rPr>
            <w:rFonts w:cs="Arial"/>
            <w:szCs w:val="20"/>
            <w:lang w:eastAsia="ru-RU"/>
          </w:rPr>
          <w:t xml:space="preserve"> в части следующих требований:</w:t>
        </w:r>
      </w:ins>
    </w:p>
    <w:p w:rsidR="00630147" w:rsidRDefault="00630147" w:rsidP="004C7160">
      <w:pPr>
        <w:rPr>
          <w:ins w:id="1269" w:author="polyus\ablakovab" w:date="2022-04-15T18:25:00Z"/>
          <w:rFonts w:cs="Arial"/>
          <w:u w:val="single"/>
        </w:rPr>
      </w:pPr>
    </w:p>
    <w:p w:rsidR="004C7160" w:rsidRDefault="004C7160" w:rsidP="004C7160">
      <w:pPr>
        <w:rPr>
          <w:rFonts w:cs="Arial"/>
          <w:u w:val="single"/>
        </w:rPr>
      </w:pPr>
      <w:r w:rsidRPr="00B153FA">
        <w:rPr>
          <w:rFonts w:cs="Arial"/>
          <w:u w:val="single"/>
        </w:rPr>
        <w:t>Предпосылки</w:t>
      </w:r>
    </w:p>
    <w:p w:rsidR="004C7160" w:rsidRDefault="004C7160" w:rsidP="004C7160">
      <w:pPr>
        <w:spacing w:after="240" w:line="276" w:lineRule="auto"/>
        <w:ind w:firstLine="708"/>
        <w:rPr>
          <w:rFonts w:cs="Arial"/>
        </w:rPr>
      </w:pPr>
      <w:r w:rsidRPr="00DB21BF">
        <w:rPr>
          <w:rStyle w:val="afffa"/>
          <w:rFonts w:eastAsia="Calibri"/>
          <w:color w:val="000000" w:themeColor="text1"/>
        </w:rPr>
        <w:t xml:space="preserve">Выполняется модификация стандартной транзакции </w:t>
      </w:r>
      <w:r w:rsidRPr="00DB21BF">
        <w:rPr>
          <w:rStyle w:val="afffa"/>
          <w:rFonts w:eastAsia="Calibri"/>
          <w:color w:val="000000" w:themeColor="text1"/>
          <w:lang w:val="en-US"/>
        </w:rPr>
        <w:t>IWBK</w:t>
      </w:r>
      <w:r w:rsidRPr="00DB21BF">
        <w:t>: добавляется возможность проверки доступности материалов по сетевым графикам, добавляется возможность вывода дополнительных полей, добавляется возможность массового изменения складов в компонентах заказов ТОРО и сетевых графиках.</w:t>
      </w:r>
    </w:p>
    <w:p w:rsidR="004001E6" w:rsidRDefault="004C7160" w:rsidP="00976E11">
      <w:pPr>
        <w:spacing w:after="240" w:line="276" w:lineRule="auto"/>
        <w:ind w:firstLine="708"/>
        <w:rPr>
          <w:ins w:id="1270" w:author="polyus\ablakovab" w:date="2022-04-01T18:06:00Z"/>
        </w:rPr>
      </w:pPr>
      <w:r w:rsidRPr="00DB21BF">
        <w:t>Выполнение доработки позволяет существенно снизить трудоемкость получения информации о доступности материалов для выполнения работ, а также автоматизировать формирование заявок на перемещение.</w:t>
      </w:r>
    </w:p>
    <w:p w:rsidR="00A25AA6" w:rsidRDefault="00A25AA6" w:rsidP="00976E11">
      <w:pPr>
        <w:spacing w:after="240" w:line="276" w:lineRule="auto"/>
        <w:ind w:firstLine="708"/>
        <w:rPr>
          <w:rFonts w:cs="Arial"/>
        </w:rPr>
      </w:pPr>
    </w:p>
    <w:p w:rsidR="008E50F8" w:rsidRPr="00DB21BF" w:rsidRDefault="008E50F8" w:rsidP="008E50F8">
      <w:pPr>
        <w:rPr>
          <w:lang w:val="en-US"/>
        </w:rPr>
      </w:pPr>
      <w:r w:rsidRPr="00DB21BF">
        <w:rPr>
          <w:szCs w:val="20"/>
          <w:lang w:eastAsia="ru-RU"/>
        </w:rPr>
        <w:t xml:space="preserve">Для возможности проведения анализа доступности материалов по заказам ТОРО и сетевым графикам </w:t>
      </w:r>
      <w:r w:rsidRPr="00DB21BF">
        <w:t xml:space="preserve">и снижения трудоемкости формирования заявок на перемещение в транзакцию </w:t>
      </w:r>
      <w:r w:rsidRPr="00DB21BF">
        <w:rPr>
          <w:b/>
          <w:lang w:val="en-US"/>
        </w:rPr>
        <w:t>IWBK</w:t>
      </w:r>
      <w:r w:rsidRPr="00DB21BF">
        <w:rPr>
          <w:lang w:val="en-US"/>
        </w:rPr>
        <w:t xml:space="preserve"> </w:t>
      </w:r>
      <w:r w:rsidRPr="00DB21BF">
        <w:t>необходимо внести следующие изменения</w:t>
      </w:r>
      <w:r w:rsidRPr="00DB21BF">
        <w:rPr>
          <w:lang w:val="en-US"/>
        </w:rPr>
        <w:t>:</w:t>
      </w:r>
    </w:p>
    <w:p w:rsidR="008E50F8" w:rsidRPr="00DB21BF" w:rsidRDefault="008E50F8" w:rsidP="008E50F8">
      <w:pPr>
        <w:pStyle w:val="afa"/>
        <w:rPr>
          <w:lang w:val="en-US"/>
        </w:rPr>
      </w:pPr>
    </w:p>
    <w:p w:rsidR="008E50F8" w:rsidRPr="00DB21BF" w:rsidRDefault="008E50F8" w:rsidP="008E50F8">
      <w:pPr>
        <w:pStyle w:val="afa"/>
        <w:numPr>
          <w:ilvl w:val="0"/>
          <w:numId w:val="84"/>
        </w:numPr>
        <w:tabs>
          <w:tab w:val="clear" w:pos="567"/>
        </w:tabs>
        <w:rPr>
          <w:szCs w:val="24"/>
        </w:rPr>
      </w:pPr>
      <w:r w:rsidRPr="00DB21BF">
        <w:rPr>
          <w:lang w:eastAsia="ru-RU"/>
        </w:rPr>
        <w:t>Добавить в отчет поля</w:t>
      </w:r>
      <w:r w:rsidRPr="00DB21BF">
        <w:rPr>
          <w:lang w:val="en-US" w:eastAsia="ru-RU"/>
        </w:rPr>
        <w:t>;</w:t>
      </w:r>
    </w:p>
    <w:p w:rsidR="008E50F8" w:rsidRDefault="008E50F8" w:rsidP="008E50F8">
      <w:pPr>
        <w:pStyle w:val="afa"/>
      </w:pPr>
      <w:r w:rsidRPr="00DB21BF">
        <w:t>Определить настройку, которая будет включать возможность вывода дополнительных полей. Если значение настройки равно "Х", то через настройку формата отчета должна появиться возможность добавить следующие поля:</w:t>
      </w:r>
    </w:p>
    <w:p w:rsidR="008E50F8" w:rsidRPr="00DB21BF" w:rsidRDefault="008E50F8" w:rsidP="008E50F8">
      <w:pPr>
        <w:pStyle w:val="afa"/>
      </w:pPr>
    </w:p>
    <w:p w:rsidR="008E50F8" w:rsidRPr="008E50F8" w:rsidRDefault="008E50F8" w:rsidP="008E50F8">
      <w:pPr>
        <w:spacing w:after="240" w:line="276" w:lineRule="auto"/>
        <w:ind w:firstLine="708"/>
        <w:rPr>
          <w:rFonts w:cs="Arial"/>
        </w:rPr>
      </w:pPr>
      <w:r w:rsidRPr="008E50F8">
        <w:rPr>
          <w:rFonts w:cs="Arial"/>
        </w:rPr>
        <w:t>Особая ситуация</w:t>
      </w:r>
    </w:p>
    <w:p w:rsidR="008E50F8" w:rsidRPr="008E50F8" w:rsidRDefault="008E50F8" w:rsidP="008E50F8">
      <w:pPr>
        <w:spacing w:after="240" w:line="276" w:lineRule="auto"/>
        <w:ind w:firstLine="708"/>
        <w:rPr>
          <w:rFonts w:cs="Arial"/>
        </w:rPr>
      </w:pPr>
      <w:r w:rsidRPr="008E50F8">
        <w:rPr>
          <w:rFonts w:cs="Arial"/>
        </w:rPr>
        <w:t>Тип заказа</w:t>
      </w:r>
    </w:p>
    <w:p w:rsidR="008E50F8" w:rsidRPr="008E50F8" w:rsidRDefault="008E50F8" w:rsidP="008E50F8">
      <w:pPr>
        <w:spacing w:after="240" w:line="276" w:lineRule="auto"/>
        <w:ind w:firstLine="708"/>
        <w:rPr>
          <w:rFonts w:cs="Arial"/>
        </w:rPr>
      </w:pPr>
      <w:r w:rsidRPr="008E50F8">
        <w:rPr>
          <w:rFonts w:cs="Arial"/>
        </w:rPr>
        <w:t>Тип заказа (название)</w:t>
      </w:r>
    </w:p>
    <w:p w:rsidR="008E50F8" w:rsidRPr="008E50F8" w:rsidRDefault="008E50F8" w:rsidP="008E50F8">
      <w:pPr>
        <w:spacing w:after="240" w:line="276" w:lineRule="auto"/>
        <w:ind w:firstLine="708"/>
        <w:rPr>
          <w:rFonts w:cs="Arial"/>
        </w:rPr>
      </w:pPr>
      <w:r w:rsidRPr="008E50F8">
        <w:rPr>
          <w:rFonts w:cs="Arial"/>
        </w:rPr>
        <w:t>Вид заказа</w:t>
      </w:r>
    </w:p>
    <w:p w:rsidR="008E50F8" w:rsidRPr="008E50F8" w:rsidRDefault="008E50F8" w:rsidP="008E50F8">
      <w:pPr>
        <w:spacing w:after="240" w:line="276" w:lineRule="auto"/>
        <w:ind w:firstLine="708"/>
        <w:rPr>
          <w:rFonts w:cs="Arial"/>
        </w:rPr>
      </w:pPr>
      <w:r w:rsidRPr="008E50F8">
        <w:rPr>
          <w:rFonts w:cs="Arial"/>
        </w:rPr>
        <w:t>Вид заказа (название)</w:t>
      </w:r>
    </w:p>
    <w:p w:rsidR="008E50F8" w:rsidRPr="008E50F8" w:rsidRDefault="008E50F8" w:rsidP="008E50F8">
      <w:pPr>
        <w:spacing w:after="240" w:line="276" w:lineRule="auto"/>
        <w:ind w:firstLine="708"/>
        <w:rPr>
          <w:rFonts w:cs="Arial"/>
        </w:rPr>
      </w:pPr>
      <w:r w:rsidRPr="008E50F8">
        <w:rPr>
          <w:rFonts w:cs="Arial"/>
        </w:rPr>
        <w:t>Системный статус заказа ТОРО/СГ</w:t>
      </w:r>
    </w:p>
    <w:p w:rsidR="008E50F8" w:rsidRPr="008E50F8" w:rsidRDefault="008E50F8" w:rsidP="008E50F8">
      <w:pPr>
        <w:spacing w:after="240" w:line="276" w:lineRule="auto"/>
        <w:ind w:firstLine="708"/>
        <w:rPr>
          <w:rFonts w:cs="Arial"/>
        </w:rPr>
      </w:pPr>
      <w:r w:rsidRPr="008E50F8">
        <w:rPr>
          <w:rFonts w:cs="Arial"/>
        </w:rPr>
        <w:t>Пользовательский статус заказа ТОРО/ СГ</w:t>
      </w:r>
    </w:p>
    <w:p w:rsidR="008E50F8" w:rsidRPr="008E50F8" w:rsidRDefault="008E50F8" w:rsidP="008E50F8">
      <w:pPr>
        <w:spacing w:after="240" w:line="276" w:lineRule="auto"/>
        <w:ind w:firstLine="708"/>
        <w:rPr>
          <w:rFonts w:cs="Arial"/>
        </w:rPr>
      </w:pPr>
      <w:r w:rsidRPr="008E50F8">
        <w:rPr>
          <w:rFonts w:cs="Arial"/>
        </w:rPr>
        <w:t>Завод</w:t>
      </w:r>
    </w:p>
    <w:p w:rsidR="008E50F8" w:rsidRPr="008E50F8" w:rsidRDefault="008E50F8" w:rsidP="008E50F8">
      <w:pPr>
        <w:spacing w:after="240" w:line="276" w:lineRule="auto"/>
        <w:ind w:firstLine="708"/>
        <w:rPr>
          <w:rFonts w:cs="Arial"/>
        </w:rPr>
      </w:pPr>
      <w:r w:rsidRPr="008E50F8">
        <w:rPr>
          <w:rFonts w:cs="Arial"/>
        </w:rPr>
        <w:t>Склад МОЛ</w:t>
      </w:r>
    </w:p>
    <w:p w:rsidR="008E50F8" w:rsidRPr="008E50F8" w:rsidRDefault="008E50F8" w:rsidP="008E50F8">
      <w:pPr>
        <w:spacing w:after="240" w:line="276" w:lineRule="auto"/>
        <w:ind w:firstLine="708"/>
        <w:rPr>
          <w:rFonts w:cs="Arial"/>
        </w:rPr>
      </w:pPr>
      <w:r w:rsidRPr="008E50F8">
        <w:rPr>
          <w:rFonts w:cs="Arial"/>
        </w:rPr>
        <w:t>Партия</w:t>
      </w:r>
    </w:p>
    <w:p w:rsidR="008E50F8" w:rsidRPr="008E50F8" w:rsidRDefault="008E50F8" w:rsidP="008E50F8">
      <w:pPr>
        <w:spacing w:after="240" w:line="276" w:lineRule="auto"/>
        <w:ind w:firstLine="708"/>
        <w:rPr>
          <w:rFonts w:cs="Arial"/>
        </w:rPr>
      </w:pPr>
      <w:r w:rsidRPr="008E50F8">
        <w:rPr>
          <w:rFonts w:cs="Arial"/>
        </w:rPr>
        <w:t xml:space="preserve">Цена </w:t>
      </w:r>
    </w:p>
    <w:p w:rsidR="008E50F8" w:rsidRPr="008E50F8" w:rsidRDefault="008E50F8" w:rsidP="008E50F8">
      <w:pPr>
        <w:spacing w:after="240" w:line="276" w:lineRule="auto"/>
        <w:ind w:firstLine="708"/>
        <w:rPr>
          <w:rFonts w:cs="Arial"/>
        </w:rPr>
      </w:pPr>
      <w:r w:rsidRPr="008E50F8">
        <w:rPr>
          <w:rFonts w:cs="Arial"/>
        </w:rPr>
        <w:t>Позиция удалена</w:t>
      </w:r>
    </w:p>
    <w:p w:rsidR="008E50F8" w:rsidRPr="008E50F8" w:rsidRDefault="008E50F8" w:rsidP="008E50F8">
      <w:pPr>
        <w:spacing w:after="240" w:line="276" w:lineRule="auto"/>
        <w:ind w:firstLine="708"/>
        <w:rPr>
          <w:rFonts w:cs="Arial"/>
        </w:rPr>
      </w:pPr>
      <w:r w:rsidRPr="008E50F8">
        <w:rPr>
          <w:rFonts w:cs="Arial"/>
        </w:rPr>
        <w:t>Код особого запаса</w:t>
      </w:r>
    </w:p>
    <w:p w:rsidR="008E50F8" w:rsidRPr="008E50F8" w:rsidRDefault="008E50F8" w:rsidP="008E50F8">
      <w:pPr>
        <w:spacing w:after="240" w:line="276" w:lineRule="auto"/>
        <w:ind w:firstLine="708"/>
        <w:rPr>
          <w:rFonts w:cs="Arial"/>
        </w:rPr>
      </w:pPr>
      <w:r w:rsidRPr="008E50F8">
        <w:rPr>
          <w:rFonts w:cs="Arial"/>
        </w:rPr>
        <w:t>СПП-элемент</w:t>
      </w:r>
    </w:p>
    <w:p w:rsidR="008E50F8" w:rsidRPr="008E50F8" w:rsidRDefault="008E50F8" w:rsidP="008E50F8">
      <w:pPr>
        <w:spacing w:after="240" w:line="276" w:lineRule="auto"/>
        <w:ind w:firstLine="708"/>
        <w:rPr>
          <w:rFonts w:cs="Arial"/>
        </w:rPr>
      </w:pPr>
      <w:r w:rsidRPr="008E50F8">
        <w:rPr>
          <w:rFonts w:cs="Arial"/>
        </w:rPr>
        <w:t>СПП-элемент ППА</w:t>
      </w:r>
    </w:p>
    <w:p w:rsidR="008E50F8" w:rsidRPr="008E50F8" w:rsidRDefault="008E50F8" w:rsidP="008E50F8">
      <w:pPr>
        <w:spacing w:after="240" w:line="276" w:lineRule="auto"/>
        <w:ind w:firstLine="708"/>
        <w:rPr>
          <w:rFonts w:cs="Arial"/>
        </w:rPr>
      </w:pPr>
      <w:r w:rsidRPr="008E50F8">
        <w:rPr>
          <w:rFonts w:cs="Arial"/>
        </w:rPr>
        <w:t>Количество в ЕИ ввода</w:t>
      </w:r>
    </w:p>
    <w:p w:rsidR="008E50F8" w:rsidRPr="008E50F8" w:rsidRDefault="008E50F8" w:rsidP="008E50F8">
      <w:pPr>
        <w:spacing w:after="240" w:line="276" w:lineRule="auto"/>
        <w:ind w:firstLine="708"/>
        <w:rPr>
          <w:rFonts w:cs="Arial"/>
        </w:rPr>
      </w:pPr>
      <w:r w:rsidRPr="008E50F8">
        <w:rPr>
          <w:rFonts w:cs="Arial"/>
        </w:rPr>
        <w:t>Единица измерения ввода</w:t>
      </w:r>
    </w:p>
    <w:p w:rsidR="008E50F8" w:rsidRPr="008E50F8" w:rsidRDefault="008E50F8" w:rsidP="008E50F8">
      <w:pPr>
        <w:spacing w:after="240" w:line="276" w:lineRule="auto"/>
        <w:ind w:firstLine="708"/>
        <w:rPr>
          <w:rFonts w:cs="Arial"/>
        </w:rPr>
      </w:pPr>
      <w:r w:rsidRPr="008E50F8">
        <w:rPr>
          <w:rFonts w:cs="Arial"/>
        </w:rPr>
        <w:t>Отпускающий склад</w:t>
      </w:r>
    </w:p>
    <w:p w:rsidR="008E50F8" w:rsidRPr="008E50F8" w:rsidRDefault="008E50F8" w:rsidP="008E50F8">
      <w:pPr>
        <w:spacing w:after="240" w:line="276" w:lineRule="auto"/>
        <w:ind w:firstLine="708"/>
        <w:rPr>
          <w:rFonts w:cs="Arial"/>
        </w:rPr>
      </w:pPr>
      <w:r w:rsidRPr="008E50F8">
        <w:rPr>
          <w:rFonts w:cs="Arial"/>
        </w:rPr>
        <w:t>Заказ на перемещение на МОЛ</w:t>
      </w:r>
    </w:p>
    <w:p w:rsidR="008E50F8" w:rsidRPr="008E50F8" w:rsidRDefault="008E50F8" w:rsidP="008E50F8">
      <w:pPr>
        <w:spacing w:after="240" w:line="276" w:lineRule="auto"/>
        <w:ind w:firstLine="708"/>
        <w:rPr>
          <w:rFonts w:cs="Arial"/>
        </w:rPr>
      </w:pPr>
      <w:r w:rsidRPr="008E50F8">
        <w:rPr>
          <w:rFonts w:cs="Arial"/>
        </w:rPr>
        <w:t>Индикатор «Обновление склада»</w:t>
      </w:r>
    </w:p>
    <w:p w:rsidR="008E50F8" w:rsidRPr="008E50F8" w:rsidRDefault="008E50F8" w:rsidP="008E50F8">
      <w:pPr>
        <w:spacing w:after="240" w:line="276" w:lineRule="auto"/>
        <w:ind w:firstLine="708"/>
        <w:rPr>
          <w:rFonts w:cs="Arial"/>
        </w:rPr>
      </w:pPr>
      <w:r w:rsidRPr="008E50F8">
        <w:rPr>
          <w:rFonts w:cs="Arial"/>
        </w:rPr>
        <w:t>Сообщение по обновлению склада</w:t>
      </w:r>
    </w:p>
    <w:p w:rsidR="008E50F8" w:rsidRPr="008E50F8" w:rsidRDefault="008E50F8" w:rsidP="008E50F8">
      <w:pPr>
        <w:spacing w:after="240" w:line="276" w:lineRule="auto"/>
        <w:ind w:firstLine="708"/>
        <w:rPr>
          <w:rFonts w:cs="Arial"/>
        </w:rPr>
      </w:pPr>
      <w:r w:rsidRPr="008E50F8">
        <w:rPr>
          <w:rFonts w:cs="Arial"/>
        </w:rPr>
        <w:t>Заказ на перемещение на МОЛ</w:t>
      </w:r>
    </w:p>
    <w:p w:rsidR="008E50F8" w:rsidRPr="008E50F8" w:rsidRDefault="008E50F8" w:rsidP="008E50F8">
      <w:pPr>
        <w:spacing w:after="240" w:line="276" w:lineRule="auto"/>
        <w:ind w:firstLine="708"/>
        <w:rPr>
          <w:rFonts w:cs="Arial"/>
        </w:rPr>
      </w:pPr>
      <w:r w:rsidRPr="008E50F8">
        <w:rPr>
          <w:rFonts w:cs="Arial"/>
        </w:rPr>
        <w:t>Заказано к перемещению на МОЛ</w:t>
      </w:r>
    </w:p>
    <w:p w:rsidR="008E50F8" w:rsidRPr="008E50F8" w:rsidRDefault="008E50F8" w:rsidP="008E50F8">
      <w:pPr>
        <w:spacing w:after="240" w:line="276" w:lineRule="auto"/>
        <w:ind w:firstLine="708"/>
        <w:rPr>
          <w:rFonts w:cs="Arial"/>
        </w:rPr>
      </w:pPr>
      <w:r w:rsidRPr="008E50F8">
        <w:rPr>
          <w:rFonts w:cs="Arial"/>
        </w:rPr>
        <w:t>Перемещено на МОЛ</w:t>
      </w:r>
    </w:p>
    <w:p w:rsidR="008E50F8" w:rsidRPr="008E50F8" w:rsidRDefault="008E50F8" w:rsidP="008E50F8">
      <w:pPr>
        <w:spacing w:after="240" w:line="276" w:lineRule="auto"/>
        <w:ind w:firstLine="708"/>
        <w:rPr>
          <w:rFonts w:cs="Arial"/>
        </w:rPr>
      </w:pPr>
      <w:r w:rsidRPr="008E50F8">
        <w:rPr>
          <w:rFonts w:cs="Arial"/>
        </w:rPr>
        <w:t>Журналы к потребности</w:t>
      </w:r>
    </w:p>
    <w:p w:rsidR="008E50F8" w:rsidRPr="008E50F8" w:rsidRDefault="008E50F8" w:rsidP="008E50F8">
      <w:pPr>
        <w:spacing w:after="240" w:line="276" w:lineRule="auto"/>
        <w:ind w:firstLine="708"/>
        <w:rPr>
          <w:rFonts w:cs="Arial"/>
        </w:rPr>
      </w:pPr>
      <w:r w:rsidRPr="008E50F8">
        <w:rPr>
          <w:rFonts w:cs="Arial"/>
        </w:rPr>
        <w:t>Количество к перемещению с перевалочной базы (ПБ)</w:t>
      </w:r>
    </w:p>
    <w:p w:rsidR="008E50F8" w:rsidRPr="008E50F8" w:rsidRDefault="008E50F8" w:rsidP="008E50F8">
      <w:pPr>
        <w:spacing w:after="240" w:line="276" w:lineRule="auto"/>
        <w:ind w:firstLine="708"/>
        <w:rPr>
          <w:rFonts w:cs="Arial"/>
        </w:rPr>
      </w:pPr>
      <w:r w:rsidRPr="008E50F8">
        <w:rPr>
          <w:rFonts w:cs="Arial"/>
        </w:rPr>
        <w:t>Наличие на перевалочной базе</w:t>
      </w:r>
    </w:p>
    <w:p w:rsidR="008E50F8" w:rsidRPr="008E50F8" w:rsidRDefault="008E50F8" w:rsidP="008E50F8">
      <w:pPr>
        <w:spacing w:after="240" w:line="276" w:lineRule="auto"/>
        <w:ind w:firstLine="708"/>
        <w:rPr>
          <w:rFonts w:cs="Arial"/>
        </w:rPr>
      </w:pPr>
      <w:r w:rsidRPr="008E50F8">
        <w:rPr>
          <w:rFonts w:cs="Arial"/>
        </w:rPr>
        <w:t>Сколько заказано (кол-во)</w:t>
      </w:r>
    </w:p>
    <w:p w:rsidR="008E50F8" w:rsidRPr="008E50F8" w:rsidRDefault="008E50F8" w:rsidP="008E50F8">
      <w:pPr>
        <w:spacing w:after="240" w:line="276" w:lineRule="auto"/>
        <w:ind w:firstLine="708"/>
        <w:rPr>
          <w:rFonts w:cs="Arial"/>
        </w:rPr>
      </w:pPr>
      <w:r w:rsidRPr="008E50F8">
        <w:rPr>
          <w:rFonts w:cs="Arial"/>
        </w:rPr>
        <w:t>Дата поставки в заказе на перемещение</w:t>
      </w:r>
    </w:p>
    <w:p w:rsidR="008E50F8" w:rsidRPr="008E50F8" w:rsidRDefault="008E50F8" w:rsidP="008E50F8">
      <w:pPr>
        <w:spacing w:after="240" w:line="276" w:lineRule="auto"/>
        <w:ind w:firstLine="708"/>
        <w:rPr>
          <w:rFonts w:cs="Arial"/>
        </w:rPr>
      </w:pPr>
      <w:r w:rsidRPr="008E50F8">
        <w:rPr>
          <w:rFonts w:cs="Arial"/>
        </w:rPr>
        <w:t>Согласование потребности</w:t>
      </w:r>
    </w:p>
    <w:p w:rsidR="008E50F8" w:rsidRPr="008E50F8" w:rsidRDefault="008E50F8" w:rsidP="008E50F8">
      <w:pPr>
        <w:spacing w:after="240" w:line="276" w:lineRule="auto"/>
        <w:ind w:firstLine="708"/>
        <w:rPr>
          <w:rFonts w:cs="Arial"/>
        </w:rPr>
      </w:pPr>
      <w:r w:rsidRPr="008E50F8">
        <w:rPr>
          <w:rFonts w:cs="Arial"/>
        </w:rPr>
        <w:t>Статус закупки (Поле заполняется только для позиций, по которым индикатор «Доступность» имеет значение «Дефицит, подтвержд. Кол-во меньше объема потребности»)</w:t>
      </w:r>
    </w:p>
    <w:p w:rsidR="008E50F8" w:rsidRPr="008E50F8" w:rsidRDefault="008E50F8" w:rsidP="008E50F8">
      <w:pPr>
        <w:spacing w:after="240" w:line="276" w:lineRule="auto"/>
        <w:ind w:firstLine="708"/>
        <w:rPr>
          <w:rFonts w:cs="Arial"/>
        </w:rPr>
      </w:pPr>
      <w:r w:rsidRPr="008E50F8">
        <w:rPr>
          <w:rFonts w:cs="Arial"/>
        </w:rPr>
        <w:t>Дата закупки (Поле заполняется только для позиций, по которым индикатор «Доступность» имеет значение «Дефицит, подтвержд. Кол-во меньше объема потребности»)</w:t>
      </w:r>
    </w:p>
    <w:p w:rsidR="008E50F8" w:rsidRPr="008E50F8" w:rsidRDefault="008E50F8" w:rsidP="008E50F8">
      <w:pPr>
        <w:spacing w:after="240" w:line="276" w:lineRule="auto"/>
        <w:ind w:firstLine="708"/>
        <w:rPr>
          <w:rFonts w:cs="Arial"/>
        </w:rPr>
      </w:pPr>
      <w:r w:rsidRPr="008E50F8">
        <w:rPr>
          <w:rFonts w:cs="Arial"/>
        </w:rPr>
        <w:t>Документы закупки (Поле заполняется только для позиций, по которым индикатор «Доступность» имеет значение «Дефицит, подтвержд. Кол-во меньше объема потребности»)</w:t>
      </w:r>
    </w:p>
    <w:p w:rsidR="008E50F8" w:rsidRPr="008E50F8" w:rsidRDefault="008E50F8" w:rsidP="008E50F8">
      <w:pPr>
        <w:spacing w:after="240" w:line="276" w:lineRule="auto"/>
        <w:ind w:firstLine="708"/>
        <w:rPr>
          <w:rFonts w:cs="Arial"/>
        </w:rPr>
      </w:pPr>
      <w:r w:rsidRPr="008E50F8">
        <w:rPr>
          <w:rFonts w:cs="Arial"/>
        </w:rPr>
        <w:t>Количество в заказах на поставку (Колич/ЗакНаПствк) (Поле заполняется только для позиций, по которым индикатор «Доступность» имеет значение «Дефицит, подтвержд. Кол-во меньше объема потребности»)</w:t>
      </w:r>
    </w:p>
    <w:p w:rsidR="008E50F8" w:rsidRPr="008E50F8" w:rsidRDefault="008E50F8" w:rsidP="008E50F8">
      <w:pPr>
        <w:spacing w:after="240" w:line="276" w:lineRule="auto"/>
        <w:ind w:firstLine="708"/>
        <w:rPr>
          <w:rFonts w:cs="Arial"/>
        </w:rPr>
      </w:pPr>
      <w:r w:rsidRPr="008E50F8">
        <w:rPr>
          <w:rFonts w:cs="Arial"/>
        </w:rPr>
        <w:t>Количество на контроле качества (Колич/КнтрКач) (Поле заполняется только для позиций, по которым индикатор «Доступность» имеет значение «Дефицит, подтвержд. Кол-во меньше объема потребности»)</w:t>
      </w:r>
    </w:p>
    <w:p w:rsidR="008E50F8" w:rsidRPr="008E50F8" w:rsidRDefault="008E50F8" w:rsidP="008E50F8">
      <w:pPr>
        <w:spacing w:after="240" w:line="276" w:lineRule="auto"/>
        <w:ind w:firstLine="708"/>
        <w:rPr>
          <w:rFonts w:cs="Arial"/>
        </w:rPr>
      </w:pPr>
      <w:r w:rsidRPr="008E50F8">
        <w:rPr>
          <w:rFonts w:cs="Arial"/>
        </w:rPr>
        <w:t>Время поставки, дни</w:t>
      </w:r>
    </w:p>
    <w:p w:rsidR="008E50F8" w:rsidRPr="008E50F8" w:rsidRDefault="008E50F8" w:rsidP="008E50F8">
      <w:pPr>
        <w:spacing w:after="240" w:line="276" w:lineRule="auto"/>
        <w:ind w:firstLine="708"/>
        <w:rPr>
          <w:rFonts w:cs="Arial"/>
        </w:rPr>
      </w:pPr>
      <w:r w:rsidRPr="008E50F8">
        <w:rPr>
          <w:rFonts w:cs="Arial"/>
        </w:rPr>
        <w:t>Возможная дата поставки</w:t>
      </w:r>
    </w:p>
    <w:p w:rsidR="008E50F8" w:rsidRPr="008E50F8" w:rsidRDefault="008E50F8" w:rsidP="008E50F8">
      <w:pPr>
        <w:spacing w:after="240" w:line="276" w:lineRule="auto"/>
        <w:ind w:firstLine="708"/>
        <w:rPr>
          <w:rFonts w:cs="Arial"/>
        </w:rPr>
      </w:pPr>
      <w:r w:rsidRPr="008E50F8">
        <w:rPr>
          <w:rFonts w:cs="Arial"/>
        </w:rPr>
        <w:t>Индикатор возможности поставки</w:t>
      </w:r>
    </w:p>
    <w:p w:rsidR="008E50F8" w:rsidRPr="008E50F8" w:rsidRDefault="008E50F8" w:rsidP="008E50F8">
      <w:pPr>
        <w:spacing w:after="240" w:line="276" w:lineRule="auto"/>
        <w:ind w:firstLine="708"/>
        <w:rPr>
          <w:rFonts w:cs="Arial"/>
        </w:rPr>
      </w:pPr>
      <w:r w:rsidRPr="008E50F8">
        <w:rPr>
          <w:rFonts w:cs="Arial"/>
        </w:rPr>
        <w:t>К перемещению</w:t>
      </w:r>
    </w:p>
    <w:p w:rsidR="008E50F8" w:rsidRPr="008E50F8" w:rsidRDefault="008E50F8" w:rsidP="008E50F8">
      <w:pPr>
        <w:spacing w:after="240" w:line="276" w:lineRule="auto"/>
        <w:ind w:firstLine="708"/>
        <w:rPr>
          <w:rFonts w:cs="Arial"/>
        </w:rPr>
      </w:pPr>
      <w:r w:rsidRPr="008E50F8">
        <w:rPr>
          <w:rFonts w:cs="Arial"/>
        </w:rPr>
        <w:t>Документ корректировки</w:t>
      </w:r>
    </w:p>
    <w:p w:rsidR="008E50F8" w:rsidRPr="008E50F8" w:rsidRDefault="008E50F8" w:rsidP="008E50F8">
      <w:pPr>
        <w:spacing w:after="240" w:line="276" w:lineRule="auto"/>
        <w:ind w:firstLine="708"/>
        <w:rPr>
          <w:rFonts w:cs="Arial"/>
        </w:rPr>
      </w:pPr>
      <w:r w:rsidRPr="008E50F8">
        <w:rPr>
          <w:rFonts w:cs="Arial"/>
        </w:rPr>
        <w:t>Корректировка, код МТР</w:t>
      </w:r>
    </w:p>
    <w:p w:rsidR="008E50F8" w:rsidRPr="008E50F8" w:rsidRDefault="008E50F8" w:rsidP="008E50F8">
      <w:pPr>
        <w:spacing w:after="240" w:line="276" w:lineRule="auto"/>
        <w:ind w:firstLine="708"/>
        <w:rPr>
          <w:rFonts w:cs="Arial"/>
        </w:rPr>
      </w:pPr>
      <w:r w:rsidRPr="008E50F8">
        <w:rPr>
          <w:rFonts w:cs="Arial"/>
        </w:rPr>
        <w:t>Корректировка, кол-во</w:t>
      </w:r>
    </w:p>
    <w:p w:rsidR="008E50F8" w:rsidRPr="008E50F8" w:rsidRDefault="008E50F8" w:rsidP="008E50F8">
      <w:pPr>
        <w:spacing w:after="240" w:line="276" w:lineRule="auto"/>
        <w:ind w:firstLine="708"/>
        <w:rPr>
          <w:rFonts w:cs="Arial"/>
        </w:rPr>
      </w:pPr>
      <w:r w:rsidRPr="008E50F8">
        <w:rPr>
          <w:rFonts w:cs="Arial"/>
        </w:rPr>
        <w:t>Корректировка, срок поставки</w:t>
      </w:r>
    </w:p>
    <w:p w:rsidR="008E50F8" w:rsidRPr="008E50F8" w:rsidRDefault="008E50F8" w:rsidP="008E50F8">
      <w:pPr>
        <w:spacing w:after="240" w:line="276" w:lineRule="auto"/>
        <w:ind w:firstLine="708"/>
        <w:rPr>
          <w:rFonts w:cs="Arial"/>
        </w:rPr>
      </w:pPr>
      <w:r w:rsidRPr="008E50F8">
        <w:rPr>
          <w:rFonts w:cs="Arial"/>
        </w:rPr>
        <w:t>Корректировка, статус</w:t>
      </w:r>
    </w:p>
    <w:p w:rsidR="008E50F8" w:rsidRPr="008E50F8" w:rsidRDefault="008E50F8" w:rsidP="008E50F8">
      <w:pPr>
        <w:spacing w:after="240" w:line="276" w:lineRule="auto"/>
        <w:ind w:firstLine="708"/>
        <w:rPr>
          <w:rFonts w:cs="Arial"/>
        </w:rPr>
      </w:pPr>
      <w:r w:rsidRPr="008E50F8">
        <w:rPr>
          <w:rFonts w:cs="Arial"/>
        </w:rPr>
        <w:t>Бизнес сфера</w:t>
      </w:r>
    </w:p>
    <w:p w:rsidR="008E50F8" w:rsidRPr="008E50F8" w:rsidRDefault="008E50F8" w:rsidP="008E50F8">
      <w:pPr>
        <w:spacing w:after="240" w:line="276" w:lineRule="auto"/>
        <w:ind w:firstLine="708"/>
        <w:rPr>
          <w:rFonts w:cs="Arial"/>
        </w:rPr>
      </w:pPr>
      <w:r w:rsidRPr="008E50F8">
        <w:rPr>
          <w:rFonts w:cs="Arial"/>
        </w:rPr>
        <w:t>Наименование Бизнес сферы</w:t>
      </w:r>
    </w:p>
    <w:p w:rsidR="008E50F8" w:rsidRPr="008E50F8" w:rsidRDefault="008E50F8" w:rsidP="008E50F8">
      <w:pPr>
        <w:spacing w:after="240" w:line="276" w:lineRule="auto"/>
        <w:ind w:firstLine="708"/>
        <w:rPr>
          <w:rFonts w:cs="Arial"/>
        </w:rPr>
      </w:pPr>
      <w:r w:rsidRPr="008E50F8">
        <w:rPr>
          <w:rFonts w:cs="Arial"/>
        </w:rPr>
        <w:t>Группа плановиков</w:t>
      </w:r>
    </w:p>
    <w:p w:rsidR="008E50F8" w:rsidRPr="008E50F8" w:rsidRDefault="008E50F8" w:rsidP="008E50F8">
      <w:pPr>
        <w:spacing w:after="240" w:line="276" w:lineRule="auto"/>
        <w:ind w:firstLine="708"/>
        <w:rPr>
          <w:rFonts w:cs="Arial"/>
        </w:rPr>
      </w:pPr>
      <w:r w:rsidRPr="008E50F8">
        <w:rPr>
          <w:rFonts w:cs="Arial"/>
        </w:rPr>
        <w:t>Название группы плановиков</w:t>
      </w:r>
    </w:p>
    <w:p w:rsidR="008E50F8" w:rsidRPr="008E50F8" w:rsidRDefault="008E50F8" w:rsidP="008E50F8">
      <w:pPr>
        <w:spacing w:after="240" w:line="276" w:lineRule="auto"/>
        <w:ind w:firstLine="708"/>
        <w:rPr>
          <w:rFonts w:cs="Arial"/>
        </w:rPr>
      </w:pPr>
      <w:r w:rsidRPr="008E50F8">
        <w:rPr>
          <w:rFonts w:cs="Arial"/>
        </w:rPr>
        <w:t>Отв. рабочее место (заголовок заказа)</w:t>
      </w:r>
    </w:p>
    <w:p w:rsidR="008E50F8" w:rsidRPr="008E50F8" w:rsidRDefault="008E50F8" w:rsidP="008E50F8">
      <w:pPr>
        <w:spacing w:after="240" w:line="276" w:lineRule="auto"/>
        <w:ind w:firstLine="708"/>
        <w:rPr>
          <w:rFonts w:cs="Arial"/>
        </w:rPr>
      </w:pPr>
      <w:r w:rsidRPr="008E50F8">
        <w:rPr>
          <w:rFonts w:cs="Arial"/>
        </w:rPr>
        <w:t>Название отв. рабочего места (заголовок заказа)</w:t>
      </w:r>
    </w:p>
    <w:p w:rsidR="008E50F8" w:rsidRPr="008E50F8" w:rsidRDefault="008E50F8" w:rsidP="008E50F8">
      <w:pPr>
        <w:spacing w:after="240" w:line="276" w:lineRule="auto"/>
        <w:ind w:firstLine="708"/>
        <w:rPr>
          <w:rFonts w:cs="Arial"/>
        </w:rPr>
      </w:pPr>
      <w:r w:rsidRPr="008E50F8">
        <w:rPr>
          <w:rFonts w:cs="Arial"/>
        </w:rPr>
        <w:t>Нормируемый МТР</w:t>
      </w:r>
    </w:p>
    <w:p w:rsidR="008E50F8" w:rsidRPr="008E50F8" w:rsidRDefault="008E50F8" w:rsidP="008E50F8">
      <w:pPr>
        <w:spacing w:after="240" w:line="276" w:lineRule="auto"/>
        <w:ind w:firstLine="708"/>
        <w:rPr>
          <w:rFonts w:cs="Arial"/>
        </w:rPr>
      </w:pPr>
      <w:r w:rsidRPr="008E50F8">
        <w:rPr>
          <w:rFonts w:cs="Arial"/>
        </w:rPr>
        <w:t>Остаток на складе</w:t>
      </w:r>
    </w:p>
    <w:p w:rsidR="004001E6" w:rsidRDefault="008E50F8" w:rsidP="008E50F8">
      <w:pPr>
        <w:spacing w:after="240" w:line="276" w:lineRule="auto"/>
        <w:ind w:firstLine="708"/>
        <w:rPr>
          <w:rFonts w:cs="Arial"/>
        </w:rPr>
      </w:pPr>
      <w:r w:rsidRPr="008E50F8">
        <w:rPr>
          <w:rFonts w:cs="Arial"/>
        </w:rPr>
        <w:t>Заказ на изготовление материала</w:t>
      </w:r>
    </w:p>
    <w:p w:rsidR="002C23E3" w:rsidRPr="00DB21BF" w:rsidRDefault="002C23E3" w:rsidP="002C23E3">
      <w:r w:rsidRPr="00DB21BF">
        <w:t>В ALV-таблице дополнить функцию «проваливания» в транзакции:</w:t>
      </w:r>
    </w:p>
    <w:p w:rsidR="002C23E3" w:rsidRDefault="002C23E3" w:rsidP="002C23E3">
      <w:pPr>
        <w:pStyle w:val="afa"/>
        <w:numPr>
          <w:ilvl w:val="0"/>
          <w:numId w:val="88"/>
        </w:numPr>
        <w:tabs>
          <w:tab w:val="clear" w:pos="567"/>
        </w:tabs>
      </w:pPr>
      <w:r w:rsidRPr="00DB21BF">
        <w:t>IW32 по двойному клику на поле «Заказ»; если полномочий на IW32 нет, то запускать IW33</w:t>
      </w:r>
      <w:r w:rsidR="000018FB">
        <w:t xml:space="preserve"> для заказа ТОРО</w:t>
      </w:r>
      <w:r w:rsidRPr="00DB21BF">
        <w:t>;</w:t>
      </w:r>
    </w:p>
    <w:p w:rsidR="000018FB" w:rsidRPr="00DB21BF" w:rsidRDefault="000018FB" w:rsidP="002C23E3">
      <w:pPr>
        <w:pStyle w:val="afa"/>
        <w:numPr>
          <w:ilvl w:val="0"/>
          <w:numId w:val="88"/>
        </w:numPr>
        <w:tabs>
          <w:tab w:val="clear" w:pos="567"/>
        </w:tabs>
      </w:pPr>
      <w:r>
        <w:rPr>
          <w:lang w:val="en-US"/>
        </w:rPr>
        <w:t>CN</w:t>
      </w:r>
      <w:r w:rsidRPr="008767CC">
        <w:t xml:space="preserve">22 </w:t>
      </w:r>
      <w:r>
        <w:t xml:space="preserve">по двойному клику на поле «Заказ»; если полномочий на </w:t>
      </w:r>
      <w:r>
        <w:rPr>
          <w:lang w:val="en-US"/>
        </w:rPr>
        <w:t>CN</w:t>
      </w:r>
      <w:r w:rsidRPr="008767CC">
        <w:t xml:space="preserve">22 </w:t>
      </w:r>
      <w:r>
        <w:t xml:space="preserve">нет, то запускать </w:t>
      </w:r>
      <w:r>
        <w:rPr>
          <w:lang w:val="en-US"/>
        </w:rPr>
        <w:t>CN</w:t>
      </w:r>
      <w:r w:rsidRPr="008767CC">
        <w:t xml:space="preserve">23 </w:t>
      </w:r>
      <w:r w:rsidRPr="00554843">
        <w:t>для сетевых</w:t>
      </w:r>
      <w:r w:rsidRPr="008767CC">
        <w:t xml:space="preserve"> </w:t>
      </w:r>
      <w:r w:rsidRPr="00554843">
        <w:t>графиков</w:t>
      </w:r>
      <w:r w:rsidRPr="008767CC">
        <w:t>;</w:t>
      </w:r>
    </w:p>
    <w:p w:rsidR="002C23E3" w:rsidRPr="00DB21BF" w:rsidRDefault="002C23E3" w:rsidP="002C23E3">
      <w:pPr>
        <w:pStyle w:val="afa"/>
        <w:numPr>
          <w:ilvl w:val="0"/>
          <w:numId w:val="88"/>
        </w:numPr>
        <w:tabs>
          <w:tab w:val="clear" w:pos="567"/>
        </w:tabs>
      </w:pPr>
      <w:r w:rsidRPr="00DB21BF">
        <w:t>MM03 по двойному клику на номере материала;</w:t>
      </w:r>
    </w:p>
    <w:p w:rsidR="002C23E3" w:rsidRPr="00DB21BF" w:rsidRDefault="002C23E3" w:rsidP="002C23E3">
      <w:pPr>
        <w:pStyle w:val="afa"/>
        <w:numPr>
          <w:ilvl w:val="0"/>
          <w:numId w:val="88"/>
        </w:numPr>
        <w:tabs>
          <w:tab w:val="clear" w:pos="567"/>
        </w:tabs>
      </w:pPr>
      <w:r w:rsidRPr="00DB21BF">
        <w:t xml:space="preserve">MMBE - по двойному клику на подтвержденное количество с параметрами «Завод» и «Номер материала»; </w:t>
      </w:r>
    </w:p>
    <w:p w:rsidR="002C23E3" w:rsidRPr="00DB21BF" w:rsidRDefault="002C23E3" w:rsidP="002C23E3">
      <w:pPr>
        <w:pStyle w:val="afa"/>
        <w:numPr>
          <w:ilvl w:val="0"/>
          <w:numId w:val="88"/>
        </w:numPr>
        <w:tabs>
          <w:tab w:val="clear" w:pos="567"/>
        </w:tabs>
      </w:pPr>
      <w:r w:rsidRPr="00DB21BF">
        <w:t>MD04 с параметрами «Номер материала» и «Завод» по двойному клику на поле «Доступность».</w:t>
      </w:r>
    </w:p>
    <w:p w:rsidR="002C23E3" w:rsidRPr="00DB21BF" w:rsidRDefault="002C23E3" w:rsidP="002C23E3">
      <w:r w:rsidRPr="00DB21BF">
        <w:t>После изменения заказа ТОРО/СГ и возврата на экран «</w:t>
      </w:r>
      <w:r w:rsidRPr="00DB21BF">
        <w:rPr>
          <w:b/>
          <w:i/>
        </w:rPr>
        <w:t>Список доступности материалов</w:t>
      </w:r>
      <w:r w:rsidRPr="00DB21BF">
        <w:t xml:space="preserve">» обновлять релевантные для измененного заказ поля в ALV-таблице. </w:t>
      </w:r>
    </w:p>
    <w:p w:rsidR="002C23E3" w:rsidRPr="00DB21BF" w:rsidRDefault="002C23E3" w:rsidP="002C23E3">
      <w:r w:rsidRPr="00DB21BF">
        <w:t xml:space="preserve">По кнопке </w:t>
      </w:r>
      <w:r w:rsidRPr="00DB21BF">
        <w:rPr>
          <w:noProof/>
          <w:lang w:eastAsia="ru-RU"/>
        </w:rPr>
        <w:t>"Обновить" перегенерировать отчет.</w:t>
      </w:r>
    </w:p>
    <w:p w:rsidR="002C23E3" w:rsidRPr="00DB21BF" w:rsidRDefault="002C23E3" w:rsidP="002C23E3">
      <w:pPr>
        <w:pStyle w:val="afa"/>
        <w:numPr>
          <w:ilvl w:val="0"/>
          <w:numId w:val="84"/>
        </w:numPr>
        <w:tabs>
          <w:tab w:val="clear" w:pos="567"/>
        </w:tabs>
        <w:rPr>
          <w:szCs w:val="24"/>
        </w:rPr>
      </w:pPr>
      <w:r w:rsidRPr="00DB21BF">
        <w:rPr>
          <w:lang w:eastAsia="ru-RU"/>
        </w:rPr>
        <w:t>На панель инструментов добавить кнопку "Склад";</w:t>
      </w:r>
    </w:p>
    <w:p w:rsidR="002C23E3" w:rsidRPr="00DB21BF" w:rsidRDefault="002C23E3" w:rsidP="002C23E3">
      <w:pPr>
        <w:pStyle w:val="afa"/>
      </w:pPr>
      <w:r w:rsidRPr="00DB21BF">
        <w:t>При нажатии на кнопку «Склад» необходимо проверить выделение позиций материалов в отчете, если не выделено не одной позиции выдавать сообщение об ошибке "Необходимо выделить позиции для обработки."</w:t>
      </w:r>
    </w:p>
    <w:p w:rsidR="002C23E3" w:rsidRPr="00DB21BF" w:rsidRDefault="002C23E3" w:rsidP="002C23E3">
      <w:pPr>
        <w:pStyle w:val="afa"/>
      </w:pPr>
      <w:r w:rsidRPr="00DB21BF">
        <w:t>Если выделена хотя бы одна позиция, то выводить модальное окно со следующими полями выбора:</w:t>
      </w:r>
    </w:p>
    <w:p w:rsidR="002C23E3" w:rsidRPr="00DB21BF" w:rsidRDefault="002C23E3" w:rsidP="002C23E3">
      <w:pPr>
        <w:pStyle w:val="afa"/>
        <w:numPr>
          <w:ilvl w:val="0"/>
          <w:numId w:val="85"/>
        </w:numPr>
        <w:tabs>
          <w:tab w:val="clear" w:pos="567"/>
        </w:tabs>
      </w:pPr>
      <w:r w:rsidRPr="00DB21BF">
        <w:t>"Завод", недоступно для изменения, автозаполнение при открытии заводом из первой выделенной позиции компонента;</w:t>
      </w:r>
    </w:p>
    <w:p w:rsidR="002C23E3" w:rsidRPr="00DB21BF" w:rsidRDefault="002C23E3" w:rsidP="002C23E3">
      <w:pPr>
        <w:pStyle w:val="afa"/>
        <w:numPr>
          <w:ilvl w:val="0"/>
          <w:numId w:val="85"/>
        </w:numPr>
        <w:tabs>
          <w:tab w:val="clear" w:pos="567"/>
        </w:tabs>
      </w:pPr>
      <w:r w:rsidRPr="00DB21BF">
        <w:t xml:space="preserve">"Склад", выбор из справочника, средство поиска всех складов по заводу, при открытии формы, выполнять автозаполнение из параметра пользователя "Склад МОЛ"(необходимо создать параметр). Параметр обязателен для заполнения. </w:t>
      </w:r>
    </w:p>
    <w:p w:rsidR="002C23E3" w:rsidRPr="00DB21BF" w:rsidRDefault="002C23E3" w:rsidP="002C23E3">
      <w:r w:rsidRPr="00DB21BF">
        <w:t>Также, в это же модальное окно добавить кнопки:</w:t>
      </w:r>
    </w:p>
    <w:p w:rsidR="002C23E3" w:rsidRPr="00DB21BF" w:rsidRDefault="002C23E3" w:rsidP="002C23E3">
      <w:pPr>
        <w:pStyle w:val="afa"/>
        <w:numPr>
          <w:ilvl w:val="0"/>
          <w:numId w:val="86"/>
        </w:numPr>
        <w:tabs>
          <w:tab w:val="clear" w:pos="567"/>
        </w:tabs>
      </w:pPr>
      <w:r w:rsidRPr="00DB21BF">
        <w:t>"Обновить склад";</w:t>
      </w:r>
    </w:p>
    <w:p w:rsidR="002C23E3" w:rsidRPr="00DB21BF" w:rsidRDefault="002C23E3" w:rsidP="002C23E3">
      <w:pPr>
        <w:pStyle w:val="afa"/>
        <w:numPr>
          <w:ilvl w:val="0"/>
          <w:numId w:val="86"/>
        </w:numPr>
        <w:tabs>
          <w:tab w:val="clear" w:pos="567"/>
        </w:tabs>
      </w:pPr>
      <w:r w:rsidRPr="00DB21BF">
        <w:t>"Отмена".</w:t>
      </w:r>
    </w:p>
    <w:p w:rsidR="002C23E3" w:rsidRPr="00DB21BF" w:rsidRDefault="002C23E3" w:rsidP="002C23E3"/>
    <w:p w:rsidR="002C23E3" w:rsidRPr="00DB21BF" w:rsidRDefault="002C23E3" w:rsidP="002C23E3">
      <w:r w:rsidRPr="00DB21BF">
        <w:t xml:space="preserve">При нажатии кнопки "Обновить склад" или </w:t>
      </w:r>
      <w:r w:rsidRPr="00DB21BF">
        <w:rPr>
          <w:lang w:val="en-US"/>
        </w:rPr>
        <w:t>Enter</w:t>
      </w:r>
      <w:r w:rsidRPr="00DB21BF">
        <w:t xml:space="preserve"> выполнять следующие действия:</w:t>
      </w:r>
    </w:p>
    <w:p w:rsidR="002C23E3" w:rsidRPr="00DB21BF" w:rsidRDefault="002C23E3" w:rsidP="002C23E3">
      <w:pPr>
        <w:pStyle w:val="afa"/>
        <w:numPr>
          <w:ilvl w:val="0"/>
          <w:numId w:val="87"/>
        </w:numPr>
        <w:tabs>
          <w:tab w:val="clear" w:pos="567"/>
        </w:tabs>
      </w:pPr>
      <w:r w:rsidRPr="00DB21BF">
        <w:t>Проверить наличие записи расширения материала на выбранном складе. Если материал на склад расширен, то необходимо программно выполнить расширение(метод STC_LOC_CREATE в классе ZCL_MATERIAL_UTILS), после чего проверить наличие записи расширения материала на складе.</w:t>
      </w:r>
    </w:p>
    <w:p w:rsidR="002C23E3" w:rsidRPr="00DB21BF" w:rsidRDefault="002C23E3" w:rsidP="002C23E3">
      <w:pPr>
        <w:pStyle w:val="afa"/>
        <w:numPr>
          <w:ilvl w:val="0"/>
          <w:numId w:val="87"/>
        </w:numPr>
        <w:tabs>
          <w:tab w:val="clear" w:pos="567"/>
        </w:tabs>
      </w:pPr>
      <w:r w:rsidRPr="00DB21BF">
        <w:t>Если расширение прошло успешно, то выполнить изменение склада в позиции материала в заказе / сетевом графике, сохранить заказа/сетевые графики, вернуться на исходный экран «</w:t>
      </w:r>
      <w:r w:rsidRPr="00DB21BF">
        <w:rPr>
          <w:b/>
          <w:i/>
        </w:rPr>
        <w:t>Список доступности материалов</w:t>
      </w:r>
      <w:r w:rsidRPr="00DB21BF">
        <w:t xml:space="preserve">»; </w:t>
      </w:r>
    </w:p>
    <w:p w:rsidR="002C23E3" w:rsidRPr="00DB21BF" w:rsidRDefault="002C23E3" w:rsidP="002C23E3">
      <w:pPr>
        <w:pStyle w:val="afa"/>
        <w:numPr>
          <w:ilvl w:val="0"/>
          <w:numId w:val="87"/>
        </w:numPr>
        <w:tabs>
          <w:tab w:val="clear" w:pos="567"/>
        </w:tabs>
      </w:pPr>
      <w:r w:rsidRPr="00DB21BF">
        <w:t>Если расширение прошло с ошибкой, в поле результат вывести сообщение "Не удалось создать запись материала &lt;Материал&gt; на складе &lt;Склад&gt; завод &lt;Завод&gt;", заказы/сетевые графики, по позициям которых вышла ошибка не сохранять.</w:t>
      </w:r>
    </w:p>
    <w:p w:rsidR="002C23E3" w:rsidRPr="00DB21BF" w:rsidRDefault="002C23E3" w:rsidP="002C23E3"/>
    <w:p w:rsidR="002C23E3" w:rsidRPr="00DB21BF" w:rsidRDefault="002C23E3" w:rsidP="002C23E3">
      <w:r w:rsidRPr="00DB21BF">
        <w:t xml:space="preserve">При нажатии кнопки "Отмена" или </w:t>
      </w:r>
      <w:r w:rsidRPr="00DB21BF">
        <w:rPr>
          <w:lang w:val="en-US"/>
        </w:rPr>
        <w:t>Esc</w:t>
      </w:r>
      <w:r w:rsidRPr="00DB21BF">
        <w:t xml:space="preserve"> выполнять возврат на исходный экран.</w:t>
      </w:r>
    </w:p>
    <w:p w:rsidR="002C23E3" w:rsidRPr="00DB21BF" w:rsidRDefault="002C23E3" w:rsidP="002C23E3">
      <w:pPr>
        <w:rPr>
          <w:noProof/>
          <w:lang w:eastAsia="ru-RU"/>
        </w:rPr>
      </w:pPr>
    </w:p>
    <w:p w:rsidR="002C23E3" w:rsidRPr="00DB21BF" w:rsidRDefault="002C23E3" w:rsidP="002C23E3">
      <w:r w:rsidRPr="00DB21BF">
        <w:t>Результат обновления склада в компонентах заказа ТОРО/сетевого графика отображается в индикаторе «Результат» с помощью красно-зеленого светофора и в поле «Результат выполнения».</w:t>
      </w:r>
    </w:p>
    <w:p w:rsidR="002C23E3" w:rsidRPr="00DB21BF" w:rsidRDefault="002C23E3" w:rsidP="002C23E3">
      <w:r w:rsidRPr="00DB21BF">
        <w:t>Поле «Склад МОЛ» успешно обновленных позиций заполняется обновленными значениям склада.</w:t>
      </w:r>
    </w:p>
    <w:p w:rsidR="002C23E3" w:rsidRPr="00DB21BF" w:rsidRDefault="002C23E3" w:rsidP="008767CC">
      <w:pPr>
        <w:pStyle w:val="afa"/>
        <w:numPr>
          <w:ilvl w:val="0"/>
          <w:numId w:val="84"/>
        </w:numPr>
        <w:tabs>
          <w:tab w:val="clear" w:pos="567"/>
        </w:tabs>
        <w:rPr>
          <w:lang w:eastAsia="ru-RU"/>
        </w:rPr>
      </w:pPr>
      <w:r w:rsidRPr="00DB21BF">
        <w:rPr>
          <w:lang w:eastAsia="ru-RU"/>
        </w:rPr>
        <w:t xml:space="preserve">На панель инструментов добавить кнопку </w:t>
      </w:r>
      <w:r w:rsidR="000018FB">
        <w:rPr>
          <w:lang w:eastAsia="ru-RU"/>
        </w:rPr>
        <w:t>«</w:t>
      </w:r>
      <w:r w:rsidRPr="00DB21BF">
        <w:rPr>
          <w:lang w:eastAsia="ru-RU"/>
        </w:rPr>
        <w:t>Согласование потребности</w:t>
      </w:r>
      <w:r w:rsidR="000018FB">
        <w:rPr>
          <w:lang w:eastAsia="ru-RU"/>
        </w:rPr>
        <w:t xml:space="preserve">» </w:t>
      </w:r>
      <w:r w:rsidRPr="009721BA">
        <w:rPr>
          <w:noProof/>
          <w:szCs w:val="24"/>
          <w:lang w:eastAsia="ru-RU"/>
        </w:rPr>
        <w:drawing>
          <wp:inline distT="0" distB="0" distL="0" distR="0" wp14:anchorId="572A6BA9" wp14:editId="1171117B">
            <wp:extent cx="215900" cy="2590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00" cy="259080"/>
                    </a:xfrm>
                    <a:prstGeom prst="rect">
                      <a:avLst/>
                    </a:prstGeom>
                    <a:noFill/>
                    <a:ln>
                      <a:noFill/>
                    </a:ln>
                  </pic:spPr>
                </pic:pic>
              </a:graphicData>
            </a:graphic>
          </wp:inline>
        </w:drawing>
      </w:r>
      <w:r w:rsidR="000018FB">
        <w:rPr>
          <w:lang w:eastAsia="ru-RU"/>
        </w:rPr>
        <w:t xml:space="preserve">, </w:t>
      </w:r>
      <w:r w:rsidR="000018FB" w:rsidRPr="00DB21BF">
        <w:t xml:space="preserve">при этом, если указанная </w:t>
      </w:r>
      <w:r w:rsidR="000018FB">
        <w:t>кнопка</w:t>
      </w:r>
      <w:r w:rsidR="000018FB" w:rsidRPr="00DB21BF">
        <w:t xml:space="preserve"> выключена в настройках, кнопка должна быть недоступной</w:t>
      </w:r>
      <w:r w:rsidR="000018FB">
        <w:t xml:space="preserve"> </w:t>
      </w:r>
      <w:r w:rsidR="000018FB" w:rsidRPr="00DB21BF">
        <w:t>для нажатия</w:t>
      </w:r>
      <w:r w:rsidR="000018FB">
        <w:t>.</w:t>
      </w:r>
    </w:p>
    <w:p w:rsidR="002C23E3" w:rsidRPr="00DB21BF" w:rsidRDefault="002C23E3" w:rsidP="002C23E3">
      <w:pPr>
        <w:pStyle w:val="afa"/>
      </w:pPr>
      <w:r w:rsidRPr="00DB21BF">
        <w:t xml:space="preserve">По кнопке </w:t>
      </w:r>
      <w:r w:rsidR="000018FB">
        <w:t>«</w:t>
      </w:r>
      <w:r w:rsidRPr="00DB21BF">
        <w:t xml:space="preserve">Согласование потребности» </w:t>
      </w:r>
      <w:r w:rsidRPr="00DB21BF">
        <w:rPr>
          <w:noProof/>
          <w:lang w:eastAsia="ru-RU"/>
        </w:rPr>
        <w:drawing>
          <wp:inline distT="0" distB="0" distL="0" distR="0" wp14:anchorId="39B8626B" wp14:editId="71A46854">
            <wp:extent cx="215900" cy="2590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00" cy="259080"/>
                    </a:xfrm>
                    <a:prstGeom prst="rect">
                      <a:avLst/>
                    </a:prstGeom>
                    <a:noFill/>
                    <a:ln>
                      <a:noFill/>
                    </a:ln>
                  </pic:spPr>
                </pic:pic>
              </a:graphicData>
            </a:graphic>
          </wp:inline>
        </w:drawing>
      </w:r>
      <w:r w:rsidRPr="00DB21BF">
        <w:t xml:space="preserve"> для выделенных позиций материалов выполнять обновление релевантности для ППМ компонентов заказов ТОРО/сетевых графиков</w:t>
      </w:r>
      <w:r w:rsidR="000018FB">
        <w:t>.</w:t>
      </w:r>
      <w:r w:rsidRPr="00DB21BF">
        <w:t xml:space="preserve"> </w:t>
      </w:r>
      <w:r w:rsidR="000018FB">
        <w:t>После нажатия кнопки</w:t>
      </w:r>
      <w:r w:rsidRPr="00DB21BF">
        <w:t xml:space="preserve"> </w:t>
      </w:r>
      <w:r w:rsidR="000018FB">
        <w:t>в</w:t>
      </w:r>
      <w:r w:rsidRPr="00DB21BF">
        <w:t xml:space="preserve"> </w:t>
      </w:r>
      <w:r w:rsidRPr="00DB21BF">
        <w:rPr>
          <w:lang w:val="en-US"/>
        </w:rPr>
        <w:t>ALV</w:t>
      </w:r>
      <w:r w:rsidRPr="00DB21BF">
        <w:t xml:space="preserve"> должно быть выполнено обновление индикатора в колонке "Согласование потребности"</w:t>
      </w:r>
      <w:r w:rsidR="000018FB">
        <w:t>.</w:t>
      </w:r>
    </w:p>
    <w:p w:rsidR="002C23E3" w:rsidRPr="00DB21BF" w:rsidRDefault="002C23E3" w:rsidP="002C23E3">
      <w:pPr>
        <w:pStyle w:val="afa"/>
        <w:rPr>
          <w:lang w:eastAsia="ru-RU"/>
        </w:rPr>
      </w:pPr>
    </w:p>
    <w:p w:rsidR="002C23E3" w:rsidRPr="00DB21BF" w:rsidRDefault="002C23E3" w:rsidP="002C23E3">
      <w:pPr>
        <w:pStyle w:val="afa"/>
        <w:numPr>
          <w:ilvl w:val="0"/>
          <w:numId w:val="84"/>
        </w:numPr>
        <w:tabs>
          <w:tab w:val="clear" w:pos="567"/>
        </w:tabs>
        <w:rPr>
          <w:szCs w:val="24"/>
        </w:rPr>
      </w:pPr>
      <w:r w:rsidRPr="00DB21BF">
        <w:rPr>
          <w:lang w:eastAsia="ru-RU"/>
        </w:rPr>
        <w:t>Реализовать проверку доступности МТР по сетевым графикам;</w:t>
      </w:r>
    </w:p>
    <w:p w:rsidR="002C23E3" w:rsidRPr="00DB21BF" w:rsidRDefault="002C23E3" w:rsidP="002C23E3">
      <w:pPr>
        <w:pStyle w:val="afa"/>
        <w:rPr>
          <w:lang w:eastAsia="ru-RU"/>
        </w:rPr>
      </w:pPr>
      <w:r w:rsidRPr="00DB21BF">
        <w:rPr>
          <w:lang w:eastAsia="ru-RU"/>
        </w:rPr>
        <w:t xml:space="preserve">Модифицировать работу транзакции </w:t>
      </w:r>
      <w:r w:rsidRPr="00DB21BF">
        <w:rPr>
          <w:lang w:val="en-US" w:eastAsia="ru-RU"/>
        </w:rPr>
        <w:t>IWBK</w:t>
      </w:r>
      <w:r w:rsidRPr="00DB21BF">
        <w:rPr>
          <w:lang w:eastAsia="ru-RU"/>
        </w:rPr>
        <w:t xml:space="preserve"> таким образом, чтобы помимо заказов ТОРО проверка доступности проверялась на компоненты сетевых графиков.</w:t>
      </w:r>
    </w:p>
    <w:p w:rsidR="002C23E3" w:rsidRPr="00DB21BF" w:rsidRDefault="002C23E3" w:rsidP="002C23E3">
      <w:pPr>
        <w:pStyle w:val="afa"/>
        <w:rPr>
          <w:lang w:eastAsia="ru-RU"/>
        </w:rPr>
      </w:pPr>
      <w:r w:rsidRPr="00DB21BF">
        <w:rPr>
          <w:lang w:eastAsia="ru-RU"/>
        </w:rPr>
        <w:t>Сетевые графики должны выбираться в соответствии с настройками селекционного экрана.</w:t>
      </w:r>
    </w:p>
    <w:p w:rsidR="002C23E3" w:rsidRPr="00DB21BF" w:rsidRDefault="002C23E3" w:rsidP="002C23E3">
      <w:pPr>
        <w:pStyle w:val="afa"/>
        <w:rPr>
          <w:lang w:eastAsia="ru-RU"/>
        </w:rPr>
      </w:pPr>
    </w:p>
    <w:p w:rsidR="002C23E3" w:rsidRPr="00DB21BF" w:rsidRDefault="002C23E3" w:rsidP="002C23E3">
      <w:pPr>
        <w:pStyle w:val="afa"/>
        <w:numPr>
          <w:ilvl w:val="0"/>
          <w:numId w:val="84"/>
        </w:numPr>
        <w:tabs>
          <w:tab w:val="clear" w:pos="567"/>
        </w:tabs>
        <w:rPr>
          <w:szCs w:val="24"/>
        </w:rPr>
      </w:pPr>
      <w:r w:rsidRPr="00DB21BF">
        <w:rPr>
          <w:lang w:eastAsia="ru-RU"/>
        </w:rPr>
        <w:t>На панель инструментов добавить кнопку "Проверка доступности по позиции";</w:t>
      </w:r>
    </w:p>
    <w:p w:rsidR="002C23E3" w:rsidRPr="00DB21BF" w:rsidRDefault="002C23E3" w:rsidP="002C23E3">
      <w:r w:rsidRPr="00DB21BF">
        <w:t>На панель инструментов добавить кнопку "Проверка доступности по позиции.</w:t>
      </w:r>
    </w:p>
    <w:p w:rsidR="002C23E3" w:rsidRPr="00DB21BF" w:rsidRDefault="002C23E3" w:rsidP="002C23E3">
      <w:r w:rsidRPr="00DB21BF">
        <w:t>По нажатии кнопки необходимо выполнять:</w:t>
      </w:r>
    </w:p>
    <w:p w:rsidR="002C23E3" w:rsidRPr="00DB21BF" w:rsidRDefault="002C23E3" w:rsidP="002C23E3">
      <w:pPr>
        <w:pStyle w:val="afa"/>
        <w:numPr>
          <w:ilvl w:val="2"/>
          <w:numId w:val="84"/>
        </w:numPr>
        <w:tabs>
          <w:tab w:val="clear" w:pos="567"/>
        </w:tabs>
      </w:pPr>
      <w:r w:rsidRPr="00DB21BF">
        <w:t>Проверка на выделенные позиции. Если ни одна позиция не выделена – выводить сообщение «Выделите строки, по которым необходимо выполнить проверку доступности»</w:t>
      </w:r>
    </w:p>
    <w:p w:rsidR="002C23E3" w:rsidRPr="00DB21BF" w:rsidRDefault="002C23E3" w:rsidP="002C23E3">
      <w:pPr>
        <w:pStyle w:val="afa"/>
        <w:numPr>
          <w:ilvl w:val="2"/>
          <w:numId w:val="84"/>
        </w:numPr>
        <w:tabs>
          <w:tab w:val="clear" w:pos="567"/>
        </w:tabs>
      </w:pPr>
      <w:r w:rsidRPr="00DB21BF">
        <w:t>Проверка на количество выделенных строк. Если выделена хотя бы одна строка, выполнять проверку количества выделенных строк:</w:t>
      </w:r>
    </w:p>
    <w:p w:rsidR="002C23E3" w:rsidRPr="00DB21BF" w:rsidRDefault="002C23E3" w:rsidP="002C23E3">
      <w:pPr>
        <w:pStyle w:val="afa"/>
        <w:numPr>
          <w:ilvl w:val="3"/>
          <w:numId w:val="84"/>
        </w:numPr>
        <w:tabs>
          <w:tab w:val="clear" w:pos="567"/>
        </w:tabs>
      </w:pPr>
      <w:r w:rsidRPr="00DB21BF">
        <w:t>Количество строк превышает максимальное количество проверяемых позиций(определеяется настройкой) – выводим сообщение об ошибке «Выделено слишком много строк! Выделите не более &lt;Максимальное количество позиций&gt; строк»</w:t>
      </w:r>
    </w:p>
    <w:p w:rsidR="002C23E3" w:rsidRPr="00DB21BF" w:rsidRDefault="002C23E3" w:rsidP="002C23E3">
      <w:pPr>
        <w:pStyle w:val="afa"/>
        <w:numPr>
          <w:ilvl w:val="3"/>
          <w:numId w:val="84"/>
        </w:numPr>
        <w:tabs>
          <w:tab w:val="clear" w:pos="567"/>
        </w:tabs>
      </w:pPr>
      <w:r w:rsidRPr="00DB21BF">
        <w:t>Количество строк НЕ превышает максимальное количество проверяемых позиций(определеяется настройкой)– выполняем проверку доступности материалов по выделенным позициям.</w:t>
      </w:r>
    </w:p>
    <w:p w:rsidR="002C23E3" w:rsidRPr="00DB21BF" w:rsidRDefault="002C23E3" w:rsidP="002C23E3">
      <w:r w:rsidRPr="00DB21BF">
        <w:t>На время работы проверки выводим модальное окно с индикацией выполнения «Проверка доступности выполняется!»</w:t>
      </w:r>
    </w:p>
    <w:p w:rsidR="002C23E3" w:rsidRPr="00DB21BF" w:rsidRDefault="002C23E3" w:rsidP="002C23E3">
      <w:r w:rsidRPr="00DB21BF">
        <w:t xml:space="preserve">По завершении работы – обновляем </w:t>
      </w:r>
      <w:r w:rsidRPr="00DB21BF">
        <w:rPr>
          <w:lang w:val="en-US"/>
        </w:rPr>
        <w:t>ALV</w:t>
      </w:r>
      <w:r w:rsidRPr="00DB21BF">
        <w:t xml:space="preserve"> по выделенным позициям и выводим информационное сообщение «Проверка доступности выполнена»</w:t>
      </w:r>
    </w:p>
    <w:p w:rsidR="002C23E3" w:rsidRPr="00DB21BF" w:rsidRDefault="002C23E3" w:rsidP="002C23E3">
      <w:pPr>
        <w:pStyle w:val="afa"/>
        <w:numPr>
          <w:ilvl w:val="0"/>
          <w:numId w:val="84"/>
        </w:numPr>
        <w:tabs>
          <w:tab w:val="clear" w:pos="567"/>
        </w:tabs>
      </w:pPr>
      <w:r w:rsidRPr="00DB21BF">
        <w:t>На панели инструментов добавить кнопку «Планирование перемещения».</w:t>
      </w:r>
    </w:p>
    <w:p w:rsidR="002C23E3" w:rsidRPr="00DB21BF" w:rsidRDefault="002C23E3" w:rsidP="002C23E3">
      <w:r w:rsidRPr="00DB21BF">
        <w:t>По нажатию на кнопку необходимо открыть транзакцию ZMM_TRWORKPLACE с заполненными условиями выбора «завод» и «заказ» согласно выделенным строкам, пропустив экран выбора.</w:t>
      </w:r>
    </w:p>
    <w:p w:rsidR="002C23E3" w:rsidRPr="00DB21BF" w:rsidRDefault="002C23E3" w:rsidP="002C23E3">
      <w:pPr>
        <w:pStyle w:val="afa"/>
        <w:numPr>
          <w:ilvl w:val="0"/>
          <w:numId w:val="84"/>
        </w:numPr>
        <w:tabs>
          <w:tab w:val="clear" w:pos="567"/>
        </w:tabs>
      </w:pPr>
      <w:r w:rsidRPr="00DB21BF">
        <w:t>На панель инструментов добавить кнопку «Перерезервирование».</w:t>
      </w:r>
    </w:p>
    <w:p w:rsidR="002C23E3" w:rsidRPr="00DB21BF" w:rsidRDefault="002C23E3" w:rsidP="002C23E3">
      <w:r w:rsidRPr="00DB21BF">
        <w:t>По нажатию на кнопку необходимо открыть транзакцию ZMM_RESREQ_MAINT с заполнеными условиями выбора «завод», «материал», «заказ»-реципиент.</w:t>
      </w:r>
    </w:p>
    <w:p w:rsidR="002C23E3" w:rsidRPr="00DB21BF" w:rsidRDefault="002C23E3" w:rsidP="002C23E3">
      <w:pPr>
        <w:rPr>
          <w:lang w:eastAsia="ru-RU"/>
        </w:rPr>
      </w:pPr>
      <w:r w:rsidRPr="00DB21BF">
        <w:rPr>
          <w:lang w:eastAsia="ru-RU"/>
        </w:rPr>
        <w:t>Функциональность, описанная в п. 1-6 должна выполняться в случае включения переключателя в настройках системы.</w:t>
      </w:r>
    </w:p>
    <w:p w:rsidR="001B3EEF" w:rsidRPr="00B153FA" w:rsidRDefault="001B3EEF">
      <w:pPr>
        <w:pStyle w:val="4"/>
      </w:pPr>
      <w:r w:rsidRPr="00B153FA">
        <w:t xml:space="preserve">Разработка </w:t>
      </w:r>
      <w:r w:rsidRPr="00B153FA">
        <w:rPr>
          <w:lang w:val="en-US"/>
        </w:rPr>
        <w:t>PM</w:t>
      </w:r>
      <w:r>
        <w:t>78</w:t>
      </w:r>
      <w:r w:rsidRPr="00B153FA">
        <w:t xml:space="preserve"> </w:t>
      </w:r>
      <w:r w:rsidRPr="00772B57">
        <w:t>Автоматическая проверка при открытии и изменении заказов ТОРО</w:t>
      </w:r>
    </w:p>
    <w:p w:rsidR="00630147" w:rsidRDefault="00630147" w:rsidP="00630147">
      <w:pPr>
        <w:pStyle w:val="afa"/>
        <w:ind w:left="0"/>
        <w:rPr>
          <w:ins w:id="1271" w:author="polyus\ablakovab" w:date="2022-04-15T18:26:00Z"/>
          <w:rFonts w:cs="Arial"/>
          <w:u w:val="single"/>
        </w:rPr>
      </w:pPr>
      <w:ins w:id="1272" w:author="polyus\ablakovab" w:date="2022-04-15T18:26:00Z">
        <w:r>
          <w:rPr>
            <w:rFonts w:cs="Arial"/>
            <w:szCs w:val="20"/>
            <w:lang w:eastAsia="ru-RU"/>
          </w:rPr>
          <w:t>Реализован</w:t>
        </w:r>
      </w:ins>
      <w:ins w:id="1273" w:author="polyus\ablakovab" w:date="2022-04-15T18:27:00Z">
        <w:r>
          <w:rPr>
            <w:rFonts w:cs="Arial"/>
            <w:szCs w:val="20"/>
            <w:lang w:eastAsia="ru-RU"/>
          </w:rPr>
          <w:t xml:space="preserve">а разработка </w:t>
        </w:r>
      </w:ins>
      <w:ins w:id="1274" w:author="polyus\ablakovab" w:date="2022-04-15T18:26:00Z">
        <w:r>
          <w:rPr>
            <w:rFonts w:cs="Arial"/>
            <w:szCs w:val="20"/>
            <w:lang w:eastAsia="ru-RU"/>
          </w:rPr>
          <w:t>в части следующих требований</w:t>
        </w:r>
      </w:ins>
      <w:ins w:id="1275" w:author="polyus\ablakovab" w:date="2022-04-15T18:27:00Z">
        <w:r>
          <w:rPr>
            <w:rFonts w:cs="Arial"/>
            <w:szCs w:val="20"/>
            <w:lang w:eastAsia="ru-RU"/>
          </w:rPr>
          <w:t>:</w:t>
        </w:r>
      </w:ins>
      <w:ins w:id="1276" w:author="polyus\ablakovab" w:date="2022-04-15T18:26:00Z">
        <w:r>
          <w:rPr>
            <w:rFonts w:cs="Arial"/>
            <w:szCs w:val="20"/>
            <w:lang w:eastAsia="ru-RU"/>
          </w:rPr>
          <w:t xml:space="preserve"> </w:t>
        </w:r>
      </w:ins>
    </w:p>
    <w:p w:rsidR="001B3EEF" w:rsidRPr="009721BA" w:rsidRDefault="00630147" w:rsidP="00630147">
      <w:pPr>
        <w:tabs>
          <w:tab w:val="clear" w:pos="567"/>
        </w:tabs>
        <w:rPr>
          <w:rFonts w:cs="Arial"/>
          <w:color w:val="000000"/>
        </w:rPr>
      </w:pPr>
      <w:ins w:id="1277" w:author="polyus\ablakovab" w:date="2022-04-15T18:26:00Z">
        <w:r w:rsidRPr="009721BA">
          <w:rPr>
            <w:rFonts w:cs="Arial"/>
            <w:color w:val="000000"/>
          </w:rPr>
          <w:t xml:space="preserve"> </w:t>
        </w:r>
      </w:ins>
      <w:r w:rsidR="001B3EEF" w:rsidRPr="009721BA">
        <w:rPr>
          <w:rFonts w:cs="Arial"/>
          <w:color w:val="000000"/>
        </w:rPr>
        <w:t>Расширение стандартного функционала системы SAP.</w:t>
      </w:r>
      <w:r w:rsidR="001B3EEF">
        <w:rPr>
          <w:rFonts w:cs="Arial"/>
          <w:color w:val="000000"/>
        </w:rPr>
        <w:t xml:space="preserve"> </w:t>
      </w:r>
      <w:r w:rsidR="001B3EEF" w:rsidRPr="009721BA">
        <w:rPr>
          <w:rFonts w:cs="Arial"/>
          <w:color w:val="000000"/>
        </w:rPr>
        <w:t>Автоматическая проверка и блокировка на изменение при открытии заказов ТОРО, которые имеют пользовательский статус «СГГС – согласованно главным специалистом».</w:t>
      </w:r>
    </w:p>
    <w:p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Необходимо реализовать проверку полномочий на изменение заказа при наличии определенного пользовательского статуса с номером;</w:t>
      </w:r>
    </w:p>
    <w:p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При входе в заказ ТОРО необходимо определять нумерованные пользовательские статусы, установленные в заказе. Для статусов с номером необходимо сравнивать статус заказа и значение объекта полномочий B_USERSTAT в ролях пользователя. Если в полномочиях у пользователя нет установленного статуса заказа, то в заказе ТОРО необходимо закрывать все вкладки для редактирования, наименование заказа, а поле для изменения пользовательского статуса оставить доступным для редактирования.</w:t>
      </w:r>
    </w:p>
    <w:p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Необходимо реализовать возможность определения недоступных для редактирования параметров в заказе ТОРО при определенных пользовательских статусах заказа;</w:t>
      </w:r>
    </w:p>
    <w:p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Необходимо создать настроечную таблицу, в которой будет определяться доступность/недоступность редактирования отдельных параметров заказа ТОРО в зависимости от установленного в заказе ТОРО пользовательского статуса.</w:t>
      </w:r>
    </w:p>
    <w:p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Вне зависимости от пользовательского статуса заказа и доступности/недоступности отдельных параметров заказа для редактирования, должна быть возможность редактировать пользовательский статус и склад на закладке «Компоненты» заказа, если это предусмотрено полномочиями пользователя.</w:t>
      </w:r>
    </w:p>
    <w:p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запрет на использование видов заказа для планово-предупредительных работ при создании заказов по техническому состоянию;</w:t>
      </w:r>
    </w:p>
    <w:p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Необходимо реализовать проверку и запрет на использования видов заказов APP1 при создании заказов вручную.</w:t>
      </w:r>
    </w:p>
    <w:p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проверку обязательности создания заказов по тех. состоянию из сообщений ТОРО.</w:t>
      </w:r>
    </w:p>
    <w:p w:rsidR="001B3EEF" w:rsidRPr="001B3EEF" w:rsidRDefault="001B3EEF" w:rsidP="001B3EEF">
      <w:pPr>
        <w:tabs>
          <w:tab w:val="clear" w:pos="567"/>
        </w:tabs>
        <w:overflowPunct w:val="0"/>
        <w:autoSpaceDE w:val="0"/>
        <w:autoSpaceDN w:val="0"/>
        <w:adjustRightInd w:val="0"/>
        <w:spacing w:before="60"/>
        <w:ind w:left="1080" w:firstLine="336"/>
        <w:textAlignment w:val="baseline"/>
        <w:rPr>
          <w:rFonts w:cs="Arial"/>
          <w:szCs w:val="24"/>
          <w:lang w:eastAsia="ru-RU"/>
        </w:rPr>
      </w:pPr>
      <w:r w:rsidRPr="001B3EEF">
        <w:rPr>
          <w:rFonts w:cs="Arial"/>
          <w:szCs w:val="24"/>
          <w:lang w:eastAsia="ru-RU"/>
        </w:rPr>
        <w:t xml:space="preserve">Необходимо создать функциональность, позволяющую ограничить «ручное» создание заказов ТОРО. Функциональность должна иметь возможность настройки видов заказов, которые запрещено создавать вручную. </w:t>
      </w:r>
    </w:p>
    <w:p w:rsidR="001B3EEF" w:rsidRPr="001B3EEF" w:rsidRDefault="001B3EEF" w:rsidP="001B3EEF">
      <w:pPr>
        <w:numPr>
          <w:ilvl w:val="0"/>
          <w:numId w:val="89"/>
        </w:numPr>
        <w:tabs>
          <w:tab w:val="clear" w:pos="567"/>
        </w:tabs>
        <w:overflowPunct w:val="0"/>
        <w:autoSpaceDE w:val="0"/>
        <w:autoSpaceDN w:val="0"/>
        <w:adjustRightInd w:val="0"/>
        <w:spacing w:before="60"/>
        <w:textAlignment w:val="baseline"/>
        <w:rPr>
          <w:rFonts w:cs="Arial"/>
          <w:b/>
          <w:szCs w:val="24"/>
          <w:lang w:eastAsia="ru-RU"/>
        </w:rPr>
      </w:pPr>
      <w:r w:rsidRPr="001B3EEF">
        <w:rPr>
          <w:rFonts w:cs="Arial"/>
          <w:b/>
          <w:szCs w:val="24"/>
          <w:lang w:eastAsia="ru-RU"/>
        </w:rPr>
        <w:t>Реализовать проверку заполнения Единицы оборудования в строках списка операций.</w:t>
      </w:r>
    </w:p>
    <w:p w:rsidR="001B3EEF" w:rsidRPr="001B3EEF" w:rsidRDefault="001B3EEF" w:rsidP="001B3EEF">
      <w:pPr>
        <w:tabs>
          <w:tab w:val="clear" w:pos="567"/>
        </w:tabs>
        <w:overflowPunct w:val="0"/>
        <w:autoSpaceDE w:val="0"/>
        <w:autoSpaceDN w:val="0"/>
        <w:adjustRightInd w:val="0"/>
        <w:spacing w:before="60"/>
        <w:ind w:left="1134" w:firstLine="282"/>
        <w:textAlignment w:val="baseline"/>
        <w:rPr>
          <w:rFonts w:cs="Arial"/>
          <w:szCs w:val="24"/>
          <w:lang w:eastAsia="ru-RU"/>
        </w:rPr>
      </w:pPr>
      <w:r w:rsidRPr="001B3EEF">
        <w:rPr>
          <w:rFonts w:cs="Arial"/>
          <w:szCs w:val="24"/>
          <w:lang w:eastAsia="ru-RU"/>
        </w:rPr>
        <w:t>Необходимо реализовать проверку заполнения колонки Единица оборудования в списке операций Заказа ТОРО. Проверку выполнять при смене статуса, если значение не заполнено, выдавать ошибку «В строке № &lt;НомерСтроки&gt; необходимо заполнить единицу оборудования!», изменения не записывать.</w:t>
      </w:r>
    </w:p>
    <w:p w:rsidR="001B3EEF" w:rsidRPr="001B3EEF" w:rsidRDefault="001B3EEF" w:rsidP="001B3EEF">
      <w:pPr>
        <w:tabs>
          <w:tab w:val="clear" w:pos="567"/>
        </w:tabs>
        <w:overflowPunct w:val="0"/>
        <w:autoSpaceDE w:val="0"/>
        <w:autoSpaceDN w:val="0"/>
        <w:adjustRightInd w:val="0"/>
        <w:spacing w:before="60"/>
        <w:ind w:left="1134" w:firstLine="282"/>
        <w:textAlignment w:val="baseline"/>
        <w:rPr>
          <w:rFonts w:cs="Arial"/>
          <w:szCs w:val="24"/>
          <w:lang w:eastAsia="ru-RU"/>
        </w:rPr>
      </w:pPr>
      <w:r w:rsidRPr="001B3EEF">
        <w:rPr>
          <w:rFonts w:cs="Arial"/>
          <w:szCs w:val="24"/>
          <w:lang w:eastAsia="ru-RU"/>
        </w:rPr>
        <w:t>На панели инструментов списка операций заказа создать кнопку «Заполнить ЕО», при нажатии на кнопку, необходимо выполнять авто заполнение ЕО по данным тех. карты или инструкции ТОРО. Если на ЕО существует активная тех. карта, то использовать тех. карту, иначе выполнять поиск инструкции ТОРО по типу конструкции ЕО. Поиск строк в тех. карте(инструкции) выполнять по значению поля «Описание» в строке операции. Если строку и значение ЕО найти не удалось, заполнение не выполнять.</w:t>
      </w:r>
    </w:p>
    <w:p w:rsidR="004001E6" w:rsidRDefault="004001E6" w:rsidP="00976E11">
      <w:pPr>
        <w:spacing w:after="240" w:line="276" w:lineRule="auto"/>
        <w:ind w:firstLine="708"/>
        <w:rPr>
          <w:rFonts w:cs="Arial"/>
        </w:rPr>
      </w:pPr>
    </w:p>
    <w:p w:rsidR="00D10B06" w:rsidRPr="00B153FA" w:rsidRDefault="00D10B06" w:rsidP="002D2F7A">
      <w:pPr>
        <w:pStyle w:val="4"/>
      </w:pPr>
      <w:r w:rsidRPr="00B153FA">
        <w:t xml:space="preserve">Разработка </w:t>
      </w:r>
      <w:r w:rsidRPr="00B153FA">
        <w:rPr>
          <w:lang w:val="en-US"/>
        </w:rPr>
        <w:t>PM</w:t>
      </w:r>
      <w:r w:rsidRPr="008767CC">
        <w:t>204</w:t>
      </w:r>
      <w:r w:rsidRPr="00B153FA">
        <w:t xml:space="preserve"> </w:t>
      </w:r>
      <w:r w:rsidR="002D2F7A" w:rsidRPr="002D2F7A">
        <w:t>Отчет с функциями обновления МТР в Заказах</w:t>
      </w:r>
      <w:r w:rsidRPr="00772B57">
        <w:t xml:space="preserve"> ТОРО</w:t>
      </w:r>
    </w:p>
    <w:p w:rsidR="00630147" w:rsidRDefault="00630147" w:rsidP="00630147">
      <w:pPr>
        <w:pStyle w:val="afa"/>
        <w:ind w:left="0"/>
        <w:rPr>
          <w:ins w:id="1278" w:author="polyus\ablakovab" w:date="2022-04-15T18:27:00Z"/>
          <w:rFonts w:cs="Arial"/>
          <w:u w:val="single"/>
        </w:rPr>
      </w:pPr>
      <w:ins w:id="1279" w:author="polyus\ablakovab" w:date="2022-04-15T18:27:00Z">
        <w:r>
          <w:rPr>
            <w:rFonts w:cs="Arial"/>
            <w:szCs w:val="20"/>
            <w:lang w:eastAsia="ru-RU"/>
          </w:rPr>
          <w:t>Реализован отчет в части следующих требований:</w:t>
        </w:r>
      </w:ins>
    </w:p>
    <w:p w:rsidR="00630147" w:rsidRDefault="00630147" w:rsidP="003D0B3B">
      <w:pPr>
        <w:tabs>
          <w:tab w:val="clear" w:pos="567"/>
        </w:tabs>
        <w:ind w:firstLine="360"/>
        <w:rPr>
          <w:ins w:id="1280" w:author="polyus\ablakovab" w:date="2022-04-15T18:27:00Z"/>
          <w:rFonts w:cs="Arial"/>
        </w:rPr>
      </w:pPr>
    </w:p>
    <w:p w:rsidR="003D0B3B" w:rsidRPr="003D0B3B" w:rsidRDefault="003D0B3B" w:rsidP="003D0B3B">
      <w:pPr>
        <w:tabs>
          <w:tab w:val="clear" w:pos="567"/>
        </w:tabs>
        <w:ind w:firstLine="360"/>
        <w:rPr>
          <w:rFonts w:cs="Arial"/>
        </w:rPr>
      </w:pPr>
      <w:r w:rsidRPr="003D0B3B">
        <w:rPr>
          <w:rFonts w:cs="Arial"/>
        </w:rPr>
        <w:t xml:space="preserve">Отчет должен отражать основные данные запланированных МТР в Заказах ТОРО (включая данные МТР подрядчика), а также основную информацию уровня операции и заголовка Заказа ТОРО. </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Входные параметры:</w:t>
      </w:r>
    </w:p>
    <w:tbl>
      <w:tblPr>
        <w:tblW w:w="872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87"/>
        <w:gridCol w:w="4333"/>
      </w:tblGrid>
      <w:tr w:rsidR="003D0B3B" w:rsidRPr="003D0B3B" w:rsidTr="00B55FFF">
        <w:trPr>
          <w:trHeight w:val="396"/>
        </w:trPr>
        <w:tc>
          <w:tcPr>
            <w:tcW w:w="4387" w:type="dxa"/>
            <w:shd w:val="clear" w:color="auto" w:fill="D9D9D9"/>
            <w:vAlign w:val="center"/>
          </w:tcPr>
          <w:p w:rsidR="003D0B3B" w:rsidRPr="003D0B3B" w:rsidRDefault="003D0B3B" w:rsidP="003D0B3B">
            <w:pPr>
              <w:tabs>
                <w:tab w:val="clear" w:pos="567"/>
              </w:tabs>
              <w:spacing w:before="100" w:beforeAutospacing="1" w:after="100" w:afterAutospacing="1" w:line="276" w:lineRule="auto"/>
              <w:ind w:firstLine="0"/>
              <w:jc w:val="center"/>
              <w:rPr>
                <w:rFonts w:cs="Arial"/>
                <w:sz w:val="20"/>
                <w:szCs w:val="20"/>
              </w:rPr>
            </w:pPr>
            <w:r w:rsidRPr="003D0B3B">
              <w:rPr>
                <w:rFonts w:cs="Arial"/>
                <w:sz w:val="20"/>
                <w:szCs w:val="20"/>
              </w:rPr>
              <w:t xml:space="preserve">Название поля селекционного экрана </w:t>
            </w:r>
          </w:p>
        </w:tc>
        <w:tc>
          <w:tcPr>
            <w:tcW w:w="4333" w:type="dxa"/>
            <w:shd w:val="clear" w:color="auto" w:fill="D9D9D9"/>
            <w:vAlign w:val="center"/>
          </w:tcPr>
          <w:p w:rsidR="003D0B3B" w:rsidRPr="003D0B3B" w:rsidRDefault="003D0B3B" w:rsidP="003D0B3B">
            <w:pPr>
              <w:tabs>
                <w:tab w:val="clear" w:pos="567"/>
              </w:tabs>
              <w:spacing w:before="100" w:beforeAutospacing="1" w:after="100" w:afterAutospacing="1" w:line="276" w:lineRule="auto"/>
              <w:ind w:firstLine="0"/>
              <w:jc w:val="center"/>
              <w:rPr>
                <w:rFonts w:cs="Arial"/>
                <w:sz w:val="20"/>
                <w:szCs w:val="20"/>
              </w:rPr>
            </w:pPr>
            <w:r w:rsidRPr="003D0B3B">
              <w:rPr>
                <w:rFonts w:cs="Arial"/>
                <w:sz w:val="20"/>
                <w:szCs w:val="20"/>
              </w:rPr>
              <w:t>Комментарий</w:t>
            </w:r>
          </w:p>
        </w:tc>
      </w:tr>
      <w:tr w:rsidR="003D0B3B" w:rsidRPr="003D0B3B" w:rsidTr="00B55FFF">
        <w:trPr>
          <w:trHeight w:val="275"/>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Статус заказа</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Фазы заказа ТОРО (открыто, в работе, завершено)</w:t>
            </w:r>
          </w:p>
        </w:tc>
      </w:tr>
      <w:tr w:rsidR="003D0B3B" w:rsidRPr="003D0B3B" w:rsidTr="00B55FFF">
        <w:trPr>
          <w:trHeight w:val="275"/>
        </w:trPr>
        <w:tc>
          <w:tcPr>
            <w:tcW w:w="8720" w:type="dxa"/>
            <w:gridSpan w:val="2"/>
            <w:shd w:val="clear" w:color="auto" w:fill="F2F2F2" w:themeFill="background1" w:themeFillShade="F2"/>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Данные заказа</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 xml:space="preserve">Завод, планирующий ТОРО </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b/>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Группа плановиков</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275"/>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Заказ</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Вид заказа</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Вид работ ТОРО</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Завод расположения</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Техническое место</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Единица оборудования</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Модель</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Имя автора</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Дата ввода</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Период заказа ТОРО/СГ (с .. по)</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СПП-элемент</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МВЗ</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Системный статус</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Пользовательский статус</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МТР собственные</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Признак для вывода данных по собственным МТР</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МТР подрядчика</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Признак для вывода данных по МТР подрядчика</w:t>
            </w:r>
          </w:p>
        </w:tc>
      </w:tr>
      <w:tr w:rsidR="003D0B3B" w:rsidRPr="003D0B3B" w:rsidTr="00B55FFF">
        <w:trPr>
          <w:trHeight w:val="275"/>
        </w:trPr>
        <w:tc>
          <w:tcPr>
            <w:tcW w:w="8720" w:type="dxa"/>
            <w:gridSpan w:val="2"/>
            <w:shd w:val="clear" w:color="auto" w:fill="F2F2F2" w:themeFill="background1" w:themeFillShade="F2"/>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Данные МТР</w:t>
            </w:r>
          </w:p>
        </w:tc>
      </w:tr>
      <w:tr w:rsidR="003D0B3B" w:rsidRPr="003D0B3B" w:rsidTr="00B55FFF">
        <w:trPr>
          <w:trHeight w:val="396"/>
        </w:trPr>
        <w:tc>
          <w:tcPr>
            <w:tcW w:w="4387" w:type="dxa"/>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 xml:space="preserve">Материал (ОЗМ) </w:t>
            </w:r>
          </w:p>
        </w:tc>
        <w:tc>
          <w:tcPr>
            <w:tcW w:w="4333" w:type="dxa"/>
            <w:vAlign w:val="center"/>
          </w:tcPr>
          <w:p w:rsidR="003D0B3B" w:rsidRPr="003D0B3B" w:rsidRDefault="003D0B3B" w:rsidP="003D0B3B">
            <w:pPr>
              <w:tabs>
                <w:tab w:val="clear" w:pos="567"/>
              </w:tabs>
              <w:spacing w:before="100" w:beforeAutospacing="1" w:after="100" w:afterAutospacing="1"/>
              <w:ind w:firstLine="0"/>
              <w:jc w:val="left"/>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Завод (резервирование)</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Склад (резервирование)</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Тип позиции</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Стандартное поле</w:t>
            </w:r>
          </w:p>
        </w:tc>
      </w:tr>
      <w:tr w:rsidR="003D0B3B" w:rsidRPr="003D0B3B" w:rsidTr="00B55FFF">
        <w:trPr>
          <w:trHeight w:val="396"/>
        </w:trPr>
        <w:tc>
          <w:tcPr>
            <w:tcW w:w="4387" w:type="dxa"/>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Выводить данные по запасам</w:t>
            </w:r>
          </w:p>
        </w:tc>
        <w:tc>
          <w:tcPr>
            <w:tcW w:w="4333" w:type="dxa"/>
            <w:vAlign w:val="center"/>
          </w:tcPr>
          <w:p w:rsidR="003D0B3B" w:rsidRPr="003D0B3B" w:rsidRDefault="003D0B3B" w:rsidP="003D0B3B">
            <w:pPr>
              <w:tabs>
                <w:tab w:val="clear" w:pos="567"/>
                <w:tab w:val="left" w:pos="1134"/>
                <w:tab w:val="left" w:pos="1276"/>
              </w:tabs>
              <w:spacing w:before="80" w:after="80"/>
              <w:ind w:firstLine="0"/>
              <w:rPr>
                <w:rFonts w:cs="Arial"/>
                <w:sz w:val="20"/>
                <w:szCs w:val="20"/>
              </w:rPr>
            </w:pPr>
            <w:r w:rsidRPr="003D0B3B">
              <w:rPr>
                <w:rFonts w:cs="Arial"/>
                <w:sz w:val="20"/>
                <w:szCs w:val="20"/>
              </w:rPr>
              <w:t>Признак для отдельного расчета данных по запасам</w:t>
            </w:r>
          </w:p>
        </w:tc>
      </w:tr>
    </w:tbl>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Формат отчета с набором полей, необходимых для вывода, приложен в «</w:t>
      </w:r>
      <w:r w:rsidRPr="003D0B3B">
        <w:rPr>
          <w:rFonts w:cs="Arial"/>
        </w:rPr>
        <w:fldChar w:fldCharType="begin"/>
      </w:r>
      <w:r w:rsidRPr="003D0B3B">
        <w:rPr>
          <w:rFonts w:cs="Arial"/>
        </w:rPr>
        <w:instrText xml:space="preserve"> REF _Ref59388650 \h  \* MERGEFORMAT </w:instrText>
      </w:r>
      <w:r w:rsidRPr="003D0B3B">
        <w:rPr>
          <w:rFonts w:cs="Arial"/>
        </w:rPr>
      </w:r>
      <w:r w:rsidRPr="003D0B3B">
        <w:rPr>
          <w:rFonts w:cs="Arial"/>
        </w:rPr>
        <w:fldChar w:fldCharType="separate"/>
      </w:r>
      <w:r w:rsidRPr="003D0B3B">
        <w:rPr>
          <w:rFonts w:cs="Arial"/>
        </w:rPr>
        <w:t>Таблица 4. Приложения файлов, образцов</w:t>
      </w:r>
      <w:r w:rsidRPr="003D0B3B">
        <w:rPr>
          <w:rFonts w:cs="Arial"/>
        </w:rPr>
        <w:fldChar w:fldCharType="end"/>
      </w:r>
      <w:r w:rsidRPr="003D0B3B">
        <w:rPr>
          <w:rFonts w:cs="Arial"/>
        </w:rPr>
        <w:t xml:space="preserve">». </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Для возможности выполнять операции массового изменения МТР в заказах ТОРО необходимо реализовать отчет со следующими функциями:</w:t>
      </w:r>
    </w:p>
    <w:p w:rsidR="003D0B3B" w:rsidRPr="003D0B3B" w:rsidRDefault="003D0B3B" w:rsidP="003D0B3B">
      <w:pPr>
        <w:tabs>
          <w:tab w:val="clear" w:pos="567"/>
        </w:tabs>
        <w:ind w:firstLine="360"/>
        <w:rPr>
          <w:rFonts w:cs="Arial"/>
        </w:rPr>
      </w:pPr>
    </w:p>
    <w:p w:rsidR="003D0B3B" w:rsidRPr="003D0B3B" w:rsidRDefault="003D0B3B" w:rsidP="003D0B3B">
      <w:pPr>
        <w:numPr>
          <w:ilvl w:val="0"/>
          <w:numId w:val="109"/>
        </w:numPr>
        <w:tabs>
          <w:tab w:val="clear" w:pos="567"/>
        </w:tabs>
        <w:rPr>
          <w:rFonts w:cs="Arial"/>
          <w:i/>
        </w:rPr>
      </w:pPr>
      <w:r w:rsidRPr="003D0B3B">
        <w:rPr>
          <w:rFonts w:cs="Arial"/>
          <w:i/>
        </w:rPr>
        <w:t>Добавление компонентов к операциям Заказов ТОРО.</w:t>
      </w:r>
    </w:p>
    <w:p w:rsidR="003D0B3B" w:rsidRPr="003D0B3B" w:rsidRDefault="003D0B3B" w:rsidP="003D0B3B">
      <w:pPr>
        <w:tabs>
          <w:tab w:val="clear" w:pos="567"/>
        </w:tabs>
        <w:ind w:left="360" w:firstLine="0"/>
        <w:rPr>
          <w:rFonts w:cs="Arial"/>
        </w:rPr>
      </w:pPr>
    </w:p>
    <w:p w:rsidR="003D0B3B" w:rsidRPr="003D0B3B" w:rsidRDefault="003D0B3B" w:rsidP="003D0B3B">
      <w:pPr>
        <w:tabs>
          <w:tab w:val="clear" w:pos="567"/>
        </w:tabs>
        <w:ind w:firstLine="360"/>
        <w:rPr>
          <w:rFonts w:cs="Arial"/>
        </w:rPr>
      </w:pPr>
      <w:r w:rsidRPr="003D0B3B">
        <w:rPr>
          <w:rFonts w:cs="Arial"/>
        </w:rPr>
        <w:t xml:space="preserve">Для возможности добавления компонентов к выделенным операциям Заказов ТОРО добавить на панель инструментов функциональную кнопку «Добавить МТР». </w:t>
      </w:r>
    </w:p>
    <w:p w:rsidR="003D0B3B" w:rsidRPr="003D0B3B" w:rsidRDefault="003D0B3B" w:rsidP="003D0B3B">
      <w:pPr>
        <w:tabs>
          <w:tab w:val="clear" w:pos="567"/>
        </w:tabs>
        <w:ind w:firstLine="360"/>
        <w:rPr>
          <w:rFonts w:cs="Arial"/>
        </w:rPr>
      </w:pPr>
      <w:r w:rsidRPr="003D0B3B">
        <w:rPr>
          <w:rFonts w:cs="Arial"/>
        </w:rPr>
        <w:t>По нажатию на кнопку необходимо:</w:t>
      </w:r>
    </w:p>
    <w:p w:rsidR="003D0B3B" w:rsidRPr="003D0B3B" w:rsidRDefault="003D0B3B" w:rsidP="003D0B3B">
      <w:pPr>
        <w:numPr>
          <w:ilvl w:val="0"/>
          <w:numId w:val="110"/>
        </w:numPr>
        <w:tabs>
          <w:tab w:val="clear" w:pos="567"/>
        </w:tabs>
        <w:rPr>
          <w:rFonts w:cs="Arial"/>
        </w:rPr>
      </w:pPr>
      <w:r w:rsidRPr="003D0B3B">
        <w:rPr>
          <w:rFonts w:cs="Arial"/>
        </w:rPr>
        <w:t>вызвать дополнительный экран «Выбор МТР для добавления» в формате редактируемого ALV Grid со стандартной панелью инструментов.</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Панель инструментов на экране «Выбор МТР для добавления»должна содержать функциональные кнопки изменения данных ALV:</w:t>
      </w:r>
    </w:p>
    <w:p w:rsidR="003D0B3B" w:rsidRPr="003D0B3B" w:rsidRDefault="003D0B3B" w:rsidP="003D0B3B">
      <w:pPr>
        <w:numPr>
          <w:ilvl w:val="0"/>
          <w:numId w:val="110"/>
        </w:numPr>
        <w:tabs>
          <w:tab w:val="clear" w:pos="567"/>
        </w:tabs>
        <w:rPr>
          <w:rFonts w:cs="Arial"/>
        </w:rPr>
      </w:pPr>
      <w:r w:rsidRPr="003D0B3B">
        <w:rPr>
          <w:rFonts w:cs="Arial"/>
        </w:rPr>
        <w:t>Копирование строк</w:t>
      </w:r>
    </w:p>
    <w:p w:rsidR="003D0B3B" w:rsidRPr="003D0B3B" w:rsidRDefault="003D0B3B" w:rsidP="003D0B3B">
      <w:pPr>
        <w:numPr>
          <w:ilvl w:val="0"/>
          <w:numId w:val="110"/>
        </w:numPr>
        <w:tabs>
          <w:tab w:val="clear" w:pos="567"/>
        </w:tabs>
        <w:rPr>
          <w:rFonts w:cs="Arial"/>
        </w:rPr>
      </w:pPr>
      <w:r w:rsidRPr="003D0B3B">
        <w:rPr>
          <w:rFonts w:cs="Arial"/>
        </w:rPr>
        <w:t>Вставка строк из буфера</w:t>
      </w:r>
    </w:p>
    <w:p w:rsidR="003D0B3B" w:rsidRPr="003D0B3B" w:rsidRDefault="003D0B3B" w:rsidP="003D0B3B">
      <w:pPr>
        <w:numPr>
          <w:ilvl w:val="0"/>
          <w:numId w:val="110"/>
        </w:numPr>
        <w:tabs>
          <w:tab w:val="clear" w:pos="567"/>
        </w:tabs>
        <w:rPr>
          <w:rFonts w:cs="Arial"/>
        </w:rPr>
      </w:pPr>
      <w:r w:rsidRPr="003D0B3B">
        <w:rPr>
          <w:rFonts w:cs="Arial"/>
        </w:rPr>
        <w:t>Вставка новых строк</w:t>
      </w:r>
    </w:p>
    <w:p w:rsidR="003D0B3B" w:rsidRPr="003D0B3B" w:rsidRDefault="003D0B3B" w:rsidP="003D0B3B">
      <w:pPr>
        <w:numPr>
          <w:ilvl w:val="0"/>
          <w:numId w:val="110"/>
        </w:numPr>
        <w:tabs>
          <w:tab w:val="clear" w:pos="567"/>
        </w:tabs>
        <w:rPr>
          <w:rFonts w:cs="Arial"/>
        </w:rPr>
      </w:pPr>
      <w:r w:rsidRPr="003D0B3B">
        <w:rPr>
          <w:rFonts w:cs="Arial"/>
        </w:rPr>
        <w:t>Удаление строк</w:t>
      </w:r>
    </w:p>
    <w:p w:rsidR="003D0B3B" w:rsidRPr="003D0B3B" w:rsidRDefault="003D0B3B" w:rsidP="003D0B3B">
      <w:pPr>
        <w:tabs>
          <w:tab w:val="clear" w:pos="567"/>
        </w:tabs>
        <w:ind w:firstLine="360"/>
        <w:rPr>
          <w:rFonts w:cs="Arial"/>
        </w:rPr>
      </w:pPr>
      <w:r w:rsidRPr="003D0B3B">
        <w:rPr>
          <w:rFonts w:cs="Arial"/>
        </w:rPr>
        <w:t>Структура экрана «Выбор МТР для добавления» должна содержать следующие поля:</w:t>
      </w:r>
    </w:p>
    <w:p w:rsidR="003D0B3B" w:rsidRPr="003D0B3B" w:rsidRDefault="003D0B3B" w:rsidP="003D0B3B">
      <w:pPr>
        <w:numPr>
          <w:ilvl w:val="0"/>
          <w:numId w:val="110"/>
        </w:numPr>
        <w:tabs>
          <w:tab w:val="clear" w:pos="567"/>
        </w:tabs>
        <w:rPr>
          <w:rFonts w:cs="Arial"/>
        </w:rPr>
      </w:pPr>
      <w:r w:rsidRPr="003D0B3B">
        <w:rPr>
          <w:rFonts w:cs="Arial"/>
        </w:rPr>
        <w:t>Материал (обязательное поле)</w:t>
      </w:r>
    </w:p>
    <w:p w:rsidR="003D0B3B" w:rsidRPr="003D0B3B" w:rsidRDefault="003D0B3B" w:rsidP="003D0B3B">
      <w:pPr>
        <w:numPr>
          <w:ilvl w:val="0"/>
          <w:numId w:val="110"/>
        </w:numPr>
        <w:tabs>
          <w:tab w:val="clear" w:pos="567"/>
        </w:tabs>
        <w:rPr>
          <w:rFonts w:cs="Arial"/>
        </w:rPr>
      </w:pPr>
      <w:r w:rsidRPr="003D0B3B">
        <w:rPr>
          <w:rFonts w:cs="Arial"/>
        </w:rPr>
        <w:t>Краткий текст материала (вычисляемое нередактируемое поле)</w:t>
      </w:r>
    </w:p>
    <w:p w:rsidR="003D0B3B" w:rsidRPr="003D0B3B" w:rsidRDefault="003D0B3B" w:rsidP="003D0B3B">
      <w:pPr>
        <w:numPr>
          <w:ilvl w:val="0"/>
          <w:numId w:val="110"/>
        </w:numPr>
        <w:tabs>
          <w:tab w:val="clear" w:pos="567"/>
        </w:tabs>
        <w:rPr>
          <w:rFonts w:cs="Arial"/>
        </w:rPr>
      </w:pPr>
      <w:r w:rsidRPr="003D0B3B">
        <w:rPr>
          <w:rFonts w:cs="Arial"/>
        </w:rPr>
        <w:t>Количество (обязательное поле)</w:t>
      </w:r>
    </w:p>
    <w:p w:rsidR="003D0B3B" w:rsidRPr="003D0B3B" w:rsidRDefault="003D0B3B" w:rsidP="003D0B3B">
      <w:pPr>
        <w:numPr>
          <w:ilvl w:val="0"/>
          <w:numId w:val="110"/>
        </w:numPr>
        <w:tabs>
          <w:tab w:val="clear" w:pos="567"/>
        </w:tabs>
        <w:rPr>
          <w:rFonts w:cs="Arial"/>
        </w:rPr>
      </w:pPr>
      <w:r w:rsidRPr="003D0B3B">
        <w:rPr>
          <w:rFonts w:cs="Arial"/>
        </w:rPr>
        <w:t>БЕИ (обязательное поле)</w:t>
      </w:r>
    </w:p>
    <w:p w:rsidR="003D0B3B" w:rsidRPr="003D0B3B" w:rsidRDefault="003D0B3B" w:rsidP="003D0B3B">
      <w:pPr>
        <w:numPr>
          <w:ilvl w:val="0"/>
          <w:numId w:val="110"/>
        </w:numPr>
        <w:tabs>
          <w:tab w:val="clear" w:pos="567"/>
        </w:tabs>
        <w:rPr>
          <w:rFonts w:cs="Arial"/>
        </w:rPr>
      </w:pPr>
      <w:r w:rsidRPr="003D0B3B">
        <w:rPr>
          <w:rFonts w:cs="Arial"/>
        </w:rPr>
        <w:t>Завод</w:t>
      </w:r>
    </w:p>
    <w:p w:rsidR="003D0B3B" w:rsidRPr="003D0B3B" w:rsidRDefault="003D0B3B" w:rsidP="003D0B3B">
      <w:pPr>
        <w:numPr>
          <w:ilvl w:val="0"/>
          <w:numId w:val="110"/>
        </w:numPr>
        <w:tabs>
          <w:tab w:val="clear" w:pos="567"/>
        </w:tabs>
        <w:rPr>
          <w:rFonts w:cs="Arial"/>
        </w:rPr>
      </w:pPr>
      <w:r w:rsidRPr="003D0B3B">
        <w:rPr>
          <w:rFonts w:cs="Arial"/>
        </w:rPr>
        <w:t>Склад</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firstLine="360"/>
        <w:rPr>
          <w:rFonts w:cs="Arial"/>
        </w:rPr>
      </w:pPr>
      <w:r w:rsidRPr="003D0B3B">
        <w:rPr>
          <w:rFonts w:cs="Arial"/>
        </w:rPr>
        <w:t>После подтверждения ввода на экране «Выбора МТР для добавления», необходимо: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полномочий на изменение Заказов ТОРО;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возможности редактирования выделенных Заказов ТОРО.</w:t>
      </w:r>
    </w:p>
    <w:p w:rsidR="003D0B3B" w:rsidRPr="003D0B3B" w:rsidRDefault="003D0B3B" w:rsidP="003D0B3B">
      <w:pPr>
        <w:tabs>
          <w:tab w:val="clear" w:pos="567"/>
        </w:tabs>
        <w:ind w:left="1080" w:firstLine="0"/>
        <w:rPr>
          <w:rFonts w:cs="Arial"/>
        </w:rPr>
      </w:pPr>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p>
    <w:p w:rsidR="003D0B3B" w:rsidRPr="003D0B3B" w:rsidRDefault="003D0B3B" w:rsidP="003D0B3B">
      <w:pPr>
        <w:numPr>
          <w:ilvl w:val="0"/>
          <w:numId w:val="110"/>
        </w:numPr>
        <w:tabs>
          <w:tab w:val="clear" w:pos="567"/>
        </w:tabs>
        <w:rPr>
          <w:rFonts w:cs="Arial"/>
        </w:rPr>
      </w:pPr>
      <w:r w:rsidRPr="003D0B3B">
        <w:rPr>
          <w:rFonts w:cs="Arial"/>
        </w:rPr>
        <w:t>выполнить добавление компонентов к выделенным операциям Заказов ТОРО. Если для одного Заказа ТОРО на главном экране выделено более одной операции, то выполнить добавление МТР только к одной операции с наименьшим номером.</w:t>
      </w:r>
    </w:p>
    <w:p w:rsidR="003D0B3B" w:rsidRPr="003D0B3B" w:rsidRDefault="003D0B3B" w:rsidP="003D0B3B">
      <w:pPr>
        <w:tabs>
          <w:tab w:val="clear" w:pos="567"/>
        </w:tabs>
        <w:ind w:firstLine="360"/>
        <w:rPr>
          <w:rFonts w:cs="Arial"/>
        </w:rPr>
      </w:pPr>
      <w:r w:rsidRPr="003D0B3B">
        <w:rPr>
          <w:rFonts w:cs="Arial"/>
        </w:rPr>
        <w:t>Процедуру проверок и сохранения изменений выполнять в разрезе каждого Заказа ТОРО отдельно.</w:t>
      </w:r>
    </w:p>
    <w:p w:rsidR="003D0B3B" w:rsidRPr="003D0B3B" w:rsidRDefault="003D0B3B" w:rsidP="003D0B3B">
      <w:pPr>
        <w:tabs>
          <w:tab w:val="clear" w:pos="567"/>
        </w:tabs>
        <w:ind w:firstLine="360"/>
        <w:rPr>
          <w:rFonts w:cs="Arial"/>
        </w:rPr>
      </w:pPr>
      <w:r w:rsidRPr="003D0B3B">
        <w:rPr>
          <w:rFonts w:cs="Arial"/>
        </w:rPr>
        <w:t>По результатам обработки изменений Заказов ТОРО выполнять:</w:t>
      </w:r>
    </w:p>
    <w:p w:rsidR="003D0B3B" w:rsidRPr="003D0B3B" w:rsidRDefault="003D0B3B" w:rsidP="003D0B3B">
      <w:pPr>
        <w:numPr>
          <w:ilvl w:val="0"/>
          <w:numId w:val="111"/>
        </w:numPr>
        <w:tabs>
          <w:tab w:val="clear" w:pos="567"/>
        </w:tabs>
        <w:rPr>
          <w:rFonts w:cs="Arial"/>
        </w:rPr>
      </w:pPr>
      <w:r w:rsidRPr="003D0B3B">
        <w:rPr>
          <w:rFonts w:cs="Arial"/>
        </w:rPr>
        <w:t>автоматическое обновление главного экрана;</w:t>
      </w:r>
    </w:p>
    <w:p w:rsidR="003D0B3B" w:rsidRPr="003D0B3B" w:rsidRDefault="003D0B3B" w:rsidP="003D0B3B">
      <w:pPr>
        <w:numPr>
          <w:ilvl w:val="0"/>
          <w:numId w:val="111"/>
        </w:numPr>
        <w:tabs>
          <w:tab w:val="clear" w:pos="567"/>
        </w:tabs>
        <w:rPr>
          <w:rFonts w:cs="Arial"/>
        </w:rPr>
      </w:pPr>
      <w:r w:rsidRPr="003D0B3B">
        <w:rPr>
          <w:rFonts w:cs="Arial"/>
        </w:rPr>
        <w:t>вывод результирующего сообщения в статусной строке;</w:t>
      </w:r>
    </w:p>
    <w:p w:rsidR="003D0B3B" w:rsidRPr="003D0B3B" w:rsidRDefault="003D0B3B" w:rsidP="003D0B3B">
      <w:pPr>
        <w:numPr>
          <w:ilvl w:val="0"/>
          <w:numId w:val="111"/>
        </w:numPr>
        <w:tabs>
          <w:tab w:val="clear" w:pos="567"/>
        </w:tabs>
        <w:rPr>
          <w:rFonts w:cs="Arial"/>
        </w:rPr>
      </w:pPr>
      <w:r w:rsidRPr="003D0B3B">
        <w:rPr>
          <w:rFonts w:cs="Arial"/>
        </w:rPr>
        <w:t>запись системных сообщений в журнал приложений.</w:t>
      </w:r>
    </w:p>
    <w:p w:rsidR="003D0B3B" w:rsidRPr="003D0B3B" w:rsidRDefault="003D0B3B" w:rsidP="003D0B3B">
      <w:pPr>
        <w:tabs>
          <w:tab w:val="clear" w:pos="567"/>
        </w:tabs>
        <w:ind w:firstLine="0"/>
        <w:rPr>
          <w:rFonts w:cs="Arial"/>
        </w:rPr>
      </w:pPr>
    </w:p>
    <w:p w:rsidR="003D0B3B" w:rsidRPr="003D0B3B" w:rsidRDefault="003D0B3B" w:rsidP="003D0B3B">
      <w:pPr>
        <w:numPr>
          <w:ilvl w:val="0"/>
          <w:numId w:val="109"/>
        </w:numPr>
        <w:tabs>
          <w:tab w:val="clear" w:pos="567"/>
        </w:tabs>
        <w:rPr>
          <w:rFonts w:cs="Arial"/>
          <w:i/>
        </w:rPr>
      </w:pPr>
      <w:r w:rsidRPr="003D0B3B">
        <w:rPr>
          <w:rFonts w:cs="Arial"/>
          <w:i/>
        </w:rPr>
        <w:t>Удаление компонентов Заказов ТОРО.</w:t>
      </w:r>
    </w:p>
    <w:p w:rsidR="003D0B3B" w:rsidRPr="003D0B3B" w:rsidRDefault="003D0B3B" w:rsidP="003D0B3B">
      <w:pPr>
        <w:tabs>
          <w:tab w:val="clear" w:pos="567"/>
        </w:tabs>
        <w:ind w:firstLine="0"/>
        <w:rPr>
          <w:rFonts w:cs="Arial"/>
          <w:i/>
        </w:rPr>
      </w:pPr>
    </w:p>
    <w:p w:rsidR="003D0B3B" w:rsidRPr="003D0B3B" w:rsidRDefault="003D0B3B" w:rsidP="003D0B3B">
      <w:pPr>
        <w:tabs>
          <w:tab w:val="clear" w:pos="567"/>
        </w:tabs>
        <w:ind w:firstLine="360"/>
        <w:rPr>
          <w:rFonts w:cs="Arial"/>
        </w:rPr>
      </w:pPr>
      <w:r w:rsidRPr="003D0B3B">
        <w:rPr>
          <w:rFonts w:cs="Arial"/>
        </w:rPr>
        <w:t xml:space="preserve">Для возможности удаления выделенных компонентов Заказов ТОРО добавить на панель инструментов функциональную кнопку «Удалить МТР». </w:t>
      </w:r>
    </w:p>
    <w:p w:rsidR="003D0B3B" w:rsidRPr="003D0B3B" w:rsidRDefault="003D0B3B" w:rsidP="003D0B3B">
      <w:pPr>
        <w:tabs>
          <w:tab w:val="clear" w:pos="567"/>
        </w:tabs>
        <w:ind w:firstLine="360"/>
        <w:rPr>
          <w:rFonts w:cs="Arial"/>
        </w:rPr>
      </w:pPr>
      <w:r w:rsidRPr="003D0B3B">
        <w:rPr>
          <w:rFonts w:cs="Arial"/>
        </w:rPr>
        <w:t>По нажатию на кнопку необходимо:</w:t>
      </w:r>
    </w:p>
    <w:p w:rsidR="003D0B3B" w:rsidRPr="003D0B3B" w:rsidRDefault="003D0B3B" w:rsidP="003D0B3B">
      <w:pPr>
        <w:numPr>
          <w:ilvl w:val="0"/>
          <w:numId w:val="110"/>
        </w:numPr>
        <w:tabs>
          <w:tab w:val="clear" w:pos="567"/>
        </w:tabs>
        <w:rPr>
          <w:rFonts w:cs="Arial"/>
        </w:rPr>
      </w:pPr>
      <w:r w:rsidRPr="003D0B3B">
        <w:rPr>
          <w:rFonts w:cs="Arial"/>
        </w:rPr>
        <w:t xml:space="preserve">вызвать диалоговый экран «Удаление МТР» для подтверждения действий. </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После подтверждения удаления, необходимо: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полномочий на изменение Заказов ТОРО;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возможности редактирования выделенных Заказов ТОРО.</w:t>
      </w:r>
    </w:p>
    <w:p w:rsidR="003D0B3B" w:rsidRPr="003D0B3B" w:rsidRDefault="003D0B3B" w:rsidP="003D0B3B">
      <w:pPr>
        <w:tabs>
          <w:tab w:val="clear" w:pos="567"/>
        </w:tabs>
        <w:ind w:left="1080" w:firstLine="0"/>
        <w:rPr>
          <w:rFonts w:cs="Arial"/>
        </w:rPr>
      </w:pPr>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p>
    <w:p w:rsidR="003D0B3B" w:rsidRPr="003D0B3B" w:rsidRDefault="003D0B3B" w:rsidP="003D0B3B">
      <w:pPr>
        <w:numPr>
          <w:ilvl w:val="0"/>
          <w:numId w:val="112"/>
        </w:numPr>
        <w:tabs>
          <w:tab w:val="clear" w:pos="567"/>
        </w:tabs>
        <w:rPr>
          <w:rFonts w:cs="Arial"/>
        </w:rPr>
      </w:pPr>
      <w:r w:rsidRPr="003D0B3B">
        <w:rPr>
          <w:rFonts w:cs="Arial"/>
        </w:rPr>
        <w:t>выполнить проверку возможности удаления заменяемого компонента.</w:t>
      </w:r>
    </w:p>
    <w:p w:rsidR="003D0B3B" w:rsidRPr="003D0B3B" w:rsidRDefault="003D0B3B" w:rsidP="003D0B3B">
      <w:pPr>
        <w:tabs>
          <w:tab w:val="clear" w:pos="567"/>
        </w:tabs>
        <w:ind w:left="1080" w:firstLine="0"/>
        <w:rPr>
          <w:rFonts w:cs="Arial"/>
        </w:rPr>
      </w:pPr>
      <w:r w:rsidRPr="003D0B3B">
        <w:rPr>
          <w:rFonts w:cs="Arial"/>
        </w:rPr>
        <w:t>Возможность удаления компонентов определять по типу позиции компонента и релевантности ППМ. Параметры ограничения вести через настройку постоянных значений;</w:t>
      </w:r>
    </w:p>
    <w:p w:rsidR="003D0B3B" w:rsidRPr="003D0B3B" w:rsidRDefault="003D0B3B" w:rsidP="003D0B3B">
      <w:pPr>
        <w:numPr>
          <w:ilvl w:val="0"/>
          <w:numId w:val="110"/>
        </w:numPr>
        <w:tabs>
          <w:tab w:val="clear" w:pos="567"/>
        </w:tabs>
        <w:rPr>
          <w:rFonts w:cs="Arial"/>
        </w:rPr>
      </w:pPr>
      <w:r w:rsidRPr="003D0B3B">
        <w:rPr>
          <w:rFonts w:cs="Arial"/>
        </w:rPr>
        <w:t xml:space="preserve">выполнить удаление выделенных компонентов на главном экране из Заказов ТОРО. </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firstLine="360"/>
        <w:rPr>
          <w:rFonts w:cs="Arial"/>
        </w:rPr>
      </w:pPr>
      <w:r w:rsidRPr="003D0B3B">
        <w:rPr>
          <w:rFonts w:cs="Arial"/>
        </w:rPr>
        <w:t>Процедуру проверок и сохранения изменений выполнять в разрезе каждого Заказа ТОРО отдельно.</w:t>
      </w:r>
    </w:p>
    <w:p w:rsidR="003D0B3B" w:rsidRPr="003D0B3B" w:rsidRDefault="003D0B3B" w:rsidP="003D0B3B">
      <w:pPr>
        <w:tabs>
          <w:tab w:val="clear" w:pos="567"/>
        </w:tabs>
        <w:ind w:firstLine="360"/>
        <w:rPr>
          <w:rFonts w:cs="Arial"/>
        </w:rPr>
      </w:pPr>
      <w:r w:rsidRPr="003D0B3B">
        <w:rPr>
          <w:rFonts w:cs="Arial"/>
        </w:rPr>
        <w:t>По результатам обработки изменений Заказов ТОРО выполнять:</w:t>
      </w:r>
    </w:p>
    <w:p w:rsidR="003D0B3B" w:rsidRPr="003D0B3B" w:rsidRDefault="003D0B3B" w:rsidP="003D0B3B">
      <w:pPr>
        <w:numPr>
          <w:ilvl w:val="0"/>
          <w:numId w:val="111"/>
        </w:numPr>
        <w:tabs>
          <w:tab w:val="clear" w:pos="567"/>
        </w:tabs>
        <w:rPr>
          <w:rFonts w:cs="Arial"/>
        </w:rPr>
      </w:pPr>
      <w:r w:rsidRPr="003D0B3B">
        <w:rPr>
          <w:rFonts w:cs="Arial"/>
        </w:rPr>
        <w:t>автоматическое обновление главного экрана;</w:t>
      </w:r>
    </w:p>
    <w:p w:rsidR="003D0B3B" w:rsidRPr="003D0B3B" w:rsidRDefault="003D0B3B" w:rsidP="003D0B3B">
      <w:pPr>
        <w:numPr>
          <w:ilvl w:val="0"/>
          <w:numId w:val="111"/>
        </w:numPr>
        <w:tabs>
          <w:tab w:val="clear" w:pos="567"/>
        </w:tabs>
        <w:rPr>
          <w:rFonts w:cs="Arial"/>
        </w:rPr>
      </w:pPr>
      <w:r w:rsidRPr="003D0B3B">
        <w:rPr>
          <w:rFonts w:cs="Arial"/>
        </w:rPr>
        <w:t>вывод результирующего сообщения в статусной строке;</w:t>
      </w:r>
    </w:p>
    <w:p w:rsidR="003D0B3B" w:rsidRPr="003D0B3B" w:rsidRDefault="003D0B3B" w:rsidP="003D0B3B">
      <w:pPr>
        <w:numPr>
          <w:ilvl w:val="0"/>
          <w:numId w:val="111"/>
        </w:numPr>
        <w:tabs>
          <w:tab w:val="clear" w:pos="567"/>
        </w:tabs>
        <w:rPr>
          <w:rFonts w:cs="Arial"/>
        </w:rPr>
      </w:pPr>
      <w:r w:rsidRPr="003D0B3B">
        <w:rPr>
          <w:rFonts w:cs="Arial"/>
        </w:rPr>
        <w:t>запись системных сообщений в журнал приложений.</w:t>
      </w:r>
    </w:p>
    <w:p w:rsidR="003D0B3B" w:rsidRPr="003D0B3B" w:rsidRDefault="003D0B3B" w:rsidP="003D0B3B">
      <w:pPr>
        <w:tabs>
          <w:tab w:val="clear" w:pos="567"/>
        </w:tabs>
        <w:ind w:firstLine="0"/>
        <w:rPr>
          <w:rFonts w:cs="Arial"/>
          <w:i/>
        </w:rPr>
      </w:pPr>
    </w:p>
    <w:p w:rsidR="003D0B3B" w:rsidRPr="003D0B3B" w:rsidRDefault="003D0B3B" w:rsidP="003D0B3B">
      <w:pPr>
        <w:numPr>
          <w:ilvl w:val="0"/>
          <w:numId w:val="109"/>
        </w:numPr>
        <w:tabs>
          <w:tab w:val="clear" w:pos="567"/>
        </w:tabs>
        <w:rPr>
          <w:rFonts w:cs="Arial"/>
          <w:i/>
        </w:rPr>
      </w:pPr>
      <w:r w:rsidRPr="003D0B3B">
        <w:rPr>
          <w:rFonts w:cs="Arial"/>
          <w:i/>
        </w:rPr>
        <w:t>Замена компонентов Заказов ТОРО.</w:t>
      </w:r>
    </w:p>
    <w:p w:rsidR="003D0B3B" w:rsidRPr="003D0B3B" w:rsidRDefault="003D0B3B" w:rsidP="003D0B3B">
      <w:pPr>
        <w:tabs>
          <w:tab w:val="clear" w:pos="567"/>
        </w:tabs>
        <w:ind w:firstLine="0"/>
        <w:rPr>
          <w:rFonts w:cs="Arial"/>
          <w:i/>
        </w:rPr>
      </w:pPr>
    </w:p>
    <w:p w:rsidR="003D0B3B" w:rsidRPr="003D0B3B" w:rsidRDefault="003D0B3B" w:rsidP="003D0B3B">
      <w:pPr>
        <w:tabs>
          <w:tab w:val="clear" w:pos="567"/>
        </w:tabs>
        <w:ind w:firstLine="360"/>
        <w:rPr>
          <w:rFonts w:cs="Arial"/>
        </w:rPr>
      </w:pPr>
      <w:r w:rsidRPr="003D0B3B">
        <w:rPr>
          <w:rFonts w:cs="Arial"/>
        </w:rPr>
        <w:t xml:space="preserve">Для возможности замены компонентов Заказов ТОРО добавить на панель инструментов функциональную кнопку «Заменить МТР». </w:t>
      </w:r>
    </w:p>
    <w:p w:rsidR="003D0B3B" w:rsidRPr="003D0B3B" w:rsidRDefault="003D0B3B" w:rsidP="003D0B3B">
      <w:pPr>
        <w:tabs>
          <w:tab w:val="clear" w:pos="567"/>
        </w:tabs>
        <w:ind w:firstLine="360"/>
        <w:rPr>
          <w:rFonts w:cs="Arial"/>
        </w:rPr>
      </w:pPr>
      <w:r w:rsidRPr="003D0B3B">
        <w:rPr>
          <w:rFonts w:cs="Arial"/>
        </w:rPr>
        <w:t>По нажатию на кнопку необходимо:</w:t>
      </w:r>
    </w:p>
    <w:p w:rsidR="003D0B3B" w:rsidRPr="003D0B3B" w:rsidRDefault="003D0B3B" w:rsidP="003D0B3B">
      <w:pPr>
        <w:numPr>
          <w:ilvl w:val="0"/>
          <w:numId w:val="110"/>
        </w:numPr>
        <w:tabs>
          <w:tab w:val="clear" w:pos="567"/>
        </w:tabs>
        <w:rPr>
          <w:rFonts w:cs="Arial"/>
        </w:rPr>
      </w:pPr>
      <w:r w:rsidRPr="003D0B3B">
        <w:rPr>
          <w:rFonts w:cs="Arial"/>
        </w:rPr>
        <w:t xml:space="preserve">вызвать дополнительный экран «Замена МТР» для ввода данных нового и заменяемого кода ЕК МТР. </w:t>
      </w:r>
    </w:p>
    <w:p w:rsidR="003D0B3B" w:rsidRPr="003D0B3B" w:rsidRDefault="003D0B3B" w:rsidP="003D0B3B">
      <w:pPr>
        <w:tabs>
          <w:tab w:val="clear" w:pos="567"/>
        </w:tabs>
        <w:ind w:firstLine="0"/>
        <w:rPr>
          <w:rFonts w:cs="Arial"/>
        </w:rPr>
      </w:pPr>
    </w:p>
    <w:p w:rsidR="003D0B3B" w:rsidRPr="003D0B3B" w:rsidRDefault="003D0B3B" w:rsidP="003D0B3B">
      <w:pPr>
        <w:tabs>
          <w:tab w:val="clear" w:pos="567"/>
        </w:tabs>
        <w:ind w:firstLine="0"/>
        <w:rPr>
          <w:rFonts w:cs="Arial"/>
        </w:rPr>
      </w:pPr>
      <w:r w:rsidRPr="003D0B3B">
        <w:rPr>
          <w:rFonts w:cs="Arial"/>
        </w:rPr>
        <w:t>Дополнительный экран «Замена МТР» должен содержать следующие поля:</w:t>
      </w:r>
    </w:p>
    <w:p w:rsidR="003D0B3B" w:rsidRPr="003D0B3B" w:rsidRDefault="003D0B3B" w:rsidP="003D0B3B">
      <w:pPr>
        <w:numPr>
          <w:ilvl w:val="0"/>
          <w:numId w:val="110"/>
        </w:numPr>
        <w:tabs>
          <w:tab w:val="clear" w:pos="567"/>
        </w:tabs>
        <w:rPr>
          <w:rFonts w:cs="Arial"/>
        </w:rPr>
      </w:pPr>
      <w:r w:rsidRPr="003D0B3B">
        <w:rPr>
          <w:rFonts w:cs="Arial"/>
        </w:rPr>
        <w:t>Новый ЕК МТР (Обяательное поле)</w:t>
      </w:r>
    </w:p>
    <w:p w:rsidR="003D0B3B" w:rsidRPr="003D0B3B" w:rsidRDefault="003D0B3B" w:rsidP="003D0B3B">
      <w:pPr>
        <w:numPr>
          <w:ilvl w:val="0"/>
          <w:numId w:val="110"/>
        </w:numPr>
        <w:tabs>
          <w:tab w:val="clear" w:pos="567"/>
        </w:tabs>
        <w:rPr>
          <w:rFonts w:cs="Arial"/>
        </w:rPr>
      </w:pPr>
      <w:r w:rsidRPr="003D0B3B">
        <w:rPr>
          <w:rFonts w:cs="Arial"/>
        </w:rPr>
        <w:t>Заменяемый ЕК МТР (Обязательное поле)</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После подтверждения ввода на экране «Замена МТР», необходимо: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полномочий на изменение Заказов ТОРО;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возможности редактирования выделенных Заказов ТОРО.</w:t>
      </w:r>
    </w:p>
    <w:p w:rsidR="003D0B3B" w:rsidRPr="003D0B3B" w:rsidRDefault="003D0B3B" w:rsidP="003D0B3B">
      <w:pPr>
        <w:tabs>
          <w:tab w:val="clear" w:pos="567"/>
        </w:tabs>
        <w:ind w:left="1080" w:firstLine="0"/>
        <w:rPr>
          <w:rFonts w:cs="Arial"/>
        </w:rPr>
      </w:pPr>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p>
    <w:p w:rsidR="003D0B3B" w:rsidRPr="003D0B3B" w:rsidRDefault="003D0B3B" w:rsidP="003D0B3B">
      <w:pPr>
        <w:numPr>
          <w:ilvl w:val="0"/>
          <w:numId w:val="112"/>
        </w:numPr>
        <w:tabs>
          <w:tab w:val="clear" w:pos="567"/>
        </w:tabs>
        <w:rPr>
          <w:rFonts w:cs="Arial"/>
        </w:rPr>
      </w:pPr>
      <w:r w:rsidRPr="003D0B3B">
        <w:rPr>
          <w:rFonts w:cs="Arial"/>
        </w:rPr>
        <w:t>выполнить проверку возможности удаления заменяемого компонента.</w:t>
      </w:r>
    </w:p>
    <w:p w:rsidR="003D0B3B" w:rsidRPr="003D0B3B" w:rsidRDefault="003D0B3B" w:rsidP="003D0B3B">
      <w:pPr>
        <w:tabs>
          <w:tab w:val="clear" w:pos="567"/>
        </w:tabs>
        <w:ind w:left="1080" w:firstLine="0"/>
        <w:rPr>
          <w:rFonts w:cs="Arial"/>
        </w:rPr>
      </w:pPr>
      <w:r w:rsidRPr="003D0B3B">
        <w:rPr>
          <w:rFonts w:cs="Arial"/>
        </w:rPr>
        <w:t>Возможность удаления компонентов определять по типу позиции компонента и релевантности ППМ. Параметры ограничения вести через настройку постоянных значений;</w:t>
      </w:r>
    </w:p>
    <w:p w:rsidR="003D0B3B" w:rsidRPr="003D0B3B" w:rsidRDefault="003D0B3B" w:rsidP="003D0B3B">
      <w:pPr>
        <w:numPr>
          <w:ilvl w:val="0"/>
          <w:numId w:val="112"/>
        </w:numPr>
        <w:tabs>
          <w:tab w:val="clear" w:pos="567"/>
        </w:tabs>
        <w:rPr>
          <w:rFonts w:cs="Arial"/>
        </w:rPr>
      </w:pPr>
      <w:r w:rsidRPr="003D0B3B">
        <w:rPr>
          <w:rFonts w:cs="Arial"/>
        </w:rPr>
        <w:t xml:space="preserve">выполнить замену компонентов для выделенного диапазона строк на главном экране. </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firstLine="360"/>
        <w:rPr>
          <w:rFonts w:cs="Arial"/>
        </w:rPr>
      </w:pPr>
      <w:r w:rsidRPr="003D0B3B">
        <w:rPr>
          <w:rFonts w:cs="Arial"/>
        </w:rPr>
        <w:t>Процедуру проверок и сохранения изменений выполнять в разрезе каждого Заказа ТОРО отдельно.</w:t>
      </w:r>
    </w:p>
    <w:p w:rsidR="003D0B3B" w:rsidRPr="003D0B3B" w:rsidRDefault="003D0B3B" w:rsidP="003D0B3B">
      <w:pPr>
        <w:tabs>
          <w:tab w:val="clear" w:pos="567"/>
        </w:tabs>
        <w:ind w:firstLine="360"/>
        <w:rPr>
          <w:rFonts w:cs="Arial"/>
        </w:rPr>
      </w:pPr>
      <w:r w:rsidRPr="003D0B3B">
        <w:rPr>
          <w:rFonts w:cs="Arial"/>
        </w:rPr>
        <w:t>По результатам обработки изменений Заказов ТОРО выполнять:</w:t>
      </w:r>
    </w:p>
    <w:p w:rsidR="003D0B3B" w:rsidRPr="003D0B3B" w:rsidRDefault="003D0B3B" w:rsidP="003D0B3B">
      <w:pPr>
        <w:numPr>
          <w:ilvl w:val="0"/>
          <w:numId w:val="111"/>
        </w:numPr>
        <w:tabs>
          <w:tab w:val="clear" w:pos="567"/>
        </w:tabs>
        <w:rPr>
          <w:rFonts w:cs="Arial"/>
        </w:rPr>
      </w:pPr>
      <w:r w:rsidRPr="003D0B3B">
        <w:rPr>
          <w:rFonts w:cs="Arial"/>
        </w:rPr>
        <w:t>автоматическое обновление главного экрана;</w:t>
      </w:r>
    </w:p>
    <w:p w:rsidR="003D0B3B" w:rsidRPr="003D0B3B" w:rsidRDefault="003D0B3B" w:rsidP="003D0B3B">
      <w:pPr>
        <w:numPr>
          <w:ilvl w:val="0"/>
          <w:numId w:val="111"/>
        </w:numPr>
        <w:tabs>
          <w:tab w:val="clear" w:pos="567"/>
        </w:tabs>
        <w:rPr>
          <w:rFonts w:cs="Arial"/>
        </w:rPr>
      </w:pPr>
      <w:r w:rsidRPr="003D0B3B">
        <w:rPr>
          <w:rFonts w:cs="Arial"/>
        </w:rPr>
        <w:t>вывод результирующего сообщения в статусной строке;</w:t>
      </w:r>
    </w:p>
    <w:p w:rsidR="003D0B3B" w:rsidRPr="003D0B3B" w:rsidRDefault="003D0B3B" w:rsidP="003D0B3B">
      <w:pPr>
        <w:numPr>
          <w:ilvl w:val="0"/>
          <w:numId w:val="111"/>
        </w:numPr>
        <w:tabs>
          <w:tab w:val="clear" w:pos="567"/>
        </w:tabs>
        <w:rPr>
          <w:rFonts w:cs="Arial"/>
        </w:rPr>
      </w:pPr>
      <w:r w:rsidRPr="003D0B3B">
        <w:rPr>
          <w:rFonts w:cs="Arial"/>
        </w:rPr>
        <w:t>запись системных сообщений в журнал приложений.</w:t>
      </w:r>
    </w:p>
    <w:p w:rsidR="003D0B3B" w:rsidRPr="003D0B3B" w:rsidRDefault="003D0B3B" w:rsidP="003D0B3B">
      <w:pPr>
        <w:tabs>
          <w:tab w:val="clear" w:pos="567"/>
        </w:tabs>
        <w:ind w:firstLine="0"/>
        <w:rPr>
          <w:rFonts w:cs="Arial"/>
          <w:i/>
        </w:rPr>
      </w:pPr>
    </w:p>
    <w:p w:rsidR="003D0B3B" w:rsidRPr="003D0B3B" w:rsidRDefault="003D0B3B" w:rsidP="003D0B3B">
      <w:pPr>
        <w:numPr>
          <w:ilvl w:val="0"/>
          <w:numId w:val="109"/>
        </w:numPr>
        <w:tabs>
          <w:tab w:val="clear" w:pos="567"/>
        </w:tabs>
        <w:rPr>
          <w:rFonts w:cs="Arial"/>
          <w:i/>
        </w:rPr>
      </w:pPr>
      <w:r w:rsidRPr="003D0B3B">
        <w:rPr>
          <w:rFonts w:cs="Arial"/>
          <w:i/>
        </w:rPr>
        <w:t xml:space="preserve">Обновление данных заказов на основе актуальных данных ТК.  </w:t>
      </w:r>
    </w:p>
    <w:p w:rsidR="003D0B3B" w:rsidRPr="003D0B3B" w:rsidRDefault="003D0B3B" w:rsidP="003D0B3B">
      <w:pPr>
        <w:tabs>
          <w:tab w:val="clear" w:pos="567"/>
        </w:tabs>
        <w:ind w:firstLine="0"/>
        <w:rPr>
          <w:rFonts w:cs="Arial"/>
          <w:i/>
        </w:rPr>
      </w:pPr>
    </w:p>
    <w:p w:rsidR="003D0B3B" w:rsidRPr="003D0B3B" w:rsidRDefault="003D0B3B" w:rsidP="003D0B3B">
      <w:pPr>
        <w:tabs>
          <w:tab w:val="clear" w:pos="567"/>
        </w:tabs>
        <w:ind w:firstLine="360"/>
        <w:rPr>
          <w:rFonts w:cs="Arial"/>
        </w:rPr>
      </w:pPr>
      <w:r w:rsidRPr="003D0B3B">
        <w:rPr>
          <w:rFonts w:cs="Arial"/>
        </w:rPr>
        <w:t xml:space="preserve">Для возможности обновления данных операций и компонентов Заказов ТОРО на основе технологической карты (ТК) добавить на панель инструментов функциональную кнопку «Обновить из ТК». </w:t>
      </w:r>
    </w:p>
    <w:p w:rsidR="003D0B3B" w:rsidRPr="003D0B3B" w:rsidRDefault="003D0B3B" w:rsidP="003D0B3B">
      <w:pPr>
        <w:tabs>
          <w:tab w:val="clear" w:pos="567"/>
        </w:tabs>
        <w:ind w:firstLine="360"/>
        <w:rPr>
          <w:rFonts w:cs="Arial"/>
        </w:rPr>
      </w:pPr>
      <w:r w:rsidRPr="003D0B3B">
        <w:rPr>
          <w:rFonts w:cs="Arial"/>
        </w:rPr>
        <w:t>По нажатию на кнопку необходимо:</w:t>
      </w:r>
    </w:p>
    <w:p w:rsidR="003D0B3B" w:rsidRPr="003D0B3B" w:rsidRDefault="003D0B3B" w:rsidP="003D0B3B">
      <w:pPr>
        <w:numPr>
          <w:ilvl w:val="0"/>
          <w:numId w:val="110"/>
        </w:numPr>
        <w:tabs>
          <w:tab w:val="clear" w:pos="567"/>
        </w:tabs>
        <w:rPr>
          <w:rFonts w:cs="Arial"/>
        </w:rPr>
      </w:pPr>
      <w:r w:rsidRPr="003D0B3B">
        <w:rPr>
          <w:rFonts w:cs="Arial"/>
        </w:rPr>
        <w:t xml:space="preserve">вызвать дополнительный экран «Выбор режима обновления Заказа». </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На дополнительном экране «Выбор режима обновления Заказа» обеспечить выбор одного из режимов:</w:t>
      </w:r>
    </w:p>
    <w:p w:rsidR="003D0B3B" w:rsidRPr="003D0B3B" w:rsidRDefault="003D0B3B" w:rsidP="003D0B3B">
      <w:pPr>
        <w:numPr>
          <w:ilvl w:val="0"/>
          <w:numId w:val="110"/>
        </w:numPr>
        <w:tabs>
          <w:tab w:val="clear" w:pos="567"/>
        </w:tabs>
        <w:rPr>
          <w:rFonts w:cs="Arial"/>
        </w:rPr>
      </w:pPr>
      <w:r w:rsidRPr="003D0B3B">
        <w:rPr>
          <w:rFonts w:cs="Arial"/>
        </w:rPr>
        <w:t xml:space="preserve">С удалением всех операций </w:t>
      </w:r>
    </w:p>
    <w:p w:rsidR="003D0B3B" w:rsidRPr="003D0B3B" w:rsidRDefault="003D0B3B" w:rsidP="003D0B3B">
      <w:pPr>
        <w:numPr>
          <w:ilvl w:val="0"/>
          <w:numId w:val="110"/>
        </w:numPr>
        <w:tabs>
          <w:tab w:val="clear" w:pos="567"/>
        </w:tabs>
        <w:rPr>
          <w:rFonts w:cs="Arial"/>
        </w:rPr>
      </w:pPr>
      <w:r w:rsidRPr="003D0B3B">
        <w:rPr>
          <w:rFonts w:cs="Arial"/>
        </w:rPr>
        <w:t>С удалением операций из ТК</w:t>
      </w:r>
    </w:p>
    <w:p w:rsidR="003D0B3B" w:rsidRPr="003D0B3B" w:rsidRDefault="003D0B3B" w:rsidP="003D0B3B">
      <w:pPr>
        <w:numPr>
          <w:ilvl w:val="0"/>
          <w:numId w:val="110"/>
        </w:numPr>
        <w:tabs>
          <w:tab w:val="clear" w:pos="567"/>
        </w:tabs>
        <w:rPr>
          <w:rFonts w:cs="Arial"/>
        </w:rPr>
      </w:pPr>
      <w:r w:rsidRPr="003D0B3B">
        <w:rPr>
          <w:rFonts w:cs="Arial"/>
        </w:rPr>
        <w:t xml:space="preserve">Без удаления операций </w:t>
      </w:r>
    </w:p>
    <w:p w:rsidR="003D0B3B" w:rsidRPr="003D0B3B" w:rsidRDefault="003D0B3B" w:rsidP="003D0B3B">
      <w:pPr>
        <w:tabs>
          <w:tab w:val="clear" w:pos="567"/>
        </w:tabs>
        <w:ind w:firstLine="360"/>
        <w:rPr>
          <w:rFonts w:cs="Arial"/>
        </w:rPr>
      </w:pPr>
      <w:r w:rsidRPr="003D0B3B">
        <w:rPr>
          <w:rFonts w:cs="Arial"/>
        </w:rPr>
        <w:t>Режим «С удалением операций Заказа» выбирать по умолчанию.</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После подтверждения обновления Заказов из ТК, необходимо: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полномочий на изменение Заказов ТОРО;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возможности редактирования выделенных Заказов ТОРО.</w:t>
      </w:r>
    </w:p>
    <w:p w:rsidR="003D0B3B" w:rsidRPr="003D0B3B" w:rsidRDefault="003D0B3B" w:rsidP="003D0B3B">
      <w:pPr>
        <w:tabs>
          <w:tab w:val="clear" w:pos="567"/>
        </w:tabs>
        <w:ind w:left="1080" w:firstLine="0"/>
        <w:rPr>
          <w:rFonts w:cs="Arial"/>
        </w:rPr>
      </w:pPr>
      <w:r w:rsidRPr="003D0B3B">
        <w:rPr>
          <w:rFonts w:cs="Arial"/>
        </w:rPr>
        <w:t>Возможность редактирования определять по пользовательскому статусу и фазе заказа ТОРО. Параметры ограничения вести через настройку постоянных значений;</w:t>
      </w:r>
    </w:p>
    <w:p w:rsidR="003D0B3B" w:rsidRPr="003D0B3B" w:rsidRDefault="003D0B3B" w:rsidP="003D0B3B">
      <w:pPr>
        <w:numPr>
          <w:ilvl w:val="0"/>
          <w:numId w:val="112"/>
        </w:numPr>
        <w:tabs>
          <w:tab w:val="clear" w:pos="567"/>
        </w:tabs>
        <w:rPr>
          <w:rFonts w:cs="Arial"/>
        </w:rPr>
      </w:pPr>
      <w:r w:rsidRPr="003D0B3B">
        <w:rPr>
          <w:rFonts w:cs="Arial"/>
        </w:rPr>
        <w:t>выполнить проверку возможности удаления заменяемого компонента.</w:t>
      </w:r>
    </w:p>
    <w:p w:rsidR="003D0B3B" w:rsidRPr="003D0B3B" w:rsidRDefault="003D0B3B" w:rsidP="003D0B3B">
      <w:pPr>
        <w:tabs>
          <w:tab w:val="clear" w:pos="567"/>
        </w:tabs>
        <w:ind w:left="1080" w:firstLine="0"/>
        <w:rPr>
          <w:rFonts w:cs="Arial"/>
        </w:rPr>
      </w:pPr>
      <w:r w:rsidRPr="003D0B3B">
        <w:rPr>
          <w:rFonts w:cs="Arial"/>
        </w:rPr>
        <w:t>Возможность удаления компонентов определять по типу позиции компонента и релевантности ППМ. Параметры ограничения вести через настройку постоянных значений;</w:t>
      </w:r>
    </w:p>
    <w:p w:rsidR="003D0B3B" w:rsidRPr="003D0B3B" w:rsidRDefault="003D0B3B" w:rsidP="003D0B3B">
      <w:pPr>
        <w:numPr>
          <w:ilvl w:val="0"/>
          <w:numId w:val="110"/>
        </w:numPr>
        <w:tabs>
          <w:tab w:val="clear" w:pos="567"/>
        </w:tabs>
        <w:rPr>
          <w:rFonts w:cs="Arial"/>
        </w:rPr>
      </w:pPr>
      <w:r w:rsidRPr="003D0B3B">
        <w:rPr>
          <w:rFonts w:cs="Arial"/>
        </w:rPr>
        <w:t xml:space="preserve">выполнить изменение операций и компонентов Заказов ТОРО из выделенного диапазона на главном экране. При изменении Заказов на основе данных ТК учитывать выбранный режим обновления. </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Процедуру проверок и сохранения изменений выполнять в разрезе каждого Заказа ТОРО отдельно.</w:t>
      </w:r>
    </w:p>
    <w:p w:rsidR="003D0B3B" w:rsidRPr="003D0B3B" w:rsidRDefault="003D0B3B" w:rsidP="003D0B3B">
      <w:pPr>
        <w:tabs>
          <w:tab w:val="clear" w:pos="567"/>
        </w:tabs>
        <w:ind w:firstLine="360"/>
        <w:rPr>
          <w:rFonts w:cs="Arial"/>
        </w:rPr>
      </w:pPr>
      <w:r w:rsidRPr="003D0B3B">
        <w:rPr>
          <w:rFonts w:cs="Arial"/>
        </w:rPr>
        <w:t>По результатам обработки изменений Заказов ТОРО выполнять:</w:t>
      </w:r>
    </w:p>
    <w:p w:rsidR="003D0B3B" w:rsidRPr="003D0B3B" w:rsidRDefault="003D0B3B" w:rsidP="003D0B3B">
      <w:pPr>
        <w:numPr>
          <w:ilvl w:val="0"/>
          <w:numId w:val="111"/>
        </w:numPr>
        <w:tabs>
          <w:tab w:val="clear" w:pos="567"/>
        </w:tabs>
        <w:rPr>
          <w:rFonts w:cs="Arial"/>
        </w:rPr>
      </w:pPr>
      <w:r w:rsidRPr="003D0B3B">
        <w:rPr>
          <w:rFonts w:cs="Arial"/>
        </w:rPr>
        <w:t>автоматическое обновление главного экрана;</w:t>
      </w:r>
    </w:p>
    <w:p w:rsidR="003D0B3B" w:rsidRPr="003D0B3B" w:rsidRDefault="003D0B3B" w:rsidP="003D0B3B">
      <w:pPr>
        <w:numPr>
          <w:ilvl w:val="0"/>
          <w:numId w:val="111"/>
        </w:numPr>
        <w:tabs>
          <w:tab w:val="clear" w:pos="567"/>
        </w:tabs>
        <w:rPr>
          <w:rFonts w:cs="Arial"/>
        </w:rPr>
      </w:pPr>
      <w:r w:rsidRPr="003D0B3B">
        <w:rPr>
          <w:rFonts w:cs="Arial"/>
        </w:rPr>
        <w:t>вывод результирующего сообщения в статусной строке;</w:t>
      </w:r>
    </w:p>
    <w:p w:rsidR="003D0B3B" w:rsidRPr="003D0B3B" w:rsidRDefault="003D0B3B" w:rsidP="003D0B3B">
      <w:pPr>
        <w:numPr>
          <w:ilvl w:val="0"/>
          <w:numId w:val="111"/>
        </w:numPr>
        <w:tabs>
          <w:tab w:val="clear" w:pos="567"/>
        </w:tabs>
        <w:rPr>
          <w:rFonts w:cs="Arial"/>
        </w:rPr>
      </w:pPr>
      <w:r w:rsidRPr="003D0B3B">
        <w:rPr>
          <w:rFonts w:cs="Arial"/>
        </w:rPr>
        <w:t>запись системных сообщений в журнал приложений.</w:t>
      </w:r>
    </w:p>
    <w:p w:rsidR="003D0B3B" w:rsidRPr="003D0B3B" w:rsidRDefault="003D0B3B" w:rsidP="003D0B3B">
      <w:pPr>
        <w:tabs>
          <w:tab w:val="clear" w:pos="567"/>
        </w:tabs>
        <w:ind w:firstLine="0"/>
        <w:rPr>
          <w:rFonts w:cs="Arial"/>
          <w:i/>
        </w:rPr>
      </w:pPr>
    </w:p>
    <w:p w:rsidR="003D0B3B" w:rsidRPr="003D0B3B" w:rsidRDefault="003D0B3B" w:rsidP="003D0B3B">
      <w:pPr>
        <w:numPr>
          <w:ilvl w:val="0"/>
          <w:numId w:val="109"/>
        </w:numPr>
        <w:tabs>
          <w:tab w:val="clear" w:pos="567"/>
        </w:tabs>
        <w:rPr>
          <w:rFonts w:cs="Arial"/>
          <w:i/>
        </w:rPr>
      </w:pPr>
      <w:r w:rsidRPr="003D0B3B">
        <w:rPr>
          <w:rFonts w:cs="Arial"/>
          <w:i/>
        </w:rPr>
        <w:t>Реализовать функцию переноса потребностей из одного заказа/заказов ТОРО в другой заказ ТОРО.</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В момент запуска транзакции ZPM_MTR_UPD при формировании селекционного экрана необходимо провести анализ, что если отчет запускается из программы ведение ЗнК (блок МТО), то обязательным критерием на СЭ должно являться указание номеров ЗнК, а по номерам ЗнК алгоритм программы должен в ALV пометить специальной меткой позиции заказов и сроки ограничения от сток-контролера (поле «Самая ранняя дата для переноса»), на которые могут быть выполнены переносы. При обычном запуске транзакции ZPM_MTR_UPD параметр СЭ «Номер ЗнК» не должен быть виден пользователю.</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 xml:space="preserve">Для возможности переноса выделенных позиций с компонентами МТР из Заказов ТОРО добавить на панель инструментов функциональную кнопку «Перенести МТР». </w:t>
      </w:r>
    </w:p>
    <w:p w:rsidR="003D0B3B" w:rsidRPr="003D0B3B" w:rsidRDefault="003D0B3B" w:rsidP="003D0B3B">
      <w:pPr>
        <w:tabs>
          <w:tab w:val="clear" w:pos="567"/>
        </w:tabs>
        <w:ind w:firstLine="360"/>
        <w:rPr>
          <w:rFonts w:cs="Arial"/>
        </w:rPr>
      </w:pPr>
      <w:r w:rsidRPr="003D0B3B">
        <w:rPr>
          <w:rFonts w:cs="Arial"/>
        </w:rPr>
        <w:t>По нажатию на кнопку необходимо:</w:t>
      </w:r>
    </w:p>
    <w:p w:rsidR="003D0B3B" w:rsidRPr="003D0B3B" w:rsidRDefault="003D0B3B" w:rsidP="003D0B3B">
      <w:pPr>
        <w:numPr>
          <w:ilvl w:val="0"/>
          <w:numId w:val="110"/>
        </w:numPr>
        <w:tabs>
          <w:tab w:val="clear" w:pos="567"/>
        </w:tabs>
        <w:rPr>
          <w:rFonts w:cs="Arial"/>
        </w:rPr>
      </w:pPr>
      <w:r w:rsidRPr="003D0B3B">
        <w:rPr>
          <w:rFonts w:cs="Arial"/>
        </w:rPr>
        <w:t>вызвать новый экран «Выбор МТР для переноса» в формате ALV Grid со стандартной панелью инструментов, дополнительной областью выбора заказа-получателя, а также кнопками для запуска/отмены запуска выполнения функции «Перенос МТР».</w:t>
      </w: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Панель инструментов на экране «Выбор МТР для переноса» должна содержать функциональные кнопки:</w:t>
      </w:r>
    </w:p>
    <w:p w:rsidR="003D0B3B" w:rsidRPr="003D0B3B" w:rsidRDefault="003D0B3B" w:rsidP="003D0B3B">
      <w:pPr>
        <w:numPr>
          <w:ilvl w:val="0"/>
          <w:numId w:val="110"/>
        </w:numPr>
        <w:tabs>
          <w:tab w:val="clear" w:pos="567"/>
        </w:tabs>
        <w:rPr>
          <w:rFonts w:cs="Arial"/>
        </w:rPr>
      </w:pPr>
      <w:r w:rsidRPr="003D0B3B">
        <w:rPr>
          <w:rFonts w:cs="Arial"/>
        </w:rPr>
        <w:t>Выделить всё</w:t>
      </w:r>
    </w:p>
    <w:p w:rsidR="003D0B3B" w:rsidRPr="003D0B3B" w:rsidRDefault="003D0B3B" w:rsidP="003D0B3B">
      <w:pPr>
        <w:numPr>
          <w:ilvl w:val="0"/>
          <w:numId w:val="110"/>
        </w:numPr>
        <w:tabs>
          <w:tab w:val="clear" w:pos="567"/>
        </w:tabs>
        <w:rPr>
          <w:rFonts w:cs="Arial"/>
        </w:rPr>
      </w:pPr>
      <w:r w:rsidRPr="003D0B3B">
        <w:rPr>
          <w:rFonts w:cs="Arial"/>
        </w:rPr>
        <w:t>Инвертировать выделение</w:t>
      </w:r>
    </w:p>
    <w:p w:rsidR="003D0B3B" w:rsidRPr="003D0B3B" w:rsidRDefault="003D0B3B" w:rsidP="003D0B3B">
      <w:pPr>
        <w:numPr>
          <w:ilvl w:val="0"/>
          <w:numId w:val="110"/>
        </w:numPr>
        <w:tabs>
          <w:tab w:val="clear" w:pos="567"/>
        </w:tabs>
        <w:rPr>
          <w:rFonts w:cs="Arial"/>
        </w:rPr>
      </w:pPr>
      <w:r w:rsidRPr="003D0B3B">
        <w:rPr>
          <w:rFonts w:cs="Arial"/>
        </w:rPr>
        <w:t>Снять выделение</w:t>
      </w:r>
    </w:p>
    <w:p w:rsidR="003D0B3B" w:rsidRPr="003D0B3B" w:rsidRDefault="003D0B3B" w:rsidP="003D0B3B">
      <w:pPr>
        <w:numPr>
          <w:ilvl w:val="0"/>
          <w:numId w:val="110"/>
        </w:numPr>
        <w:tabs>
          <w:tab w:val="clear" w:pos="567"/>
        </w:tabs>
        <w:rPr>
          <w:rFonts w:cs="Arial"/>
        </w:rPr>
      </w:pPr>
      <w:r w:rsidRPr="003D0B3B">
        <w:rPr>
          <w:rFonts w:cs="Arial"/>
        </w:rPr>
        <w:t>Заполнить объём к переносу по объёму потребности</w:t>
      </w:r>
    </w:p>
    <w:p w:rsidR="003D0B3B" w:rsidRPr="003D0B3B" w:rsidRDefault="003D0B3B" w:rsidP="003D0B3B">
      <w:pPr>
        <w:numPr>
          <w:ilvl w:val="0"/>
          <w:numId w:val="110"/>
        </w:numPr>
        <w:tabs>
          <w:tab w:val="clear" w:pos="567"/>
        </w:tabs>
        <w:rPr>
          <w:rFonts w:cs="Arial"/>
        </w:rPr>
      </w:pPr>
      <w:r w:rsidRPr="003D0B3B">
        <w:rPr>
          <w:rFonts w:cs="Arial"/>
        </w:rPr>
        <w:t>Обнулить объём к переносу</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firstLine="360"/>
        <w:rPr>
          <w:rFonts w:cs="Arial"/>
        </w:rPr>
      </w:pPr>
    </w:p>
    <w:p w:rsidR="003D0B3B" w:rsidRPr="003D0B3B" w:rsidRDefault="003D0B3B" w:rsidP="003D0B3B">
      <w:pPr>
        <w:tabs>
          <w:tab w:val="clear" w:pos="567"/>
        </w:tabs>
        <w:ind w:firstLine="360"/>
        <w:rPr>
          <w:rFonts w:cs="Arial"/>
        </w:rPr>
      </w:pPr>
      <w:r w:rsidRPr="003D0B3B">
        <w:rPr>
          <w:rFonts w:cs="Arial"/>
        </w:rPr>
        <w:t xml:space="preserve">Структура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должна содержать следующие поля, содержимое которых должно быть сформировано на основании выделенных позиций основного отчета:</w:t>
      </w:r>
    </w:p>
    <w:p w:rsidR="003D0B3B" w:rsidRPr="003D0B3B" w:rsidRDefault="003D0B3B" w:rsidP="003D0B3B">
      <w:pPr>
        <w:numPr>
          <w:ilvl w:val="0"/>
          <w:numId w:val="110"/>
        </w:numPr>
        <w:tabs>
          <w:tab w:val="clear" w:pos="567"/>
        </w:tabs>
        <w:rPr>
          <w:rFonts w:cs="Arial"/>
        </w:rPr>
      </w:pPr>
      <w:r w:rsidRPr="003D0B3B">
        <w:rPr>
          <w:rFonts w:cs="Arial"/>
        </w:rPr>
        <w:t>Заказ-донор</w:t>
      </w:r>
    </w:p>
    <w:p w:rsidR="003D0B3B" w:rsidRPr="003D0B3B" w:rsidRDefault="003D0B3B" w:rsidP="003D0B3B">
      <w:pPr>
        <w:numPr>
          <w:ilvl w:val="0"/>
          <w:numId w:val="110"/>
        </w:numPr>
        <w:tabs>
          <w:tab w:val="clear" w:pos="567"/>
        </w:tabs>
        <w:rPr>
          <w:rFonts w:cs="Arial"/>
        </w:rPr>
      </w:pPr>
      <w:r w:rsidRPr="003D0B3B">
        <w:rPr>
          <w:rFonts w:cs="Arial"/>
        </w:rPr>
        <w:t>ПлановаяДатаНачала заказа-донора</w:t>
      </w:r>
    </w:p>
    <w:p w:rsidR="003D0B3B" w:rsidRPr="003D0B3B" w:rsidRDefault="003D0B3B" w:rsidP="003D0B3B">
      <w:pPr>
        <w:numPr>
          <w:ilvl w:val="0"/>
          <w:numId w:val="110"/>
        </w:numPr>
        <w:tabs>
          <w:tab w:val="clear" w:pos="567"/>
        </w:tabs>
        <w:rPr>
          <w:rFonts w:cs="Arial"/>
        </w:rPr>
      </w:pPr>
      <w:r w:rsidRPr="003D0B3B">
        <w:rPr>
          <w:rFonts w:cs="Arial"/>
        </w:rPr>
        <w:t>Краткий текст заказа-донора</w:t>
      </w:r>
    </w:p>
    <w:p w:rsidR="003D0B3B" w:rsidRPr="003D0B3B" w:rsidRDefault="003D0B3B" w:rsidP="003D0B3B">
      <w:pPr>
        <w:numPr>
          <w:ilvl w:val="0"/>
          <w:numId w:val="110"/>
        </w:numPr>
        <w:tabs>
          <w:tab w:val="clear" w:pos="567"/>
        </w:tabs>
        <w:rPr>
          <w:rFonts w:cs="Arial"/>
        </w:rPr>
      </w:pPr>
      <w:r w:rsidRPr="003D0B3B">
        <w:rPr>
          <w:rFonts w:cs="Arial"/>
        </w:rPr>
        <w:t>Фаза заказа</w:t>
      </w:r>
    </w:p>
    <w:p w:rsidR="003D0B3B" w:rsidRPr="003D0B3B" w:rsidRDefault="003D0B3B" w:rsidP="003D0B3B">
      <w:pPr>
        <w:numPr>
          <w:ilvl w:val="0"/>
          <w:numId w:val="110"/>
        </w:numPr>
        <w:tabs>
          <w:tab w:val="clear" w:pos="567"/>
        </w:tabs>
        <w:rPr>
          <w:rFonts w:cs="Arial"/>
        </w:rPr>
      </w:pPr>
      <w:r w:rsidRPr="003D0B3B">
        <w:rPr>
          <w:rFonts w:cs="Arial"/>
        </w:rPr>
        <w:t>Системный статус заказа-донора</w:t>
      </w:r>
    </w:p>
    <w:p w:rsidR="003D0B3B" w:rsidRPr="003D0B3B" w:rsidRDefault="003D0B3B" w:rsidP="003D0B3B">
      <w:pPr>
        <w:numPr>
          <w:ilvl w:val="0"/>
          <w:numId w:val="110"/>
        </w:numPr>
        <w:tabs>
          <w:tab w:val="clear" w:pos="567"/>
        </w:tabs>
        <w:rPr>
          <w:rFonts w:cs="Arial"/>
        </w:rPr>
      </w:pPr>
      <w:r w:rsidRPr="003D0B3B">
        <w:rPr>
          <w:rFonts w:cs="Arial"/>
        </w:rPr>
        <w:t>Пользовательский статус заказа-донора</w:t>
      </w:r>
    </w:p>
    <w:p w:rsidR="003D0B3B" w:rsidRPr="003D0B3B" w:rsidRDefault="003D0B3B" w:rsidP="003D0B3B">
      <w:pPr>
        <w:numPr>
          <w:ilvl w:val="0"/>
          <w:numId w:val="110"/>
        </w:numPr>
        <w:tabs>
          <w:tab w:val="clear" w:pos="567"/>
        </w:tabs>
        <w:rPr>
          <w:rFonts w:cs="Arial"/>
        </w:rPr>
      </w:pPr>
      <w:r w:rsidRPr="003D0B3B">
        <w:rPr>
          <w:rFonts w:cs="Arial"/>
        </w:rPr>
        <w:t>Самая ранняя дата для переноса (поле должно заполняться на основании даты, предложенной сток-контроллером, при вызове функции «Перенос потребности в МТР» из ЗнК)</w:t>
      </w:r>
    </w:p>
    <w:p w:rsidR="003D0B3B" w:rsidRPr="003D0B3B" w:rsidRDefault="003D0B3B" w:rsidP="003D0B3B">
      <w:pPr>
        <w:numPr>
          <w:ilvl w:val="0"/>
          <w:numId w:val="110"/>
        </w:numPr>
        <w:tabs>
          <w:tab w:val="clear" w:pos="567"/>
        </w:tabs>
        <w:rPr>
          <w:rFonts w:cs="Arial"/>
        </w:rPr>
      </w:pPr>
      <w:r w:rsidRPr="003D0B3B">
        <w:rPr>
          <w:rFonts w:cs="Arial"/>
        </w:rPr>
        <w:t>Тип позиции</w:t>
      </w:r>
    </w:p>
    <w:p w:rsidR="003D0B3B" w:rsidRPr="003D0B3B" w:rsidRDefault="003D0B3B" w:rsidP="003D0B3B">
      <w:pPr>
        <w:numPr>
          <w:ilvl w:val="0"/>
          <w:numId w:val="110"/>
        </w:numPr>
        <w:tabs>
          <w:tab w:val="clear" w:pos="567"/>
        </w:tabs>
        <w:rPr>
          <w:rFonts w:cs="Arial"/>
        </w:rPr>
      </w:pPr>
      <w:r w:rsidRPr="003D0B3B">
        <w:rPr>
          <w:rFonts w:cs="Arial"/>
        </w:rPr>
        <w:t>Материал</w:t>
      </w:r>
    </w:p>
    <w:p w:rsidR="003D0B3B" w:rsidRPr="003D0B3B" w:rsidRDefault="003D0B3B" w:rsidP="003D0B3B">
      <w:pPr>
        <w:numPr>
          <w:ilvl w:val="0"/>
          <w:numId w:val="110"/>
        </w:numPr>
        <w:tabs>
          <w:tab w:val="clear" w:pos="567"/>
        </w:tabs>
        <w:rPr>
          <w:rFonts w:cs="Arial"/>
        </w:rPr>
      </w:pPr>
      <w:r w:rsidRPr="003D0B3B">
        <w:rPr>
          <w:rFonts w:cs="Arial"/>
        </w:rPr>
        <w:t>Краткий текст материала</w:t>
      </w:r>
    </w:p>
    <w:p w:rsidR="003D0B3B" w:rsidRPr="003D0B3B" w:rsidRDefault="003D0B3B" w:rsidP="003D0B3B">
      <w:pPr>
        <w:numPr>
          <w:ilvl w:val="0"/>
          <w:numId w:val="110"/>
        </w:numPr>
        <w:tabs>
          <w:tab w:val="clear" w:pos="567"/>
        </w:tabs>
        <w:rPr>
          <w:rFonts w:cs="Arial"/>
        </w:rPr>
      </w:pPr>
      <w:r w:rsidRPr="003D0B3B">
        <w:rPr>
          <w:rFonts w:cs="Arial"/>
        </w:rPr>
        <w:t>Объём потребности</w:t>
      </w:r>
    </w:p>
    <w:p w:rsidR="003D0B3B" w:rsidRPr="003D0B3B" w:rsidRDefault="003D0B3B" w:rsidP="003D0B3B">
      <w:pPr>
        <w:numPr>
          <w:ilvl w:val="0"/>
          <w:numId w:val="110"/>
        </w:numPr>
        <w:tabs>
          <w:tab w:val="clear" w:pos="567"/>
        </w:tabs>
        <w:rPr>
          <w:rFonts w:cs="Arial"/>
        </w:rPr>
      </w:pPr>
      <w:r w:rsidRPr="003D0B3B">
        <w:rPr>
          <w:rFonts w:cs="Arial"/>
        </w:rPr>
        <w:t>Объём к переносу (редактируемое поле)</w:t>
      </w:r>
    </w:p>
    <w:p w:rsidR="003D0B3B" w:rsidRPr="003D0B3B" w:rsidRDefault="003D0B3B" w:rsidP="003D0B3B">
      <w:pPr>
        <w:numPr>
          <w:ilvl w:val="0"/>
          <w:numId w:val="110"/>
        </w:numPr>
        <w:tabs>
          <w:tab w:val="clear" w:pos="567"/>
        </w:tabs>
        <w:rPr>
          <w:rFonts w:cs="Arial"/>
        </w:rPr>
      </w:pPr>
      <w:r w:rsidRPr="003D0B3B">
        <w:rPr>
          <w:rFonts w:cs="Arial"/>
        </w:rPr>
        <w:t>Фактическое количество</w:t>
      </w:r>
    </w:p>
    <w:p w:rsidR="003D0B3B" w:rsidRPr="003D0B3B" w:rsidRDefault="003D0B3B" w:rsidP="003D0B3B">
      <w:pPr>
        <w:numPr>
          <w:ilvl w:val="0"/>
          <w:numId w:val="110"/>
        </w:numPr>
        <w:tabs>
          <w:tab w:val="clear" w:pos="567"/>
        </w:tabs>
        <w:rPr>
          <w:rFonts w:cs="Arial"/>
        </w:rPr>
      </w:pPr>
      <w:r w:rsidRPr="003D0B3B">
        <w:rPr>
          <w:rFonts w:cs="Arial"/>
        </w:rPr>
        <w:t>БЕИ</w:t>
      </w:r>
    </w:p>
    <w:p w:rsidR="003D0B3B" w:rsidRPr="003D0B3B" w:rsidRDefault="003D0B3B" w:rsidP="003D0B3B">
      <w:pPr>
        <w:numPr>
          <w:ilvl w:val="0"/>
          <w:numId w:val="110"/>
        </w:numPr>
        <w:tabs>
          <w:tab w:val="clear" w:pos="567"/>
        </w:tabs>
        <w:rPr>
          <w:rFonts w:cs="Arial"/>
        </w:rPr>
      </w:pPr>
      <w:r w:rsidRPr="003D0B3B">
        <w:rPr>
          <w:rFonts w:cs="Arial"/>
        </w:rPr>
        <w:t>Завод</w:t>
      </w:r>
    </w:p>
    <w:p w:rsidR="003D0B3B" w:rsidRPr="003D0B3B" w:rsidRDefault="003D0B3B" w:rsidP="003D0B3B">
      <w:pPr>
        <w:numPr>
          <w:ilvl w:val="0"/>
          <w:numId w:val="110"/>
        </w:numPr>
        <w:tabs>
          <w:tab w:val="clear" w:pos="567"/>
        </w:tabs>
        <w:rPr>
          <w:rFonts w:cs="Arial"/>
        </w:rPr>
      </w:pPr>
      <w:r w:rsidRPr="003D0B3B">
        <w:rPr>
          <w:rFonts w:cs="Arial"/>
        </w:rPr>
        <w:t>Склад</w:t>
      </w:r>
    </w:p>
    <w:p w:rsidR="003D0B3B" w:rsidRPr="003D0B3B" w:rsidRDefault="003D0B3B" w:rsidP="003D0B3B">
      <w:pPr>
        <w:numPr>
          <w:ilvl w:val="0"/>
          <w:numId w:val="110"/>
        </w:numPr>
        <w:tabs>
          <w:tab w:val="clear" w:pos="567"/>
        </w:tabs>
        <w:rPr>
          <w:rFonts w:cs="Arial"/>
        </w:rPr>
      </w:pPr>
      <w:r w:rsidRPr="003D0B3B">
        <w:rPr>
          <w:rFonts w:cs="Arial"/>
        </w:rPr>
        <w:t>Количество</w:t>
      </w:r>
      <w:r w:rsidRPr="003D0B3B">
        <w:rPr>
          <w:rFonts w:cs="Arial"/>
          <w:lang w:val="en-US"/>
        </w:rPr>
        <w:t>/</w:t>
      </w:r>
      <w:r w:rsidRPr="003D0B3B">
        <w:rPr>
          <w:rFonts w:cs="Arial"/>
        </w:rPr>
        <w:t>ПровДоступн</w:t>
      </w:r>
    </w:p>
    <w:p w:rsidR="003D0B3B" w:rsidRPr="003D0B3B" w:rsidRDefault="003D0B3B" w:rsidP="003D0B3B">
      <w:pPr>
        <w:numPr>
          <w:ilvl w:val="0"/>
          <w:numId w:val="110"/>
        </w:numPr>
        <w:tabs>
          <w:tab w:val="clear" w:pos="567"/>
        </w:tabs>
        <w:rPr>
          <w:rFonts w:cs="Arial"/>
        </w:rPr>
      </w:pPr>
      <w:r w:rsidRPr="003D0B3B">
        <w:rPr>
          <w:rFonts w:cs="Arial"/>
        </w:rPr>
        <w:t>Рзрв</w:t>
      </w:r>
      <w:r w:rsidRPr="003D0B3B">
        <w:rPr>
          <w:rFonts w:cs="Arial"/>
          <w:lang w:val="en-US"/>
        </w:rPr>
        <w:t>/</w:t>
      </w:r>
      <w:r w:rsidRPr="003D0B3B">
        <w:rPr>
          <w:rFonts w:cs="Arial"/>
        </w:rPr>
        <w:t>заявка (резевантность ППМ)</w:t>
      </w:r>
    </w:p>
    <w:p w:rsidR="003D0B3B" w:rsidRPr="003D0B3B" w:rsidRDefault="003D0B3B" w:rsidP="003D0B3B">
      <w:pPr>
        <w:numPr>
          <w:ilvl w:val="0"/>
          <w:numId w:val="110"/>
        </w:numPr>
        <w:tabs>
          <w:tab w:val="clear" w:pos="567"/>
        </w:tabs>
        <w:rPr>
          <w:rFonts w:cs="Arial"/>
        </w:rPr>
      </w:pPr>
      <w:r w:rsidRPr="003D0B3B">
        <w:rPr>
          <w:rFonts w:cs="Arial"/>
        </w:rPr>
        <w:t>РелевКальк</w:t>
      </w:r>
    </w:p>
    <w:p w:rsidR="003D0B3B" w:rsidRPr="003D0B3B" w:rsidRDefault="003D0B3B" w:rsidP="003D0B3B">
      <w:pPr>
        <w:numPr>
          <w:ilvl w:val="0"/>
          <w:numId w:val="110"/>
        </w:numPr>
        <w:tabs>
          <w:tab w:val="clear" w:pos="567"/>
        </w:tabs>
        <w:rPr>
          <w:rFonts w:cs="Arial"/>
        </w:rPr>
      </w:pPr>
      <w:r w:rsidRPr="003D0B3B">
        <w:rPr>
          <w:rFonts w:cs="Arial"/>
        </w:rPr>
        <w:t>Дата потребности</w:t>
      </w:r>
    </w:p>
    <w:p w:rsidR="003D0B3B" w:rsidRPr="003D0B3B" w:rsidRDefault="003D0B3B" w:rsidP="003D0B3B">
      <w:pPr>
        <w:numPr>
          <w:ilvl w:val="0"/>
          <w:numId w:val="110"/>
        </w:numPr>
        <w:tabs>
          <w:tab w:val="clear" w:pos="567"/>
        </w:tabs>
        <w:rPr>
          <w:rFonts w:cs="Arial"/>
        </w:rPr>
      </w:pPr>
      <w:r w:rsidRPr="003D0B3B">
        <w:rPr>
          <w:rFonts w:cs="Arial"/>
        </w:rPr>
        <w:t>ДатаФктСгПотребности</w:t>
      </w:r>
    </w:p>
    <w:p w:rsidR="003D0B3B" w:rsidRPr="003D0B3B" w:rsidRDefault="003D0B3B" w:rsidP="003D0B3B">
      <w:pPr>
        <w:numPr>
          <w:ilvl w:val="0"/>
          <w:numId w:val="110"/>
        </w:numPr>
        <w:tabs>
          <w:tab w:val="clear" w:pos="567"/>
        </w:tabs>
        <w:rPr>
          <w:rFonts w:cs="Arial"/>
        </w:rPr>
      </w:pPr>
      <w:r w:rsidRPr="003D0B3B">
        <w:rPr>
          <w:rFonts w:cs="Arial"/>
        </w:rPr>
        <w:t>ВремяФктСгПотребности</w:t>
      </w:r>
    </w:p>
    <w:p w:rsidR="003D0B3B" w:rsidRPr="003D0B3B" w:rsidRDefault="003D0B3B" w:rsidP="003D0B3B">
      <w:pPr>
        <w:numPr>
          <w:ilvl w:val="0"/>
          <w:numId w:val="110"/>
        </w:numPr>
        <w:tabs>
          <w:tab w:val="clear" w:pos="567"/>
        </w:tabs>
        <w:rPr>
          <w:rFonts w:cs="Arial"/>
        </w:rPr>
      </w:pPr>
      <w:r w:rsidRPr="003D0B3B">
        <w:rPr>
          <w:rFonts w:cs="Arial"/>
        </w:rPr>
        <w:t>АвтФктСгПотребности</w:t>
      </w:r>
    </w:p>
    <w:p w:rsidR="003D0B3B" w:rsidRPr="003D0B3B" w:rsidRDefault="003D0B3B" w:rsidP="003D0B3B">
      <w:pPr>
        <w:numPr>
          <w:ilvl w:val="0"/>
          <w:numId w:val="110"/>
        </w:numPr>
        <w:tabs>
          <w:tab w:val="clear" w:pos="567"/>
        </w:tabs>
        <w:rPr>
          <w:rFonts w:cs="Arial"/>
        </w:rPr>
      </w:pPr>
      <w:r w:rsidRPr="003D0B3B">
        <w:rPr>
          <w:rFonts w:cs="Arial"/>
        </w:rPr>
        <w:t>Срочная потребность</w:t>
      </w:r>
    </w:p>
    <w:p w:rsidR="003D0B3B" w:rsidRPr="003D0B3B" w:rsidRDefault="003D0B3B" w:rsidP="003D0B3B">
      <w:pPr>
        <w:numPr>
          <w:ilvl w:val="0"/>
          <w:numId w:val="110"/>
        </w:numPr>
        <w:tabs>
          <w:tab w:val="clear" w:pos="567"/>
        </w:tabs>
        <w:rPr>
          <w:rFonts w:cs="Arial"/>
        </w:rPr>
      </w:pPr>
      <w:r w:rsidRPr="003D0B3B">
        <w:rPr>
          <w:rFonts w:cs="Arial"/>
        </w:rPr>
        <w:t>№Резерв.</w:t>
      </w:r>
    </w:p>
    <w:p w:rsidR="003D0B3B" w:rsidRPr="003D0B3B" w:rsidRDefault="003D0B3B" w:rsidP="003D0B3B">
      <w:pPr>
        <w:numPr>
          <w:ilvl w:val="0"/>
          <w:numId w:val="110"/>
        </w:numPr>
        <w:tabs>
          <w:tab w:val="clear" w:pos="567"/>
        </w:tabs>
        <w:rPr>
          <w:rFonts w:cs="Arial"/>
        </w:rPr>
      </w:pPr>
      <w:r w:rsidRPr="003D0B3B">
        <w:rPr>
          <w:rFonts w:cs="Arial"/>
        </w:rPr>
        <w:t>№ПозРезерв.</w:t>
      </w:r>
    </w:p>
    <w:p w:rsidR="003D0B3B" w:rsidRPr="003D0B3B" w:rsidRDefault="003D0B3B" w:rsidP="003D0B3B">
      <w:pPr>
        <w:numPr>
          <w:ilvl w:val="0"/>
          <w:numId w:val="110"/>
        </w:numPr>
        <w:tabs>
          <w:tab w:val="clear" w:pos="567"/>
        </w:tabs>
        <w:rPr>
          <w:rFonts w:cs="Arial"/>
        </w:rPr>
      </w:pPr>
      <w:r w:rsidRPr="003D0B3B">
        <w:rPr>
          <w:rFonts w:cs="Arial"/>
        </w:rPr>
        <w:t>СПП-элемент заказа-донора</w:t>
      </w:r>
    </w:p>
    <w:p w:rsidR="003D0B3B" w:rsidRPr="003D0B3B" w:rsidRDefault="003D0B3B" w:rsidP="003D0B3B">
      <w:pPr>
        <w:numPr>
          <w:ilvl w:val="0"/>
          <w:numId w:val="110"/>
        </w:numPr>
        <w:tabs>
          <w:tab w:val="clear" w:pos="567"/>
        </w:tabs>
        <w:rPr>
          <w:rFonts w:cs="Arial"/>
        </w:rPr>
      </w:pPr>
      <w:r w:rsidRPr="003D0B3B">
        <w:rPr>
          <w:rFonts w:cs="Arial"/>
        </w:rPr>
        <w:t>СПП-элемент заказа-донора (краткий текст)</w:t>
      </w:r>
    </w:p>
    <w:p w:rsidR="003D0B3B" w:rsidRPr="003D0B3B" w:rsidRDefault="003D0B3B" w:rsidP="003D0B3B">
      <w:pPr>
        <w:numPr>
          <w:ilvl w:val="0"/>
          <w:numId w:val="110"/>
        </w:numPr>
        <w:tabs>
          <w:tab w:val="clear" w:pos="567"/>
        </w:tabs>
        <w:rPr>
          <w:rFonts w:cs="Arial"/>
        </w:rPr>
      </w:pPr>
      <w:r w:rsidRPr="003D0B3B">
        <w:rPr>
          <w:rFonts w:cs="Arial"/>
        </w:rPr>
        <w:t>КЕ</w:t>
      </w:r>
    </w:p>
    <w:p w:rsidR="003D0B3B" w:rsidRPr="003D0B3B" w:rsidRDefault="003D0B3B" w:rsidP="003D0B3B">
      <w:pPr>
        <w:numPr>
          <w:ilvl w:val="0"/>
          <w:numId w:val="110"/>
        </w:numPr>
        <w:tabs>
          <w:tab w:val="clear" w:pos="567"/>
        </w:tabs>
        <w:rPr>
          <w:rFonts w:cs="Arial"/>
        </w:rPr>
      </w:pPr>
      <w:r w:rsidRPr="003D0B3B">
        <w:rPr>
          <w:rFonts w:cs="Arial"/>
        </w:rPr>
        <w:t>БЕ</w:t>
      </w:r>
    </w:p>
    <w:p w:rsidR="003D0B3B" w:rsidRPr="003D0B3B" w:rsidRDefault="003D0B3B" w:rsidP="003D0B3B">
      <w:pPr>
        <w:numPr>
          <w:ilvl w:val="0"/>
          <w:numId w:val="110"/>
        </w:numPr>
        <w:tabs>
          <w:tab w:val="clear" w:pos="567"/>
        </w:tabs>
        <w:rPr>
          <w:rFonts w:cs="Arial"/>
        </w:rPr>
      </w:pPr>
      <w:r w:rsidRPr="003D0B3B">
        <w:rPr>
          <w:rFonts w:cs="Arial"/>
        </w:rPr>
        <w:t>ПлЗавод</w:t>
      </w:r>
    </w:p>
    <w:p w:rsidR="003D0B3B" w:rsidRPr="003D0B3B" w:rsidRDefault="003D0B3B" w:rsidP="003D0B3B">
      <w:pPr>
        <w:numPr>
          <w:ilvl w:val="0"/>
          <w:numId w:val="110"/>
        </w:numPr>
        <w:tabs>
          <w:tab w:val="clear" w:pos="567"/>
        </w:tabs>
        <w:rPr>
          <w:rFonts w:cs="Arial"/>
        </w:rPr>
      </w:pPr>
      <w:r w:rsidRPr="003D0B3B">
        <w:rPr>
          <w:rFonts w:cs="Arial"/>
        </w:rPr>
        <w:t>ГП</w:t>
      </w:r>
    </w:p>
    <w:p w:rsidR="003D0B3B" w:rsidRPr="003D0B3B" w:rsidRDefault="003D0B3B" w:rsidP="003D0B3B">
      <w:pPr>
        <w:numPr>
          <w:ilvl w:val="0"/>
          <w:numId w:val="110"/>
        </w:numPr>
        <w:tabs>
          <w:tab w:val="clear" w:pos="567"/>
        </w:tabs>
        <w:rPr>
          <w:rFonts w:cs="Arial"/>
        </w:rPr>
      </w:pPr>
      <w:r w:rsidRPr="003D0B3B">
        <w:rPr>
          <w:rFonts w:cs="Arial"/>
        </w:rPr>
        <w:t>ЗаводРаспол</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left="284" w:firstLine="0"/>
        <w:rPr>
          <w:rFonts w:cs="Arial"/>
        </w:rPr>
      </w:pPr>
      <w:r w:rsidRPr="003D0B3B">
        <w:rPr>
          <w:rFonts w:cs="Arial"/>
        </w:rPr>
        <w:t xml:space="preserve">Формирование позиций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должно основываться:</w:t>
      </w:r>
    </w:p>
    <w:p w:rsidR="003D0B3B" w:rsidRPr="003D0B3B" w:rsidRDefault="003D0B3B" w:rsidP="003D0B3B">
      <w:pPr>
        <w:numPr>
          <w:ilvl w:val="0"/>
          <w:numId w:val="114"/>
        </w:numPr>
        <w:tabs>
          <w:tab w:val="clear" w:pos="567"/>
        </w:tabs>
        <w:rPr>
          <w:rFonts w:cs="Arial"/>
        </w:rPr>
      </w:pPr>
      <w:r w:rsidRPr="003D0B3B">
        <w:rPr>
          <w:rFonts w:cs="Arial"/>
        </w:rPr>
        <w:t>только на позициях основного отчета с типом МТР = S (Собств), даже, если среди выделенных имеются позиции с другим типом, для которых значение колонки «Объём потребности» &gt; 0;</w:t>
      </w:r>
    </w:p>
    <w:p w:rsidR="003D0B3B" w:rsidRPr="003D0B3B" w:rsidRDefault="003D0B3B" w:rsidP="003D0B3B">
      <w:pPr>
        <w:numPr>
          <w:ilvl w:val="0"/>
          <w:numId w:val="114"/>
        </w:numPr>
        <w:tabs>
          <w:tab w:val="clear" w:pos="567"/>
        </w:tabs>
        <w:rPr>
          <w:rFonts w:cs="Arial"/>
        </w:rPr>
      </w:pPr>
      <w:r w:rsidRPr="003D0B3B">
        <w:rPr>
          <w:rFonts w:cs="Arial"/>
        </w:rPr>
        <w:t xml:space="preserve">только на позициях основного отчета с типом позиции </w:t>
      </w:r>
      <w:r w:rsidRPr="003D0B3B">
        <w:rPr>
          <w:rFonts w:cs="Arial"/>
          <w:lang w:val="en-US"/>
        </w:rPr>
        <w:t>L</w:t>
      </w:r>
      <w:r w:rsidRPr="003D0B3B">
        <w:rPr>
          <w:rFonts w:cs="Arial"/>
        </w:rPr>
        <w:t xml:space="preserve"> (МТР);</w:t>
      </w:r>
    </w:p>
    <w:p w:rsidR="003D0B3B" w:rsidRPr="003D0B3B" w:rsidRDefault="003D0B3B" w:rsidP="003D0B3B">
      <w:pPr>
        <w:numPr>
          <w:ilvl w:val="0"/>
          <w:numId w:val="114"/>
        </w:numPr>
        <w:tabs>
          <w:tab w:val="clear" w:pos="567"/>
        </w:tabs>
        <w:rPr>
          <w:rFonts w:cs="Arial"/>
        </w:rPr>
      </w:pPr>
      <w:r w:rsidRPr="003D0B3B">
        <w:rPr>
          <w:rFonts w:cs="Arial"/>
        </w:rPr>
        <w:t>только на позициях основного отчета, для которых значение поля «Признак возможности изменения МТР» не равно красному сигналу светофора;</w:t>
      </w:r>
    </w:p>
    <w:p w:rsidR="003D0B3B" w:rsidRPr="003D0B3B" w:rsidRDefault="003D0B3B" w:rsidP="003D0B3B">
      <w:pPr>
        <w:numPr>
          <w:ilvl w:val="0"/>
          <w:numId w:val="114"/>
        </w:numPr>
        <w:tabs>
          <w:tab w:val="clear" w:pos="567"/>
        </w:tabs>
        <w:rPr>
          <w:rFonts w:cs="Arial"/>
        </w:rPr>
      </w:pPr>
      <w:r w:rsidRPr="003D0B3B">
        <w:rPr>
          <w:rFonts w:cs="Arial"/>
        </w:rPr>
        <w:t>если среди выделенных позиций основного отчета значения поля СПП-элемент различаются, необходимо прервать вызов функции переноса МТР с выводом предупреждающего сообщения.</w:t>
      </w:r>
    </w:p>
    <w:p w:rsidR="003D0B3B" w:rsidRPr="003D0B3B" w:rsidRDefault="003D0B3B" w:rsidP="003D0B3B">
      <w:pPr>
        <w:tabs>
          <w:tab w:val="clear" w:pos="567"/>
        </w:tabs>
        <w:ind w:left="284" w:firstLine="0"/>
        <w:rPr>
          <w:rFonts w:cs="Arial"/>
        </w:rPr>
      </w:pPr>
    </w:p>
    <w:p w:rsidR="003D0B3B" w:rsidRPr="003D0B3B" w:rsidRDefault="003D0B3B" w:rsidP="003D0B3B">
      <w:pPr>
        <w:tabs>
          <w:tab w:val="clear" w:pos="567"/>
        </w:tabs>
        <w:ind w:left="284" w:firstLine="0"/>
        <w:rPr>
          <w:rFonts w:cs="Arial"/>
        </w:rPr>
      </w:pPr>
      <w:r w:rsidRPr="003D0B3B">
        <w:rPr>
          <w:rFonts w:cs="Arial"/>
        </w:rPr>
        <w:t xml:space="preserve">Дополнительная область должна располагаться на экране «Выбор МТР для переноса» ниже по отношению к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В области должно быть предусмотрено поле Заказ-получатель с возможностью ручного указания номера заказа-получателя, а также запуска средства поиска заказов ТОРО для выбора заказа-получателя. </w:t>
      </w:r>
    </w:p>
    <w:p w:rsidR="003D0B3B" w:rsidRPr="003D0B3B" w:rsidRDefault="003D0B3B" w:rsidP="003D0B3B">
      <w:pPr>
        <w:tabs>
          <w:tab w:val="clear" w:pos="567"/>
        </w:tabs>
        <w:ind w:left="284" w:firstLine="0"/>
        <w:rPr>
          <w:rFonts w:cs="Arial"/>
        </w:rPr>
      </w:pPr>
    </w:p>
    <w:p w:rsidR="003D0B3B" w:rsidRPr="003D0B3B" w:rsidRDefault="003D0B3B" w:rsidP="003D0B3B">
      <w:pPr>
        <w:tabs>
          <w:tab w:val="clear" w:pos="567"/>
        </w:tabs>
        <w:ind w:left="284" w:firstLine="0"/>
        <w:rPr>
          <w:rFonts w:cs="Arial"/>
        </w:rPr>
      </w:pPr>
      <w:r w:rsidRPr="003D0B3B">
        <w:rPr>
          <w:rFonts w:cs="Arial"/>
        </w:rPr>
        <w:t xml:space="preserve">Средство поиска должно позволять осуществить возможность поиска заказов ТОРО в </w:t>
      </w:r>
      <w:r w:rsidRPr="003D0B3B">
        <w:rPr>
          <w:rFonts w:cs="Arial"/>
          <w:lang w:val="en-US"/>
        </w:rPr>
        <w:t>IW</w:t>
      </w:r>
      <w:r w:rsidRPr="003D0B3B">
        <w:rPr>
          <w:rFonts w:cs="Arial"/>
        </w:rPr>
        <w:t xml:space="preserve">39, для которой значения параметров селекционного экрана БЕ, КЕ, ПлЗавода, ГП, а также СПП-элемента должны сформироваться на основании значений выбранных позиций в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при этом номера заказов-доноров должны поместиться в </w:t>
      </w:r>
      <w:r w:rsidRPr="003D0B3B">
        <w:rPr>
          <w:rFonts w:cs="Arial"/>
          <w:lang w:val="en-US"/>
        </w:rPr>
        <w:t>IW</w:t>
      </w:r>
      <w:r w:rsidRPr="003D0B3B">
        <w:rPr>
          <w:rFonts w:cs="Arial"/>
        </w:rPr>
        <w:t xml:space="preserve">39, как исключаемые из выборки. Если в </w:t>
      </w:r>
      <w:r w:rsidRPr="003D0B3B">
        <w:rPr>
          <w:rFonts w:cs="Arial"/>
          <w:lang w:val="en-US"/>
        </w:rPr>
        <w:t>ALV</w:t>
      </w:r>
      <w:r w:rsidRPr="003D0B3B">
        <w:rPr>
          <w:rFonts w:cs="Arial"/>
        </w:rPr>
        <w:t xml:space="preserve"> </w:t>
      </w:r>
      <w:r w:rsidRPr="003D0B3B">
        <w:rPr>
          <w:rFonts w:cs="Arial"/>
          <w:lang w:val="en-US"/>
        </w:rPr>
        <w:t>Grid</w:t>
      </w:r>
      <w:r w:rsidRPr="003D0B3B">
        <w:rPr>
          <w:rFonts w:cs="Arial"/>
        </w:rPr>
        <w:t xml:space="preserve"> экрана «Выбор МТР для переноса» поле «Самая ранняя дата для переноса» заполнено, то значение данного поля должно являться ограничением при поиске заказов ТОРО по критерию СЭ «БазисныйСрокНачала» (больше, или равно).</w:t>
      </w:r>
    </w:p>
    <w:p w:rsidR="003D0B3B" w:rsidRPr="003D0B3B" w:rsidRDefault="003D0B3B" w:rsidP="003D0B3B">
      <w:pPr>
        <w:tabs>
          <w:tab w:val="clear" w:pos="567"/>
        </w:tabs>
        <w:ind w:left="284" w:firstLine="0"/>
        <w:rPr>
          <w:rFonts w:cs="Arial"/>
        </w:rPr>
      </w:pPr>
    </w:p>
    <w:p w:rsidR="003D0B3B" w:rsidRPr="003D0B3B" w:rsidRDefault="003D0B3B" w:rsidP="003D0B3B">
      <w:pPr>
        <w:tabs>
          <w:tab w:val="clear" w:pos="567"/>
        </w:tabs>
        <w:ind w:left="284" w:firstLine="0"/>
        <w:rPr>
          <w:rFonts w:cs="Arial"/>
        </w:rPr>
      </w:pPr>
      <w:r w:rsidRPr="003D0B3B">
        <w:rPr>
          <w:rFonts w:cs="Arial"/>
        </w:rPr>
        <w:t>В самом низу дополнительной области должны располагаться кнопки «Выполнить перенос МТР», «Отменить».</w:t>
      </w:r>
    </w:p>
    <w:p w:rsidR="003D0B3B" w:rsidRPr="003D0B3B" w:rsidRDefault="003D0B3B" w:rsidP="003D0B3B">
      <w:pPr>
        <w:tabs>
          <w:tab w:val="clear" w:pos="567"/>
        </w:tabs>
        <w:ind w:left="284" w:firstLine="0"/>
        <w:rPr>
          <w:rFonts w:cs="Arial"/>
        </w:rPr>
      </w:pPr>
    </w:p>
    <w:p w:rsidR="003D0B3B" w:rsidRPr="003D0B3B" w:rsidRDefault="003D0B3B" w:rsidP="003D0B3B">
      <w:pPr>
        <w:tabs>
          <w:tab w:val="clear" w:pos="567"/>
        </w:tabs>
        <w:ind w:left="284" w:firstLine="0"/>
        <w:rPr>
          <w:rFonts w:cs="Arial"/>
        </w:rPr>
      </w:pPr>
      <w:r w:rsidRPr="003D0B3B">
        <w:rPr>
          <w:rFonts w:cs="Arial"/>
        </w:rPr>
        <w:t>При нажатии на кнопку «Отменить» должен осуществляться выход из функции «Перенести МТР» с закрытием экрана «Выбор МТР для переноса» и возвратом к основному отчету.</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left="284" w:firstLine="0"/>
        <w:rPr>
          <w:rFonts w:cs="Arial"/>
        </w:rPr>
      </w:pPr>
      <w:r w:rsidRPr="003D0B3B">
        <w:rPr>
          <w:rFonts w:cs="Arial"/>
        </w:rPr>
        <w:t>При нажатии на кнопку «Выполнить перенос МТР» должна осуществиться проверка, что:</w:t>
      </w:r>
    </w:p>
    <w:p w:rsidR="003D0B3B" w:rsidRPr="003D0B3B" w:rsidRDefault="003D0B3B" w:rsidP="003D0B3B">
      <w:pPr>
        <w:numPr>
          <w:ilvl w:val="0"/>
          <w:numId w:val="113"/>
        </w:numPr>
        <w:tabs>
          <w:tab w:val="clear" w:pos="567"/>
        </w:tabs>
        <w:rPr>
          <w:rFonts w:cs="Arial"/>
        </w:rPr>
      </w:pPr>
      <w:r w:rsidRPr="003D0B3B">
        <w:rPr>
          <w:rFonts w:cs="Arial"/>
        </w:rPr>
        <w:t>номер заказа-получателя заполнен</w:t>
      </w:r>
      <w:r w:rsidRPr="003D0B3B">
        <w:rPr>
          <w:rFonts w:cs="Arial"/>
          <w:lang w:val="en-US"/>
        </w:rPr>
        <w:t>;</w:t>
      </w:r>
    </w:p>
    <w:p w:rsidR="003D0B3B" w:rsidRPr="003D0B3B" w:rsidRDefault="003D0B3B" w:rsidP="003D0B3B">
      <w:pPr>
        <w:numPr>
          <w:ilvl w:val="0"/>
          <w:numId w:val="113"/>
        </w:numPr>
        <w:tabs>
          <w:tab w:val="clear" w:pos="567"/>
        </w:tabs>
        <w:rPr>
          <w:rFonts w:cs="Arial"/>
        </w:rPr>
      </w:pPr>
      <w:r w:rsidRPr="003D0B3B">
        <w:rPr>
          <w:rFonts w:cs="Arial"/>
        </w:rPr>
        <w:t>сам заказ ТОРО существует и удовлетворяет всем критериям, которые должны быть использованы при вызове средства поиска заказов ТОРО по выделенным позициям МТР заказов-доноров;</w:t>
      </w:r>
    </w:p>
    <w:p w:rsidR="003D0B3B" w:rsidRPr="003D0B3B" w:rsidRDefault="003D0B3B" w:rsidP="003D0B3B">
      <w:pPr>
        <w:numPr>
          <w:ilvl w:val="0"/>
          <w:numId w:val="113"/>
        </w:numPr>
        <w:tabs>
          <w:tab w:val="clear" w:pos="567"/>
        </w:tabs>
        <w:rPr>
          <w:rFonts w:cs="Arial"/>
        </w:rPr>
      </w:pPr>
      <w:r w:rsidRPr="003D0B3B">
        <w:rPr>
          <w:rFonts w:cs="Arial"/>
        </w:rPr>
        <w:t>хотя бы одна позиция МТР выделена на экране «Выбор МТР для переноса», для которой значение реквизита «Объём к переносу» больше нуля.</w:t>
      </w:r>
    </w:p>
    <w:p w:rsidR="003D0B3B" w:rsidRPr="003D0B3B" w:rsidRDefault="003D0B3B" w:rsidP="003D0B3B">
      <w:pPr>
        <w:tabs>
          <w:tab w:val="clear" w:pos="567"/>
        </w:tabs>
        <w:ind w:left="644" w:firstLine="0"/>
        <w:rPr>
          <w:rFonts w:cs="Arial"/>
        </w:rPr>
      </w:pPr>
    </w:p>
    <w:p w:rsidR="003D0B3B" w:rsidRPr="003D0B3B" w:rsidRDefault="003D0B3B" w:rsidP="003D0B3B">
      <w:pPr>
        <w:tabs>
          <w:tab w:val="clear" w:pos="567"/>
        </w:tabs>
        <w:ind w:left="284" w:firstLine="0"/>
        <w:rPr>
          <w:rFonts w:cs="Arial"/>
        </w:rPr>
      </w:pPr>
      <w:r w:rsidRPr="003D0B3B">
        <w:rPr>
          <w:rFonts w:cs="Arial"/>
        </w:rPr>
        <w:t>после чего система должна сформировать диалоговое окно с вопросом «Вы действительно хотите выполнить перенос выбранных МТР в выбранный заказ?» с вариантами ответов Да/Нет.</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firstLine="360"/>
        <w:rPr>
          <w:rFonts w:cs="Arial"/>
        </w:rPr>
      </w:pPr>
      <w:r w:rsidRPr="003D0B3B">
        <w:rPr>
          <w:rFonts w:cs="Arial"/>
        </w:rPr>
        <w:t>После положительного ответа на вопрос, необходимо:</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полномочий пользователя на изменение заказов-доноров;</w:t>
      </w:r>
    </w:p>
    <w:p w:rsidR="003D0B3B" w:rsidRPr="003D0B3B" w:rsidRDefault="003D0B3B" w:rsidP="003D0B3B">
      <w:pPr>
        <w:numPr>
          <w:ilvl w:val="0"/>
          <w:numId w:val="110"/>
        </w:numPr>
        <w:tabs>
          <w:tab w:val="clear" w:pos="567"/>
        </w:tabs>
        <w:rPr>
          <w:rFonts w:cs="Arial"/>
        </w:rPr>
      </w:pPr>
      <w:r w:rsidRPr="003D0B3B">
        <w:rPr>
          <w:rFonts w:cs="Arial"/>
        </w:rPr>
        <w:t>выполнить проверку полномочий пользователя на изменение заказа-получателя;</w:t>
      </w:r>
    </w:p>
    <w:p w:rsidR="003D0B3B" w:rsidRPr="003D0B3B" w:rsidRDefault="003D0B3B" w:rsidP="003D0B3B">
      <w:pPr>
        <w:numPr>
          <w:ilvl w:val="0"/>
          <w:numId w:val="110"/>
        </w:numPr>
        <w:tabs>
          <w:tab w:val="clear" w:pos="567"/>
        </w:tabs>
        <w:rPr>
          <w:rFonts w:cs="Arial"/>
        </w:rPr>
      </w:pPr>
      <w:r w:rsidRPr="003D0B3B">
        <w:rPr>
          <w:rFonts w:cs="Arial"/>
        </w:rPr>
        <w:t>выполнить блокировку выделенных заказов-доноров;</w:t>
      </w:r>
    </w:p>
    <w:p w:rsidR="003D0B3B" w:rsidRPr="003D0B3B" w:rsidRDefault="003D0B3B" w:rsidP="003D0B3B">
      <w:pPr>
        <w:numPr>
          <w:ilvl w:val="0"/>
          <w:numId w:val="110"/>
        </w:numPr>
        <w:tabs>
          <w:tab w:val="clear" w:pos="567"/>
        </w:tabs>
        <w:rPr>
          <w:rFonts w:cs="Arial"/>
        </w:rPr>
      </w:pPr>
      <w:r w:rsidRPr="003D0B3B">
        <w:rPr>
          <w:rFonts w:cs="Arial"/>
        </w:rPr>
        <w:t>выполнить блокировку выбранного заказа-получателя;</w:t>
      </w:r>
    </w:p>
    <w:p w:rsidR="003D0B3B" w:rsidRPr="003D0B3B" w:rsidRDefault="003D0B3B" w:rsidP="003D0B3B">
      <w:pPr>
        <w:numPr>
          <w:ilvl w:val="0"/>
          <w:numId w:val="110"/>
        </w:numPr>
        <w:tabs>
          <w:tab w:val="clear" w:pos="567"/>
        </w:tabs>
        <w:rPr>
          <w:rFonts w:cs="Arial"/>
        </w:rPr>
      </w:pPr>
      <w:r w:rsidRPr="003D0B3B">
        <w:rPr>
          <w:rFonts w:cs="Arial"/>
        </w:rPr>
        <w:t>выполнить обновление заказов-доноров и заказа-получателя с целью переноса выбранных позиций МТР в заказ-получатель. В каждом заказе-доноре перенесенное количество МТР должно быть удалено (либо сокращено на количество, указанное в значении реквизита «Объём к переносу»). В заказе-получателе переносимые МТР должны сохранять значение признака «Рзрв/заявка (резевантность ППМ)» из заказа-донора. Дата взвода релевантности ППМ также должна копироваться из позиции резервирования  для МТР из заказа-донора.</w:t>
      </w:r>
    </w:p>
    <w:p w:rsidR="003D0B3B" w:rsidRPr="003D0B3B" w:rsidRDefault="003D0B3B" w:rsidP="003D0B3B">
      <w:pPr>
        <w:tabs>
          <w:tab w:val="clear" w:pos="567"/>
        </w:tabs>
        <w:ind w:left="1080" w:firstLine="0"/>
        <w:rPr>
          <w:rFonts w:cs="Arial"/>
        </w:rPr>
      </w:pPr>
    </w:p>
    <w:p w:rsidR="003D0B3B" w:rsidRPr="003D0B3B" w:rsidRDefault="003D0B3B" w:rsidP="003D0B3B">
      <w:pPr>
        <w:tabs>
          <w:tab w:val="clear" w:pos="567"/>
        </w:tabs>
        <w:ind w:firstLine="360"/>
        <w:rPr>
          <w:rFonts w:cs="Arial"/>
        </w:rPr>
      </w:pPr>
      <w:r w:rsidRPr="003D0B3B">
        <w:rPr>
          <w:rFonts w:cs="Arial"/>
        </w:rPr>
        <w:t>Процедуру проверок и сохранения изменений выполнять в разрезе всех участвующих в операции переноса МТР Заказов ТОРО (как доноров, так и получателя). Если на момент переноса МТР произошли ошибки (например, сработали проверки на превышение бюджета, какой-либо заказ-донор, или заказ-получатель был заблокирован и т.п.) итоговый перенос МТР не должен выполняться, т.е. сохраняем принцип банковской транзакции</w:t>
      </w:r>
    </w:p>
    <w:p w:rsidR="003D0B3B" w:rsidRPr="003D0B3B" w:rsidRDefault="003D0B3B" w:rsidP="003D0B3B">
      <w:pPr>
        <w:tabs>
          <w:tab w:val="clear" w:pos="567"/>
        </w:tabs>
        <w:ind w:firstLine="360"/>
        <w:rPr>
          <w:rFonts w:cs="Arial"/>
        </w:rPr>
      </w:pPr>
      <w:r w:rsidRPr="003D0B3B">
        <w:rPr>
          <w:rFonts w:cs="Arial"/>
        </w:rPr>
        <w:t>По результатам обработки изменений Заказов ТОРО выполнять:</w:t>
      </w:r>
    </w:p>
    <w:p w:rsidR="003D0B3B" w:rsidRPr="003D0B3B" w:rsidRDefault="003D0B3B" w:rsidP="003D0B3B">
      <w:pPr>
        <w:numPr>
          <w:ilvl w:val="0"/>
          <w:numId w:val="111"/>
        </w:numPr>
        <w:tabs>
          <w:tab w:val="clear" w:pos="567"/>
        </w:tabs>
        <w:rPr>
          <w:rFonts w:cs="Arial"/>
        </w:rPr>
      </w:pPr>
      <w:r w:rsidRPr="003D0B3B">
        <w:rPr>
          <w:rFonts w:cs="Arial"/>
        </w:rPr>
        <w:t>автоматическое обновление главного экрана;</w:t>
      </w:r>
    </w:p>
    <w:p w:rsidR="003D0B3B" w:rsidRPr="003D0B3B" w:rsidRDefault="003D0B3B" w:rsidP="003D0B3B">
      <w:pPr>
        <w:numPr>
          <w:ilvl w:val="0"/>
          <w:numId w:val="111"/>
        </w:numPr>
        <w:tabs>
          <w:tab w:val="clear" w:pos="567"/>
        </w:tabs>
        <w:rPr>
          <w:rFonts w:cs="Arial"/>
        </w:rPr>
      </w:pPr>
      <w:r w:rsidRPr="003D0B3B">
        <w:rPr>
          <w:rFonts w:cs="Arial"/>
        </w:rPr>
        <w:t>вывод результирующего сообщения в статусной строке;</w:t>
      </w:r>
    </w:p>
    <w:p w:rsidR="003D0B3B" w:rsidRPr="003D0B3B" w:rsidRDefault="003D0B3B" w:rsidP="003D0B3B">
      <w:pPr>
        <w:numPr>
          <w:ilvl w:val="0"/>
          <w:numId w:val="111"/>
        </w:numPr>
        <w:tabs>
          <w:tab w:val="clear" w:pos="567"/>
        </w:tabs>
        <w:rPr>
          <w:rFonts w:cs="Arial"/>
        </w:rPr>
      </w:pPr>
      <w:r w:rsidRPr="003D0B3B">
        <w:rPr>
          <w:rFonts w:cs="Arial"/>
        </w:rPr>
        <w:t>запись системных сообщений в журнал приложений;</w:t>
      </w:r>
    </w:p>
    <w:p w:rsidR="003D0B3B" w:rsidRPr="003D0B3B" w:rsidRDefault="003D0B3B" w:rsidP="003D0B3B">
      <w:pPr>
        <w:tabs>
          <w:tab w:val="clear" w:pos="567"/>
        </w:tabs>
        <w:ind w:firstLine="0"/>
        <w:rPr>
          <w:rFonts w:cs="Arial"/>
        </w:rPr>
      </w:pPr>
    </w:p>
    <w:p w:rsidR="003D0B3B" w:rsidRPr="003D0B3B" w:rsidRDefault="003D0B3B" w:rsidP="003D0B3B">
      <w:pPr>
        <w:tabs>
          <w:tab w:val="clear" w:pos="567"/>
        </w:tabs>
        <w:ind w:firstLine="0"/>
        <w:rPr>
          <w:rFonts w:cs="Arial"/>
        </w:rPr>
      </w:pPr>
      <w:r w:rsidRPr="003D0B3B">
        <w:rPr>
          <w:rFonts w:cs="Arial"/>
        </w:rPr>
        <w:t>В случае вызова функции «Перенос потребности в МТР» из ЗнК (блок МТО), при успешном переносе МТР, для сохранения номера нового резервирования и позиции в ЗнК при выполнении переноса в заказ-получатель  необходимо запустить ФМ Z_MM_CHREQ_TRANS_PROCESS, на вход которого подать номер ЗнК, номер нового резервирования и позиции.</w:t>
      </w:r>
    </w:p>
    <w:p w:rsidR="003D0B3B" w:rsidRPr="003D0B3B" w:rsidRDefault="003D0B3B" w:rsidP="003D0B3B">
      <w:pPr>
        <w:tabs>
          <w:tab w:val="clear" w:pos="567"/>
        </w:tabs>
        <w:ind w:firstLine="0"/>
        <w:rPr>
          <w:rFonts w:cs="Arial"/>
        </w:rPr>
      </w:pPr>
      <w:r w:rsidRPr="003D0B3B">
        <w:rPr>
          <w:rFonts w:cs="Arial"/>
        </w:rPr>
        <w:t>В результате выполнения ФМ в ЗнК пропишется номер нового резервирования, позиции, заказа, а также статус ЗнК перейдет в "Ожидание согласования нового заказа ТОРО".</w:t>
      </w:r>
    </w:p>
    <w:p w:rsidR="003D0B3B" w:rsidRPr="003D0B3B" w:rsidRDefault="003D0B3B" w:rsidP="003D0B3B">
      <w:pPr>
        <w:tabs>
          <w:tab w:val="clear" w:pos="567"/>
        </w:tabs>
        <w:ind w:firstLine="0"/>
        <w:rPr>
          <w:rFonts w:cs="Arial"/>
        </w:rPr>
      </w:pPr>
    </w:p>
    <w:p w:rsidR="003D0B3B" w:rsidRPr="003D0B3B" w:rsidRDefault="003D0B3B" w:rsidP="003D0B3B">
      <w:pPr>
        <w:numPr>
          <w:ilvl w:val="0"/>
          <w:numId w:val="109"/>
        </w:numPr>
        <w:tabs>
          <w:tab w:val="clear" w:pos="567"/>
        </w:tabs>
        <w:rPr>
          <w:rFonts w:cs="Arial"/>
          <w:i/>
        </w:rPr>
      </w:pPr>
      <w:r w:rsidRPr="003D0B3B">
        <w:rPr>
          <w:rFonts w:cs="Arial"/>
          <w:i/>
        </w:rPr>
        <w:t xml:space="preserve">Реализовать возможность использования транзакции </w:t>
      </w:r>
      <w:r w:rsidRPr="003D0B3B">
        <w:rPr>
          <w:rFonts w:cs="Arial"/>
          <w:i/>
          <w:lang w:val="en-US"/>
        </w:rPr>
        <w:t>ZPM</w:t>
      </w:r>
      <w:r w:rsidRPr="003D0B3B">
        <w:rPr>
          <w:rFonts w:cs="Arial"/>
          <w:i/>
        </w:rPr>
        <w:t>_</w:t>
      </w:r>
      <w:r w:rsidRPr="003D0B3B">
        <w:rPr>
          <w:rFonts w:cs="Arial"/>
          <w:i/>
          <w:lang w:val="en-US"/>
        </w:rPr>
        <w:t>MTR</w:t>
      </w:r>
      <w:r w:rsidRPr="003D0B3B">
        <w:rPr>
          <w:rFonts w:cs="Arial"/>
          <w:i/>
        </w:rPr>
        <w:t>_</w:t>
      </w:r>
      <w:r w:rsidRPr="003D0B3B">
        <w:rPr>
          <w:rFonts w:cs="Arial"/>
          <w:i/>
          <w:lang w:val="en-US"/>
        </w:rPr>
        <w:t>UPD</w:t>
      </w:r>
      <w:r w:rsidRPr="003D0B3B">
        <w:rPr>
          <w:rFonts w:cs="Arial"/>
          <w:i/>
        </w:rPr>
        <w:t xml:space="preserve"> в качестве средства поиска МТР (для дальнейшего использования в функции переноса МТР при единичной обработке в транзакции создания/изменения заказа ТОРО).</w:t>
      </w:r>
    </w:p>
    <w:p w:rsidR="00D10B06" w:rsidRDefault="00D10B06" w:rsidP="00976E11">
      <w:pPr>
        <w:spacing w:after="240" w:line="276" w:lineRule="auto"/>
        <w:ind w:firstLine="708"/>
        <w:rPr>
          <w:rFonts w:cs="Arial"/>
        </w:rPr>
      </w:pPr>
    </w:p>
    <w:p w:rsidR="00BF4CE4" w:rsidRPr="000E4C83" w:rsidRDefault="00BF4CE4" w:rsidP="00BF4CE4">
      <w:pPr>
        <w:rPr>
          <w:rFonts w:cs="Arial"/>
          <w:szCs w:val="24"/>
        </w:rPr>
      </w:pPr>
      <w:r>
        <w:rPr>
          <w:rFonts w:cs="Arial"/>
          <w:szCs w:val="24"/>
        </w:rPr>
        <w:t>Б</w:t>
      </w:r>
      <w:r w:rsidRPr="00246161">
        <w:rPr>
          <w:rFonts w:cs="Arial"/>
          <w:szCs w:val="24"/>
        </w:rPr>
        <w:t>олее подробно</w:t>
      </w:r>
      <w:r>
        <w:rPr>
          <w:rFonts w:cs="Arial"/>
          <w:szCs w:val="24"/>
        </w:rPr>
        <w:t>е описание</w:t>
      </w:r>
      <w:r w:rsidRPr="00246161">
        <w:rPr>
          <w:rFonts w:cs="Arial"/>
          <w:szCs w:val="24"/>
        </w:rPr>
        <w:t xml:space="preserve"> </w:t>
      </w:r>
      <w:r>
        <w:rPr>
          <w:rFonts w:cs="Arial"/>
          <w:szCs w:val="24"/>
        </w:rPr>
        <w:t xml:space="preserve">приведено </w:t>
      </w:r>
      <w:r w:rsidRPr="00246161">
        <w:rPr>
          <w:rFonts w:cs="Arial"/>
          <w:szCs w:val="24"/>
        </w:rPr>
        <w:t xml:space="preserve">в </w:t>
      </w:r>
      <w:hyperlink r:id="rId19" w:history="1">
        <w:r w:rsidRPr="003D7F33">
          <w:rPr>
            <w:rStyle w:val="a9"/>
            <w:rFonts w:cs="Arial"/>
            <w:szCs w:val="24"/>
          </w:rPr>
          <w:t xml:space="preserve">ФС </w:t>
        </w:r>
        <w:r w:rsidR="00796443" w:rsidRPr="003D7F33">
          <w:rPr>
            <w:rStyle w:val="a9"/>
            <w:rFonts w:cs="Arial"/>
            <w:szCs w:val="24"/>
          </w:rPr>
          <w:t>ERP_ФС_PM204_Отчет с функциями обновления МТР в Заказах</w:t>
        </w:r>
        <w:r w:rsidR="009A4401" w:rsidRPr="003D7F33">
          <w:rPr>
            <w:rStyle w:val="a9"/>
            <w:rFonts w:cs="Arial"/>
            <w:szCs w:val="24"/>
          </w:rPr>
          <w:t xml:space="preserve"> ТОРО</w:t>
        </w:r>
      </w:hyperlink>
      <w:r>
        <w:rPr>
          <w:rFonts w:cs="Arial"/>
          <w:szCs w:val="24"/>
        </w:rPr>
        <w:t>.</w:t>
      </w:r>
    </w:p>
    <w:p w:rsidR="00BF4CE4" w:rsidRPr="009772FB" w:rsidRDefault="00BF4CE4" w:rsidP="00976E11">
      <w:pPr>
        <w:spacing w:after="240" w:line="276" w:lineRule="auto"/>
        <w:ind w:firstLine="708"/>
        <w:rPr>
          <w:rFonts w:cs="Arial"/>
        </w:rPr>
      </w:pPr>
    </w:p>
    <w:p w:rsidR="00A70140" w:rsidRPr="00DF62AE" w:rsidRDefault="00752D14" w:rsidP="001215BE">
      <w:pPr>
        <w:pStyle w:val="3"/>
        <w:rPr>
          <w:rFonts w:cs="Arial"/>
        </w:rPr>
      </w:pPr>
      <w:r>
        <w:rPr>
          <w:rFonts w:cs="Arial"/>
        </w:rPr>
        <w:t xml:space="preserve"> </w:t>
      </w:r>
      <w:bookmarkStart w:id="1281" w:name="_Toc65846426"/>
      <w:r w:rsidR="00A70140" w:rsidRPr="00DF62AE">
        <w:rPr>
          <w:rFonts w:cs="Arial"/>
        </w:rPr>
        <w:t>Определение ранга заказа ТОРО</w:t>
      </w:r>
      <w:bookmarkEnd w:id="1281"/>
    </w:p>
    <w:p w:rsidR="005D066D" w:rsidRPr="00DF62AE" w:rsidRDefault="00D2525E" w:rsidP="00B153FA">
      <w:pPr>
        <w:spacing w:after="240" w:line="276" w:lineRule="auto"/>
        <w:ind w:firstLine="708"/>
        <w:rPr>
          <w:rFonts w:cs="Arial"/>
        </w:rPr>
      </w:pPr>
      <w:r>
        <w:rPr>
          <w:rFonts w:cs="Arial"/>
        </w:rPr>
        <w:t>Для ведения ранга</w:t>
      </w:r>
      <w:r w:rsidR="001F136F">
        <w:rPr>
          <w:rFonts w:cs="Arial"/>
        </w:rPr>
        <w:t xml:space="preserve"> (приоритета)</w:t>
      </w:r>
      <w:r>
        <w:rPr>
          <w:rFonts w:cs="Arial"/>
        </w:rPr>
        <w:t xml:space="preserve"> заказа ТОРО используется отдельная вкладка «</w:t>
      </w:r>
      <w:r w:rsidR="000221F5">
        <w:rPr>
          <w:rFonts w:cs="Arial"/>
        </w:rPr>
        <w:t>Расширение заказа ТОРО</w:t>
      </w:r>
      <w:r>
        <w:rPr>
          <w:rFonts w:cs="Arial"/>
        </w:rPr>
        <w:t>»</w:t>
      </w:r>
      <w:r w:rsidR="000221F5">
        <w:rPr>
          <w:rFonts w:cs="Arial"/>
        </w:rPr>
        <w:t>.</w:t>
      </w:r>
      <w:r w:rsidR="005F61D0">
        <w:rPr>
          <w:rFonts w:cs="Arial"/>
        </w:rPr>
        <w:t xml:space="preserve"> </w:t>
      </w:r>
      <w:r w:rsidR="00A70140" w:rsidRPr="00DF62AE">
        <w:rPr>
          <w:rFonts w:cs="Arial"/>
        </w:rPr>
        <w:t>В расширении заказов ТОРО</w:t>
      </w:r>
      <w:r w:rsidR="005F61D0">
        <w:rPr>
          <w:rFonts w:cs="Arial"/>
        </w:rPr>
        <w:t xml:space="preserve"> на дополнительной закладке</w:t>
      </w:r>
      <w:r w:rsidR="00A70140" w:rsidRPr="00DF62AE">
        <w:rPr>
          <w:rFonts w:cs="Arial"/>
        </w:rPr>
        <w:t xml:space="preserve"> для всех видов, указанных в разделе 5.7. </w:t>
      </w:r>
      <w:r w:rsidR="005D066D" w:rsidRPr="00DF62AE">
        <w:rPr>
          <w:rFonts w:cs="Arial"/>
        </w:rPr>
        <w:t xml:space="preserve">данного КД </w:t>
      </w:r>
      <w:r w:rsidR="005F61D0">
        <w:rPr>
          <w:rFonts w:cs="Arial"/>
        </w:rPr>
        <w:t xml:space="preserve">необходимо </w:t>
      </w:r>
      <w:r w:rsidR="00A70140" w:rsidRPr="00DF62AE">
        <w:rPr>
          <w:rFonts w:cs="Arial"/>
        </w:rPr>
        <w:t xml:space="preserve">добавить </w:t>
      </w:r>
      <w:r w:rsidR="005F61D0">
        <w:rPr>
          <w:rFonts w:cs="Arial"/>
        </w:rPr>
        <w:t xml:space="preserve">отдельную область и </w:t>
      </w:r>
      <w:r w:rsidR="00A70140" w:rsidRPr="00DF62AE">
        <w:rPr>
          <w:rFonts w:cs="Arial"/>
        </w:rPr>
        <w:t>поле «</w:t>
      </w:r>
      <w:r w:rsidR="001F136F">
        <w:rPr>
          <w:rFonts w:cs="Arial"/>
        </w:rPr>
        <w:t>Приоритет работы</w:t>
      </w:r>
      <w:r w:rsidR="00A70140" w:rsidRPr="00DF62AE">
        <w:rPr>
          <w:rFonts w:cs="Arial"/>
        </w:rPr>
        <w:t>»</w:t>
      </w:r>
      <w:r w:rsidR="009F2640" w:rsidRPr="00DF62AE">
        <w:rPr>
          <w:rFonts w:cs="Arial"/>
        </w:rPr>
        <w:t xml:space="preserve">, для </w:t>
      </w:r>
      <w:r w:rsidR="006F3C21" w:rsidRPr="00DF62AE">
        <w:rPr>
          <w:rFonts w:cs="Arial"/>
        </w:rPr>
        <w:t xml:space="preserve">этого необходимо </w:t>
      </w:r>
      <w:r w:rsidR="009F2640" w:rsidRPr="00DF62AE">
        <w:rPr>
          <w:rFonts w:cs="Arial"/>
        </w:rPr>
        <w:t xml:space="preserve">использовать разработку «Расширение полей заказа ТОРО», код разработки в реестре </w:t>
      </w:r>
      <w:r w:rsidR="00982797" w:rsidRPr="00DF62AE">
        <w:rPr>
          <w:rFonts w:cs="Arial"/>
        </w:rPr>
        <w:t>PM60</w:t>
      </w:r>
      <w:r w:rsidR="00A70140" w:rsidRPr="00DF62AE">
        <w:rPr>
          <w:rFonts w:cs="Arial"/>
        </w:rPr>
        <w:t>.</w:t>
      </w:r>
      <w:r w:rsidR="009F2640" w:rsidRPr="00DF62AE">
        <w:rPr>
          <w:rFonts w:cs="Arial"/>
        </w:rPr>
        <w:t xml:space="preserve"> </w:t>
      </w:r>
    </w:p>
    <w:p w:rsidR="009F2640" w:rsidRPr="00850753" w:rsidRDefault="009F2640" w:rsidP="00B153FA">
      <w:pPr>
        <w:spacing w:after="240" w:line="276" w:lineRule="auto"/>
        <w:ind w:firstLine="708"/>
        <w:rPr>
          <w:rFonts w:cs="Arial"/>
        </w:rPr>
      </w:pPr>
      <w:r w:rsidRPr="00DF62AE">
        <w:rPr>
          <w:rFonts w:cs="Arial"/>
        </w:rPr>
        <w:t>Для</w:t>
      </w:r>
      <w:r w:rsidR="001215BE" w:rsidRPr="00DF62AE">
        <w:rPr>
          <w:rFonts w:cs="Arial"/>
        </w:rPr>
        <w:t xml:space="preserve"> расчета и</w:t>
      </w:r>
      <w:r w:rsidRPr="00DF62AE">
        <w:rPr>
          <w:rFonts w:cs="Arial"/>
        </w:rPr>
        <w:t xml:space="preserve"> установки </w:t>
      </w:r>
      <w:r w:rsidR="001215BE" w:rsidRPr="00DF62AE">
        <w:rPr>
          <w:rFonts w:cs="Arial"/>
        </w:rPr>
        <w:t xml:space="preserve">в </w:t>
      </w:r>
      <w:r w:rsidRPr="00DF62AE">
        <w:rPr>
          <w:rFonts w:cs="Arial"/>
        </w:rPr>
        <w:t>заказ</w:t>
      </w:r>
      <w:r w:rsidR="001215BE" w:rsidRPr="00DF62AE">
        <w:rPr>
          <w:rFonts w:cs="Arial"/>
        </w:rPr>
        <w:t>е ТОРО значения ранга</w:t>
      </w:r>
      <w:r w:rsidR="001F136F">
        <w:rPr>
          <w:rFonts w:cs="Arial"/>
        </w:rPr>
        <w:t xml:space="preserve"> (приоритета)</w:t>
      </w:r>
      <w:r w:rsidRPr="00DF62AE">
        <w:rPr>
          <w:rFonts w:cs="Arial"/>
        </w:rPr>
        <w:t xml:space="preserve"> </w:t>
      </w:r>
      <w:r w:rsidR="001215BE" w:rsidRPr="00DF62AE">
        <w:rPr>
          <w:rFonts w:cs="Arial"/>
        </w:rPr>
        <w:t xml:space="preserve">необходимо </w:t>
      </w:r>
      <w:r w:rsidRPr="00DF62AE">
        <w:rPr>
          <w:rFonts w:cs="Arial"/>
        </w:rPr>
        <w:t>использовать разработку (расширение), код в реестре разработок PM23 «Ранжирование заказов ТОРО»</w:t>
      </w:r>
      <w:r w:rsidR="005D066D" w:rsidRPr="00D0505A">
        <w:rPr>
          <w:rFonts w:cs="Arial"/>
        </w:rPr>
        <w:t xml:space="preserve">, обеспечивающей </w:t>
      </w:r>
      <w:r w:rsidRPr="00D0505A">
        <w:rPr>
          <w:rFonts w:cs="Arial"/>
        </w:rPr>
        <w:t xml:space="preserve">автоматический расчет ранга в соответствии с </w:t>
      </w:r>
      <w:r w:rsidR="001F136F">
        <w:rPr>
          <w:rFonts w:cs="Arial"/>
        </w:rPr>
        <w:t>МУ «Приоритизация работ по ТОиР»</w:t>
      </w:r>
      <w:r w:rsidRPr="00D0505A">
        <w:rPr>
          <w:rFonts w:cs="Arial"/>
        </w:rPr>
        <w:t>.</w:t>
      </w:r>
    </w:p>
    <w:p w:rsidR="007332CC" w:rsidRPr="00D0505A" w:rsidRDefault="00752D14" w:rsidP="001215BE">
      <w:pPr>
        <w:pStyle w:val="3"/>
        <w:rPr>
          <w:rFonts w:cs="Arial"/>
        </w:rPr>
      </w:pPr>
      <w:r>
        <w:rPr>
          <w:rFonts w:cs="Arial"/>
        </w:rPr>
        <w:t xml:space="preserve"> </w:t>
      </w:r>
      <w:bookmarkStart w:id="1282" w:name="_Toc65846427"/>
      <w:r w:rsidR="001215BE" w:rsidRPr="00D0505A">
        <w:rPr>
          <w:rFonts w:cs="Arial"/>
        </w:rPr>
        <w:t>П</w:t>
      </w:r>
      <w:r w:rsidR="00823851" w:rsidRPr="00D0505A">
        <w:rPr>
          <w:rFonts w:cs="Arial"/>
        </w:rPr>
        <w:t>равила преобразования рабочих мест</w:t>
      </w:r>
      <w:bookmarkEnd w:id="1282"/>
    </w:p>
    <w:p w:rsidR="007332CC" w:rsidRPr="00D0505A" w:rsidRDefault="007332CC" w:rsidP="00B153FA">
      <w:pPr>
        <w:spacing w:after="240" w:line="276" w:lineRule="auto"/>
        <w:rPr>
          <w:rFonts w:cs="Arial"/>
        </w:rPr>
      </w:pPr>
      <w:r w:rsidRPr="00D0505A">
        <w:rPr>
          <w:rFonts w:cs="Arial"/>
        </w:rPr>
        <w:t xml:space="preserve">В случае, если заказы ТОРО создаются на основании инструкций ТОРО (техкарт, привязанных к типу оборудования, а не к конкретной единице), то необходимо настроить правила преобразования рабочих мест, что позволит в автоматическом режиме изменять рабочее место операции заказа при его создании (в соответствии с правилами преобразования). </w:t>
      </w:r>
    </w:p>
    <w:p w:rsidR="007332CC" w:rsidRPr="00D0505A" w:rsidRDefault="007332CC" w:rsidP="007332CC">
      <w:pPr>
        <w:spacing w:after="240" w:line="276" w:lineRule="auto"/>
        <w:rPr>
          <w:rFonts w:cs="Arial"/>
        </w:rPr>
      </w:pPr>
      <w:r w:rsidRPr="00D0505A">
        <w:rPr>
          <w:rFonts w:cs="Arial"/>
        </w:rPr>
        <w:t xml:space="preserve">Для ведения таблицы соответствия рабочего места в операции инструкции и результирующего рабочего места в операции заказа ТОРО используется транзакция MEBOR (Правила преобразования рабочих мест). Таблица соответствия ведется Планировщиком ТОиР в рамках своего подразделения. </w:t>
      </w:r>
    </w:p>
    <w:p w:rsidR="007332CC" w:rsidRPr="00D0505A" w:rsidRDefault="007332CC" w:rsidP="007332CC">
      <w:pPr>
        <w:pStyle w:val="afff6"/>
        <w:rPr>
          <w:rFonts w:cs="Arial"/>
          <w:szCs w:val="22"/>
        </w:rPr>
      </w:pPr>
      <w:r w:rsidRPr="00D0505A">
        <w:rPr>
          <w:rFonts w:cs="Arial"/>
          <w:szCs w:val="22"/>
        </w:rPr>
        <w:t xml:space="preserve">Транзакция MEBOR используется для ведения правил преобразования рабочих мест при формировании заказа ТОРО на основании инструкции. Перечень и содержание полей при работе с транзакцией представлены в таблице ниже. </w:t>
      </w:r>
    </w:p>
    <w:p w:rsidR="007332CC" w:rsidRPr="00B153FA" w:rsidRDefault="00747B2F" w:rsidP="00395953">
      <w:pPr>
        <w:pStyle w:val="a7"/>
        <w:keepNext/>
        <w:spacing w:after="240" w:afterAutospacing="0" w:line="276" w:lineRule="auto"/>
        <w:jc w:val="right"/>
        <w:rPr>
          <w:rFonts w:cs="Arial"/>
          <w:b/>
          <w:sz w:val="22"/>
        </w:rPr>
      </w:pPr>
      <w:r w:rsidRPr="00395953">
        <w:rPr>
          <w:rFonts w:cs="Arial"/>
          <w:b/>
          <w:sz w:val="22"/>
        </w:rPr>
        <w:t xml:space="preserve">Таблица </w:t>
      </w:r>
      <w:r w:rsidRPr="00395953">
        <w:rPr>
          <w:rFonts w:cs="Arial"/>
          <w:b/>
          <w:sz w:val="22"/>
        </w:rPr>
        <w:fldChar w:fldCharType="begin"/>
      </w:r>
      <w:r w:rsidRPr="00395953">
        <w:rPr>
          <w:rFonts w:cs="Arial"/>
          <w:b/>
          <w:sz w:val="22"/>
        </w:rPr>
        <w:instrText xml:space="preserve"> SEQ Таблица \* ARABIC </w:instrText>
      </w:r>
      <w:r w:rsidRPr="00395953">
        <w:rPr>
          <w:rFonts w:cs="Arial"/>
          <w:b/>
          <w:sz w:val="22"/>
        </w:rPr>
        <w:fldChar w:fldCharType="separate"/>
      </w:r>
      <w:r w:rsidR="00E24180">
        <w:rPr>
          <w:rFonts w:cs="Arial"/>
          <w:b/>
          <w:noProof/>
          <w:sz w:val="22"/>
        </w:rPr>
        <w:t>32</w:t>
      </w:r>
      <w:r w:rsidRPr="00395953">
        <w:rPr>
          <w:rFonts w:cs="Arial"/>
          <w:b/>
          <w:sz w:val="22"/>
        </w:rPr>
        <w:fldChar w:fldCharType="end"/>
      </w:r>
      <w:r w:rsidRPr="00395953">
        <w:rPr>
          <w:rFonts w:cs="Arial"/>
          <w:b/>
          <w:sz w:val="22"/>
        </w:rPr>
        <w:t xml:space="preserve">. </w:t>
      </w:r>
      <w:r w:rsidRPr="00B153FA">
        <w:rPr>
          <w:rFonts w:cs="Arial"/>
          <w:b/>
          <w:sz w:val="22"/>
        </w:rPr>
        <w:t>Транзакция MEBOR</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3523"/>
        <w:gridCol w:w="6653"/>
      </w:tblGrid>
      <w:tr w:rsidR="00951618" w:rsidRPr="007008A3" w:rsidTr="00B153FA">
        <w:trPr>
          <w:cantSplit/>
          <w:trHeight w:val="397"/>
          <w:tblHeader/>
        </w:trPr>
        <w:tc>
          <w:tcPr>
            <w:tcW w:w="1731" w:type="pct"/>
            <w:shd w:val="clear" w:color="auto" w:fill="FFC000"/>
            <w:vAlign w:val="center"/>
          </w:tcPr>
          <w:p w:rsidR="00951618" w:rsidRDefault="00951618" w:rsidP="009B5A51">
            <w:pPr>
              <w:ind w:firstLine="0"/>
              <w:jc w:val="center"/>
              <w:rPr>
                <w:rFonts w:cs="Arial"/>
                <w:b/>
                <w:sz w:val="20"/>
              </w:rPr>
            </w:pPr>
            <w:r>
              <w:rPr>
                <w:rFonts w:cs="Arial"/>
                <w:b/>
                <w:sz w:val="20"/>
              </w:rPr>
              <w:t>Поле документа</w:t>
            </w:r>
          </w:p>
        </w:tc>
        <w:tc>
          <w:tcPr>
            <w:tcW w:w="3269" w:type="pct"/>
            <w:shd w:val="clear" w:color="auto" w:fill="FFC000"/>
            <w:vAlign w:val="center"/>
          </w:tcPr>
          <w:p w:rsidR="00951618" w:rsidRPr="007008A3" w:rsidRDefault="00951618" w:rsidP="009B5A51">
            <w:pPr>
              <w:ind w:firstLine="0"/>
              <w:jc w:val="center"/>
              <w:rPr>
                <w:rFonts w:cs="Arial"/>
                <w:b/>
                <w:sz w:val="20"/>
              </w:rPr>
            </w:pPr>
            <w:r>
              <w:rPr>
                <w:rFonts w:cs="Arial"/>
                <w:b/>
                <w:sz w:val="20"/>
              </w:rPr>
              <w:t>Содержание поля документа</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Ответственное рабочее место</w:t>
            </w:r>
          </w:p>
        </w:tc>
        <w:tc>
          <w:tcPr>
            <w:tcW w:w="3269" w:type="pct"/>
            <w:vAlign w:val="center"/>
          </w:tcPr>
          <w:p w:rsidR="00951618" w:rsidRDefault="00951618" w:rsidP="00951618">
            <w:pPr>
              <w:pStyle w:val="TABLECONTENT"/>
              <w:rPr>
                <w:lang w:eastAsia="ru-RU"/>
              </w:rPr>
            </w:pPr>
            <w:r w:rsidRPr="00D0505A">
              <w:t>Ответственное рабочее место из заказа ТОРО</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Завод ответственного рабочего места</w:t>
            </w:r>
          </w:p>
        </w:tc>
        <w:tc>
          <w:tcPr>
            <w:tcW w:w="3269" w:type="pct"/>
            <w:vAlign w:val="center"/>
          </w:tcPr>
          <w:p w:rsidR="00951618" w:rsidRDefault="00951618" w:rsidP="00951618">
            <w:pPr>
              <w:pStyle w:val="TABLECONTENT"/>
              <w:rPr>
                <w:lang w:eastAsia="ru-RU"/>
              </w:rPr>
            </w:pPr>
            <w:r w:rsidRPr="00D0505A">
              <w:t>Завод ответственного рабочего места из заказа ТОРО</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Рабочее место</w:t>
            </w:r>
          </w:p>
        </w:tc>
        <w:tc>
          <w:tcPr>
            <w:tcW w:w="3269" w:type="pct"/>
            <w:vAlign w:val="center"/>
          </w:tcPr>
          <w:p w:rsidR="00951618" w:rsidRDefault="00951618" w:rsidP="00951618">
            <w:pPr>
              <w:pStyle w:val="TABLECONTENT"/>
              <w:rPr>
                <w:lang w:eastAsia="ru-RU"/>
              </w:rPr>
            </w:pPr>
            <w:r w:rsidRPr="00D0505A">
              <w:t>Рабочее место операции инструкции (рабочее место, которое нужно изменить)</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Завод рабочего места</w:t>
            </w:r>
          </w:p>
        </w:tc>
        <w:tc>
          <w:tcPr>
            <w:tcW w:w="3269" w:type="pct"/>
            <w:vAlign w:val="center"/>
          </w:tcPr>
          <w:p w:rsidR="00951618" w:rsidRDefault="00951618" w:rsidP="00951618">
            <w:pPr>
              <w:pStyle w:val="TABLECONTENT"/>
              <w:rPr>
                <w:lang w:eastAsia="ru-RU"/>
              </w:rPr>
            </w:pPr>
            <w:r w:rsidRPr="00D0505A">
              <w:t>Завод рабочего место операции инструкции</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Действует с.</w:t>
            </w:r>
          </w:p>
        </w:tc>
        <w:tc>
          <w:tcPr>
            <w:tcW w:w="3269" w:type="pct"/>
            <w:vAlign w:val="center"/>
          </w:tcPr>
          <w:p w:rsidR="00951618" w:rsidRDefault="00951618" w:rsidP="00951618">
            <w:pPr>
              <w:pStyle w:val="TABLECONTENT"/>
              <w:rPr>
                <w:lang w:eastAsia="ru-RU"/>
              </w:rPr>
            </w:pPr>
            <w:r w:rsidRPr="00D0505A">
              <w:t>Дата начала действия правила. С помощью данного поля можно ограничить период действия правила.</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Результирующее рабочее место</w:t>
            </w:r>
          </w:p>
        </w:tc>
        <w:tc>
          <w:tcPr>
            <w:tcW w:w="3269" w:type="pct"/>
            <w:vAlign w:val="center"/>
          </w:tcPr>
          <w:p w:rsidR="00951618" w:rsidRDefault="00951618" w:rsidP="00951618">
            <w:pPr>
              <w:pStyle w:val="TABLECONTENT"/>
              <w:rPr>
                <w:lang w:eastAsia="ru-RU"/>
              </w:rPr>
            </w:pPr>
            <w:r w:rsidRPr="00D0505A">
              <w:t>Результирующее рабочее место операции заказа ТОРО (рабочее место, на которое нужно изменить рабочее место, скопированное из технологической карты)</w:t>
            </w:r>
          </w:p>
        </w:tc>
      </w:tr>
      <w:tr w:rsidR="00951618" w:rsidTr="00B153FA">
        <w:trPr>
          <w:cantSplit/>
        </w:trPr>
        <w:tc>
          <w:tcPr>
            <w:tcW w:w="1731" w:type="pct"/>
            <w:vAlign w:val="center"/>
          </w:tcPr>
          <w:p w:rsidR="00951618" w:rsidRDefault="00951618" w:rsidP="00951618">
            <w:pPr>
              <w:pStyle w:val="TABLECONTENT"/>
              <w:rPr>
                <w:lang w:val="en-US" w:eastAsia="ru-RU"/>
              </w:rPr>
            </w:pPr>
            <w:r w:rsidRPr="00D0505A">
              <w:t>Результирующий завод</w:t>
            </w:r>
          </w:p>
        </w:tc>
        <w:tc>
          <w:tcPr>
            <w:tcW w:w="3269" w:type="pct"/>
            <w:vAlign w:val="center"/>
          </w:tcPr>
          <w:p w:rsidR="00951618" w:rsidRDefault="00951618" w:rsidP="00951618">
            <w:pPr>
              <w:pStyle w:val="TABLECONTENT"/>
              <w:rPr>
                <w:lang w:eastAsia="ru-RU"/>
              </w:rPr>
            </w:pPr>
            <w:r w:rsidRPr="00D0505A">
              <w:t>Результирующий завод рабочего места операции инструкции</w:t>
            </w:r>
          </w:p>
        </w:tc>
      </w:tr>
    </w:tbl>
    <w:p w:rsidR="00823851" w:rsidRDefault="00823851" w:rsidP="00823851">
      <w:pPr>
        <w:rPr>
          <w:rFonts w:cs="Arial"/>
          <w:color w:val="000000"/>
        </w:rPr>
      </w:pPr>
      <w:r w:rsidRPr="00D0505A">
        <w:rPr>
          <w:rFonts w:cs="Arial"/>
          <w:color w:val="000000"/>
        </w:rPr>
        <w:t>В рамках проекта предполагается использование иерархии рабочих мест. Принцип ведения иерархии рабочих мест представлен в КД «</w:t>
      </w:r>
      <w:r w:rsidR="001710A8">
        <w:rPr>
          <w:rFonts w:cs="Arial"/>
          <w:color w:val="000000"/>
        </w:rPr>
        <w:t>ERP.</w:t>
      </w:r>
      <w:r w:rsidR="000B519E">
        <w:rPr>
          <w:rFonts w:cs="Arial"/>
          <w:color w:val="000000"/>
        </w:rPr>
        <w:t>4.6.1.2.</w:t>
      </w:r>
      <w:r w:rsidRPr="00D0505A">
        <w:rPr>
          <w:rFonts w:cs="Arial"/>
          <w:color w:val="000000"/>
        </w:rPr>
        <w:t>7.PM.КД Управление основными данными по направлению ТОиР».</w:t>
      </w:r>
    </w:p>
    <w:p w:rsidR="00F759CE" w:rsidRPr="00D0505A" w:rsidRDefault="00F759CE" w:rsidP="00F759CE">
      <w:pPr>
        <w:pStyle w:val="3"/>
        <w:rPr>
          <w:rFonts w:cs="Arial"/>
        </w:rPr>
      </w:pPr>
      <w:bookmarkStart w:id="1283" w:name="_Toc65846428"/>
      <w:r w:rsidRPr="00D0505A">
        <w:rPr>
          <w:rFonts w:cs="Arial"/>
        </w:rPr>
        <w:t>П</w:t>
      </w:r>
      <w:r>
        <w:rPr>
          <w:rFonts w:cs="Arial"/>
        </w:rPr>
        <w:t>ланирование заказов ТОРО с длительным сроком поставки</w:t>
      </w:r>
      <w:bookmarkEnd w:id="1283"/>
    </w:p>
    <w:p w:rsidR="00AD45E7" w:rsidRPr="0008443E" w:rsidRDefault="00C753D4" w:rsidP="0008443E">
      <w:pPr>
        <w:spacing w:after="240" w:line="276" w:lineRule="auto"/>
        <w:rPr>
          <w:rFonts w:cs="Arial"/>
        </w:rPr>
      </w:pPr>
      <w:r w:rsidRPr="0008443E">
        <w:rPr>
          <w:rFonts w:cs="Arial"/>
        </w:rPr>
        <w:t xml:space="preserve">В рамках подготовки </w:t>
      </w:r>
      <w:r w:rsidR="00624268" w:rsidRPr="0008443E">
        <w:rPr>
          <w:rFonts w:cs="Arial"/>
        </w:rPr>
        <w:t xml:space="preserve">годовой программы воздействий на ПА существует возможность </w:t>
      </w:r>
      <w:r w:rsidR="00E83EAF" w:rsidRPr="0008443E">
        <w:rPr>
          <w:rFonts w:cs="Arial"/>
        </w:rPr>
        <w:t>формирования СПП-элементов и утверждения лимитов до окончания процесса утверждения годовой программы воз</w:t>
      </w:r>
      <w:r w:rsidR="009E3E43">
        <w:rPr>
          <w:rFonts w:cs="Arial"/>
        </w:rPr>
        <w:tab/>
      </w:r>
      <w:r w:rsidR="00E83EAF" w:rsidRPr="0008443E">
        <w:rPr>
          <w:rFonts w:cs="Arial"/>
        </w:rPr>
        <w:t>действий.</w:t>
      </w:r>
    </w:p>
    <w:p w:rsidR="00A1682D" w:rsidRDefault="00E83EAF" w:rsidP="0008443E">
      <w:pPr>
        <w:spacing w:after="240" w:line="276" w:lineRule="auto"/>
        <w:rPr>
          <w:rFonts w:cs="Arial"/>
        </w:rPr>
      </w:pPr>
      <w:r w:rsidRPr="0008443E">
        <w:rPr>
          <w:rFonts w:cs="Arial"/>
        </w:rPr>
        <w:t xml:space="preserve">Для этого существует возможность создать заказ </w:t>
      </w:r>
      <w:commentRangeStart w:id="1284"/>
      <w:r w:rsidRPr="0008443E">
        <w:rPr>
          <w:rFonts w:cs="Arial"/>
        </w:rPr>
        <w:t>ТОРО вида «AVS1</w:t>
      </w:r>
      <w:r w:rsidR="00E767DA">
        <w:rPr>
          <w:rFonts w:cs="Arial"/>
        </w:rPr>
        <w:t xml:space="preserve"> </w:t>
      </w:r>
      <w:commentRangeEnd w:id="1284"/>
      <w:r w:rsidR="006A6D48">
        <w:rPr>
          <w:rStyle w:val="aff5"/>
        </w:rPr>
        <w:commentReference w:id="1284"/>
      </w:r>
      <w:ins w:id="1285" w:author="Киселев Юрий Валерьевич" w:date="2022-03-24T17:07:00Z">
        <w:r w:rsidR="001568C2" w:rsidRPr="001568C2">
          <w:rPr>
            <w:rFonts w:cs="Arial"/>
          </w:rPr>
          <w:t>ТОРО по Дефектной ведомости</w:t>
        </w:r>
      </w:ins>
      <w:r w:rsidRPr="0008443E">
        <w:rPr>
          <w:rFonts w:cs="Arial"/>
        </w:rPr>
        <w:t>» с длительным сроком поставки МТР и присвоить его соответствующему СПП-элементу.</w:t>
      </w:r>
      <w:r w:rsidR="00F83BD4" w:rsidRPr="0008443E">
        <w:rPr>
          <w:rFonts w:cs="Arial"/>
        </w:rPr>
        <w:t xml:space="preserve"> После утверждения лимита по СПП-элементу и отдельного согласования заказа ТОРО в рамках существующей статусной схемы заказу ТОРО присваивается соответствующий статус для закупки и </w:t>
      </w:r>
      <w:r w:rsidR="00303AE5">
        <w:rPr>
          <w:rFonts w:cs="Arial"/>
        </w:rPr>
        <w:t xml:space="preserve">автоматически </w:t>
      </w:r>
      <w:r w:rsidR="004105C2">
        <w:rPr>
          <w:rFonts w:cs="Arial"/>
        </w:rPr>
        <w:t xml:space="preserve">(с помощью разработки </w:t>
      </w:r>
      <w:r w:rsidR="004105C2">
        <w:rPr>
          <w:rFonts w:cs="Arial"/>
          <w:lang w:val="en-US"/>
        </w:rPr>
        <w:t>PM</w:t>
      </w:r>
      <w:r w:rsidR="004105C2" w:rsidRPr="009721BA">
        <w:rPr>
          <w:rFonts w:cs="Arial"/>
        </w:rPr>
        <w:t>46</w:t>
      </w:r>
      <w:r w:rsidR="004105C2">
        <w:rPr>
          <w:rFonts w:cs="Arial"/>
        </w:rPr>
        <w:t xml:space="preserve">) </w:t>
      </w:r>
      <w:r w:rsidR="00303AE5">
        <w:rPr>
          <w:rFonts w:cs="Arial"/>
        </w:rPr>
        <w:t xml:space="preserve">создается потребность в </w:t>
      </w:r>
      <w:r w:rsidR="00F83BD4" w:rsidRPr="0008443E">
        <w:rPr>
          <w:rFonts w:cs="Arial"/>
        </w:rPr>
        <w:t>МТР</w:t>
      </w:r>
      <w:r w:rsidR="00303AE5">
        <w:rPr>
          <w:rFonts w:cs="Arial"/>
        </w:rPr>
        <w:t xml:space="preserve"> и услугах для передачи в процессы закупки.</w:t>
      </w:r>
    </w:p>
    <w:p w:rsidR="00E83EAF" w:rsidRPr="0008443E" w:rsidRDefault="00A1682D" w:rsidP="0008443E">
      <w:pPr>
        <w:spacing w:after="240" w:line="276" w:lineRule="auto"/>
        <w:rPr>
          <w:rFonts w:cs="Arial"/>
        </w:rPr>
      </w:pPr>
      <w:r>
        <w:rPr>
          <w:rFonts w:cs="Arial"/>
        </w:rPr>
        <w:t>Более подробно согласование бюджета на СПП-элементе с длительным сроком поставки описано в КД</w:t>
      </w:r>
      <w:r w:rsidR="00F83BD4" w:rsidRPr="0008443E">
        <w:rPr>
          <w:rFonts w:cs="Arial"/>
        </w:rPr>
        <w:t xml:space="preserve"> </w:t>
      </w:r>
      <w:r w:rsidR="00EF21CD" w:rsidRPr="00777793">
        <w:rPr>
          <w:color w:val="000000"/>
          <w:szCs w:val="20"/>
          <w:lang w:eastAsia="ru-RU"/>
        </w:rPr>
        <w:t>«</w:t>
      </w:r>
      <w:r w:rsidR="001710A8">
        <w:rPr>
          <w:color w:val="000000"/>
          <w:szCs w:val="20"/>
          <w:lang w:eastAsia="ru-RU"/>
        </w:rPr>
        <w:t>ERP.</w:t>
      </w:r>
      <w:r w:rsidR="000B519E">
        <w:rPr>
          <w:color w:val="000000"/>
          <w:szCs w:val="20"/>
          <w:lang w:eastAsia="ru-RU"/>
        </w:rPr>
        <w:t>4.6.1.2.</w:t>
      </w:r>
      <w:r w:rsidR="00EF21CD" w:rsidRPr="00777793">
        <w:rPr>
          <w:color w:val="000000"/>
          <w:szCs w:val="20"/>
          <w:lang w:eastAsia="ru-RU"/>
        </w:rPr>
        <w:t>51.PM.КД Формирование и управление бюджетами ТОиР»</w:t>
      </w:r>
    </w:p>
    <w:p w:rsidR="0008443E" w:rsidRDefault="0008443E" w:rsidP="0008443E">
      <w:pPr>
        <w:spacing w:after="240" w:line="276" w:lineRule="auto"/>
        <w:rPr>
          <w:rFonts w:cs="Arial"/>
        </w:rPr>
      </w:pPr>
      <w:r w:rsidRPr="007008A3">
        <w:rPr>
          <w:rFonts w:cs="Arial"/>
        </w:rPr>
        <w:t>Сформированные по результатам потребности передаются в закупку</w:t>
      </w:r>
      <w:r>
        <w:rPr>
          <w:rFonts w:cs="Arial"/>
        </w:rPr>
        <w:t xml:space="preserve"> (процессы ПП-10.03.04-ERP Оперативное планирование обеспечения, ПП-10.04.03.01</w:t>
      </w:r>
      <w:r w:rsidRPr="007008A3">
        <w:rPr>
          <w:rFonts w:cs="Arial"/>
        </w:rPr>
        <w:t xml:space="preserve"> </w:t>
      </w:r>
      <w:r>
        <w:rPr>
          <w:rFonts w:cs="Arial"/>
        </w:rPr>
        <w:t>Выполнение закупки) и не доступны для корректировки до наступления корректировки оперативного (месячного, недельного) плана-графика воздействий на ПА.</w:t>
      </w:r>
    </w:p>
    <w:p w:rsidR="00635A11" w:rsidRDefault="00635A11">
      <w:pPr>
        <w:pStyle w:val="3"/>
      </w:pPr>
      <w:r>
        <w:t>Особенности реализации требований по формированию документов лот на закупку услуг ТОиР</w:t>
      </w:r>
    </w:p>
    <w:p w:rsidR="00635A11" w:rsidRPr="00554843" w:rsidRDefault="00635A11" w:rsidP="008767CC">
      <w:r>
        <w:t>В рамках р</w:t>
      </w:r>
      <w:del w:id="1286" w:author="polyus\ablakovab" w:date="2022-04-15T18:28:00Z">
        <w:r w:rsidR="009E3E43" w:rsidDel="00F10324">
          <w:tab/>
        </w:r>
      </w:del>
      <w:r>
        <w:t>азработки PM215</w:t>
      </w:r>
      <w:r w:rsidRPr="008767CC">
        <w:t xml:space="preserve"> </w:t>
      </w:r>
      <w:r>
        <w:t xml:space="preserve">«АРМ управления лотами на закупку услуг </w:t>
      </w:r>
      <w:r w:rsidRPr="00635A11">
        <w:t>ТОиР</w:t>
      </w:r>
      <w:r>
        <w:t>» были реализованы следующие требования к процессу:</w:t>
      </w:r>
    </w:p>
    <w:p w:rsidR="00635A11" w:rsidRPr="00635A11" w:rsidRDefault="00635A11" w:rsidP="00635A11">
      <w:pPr>
        <w:tabs>
          <w:tab w:val="clear" w:pos="567"/>
        </w:tabs>
        <w:ind w:firstLine="0"/>
        <w:jc w:val="left"/>
        <w:rPr>
          <w:rFonts w:cs="Arial"/>
          <w:color w:val="000000" w:themeColor="text1"/>
          <w:szCs w:val="24"/>
          <w:lang w:eastAsia="ru-RU"/>
        </w:rPr>
      </w:pPr>
      <w:bookmarkStart w:id="1287" w:name="_Hlk88147461"/>
      <w:r w:rsidRPr="00635A11">
        <w:rPr>
          <w:rFonts w:asciiTheme="minorHAnsi" w:hAnsiTheme="minorHAnsi"/>
          <w:noProof/>
          <w:color w:val="000000" w:themeColor="text1"/>
          <w:sz w:val="22"/>
          <w:lang w:eastAsia="ru-RU"/>
        </w:rPr>
        <w:drawing>
          <wp:inline distT="0" distB="0" distL="0" distR="0" wp14:anchorId="1F7D892F" wp14:editId="72089F24">
            <wp:extent cx="5892800" cy="37211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92800" cy="3721100"/>
                    </a:xfrm>
                    <a:prstGeom prst="rect">
                      <a:avLst/>
                    </a:prstGeom>
                    <a:noFill/>
                    <a:ln>
                      <a:noFill/>
                    </a:ln>
                  </pic:spPr>
                </pic:pic>
              </a:graphicData>
            </a:graphic>
          </wp:inline>
        </w:drawing>
      </w:r>
    </w:p>
    <w:p w:rsidR="00635A11" w:rsidRPr="00635A11" w:rsidRDefault="00635A11" w:rsidP="00635A11">
      <w:pPr>
        <w:tabs>
          <w:tab w:val="clear" w:pos="567"/>
        </w:tabs>
        <w:ind w:firstLine="0"/>
        <w:jc w:val="left"/>
        <w:rPr>
          <w:rFonts w:cs="Arial"/>
          <w:color w:val="000000" w:themeColor="text1"/>
          <w:szCs w:val="24"/>
          <w:lang w:eastAsia="ru-RU"/>
        </w:rPr>
      </w:pPr>
    </w:p>
    <w:p w:rsidR="00635A11" w:rsidRPr="00635A11" w:rsidRDefault="00635A11" w:rsidP="00635A11">
      <w:pPr>
        <w:tabs>
          <w:tab w:val="clear" w:pos="567"/>
        </w:tabs>
        <w:ind w:firstLine="0"/>
        <w:rPr>
          <w:rFonts w:cs="Arial"/>
          <w:color w:val="000000" w:themeColor="text1"/>
          <w:szCs w:val="24"/>
        </w:rPr>
      </w:pPr>
    </w:p>
    <w:p w:rsidR="00635A11" w:rsidRPr="00635A11" w:rsidRDefault="00635A11" w:rsidP="00635A11">
      <w:pPr>
        <w:tabs>
          <w:tab w:val="clear" w:pos="567"/>
        </w:tabs>
        <w:ind w:firstLine="0"/>
        <w:rPr>
          <w:rFonts w:cs="Arial"/>
          <w:color w:val="000000" w:themeColor="text1"/>
          <w:szCs w:val="24"/>
        </w:rPr>
      </w:pPr>
      <w:r w:rsidRPr="00635A11">
        <w:rPr>
          <w:rFonts w:cs="Arial"/>
          <w:color w:val="000000" w:themeColor="text1"/>
          <w:szCs w:val="24"/>
        </w:rPr>
        <w:t>Требования от блока МТО:</w:t>
      </w:r>
    </w:p>
    <w:p w:rsidR="00635A11" w:rsidRPr="008767CC" w:rsidRDefault="00635A11" w:rsidP="008767CC">
      <w:pPr>
        <w:pStyle w:val="afa"/>
        <w:numPr>
          <w:ilvl w:val="0"/>
          <w:numId w:val="122"/>
        </w:numPr>
        <w:tabs>
          <w:tab w:val="clear" w:pos="567"/>
        </w:tabs>
        <w:spacing w:after="160" w:line="259" w:lineRule="auto"/>
        <w:jc w:val="left"/>
        <w:rPr>
          <w:rFonts w:cs="Arial"/>
          <w:color w:val="000000" w:themeColor="text1"/>
          <w:szCs w:val="24"/>
        </w:rPr>
      </w:pPr>
      <w:r w:rsidRPr="008767CC">
        <w:rPr>
          <w:rFonts w:cs="Arial"/>
          <w:color w:val="000000" w:themeColor="text1"/>
          <w:szCs w:val="24"/>
        </w:rPr>
        <w:t>Стратегия деблокирования</w:t>
      </w:r>
      <w:r w:rsidR="0030640D" w:rsidRPr="008767CC">
        <w:rPr>
          <w:rFonts w:cs="Arial"/>
          <w:color w:val="000000" w:themeColor="text1"/>
          <w:szCs w:val="24"/>
        </w:rPr>
        <w:t xml:space="preserve"> сводной заявки: должна соответствова</w:t>
      </w:r>
      <w:r w:rsidRPr="008767CC">
        <w:rPr>
          <w:rFonts w:cs="Arial"/>
          <w:color w:val="000000" w:themeColor="text1"/>
          <w:szCs w:val="24"/>
        </w:rPr>
        <w:t>ть общей стратег</w:t>
      </w:r>
      <w:r w:rsidR="0030640D" w:rsidRPr="008767CC">
        <w:rPr>
          <w:rFonts w:cs="Arial"/>
          <w:color w:val="000000" w:themeColor="text1"/>
          <w:szCs w:val="24"/>
        </w:rPr>
        <w:t>ии по услугам: Планировщик-&gt;Руководите</w:t>
      </w:r>
      <w:r w:rsidRPr="008767CC">
        <w:rPr>
          <w:rFonts w:cs="Arial"/>
          <w:color w:val="000000" w:themeColor="text1"/>
          <w:szCs w:val="24"/>
        </w:rPr>
        <w:t>ль планировщика-&gt;Сток</w:t>
      </w:r>
      <w:r w:rsidR="0030640D" w:rsidRPr="008767CC">
        <w:rPr>
          <w:rFonts w:cs="Arial"/>
          <w:color w:val="000000" w:themeColor="text1"/>
          <w:szCs w:val="24"/>
        </w:rPr>
        <w:t xml:space="preserve"> контролер</w:t>
      </w:r>
      <w:r w:rsidRPr="008767CC">
        <w:rPr>
          <w:rFonts w:cs="Arial"/>
          <w:color w:val="000000" w:themeColor="text1"/>
          <w:szCs w:val="24"/>
        </w:rPr>
        <w:t>-&gt;Закупщик</w:t>
      </w:r>
      <w:r w:rsidR="0030640D" w:rsidRPr="008767CC">
        <w:rPr>
          <w:rFonts w:cs="Arial"/>
          <w:color w:val="000000" w:themeColor="text1"/>
          <w:szCs w:val="24"/>
        </w:rPr>
        <w:t>;</w:t>
      </w:r>
    </w:p>
    <w:p w:rsidR="00635A11" w:rsidRPr="008767CC" w:rsidRDefault="00635A11" w:rsidP="008767CC">
      <w:pPr>
        <w:pStyle w:val="afa"/>
        <w:numPr>
          <w:ilvl w:val="0"/>
          <w:numId w:val="122"/>
        </w:numPr>
        <w:tabs>
          <w:tab w:val="clear" w:pos="567"/>
        </w:tabs>
        <w:spacing w:after="160" w:line="259" w:lineRule="auto"/>
        <w:jc w:val="left"/>
        <w:rPr>
          <w:rFonts w:cs="Arial"/>
          <w:color w:val="000000" w:themeColor="text1"/>
          <w:szCs w:val="24"/>
        </w:rPr>
      </w:pPr>
      <w:r w:rsidRPr="008767CC">
        <w:rPr>
          <w:rFonts w:cs="Arial"/>
          <w:color w:val="000000" w:themeColor="text1"/>
          <w:szCs w:val="24"/>
        </w:rPr>
        <w:t>DMS-Документ с ТЗ должен быть доступен к просмотру из сводной заявки</w:t>
      </w:r>
      <w:r w:rsidR="0030640D" w:rsidRPr="008767CC">
        <w:rPr>
          <w:rFonts w:cs="Arial"/>
          <w:color w:val="000000" w:themeColor="text1"/>
          <w:szCs w:val="24"/>
        </w:rPr>
        <w:t>;</w:t>
      </w:r>
    </w:p>
    <w:p w:rsidR="00635A11" w:rsidRPr="008767CC" w:rsidRDefault="00635A11" w:rsidP="008767CC">
      <w:pPr>
        <w:pStyle w:val="afa"/>
        <w:numPr>
          <w:ilvl w:val="0"/>
          <w:numId w:val="122"/>
        </w:numPr>
        <w:tabs>
          <w:tab w:val="clear" w:pos="567"/>
        </w:tabs>
        <w:spacing w:after="160" w:line="259" w:lineRule="auto"/>
        <w:jc w:val="left"/>
        <w:rPr>
          <w:rFonts w:cs="Arial"/>
          <w:color w:val="000000" w:themeColor="text1"/>
          <w:szCs w:val="24"/>
        </w:rPr>
      </w:pPr>
      <w:r w:rsidRPr="008767CC">
        <w:rPr>
          <w:rFonts w:cs="Arial"/>
          <w:color w:val="000000" w:themeColor="text1"/>
          <w:szCs w:val="24"/>
        </w:rPr>
        <w:t>После дебл</w:t>
      </w:r>
      <w:r w:rsidR="0030640D" w:rsidRPr="008767CC">
        <w:rPr>
          <w:rFonts w:cs="Arial"/>
          <w:color w:val="000000" w:themeColor="text1"/>
          <w:szCs w:val="24"/>
        </w:rPr>
        <w:t>окирования сводной заявки сток контролером</w:t>
      </w:r>
      <w:r w:rsidRPr="008767CC">
        <w:rPr>
          <w:rFonts w:cs="Arial"/>
          <w:color w:val="000000" w:themeColor="text1"/>
          <w:szCs w:val="24"/>
        </w:rPr>
        <w:t>, заявка и лот блокируется к изменениям</w:t>
      </w:r>
      <w:r w:rsidR="0030640D" w:rsidRPr="008767CC">
        <w:rPr>
          <w:rFonts w:cs="Arial"/>
          <w:color w:val="000000" w:themeColor="text1"/>
          <w:szCs w:val="24"/>
        </w:rPr>
        <w:t>;</w:t>
      </w:r>
    </w:p>
    <w:p w:rsidR="00635A11" w:rsidRPr="008767CC" w:rsidRDefault="00635A11" w:rsidP="008767CC">
      <w:pPr>
        <w:pStyle w:val="afa"/>
        <w:numPr>
          <w:ilvl w:val="0"/>
          <w:numId w:val="122"/>
        </w:numPr>
        <w:tabs>
          <w:tab w:val="clear" w:pos="567"/>
        </w:tabs>
        <w:spacing w:after="160" w:line="259" w:lineRule="auto"/>
        <w:jc w:val="left"/>
        <w:rPr>
          <w:rFonts w:cs="Arial"/>
          <w:color w:val="000000" w:themeColor="text1"/>
          <w:szCs w:val="24"/>
        </w:rPr>
      </w:pPr>
      <w:r w:rsidRPr="008767CC">
        <w:rPr>
          <w:rFonts w:cs="Arial"/>
          <w:color w:val="000000" w:themeColor="text1"/>
          <w:szCs w:val="24"/>
        </w:rPr>
        <w:t>Сводная заявка не проходит лимитный контроль</w:t>
      </w:r>
      <w:r w:rsidR="0030640D" w:rsidRPr="008767CC">
        <w:rPr>
          <w:rFonts w:cs="Arial"/>
          <w:color w:val="000000" w:themeColor="text1"/>
          <w:szCs w:val="24"/>
        </w:rPr>
        <w:t>;</w:t>
      </w:r>
    </w:p>
    <w:p w:rsidR="00635A11" w:rsidRPr="008767CC" w:rsidDel="00D64468" w:rsidRDefault="00635A11">
      <w:pPr>
        <w:pStyle w:val="afa"/>
        <w:numPr>
          <w:ilvl w:val="0"/>
          <w:numId w:val="122"/>
        </w:numPr>
        <w:tabs>
          <w:tab w:val="clear" w:pos="567"/>
        </w:tabs>
        <w:spacing w:after="160" w:line="259" w:lineRule="auto"/>
        <w:ind w:firstLine="0"/>
        <w:jc w:val="left"/>
        <w:rPr>
          <w:del w:id="1288" w:author="polyus\ablakovab" w:date="2022-04-15T18:29:00Z"/>
          <w:rFonts w:cs="Arial"/>
          <w:color w:val="000000" w:themeColor="text1"/>
          <w:szCs w:val="24"/>
        </w:rPr>
        <w:pPrChange w:id="1289" w:author="polyus\ablakovab" w:date="2022-04-15T18:29:00Z">
          <w:pPr>
            <w:pStyle w:val="afa"/>
            <w:numPr>
              <w:numId w:val="122"/>
            </w:numPr>
            <w:tabs>
              <w:tab w:val="clear" w:pos="567"/>
            </w:tabs>
            <w:spacing w:after="160" w:line="259" w:lineRule="auto"/>
            <w:ind w:left="1428" w:hanging="360"/>
            <w:jc w:val="left"/>
          </w:pPr>
        </w:pPrChange>
      </w:pPr>
      <w:r w:rsidRPr="00D64468">
        <w:rPr>
          <w:rFonts w:cs="Arial"/>
          <w:color w:val="000000" w:themeColor="text1"/>
          <w:szCs w:val="24"/>
        </w:rPr>
        <w:t>В лот включаются созданные ТОРО-заказы на ближайший год и планы ТОРО на 2,3 год. Таким образом, лот и сводная заявка могут включать объем на 3-года</w:t>
      </w:r>
      <w:r w:rsidR="0030640D" w:rsidRPr="00D64468">
        <w:rPr>
          <w:rFonts w:cs="Arial"/>
          <w:color w:val="000000" w:themeColor="text1"/>
          <w:szCs w:val="24"/>
        </w:rPr>
        <w:t>.</w:t>
      </w:r>
    </w:p>
    <w:p w:rsidR="00635A11" w:rsidRPr="00D64468" w:rsidDel="00D64468" w:rsidRDefault="00635A11">
      <w:pPr>
        <w:tabs>
          <w:tab w:val="clear" w:pos="567"/>
        </w:tabs>
        <w:spacing w:after="160" w:line="259" w:lineRule="auto"/>
        <w:ind w:left="1428" w:firstLine="0"/>
        <w:jc w:val="left"/>
        <w:rPr>
          <w:del w:id="1290" w:author="polyus\ablakovab" w:date="2022-04-15T18:29:00Z"/>
          <w:rFonts w:cs="Arial"/>
          <w:color w:val="000000" w:themeColor="text1"/>
          <w:szCs w:val="24"/>
          <w:lang w:eastAsia="ru-RU"/>
          <w:rPrChange w:id="1291" w:author="polyus\ablakovab" w:date="2022-04-15T18:29:00Z">
            <w:rPr>
              <w:del w:id="1292" w:author="polyus\ablakovab" w:date="2022-04-15T18:29:00Z"/>
              <w:lang w:eastAsia="ru-RU"/>
            </w:rPr>
          </w:rPrChange>
        </w:rPr>
        <w:pPrChange w:id="1293" w:author="polyus\ablakovab" w:date="2022-04-15T18:29:00Z">
          <w:pPr>
            <w:tabs>
              <w:tab w:val="clear" w:pos="567"/>
            </w:tabs>
            <w:ind w:firstLine="0"/>
            <w:jc w:val="left"/>
          </w:pPr>
        </w:pPrChange>
      </w:pPr>
    </w:p>
    <w:p w:rsidR="00635A11" w:rsidRPr="00635A11" w:rsidDel="00D64468" w:rsidRDefault="00635A11" w:rsidP="00635A11">
      <w:pPr>
        <w:tabs>
          <w:tab w:val="clear" w:pos="567"/>
        </w:tabs>
        <w:ind w:firstLine="0"/>
        <w:jc w:val="left"/>
        <w:rPr>
          <w:del w:id="1294" w:author="polyus\ablakovab" w:date="2022-04-15T18:29:00Z"/>
          <w:rFonts w:cs="Arial"/>
          <w:color w:val="000000" w:themeColor="text1"/>
          <w:szCs w:val="24"/>
          <w:lang w:eastAsia="ru-RU"/>
        </w:rPr>
      </w:pPr>
    </w:p>
    <w:p w:rsidR="00635A11" w:rsidRPr="00635A11" w:rsidDel="00D64468" w:rsidRDefault="00635A11" w:rsidP="00635A11">
      <w:pPr>
        <w:tabs>
          <w:tab w:val="clear" w:pos="567"/>
        </w:tabs>
        <w:ind w:firstLine="0"/>
        <w:jc w:val="left"/>
        <w:rPr>
          <w:del w:id="1295" w:author="polyus\ablakovab" w:date="2022-04-15T18:30:00Z"/>
          <w:rFonts w:ascii="Times New Roman" w:hAnsi="Times New Roman"/>
          <w:color w:val="000000" w:themeColor="text1"/>
          <w:szCs w:val="24"/>
          <w:lang w:eastAsia="ru-RU"/>
        </w:rPr>
      </w:pPr>
      <w:r w:rsidRPr="00635A11">
        <w:rPr>
          <w:rFonts w:cs="Arial"/>
          <w:color w:val="000000" w:themeColor="text1"/>
          <w:szCs w:val="24"/>
          <w:lang w:eastAsia="ru-RU"/>
        </w:rPr>
        <w:t>Детальные требования:</w:t>
      </w:r>
    </w:p>
    <w:p w:rsidR="0030640D" w:rsidRDefault="00635A11">
      <w:pPr>
        <w:tabs>
          <w:tab w:val="clear" w:pos="567"/>
        </w:tabs>
        <w:ind w:firstLine="0"/>
        <w:jc w:val="left"/>
        <w:rPr>
          <w:rFonts w:ascii="Times New Roman" w:hAnsi="Times New Roman"/>
          <w:color w:val="000000" w:themeColor="text1"/>
          <w:szCs w:val="24"/>
          <w:lang w:eastAsia="ru-RU"/>
        </w:rPr>
      </w:pPr>
      <w:del w:id="1296" w:author="polyus\ablakovab" w:date="2022-04-15T18:30:00Z">
        <w:r w:rsidRPr="00635A11" w:rsidDel="00D64468">
          <w:rPr>
            <w:rFonts w:cs="Arial"/>
            <w:color w:val="000000" w:themeColor="text1"/>
            <w:szCs w:val="24"/>
            <w:lang w:eastAsia="ru-RU"/>
          </w:rPr>
          <w:delText> </w:delText>
        </w:r>
      </w:del>
    </w:p>
    <w:p w:rsidR="00B55FFF" w:rsidRPr="00554843" w:rsidRDefault="00B55FFF" w:rsidP="008767CC">
      <w:pPr>
        <w:pStyle w:val="4"/>
        <w:numPr>
          <w:ilvl w:val="3"/>
          <w:numId w:val="120"/>
        </w:numPr>
      </w:pPr>
      <w:r w:rsidRPr="008767CC">
        <w:rPr>
          <w:bCs/>
          <w:color w:val="000000" w:themeColor="text1"/>
          <w:sz w:val="20"/>
          <w:szCs w:val="20"/>
          <w:lang w:eastAsia="ru-RU"/>
        </w:rPr>
        <w:t>К документу «Лот на закупку услуг ТОиР»:</w:t>
      </w:r>
    </w:p>
    <w:p w:rsidR="00635A11" w:rsidRPr="008767CC" w:rsidRDefault="00B55FFF" w:rsidP="008767CC">
      <w:pPr>
        <w:tabs>
          <w:tab w:val="clear" w:pos="567"/>
        </w:tabs>
        <w:ind w:firstLine="709"/>
        <w:jc w:val="left"/>
        <w:rPr>
          <w:rFonts w:ascii="Times New Roman" w:hAnsi="Times New Roman"/>
          <w:color w:val="000000" w:themeColor="text1"/>
          <w:szCs w:val="24"/>
          <w:lang w:eastAsia="ru-RU"/>
        </w:rPr>
      </w:pPr>
      <w:r w:rsidRPr="00B55FFF">
        <w:rPr>
          <w:rFonts w:cs="Arial"/>
          <w:b/>
          <w:bCs/>
          <w:color w:val="000000" w:themeColor="text1"/>
          <w:szCs w:val="24"/>
          <w:lang w:eastAsia="ru-RU"/>
        </w:rPr>
        <w:t xml:space="preserve"> </w:t>
      </w:r>
      <w:r>
        <w:rPr>
          <w:rFonts w:cs="Arial"/>
          <w:b/>
          <w:bCs/>
          <w:color w:val="000000" w:themeColor="text1"/>
          <w:szCs w:val="24"/>
          <w:lang w:eastAsia="ru-RU"/>
        </w:rPr>
        <w:tab/>
      </w:r>
    </w:p>
    <w:p w:rsidR="00635A11" w:rsidRPr="008767CC" w:rsidRDefault="00635A11" w:rsidP="008767CC">
      <w:pPr>
        <w:pStyle w:val="afa"/>
        <w:numPr>
          <w:ilvl w:val="0"/>
          <w:numId w:val="121"/>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Система должна позволять ведение документа «Лот на закупку услуг ТОиР» с возможностью использования отдельной статусной схемы, отдельного диапазона номеров, возможностью привязки к документу «Лот на закупку услуг ТОиР» заказов ТОРО, отзывов к планам предупредительного ТОРО, а также сопроводительной документации;</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1"/>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Статусная схема документа «Лот на закупку услуг ТОиР» должна состоять из следующих значений: Планируется, Лот согласован, Договор заключен (проставляется Вручную); + не порядковый статус «В корректировке».</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1"/>
        </w:numPr>
        <w:tabs>
          <w:tab w:val="clear" w:pos="567"/>
        </w:tabs>
        <w:rPr>
          <w:rFonts w:cs="Arial"/>
          <w:color w:val="000000" w:themeColor="text1"/>
          <w:szCs w:val="24"/>
          <w:lang w:eastAsia="ru-RU"/>
        </w:rPr>
      </w:pPr>
      <w:r w:rsidRPr="008767CC">
        <w:rPr>
          <w:rFonts w:cs="Arial"/>
          <w:color w:val="000000" w:themeColor="text1"/>
          <w:szCs w:val="24"/>
          <w:lang w:eastAsia="ru-RU"/>
        </w:rPr>
        <w:t xml:space="preserve">Состав атрибутов документа «Лот на закупку услуг ТОиР» должен включать следующие значения: </w:t>
      </w:r>
    </w:p>
    <w:p w:rsidR="00635A11" w:rsidRPr="008767CC" w:rsidRDefault="00635A11" w:rsidP="008767CC">
      <w:pPr>
        <w:pStyle w:val="afa"/>
        <w:numPr>
          <w:ilvl w:val="0"/>
          <w:numId w:val="125"/>
        </w:numPr>
        <w:tabs>
          <w:tab w:val="clear" w:pos="567"/>
        </w:tabs>
        <w:rPr>
          <w:rFonts w:cs="Arial"/>
          <w:color w:val="000000" w:themeColor="text1"/>
          <w:szCs w:val="24"/>
          <w:lang w:eastAsia="ru-RU"/>
        </w:rPr>
      </w:pPr>
      <w:r w:rsidRPr="008767CC">
        <w:rPr>
          <w:rFonts w:cs="Arial"/>
          <w:color w:val="000000" w:themeColor="text1"/>
          <w:szCs w:val="24"/>
          <w:lang w:eastAsia="ru-RU"/>
        </w:rPr>
        <w:t>БЕ,</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Планирующий завод,</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Период оказания закупаемой услуги (с, по),</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индикатор «Наличие ФТТ и/или ТЗ»,</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индикатор «Наличие проектной/рабочей документации»,</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 xml:space="preserve">Договор (документ типа Контракт), </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сводная трудоёмкость (ручной</w:t>
      </w:r>
      <w:r w:rsidR="00B55FFF">
        <w:rPr>
          <w:rFonts w:cs="Arial"/>
          <w:color w:val="000000" w:themeColor="text1"/>
          <w:szCs w:val="24"/>
          <w:lang w:eastAsia="ru-RU"/>
        </w:rPr>
        <w:tab/>
      </w:r>
      <w:r w:rsidRPr="008767CC">
        <w:rPr>
          <w:rFonts w:cs="Arial"/>
          <w:color w:val="000000" w:themeColor="text1"/>
          <w:szCs w:val="24"/>
          <w:lang w:eastAsia="ru-RU"/>
        </w:rPr>
        <w:t xml:space="preserve"> ввод),</w:t>
      </w:r>
    </w:p>
    <w:p w:rsidR="00635A11" w:rsidRPr="008767CC" w:rsidRDefault="00635A11" w:rsidP="008767CC">
      <w:pPr>
        <w:pStyle w:val="afa"/>
        <w:numPr>
          <w:ilvl w:val="0"/>
          <w:numId w:val="124"/>
        </w:numPr>
        <w:tabs>
          <w:tab w:val="clear" w:pos="567"/>
        </w:tabs>
        <w:rPr>
          <w:rFonts w:cs="Arial"/>
          <w:color w:val="000000" w:themeColor="text1"/>
          <w:szCs w:val="24"/>
          <w:lang w:eastAsia="ru-RU"/>
        </w:rPr>
      </w:pPr>
      <w:r w:rsidRPr="008767CC">
        <w:rPr>
          <w:rFonts w:cs="Arial"/>
          <w:color w:val="000000" w:themeColor="text1"/>
          <w:szCs w:val="24"/>
          <w:lang w:eastAsia="ru-RU"/>
        </w:rPr>
        <w:t>сводная стоимость (</w:t>
      </w:r>
      <w:r w:rsidRPr="008767CC">
        <w:rPr>
          <w:rFonts w:cs="Arial"/>
          <w:color w:val="000000" w:themeColor="text1"/>
          <w:szCs w:val="24"/>
        </w:rPr>
        <w:t>Ручной ввод, она идет в сводную заявку)</w:t>
      </w:r>
      <w:r w:rsidRPr="008767CC">
        <w:rPr>
          <w:rFonts w:cs="Arial"/>
          <w:color w:val="000000" w:themeColor="text1"/>
          <w:szCs w:val="24"/>
          <w:lang w:eastAsia="ru-RU"/>
        </w:rPr>
        <w:t>,</w:t>
      </w:r>
    </w:p>
    <w:p w:rsidR="00635A11" w:rsidRPr="008767CC" w:rsidRDefault="00635A11" w:rsidP="008767CC">
      <w:pPr>
        <w:pStyle w:val="afa"/>
        <w:numPr>
          <w:ilvl w:val="0"/>
          <w:numId w:val="124"/>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валюта сводной стоимости.</w:t>
      </w:r>
    </w:p>
    <w:p w:rsidR="00635A11" w:rsidRPr="00635A11" w:rsidRDefault="00635A11" w:rsidP="00635A11">
      <w:pPr>
        <w:tabs>
          <w:tab w:val="clear" w:pos="567"/>
        </w:tabs>
        <w:ind w:firstLine="0"/>
        <w:rPr>
          <w:rFonts w:cs="Arial"/>
          <w:color w:val="000000" w:themeColor="text1"/>
          <w:szCs w:val="24"/>
          <w:lang w:eastAsia="ru-RU"/>
        </w:rPr>
      </w:pPr>
      <w:r w:rsidRPr="00635A11">
        <w:rPr>
          <w:rFonts w:cs="Arial"/>
          <w:color w:val="000000" w:themeColor="text1"/>
          <w:szCs w:val="24"/>
          <w:lang w:eastAsia="ru-RU"/>
        </w:rPr>
        <w:t>Возможность редактирования всех полей осуществляется только на одном из статусов (нет сложных алгоритмов и зависимостей от отображения других полей и проч. Зависимость только от статуса (настройка).</w:t>
      </w:r>
    </w:p>
    <w:p w:rsidR="00635A11" w:rsidRPr="00635A11" w:rsidRDefault="00635A11" w:rsidP="00635A11">
      <w:pPr>
        <w:tabs>
          <w:tab w:val="clear" w:pos="567"/>
        </w:tabs>
        <w:ind w:firstLine="0"/>
        <w:rPr>
          <w:rFonts w:cs="Arial"/>
          <w:color w:val="000000" w:themeColor="text1"/>
          <w:szCs w:val="24"/>
          <w:lang w:eastAsia="ru-RU"/>
        </w:rPr>
      </w:pPr>
    </w:p>
    <w:p w:rsidR="00635A11" w:rsidRPr="00635A11" w:rsidRDefault="00635A11" w:rsidP="00635A11">
      <w:pPr>
        <w:tabs>
          <w:tab w:val="clear" w:pos="567"/>
        </w:tabs>
        <w:ind w:firstLine="0"/>
        <w:rPr>
          <w:rFonts w:cs="Arial"/>
          <w:color w:val="000000" w:themeColor="text1"/>
          <w:szCs w:val="24"/>
          <w:lang w:eastAsia="ru-RU"/>
        </w:rPr>
      </w:pPr>
      <w:r w:rsidRPr="00635A11">
        <w:rPr>
          <w:rFonts w:cs="Arial"/>
          <w:color w:val="000000" w:themeColor="text1"/>
          <w:szCs w:val="24"/>
          <w:lang w:eastAsia="ru-RU"/>
        </w:rPr>
        <w:t>Лот формируется только на одну услугу (ЕК МТР).</w:t>
      </w:r>
    </w:p>
    <w:p w:rsidR="00635A11" w:rsidRPr="00635A11" w:rsidRDefault="00635A11" w:rsidP="00635A11">
      <w:pPr>
        <w:tabs>
          <w:tab w:val="clear" w:pos="567"/>
        </w:tabs>
        <w:ind w:firstLine="0"/>
        <w:rPr>
          <w:rFonts w:ascii="Times New Roman" w:hAnsi="Times New Roman"/>
          <w:color w:val="000000" w:themeColor="text1"/>
          <w:szCs w:val="24"/>
          <w:lang w:eastAsia="ru-RU"/>
        </w:rPr>
      </w:pP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При работе с документами «Лот на закупку услуг ТОиР» должны быть реализованы следующие проверки:</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заказ ТОРО может быть включен только в один документ «Лот на закупку услуг ТОиР»;</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xml:space="preserve">- </w:t>
      </w:r>
      <w:commentRangeStart w:id="1297"/>
      <w:r w:rsidRPr="00635A11">
        <w:rPr>
          <w:rFonts w:cs="Arial"/>
          <w:color w:val="000000" w:themeColor="text1"/>
          <w:szCs w:val="24"/>
          <w:lang w:eastAsia="ru-RU"/>
        </w:rPr>
        <w:t>позиция к плану предупредительного ТОРО может быть включена только в один до</w:t>
      </w:r>
      <w:r w:rsidR="007D30F6">
        <w:rPr>
          <w:rFonts w:cs="Arial"/>
          <w:color w:val="000000" w:themeColor="text1"/>
          <w:szCs w:val="24"/>
          <w:lang w:eastAsia="ru-RU"/>
        </w:rPr>
        <w:tab/>
      </w:r>
      <w:r w:rsidRPr="00635A11">
        <w:rPr>
          <w:rFonts w:cs="Arial"/>
          <w:color w:val="000000" w:themeColor="text1"/>
          <w:szCs w:val="24"/>
          <w:lang w:eastAsia="ru-RU"/>
        </w:rPr>
        <w:t>кумент «Лот на закупку услуг ТОиР»;</w:t>
      </w:r>
      <w:commentRangeEnd w:id="1297"/>
      <w:r w:rsidR="005D7336">
        <w:rPr>
          <w:rStyle w:val="aff5"/>
        </w:rPr>
        <w:commentReference w:id="1297"/>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при переводе документа «Лот на закупку услуг ТОиР» в статус «ТЗ» система должна проверять наличие прикрепленной документации с ТЗ, заполненными реквизитами по сводной трудоёмкости, а также сводной стоимости закупаемых услуг ТОиР;</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при переводе документа «Лот на закупку услуг ТОиР» в статус «Договор</w:t>
      </w:r>
      <w:r w:rsidR="009E3E43">
        <w:rPr>
          <w:rFonts w:cs="Arial"/>
          <w:color w:val="000000" w:themeColor="text1"/>
          <w:szCs w:val="24"/>
          <w:lang w:eastAsia="ru-RU"/>
        </w:rPr>
        <w:t xml:space="preserve"> заключен</w:t>
      </w:r>
      <w:r w:rsidRPr="00635A11">
        <w:rPr>
          <w:rFonts w:cs="Arial"/>
          <w:color w:val="000000" w:themeColor="text1"/>
          <w:szCs w:val="24"/>
          <w:lang w:eastAsia="ru-RU"/>
        </w:rPr>
        <w:t>» система должна проверять наличие заполненных значений: № контракта, со ссылкой на номер карточки документа вида «контракт» в соответствующем статусе (настройка), соответствующей заключенному договору по результатам проведенных конкурсных процедур;</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7"/>
        </w:numPr>
        <w:tabs>
          <w:tab w:val="clear" w:pos="567"/>
        </w:tabs>
        <w:rPr>
          <w:rFonts w:cs="Arial"/>
          <w:color w:val="000000" w:themeColor="text1"/>
          <w:szCs w:val="24"/>
          <w:lang w:eastAsia="ru-RU"/>
        </w:rPr>
      </w:pPr>
      <w:r w:rsidRPr="008767CC">
        <w:rPr>
          <w:rFonts w:cs="Arial"/>
          <w:color w:val="000000" w:themeColor="text1"/>
          <w:szCs w:val="24"/>
          <w:lang w:eastAsia="ru-RU"/>
        </w:rPr>
        <w:t>При переводе документа «Лот на закупку услуг ТОиР» в статус «Лот согласован» система должна формировать сводную заявку отдельного вида с единственной позицией, отражающей сводную трудоёмкость, а также стоимость закупаемых услуг ТОиР.</w:t>
      </w:r>
      <w:r w:rsidR="009E3E43">
        <w:rPr>
          <w:rFonts w:cs="Arial"/>
          <w:color w:val="000000" w:themeColor="text1"/>
          <w:szCs w:val="24"/>
          <w:lang w:eastAsia="ru-RU"/>
        </w:rPr>
        <w:t xml:space="preserve"> </w:t>
      </w:r>
      <w:r w:rsidRPr="008767CC">
        <w:rPr>
          <w:rFonts w:cs="Arial"/>
          <w:color w:val="000000" w:themeColor="text1"/>
          <w:szCs w:val="24"/>
        </w:rPr>
        <w:t>Перевод статусов Лота – вручную, создание заявки на закупку осуществляется автоматическ</w:t>
      </w:r>
      <w:r w:rsidR="009E3E43">
        <w:rPr>
          <w:rFonts w:cs="Arial"/>
          <w:color w:val="000000" w:themeColor="text1"/>
          <w:szCs w:val="24"/>
        </w:rPr>
        <w:t>и и сразу идет в работку сток контролеру, при необходимости сток контролер</w:t>
      </w:r>
      <w:r w:rsidRPr="008767CC">
        <w:rPr>
          <w:rFonts w:cs="Arial"/>
          <w:color w:val="000000" w:themeColor="text1"/>
          <w:szCs w:val="24"/>
        </w:rPr>
        <w:t xml:space="preserve"> отклоняет и «специалист по договорам» видит это в АРМ (по с</w:t>
      </w:r>
      <w:r w:rsidR="009E3E43">
        <w:rPr>
          <w:rFonts w:cs="Arial"/>
          <w:color w:val="000000" w:themeColor="text1"/>
          <w:szCs w:val="24"/>
        </w:rPr>
        <w:t>татусу заявки привязанной к документу лот</w:t>
      </w:r>
      <w:r w:rsidRPr="008767CC">
        <w:rPr>
          <w:rFonts w:cs="Arial"/>
          <w:color w:val="000000" w:themeColor="text1"/>
          <w:szCs w:val="24"/>
        </w:rPr>
        <w:t xml:space="preserve">). </w:t>
      </w:r>
      <w:r w:rsidR="009E3E43">
        <w:rPr>
          <w:rFonts w:cs="Arial"/>
          <w:color w:val="000000" w:themeColor="text1"/>
          <w:szCs w:val="24"/>
        </w:rPr>
        <w:t>Далее процесс корректировки документа лот</w:t>
      </w:r>
      <w:r w:rsidRPr="008767CC">
        <w:rPr>
          <w:rFonts w:cs="Arial"/>
          <w:color w:val="000000" w:themeColor="text1"/>
          <w:szCs w:val="24"/>
        </w:rPr>
        <w:t xml:space="preserve"> осуществляется путем отката статусов и вновь прямого процесса.</w:t>
      </w:r>
      <w:r w:rsidR="009E3E43">
        <w:rPr>
          <w:rFonts w:cs="Arial"/>
          <w:color w:val="000000" w:themeColor="text1"/>
          <w:szCs w:val="24"/>
        </w:rPr>
        <w:t xml:space="preserve"> </w:t>
      </w:r>
      <w:r w:rsidRPr="008767CC">
        <w:rPr>
          <w:rFonts w:cs="Arial"/>
          <w:color w:val="000000" w:themeColor="text1"/>
          <w:szCs w:val="24"/>
        </w:rPr>
        <w:t xml:space="preserve">В заявке на закупку осуществляется стандартная связь с документом </w:t>
      </w:r>
      <w:r w:rsidRPr="008767CC">
        <w:rPr>
          <w:rFonts w:cs="Arial"/>
          <w:color w:val="000000" w:themeColor="text1"/>
          <w:szCs w:val="24"/>
          <w:lang w:val="en-US"/>
        </w:rPr>
        <w:t>DMS</w:t>
      </w:r>
      <w:r w:rsidRPr="008767CC">
        <w:rPr>
          <w:rFonts w:cs="Arial"/>
          <w:color w:val="000000" w:themeColor="text1"/>
          <w:szCs w:val="24"/>
        </w:rPr>
        <w:t xml:space="preserve">  (со стандартным переходом в документ).</w:t>
      </w:r>
    </w:p>
    <w:p w:rsidR="00635A11" w:rsidRPr="00635A11" w:rsidRDefault="00635A11" w:rsidP="00635A11">
      <w:pPr>
        <w:tabs>
          <w:tab w:val="clear" w:pos="567"/>
        </w:tabs>
        <w:ind w:firstLine="0"/>
        <w:rPr>
          <w:rFonts w:cs="Arial"/>
          <w:color w:val="000000" w:themeColor="text1"/>
          <w:szCs w:val="24"/>
        </w:rPr>
      </w:pPr>
    </w:p>
    <w:p w:rsidR="00635A11" w:rsidRPr="00635A11" w:rsidDel="00D64468" w:rsidRDefault="00635A11" w:rsidP="00635A11">
      <w:pPr>
        <w:tabs>
          <w:tab w:val="clear" w:pos="567"/>
        </w:tabs>
        <w:ind w:firstLine="0"/>
        <w:rPr>
          <w:del w:id="1298" w:author="polyus\ablakovab" w:date="2022-04-15T18:30:00Z"/>
          <w:rFonts w:ascii="Times New Roman" w:hAnsi="Times New Roman"/>
          <w:color w:val="000000" w:themeColor="text1"/>
          <w:szCs w:val="24"/>
          <w:lang w:eastAsia="ru-RU"/>
        </w:rPr>
      </w:pPr>
      <w:r w:rsidRPr="00635A11">
        <w:rPr>
          <w:rFonts w:cs="Arial"/>
          <w:color w:val="000000" w:themeColor="text1"/>
          <w:szCs w:val="24"/>
          <w:lang w:eastAsia="ru-RU"/>
        </w:rPr>
        <w:t xml:space="preserve"> </w:t>
      </w:r>
    </w:p>
    <w:p w:rsidR="00635A11" w:rsidRPr="00635A11" w:rsidDel="00D64468" w:rsidRDefault="00635A11" w:rsidP="00635A11">
      <w:pPr>
        <w:tabs>
          <w:tab w:val="clear" w:pos="567"/>
        </w:tabs>
        <w:ind w:firstLine="0"/>
        <w:rPr>
          <w:del w:id="1299" w:author="polyus\ablakovab" w:date="2022-04-15T18:30:00Z"/>
          <w:rFonts w:ascii="Times New Roman" w:hAnsi="Times New Roman"/>
          <w:color w:val="000000" w:themeColor="text1"/>
          <w:szCs w:val="24"/>
          <w:lang w:eastAsia="ru-RU"/>
        </w:rPr>
      </w:pPr>
      <w:del w:id="1300" w:author="polyus\ablakovab" w:date="2022-04-15T18:30:00Z">
        <w:r w:rsidRPr="00635A11" w:rsidDel="00D64468">
          <w:rPr>
            <w:rFonts w:cs="Arial"/>
            <w:color w:val="000000" w:themeColor="text1"/>
            <w:szCs w:val="24"/>
            <w:lang w:eastAsia="ru-RU"/>
          </w:rPr>
          <w:delText> </w:delText>
        </w:r>
      </w:del>
    </w:p>
    <w:p w:rsidR="00635A11" w:rsidRPr="00635A11" w:rsidRDefault="00635A11" w:rsidP="00635A11">
      <w:pPr>
        <w:tabs>
          <w:tab w:val="clear" w:pos="567"/>
        </w:tabs>
        <w:ind w:firstLine="0"/>
        <w:rPr>
          <w:rFonts w:ascii="Times New Roman" w:hAnsi="Times New Roman"/>
          <w:color w:val="000000" w:themeColor="text1"/>
          <w:szCs w:val="24"/>
          <w:lang w:eastAsia="ru-RU"/>
        </w:rPr>
      </w:pPr>
      <w:del w:id="1301" w:author="polyus\ablakovab" w:date="2022-04-15T18:30:00Z">
        <w:r w:rsidRPr="00635A11" w:rsidDel="00D64468">
          <w:rPr>
            <w:rFonts w:cs="Arial"/>
            <w:color w:val="000000" w:themeColor="text1"/>
            <w:szCs w:val="24"/>
            <w:lang w:eastAsia="ru-RU"/>
          </w:rPr>
          <w:delText> </w:delText>
        </w:r>
      </w:del>
    </w:p>
    <w:p w:rsidR="00635A11" w:rsidRPr="008767CC" w:rsidRDefault="009E3E43" w:rsidP="008767CC">
      <w:pPr>
        <w:pStyle w:val="4"/>
        <w:numPr>
          <w:ilvl w:val="3"/>
          <w:numId w:val="120"/>
        </w:numPr>
        <w:rPr>
          <w:sz w:val="20"/>
          <w:szCs w:val="20"/>
        </w:rPr>
      </w:pPr>
      <w:r w:rsidRPr="008767CC">
        <w:rPr>
          <w:bCs/>
          <w:color w:val="000000" w:themeColor="text1"/>
          <w:sz w:val="20"/>
          <w:szCs w:val="20"/>
          <w:lang w:eastAsia="ru-RU"/>
        </w:rPr>
        <w:t>К АРМ управления лотами на закупку услуг ТОиР:</w:t>
      </w: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Селекционный экран АРМ должен позволять выполнять отбор информации по следующим сущностям и их реквизитам:</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Группа параметров «Лоты на закупку услуг ТОиР»</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Документ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Описание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Статус документа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БЕ</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Планирующий завод</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Период оказания закупаемой услуги (с, по)</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Индикатор «Наличие ФТТ и/или ТЗ» (чек-боксы: только без индикатора, только с индикатором)</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Индикатор «Наличие проектной/рабочей документации» (чек-боксы: только без индикатора, только с индикатором)</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Договор (документ типа Контракт) (множественный выбор)</w:t>
      </w:r>
      <w:r w:rsidR="007D30F6">
        <w:rPr>
          <w:rFonts w:cs="Arial"/>
          <w:color w:val="000000" w:themeColor="text1"/>
          <w:szCs w:val="24"/>
        </w:rPr>
        <w:t>;</w:t>
      </w:r>
    </w:p>
    <w:p w:rsidR="00635A11" w:rsidRPr="00635A11" w:rsidRDefault="00635A11" w:rsidP="008767CC">
      <w:pPr>
        <w:tabs>
          <w:tab w:val="clear" w:pos="567"/>
        </w:tabs>
        <w:ind w:left="1488" w:firstLine="0"/>
        <w:rPr>
          <w:rFonts w:ascii="Times New Roman" w:hAnsi="Times New Roman"/>
          <w:color w:val="000000" w:themeColor="text1"/>
          <w:szCs w:val="24"/>
          <w:lang w:eastAsia="ru-RU"/>
        </w:rPr>
      </w:pPr>
      <w:r w:rsidRPr="00635A11">
        <w:rPr>
          <w:rFonts w:cs="Arial"/>
          <w:color w:val="000000" w:themeColor="text1"/>
          <w:szCs w:val="24"/>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Группа параметров «Технические места»</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Опция «Выборка документов по техническим ме</w:t>
      </w:r>
      <w:r w:rsidR="007D30F6">
        <w:rPr>
          <w:rFonts w:cs="Arial"/>
          <w:color w:val="000000" w:themeColor="text1"/>
          <w:szCs w:val="24"/>
          <w:lang w:eastAsia="ru-RU"/>
        </w:rPr>
        <w:t>стам», чек-бокс (по-умолчанию, «и</w:t>
      </w:r>
      <w:r w:rsidRPr="00635A11">
        <w:rPr>
          <w:rFonts w:cs="Arial"/>
          <w:color w:val="000000" w:themeColor="text1"/>
          <w:szCs w:val="24"/>
          <w:lang w:eastAsia="ru-RU"/>
        </w:rPr>
        <w:t>стина</w:t>
      </w:r>
      <w:r w:rsidR="007D30F6">
        <w:rPr>
          <w:rFonts w:cs="Arial"/>
          <w:color w:val="000000" w:themeColor="text1"/>
          <w:szCs w:val="24"/>
          <w:lang w:eastAsia="ru-RU"/>
        </w:rPr>
        <w:t>»</w:t>
      </w:r>
      <w:r w:rsidRPr="00635A11">
        <w:rPr>
          <w:rFonts w:cs="Arial"/>
          <w:color w:val="000000" w:themeColor="text1"/>
          <w:szCs w:val="24"/>
          <w:lang w:eastAsia="ru-RU"/>
        </w:rPr>
        <w:t xml:space="preserve">)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При активном чек-боксе, должны быть доступны следующие параметры отбора:</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 xml:space="preserve">Техническое место </w:t>
      </w:r>
      <w:r w:rsidRPr="00635A11">
        <w:rPr>
          <w:rFonts w:cs="Arial"/>
          <w:color w:val="000000" w:themeColor="text1"/>
          <w:szCs w:val="24"/>
        </w:rPr>
        <w:t>(множественный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НазваниеТехнМеста</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Планирующий завод</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Группа плановиков</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Тип ТехМеста</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 xml:space="preserve">ЗаводРасположТехнОб </w:t>
      </w:r>
      <w:r w:rsidRPr="00635A11">
        <w:rPr>
          <w:rFonts w:cs="Arial"/>
          <w:color w:val="000000" w:themeColor="text1"/>
          <w:szCs w:val="24"/>
        </w:rPr>
        <w:t>(множественный выбор)</w:t>
      </w:r>
      <w:r w:rsidR="007D30F6">
        <w:rPr>
          <w:rFonts w:cs="Arial"/>
          <w:color w:val="000000" w:themeColor="text1"/>
          <w:szCs w:val="24"/>
        </w:rPr>
        <w:t>;</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Группа параметров «Единицы оборудования»</w:t>
      </w:r>
    </w:p>
    <w:p w:rsidR="00635A11" w:rsidRPr="00635A11" w:rsidRDefault="00635A11" w:rsidP="008767CC">
      <w:pPr>
        <w:tabs>
          <w:tab w:val="clear" w:pos="567"/>
        </w:tabs>
        <w:ind w:left="1068" w:firstLine="0"/>
        <w:jc w:val="left"/>
        <w:rPr>
          <w:rFonts w:ascii="Times New Roman" w:hAnsi="Times New Roman"/>
          <w:color w:val="000000" w:themeColor="text1"/>
          <w:szCs w:val="24"/>
          <w:lang w:eastAsia="ru-RU"/>
        </w:rPr>
      </w:pPr>
      <w:r w:rsidRPr="00635A11">
        <w:rPr>
          <w:rFonts w:cs="Arial"/>
          <w:color w:val="000000" w:themeColor="text1"/>
          <w:szCs w:val="24"/>
          <w:lang w:eastAsia="ru-RU"/>
        </w:rPr>
        <w:t>Опция «Выборка документов по единицам оборудования»</w:t>
      </w:r>
      <w:r w:rsidR="007D30F6">
        <w:rPr>
          <w:rFonts w:cs="Arial"/>
          <w:color w:val="000000" w:themeColor="text1"/>
          <w:szCs w:val="24"/>
          <w:lang w:eastAsia="ru-RU"/>
        </w:rPr>
        <w:t>, чек-бокс (по-умолчанию «истина»</w:t>
      </w:r>
      <w:r w:rsidRPr="00635A11">
        <w:rPr>
          <w:rFonts w:cs="Arial"/>
          <w:color w:val="000000" w:themeColor="text1"/>
          <w:szCs w:val="24"/>
          <w:lang w:eastAsia="ru-RU"/>
        </w:rPr>
        <w:t>)</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При активном чек-боксе, должны быть доступны следующие параметры отбора:</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Техническое место</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Вышестоящая ЕО</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Единица оборудования</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Название объекта</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Класс ЕО</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Модель оборудования</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Поле сортировки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Критичность оборудования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Планирующий завод</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Группа плановиков</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ЗаводРасположТехнОб</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Ресурс</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tabs>
          <w:tab w:val="clear" w:pos="567"/>
        </w:tabs>
        <w:ind w:left="1488" w:firstLine="0"/>
        <w:rPr>
          <w:rFonts w:ascii="Times New Roman" w:hAnsi="Times New Roman"/>
          <w:color w:val="000000" w:themeColor="text1"/>
          <w:szCs w:val="24"/>
          <w:lang w:eastAsia="ru-RU"/>
        </w:rPr>
      </w:pPr>
      <w:r w:rsidRPr="00635A11">
        <w:rPr>
          <w:rFonts w:cs="Arial"/>
          <w:color w:val="000000" w:themeColor="text1"/>
          <w:szCs w:val="24"/>
          <w:lang w:val="en-US"/>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Группа параметров «Границы выборки документов»</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Период документа (с, по), обязательный параметр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Вид работ ТОРО (множественный выбор)</w:t>
      </w:r>
      <w:r w:rsidR="007D30F6">
        <w:rPr>
          <w:rFonts w:cs="Arial"/>
          <w:color w:val="000000" w:themeColor="text1"/>
          <w:szCs w:val="24"/>
        </w:rPr>
        <w:t>;</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Группа параметров «Заказы ТОРО»</w:t>
      </w:r>
    </w:p>
    <w:p w:rsidR="00635A11" w:rsidRPr="00635A11" w:rsidRDefault="00635A11" w:rsidP="008767CC">
      <w:pPr>
        <w:tabs>
          <w:tab w:val="clear" w:pos="567"/>
        </w:tabs>
        <w:ind w:left="1068" w:firstLine="0"/>
        <w:jc w:val="left"/>
        <w:rPr>
          <w:rFonts w:ascii="Times New Roman" w:hAnsi="Times New Roman"/>
          <w:color w:val="000000" w:themeColor="text1"/>
          <w:szCs w:val="24"/>
          <w:lang w:eastAsia="ru-RU"/>
        </w:rPr>
      </w:pPr>
      <w:r w:rsidRPr="00635A11">
        <w:rPr>
          <w:rFonts w:cs="Arial"/>
          <w:color w:val="000000" w:themeColor="text1"/>
          <w:szCs w:val="24"/>
          <w:lang w:eastAsia="ru-RU"/>
        </w:rPr>
        <w:t>Опция «Выводить заказы ТОРО»</w:t>
      </w:r>
      <w:r w:rsidR="007D30F6">
        <w:rPr>
          <w:rFonts w:cs="Arial"/>
          <w:color w:val="000000" w:themeColor="text1"/>
          <w:szCs w:val="24"/>
          <w:lang w:eastAsia="ru-RU"/>
        </w:rPr>
        <w:t>, чек-бокс (по-умолчанию «истина»</w:t>
      </w:r>
      <w:r w:rsidRPr="00635A11">
        <w:rPr>
          <w:rFonts w:cs="Arial"/>
          <w:color w:val="000000" w:themeColor="text1"/>
          <w:szCs w:val="24"/>
          <w:lang w:eastAsia="ru-RU"/>
        </w:rPr>
        <w:t>)</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При активном чек-боксе, должны быть доступны следующие параметры отбора:</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Вид заказа ТОРО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lang w:val="en-US"/>
        </w:rPr>
        <w:t>Заказ</w:t>
      </w:r>
      <w:r w:rsidRPr="00635A11">
        <w:rPr>
          <w:rFonts w:cs="Arial"/>
          <w:color w:val="000000" w:themeColor="text1"/>
          <w:szCs w:val="24"/>
        </w:rPr>
        <w:t xml:space="preserve">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СистСтатусы заказа ТОРО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ПользСтатусы заказа ТОРО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Искл. СистСтатусы заказа ТОРО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Искл. ПользСтатусы заказа ТОРО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МВЗ (множественный выбор)</w:t>
      </w:r>
      <w:r w:rsidR="007D30F6">
        <w:rPr>
          <w:rFonts w:cs="Arial"/>
          <w:color w:val="000000" w:themeColor="text1"/>
          <w:szCs w:val="24"/>
        </w:rPr>
        <w:t>;</w:t>
      </w:r>
    </w:p>
    <w:p w:rsidR="00635A11" w:rsidRPr="00635A11" w:rsidRDefault="00635A11" w:rsidP="008767CC">
      <w:pPr>
        <w:tabs>
          <w:tab w:val="clear" w:pos="567"/>
        </w:tabs>
        <w:ind w:left="1418" w:firstLine="0"/>
        <w:jc w:val="left"/>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Группа параметров «Данные моделирования планов предупредительного ТОРО»</w:t>
      </w:r>
    </w:p>
    <w:p w:rsidR="00635A11" w:rsidRPr="00635A11" w:rsidRDefault="00635A11" w:rsidP="008767CC">
      <w:pPr>
        <w:tabs>
          <w:tab w:val="clear" w:pos="567"/>
        </w:tabs>
        <w:ind w:left="1068" w:firstLine="0"/>
        <w:jc w:val="left"/>
        <w:rPr>
          <w:rFonts w:ascii="Times New Roman" w:hAnsi="Times New Roman"/>
          <w:color w:val="000000" w:themeColor="text1"/>
          <w:szCs w:val="24"/>
          <w:lang w:eastAsia="ru-RU"/>
        </w:rPr>
      </w:pPr>
      <w:r w:rsidRPr="00635A11">
        <w:rPr>
          <w:rFonts w:cs="Arial"/>
          <w:color w:val="000000" w:themeColor="text1"/>
          <w:szCs w:val="24"/>
          <w:lang w:eastAsia="ru-RU"/>
        </w:rPr>
        <w:t>Опция «Выводить данные моделирования», чек-бокс (по-умолчан</w:t>
      </w:r>
      <w:r w:rsidR="007D30F6">
        <w:rPr>
          <w:rFonts w:cs="Arial"/>
          <w:color w:val="000000" w:themeColor="text1"/>
          <w:szCs w:val="24"/>
          <w:lang w:eastAsia="ru-RU"/>
        </w:rPr>
        <w:t>ию «л</w:t>
      </w:r>
      <w:r w:rsidRPr="00635A11">
        <w:rPr>
          <w:rFonts w:cs="Arial"/>
          <w:color w:val="000000" w:themeColor="text1"/>
          <w:szCs w:val="24"/>
          <w:lang w:eastAsia="ru-RU"/>
        </w:rPr>
        <w:t>ожь</w:t>
      </w:r>
      <w:r w:rsidR="007D30F6">
        <w:rPr>
          <w:rFonts w:cs="Arial"/>
          <w:color w:val="000000" w:themeColor="text1"/>
          <w:szCs w:val="24"/>
          <w:lang w:eastAsia="ru-RU"/>
        </w:rPr>
        <w:t>»</w:t>
      </w:r>
      <w:r w:rsidRPr="00635A11">
        <w:rPr>
          <w:rFonts w:cs="Arial"/>
          <w:color w:val="000000" w:themeColor="text1"/>
          <w:szCs w:val="24"/>
          <w:lang w:eastAsia="ru-RU"/>
        </w:rPr>
        <w:t>)</w:t>
      </w:r>
    </w:p>
    <w:p w:rsidR="00635A11" w:rsidRPr="00635A11" w:rsidRDefault="00635A11" w:rsidP="008767CC">
      <w:pPr>
        <w:tabs>
          <w:tab w:val="clear" w:pos="567"/>
        </w:tabs>
        <w:ind w:left="1068" w:firstLine="0"/>
        <w:rPr>
          <w:rFonts w:ascii="Times New Roman" w:hAnsi="Times New Roman"/>
          <w:color w:val="000000" w:themeColor="text1"/>
          <w:szCs w:val="24"/>
          <w:lang w:eastAsia="ru-RU"/>
        </w:rPr>
      </w:pPr>
      <w:r w:rsidRPr="00635A11">
        <w:rPr>
          <w:rFonts w:cs="Arial"/>
          <w:color w:val="000000" w:themeColor="text1"/>
          <w:szCs w:val="24"/>
          <w:lang w:eastAsia="ru-RU"/>
        </w:rPr>
        <w:t>При активном чек-боксе, должны быть доступны следующие параметры отбора:</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ТипПлана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ПланПредупрТОРО (множественный выбор)</w:t>
      </w:r>
      <w:r w:rsidR="007D30F6">
        <w:rPr>
          <w:rFonts w:cs="Arial"/>
          <w:color w:val="000000" w:themeColor="text1"/>
          <w:szCs w:val="24"/>
        </w:rPr>
        <w:t>;</w:t>
      </w:r>
    </w:p>
    <w:p w:rsidR="00635A11" w:rsidRPr="00635A11" w:rsidRDefault="00635A11" w:rsidP="008767CC">
      <w:pPr>
        <w:numPr>
          <w:ilvl w:val="0"/>
          <w:numId w:val="116"/>
        </w:numPr>
        <w:tabs>
          <w:tab w:val="clear" w:pos="567"/>
        </w:tabs>
        <w:ind w:left="1488"/>
        <w:rPr>
          <w:rFonts w:ascii="Times New Roman" w:hAnsi="Times New Roman"/>
          <w:color w:val="000000" w:themeColor="text1"/>
          <w:szCs w:val="24"/>
          <w:lang w:eastAsia="ru-RU"/>
        </w:rPr>
      </w:pPr>
      <w:r w:rsidRPr="00635A11">
        <w:rPr>
          <w:rFonts w:cs="Arial"/>
          <w:color w:val="000000" w:themeColor="text1"/>
          <w:szCs w:val="24"/>
        </w:rPr>
        <w:t>Страт. предупр. ТОРО (множественный выбор)</w:t>
      </w:r>
      <w:r w:rsidR="007D30F6">
        <w:rPr>
          <w:rFonts w:cs="Arial"/>
          <w:color w:val="000000" w:themeColor="text1"/>
          <w:szCs w:val="24"/>
        </w:rPr>
        <w:t>;</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После заполнения параметров селекционного экрана должен сформироваться интерфейс АРМ, который должен состоять из двух отчетов:</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отчет по лотам и его реквизитам (</w:t>
      </w:r>
      <w:r w:rsidRPr="00635A11">
        <w:rPr>
          <w:rFonts w:cs="Arial"/>
          <w:color w:val="000000" w:themeColor="text1"/>
          <w:szCs w:val="24"/>
          <w:lang w:val="en-US" w:eastAsia="ru-RU"/>
        </w:rPr>
        <w:t>MASTER</w:t>
      </w:r>
      <w:r w:rsidRPr="00635A11">
        <w:rPr>
          <w:rFonts w:cs="Arial"/>
          <w:color w:val="000000" w:themeColor="text1"/>
          <w:szCs w:val="24"/>
          <w:lang w:eastAsia="ru-RU"/>
        </w:rPr>
        <w:t>-</w:t>
      </w:r>
      <w:r w:rsidRPr="00635A11">
        <w:rPr>
          <w:rFonts w:cs="Arial"/>
          <w:color w:val="000000" w:themeColor="text1"/>
          <w:szCs w:val="24"/>
          <w:lang w:val="en-US" w:eastAsia="ru-RU"/>
        </w:rPr>
        <w:t>ALV</w:t>
      </w:r>
      <w:r w:rsidRPr="00635A11">
        <w:rPr>
          <w:rFonts w:cs="Arial"/>
          <w:color w:val="000000" w:themeColor="text1"/>
          <w:szCs w:val="24"/>
          <w:lang w:eastAsia="ru-RU"/>
        </w:rPr>
        <w:t>);</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отчет по позициям (предполагаемым позициям) лота (</w:t>
      </w:r>
      <w:r w:rsidRPr="00635A11">
        <w:rPr>
          <w:rFonts w:cs="Arial"/>
          <w:color w:val="000000" w:themeColor="text1"/>
          <w:szCs w:val="24"/>
          <w:lang w:val="en-US" w:eastAsia="ru-RU"/>
        </w:rPr>
        <w:t>DETAIL</w:t>
      </w:r>
      <w:r w:rsidRPr="00635A11">
        <w:rPr>
          <w:rFonts w:cs="Arial"/>
          <w:color w:val="000000" w:themeColor="text1"/>
          <w:szCs w:val="24"/>
          <w:lang w:eastAsia="ru-RU"/>
        </w:rPr>
        <w:t>-</w:t>
      </w:r>
      <w:r w:rsidRPr="00635A11">
        <w:rPr>
          <w:rFonts w:cs="Arial"/>
          <w:color w:val="000000" w:themeColor="text1"/>
          <w:szCs w:val="24"/>
          <w:lang w:val="en-US" w:eastAsia="ru-RU"/>
        </w:rPr>
        <w:t>ALV</w:t>
      </w:r>
      <w:r w:rsidRPr="00635A11">
        <w:rPr>
          <w:rFonts w:cs="Arial"/>
          <w:color w:val="000000" w:themeColor="text1"/>
          <w:szCs w:val="24"/>
          <w:lang w:eastAsia="ru-RU"/>
        </w:rPr>
        <w:t>)</w:t>
      </w:r>
      <w:r w:rsidR="007D30F6">
        <w:rPr>
          <w:rFonts w:cs="Arial"/>
          <w:color w:val="000000" w:themeColor="text1"/>
          <w:szCs w:val="24"/>
          <w:lang w:eastAsia="ru-RU"/>
        </w:rPr>
        <w:t>;</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ascii="Times New Roman" w:hAnsi="Times New Roman"/>
          <w:noProof/>
          <w:color w:val="000000" w:themeColor="text1"/>
          <w:szCs w:val="24"/>
          <w:lang w:eastAsia="ru-RU"/>
        </w:rPr>
        <w:drawing>
          <wp:inline distT="0" distB="0" distL="0" distR="0" wp14:anchorId="2E049EAD" wp14:editId="66E1DB6F">
            <wp:extent cx="4679950" cy="3016250"/>
            <wp:effectExtent l="0" t="0" r="6350" b="0"/>
            <wp:docPr id="10" name="Рисунок 10" descr="Изображение выглядит как текст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текстАвтоматически созданное описание"/>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79950" cy="3016250"/>
                    </a:xfrm>
                    <a:prstGeom prst="rect">
                      <a:avLst/>
                    </a:prstGeom>
                    <a:noFill/>
                    <a:ln>
                      <a:noFill/>
                    </a:ln>
                  </pic:spPr>
                </pic:pic>
              </a:graphicData>
            </a:graphic>
          </wp:inline>
        </w:drawing>
      </w:r>
    </w:p>
    <w:p w:rsidR="00635A11" w:rsidRPr="00635A11" w:rsidRDefault="00635A11" w:rsidP="00635A11">
      <w:pPr>
        <w:tabs>
          <w:tab w:val="clear" w:pos="567"/>
        </w:tabs>
        <w:ind w:firstLine="0"/>
        <w:rPr>
          <w:rFonts w:ascii="Times New Roman" w:hAnsi="Times New Roman"/>
          <w:color w:val="000000" w:themeColor="text1"/>
          <w:szCs w:val="24"/>
          <w:lang w:eastAsia="ru-RU"/>
        </w:rPr>
      </w:pP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Для каждого из отчетов должна быть предусмотрена отдельная панель инструментов с перечнем специфичных функций;</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xml:space="preserve">Отбор заказов ТОРО (при наличии активной опции), а также данных моделирования (при наличии активной опции) должен осуществляться отдельно для предварительно отобранных ЕО (Опция «Выборка документов по единицам оборудования») формируя позиции подчиненного отчета по позициям (предполагаемым позициям) лота, а также отдельно дополняя итоговый перечень подчиненного отчета по позициям лота для предварительно отобранных ТМ (Опция «Выборка документов по техническим местам»).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Все искомые документы должны не противоречить критериям СЭ, указанным в группе параметров «Границы выборки документов» и соответствующих критериев отбора группы параметров «Заказы ТОРО» и группы параметров Данные моделирования планов предупредительного ТОРО.</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Если отдельно не заполнены критерии в группе параметров «Лоты на закупку услуг ТОиР», то основной отчет по лотам и его реквизитам должен формироваться либо в процессе выполнения функ</w:t>
      </w:r>
      <w:r w:rsidR="000220C2">
        <w:rPr>
          <w:rFonts w:cs="Arial"/>
          <w:color w:val="000000" w:themeColor="text1"/>
          <w:szCs w:val="24"/>
          <w:lang w:eastAsia="ru-RU"/>
        </w:rPr>
        <w:t>ций по созданию документов лот</w:t>
      </w:r>
      <w:r w:rsidRPr="00635A11">
        <w:rPr>
          <w:rFonts w:cs="Arial"/>
          <w:color w:val="000000" w:themeColor="text1"/>
          <w:szCs w:val="24"/>
          <w:lang w:eastAsia="ru-RU"/>
        </w:rPr>
        <w:t xml:space="preserve"> основного интерфейса АРМ, применяемых к предполагаемым позициям подчиненного отчета, либо за счет наличия связей отбираемых заказов ТОРО, а также данных моделирования, с уже созданными ранее документами «Лот на закупку услуг ТОиР».</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Если критерии в группе параметров «Лоты на закупку услуг ТОиР» заполнены отдельно, то позиции основного отчета по лотам и его реквизитам должны заполняться найденными документами «Лот на закупку услуг ТОиР» вне зависимости от активности опций отбора заказов ТОРО/данных моделирования и результатов их выбора.</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В зависимости от активности соответствующих опций СЭ и критериев отбора зак</w:t>
      </w:r>
      <w:r w:rsidR="000220C2">
        <w:rPr>
          <w:rFonts w:cs="Arial"/>
          <w:color w:val="000000" w:themeColor="text1"/>
          <w:szCs w:val="24"/>
          <w:lang w:eastAsia="ru-RU"/>
        </w:rPr>
        <w:t xml:space="preserve">азы ТОРО, </w:t>
      </w:r>
      <w:r w:rsidRPr="00635A11">
        <w:rPr>
          <w:rFonts w:cs="Arial"/>
          <w:color w:val="000000" w:themeColor="text1"/>
          <w:szCs w:val="24"/>
          <w:lang w:eastAsia="ru-RU"/>
        </w:rPr>
        <w:t xml:space="preserve">позиции моделирования планов предупредительного ТОРО в подчиненном отчете должны размещаться с отдельными значениями реквизита «Тип позиции». </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Структура основного отчета по лотам должна включать следующие реквизиты:</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Документ</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Описание</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Статус документа</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БЕ</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Наименование БЕ</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Планирующий завод</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Наименование планирующего завода</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Период оказания закупаемой услуги (с, по)</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Индикатор «Наличие ФТТ и/или ТЗ»</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Индикатор «Наличие проектной/рабочей документации»</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Сводная трудоёмкость лота</w:t>
      </w:r>
      <w:r w:rsidR="000220C2">
        <w:rPr>
          <w:rFonts w:cs="Arial"/>
          <w:color w:val="000000" w:themeColor="text1"/>
          <w:szCs w:val="24"/>
        </w:rPr>
        <w:t>;</w:t>
      </w:r>
    </w:p>
    <w:p w:rsidR="00635A11" w:rsidRPr="00635A11" w:rsidRDefault="00635A11" w:rsidP="008767CC">
      <w:pPr>
        <w:numPr>
          <w:ilvl w:val="2"/>
          <w:numId w:val="130"/>
        </w:numPr>
        <w:tabs>
          <w:tab w:val="clear" w:pos="567"/>
        </w:tabs>
        <w:rPr>
          <w:rFonts w:ascii="Times New Roman" w:hAnsi="Times New Roman"/>
          <w:color w:val="000000" w:themeColor="text1"/>
          <w:szCs w:val="24"/>
          <w:lang w:eastAsia="ru-RU"/>
        </w:rPr>
      </w:pPr>
      <w:r w:rsidRPr="00635A11">
        <w:rPr>
          <w:rFonts w:cs="Arial"/>
          <w:color w:val="000000" w:themeColor="text1"/>
          <w:szCs w:val="24"/>
        </w:rPr>
        <w:t>Сводная стоимость лота</w:t>
      </w:r>
      <w:r w:rsidR="000220C2">
        <w:rPr>
          <w:rFonts w:cs="Arial"/>
          <w:color w:val="000000" w:themeColor="text1"/>
          <w:szCs w:val="24"/>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Завод и рабочее место подрядчика</w:t>
      </w:r>
      <w:r w:rsidR="000220C2">
        <w:rPr>
          <w:rFonts w:cs="Arial"/>
          <w:color w:val="000000" w:themeColor="text1"/>
          <w:szCs w:val="24"/>
          <w:lang w:eastAsia="ru-RU"/>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код ЕК МТР услуги</w:t>
      </w:r>
      <w:r w:rsidR="000220C2">
        <w:rPr>
          <w:rFonts w:cs="Arial"/>
          <w:color w:val="000000" w:themeColor="text1"/>
          <w:szCs w:val="24"/>
          <w:lang w:eastAsia="ru-RU"/>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плановая сумма по Лоту (из присвоенных объектов,</w:t>
      </w:r>
      <w:r w:rsidRPr="008767CC">
        <w:rPr>
          <w:rFonts w:cs="Arial"/>
          <w:szCs w:val="24"/>
        </w:rPr>
        <w:t xml:space="preserve"> динамическая и подтягивается «он-лайн»</w:t>
      </w:r>
      <w:r w:rsidRPr="008767CC">
        <w:rPr>
          <w:rFonts w:cs="Arial"/>
          <w:color w:val="000000" w:themeColor="text1"/>
          <w:szCs w:val="24"/>
          <w:lang w:eastAsia="ru-RU"/>
        </w:rPr>
        <w:t>)</w:t>
      </w:r>
      <w:r w:rsidR="000220C2">
        <w:rPr>
          <w:rFonts w:cs="Arial"/>
          <w:color w:val="000000" w:themeColor="text1"/>
          <w:szCs w:val="24"/>
          <w:lang w:eastAsia="ru-RU"/>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плановая трудоёмкость по Лоту (из присвоенных объектов, динамическая и подтягивается «он-лайн»)</w:t>
      </w:r>
      <w:r w:rsidR="000220C2">
        <w:rPr>
          <w:rFonts w:cs="Arial"/>
          <w:color w:val="000000" w:themeColor="text1"/>
          <w:szCs w:val="24"/>
          <w:lang w:eastAsia="ru-RU"/>
        </w:rPr>
        <w:t>;</w:t>
      </w:r>
    </w:p>
    <w:p w:rsidR="00635A11" w:rsidRPr="008767CC" w:rsidRDefault="000220C2" w:rsidP="008767CC">
      <w:pPr>
        <w:pStyle w:val="afa"/>
        <w:numPr>
          <w:ilvl w:val="0"/>
          <w:numId w:val="131"/>
        </w:numPr>
        <w:tabs>
          <w:tab w:val="clear" w:pos="567"/>
        </w:tabs>
        <w:rPr>
          <w:rFonts w:cs="Arial"/>
          <w:color w:val="000000" w:themeColor="text1"/>
          <w:szCs w:val="24"/>
          <w:lang w:eastAsia="ru-RU"/>
        </w:rPr>
      </w:pPr>
      <w:r>
        <w:rPr>
          <w:rFonts w:cs="Arial"/>
          <w:color w:val="000000" w:themeColor="text1"/>
          <w:szCs w:val="24"/>
          <w:lang w:eastAsia="ru-RU"/>
        </w:rPr>
        <w:t>о</w:t>
      </w:r>
      <w:r w:rsidR="00635A11" w:rsidRPr="008767CC">
        <w:rPr>
          <w:rFonts w:cs="Arial"/>
          <w:color w:val="000000" w:themeColor="text1"/>
          <w:szCs w:val="24"/>
          <w:lang w:eastAsia="ru-RU"/>
        </w:rPr>
        <w:t>казано услуг на сумму (проведенный факт по актам на УСО)</w:t>
      </w:r>
      <w:r>
        <w:rPr>
          <w:rFonts w:cs="Arial"/>
          <w:color w:val="000000" w:themeColor="text1"/>
          <w:szCs w:val="24"/>
          <w:lang w:eastAsia="ru-RU"/>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отфактурированно услуг (проведенный факт по СЧ-Ф)</w:t>
      </w:r>
      <w:r w:rsidR="000220C2">
        <w:rPr>
          <w:rFonts w:cs="Arial"/>
          <w:color w:val="000000" w:themeColor="text1"/>
          <w:szCs w:val="24"/>
          <w:lang w:eastAsia="ru-RU"/>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оплачено услуг (проведённые оплаты)</w:t>
      </w:r>
      <w:r w:rsidR="000220C2">
        <w:rPr>
          <w:rFonts w:cs="Arial"/>
          <w:color w:val="000000" w:themeColor="text1"/>
          <w:szCs w:val="24"/>
          <w:lang w:eastAsia="ru-RU"/>
        </w:rPr>
        <w:t>;</w:t>
      </w:r>
    </w:p>
    <w:p w:rsidR="00635A11" w:rsidRPr="008767CC" w:rsidRDefault="00635A11" w:rsidP="008767CC">
      <w:pPr>
        <w:pStyle w:val="afa"/>
        <w:numPr>
          <w:ilvl w:val="0"/>
          <w:numId w:val="131"/>
        </w:numPr>
        <w:tabs>
          <w:tab w:val="clear" w:pos="567"/>
        </w:tabs>
        <w:rPr>
          <w:rFonts w:cs="Arial"/>
          <w:color w:val="000000" w:themeColor="text1"/>
          <w:szCs w:val="24"/>
          <w:lang w:eastAsia="ru-RU"/>
        </w:rPr>
      </w:pPr>
      <w:r w:rsidRPr="008767CC">
        <w:rPr>
          <w:rFonts w:cs="Arial"/>
          <w:color w:val="000000" w:themeColor="text1"/>
          <w:szCs w:val="24"/>
          <w:lang w:eastAsia="ru-RU"/>
        </w:rPr>
        <w:t>фактическая трудоёмкость</w:t>
      </w:r>
      <w:r w:rsidR="000220C2">
        <w:rPr>
          <w:rFonts w:cs="Arial"/>
          <w:color w:val="000000" w:themeColor="text1"/>
          <w:szCs w:val="24"/>
          <w:lang w:eastAsia="ru-RU"/>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 заявки на закупку</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Договор (документ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Вид договора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БЕ из договора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Группа закупок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Закуп. Организация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Поставщик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Дата договора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Начало срока договора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Конец ВремВыполн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ДоговСтоимость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Валюта ДоговСтоимости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Наш код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Поставщик мат.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32"/>
        </w:numPr>
        <w:tabs>
          <w:tab w:val="clear" w:pos="567"/>
        </w:tabs>
        <w:rPr>
          <w:rFonts w:ascii="Times New Roman" w:hAnsi="Times New Roman"/>
          <w:color w:val="000000" w:themeColor="text1"/>
          <w:szCs w:val="24"/>
          <w:lang w:eastAsia="ru-RU"/>
        </w:rPr>
      </w:pPr>
      <w:r w:rsidRPr="00635A11">
        <w:rPr>
          <w:rFonts w:cs="Arial"/>
          <w:color w:val="000000" w:themeColor="text1"/>
          <w:szCs w:val="24"/>
        </w:rPr>
        <w:t>Выстав-ль счета (подтягивается из документа типа Контракт)</w:t>
      </w:r>
      <w:r w:rsidR="000220C2">
        <w:rPr>
          <w:rFonts w:cs="Arial"/>
          <w:color w:val="000000" w:themeColor="text1"/>
          <w:szCs w:val="24"/>
        </w:rPr>
        <w:t>;</w:t>
      </w:r>
    </w:p>
    <w:p w:rsidR="00635A11" w:rsidRPr="00635A11" w:rsidRDefault="00635A11" w:rsidP="008767CC">
      <w:pPr>
        <w:numPr>
          <w:ilvl w:val="2"/>
          <w:numId w:val="116"/>
        </w:numPr>
        <w:tabs>
          <w:tab w:val="clear" w:pos="567"/>
        </w:tabs>
        <w:rPr>
          <w:rFonts w:ascii="Times New Roman" w:hAnsi="Times New Roman"/>
          <w:color w:val="000000" w:themeColor="text1"/>
          <w:szCs w:val="24"/>
          <w:lang w:eastAsia="ru-RU"/>
        </w:rPr>
      </w:pPr>
      <w:r w:rsidRPr="00635A11">
        <w:rPr>
          <w:rFonts w:cs="Arial"/>
          <w:color w:val="000000" w:themeColor="text1"/>
          <w:szCs w:val="24"/>
        </w:rPr>
        <w:t>Системный № договора (подтягивается из документа типа Контракт)</w:t>
      </w:r>
      <w:r w:rsidR="000220C2">
        <w:rPr>
          <w:rFonts w:cs="Arial"/>
          <w:color w:val="000000" w:themeColor="text1"/>
          <w:szCs w:val="24"/>
        </w:rPr>
        <w:t>;</w:t>
      </w:r>
    </w:p>
    <w:p w:rsidR="00635A11" w:rsidRPr="00635A11" w:rsidRDefault="00635A11" w:rsidP="00635A11">
      <w:pPr>
        <w:tabs>
          <w:tab w:val="clear" w:pos="567"/>
        </w:tabs>
        <w:ind w:firstLine="0"/>
        <w:rPr>
          <w:rFonts w:ascii="Times New Roman" w:hAnsi="Times New Roman"/>
          <w:color w:val="000000" w:themeColor="text1"/>
          <w:szCs w:val="24"/>
          <w:lang w:eastAsia="ru-RU"/>
        </w:rPr>
      </w:pPr>
    </w:p>
    <w:p w:rsidR="00635A11" w:rsidRPr="00635A11" w:rsidRDefault="00635A11" w:rsidP="00635A11">
      <w:pPr>
        <w:tabs>
          <w:tab w:val="clear" w:pos="567"/>
        </w:tabs>
        <w:ind w:firstLine="0"/>
        <w:rPr>
          <w:rFonts w:cs="Arial"/>
          <w:color w:val="000000" w:themeColor="text1"/>
          <w:szCs w:val="24"/>
          <w:lang w:eastAsia="ru-RU"/>
        </w:rPr>
      </w:pP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Функции панели инструментов основного отчета по лотам должны содержать следующий перечень:</w:t>
      </w:r>
    </w:p>
    <w:p w:rsidR="00635A11" w:rsidRPr="008767CC" w:rsidRDefault="00635A11" w:rsidP="008767CC">
      <w:pPr>
        <w:pStyle w:val="afa"/>
        <w:numPr>
          <w:ilvl w:val="0"/>
          <w:numId w:val="134"/>
        </w:numPr>
        <w:tabs>
          <w:tab w:val="clear" w:pos="567"/>
        </w:tabs>
        <w:rPr>
          <w:rFonts w:ascii="Times New Roman" w:hAnsi="Times New Roman"/>
          <w:color w:val="000000" w:themeColor="text1"/>
          <w:szCs w:val="24"/>
          <w:lang w:eastAsia="ru-RU"/>
        </w:rPr>
      </w:pPr>
      <w:r w:rsidRPr="008767CC">
        <w:rPr>
          <w:rFonts w:cs="Arial"/>
          <w:color w:val="000000" w:themeColor="text1"/>
          <w:szCs w:val="24"/>
        </w:rPr>
        <w:t>Кнопка-выключатель «Отображение подчиненного отчета», при активации которой должна скрываться/отображаться панель с починенным отчетом по позициям лота;</w:t>
      </w:r>
    </w:p>
    <w:p w:rsidR="00635A11" w:rsidRPr="008767CC" w:rsidRDefault="00635A11" w:rsidP="008767CC">
      <w:pPr>
        <w:pStyle w:val="afa"/>
        <w:numPr>
          <w:ilvl w:val="0"/>
          <w:numId w:val="134"/>
        </w:numPr>
        <w:tabs>
          <w:tab w:val="clear" w:pos="567"/>
        </w:tabs>
        <w:rPr>
          <w:rFonts w:ascii="Times New Roman" w:hAnsi="Times New Roman"/>
          <w:color w:val="000000" w:themeColor="text1"/>
          <w:szCs w:val="24"/>
          <w:lang w:eastAsia="ru-RU"/>
        </w:rPr>
      </w:pPr>
      <w:r w:rsidRPr="008767CC">
        <w:rPr>
          <w:rFonts w:cs="Arial"/>
          <w:color w:val="000000" w:themeColor="text1"/>
          <w:szCs w:val="24"/>
        </w:rPr>
        <w:t xml:space="preserve">Кнопка «Редактирование лота» и «Создание лота», при нажатии на которую система должна открывать документ лот на изменение в транзакции </w:t>
      </w:r>
      <w:r w:rsidRPr="008767CC">
        <w:rPr>
          <w:rFonts w:cs="Arial"/>
          <w:color w:val="000000" w:themeColor="text1"/>
          <w:szCs w:val="24"/>
          <w:lang w:val="en-US"/>
        </w:rPr>
        <w:t>CV</w:t>
      </w:r>
      <w:r w:rsidRPr="008767CC">
        <w:rPr>
          <w:rFonts w:cs="Arial"/>
          <w:color w:val="000000" w:themeColor="text1"/>
          <w:szCs w:val="24"/>
        </w:rPr>
        <w:t>02</w:t>
      </w:r>
      <w:r w:rsidRPr="008767CC">
        <w:rPr>
          <w:rFonts w:cs="Arial"/>
          <w:color w:val="000000" w:themeColor="text1"/>
          <w:szCs w:val="24"/>
          <w:lang w:val="en-US"/>
        </w:rPr>
        <w:t>N</w:t>
      </w:r>
      <w:r w:rsidRPr="008767CC">
        <w:rPr>
          <w:rFonts w:cs="Arial"/>
          <w:color w:val="000000" w:themeColor="text1"/>
          <w:szCs w:val="24"/>
        </w:rPr>
        <w:t xml:space="preserve"> (при двойном клике по номеру документа система должна открывать документ Лот на просмотр в транзакции </w:t>
      </w:r>
      <w:r w:rsidRPr="008767CC">
        <w:rPr>
          <w:rFonts w:cs="Arial"/>
          <w:color w:val="000000" w:themeColor="text1"/>
          <w:szCs w:val="24"/>
          <w:lang w:val="en-US"/>
        </w:rPr>
        <w:t>CV</w:t>
      </w:r>
      <w:r w:rsidRPr="008767CC">
        <w:rPr>
          <w:rFonts w:cs="Arial"/>
          <w:color w:val="000000" w:themeColor="text1"/>
          <w:szCs w:val="24"/>
        </w:rPr>
        <w:t>03</w:t>
      </w:r>
      <w:r w:rsidRPr="008767CC">
        <w:rPr>
          <w:rFonts w:cs="Arial"/>
          <w:color w:val="000000" w:themeColor="text1"/>
          <w:szCs w:val="24"/>
          <w:lang w:val="en-US"/>
        </w:rPr>
        <w:t>N</w:t>
      </w:r>
      <w:r w:rsidRPr="008767CC">
        <w:rPr>
          <w:rFonts w:cs="Arial"/>
          <w:color w:val="000000" w:themeColor="text1"/>
          <w:szCs w:val="24"/>
        </w:rPr>
        <w:t xml:space="preserve">); </w:t>
      </w:r>
    </w:p>
    <w:p w:rsidR="00635A11" w:rsidRPr="008767CC" w:rsidRDefault="00635A11" w:rsidP="008767CC">
      <w:pPr>
        <w:pStyle w:val="afa"/>
        <w:numPr>
          <w:ilvl w:val="0"/>
          <w:numId w:val="134"/>
        </w:numPr>
        <w:tabs>
          <w:tab w:val="clear" w:pos="567"/>
        </w:tabs>
        <w:rPr>
          <w:rFonts w:ascii="Times New Roman" w:hAnsi="Times New Roman"/>
          <w:color w:val="000000" w:themeColor="text1"/>
          <w:szCs w:val="24"/>
          <w:lang w:eastAsia="ru-RU"/>
        </w:rPr>
      </w:pPr>
      <w:r w:rsidRPr="008767CC">
        <w:rPr>
          <w:rFonts w:cs="Arial"/>
          <w:color w:val="000000" w:themeColor="text1"/>
          <w:szCs w:val="24"/>
        </w:rPr>
        <w:t>Кнопка «Согласование лота», при нажатии на которой система должна проверять полномочия пользователя на перевод документа в следующий статус с последующим изменением статуса документа Лот;</w:t>
      </w:r>
    </w:p>
    <w:p w:rsidR="00635A11" w:rsidRPr="008767CC" w:rsidRDefault="00635A11" w:rsidP="008767CC">
      <w:pPr>
        <w:pStyle w:val="afa"/>
        <w:numPr>
          <w:ilvl w:val="0"/>
          <w:numId w:val="134"/>
        </w:numPr>
        <w:tabs>
          <w:tab w:val="clear" w:pos="567"/>
        </w:tabs>
        <w:rPr>
          <w:rFonts w:ascii="Times New Roman" w:hAnsi="Times New Roman"/>
          <w:color w:val="000000" w:themeColor="text1"/>
          <w:szCs w:val="24"/>
          <w:lang w:eastAsia="ru-RU"/>
        </w:rPr>
      </w:pPr>
      <w:r w:rsidRPr="008767CC">
        <w:rPr>
          <w:rFonts w:cs="Arial"/>
          <w:color w:val="000000" w:themeColor="text1"/>
          <w:szCs w:val="24"/>
        </w:rPr>
        <w:t>Кнопка «Массовое проставление источника поставки» для позиций документа Лот, при нажатии на которой система должна автоматически обработать все присвоенные к Лоту заказы ТОРО и проставить в сформированных к заказам ТОРО заявкам на закупку услуг реквизит «Источник поставки» на основании значения поля Договор (документ типа Контракт);</w:t>
      </w:r>
    </w:p>
    <w:p w:rsidR="00635A11" w:rsidRPr="008767CC" w:rsidRDefault="00635A11" w:rsidP="008767CC">
      <w:pPr>
        <w:pStyle w:val="afa"/>
        <w:numPr>
          <w:ilvl w:val="0"/>
          <w:numId w:val="134"/>
        </w:numPr>
        <w:tabs>
          <w:tab w:val="clear" w:pos="567"/>
        </w:tabs>
        <w:rPr>
          <w:rFonts w:cs="Arial"/>
          <w:color w:val="000000" w:themeColor="text1"/>
          <w:szCs w:val="24"/>
          <w:lang w:eastAsia="ru-RU"/>
        </w:rPr>
      </w:pPr>
      <w:r w:rsidRPr="008767CC">
        <w:rPr>
          <w:rFonts w:cs="Arial"/>
          <w:color w:val="000000" w:themeColor="text1"/>
          <w:szCs w:val="24"/>
          <w:lang w:eastAsia="ru-RU"/>
        </w:rPr>
        <w:t xml:space="preserve">Переходы к  тр. </w:t>
      </w:r>
      <w:r w:rsidRPr="008767CC">
        <w:rPr>
          <w:rFonts w:cs="Arial"/>
          <w:color w:val="000000" w:themeColor="text1"/>
          <w:szCs w:val="24"/>
          <w:lang w:val="en-US" w:eastAsia="ru-RU"/>
        </w:rPr>
        <w:t>IW</w:t>
      </w:r>
      <w:r w:rsidRPr="008767CC">
        <w:rPr>
          <w:rFonts w:cs="Arial"/>
          <w:color w:val="000000" w:themeColor="text1"/>
          <w:szCs w:val="24"/>
          <w:lang w:eastAsia="ru-RU"/>
        </w:rPr>
        <w:t xml:space="preserve">38, </w:t>
      </w:r>
      <w:r w:rsidRPr="008767CC">
        <w:rPr>
          <w:rFonts w:cs="Arial"/>
          <w:color w:val="000000" w:themeColor="text1"/>
          <w:szCs w:val="24"/>
          <w:lang w:val="en-US" w:eastAsia="ru-RU"/>
        </w:rPr>
        <w:t>IW</w:t>
      </w:r>
      <w:r w:rsidRPr="008767CC">
        <w:rPr>
          <w:rFonts w:cs="Arial"/>
          <w:color w:val="000000" w:themeColor="text1"/>
          <w:szCs w:val="24"/>
          <w:lang w:eastAsia="ru-RU"/>
        </w:rPr>
        <w:t xml:space="preserve">37, </w:t>
      </w:r>
      <w:r w:rsidRPr="008767CC">
        <w:rPr>
          <w:rFonts w:cs="Arial"/>
          <w:color w:val="000000" w:themeColor="text1"/>
          <w:szCs w:val="24"/>
          <w:lang w:val="en-US" w:eastAsia="ru-RU"/>
        </w:rPr>
        <w:t>IP</w:t>
      </w:r>
      <w:r w:rsidRPr="008767CC">
        <w:rPr>
          <w:rFonts w:cs="Arial"/>
          <w:color w:val="000000" w:themeColor="text1"/>
          <w:szCs w:val="24"/>
          <w:lang w:eastAsia="ru-RU"/>
        </w:rPr>
        <w:t>19, в АРМ планировщика.</w:t>
      </w:r>
    </w:p>
    <w:p w:rsidR="00635A11" w:rsidRPr="00635A11" w:rsidRDefault="00635A11" w:rsidP="00635A11">
      <w:pPr>
        <w:tabs>
          <w:tab w:val="clear" w:pos="567"/>
        </w:tabs>
        <w:ind w:firstLine="0"/>
        <w:rPr>
          <w:rFonts w:ascii="Calibri" w:hAnsi="Calibri"/>
          <w:color w:val="000000" w:themeColor="text1"/>
          <w:sz w:val="22"/>
          <w:lang w:eastAsia="ru-RU"/>
        </w:rPr>
      </w:pP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Структура подчиненного отчета по позициям (предполагаемым позициям) лота должна включать следующие реквизиты:</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Тип позиции;</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Планирующий завод</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Имя планирующего завода</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БЕ</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Наименование БЕ</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Группа плановиков</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Имя группы плановиков</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Отв. Рабочее место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Имя отв. Рабочего места</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Ресурс;</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Имя ресурса</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Завод расположения ТОб</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Имя завода расположения ТОб</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Техническое место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Название технического места</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Вышестоящая 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Название вышестоящей 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Класс вышестоящей 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НаимКласса вышестоящей 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Название 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Класс 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НаимКлассЕО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Модель оборудования</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Название модели оборудования</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Инв. номер</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Сер. Номер</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Гаражный номер</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 по технологической схеме</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Гарантия начало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Гарантия окончание;</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МВЗ;</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Название МВЗ</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ПользСтатусЕО;</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СистСтатусЕО;</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ПланПредупрТОРО;</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ТекстПланаПредупрТОРО;</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Статус ПлПрТОРО;</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ПозПредупрТОРО</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ПозицияПредупредительного ТОРО (описание)</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ЗапланирДатаIP10</w:t>
      </w:r>
      <w:r w:rsidRPr="000220C2">
        <w:rPr>
          <w:rFonts w:cs="Arial"/>
          <w:color w:val="000000" w:themeColor="text1"/>
          <w:szCs w:val="24"/>
          <w:lang w:val="en-US"/>
        </w:rPr>
        <w:t>;</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 отзыва;</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Статус Отзыва;</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ВидРаботТОРО;</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Название ВРТ;</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ПлДатаНачала;</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ПлДатаОкончания;</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ВидЗаказа;</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Заказ;</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СистСтатус;</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ПользСтатус;</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Трудоёмкость (пл и факт из заказа в разрезе упр. ключей, операции, в зависимости от типа позиции);</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 xml:space="preserve">ПлСтоимость (из заказа в разрезе категорий затрат (аналогично </w:t>
      </w:r>
      <w:r w:rsidRPr="000220C2">
        <w:rPr>
          <w:rFonts w:cs="Arial"/>
          <w:color w:val="000000" w:themeColor="text1"/>
          <w:szCs w:val="24"/>
          <w:lang w:val="en-US"/>
        </w:rPr>
        <w:t>IW</w:t>
      </w:r>
      <w:r w:rsidRPr="000220C2">
        <w:rPr>
          <w:rFonts w:cs="Arial"/>
          <w:color w:val="000000" w:themeColor="text1"/>
          <w:szCs w:val="24"/>
        </w:rPr>
        <w:t>39), операции, в зависимости от типа позиции);</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 xml:space="preserve">ФактСтоимость (из заказа в разрезе категорий затрат (аналогично </w:t>
      </w:r>
      <w:r w:rsidRPr="000220C2">
        <w:rPr>
          <w:rFonts w:cs="Arial"/>
          <w:color w:val="000000" w:themeColor="text1"/>
          <w:szCs w:val="24"/>
          <w:lang w:val="en-US"/>
        </w:rPr>
        <w:t>IW</w:t>
      </w:r>
      <w:r w:rsidR="000220C2">
        <w:rPr>
          <w:rFonts w:cs="Arial"/>
          <w:color w:val="000000" w:themeColor="text1"/>
          <w:szCs w:val="24"/>
        </w:rPr>
        <w:t>39);</w:t>
      </w:r>
    </w:p>
    <w:p w:rsidR="00635A11" w:rsidRPr="008767CC" w:rsidRDefault="00635A11" w:rsidP="008767CC">
      <w:pPr>
        <w:numPr>
          <w:ilvl w:val="0"/>
          <w:numId w:val="116"/>
        </w:numPr>
        <w:tabs>
          <w:tab w:val="clear" w:pos="567"/>
        </w:tabs>
        <w:ind w:left="1428"/>
        <w:rPr>
          <w:rFonts w:cs="Arial"/>
          <w:color w:val="000000" w:themeColor="text1"/>
          <w:szCs w:val="24"/>
          <w:lang w:eastAsia="ru-RU"/>
        </w:rPr>
      </w:pPr>
      <w:r w:rsidRPr="000220C2">
        <w:rPr>
          <w:rFonts w:cs="Arial"/>
          <w:color w:val="000000" w:themeColor="text1"/>
          <w:szCs w:val="24"/>
        </w:rPr>
        <w:t>Данные источника поставки (выводиться в случае если заказу присвоен одинаковый договор)</w:t>
      </w:r>
      <w:r w:rsidR="000220C2">
        <w:rPr>
          <w:rFonts w:cs="Arial"/>
          <w:color w:val="000000" w:themeColor="text1"/>
          <w:szCs w:val="24"/>
        </w:rPr>
        <w:t>;</w:t>
      </w:r>
    </w:p>
    <w:p w:rsidR="00635A11" w:rsidRPr="008767CC" w:rsidRDefault="00635A11" w:rsidP="008767CC">
      <w:pPr>
        <w:pStyle w:val="afa"/>
        <w:numPr>
          <w:ilvl w:val="2"/>
          <w:numId w:val="116"/>
        </w:numPr>
        <w:tabs>
          <w:tab w:val="clear" w:pos="567"/>
        </w:tabs>
        <w:rPr>
          <w:rFonts w:cs="Arial"/>
          <w:color w:val="000000" w:themeColor="text1"/>
          <w:szCs w:val="24"/>
          <w:lang w:eastAsia="ru-RU"/>
        </w:rPr>
      </w:pPr>
      <w:r w:rsidRPr="008767CC">
        <w:rPr>
          <w:rFonts w:cs="Arial"/>
          <w:color w:val="000000" w:themeColor="text1"/>
          <w:szCs w:val="24"/>
          <w:lang w:eastAsia="ru-RU"/>
        </w:rPr>
        <w:t>Данные источника поставки</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Функции панели инструментов подчиненного отчета по позициям (предполагаемым позициям) лота должны содержать следующий перечень:</w:t>
      </w:r>
    </w:p>
    <w:p w:rsidR="00635A11" w:rsidRPr="00635A11" w:rsidRDefault="00635A11" w:rsidP="008767CC">
      <w:pPr>
        <w:numPr>
          <w:ilvl w:val="0"/>
          <w:numId w:val="116"/>
        </w:numPr>
        <w:tabs>
          <w:tab w:val="clear" w:pos="567"/>
        </w:tabs>
        <w:ind w:left="1068"/>
        <w:rPr>
          <w:rFonts w:ascii="Times New Roman" w:hAnsi="Times New Roman"/>
          <w:color w:val="000000" w:themeColor="text1"/>
          <w:szCs w:val="24"/>
          <w:lang w:eastAsia="ru-RU"/>
        </w:rPr>
      </w:pPr>
      <w:r w:rsidRPr="00635A11">
        <w:rPr>
          <w:rFonts w:cs="Arial"/>
          <w:color w:val="000000" w:themeColor="text1"/>
          <w:szCs w:val="24"/>
        </w:rPr>
        <w:t>Кнопка-выключатель «отображение всех позиций», при активации которой система должна отобразить абсолютно все заказы ТОРО/позиции моделирования планов ППР, отобранные по критериям СЭ, вне зависимости от того, какая позиция основного отчета по лотам выбрана;</w:t>
      </w:r>
    </w:p>
    <w:p w:rsidR="00635A11" w:rsidRPr="00635A11" w:rsidRDefault="00635A11" w:rsidP="008767CC">
      <w:pPr>
        <w:numPr>
          <w:ilvl w:val="0"/>
          <w:numId w:val="116"/>
        </w:numPr>
        <w:tabs>
          <w:tab w:val="clear" w:pos="567"/>
        </w:tabs>
        <w:ind w:left="1068"/>
        <w:rPr>
          <w:rFonts w:ascii="Times New Roman" w:hAnsi="Times New Roman"/>
          <w:color w:val="000000" w:themeColor="text1"/>
          <w:szCs w:val="24"/>
          <w:lang w:eastAsia="ru-RU"/>
        </w:rPr>
      </w:pPr>
      <w:r w:rsidRPr="00635A11">
        <w:rPr>
          <w:rFonts w:cs="Arial"/>
          <w:color w:val="000000" w:themeColor="text1"/>
          <w:szCs w:val="24"/>
        </w:rPr>
        <w:t>создание документа «Лот» по выделенным позициям. После успешного выполнения которой в основном отчете должна отобразиться новая позиция, соответствующая созданному документу «Лот», при выделении любой ячейки которой в подчиненном отчете должны отобразиться соответствующие присвоенные позиции;</w:t>
      </w:r>
    </w:p>
    <w:p w:rsidR="00635A11" w:rsidRPr="00635A11" w:rsidRDefault="00635A11" w:rsidP="008767CC">
      <w:pPr>
        <w:numPr>
          <w:ilvl w:val="0"/>
          <w:numId w:val="116"/>
        </w:numPr>
        <w:tabs>
          <w:tab w:val="clear" w:pos="567"/>
        </w:tabs>
        <w:ind w:left="1068"/>
        <w:rPr>
          <w:rFonts w:ascii="Times New Roman" w:hAnsi="Times New Roman"/>
          <w:color w:val="000000" w:themeColor="text1"/>
          <w:szCs w:val="24"/>
          <w:lang w:eastAsia="ru-RU"/>
        </w:rPr>
      </w:pPr>
      <w:r w:rsidRPr="00635A11">
        <w:rPr>
          <w:rFonts w:cs="Arial"/>
          <w:color w:val="000000" w:themeColor="text1"/>
          <w:szCs w:val="24"/>
        </w:rPr>
        <w:t>исключение выделенных позиций из документа «Лот» (в любой момент, независимо от статусов);</w:t>
      </w:r>
    </w:p>
    <w:p w:rsidR="00635A11" w:rsidRPr="00635A11" w:rsidRDefault="00635A11" w:rsidP="008767CC">
      <w:pPr>
        <w:numPr>
          <w:ilvl w:val="0"/>
          <w:numId w:val="116"/>
        </w:numPr>
        <w:tabs>
          <w:tab w:val="clear" w:pos="567"/>
        </w:tabs>
        <w:ind w:left="1068"/>
        <w:rPr>
          <w:rFonts w:ascii="Times New Roman" w:hAnsi="Times New Roman"/>
          <w:color w:val="000000" w:themeColor="text1"/>
          <w:szCs w:val="24"/>
          <w:lang w:eastAsia="ru-RU"/>
        </w:rPr>
      </w:pPr>
      <w:r w:rsidRPr="00635A11">
        <w:rPr>
          <w:rFonts w:cs="Arial"/>
          <w:color w:val="000000" w:themeColor="text1"/>
          <w:szCs w:val="24"/>
        </w:rPr>
        <w:t>присвоение выделенных позиций к существующему документу «Лот» в любой момент, независимо от статусов);</w:t>
      </w:r>
    </w:p>
    <w:p w:rsidR="00635A11" w:rsidRPr="00635A11" w:rsidRDefault="00635A11" w:rsidP="008767CC">
      <w:pPr>
        <w:numPr>
          <w:ilvl w:val="0"/>
          <w:numId w:val="116"/>
        </w:numPr>
        <w:tabs>
          <w:tab w:val="clear" w:pos="567"/>
        </w:tabs>
        <w:ind w:left="1068"/>
        <w:rPr>
          <w:rFonts w:ascii="Times New Roman" w:hAnsi="Times New Roman"/>
          <w:color w:val="000000" w:themeColor="text1"/>
          <w:szCs w:val="24"/>
          <w:lang w:eastAsia="ru-RU"/>
        </w:rPr>
      </w:pPr>
      <w:r w:rsidRPr="00635A11">
        <w:rPr>
          <w:rFonts w:cs="Arial"/>
          <w:color w:val="000000" w:themeColor="text1"/>
          <w:szCs w:val="24"/>
        </w:rPr>
        <w:t>массовое проставление источника поставки» для позиций документа «Лот» (только для заказов ТОРО);</w:t>
      </w:r>
    </w:p>
    <w:p w:rsidR="00635A11" w:rsidRPr="00635A11" w:rsidRDefault="00635A11" w:rsidP="00635A11">
      <w:pPr>
        <w:tabs>
          <w:tab w:val="clear" w:pos="567"/>
        </w:tabs>
        <w:ind w:firstLine="0"/>
        <w:rPr>
          <w:rFonts w:ascii="Times New Roman" w:hAnsi="Times New Roman"/>
          <w:color w:val="000000" w:themeColor="text1"/>
          <w:szCs w:val="24"/>
          <w:lang w:eastAsia="ru-RU"/>
        </w:rPr>
      </w:pPr>
      <w:r w:rsidRPr="00635A11">
        <w:rPr>
          <w:rFonts w:cs="Arial"/>
          <w:color w:val="000000" w:themeColor="text1"/>
          <w:szCs w:val="24"/>
          <w:lang w:eastAsia="ru-RU"/>
        </w:rPr>
        <w:t> </w:t>
      </w:r>
    </w:p>
    <w:p w:rsidR="00635A11" w:rsidRPr="008767CC" w:rsidRDefault="00635A11" w:rsidP="008767CC">
      <w:pPr>
        <w:pStyle w:val="afa"/>
        <w:numPr>
          <w:ilvl w:val="0"/>
          <w:numId w:val="127"/>
        </w:numPr>
        <w:tabs>
          <w:tab w:val="clear" w:pos="567"/>
        </w:tabs>
        <w:rPr>
          <w:rFonts w:ascii="Times New Roman" w:hAnsi="Times New Roman"/>
          <w:color w:val="000000" w:themeColor="text1"/>
          <w:szCs w:val="24"/>
          <w:lang w:eastAsia="ru-RU"/>
        </w:rPr>
      </w:pPr>
      <w:r w:rsidRPr="008767CC">
        <w:rPr>
          <w:rFonts w:cs="Arial"/>
          <w:color w:val="000000" w:themeColor="text1"/>
          <w:szCs w:val="24"/>
          <w:lang w:eastAsia="ru-RU"/>
        </w:rPr>
        <w:t>При работе с документами «Лот на закупку услуг ТОиР» должны срабатывать следующие проверки/обработки:</w:t>
      </w:r>
    </w:p>
    <w:p w:rsidR="00635A11" w:rsidRPr="00635A11" w:rsidRDefault="00635A11" w:rsidP="008767CC">
      <w:pPr>
        <w:numPr>
          <w:ilvl w:val="1"/>
          <w:numId w:val="136"/>
        </w:numPr>
        <w:tabs>
          <w:tab w:val="clear" w:pos="567"/>
        </w:tabs>
        <w:rPr>
          <w:rFonts w:ascii="Times New Roman" w:hAnsi="Times New Roman"/>
          <w:color w:val="000000" w:themeColor="text1"/>
          <w:szCs w:val="24"/>
          <w:lang w:eastAsia="ru-RU"/>
        </w:rPr>
      </w:pPr>
      <w:r w:rsidRPr="00635A11">
        <w:rPr>
          <w:rFonts w:cs="Arial"/>
          <w:color w:val="000000" w:themeColor="text1"/>
          <w:szCs w:val="24"/>
        </w:rPr>
        <w:t>При формировании лота должна быть реализована проверка «Заказ ТОРО может быть включен только в один Лот»);</w:t>
      </w:r>
    </w:p>
    <w:p w:rsidR="00635A11" w:rsidRPr="00635A11" w:rsidRDefault="00635A11" w:rsidP="008767CC">
      <w:pPr>
        <w:numPr>
          <w:ilvl w:val="1"/>
          <w:numId w:val="136"/>
        </w:numPr>
        <w:tabs>
          <w:tab w:val="clear" w:pos="567"/>
        </w:tabs>
        <w:rPr>
          <w:rFonts w:ascii="Times New Roman" w:hAnsi="Times New Roman"/>
          <w:color w:val="000000" w:themeColor="text1"/>
          <w:szCs w:val="24"/>
          <w:lang w:eastAsia="ru-RU"/>
        </w:rPr>
      </w:pPr>
      <w:r w:rsidRPr="00635A11">
        <w:rPr>
          <w:rFonts w:cs="Arial"/>
          <w:color w:val="000000" w:themeColor="text1"/>
          <w:szCs w:val="24"/>
        </w:rPr>
        <w:t>В момент согласования документа «Лот» определенным статусом (ТЗ, настройка) должно выполняться автоматическое создание сводной заявки на закупку с отражением в ней сводной трудоёмкости и сводной стоимости лота;</w:t>
      </w:r>
    </w:p>
    <w:p w:rsidR="00635A11" w:rsidRPr="00635A11" w:rsidRDefault="00635A11" w:rsidP="008767CC">
      <w:pPr>
        <w:numPr>
          <w:ilvl w:val="1"/>
          <w:numId w:val="136"/>
        </w:numPr>
        <w:tabs>
          <w:tab w:val="clear" w:pos="567"/>
        </w:tabs>
        <w:rPr>
          <w:rFonts w:ascii="Times New Roman" w:hAnsi="Times New Roman"/>
          <w:color w:val="000000" w:themeColor="text1"/>
          <w:szCs w:val="24"/>
          <w:lang w:eastAsia="ru-RU"/>
        </w:rPr>
      </w:pPr>
      <w:r w:rsidRPr="00635A11">
        <w:rPr>
          <w:rFonts w:cs="Arial"/>
          <w:color w:val="000000" w:themeColor="text1"/>
          <w:szCs w:val="24"/>
        </w:rPr>
        <w:t>В момент присвоения документа типа Контракт документу «Лот» должно совпадать значение БЕ;</w:t>
      </w:r>
    </w:p>
    <w:p w:rsidR="00635A11" w:rsidRPr="00635A11" w:rsidRDefault="00635A11" w:rsidP="008767CC">
      <w:pPr>
        <w:numPr>
          <w:ilvl w:val="1"/>
          <w:numId w:val="136"/>
        </w:numPr>
        <w:tabs>
          <w:tab w:val="clear" w:pos="567"/>
        </w:tabs>
        <w:rPr>
          <w:rFonts w:ascii="Times New Roman" w:hAnsi="Times New Roman"/>
          <w:color w:val="000000" w:themeColor="text1"/>
          <w:szCs w:val="24"/>
          <w:lang w:eastAsia="ru-RU"/>
        </w:rPr>
      </w:pPr>
      <w:r w:rsidRPr="00635A11">
        <w:rPr>
          <w:rFonts w:cs="Arial"/>
          <w:color w:val="000000" w:themeColor="text1"/>
          <w:szCs w:val="24"/>
        </w:rPr>
        <w:t>В момент согласования документа «Лот» определенным статусом (Договор, настройка) должна выполняться проверка наличия заполненного значения в реквизите Договор (документ типа Контракт);</w:t>
      </w:r>
    </w:p>
    <w:p w:rsidR="00635A11" w:rsidRPr="00635A11" w:rsidRDefault="00635A11" w:rsidP="008767CC">
      <w:pPr>
        <w:numPr>
          <w:ilvl w:val="1"/>
          <w:numId w:val="136"/>
        </w:numPr>
        <w:tabs>
          <w:tab w:val="clear" w:pos="567"/>
        </w:tabs>
        <w:rPr>
          <w:rFonts w:ascii="Times New Roman" w:hAnsi="Times New Roman"/>
          <w:color w:val="000000" w:themeColor="text1"/>
          <w:szCs w:val="24"/>
          <w:lang w:eastAsia="ru-RU"/>
        </w:rPr>
      </w:pPr>
      <w:r w:rsidRPr="00635A11">
        <w:rPr>
          <w:rFonts w:cs="Arial"/>
          <w:color w:val="000000" w:themeColor="text1"/>
          <w:szCs w:val="24"/>
        </w:rPr>
        <w:t xml:space="preserve">В момент создания документа «Лот» по выделенным позициям должна осуществляться проверка принадлежности выделенных заказов ТОРО/позиций моделирования планов предупредительного ТОРО к одной БЕ, Планирующему заводу; </w:t>
      </w:r>
    </w:p>
    <w:p w:rsidR="00635A11" w:rsidRPr="00635A11" w:rsidRDefault="00635A11" w:rsidP="008767CC">
      <w:pPr>
        <w:numPr>
          <w:ilvl w:val="1"/>
          <w:numId w:val="136"/>
        </w:numPr>
        <w:tabs>
          <w:tab w:val="clear" w:pos="567"/>
        </w:tabs>
        <w:rPr>
          <w:rFonts w:ascii="Times New Roman" w:hAnsi="Times New Roman"/>
          <w:color w:val="000000" w:themeColor="text1"/>
          <w:szCs w:val="24"/>
          <w:lang w:eastAsia="ru-RU"/>
        </w:rPr>
      </w:pPr>
      <w:r w:rsidRPr="00635A11">
        <w:rPr>
          <w:rFonts w:cs="Arial"/>
          <w:color w:val="000000" w:themeColor="text1"/>
          <w:szCs w:val="24"/>
        </w:rPr>
        <w:t>В момент включения в существующий документ «Лот» выделенных позиций должна осуществляться проверка принадлежности выделенных заказов ТОРО/позиций моделирования планов предупредительного ТОРО к БЕ, Планирующему заводу, указанному в документе «Лот»;</w:t>
      </w:r>
    </w:p>
    <w:p w:rsidR="00635A11" w:rsidRPr="00635A11" w:rsidRDefault="00635A11" w:rsidP="00635A11">
      <w:pPr>
        <w:tabs>
          <w:tab w:val="clear" w:pos="567"/>
        </w:tabs>
        <w:ind w:firstLine="0"/>
        <w:jc w:val="left"/>
        <w:rPr>
          <w:rFonts w:ascii="Calibri" w:hAnsi="Calibri"/>
          <w:color w:val="000000" w:themeColor="text1"/>
          <w:sz w:val="22"/>
        </w:rPr>
      </w:pPr>
      <w:r w:rsidRPr="00635A11">
        <w:rPr>
          <w:rFonts w:ascii="Calibri" w:hAnsi="Calibri"/>
          <w:color w:val="000000" w:themeColor="text1"/>
          <w:sz w:val="22"/>
        </w:rPr>
        <w:t> </w:t>
      </w:r>
    </w:p>
    <w:p w:rsidR="00635A11" w:rsidRPr="008767CC" w:rsidRDefault="00635A11" w:rsidP="00635A11">
      <w:pPr>
        <w:tabs>
          <w:tab w:val="clear" w:pos="567"/>
        </w:tabs>
        <w:ind w:firstLine="0"/>
        <w:jc w:val="left"/>
        <w:rPr>
          <w:rFonts w:cs="Arial"/>
          <w:color w:val="000000" w:themeColor="text1"/>
          <w:szCs w:val="24"/>
          <w:lang w:eastAsia="ru-RU"/>
        </w:rPr>
      </w:pPr>
      <w:r w:rsidRPr="008767CC">
        <w:rPr>
          <w:rFonts w:cs="Arial"/>
          <w:color w:val="000000" w:themeColor="text1"/>
          <w:szCs w:val="24"/>
          <w:lang w:eastAsia="ru-RU"/>
        </w:rPr>
        <w:t>Должна обеспечиваться возможность проваливания в объекты (заказы, ЕО, закупочные документы, Лот, план ППР) в режимы просмотра/изменения в зависимости от полномочий.</w:t>
      </w:r>
    </w:p>
    <w:p w:rsidR="00635A11" w:rsidRPr="00635A11" w:rsidRDefault="00635A11" w:rsidP="00635A11">
      <w:pPr>
        <w:tabs>
          <w:tab w:val="clear" w:pos="567"/>
        </w:tabs>
        <w:ind w:firstLine="0"/>
        <w:jc w:val="left"/>
        <w:rPr>
          <w:rFonts w:ascii="Times New Roman" w:hAnsi="Times New Roman"/>
          <w:color w:val="000000" w:themeColor="text1"/>
          <w:szCs w:val="24"/>
          <w:lang w:eastAsia="ru-RU"/>
        </w:rPr>
      </w:pPr>
      <w:r w:rsidRPr="00635A11">
        <w:rPr>
          <w:rFonts w:ascii="Calibri" w:hAnsi="Calibri"/>
          <w:color w:val="000000" w:themeColor="text1"/>
          <w:sz w:val="22"/>
        </w:rPr>
        <w:t> </w:t>
      </w:r>
    </w:p>
    <w:p w:rsidR="00635A11" w:rsidRPr="00635A11" w:rsidRDefault="00635A11" w:rsidP="00635A11">
      <w:pPr>
        <w:tabs>
          <w:tab w:val="clear" w:pos="567"/>
        </w:tabs>
        <w:ind w:firstLine="0"/>
        <w:jc w:val="left"/>
        <w:rPr>
          <w:rFonts w:ascii="Calibri" w:hAnsi="Calibri"/>
          <w:color w:val="000000" w:themeColor="text1"/>
          <w:sz w:val="22"/>
          <w:lang w:eastAsia="ru-RU"/>
        </w:rPr>
      </w:pPr>
    </w:p>
    <w:p w:rsidR="00635A11" w:rsidRPr="00635A11" w:rsidRDefault="00635A11" w:rsidP="00635A11">
      <w:pPr>
        <w:tabs>
          <w:tab w:val="clear" w:pos="567"/>
        </w:tabs>
        <w:ind w:firstLine="0"/>
        <w:jc w:val="left"/>
        <w:rPr>
          <w:rFonts w:ascii="Times New Roman" w:hAnsi="Times New Roman"/>
          <w:color w:val="000000" w:themeColor="text1"/>
          <w:szCs w:val="24"/>
          <w:lang w:eastAsia="ru-RU"/>
        </w:rPr>
      </w:pPr>
    </w:p>
    <w:p w:rsidR="00635A11" w:rsidRPr="00635A11" w:rsidRDefault="00635A11" w:rsidP="00635A11">
      <w:pPr>
        <w:tabs>
          <w:tab w:val="clear" w:pos="567"/>
        </w:tabs>
        <w:spacing w:after="160" w:line="259" w:lineRule="auto"/>
        <w:ind w:firstLine="0"/>
        <w:jc w:val="left"/>
        <w:rPr>
          <w:rFonts w:cs="Arial"/>
          <w:b/>
          <w:color w:val="000000" w:themeColor="text1"/>
          <w:szCs w:val="24"/>
        </w:rPr>
      </w:pPr>
      <w:r w:rsidRPr="00635A11">
        <w:rPr>
          <w:rFonts w:cs="Arial"/>
          <w:b/>
          <w:color w:val="000000" w:themeColor="text1"/>
          <w:szCs w:val="24"/>
        </w:rPr>
        <w:t>Ограничения:</w:t>
      </w:r>
    </w:p>
    <w:p w:rsidR="00635A11" w:rsidRPr="00635A11" w:rsidRDefault="00635A11" w:rsidP="00635A11">
      <w:pPr>
        <w:tabs>
          <w:tab w:val="clear" w:pos="567"/>
        </w:tabs>
        <w:ind w:left="720" w:firstLine="0"/>
        <w:rPr>
          <w:rFonts w:cs="Arial"/>
          <w:b/>
          <w:color w:val="000000" w:themeColor="text1"/>
          <w:szCs w:val="24"/>
        </w:rPr>
      </w:pPr>
      <w:r w:rsidRPr="00635A11">
        <w:rPr>
          <w:rFonts w:cs="Arial"/>
          <w:b/>
          <w:color w:val="000000" w:themeColor="text1"/>
          <w:szCs w:val="24"/>
        </w:rPr>
        <w:t>Другие доп. Проверки не указанные в БП – не являются предметом обязательств (за объемом работ)</w:t>
      </w:r>
    </w:p>
    <w:bookmarkEnd w:id="1287"/>
    <w:p w:rsidR="00635A11" w:rsidRDefault="00635A11" w:rsidP="008767CC">
      <w:pPr>
        <w:ind w:firstLine="0"/>
      </w:pPr>
    </w:p>
    <w:p w:rsidR="00BA2077" w:rsidRPr="00554843" w:rsidRDefault="00BA2077" w:rsidP="008767CC">
      <w:pPr>
        <w:ind w:firstLine="0"/>
      </w:pPr>
      <w:r>
        <w:t>Более подробное техническое описание доступно в ФС «</w:t>
      </w:r>
      <w:r w:rsidRPr="00BA2077">
        <w:t>ERP_ФС_PM215_АРМ_управления_Лотами_на_закупку_услуг_ТОиР</w:t>
      </w:r>
      <w:r>
        <w:t>».</w:t>
      </w:r>
    </w:p>
    <w:p w:rsidR="00635A11" w:rsidRPr="007008A3" w:rsidRDefault="00635A11" w:rsidP="0008443E">
      <w:pPr>
        <w:spacing w:after="240" w:line="276" w:lineRule="auto"/>
        <w:rPr>
          <w:rFonts w:cs="Arial"/>
        </w:rPr>
      </w:pPr>
    </w:p>
    <w:p w:rsidR="002F400F" w:rsidRPr="007008A3" w:rsidRDefault="002F400F" w:rsidP="00752D14">
      <w:pPr>
        <w:pStyle w:val="1"/>
        <w:spacing w:after="240"/>
      </w:pPr>
      <w:bookmarkStart w:id="1302" w:name="_Toc46309597"/>
      <w:bookmarkStart w:id="1303" w:name="_Toc65846429"/>
      <w:bookmarkStart w:id="1304" w:name="_Toc46309598"/>
      <w:bookmarkStart w:id="1305" w:name="_Toc65846430"/>
      <w:bookmarkStart w:id="1306" w:name="_Toc521771406"/>
      <w:bookmarkStart w:id="1307" w:name="_Toc521771464"/>
      <w:bookmarkStart w:id="1308" w:name="_Toc521771513"/>
      <w:bookmarkStart w:id="1309" w:name="_Toc521926761"/>
      <w:bookmarkStart w:id="1310" w:name="_Toc521936680"/>
      <w:bookmarkStart w:id="1311" w:name="_Toc521937150"/>
      <w:bookmarkStart w:id="1312" w:name="_Toc522001705"/>
      <w:bookmarkStart w:id="1313" w:name="_Toc522267814"/>
      <w:bookmarkStart w:id="1314" w:name="_Toc523174724"/>
      <w:bookmarkStart w:id="1315" w:name="_Toc523175114"/>
      <w:bookmarkStart w:id="1316" w:name="_Toc523175253"/>
      <w:bookmarkStart w:id="1317" w:name="_Toc6584643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r w:rsidRPr="007008A3">
        <w:t>Информационная Безопасность</w:t>
      </w:r>
      <w:bookmarkEnd w:id="927"/>
      <w:bookmarkEnd w:id="928"/>
      <w:bookmarkEnd w:id="1317"/>
    </w:p>
    <w:p w:rsidR="001C5FA5" w:rsidRPr="007008A3" w:rsidRDefault="00F62E46" w:rsidP="00136A70">
      <w:pPr>
        <w:spacing w:after="240" w:line="276" w:lineRule="auto"/>
        <w:rPr>
          <w:rFonts w:eastAsia="Calibri" w:cs="Arial"/>
          <w:i/>
          <w:color w:val="808080" w:themeColor="background1" w:themeShade="80"/>
        </w:rPr>
      </w:pPr>
      <w:r>
        <w:rPr>
          <w:rFonts w:cs="Arial"/>
          <w:color w:val="000000"/>
        </w:rPr>
        <w:t>Требования по Информационной Безопасности к системам и реализуемым в них бизнес-процессам, включая процессы, описанные в данном Концептуальном дизайне, отражены в разработанном на данном проекте документе «Проектное решение по обеспечению информационной безопасности в системах SAP».</w:t>
      </w:r>
    </w:p>
    <w:p w:rsidR="00142C9F" w:rsidRDefault="00142C9F" w:rsidP="009E7971">
      <w:pPr>
        <w:pStyle w:val="1"/>
        <w:rPr>
          <w:rFonts w:eastAsia="Calibri"/>
        </w:rPr>
        <w:sectPr w:rsidR="00142C9F" w:rsidSect="00E24180">
          <w:headerReference w:type="default" r:id="rId22"/>
          <w:headerReference w:type="first" r:id="rId23"/>
          <w:pgSz w:w="11907" w:h="16840" w:code="9"/>
          <w:pgMar w:top="1134" w:right="567" w:bottom="1134" w:left="1134" w:header="737" w:footer="680" w:gutter="0"/>
          <w:cols w:space="708"/>
          <w:docGrid w:linePitch="360"/>
        </w:sectPr>
      </w:pPr>
    </w:p>
    <w:p w:rsidR="00882AFC" w:rsidRPr="007008A3" w:rsidRDefault="00882AFC" w:rsidP="009E7971">
      <w:pPr>
        <w:pStyle w:val="1"/>
        <w:rPr>
          <w:rFonts w:eastAsia="Calibri"/>
        </w:rPr>
      </w:pPr>
      <w:bookmarkStart w:id="1318" w:name="_Toc65846432"/>
      <w:r w:rsidRPr="007008A3">
        <w:rPr>
          <w:rFonts w:eastAsia="Calibri"/>
        </w:rPr>
        <w:t>Организационные изменения</w:t>
      </w:r>
      <w:bookmarkEnd w:id="1318"/>
    </w:p>
    <w:p w:rsidR="00E30D22" w:rsidRDefault="00E30D22" w:rsidP="00E30D22">
      <w:pPr>
        <w:pStyle w:val="22"/>
        <w:keepNext/>
        <w:keepLines/>
        <w:numPr>
          <w:ilvl w:val="1"/>
          <w:numId w:val="8"/>
        </w:numPr>
        <w:spacing w:before="160" w:after="120" w:line="276" w:lineRule="auto"/>
        <w:rPr>
          <w:rFonts w:eastAsiaTheme="majorEastAsia" w:cs="Arial"/>
          <w:bCs w:val="0"/>
          <w:iCs w:val="0"/>
          <w:szCs w:val="26"/>
        </w:rPr>
      </w:pPr>
      <w:bookmarkStart w:id="1319" w:name="_Toc65846433"/>
      <w:r w:rsidRPr="007008A3">
        <w:rPr>
          <w:rFonts w:eastAsiaTheme="majorEastAsia" w:cs="Arial"/>
          <w:bCs w:val="0"/>
          <w:iCs w:val="0"/>
          <w:szCs w:val="26"/>
        </w:rPr>
        <w:t>Ключевые процессные изменения и области улучшений</w:t>
      </w:r>
      <w:bookmarkEnd w:id="1319"/>
    </w:p>
    <w:p w:rsidR="00386C3A" w:rsidRPr="007008A3" w:rsidRDefault="00386C3A">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33</w:t>
      </w:r>
      <w:r w:rsidRPr="007008A3">
        <w:rPr>
          <w:rFonts w:cs="Arial"/>
          <w:b/>
          <w:sz w:val="22"/>
        </w:rPr>
        <w:fldChar w:fldCharType="end"/>
      </w:r>
      <w:r w:rsidRPr="007008A3">
        <w:rPr>
          <w:rFonts w:cs="Arial"/>
          <w:b/>
          <w:sz w:val="22"/>
        </w:rPr>
        <w:t>.</w:t>
      </w:r>
      <w:r w:rsidR="008C7F95" w:rsidRPr="007008A3">
        <w:rPr>
          <w:rFonts w:cs="Arial"/>
          <w:b/>
          <w:sz w:val="22"/>
        </w:rPr>
        <w:t xml:space="preserve"> </w:t>
      </w:r>
      <w:r w:rsidR="00E30D22" w:rsidRPr="007008A3">
        <w:rPr>
          <w:rFonts w:cs="Arial"/>
          <w:b/>
          <w:sz w:val="22"/>
        </w:rPr>
        <w:t>Ключевые процессные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96"/>
        <w:gridCol w:w="1477"/>
        <w:gridCol w:w="1265"/>
        <w:gridCol w:w="1277"/>
        <w:gridCol w:w="1559"/>
        <w:gridCol w:w="3641"/>
        <w:gridCol w:w="1015"/>
        <w:gridCol w:w="1236"/>
        <w:gridCol w:w="1576"/>
      </w:tblGrid>
      <w:tr w:rsidR="00430202" w:rsidRPr="007008A3" w:rsidTr="00554843">
        <w:trPr>
          <w:trHeight w:val="397"/>
          <w:tblHeader/>
        </w:trPr>
        <w:tc>
          <w:tcPr>
            <w:tcW w:w="514" w:type="pct"/>
            <w:shd w:val="clear" w:color="auto" w:fill="FFC000"/>
            <w:vAlign w:val="center"/>
          </w:tcPr>
          <w:p w:rsidR="00430202" w:rsidRPr="007008A3" w:rsidRDefault="00B4018C" w:rsidP="00B153FA">
            <w:pPr>
              <w:ind w:firstLine="0"/>
              <w:rPr>
                <w:rFonts w:cs="Arial"/>
                <w:b/>
                <w:sz w:val="18"/>
                <w:szCs w:val="18"/>
              </w:rPr>
            </w:pPr>
            <w:r w:rsidRPr="007008A3">
              <w:rPr>
                <w:rFonts w:cs="Arial"/>
                <w:b/>
                <w:sz w:val="18"/>
                <w:szCs w:val="18"/>
                <w:lang w:eastAsia="ru-RU"/>
              </w:rPr>
              <w:t>Код</w:t>
            </w:r>
            <w:r w:rsidR="00430202" w:rsidRPr="007008A3">
              <w:rPr>
                <w:rFonts w:cs="Arial"/>
                <w:b/>
                <w:sz w:val="18"/>
                <w:szCs w:val="18"/>
                <w:lang w:eastAsia="ru-RU"/>
              </w:rPr>
              <w:t xml:space="preserve"> из реестра ОУиКИ </w:t>
            </w:r>
          </w:p>
        </w:tc>
        <w:tc>
          <w:tcPr>
            <w:tcW w:w="508" w:type="pct"/>
            <w:shd w:val="clear" w:color="auto" w:fill="FFC000"/>
            <w:vAlign w:val="center"/>
          </w:tcPr>
          <w:p w:rsidR="00430202" w:rsidRPr="007008A3" w:rsidRDefault="00430202" w:rsidP="00B153FA">
            <w:pPr>
              <w:ind w:firstLine="0"/>
              <w:rPr>
                <w:rFonts w:cs="Arial"/>
                <w:b/>
                <w:sz w:val="20"/>
                <w:szCs w:val="20"/>
              </w:rPr>
            </w:pPr>
            <w:r w:rsidRPr="007008A3">
              <w:rPr>
                <w:rFonts w:cs="Arial"/>
                <w:b/>
                <w:bCs/>
                <w:color w:val="000000"/>
                <w:sz w:val="18"/>
                <w:szCs w:val="18"/>
                <w:lang w:eastAsia="ru-RU"/>
              </w:rPr>
              <w:t>Код и наименование бизнес-процесса</w:t>
            </w:r>
            <w:r w:rsidRPr="007008A3">
              <w:rPr>
                <w:rFonts w:cs="Arial"/>
                <w:b/>
                <w:bCs/>
                <w:color w:val="000000"/>
                <w:sz w:val="18"/>
                <w:szCs w:val="18"/>
                <w:lang w:eastAsia="ru-RU"/>
              </w:rPr>
              <w:br/>
              <w:t xml:space="preserve">(1-ый ур-нь) </w:t>
            </w:r>
          </w:p>
        </w:tc>
        <w:tc>
          <w:tcPr>
            <w:tcW w:w="435" w:type="pct"/>
            <w:shd w:val="clear" w:color="auto" w:fill="FFC000"/>
            <w:vAlign w:val="center"/>
          </w:tcPr>
          <w:p w:rsidR="00430202" w:rsidRPr="007008A3" w:rsidRDefault="00430202" w:rsidP="00B153FA">
            <w:pPr>
              <w:ind w:firstLine="0"/>
              <w:rPr>
                <w:rFonts w:cs="Arial"/>
                <w:b/>
                <w:sz w:val="20"/>
                <w:szCs w:val="20"/>
              </w:rPr>
            </w:pPr>
            <w:r w:rsidRPr="007008A3">
              <w:rPr>
                <w:rFonts w:cs="Arial"/>
                <w:b/>
                <w:bCs/>
                <w:color w:val="000000"/>
                <w:sz w:val="18"/>
                <w:szCs w:val="18"/>
                <w:lang w:eastAsia="ru-RU"/>
              </w:rPr>
              <w:t>Наименование</w:t>
            </w:r>
            <w:r w:rsidRPr="007008A3">
              <w:rPr>
                <w:rFonts w:cs="Arial"/>
                <w:b/>
                <w:bCs/>
                <w:color w:val="000000"/>
                <w:sz w:val="18"/>
                <w:szCs w:val="18"/>
                <w:lang w:eastAsia="ru-RU"/>
              </w:rPr>
              <w:br/>
              <w:t>бизнес-процесса</w:t>
            </w:r>
            <w:r w:rsidRPr="007008A3">
              <w:rPr>
                <w:rFonts w:cs="Arial"/>
                <w:b/>
                <w:bCs/>
                <w:color w:val="000000"/>
                <w:sz w:val="18"/>
                <w:szCs w:val="18"/>
                <w:lang w:eastAsia="ru-RU"/>
              </w:rPr>
              <w:br/>
              <w:t>(2-ой ур-нь)</w:t>
            </w:r>
          </w:p>
        </w:tc>
        <w:tc>
          <w:tcPr>
            <w:tcW w:w="439" w:type="pct"/>
            <w:shd w:val="clear" w:color="auto" w:fill="FFC000"/>
            <w:vAlign w:val="center"/>
          </w:tcPr>
          <w:p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Область улучшения</w:t>
            </w:r>
          </w:p>
        </w:tc>
        <w:tc>
          <w:tcPr>
            <w:tcW w:w="536" w:type="pct"/>
            <w:shd w:val="clear" w:color="auto" w:fill="FFC000"/>
            <w:vAlign w:val="center"/>
          </w:tcPr>
          <w:p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Код и название</w:t>
            </w:r>
            <w:r w:rsidRPr="007008A3">
              <w:rPr>
                <w:rFonts w:cs="Arial"/>
                <w:b/>
                <w:bCs/>
                <w:color w:val="000000"/>
                <w:sz w:val="18"/>
                <w:szCs w:val="18"/>
                <w:lang w:eastAsia="ru-RU"/>
              </w:rPr>
              <w:br/>
              <w:t>процессного изменения</w:t>
            </w:r>
          </w:p>
        </w:tc>
        <w:tc>
          <w:tcPr>
            <w:tcW w:w="1252" w:type="pct"/>
            <w:shd w:val="clear" w:color="auto" w:fill="FFC000"/>
            <w:vAlign w:val="center"/>
          </w:tcPr>
          <w:p w:rsidR="00430202" w:rsidRPr="007008A3" w:rsidRDefault="00430202" w:rsidP="006B24FF">
            <w:pPr>
              <w:ind w:firstLine="0"/>
              <w:rPr>
                <w:rFonts w:cs="Arial"/>
                <w:b/>
                <w:sz w:val="20"/>
                <w:szCs w:val="20"/>
                <w:lang w:eastAsia="ru-RU"/>
              </w:rPr>
            </w:pPr>
            <w:r w:rsidRPr="007008A3">
              <w:rPr>
                <w:rFonts w:cs="Arial"/>
                <w:b/>
                <w:bCs/>
                <w:color w:val="000000"/>
                <w:sz w:val="18"/>
                <w:szCs w:val="18"/>
                <w:lang w:eastAsia="ru-RU"/>
              </w:rPr>
              <w:t>Описание изменения</w:t>
            </w:r>
          </w:p>
        </w:tc>
        <w:tc>
          <w:tcPr>
            <w:tcW w:w="349" w:type="pct"/>
            <w:shd w:val="clear" w:color="auto" w:fill="FFC000"/>
            <w:vAlign w:val="center"/>
          </w:tcPr>
          <w:p w:rsidR="00430202" w:rsidRPr="007008A3" w:rsidRDefault="00430202" w:rsidP="00B153FA">
            <w:pPr>
              <w:ind w:firstLine="0"/>
              <w:rPr>
                <w:rFonts w:cs="Arial"/>
                <w:b/>
                <w:sz w:val="20"/>
                <w:szCs w:val="20"/>
                <w:lang w:eastAsia="ru-RU"/>
              </w:rPr>
            </w:pPr>
            <w:r w:rsidRPr="007008A3">
              <w:rPr>
                <w:rFonts w:cs="Arial"/>
                <w:b/>
                <w:bCs/>
                <w:color w:val="000000"/>
                <w:sz w:val="18"/>
                <w:szCs w:val="18"/>
                <w:lang w:eastAsia="ru-RU"/>
              </w:rPr>
              <w:t xml:space="preserve">ид </w:t>
            </w:r>
            <w:r w:rsidRPr="007008A3">
              <w:rPr>
                <w:rFonts w:cs="Arial"/>
                <w:b/>
                <w:bCs/>
                <w:color w:val="000000"/>
                <w:sz w:val="18"/>
                <w:szCs w:val="18"/>
                <w:lang w:eastAsia="ru-RU"/>
              </w:rPr>
              <w:br/>
              <w:t>изменения</w:t>
            </w:r>
          </w:p>
        </w:tc>
        <w:tc>
          <w:tcPr>
            <w:tcW w:w="425" w:type="pct"/>
            <w:shd w:val="clear" w:color="auto" w:fill="FFC000"/>
            <w:vAlign w:val="center"/>
          </w:tcPr>
          <w:p w:rsidR="00430202" w:rsidRPr="007008A3" w:rsidRDefault="001F08B0" w:rsidP="00B153FA">
            <w:pPr>
              <w:ind w:firstLine="0"/>
              <w:rPr>
                <w:rFonts w:cs="Arial"/>
                <w:b/>
                <w:sz w:val="20"/>
                <w:szCs w:val="20"/>
              </w:rPr>
            </w:pPr>
            <w:r w:rsidRPr="007008A3">
              <w:rPr>
                <w:rFonts w:cs="Arial"/>
                <w:b/>
                <w:bCs/>
                <w:color w:val="000000"/>
                <w:sz w:val="18"/>
                <w:szCs w:val="18"/>
                <w:lang w:eastAsia="ru-RU"/>
              </w:rPr>
              <w:t xml:space="preserve">Показатели </w:t>
            </w:r>
            <w:r w:rsidR="00C475D6" w:rsidRPr="007008A3">
              <w:rPr>
                <w:rFonts w:cs="Arial"/>
                <w:b/>
                <w:bCs/>
                <w:color w:val="000000"/>
                <w:sz w:val="18"/>
                <w:szCs w:val="18"/>
                <w:lang w:eastAsia="ru-RU"/>
              </w:rPr>
              <w:t>улучшений</w:t>
            </w:r>
            <w:r w:rsidR="00430202" w:rsidRPr="007008A3">
              <w:rPr>
                <w:rFonts w:cs="Arial"/>
                <w:b/>
                <w:bCs/>
                <w:color w:val="000000"/>
                <w:sz w:val="18"/>
                <w:szCs w:val="18"/>
                <w:lang w:eastAsia="ru-RU"/>
              </w:rPr>
              <w:t xml:space="preserve"> </w:t>
            </w:r>
          </w:p>
        </w:tc>
        <w:tc>
          <w:tcPr>
            <w:tcW w:w="542" w:type="pct"/>
            <w:shd w:val="clear" w:color="auto" w:fill="FFC000"/>
            <w:vAlign w:val="center"/>
          </w:tcPr>
          <w:p w:rsidR="00430202" w:rsidRPr="007008A3" w:rsidRDefault="001F08B0" w:rsidP="00B153FA">
            <w:pPr>
              <w:ind w:firstLine="0"/>
              <w:rPr>
                <w:rFonts w:cs="Arial"/>
                <w:b/>
                <w:bCs/>
                <w:color w:val="000000"/>
                <w:sz w:val="18"/>
                <w:szCs w:val="18"/>
                <w:lang w:eastAsia="ru-RU"/>
              </w:rPr>
            </w:pPr>
            <w:r w:rsidRPr="007008A3">
              <w:rPr>
                <w:rFonts w:cs="Arial"/>
                <w:b/>
                <w:bCs/>
                <w:color w:val="000000"/>
                <w:sz w:val="18"/>
                <w:szCs w:val="18"/>
                <w:lang w:eastAsia="ru-RU"/>
              </w:rPr>
              <w:t>Подход к расчету (бизнес терминами)</w:t>
            </w:r>
          </w:p>
        </w:tc>
      </w:tr>
      <w:tr w:rsidR="00142C9F" w:rsidRPr="007008A3" w:rsidTr="00554843">
        <w:trPr>
          <w:trHeight w:val="397"/>
        </w:trPr>
        <w:tc>
          <w:tcPr>
            <w:tcW w:w="514" w:type="pct"/>
            <w:shd w:val="clear" w:color="auto" w:fill="FFFFFF" w:themeFill="background1"/>
          </w:tcPr>
          <w:p w:rsidR="00142C9F" w:rsidRPr="007008A3" w:rsidRDefault="00142C9F" w:rsidP="00142C9F">
            <w:pPr>
              <w:ind w:firstLine="0"/>
              <w:rPr>
                <w:rFonts w:cs="Arial"/>
                <w:b/>
                <w:sz w:val="18"/>
                <w:szCs w:val="18"/>
                <w:lang w:eastAsia="ru-RU"/>
              </w:rPr>
            </w:pPr>
            <w:r>
              <w:rPr>
                <w:rFonts w:cs="Arial"/>
                <w:color w:val="000000"/>
                <w:sz w:val="18"/>
                <w:szCs w:val="18"/>
              </w:rPr>
              <w:t>1</w:t>
            </w:r>
          </w:p>
        </w:tc>
        <w:tc>
          <w:tcPr>
            <w:tcW w:w="508"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t>Планирование программы управления производственными активами</w:t>
            </w:r>
          </w:p>
        </w:tc>
        <w:tc>
          <w:tcPr>
            <w:tcW w:w="439"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PM.PC.1.2 </w:t>
            </w:r>
            <w:r w:rsidRPr="00976A92">
              <w:rPr>
                <w:rFonts w:cs="Arial"/>
                <w:sz w:val="18"/>
                <w:szCs w:val="18"/>
              </w:rPr>
              <w:t>Возможность формирования в системе плановой калькуляции затрат на воздействия на ПА в разрезе заказов ТОРО и сетевых графиков</w:t>
            </w:r>
          </w:p>
        </w:tc>
        <w:tc>
          <w:tcPr>
            <w:tcW w:w="1252" w:type="pct"/>
            <w:shd w:val="clear" w:color="auto" w:fill="FFFFFF" w:themeFill="background1"/>
          </w:tcPr>
          <w:p w:rsidR="00142C9F" w:rsidRPr="00976A92" w:rsidRDefault="00142C9F" w:rsidP="006B24FF">
            <w:pPr>
              <w:rPr>
                <w:rFonts w:cs="Arial"/>
                <w:sz w:val="18"/>
                <w:szCs w:val="18"/>
              </w:rPr>
            </w:pPr>
            <w:r w:rsidRPr="00976A92">
              <w:rPr>
                <w:rFonts w:cs="Arial"/>
                <w:sz w:val="18"/>
                <w:szCs w:val="18"/>
              </w:rPr>
              <w:t>Возможность проведения расчета плановой калькуляции на основе сформированных техкарт, планов ТОРО, заказов ТОРО и сетевых графиков</w:t>
            </w:r>
          </w:p>
          <w:p w:rsidR="00142C9F" w:rsidRPr="007008A3" w:rsidRDefault="00142C9F" w:rsidP="006B24FF">
            <w:pPr>
              <w:ind w:firstLine="0"/>
              <w:rPr>
                <w:rFonts w:cs="Arial"/>
                <w:b/>
                <w:bCs/>
                <w:color w:val="000000"/>
                <w:sz w:val="18"/>
                <w:szCs w:val="18"/>
                <w:lang w:eastAsia="ru-RU"/>
              </w:rPr>
            </w:pPr>
            <w:r w:rsidRPr="00976A92">
              <w:rPr>
                <w:rFonts w:cs="Arial"/>
                <w:sz w:val="18"/>
                <w:szCs w:val="18"/>
              </w:rPr>
              <w:t>Анализ стоимости плановых мероприятий ТОиР на основе проведенной калькуляции по планам ТОРО</w:t>
            </w:r>
          </w:p>
        </w:tc>
        <w:tc>
          <w:tcPr>
            <w:tcW w:w="349"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Новые функции</w:t>
            </w:r>
          </w:p>
        </w:tc>
        <w:tc>
          <w:tcPr>
            <w:tcW w:w="425" w:type="pct"/>
            <w:shd w:val="clear" w:color="auto" w:fill="FFFFFF" w:themeFill="background1"/>
          </w:tcPr>
          <w:p w:rsidR="00142C9F" w:rsidRPr="00B640C0" w:rsidRDefault="00142C9F" w:rsidP="00142C9F">
            <w:pPr>
              <w:pStyle w:val="afa"/>
              <w:ind w:left="0"/>
              <w:rPr>
                <w:rFonts w:cs="Arial"/>
                <w:sz w:val="18"/>
                <w:szCs w:val="18"/>
              </w:rPr>
            </w:pPr>
            <w:r>
              <w:rPr>
                <w:rFonts w:cs="Arial"/>
                <w:sz w:val="18"/>
                <w:szCs w:val="18"/>
              </w:rPr>
              <w:t xml:space="preserve">1. </w:t>
            </w:r>
            <w:r w:rsidRPr="00B640C0">
              <w:rPr>
                <w:rFonts w:cs="Arial"/>
                <w:sz w:val="18"/>
                <w:szCs w:val="18"/>
              </w:rPr>
              <w:t xml:space="preserve">Возможность оценки стоимости воздействий </w:t>
            </w:r>
          </w:p>
          <w:p w:rsidR="00142C9F" w:rsidRPr="007008A3" w:rsidRDefault="00142C9F" w:rsidP="00142C9F">
            <w:pPr>
              <w:ind w:firstLine="0"/>
              <w:rPr>
                <w:rFonts w:cs="Arial"/>
                <w:b/>
                <w:bCs/>
                <w:color w:val="000000"/>
                <w:sz w:val="18"/>
                <w:szCs w:val="18"/>
                <w:lang w:eastAsia="ru-RU"/>
              </w:rPr>
            </w:pPr>
          </w:p>
        </w:tc>
        <w:tc>
          <w:tcPr>
            <w:tcW w:w="542"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1. Качественный показатель</w:t>
            </w:r>
          </w:p>
        </w:tc>
      </w:tr>
      <w:tr w:rsidR="00142C9F" w:rsidRPr="007008A3" w:rsidTr="00554843">
        <w:trPr>
          <w:trHeight w:val="397"/>
        </w:trPr>
        <w:tc>
          <w:tcPr>
            <w:tcW w:w="514" w:type="pct"/>
            <w:shd w:val="clear" w:color="auto" w:fill="FFFFFF" w:themeFill="background1"/>
          </w:tcPr>
          <w:p w:rsidR="00142C9F" w:rsidRPr="00142C9F" w:rsidRDefault="00142C9F" w:rsidP="00142C9F">
            <w:pPr>
              <w:ind w:firstLine="0"/>
              <w:rPr>
                <w:rFonts w:cs="Arial"/>
                <w:b/>
                <w:sz w:val="18"/>
                <w:szCs w:val="18"/>
                <w:lang w:val="en-US" w:eastAsia="ru-RU"/>
              </w:rPr>
            </w:pPr>
            <w:r>
              <w:rPr>
                <w:rFonts w:cs="Arial"/>
                <w:color w:val="000000"/>
                <w:sz w:val="18"/>
                <w:szCs w:val="18"/>
                <w:lang w:val="en-US"/>
              </w:rPr>
              <w:t>2</w:t>
            </w:r>
          </w:p>
        </w:tc>
        <w:tc>
          <w:tcPr>
            <w:tcW w:w="508"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t>Планирование программы управления производственными активами</w:t>
            </w:r>
          </w:p>
        </w:tc>
        <w:tc>
          <w:tcPr>
            <w:tcW w:w="439"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PM.PC.1.3 </w:t>
            </w:r>
            <w:r w:rsidRPr="00976A92">
              <w:rPr>
                <w:rFonts w:cs="Arial"/>
                <w:sz w:val="18"/>
                <w:szCs w:val="18"/>
              </w:rPr>
              <w:t>Формирование годовых, месячных и недельных планов-графиков воздействий на ПА в системе SAP</w:t>
            </w:r>
          </w:p>
        </w:tc>
        <w:tc>
          <w:tcPr>
            <w:tcW w:w="1252" w:type="pct"/>
            <w:shd w:val="clear" w:color="auto" w:fill="FFFFFF" w:themeFill="background1"/>
          </w:tcPr>
          <w:p w:rsidR="00142C9F" w:rsidRPr="00976A92" w:rsidRDefault="00142C9F" w:rsidP="006B24FF">
            <w:pPr>
              <w:rPr>
                <w:rFonts w:cs="Arial"/>
                <w:sz w:val="18"/>
                <w:szCs w:val="18"/>
              </w:rPr>
            </w:pPr>
            <w:r w:rsidRPr="00976A92">
              <w:rPr>
                <w:rFonts w:cs="Arial"/>
                <w:sz w:val="18"/>
                <w:szCs w:val="18"/>
              </w:rPr>
              <w:t xml:space="preserve">В системе формируются заказы ТОРО: ППР по тех. картам, работы по тех. состоянию, ЭПБ, устранению предписаний, восстановлению узлов, а также сетевые графики на поддержание активов с формированием единого план-графика всех воздействий </w:t>
            </w:r>
          </w:p>
          <w:p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выполняет в системе проверку доступности материалов для общего пула мероприятий</w:t>
            </w:r>
          </w:p>
          <w:p w:rsidR="00142C9F" w:rsidRPr="00976A92" w:rsidRDefault="00142C9F" w:rsidP="006B24FF">
            <w:pPr>
              <w:rPr>
                <w:rFonts w:cs="Arial"/>
                <w:sz w:val="18"/>
                <w:szCs w:val="18"/>
              </w:rPr>
            </w:pPr>
            <w:r w:rsidRPr="00976A92">
              <w:rPr>
                <w:rFonts w:cs="Arial"/>
                <w:sz w:val="18"/>
                <w:szCs w:val="18"/>
              </w:rPr>
              <w:t xml:space="preserve">На уровне заказов ТОРО и сетевых графиков формируется потребность в запчастях, в том числе собственного изготовления </w:t>
            </w:r>
          </w:p>
          <w:p w:rsidR="00142C9F" w:rsidRPr="00976A92" w:rsidRDefault="00142C9F" w:rsidP="006B24FF">
            <w:pPr>
              <w:rPr>
                <w:rFonts w:cs="Arial"/>
                <w:sz w:val="18"/>
                <w:szCs w:val="18"/>
              </w:rPr>
            </w:pPr>
            <w:r w:rsidRPr="00976A92">
              <w:rPr>
                <w:rFonts w:cs="Arial"/>
                <w:sz w:val="18"/>
                <w:szCs w:val="18"/>
              </w:rPr>
              <w:t>Дата потребности в материалах ведется пооперационно</w:t>
            </w:r>
          </w:p>
          <w:p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синхронизирует план-график между ЦФО (энергетики, КиП, механики)</w:t>
            </w:r>
          </w:p>
          <w:p w:rsidR="00142C9F" w:rsidRPr="00976A92" w:rsidRDefault="00142C9F"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sidR="00886E5F">
              <w:rPr>
                <w:rFonts w:cs="Arial"/>
                <w:sz w:val="18"/>
                <w:szCs w:val="18"/>
              </w:rPr>
              <w:t xml:space="preserve"> </w:t>
            </w:r>
            <w:r w:rsidRPr="00976A92">
              <w:rPr>
                <w:rFonts w:cs="Arial"/>
                <w:sz w:val="18"/>
                <w:szCs w:val="18"/>
              </w:rPr>
              <w:t>проводит балансировку мощностей персонала и вспомогательных производственных средств (ВПС)</w:t>
            </w:r>
          </w:p>
          <w:p w:rsidR="00142C9F" w:rsidRPr="00976A92" w:rsidRDefault="00142C9F" w:rsidP="006B24FF">
            <w:pPr>
              <w:rPr>
                <w:rFonts w:cs="Arial"/>
                <w:sz w:val="18"/>
                <w:szCs w:val="18"/>
              </w:rPr>
            </w:pPr>
            <w:r w:rsidRPr="00976A92">
              <w:rPr>
                <w:rFonts w:cs="Arial"/>
                <w:sz w:val="18"/>
                <w:szCs w:val="18"/>
              </w:rPr>
              <w:t>Корректировка плановых сроков в соответствующих заказах ТОРО в соответствии с планом-графиком остановочных ремонтов</w:t>
            </w:r>
          </w:p>
          <w:p w:rsidR="00142C9F" w:rsidRPr="007008A3" w:rsidRDefault="00142C9F" w:rsidP="006B24FF">
            <w:pPr>
              <w:ind w:firstLine="0"/>
              <w:rPr>
                <w:rFonts w:cs="Arial"/>
                <w:b/>
                <w:bCs/>
                <w:color w:val="000000"/>
                <w:sz w:val="18"/>
                <w:szCs w:val="18"/>
                <w:lang w:eastAsia="ru-RU"/>
              </w:rPr>
            </w:pPr>
            <w:r w:rsidRPr="00976A92">
              <w:rPr>
                <w:rFonts w:cs="Arial"/>
                <w:sz w:val="18"/>
                <w:szCs w:val="18"/>
              </w:rPr>
              <w:t>Все согласования выполняются в системе</w:t>
            </w:r>
          </w:p>
        </w:tc>
        <w:tc>
          <w:tcPr>
            <w:tcW w:w="349"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
          <w:p w:rsidR="00142C9F" w:rsidRDefault="00142C9F" w:rsidP="00142C9F">
            <w:pPr>
              <w:rPr>
                <w:rFonts w:cs="Arial"/>
                <w:sz w:val="18"/>
                <w:szCs w:val="18"/>
              </w:rPr>
            </w:pPr>
            <w:r>
              <w:rPr>
                <w:rFonts w:cs="Arial"/>
                <w:sz w:val="18"/>
                <w:szCs w:val="18"/>
              </w:rPr>
              <w:t> </w:t>
            </w:r>
            <w:r w:rsidRPr="003238EE">
              <w:rPr>
                <w:rFonts w:cs="Arial"/>
                <w:sz w:val="18"/>
                <w:szCs w:val="18"/>
              </w:rPr>
              <w:t>1. Структура календарного фонда времени оборудования, ч.</w:t>
            </w:r>
          </w:p>
          <w:p w:rsidR="00142C9F" w:rsidRDefault="00142C9F" w:rsidP="00142C9F">
            <w:pPr>
              <w:rPr>
                <w:rFonts w:cs="Arial"/>
                <w:sz w:val="18"/>
                <w:szCs w:val="18"/>
              </w:rPr>
            </w:pPr>
          </w:p>
          <w:p w:rsidR="00142C9F" w:rsidRDefault="00142C9F" w:rsidP="00142C9F">
            <w:pPr>
              <w:rPr>
                <w:rFonts w:cs="Arial"/>
                <w:sz w:val="18"/>
                <w:szCs w:val="18"/>
              </w:rPr>
            </w:pPr>
            <w:r>
              <w:rPr>
                <w:rFonts w:cs="Arial"/>
                <w:sz w:val="18"/>
                <w:szCs w:val="18"/>
              </w:rPr>
              <w:t xml:space="preserve">2. </w:t>
            </w:r>
            <w:r w:rsidRPr="008B498C">
              <w:rPr>
                <w:rFonts w:cs="Arial"/>
                <w:sz w:val="18"/>
                <w:szCs w:val="18"/>
              </w:rPr>
              <w:t>Количество перепланированных ремонтов</w:t>
            </w:r>
            <w:r>
              <w:rPr>
                <w:rFonts w:cs="Arial"/>
                <w:sz w:val="18"/>
                <w:szCs w:val="18"/>
              </w:rPr>
              <w:t>, шт.</w:t>
            </w:r>
          </w:p>
          <w:p w:rsidR="00142C9F" w:rsidRDefault="00142C9F" w:rsidP="00142C9F">
            <w:pPr>
              <w:rPr>
                <w:rFonts w:cs="Arial"/>
                <w:sz w:val="18"/>
                <w:szCs w:val="18"/>
              </w:rPr>
            </w:pPr>
          </w:p>
          <w:p w:rsidR="00142C9F" w:rsidRPr="003238EE" w:rsidRDefault="00142C9F" w:rsidP="00142C9F">
            <w:pPr>
              <w:rPr>
                <w:rFonts w:cs="Arial"/>
                <w:sz w:val="18"/>
                <w:szCs w:val="18"/>
              </w:rPr>
            </w:pPr>
            <w:r>
              <w:rPr>
                <w:rFonts w:cs="Arial"/>
                <w:sz w:val="18"/>
                <w:szCs w:val="18"/>
              </w:rPr>
              <w:t>3</w:t>
            </w:r>
            <w:r w:rsidRPr="003238EE">
              <w:rPr>
                <w:rFonts w:cs="Arial"/>
                <w:sz w:val="18"/>
                <w:szCs w:val="18"/>
              </w:rPr>
              <w:t>.</w:t>
            </w:r>
            <w:r w:rsidRPr="003238EE">
              <w:rPr>
                <w:rFonts w:ascii="Calibri" w:eastAsiaTheme="minorEastAsia" w:hAnsi="Calibri" w:cstheme="minorBidi"/>
                <w:color w:val="000000" w:themeColor="text1"/>
                <w:kern w:val="24"/>
                <w:sz w:val="22"/>
                <w:lang w:eastAsia="ru-RU"/>
              </w:rPr>
              <w:t xml:space="preserve"> </w:t>
            </w:r>
            <w:r w:rsidRPr="003238EE">
              <w:rPr>
                <w:rFonts w:cs="Arial"/>
                <w:sz w:val="18"/>
                <w:szCs w:val="18"/>
              </w:rPr>
              <w:t>Полнота покрытия всех объектов при планировании воздействий</w:t>
            </w:r>
          </w:p>
          <w:p w:rsidR="00142C9F" w:rsidRDefault="00142C9F" w:rsidP="00142C9F">
            <w:pPr>
              <w:rPr>
                <w:rFonts w:cs="Arial"/>
                <w:sz w:val="18"/>
                <w:szCs w:val="18"/>
              </w:rPr>
            </w:pPr>
          </w:p>
          <w:p w:rsidR="00142C9F" w:rsidRPr="007008A3" w:rsidRDefault="00142C9F" w:rsidP="00142C9F">
            <w:pPr>
              <w:ind w:firstLine="0"/>
              <w:rPr>
                <w:rFonts w:cs="Arial"/>
                <w:b/>
                <w:bCs/>
                <w:color w:val="000000"/>
                <w:sz w:val="18"/>
                <w:szCs w:val="18"/>
                <w:lang w:eastAsia="ru-RU"/>
              </w:rPr>
            </w:pPr>
            <w:r>
              <w:rPr>
                <w:rFonts w:cs="Arial"/>
                <w:sz w:val="18"/>
                <w:szCs w:val="18"/>
              </w:rPr>
              <w:t xml:space="preserve">4. </w:t>
            </w:r>
            <w:r w:rsidRPr="003238EE">
              <w:rPr>
                <w:rFonts w:cs="Arial"/>
                <w:sz w:val="18"/>
                <w:szCs w:val="18"/>
              </w:rPr>
              <w:t>Возможность проверки  обеспеченности запасами  перед началом работ</w:t>
            </w:r>
          </w:p>
        </w:tc>
        <w:tc>
          <w:tcPr>
            <w:tcW w:w="542" w:type="pct"/>
            <w:shd w:val="clear" w:color="auto" w:fill="FFFFFF" w:themeFill="background1"/>
          </w:tcPr>
          <w:p w:rsidR="00142C9F" w:rsidRDefault="00142C9F" w:rsidP="00142C9F">
            <w:pPr>
              <w:rPr>
                <w:rFonts w:cs="Arial"/>
                <w:sz w:val="18"/>
                <w:szCs w:val="18"/>
              </w:rPr>
            </w:pPr>
            <w:r>
              <w:rPr>
                <w:rFonts w:cs="Arial"/>
                <w:sz w:val="18"/>
                <w:szCs w:val="18"/>
              </w:rPr>
              <w:t xml:space="preserve"> 1. </w:t>
            </w:r>
            <w:r w:rsidRPr="003238EE">
              <w:rPr>
                <w:rFonts w:cs="Arial"/>
                <w:sz w:val="18"/>
                <w:szCs w:val="18"/>
              </w:rPr>
              <w:t>Данные ремонта</w:t>
            </w:r>
          </w:p>
          <w:p w:rsidR="00142C9F" w:rsidRDefault="00142C9F" w:rsidP="00142C9F">
            <w:pPr>
              <w:rPr>
                <w:rFonts w:cs="Arial"/>
                <w:sz w:val="18"/>
                <w:szCs w:val="18"/>
              </w:rPr>
            </w:pPr>
          </w:p>
          <w:p w:rsidR="00142C9F" w:rsidRDefault="00142C9F" w:rsidP="00142C9F">
            <w:pPr>
              <w:rPr>
                <w:rFonts w:cs="Arial"/>
                <w:sz w:val="18"/>
                <w:szCs w:val="18"/>
              </w:rPr>
            </w:pPr>
            <w:r>
              <w:rPr>
                <w:rFonts w:cs="Arial"/>
                <w:sz w:val="18"/>
                <w:szCs w:val="18"/>
              </w:rPr>
              <w:t xml:space="preserve">2. </w:t>
            </w:r>
            <w:r w:rsidRPr="008B498C">
              <w:rPr>
                <w:rFonts w:cs="Arial"/>
                <w:sz w:val="18"/>
                <w:szCs w:val="18"/>
              </w:rPr>
              <w:t>Показывает количество заказов, у которых плановые сроки изменялись после согласования в годовом план-графике</w:t>
            </w:r>
          </w:p>
          <w:p w:rsidR="00142C9F" w:rsidRDefault="00142C9F" w:rsidP="00142C9F">
            <w:pPr>
              <w:rPr>
                <w:rFonts w:cs="Arial"/>
                <w:sz w:val="18"/>
                <w:szCs w:val="18"/>
              </w:rPr>
            </w:pPr>
          </w:p>
          <w:p w:rsidR="00142C9F" w:rsidRDefault="00142C9F" w:rsidP="00142C9F">
            <w:pPr>
              <w:rPr>
                <w:rFonts w:cs="Arial"/>
                <w:sz w:val="18"/>
                <w:szCs w:val="18"/>
              </w:rPr>
            </w:pPr>
            <w:r>
              <w:rPr>
                <w:rFonts w:cs="Arial"/>
                <w:sz w:val="18"/>
                <w:szCs w:val="18"/>
              </w:rPr>
              <w:t>3. Качественный показатель</w:t>
            </w:r>
          </w:p>
          <w:p w:rsidR="00142C9F" w:rsidRDefault="00142C9F" w:rsidP="00142C9F">
            <w:pPr>
              <w:rPr>
                <w:rFonts w:cs="Arial"/>
                <w:sz w:val="18"/>
                <w:szCs w:val="18"/>
              </w:rPr>
            </w:pPr>
          </w:p>
          <w:p w:rsidR="00142C9F" w:rsidRDefault="00142C9F" w:rsidP="00142C9F">
            <w:pPr>
              <w:rPr>
                <w:rFonts w:cs="Arial"/>
                <w:sz w:val="18"/>
                <w:szCs w:val="18"/>
              </w:rPr>
            </w:pPr>
            <w:r>
              <w:rPr>
                <w:rFonts w:cs="Arial"/>
                <w:sz w:val="18"/>
                <w:szCs w:val="18"/>
              </w:rPr>
              <w:t>4. Качественный показатель</w:t>
            </w:r>
          </w:p>
          <w:p w:rsidR="00142C9F" w:rsidRDefault="00142C9F" w:rsidP="00142C9F">
            <w:pPr>
              <w:rPr>
                <w:rFonts w:cs="Arial"/>
                <w:sz w:val="18"/>
                <w:szCs w:val="18"/>
              </w:rPr>
            </w:pPr>
          </w:p>
          <w:p w:rsidR="00142C9F" w:rsidRDefault="00142C9F" w:rsidP="00142C9F">
            <w:pPr>
              <w:rPr>
                <w:rFonts w:cs="Arial"/>
                <w:sz w:val="18"/>
                <w:szCs w:val="18"/>
              </w:rPr>
            </w:pPr>
          </w:p>
          <w:p w:rsidR="00142C9F" w:rsidRDefault="00142C9F" w:rsidP="00142C9F">
            <w:pPr>
              <w:rPr>
                <w:rFonts w:cs="Arial"/>
                <w:sz w:val="18"/>
                <w:szCs w:val="18"/>
              </w:rPr>
            </w:pPr>
          </w:p>
          <w:p w:rsidR="00142C9F" w:rsidRPr="007008A3" w:rsidRDefault="00142C9F" w:rsidP="00142C9F">
            <w:pPr>
              <w:ind w:firstLine="0"/>
              <w:rPr>
                <w:rFonts w:cs="Arial"/>
                <w:b/>
                <w:bCs/>
                <w:color w:val="000000"/>
                <w:sz w:val="18"/>
                <w:szCs w:val="18"/>
                <w:lang w:eastAsia="ru-RU"/>
              </w:rPr>
            </w:pPr>
          </w:p>
        </w:tc>
      </w:tr>
      <w:tr w:rsidR="00142C9F" w:rsidRPr="007008A3" w:rsidTr="00554843">
        <w:trPr>
          <w:trHeight w:val="397"/>
        </w:trPr>
        <w:tc>
          <w:tcPr>
            <w:tcW w:w="514" w:type="pct"/>
            <w:shd w:val="clear" w:color="auto" w:fill="FFFFFF" w:themeFill="background1"/>
          </w:tcPr>
          <w:p w:rsidR="00142C9F" w:rsidRPr="00142C9F" w:rsidRDefault="00C33C67" w:rsidP="00142C9F">
            <w:pPr>
              <w:ind w:firstLine="0"/>
              <w:rPr>
                <w:rFonts w:cs="Arial"/>
                <w:b/>
                <w:sz w:val="18"/>
                <w:szCs w:val="18"/>
                <w:lang w:val="en-US" w:eastAsia="ru-RU"/>
              </w:rPr>
            </w:pPr>
            <w:r>
              <w:rPr>
                <w:rFonts w:cs="Arial"/>
                <w:b/>
                <w:sz w:val="18"/>
                <w:szCs w:val="18"/>
                <w:lang w:eastAsia="ru-RU"/>
              </w:rPr>
              <w:t>3</w:t>
            </w:r>
          </w:p>
        </w:tc>
        <w:tc>
          <w:tcPr>
            <w:tcW w:w="508"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ПП-07.02</w:t>
            </w:r>
            <w:r>
              <w:rPr>
                <w:rFonts w:cs="Arial"/>
                <w:sz w:val="18"/>
                <w:szCs w:val="18"/>
              </w:rPr>
              <w:br/>
              <w:t>Планирование программы управления производственными активами</w:t>
            </w:r>
            <w:r>
              <w:rPr>
                <w:rFonts w:cs="Arial"/>
                <w:sz w:val="18"/>
                <w:szCs w:val="18"/>
              </w:rPr>
              <w:br/>
            </w:r>
            <w:r>
              <w:rPr>
                <w:rFonts w:cs="Arial"/>
                <w:sz w:val="18"/>
                <w:szCs w:val="18"/>
              </w:rPr>
              <w:br/>
              <w:t>ПП-07.03</w:t>
            </w:r>
            <w:r>
              <w:rPr>
                <w:rFonts w:cs="Arial"/>
                <w:sz w:val="18"/>
                <w:szCs w:val="18"/>
              </w:rPr>
              <w:br/>
              <w:t>Оперативное планирование и управление исполнением</w:t>
            </w:r>
          </w:p>
        </w:tc>
        <w:tc>
          <w:tcPr>
            <w:tcW w:w="439"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
          <w:p w:rsidR="00142C9F" w:rsidRPr="00976A92" w:rsidRDefault="00142C9F" w:rsidP="00142C9F">
            <w:pPr>
              <w:rPr>
                <w:rFonts w:cs="Arial"/>
                <w:sz w:val="18"/>
                <w:szCs w:val="18"/>
              </w:rPr>
            </w:pPr>
            <w:r>
              <w:rPr>
                <w:rFonts w:cs="Arial"/>
                <w:sz w:val="18"/>
                <w:szCs w:val="18"/>
              </w:rPr>
              <w:t xml:space="preserve">PM.PC.1.4 </w:t>
            </w:r>
            <w:r w:rsidRPr="00976A92">
              <w:rPr>
                <w:rFonts w:cs="Arial"/>
                <w:sz w:val="18"/>
                <w:szCs w:val="18"/>
              </w:rPr>
              <w:t>Планирование мероприятий ТОиР на основе ремонтных циклов и правил (нормативов) в системе</w:t>
            </w:r>
          </w:p>
          <w:p w:rsidR="00142C9F" w:rsidRPr="007008A3" w:rsidRDefault="00142C9F" w:rsidP="00142C9F">
            <w:pPr>
              <w:ind w:firstLine="0"/>
              <w:rPr>
                <w:rFonts w:cs="Arial"/>
                <w:b/>
                <w:bCs/>
                <w:color w:val="000000"/>
                <w:sz w:val="18"/>
                <w:szCs w:val="18"/>
                <w:lang w:eastAsia="ru-RU"/>
              </w:rPr>
            </w:pPr>
          </w:p>
        </w:tc>
        <w:tc>
          <w:tcPr>
            <w:tcW w:w="1252" w:type="pct"/>
            <w:shd w:val="clear" w:color="auto" w:fill="FFFFFF" w:themeFill="background1"/>
          </w:tcPr>
          <w:p w:rsidR="00142C9F" w:rsidRPr="00976A92" w:rsidRDefault="00142C9F" w:rsidP="006B24FF">
            <w:pPr>
              <w:rPr>
                <w:rFonts w:cs="Arial"/>
                <w:sz w:val="18"/>
                <w:szCs w:val="18"/>
              </w:rPr>
            </w:pPr>
            <w:r w:rsidRPr="00976A92">
              <w:rPr>
                <w:rFonts w:cs="Arial"/>
                <w:sz w:val="18"/>
                <w:szCs w:val="18"/>
              </w:rPr>
              <w:t>Автоматизированное формирование плана воздействий на ПА и поддержания активов на заказах ТОРО и сетевых графиках по единым правилам для всех БЕ</w:t>
            </w:r>
          </w:p>
          <w:p w:rsidR="00142C9F" w:rsidRPr="007008A3" w:rsidRDefault="00142C9F" w:rsidP="006B24FF">
            <w:pPr>
              <w:ind w:firstLine="0"/>
              <w:rPr>
                <w:rFonts w:cs="Arial"/>
                <w:b/>
                <w:bCs/>
                <w:color w:val="000000"/>
                <w:sz w:val="18"/>
                <w:szCs w:val="18"/>
                <w:lang w:eastAsia="ru-RU"/>
              </w:rPr>
            </w:pPr>
            <w:r w:rsidRPr="00976A92">
              <w:rPr>
                <w:rFonts w:cs="Arial"/>
                <w:sz w:val="18"/>
                <w:szCs w:val="18"/>
              </w:rPr>
              <w:t>Автоматизированное формирование и актуализация плана-графика воздействий на ПА с учетом текущей наработки</w:t>
            </w:r>
          </w:p>
        </w:tc>
        <w:tc>
          <w:tcPr>
            <w:tcW w:w="349"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
          <w:p w:rsidR="00142C9F" w:rsidRPr="003238EE" w:rsidRDefault="00142C9F" w:rsidP="00142C9F">
            <w:pPr>
              <w:rPr>
                <w:rFonts w:cs="Arial"/>
                <w:sz w:val="18"/>
                <w:szCs w:val="18"/>
              </w:rPr>
            </w:pPr>
            <w:r w:rsidRPr="003238EE">
              <w:rPr>
                <w:rFonts w:cs="Arial"/>
                <w:sz w:val="18"/>
                <w:szCs w:val="18"/>
              </w:rPr>
              <w:t>Полнота покрытия всех объектов при планировании воздействий</w:t>
            </w:r>
          </w:p>
          <w:p w:rsidR="00142C9F" w:rsidRPr="007008A3" w:rsidRDefault="00142C9F" w:rsidP="00142C9F">
            <w:pPr>
              <w:ind w:firstLine="0"/>
              <w:rPr>
                <w:rFonts w:cs="Arial"/>
                <w:b/>
                <w:bCs/>
                <w:color w:val="000000"/>
                <w:sz w:val="18"/>
                <w:szCs w:val="18"/>
                <w:lang w:eastAsia="ru-RU"/>
              </w:rPr>
            </w:pPr>
          </w:p>
        </w:tc>
        <w:tc>
          <w:tcPr>
            <w:tcW w:w="542" w:type="pct"/>
            <w:shd w:val="clear" w:color="auto" w:fill="FFFFFF" w:themeFill="background1"/>
          </w:tcPr>
          <w:p w:rsidR="00142C9F" w:rsidRPr="007008A3" w:rsidRDefault="00142C9F" w:rsidP="00142C9F">
            <w:pPr>
              <w:ind w:firstLine="0"/>
              <w:rPr>
                <w:rFonts w:cs="Arial"/>
                <w:b/>
                <w:bCs/>
                <w:color w:val="000000"/>
                <w:sz w:val="18"/>
                <w:szCs w:val="18"/>
                <w:lang w:eastAsia="ru-RU"/>
              </w:rPr>
            </w:pPr>
            <w:r>
              <w:rPr>
                <w:rFonts w:cs="Arial"/>
                <w:sz w:val="18"/>
                <w:szCs w:val="18"/>
              </w:rPr>
              <w:t>Качественный показатель</w:t>
            </w:r>
          </w:p>
        </w:tc>
      </w:tr>
      <w:tr w:rsidR="00C33C67" w:rsidRPr="007008A3" w:rsidTr="00554843">
        <w:trPr>
          <w:trHeight w:val="397"/>
        </w:trPr>
        <w:tc>
          <w:tcPr>
            <w:tcW w:w="514" w:type="pct"/>
            <w:shd w:val="clear" w:color="auto" w:fill="FFFFFF" w:themeFill="background1"/>
          </w:tcPr>
          <w:p w:rsidR="00C33C67" w:rsidRPr="00C33C67" w:rsidRDefault="00C33C67" w:rsidP="00C33C67">
            <w:pPr>
              <w:ind w:firstLine="0"/>
              <w:rPr>
                <w:rFonts w:cs="Arial"/>
                <w:b/>
                <w:sz w:val="18"/>
                <w:szCs w:val="18"/>
                <w:lang w:eastAsia="ru-RU"/>
              </w:rPr>
            </w:pPr>
            <w:r>
              <w:rPr>
                <w:rFonts w:cs="Arial"/>
                <w:b/>
                <w:sz w:val="18"/>
                <w:szCs w:val="18"/>
                <w:lang w:eastAsia="ru-RU"/>
              </w:rPr>
              <w:t>4</w:t>
            </w:r>
          </w:p>
        </w:tc>
        <w:tc>
          <w:tcPr>
            <w:tcW w:w="508" w:type="pct"/>
            <w:shd w:val="clear" w:color="auto" w:fill="FFFFFF" w:themeFill="background1"/>
          </w:tcPr>
          <w:p w:rsidR="00C33C67" w:rsidRDefault="00C33C67" w:rsidP="00C33C67">
            <w:pPr>
              <w:ind w:firstLine="0"/>
              <w:rPr>
                <w:rFonts w:cs="Arial"/>
                <w:sz w:val="18"/>
                <w:szCs w:val="18"/>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Default="00C33C67" w:rsidP="00C33C67">
            <w:pPr>
              <w:ind w:firstLine="0"/>
              <w:rPr>
                <w:rFonts w:cs="Arial"/>
                <w:sz w:val="18"/>
                <w:szCs w:val="18"/>
              </w:rPr>
            </w:pPr>
            <w:r>
              <w:rPr>
                <w:rFonts w:cs="Arial"/>
                <w:sz w:val="18"/>
                <w:szCs w:val="18"/>
              </w:rPr>
              <w:t> </w:t>
            </w:r>
          </w:p>
        </w:tc>
        <w:tc>
          <w:tcPr>
            <w:tcW w:w="439" w:type="pct"/>
            <w:shd w:val="clear" w:color="auto" w:fill="FFFFFF" w:themeFill="background1"/>
          </w:tcPr>
          <w:p w:rsidR="00C33C67" w:rsidRDefault="00C33C67" w:rsidP="00C33C67">
            <w:pPr>
              <w:ind w:firstLine="0"/>
              <w:rPr>
                <w:rFonts w:cs="Arial"/>
                <w:sz w:val="18"/>
                <w:szCs w:val="18"/>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
          <w:p w:rsidR="00C33C67" w:rsidRPr="00976A92" w:rsidRDefault="00C33C67" w:rsidP="00C33C67">
            <w:pPr>
              <w:rPr>
                <w:rFonts w:cs="Arial"/>
                <w:sz w:val="18"/>
                <w:szCs w:val="18"/>
              </w:rPr>
            </w:pPr>
            <w:r>
              <w:rPr>
                <w:rFonts w:cs="Arial"/>
                <w:sz w:val="18"/>
                <w:szCs w:val="18"/>
              </w:rPr>
              <w:t xml:space="preserve">PM.PC.1.6 </w:t>
            </w:r>
            <w:r w:rsidRPr="00976A92">
              <w:rPr>
                <w:rFonts w:cs="Arial"/>
                <w:sz w:val="18"/>
                <w:szCs w:val="18"/>
              </w:rPr>
              <w:t>Организация процедуры ранжирования активов в системе</w:t>
            </w:r>
          </w:p>
          <w:p w:rsidR="00C33C67" w:rsidRDefault="00C33C67" w:rsidP="00C33C67">
            <w:pPr>
              <w:rPr>
                <w:rFonts w:cs="Arial"/>
                <w:sz w:val="18"/>
                <w:szCs w:val="18"/>
              </w:rPr>
            </w:pPr>
          </w:p>
        </w:tc>
        <w:tc>
          <w:tcPr>
            <w:tcW w:w="1252" w:type="pct"/>
            <w:shd w:val="clear" w:color="auto" w:fill="FFFFFF" w:themeFill="background1"/>
          </w:tcPr>
          <w:p w:rsidR="00C33C67" w:rsidRPr="00976A92" w:rsidRDefault="00C33C67" w:rsidP="006B24FF">
            <w:pPr>
              <w:rPr>
                <w:rFonts w:cs="Arial"/>
                <w:sz w:val="18"/>
                <w:szCs w:val="18"/>
              </w:rPr>
            </w:pPr>
            <w:r w:rsidRPr="00976A92">
              <w:rPr>
                <w:rFonts w:cs="Arial"/>
                <w:sz w:val="18"/>
                <w:szCs w:val="18"/>
              </w:rPr>
              <w:t xml:space="preserve">В системе создаётся и ведётся перечень оборудования </w:t>
            </w:r>
          </w:p>
          <w:p w:rsidR="00C33C67" w:rsidRPr="00976A92" w:rsidRDefault="00C33C67" w:rsidP="006B24FF">
            <w:pPr>
              <w:rPr>
                <w:rFonts w:cs="Arial"/>
                <w:sz w:val="18"/>
                <w:szCs w:val="18"/>
              </w:rPr>
            </w:pPr>
            <w:r w:rsidRPr="00976A92">
              <w:rPr>
                <w:rFonts w:cs="Arial"/>
                <w:sz w:val="18"/>
                <w:szCs w:val="18"/>
              </w:rPr>
              <w:t>В методике «Определение критичности оборудования» будут определены критерии критичности оборудования</w:t>
            </w:r>
          </w:p>
          <w:p w:rsidR="00C33C67" w:rsidRPr="00976A92" w:rsidRDefault="00C33C67" w:rsidP="006B24FF">
            <w:pPr>
              <w:rPr>
                <w:rFonts w:cs="Arial"/>
                <w:sz w:val="18"/>
                <w:szCs w:val="18"/>
              </w:rPr>
            </w:pPr>
            <w:r w:rsidRPr="00C16008">
              <w:rPr>
                <w:rFonts w:cs="Arial"/>
                <w:b/>
                <w:color w:val="000000" w:themeColor="text1"/>
                <w:sz w:val="18"/>
                <w:szCs w:val="18"/>
              </w:rPr>
              <w:t>Роль Инженер по надёжности</w:t>
            </w:r>
            <w:r w:rsidRPr="00C16008">
              <w:rPr>
                <w:rFonts w:cs="Arial"/>
                <w:color w:val="000000" w:themeColor="text1"/>
                <w:sz w:val="18"/>
                <w:szCs w:val="18"/>
              </w:rPr>
              <w:t xml:space="preserve"> </w:t>
            </w:r>
            <w:r w:rsidRPr="00976A92">
              <w:rPr>
                <w:rFonts w:cs="Arial"/>
                <w:sz w:val="18"/>
                <w:szCs w:val="18"/>
              </w:rPr>
              <w:t>определяет критичность оборудования на основании критериев критичности и вносит информацию в систему</w:t>
            </w:r>
          </w:p>
          <w:p w:rsidR="00C33C67" w:rsidRPr="00976A92" w:rsidRDefault="00C33C67" w:rsidP="006B24FF">
            <w:pPr>
              <w:rPr>
                <w:rFonts w:cs="Arial"/>
                <w:sz w:val="18"/>
                <w:szCs w:val="18"/>
              </w:rPr>
            </w:pPr>
            <w:r w:rsidRPr="00976A92">
              <w:rPr>
                <w:rFonts w:cs="Arial"/>
                <w:sz w:val="18"/>
                <w:szCs w:val="18"/>
              </w:rPr>
              <w:t>В системе формируется отчетность в разрезе единиц оборудования для обоснования бюджета ремонтов (критичность, тех состояние, даты проведения ремонтов, графики воздействия)</w:t>
            </w:r>
          </w:p>
          <w:p w:rsidR="00C33C67" w:rsidRDefault="00C33C67" w:rsidP="006B24FF">
            <w:pPr>
              <w:rPr>
                <w:rFonts w:cs="Arial"/>
                <w:sz w:val="18"/>
                <w:szCs w:val="18"/>
              </w:rPr>
            </w:pPr>
            <w:bookmarkStart w:id="1320" w:name="_Hlk526154906"/>
            <w:r w:rsidRPr="00976A92">
              <w:rPr>
                <w:rFonts w:cs="Arial"/>
                <w:sz w:val="18"/>
                <w:szCs w:val="18"/>
              </w:rPr>
              <w:t>На основании ранга единиц оборудования в системе происходит приоритизирование воздействий на заказах ТОРО и сетевых графиках в соответствии с методикой ранжировани</w:t>
            </w:r>
            <w:bookmarkEnd w:id="1320"/>
            <w:r w:rsidR="007D6003">
              <w:rPr>
                <w:rFonts w:cs="Arial"/>
                <w:sz w:val="18"/>
                <w:szCs w:val="18"/>
              </w:rPr>
              <w:t>я</w:t>
            </w:r>
          </w:p>
          <w:p w:rsidR="00C33C67" w:rsidRPr="00976A92" w:rsidRDefault="00C33C67" w:rsidP="006B24FF">
            <w:pPr>
              <w:rPr>
                <w:rFonts w:cs="Arial"/>
                <w:sz w:val="18"/>
                <w:szCs w:val="18"/>
              </w:rPr>
            </w:pPr>
            <w:r w:rsidRPr="00976A92">
              <w:rPr>
                <w:rFonts w:cs="Arial"/>
                <w:sz w:val="18"/>
                <w:szCs w:val="18"/>
              </w:rPr>
              <w:t>Приоритизация проектов выполняется в системе SAP BPC в соответствии с методикой планирования</w:t>
            </w:r>
          </w:p>
        </w:tc>
        <w:tc>
          <w:tcPr>
            <w:tcW w:w="349" w:type="pct"/>
            <w:shd w:val="clear" w:color="auto" w:fill="FFFFFF" w:themeFill="background1"/>
          </w:tcPr>
          <w:p w:rsidR="00C33C67" w:rsidRDefault="00C33C67" w:rsidP="00C33C67">
            <w:pPr>
              <w:ind w:firstLine="0"/>
              <w:rPr>
                <w:rFonts w:cs="Arial"/>
                <w:sz w:val="18"/>
                <w:szCs w:val="18"/>
              </w:rPr>
            </w:pPr>
            <w:r>
              <w:rPr>
                <w:rFonts w:cs="Arial"/>
                <w:sz w:val="18"/>
                <w:szCs w:val="18"/>
              </w:rPr>
              <w:t>Новые функции</w:t>
            </w:r>
          </w:p>
        </w:tc>
        <w:tc>
          <w:tcPr>
            <w:tcW w:w="425" w:type="pct"/>
            <w:shd w:val="clear" w:color="auto" w:fill="FFFFFF" w:themeFill="background1"/>
          </w:tcPr>
          <w:p w:rsidR="00C33C67" w:rsidRPr="003238EE" w:rsidRDefault="00C33C67" w:rsidP="00C33C67">
            <w:pPr>
              <w:rPr>
                <w:rFonts w:cs="Arial"/>
                <w:sz w:val="18"/>
                <w:szCs w:val="18"/>
              </w:rPr>
            </w:pPr>
            <w:r w:rsidRPr="003238EE">
              <w:rPr>
                <w:rFonts w:cs="Arial"/>
                <w:sz w:val="18"/>
                <w:szCs w:val="18"/>
              </w:rPr>
              <w:t>Полнота покрытия всех объектов при планировании воздействий</w:t>
            </w:r>
          </w:p>
          <w:p w:rsidR="00C33C67" w:rsidRPr="003238EE" w:rsidRDefault="00C33C67" w:rsidP="00C33C67">
            <w:pPr>
              <w:rPr>
                <w:rFonts w:cs="Arial"/>
                <w:sz w:val="18"/>
                <w:szCs w:val="18"/>
              </w:rPr>
            </w:pPr>
          </w:p>
        </w:tc>
        <w:tc>
          <w:tcPr>
            <w:tcW w:w="542" w:type="pct"/>
            <w:shd w:val="clear" w:color="auto" w:fill="FFFFFF" w:themeFill="background1"/>
          </w:tcPr>
          <w:p w:rsidR="00C33C67" w:rsidRDefault="00C33C67" w:rsidP="00C33C67">
            <w:pPr>
              <w:ind w:firstLine="0"/>
              <w:rPr>
                <w:rFonts w:cs="Arial"/>
                <w:sz w:val="18"/>
                <w:szCs w:val="18"/>
              </w:rPr>
            </w:pPr>
            <w:r>
              <w:rPr>
                <w:rFonts w:cs="Arial"/>
                <w:sz w:val="18"/>
                <w:szCs w:val="18"/>
              </w:rPr>
              <w:t>Качественный показатель</w:t>
            </w:r>
          </w:p>
        </w:tc>
      </w:tr>
      <w:tr w:rsidR="00C33C67" w:rsidRPr="007008A3" w:rsidTr="00554843">
        <w:trPr>
          <w:trHeight w:val="397"/>
        </w:trPr>
        <w:tc>
          <w:tcPr>
            <w:tcW w:w="514" w:type="pct"/>
            <w:shd w:val="clear" w:color="auto" w:fill="FFFFFF" w:themeFill="background1"/>
          </w:tcPr>
          <w:p w:rsidR="00C33C67" w:rsidRPr="007008A3" w:rsidRDefault="00C33C67" w:rsidP="00C33C67">
            <w:pPr>
              <w:ind w:firstLine="0"/>
              <w:rPr>
                <w:rFonts w:cs="Arial"/>
                <w:b/>
                <w:sz w:val="18"/>
                <w:szCs w:val="18"/>
                <w:lang w:eastAsia="ru-RU"/>
              </w:rPr>
            </w:pPr>
            <w:r>
              <w:rPr>
                <w:rFonts w:cs="Arial"/>
                <w:b/>
                <w:sz w:val="18"/>
                <w:szCs w:val="18"/>
                <w:lang w:eastAsia="ru-RU"/>
              </w:rPr>
              <w:t>5</w:t>
            </w:r>
          </w:p>
        </w:tc>
        <w:tc>
          <w:tcPr>
            <w:tcW w:w="508"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ПП-07.03</w:t>
            </w:r>
            <w:r>
              <w:rPr>
                <w:rFonts w:cs="Arial"/>
                <w:sz w:val="18"/>
                <w:szCs w:val="18"/>
              </w:rPr>
              <w:br/>
              <w:t>Оперативное планирование и управление исполнением</w:t>
            </w:r>
          </w:p>
        </w:tc>
        <w:tc>
          <w:tcPr>
            <w:tcW w:w="43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
          <w:p w:rsidR="00C33C67" w:rsidRPr="00976A92" w:rsidRDefault="00C33C67" w:rsidP="00C33C67">
            <w:pPr>
              <w:rPr>
                <w:rFonts w:cs="Arial"/>
                <w:sz w:val="18"/>
                <w:szCs w:val="18"/>
              </w:rPr>
            </w:pPr>
            <w:r>
              <w:rPr>
                <w:rFonts w:cs="Arial"/>
                <w:sz w:val="18"/>
                <w:szCs w:val="18"/>
              </w:rPr>
              <w:t xml:space="preserve">PM.PC.1.7 </w:t>
            </w:r>
            <w:r w:rsidRPr="00976A92">
              <w:rPr>
                <w:rFonts w:cs="Arial"/>
                <w:sz w:val="18"/>
                <w:szCs w:val="18"/>
              </w:rPr>
              <w:t>Недельное планирование работ в системе с посуточной разбивкой работ: формирование перечня заказов, балансировка ресурсов, заказ материалов</w:t>
            </w:r>
          </w:p>
          <w:p w:rsidR="00C33C67" w:rsidRPr="007008A3" w:rsidRDefault="00C33C67" w:rsidP="00C33C67">
            <w:pPr>
              <w:ind w:firstLine="0"/>
              <w:rPr>
                <w:rFonts w:cs="Arial"/>
                <w:b/>
                <w:bCs/>
                <w:color w:val="000000"/>
                <w:sz w:val="18"/>
                <w:szCs w:val="18"/>
                <w:lang w:eastAsia="ru-RU"/>
              </w:rPr>
            </w:pPr>
          </w:p>
        </w:tc>
        <w:tc>
          <w:tcPr>
            <w:tcW w:w="1252" w:type="pct"/>
            <w:shd w:val="clear" w:color="auto" w:fill="FFFFFF" w:themeFill="background1"/>
          </w:tcPr>
          <w:p w:rsidR="00C33C67" w:rsidRPr="00976A92" w:rsidRDefault="00C33C67" w:rsidP="006B24FF">
            <w:pPr>
              <w:rPr>
                <w:rFonts w:cs="Arial"/>
                <w:sz w:val="18"/>
                <w:szCs w:val="18"/>
              </w:rPr>
            </w:pPr>
            <w:r w:rsidRPr="00976A92">
              <w:rPr>
                <w:rFonts w:cs="Arial"/>
                <w:sz w:val="18"/>
                <w:szCs w:val="18"/>
              </w:rPr>
              <w:t xml:space="preserve">Формирование недельного-суточного плана </w:t>
            </w:r>
            <w:r w:rsidRPr="00976A92">
              <w:rPr>
                <w:rFonts w:cs="Arial"/>
                <w:b/>
                <w:sz w:val="18"/>
                <w:szCs w:val="18"/>
              </w:rPr>
              <w:t xml:space="preserve">Планировщиком </w:t>
            </w:r>
            <w:r w:rsidR="002535C0">
              <w:rPr>
                <w:rFonts w:cs="Arial"/>
                <w:b/>
                <w:sz w:val="18"/>
                <w:szCs w:val="18"/>
              </w:rPr>
              <w:t>ТОиР УО</w:t>
            </w:r>
            <w:r>
              <w:rPr>
                <w:rFonts w:cs="Arial"/>
                <w:sz w:val="18"/>
                <w:szCs w:val="18"/>
              </w:rPr>
              <w:t xml:space="preserve"> </w:t>
            </w:r>
            <w:r w:rsidRPr="00976A92">
              <w:rPr>
                <w:rFonts w:cs="Arial"/>
                <w:sz w:val="18"/>
                <w:szCs w:val="18"/>
              </w:rPr>
              <w:t xml:space="preserve">на основании заказов ТОРО и сетевых графиков с учетом внеплановых работ </w:t>
            </w:r>
          </w:p>
          <w:p w:rsidR="00C33C67" w:rsidRPr="00976A92" w:rsidRDefault="00C33C67" w:rsidP="006B24FF">
            <w:pPr>
              <w:rPr>
                <w:rFonts w:cs="Arial"/>
                <w:sz w:val="18"/>
                <w:szCs w:val="18"/>
              </w:rPr>
            </w:pPr>
            <w:r w:rsidRPr="00976A92">
              <w:rPr>
                <w:rFonts w:cs="Arial"/>
                <w:b/>
                <w:sz w:val="18"/>
                <w:szCs w:val="18"/>
              </w:rPr>
              <w:t xml:space="preserve">Планировщик </w:t>
            </w:r>
            <w:r w:rsidR="002535C0">
              <w:rPr>
                <w:rFonts w:cs="Arial"/>
                <w:b/>
                <w:sz w:val="18"/>
                <w:szCs w:val="18"/>
              </w:rPr>
              <w:t>ТОиР УО</w:t>
            </w:r>
            <w:r>
              <w:rPr>
                <w:rFonts w:cs="Arial"/>
                <w:sz w:val="18"/>
                <w:szCs w:val="18"/>
              </w:rPr>
              <w:t xml:space="preserve"> </w:t>
            </w:r>
            <w:r w:rsidRPr="00976A92">
              <w:rPr>
                <w:rFonts w:cs="Arial"/>
                <w:sz w:val="18"/>
                <w:szCs w:val="18"/>
              </w:rPr>
              <w:t>определяет заказы на плановые и внеплановые работы, а также сетевые графики на поддержание активов на горизонте месяц/неделя с учетом доступности материалов, ресурсов и бюджета</w:t>
            </w:r>
          </w:p>
          <w:p w:rsidR="00C33C67" w:rsidRPr="00976A92" w:rsidRDefault="00C33C67" w:rsidP="006B24FF">
            <w:pPr>
              <w:rPr>
                <w:rFonts w:cs="Arial"/>
                <w:sz w:val="18"/>
                <w:szCs w:val="18"/>
              </w:rPr>
            </w:pPr>
            <w:r w:rsidRPr="00976A92">
              <w:rPr>
                <w:rFonts w:cs="Arial"/>
                <w:sz w:val="18"/>
                <w:szCs w:val="18"/>
              </w:rPr>
              <w:t xml:space="preserve">По результатам выполнения работ и закрытия заказов ТОРО связанные сообщения переводятся в статус «Выполнено» для последующего анализа </w:t>
            </w:r>
            <w:r w:rsidRPr="00976A92">
              <w:rPr>
                <w:rFonts w:cs="Arial"/>
                <w:b/>
                <w:sz w:val="18"/>
                <w:szCs w:val="18"/>
              </w:rPr>
              <w:t>инженером по надёжности</w:t>
            </w:r>
          </w:p>
          <w:p w:rsidR="00C33C67" w:rsidRPr="007008A3" w:rsidRDefault="00C33C67" w:rsidP="006B24FF">
            <w:pPr>
              <w:ind w:firstLine="0"/>
              <w:rPr>
                <w:rFonts w:cs="Arial"/>
                <w:b/>
                <w:bCs/>
                <w:color w:val="000000"/>
                <w:sz w:val="18"/>
                <w:szCs w:val="18"/>
                <w:lang w:eastAsia="ru-RU"/>
              </w:rPr>
            </w:pPr>
            <w:r w:rsidRPr="00976A92">
              <w:rPr>
                <w:rFonts w:cs="Arial"/>
                <w:sz w:val="18"/>
                <w:szCs w:val="18"/>
              </w:rPr>
              <w:t>Возможность сравнения данных из техкарты, заказа ТОРО, факта выполнения операций посредством формирования отчета</w:t>
            </w:r>
          </w:p>
        </w:tc>
        <w:tc>
          <w:tcPr>
            <w:tcW w:w="34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
          <w:p w:rsidR="00C33C67" w:rsidRPr="003238EE" w:rsidRDefault="00C33C67" w:rsidP="00C33C67">
            <w:pPr>
              <w:rPr>
                <w:rFonts w:cs="Arial"/>
                <w:sz w:val="18"/>
                <w:szCs w:val="18"/>
              </w:rPr>
            </w:pPr>
            <w:r>
              <w:rPr>
                <w:rFonts w:cs="Arial"/>
                <w:sz w:val="18"/>
                <w:szCs w:val="18"/>
              </w:rPr>
              <w:t xml:space="preserve">1. </w:t>
            </w:r>
            <w:r w:rsidRPr="003238EE">
              <w:rPr>
                <w:rFonts w:cs="Arial"/>
                <w:sz w:val="18"/>
                <w:szCs w:val="18"/>
              </w:rPr>
              <w:t>Средняя частота внеплановых ремонтов (FBPM), шт.</w:t>
            </w:r>
          </w:p>
          <w:p w:rsidR="00C33C67" w:rsidRDefault="00C33C67" w:rsidP="00C33C67">
            <w:pPr>
              <w:rPr>
                <w:rFonts w:cs="Arial"/>
                <w:sz w:val="18"/>
                <w:szCs w:val="18"/>
              </w:rPr>
            </w:pPr>
          </w:p>
          <w:p w:rsidR="00C33C67" w:rsidRPr="007008A3" w:rsidRDefault="00C33C67" w:rsidP="00C33C67">
            <w:pPr>
              <w:ind w:firstLine="0"/>
              <w:rPr>
                <w:rFonts w:cs="Arial"/>
                <w:b/>
                <w:bCs/>
                <w:color w:val="000000"/>
                <w:sz w:val="18"/>
                <w:szCs w:val="18"/>
                <w:lang w:eastAsia="ru-RU"/>
              </w:rPr>
            </w:pPr>
            <w:r>
              <w:rPr>
                <w:rFonts w:cs="Arial"/>
                <w:sz w:val="18"/>
                <w:szCs w:val="18"/>
              </w:rPr>
              <w:t xml:space="preserve">2. </w:t>
            </w:r>
            <w:r w:rsidRPr="003238EE">
              <w:rPr>
                <w:rFonts w:cs="Arial"/>
                <w:sz w:val="18"/>
                <w:szCs w:val="18"/>
              </w:rPr>
              <w:t>Отношение количества просроченных заказов к общему количеству, коэф. (по причине отсутствия МТР)</w:t>
            </w:r>
          </w:p>
        </w:tc>
        <w:tc>
          <w:tcPr>
            <w:tcW w:w="542" w:type="pct"/>
            <w:shd w:val="clear" w:color="auto" w:fill="FFFFFF" w:themeFill="background1"/>
          </w:tcPr>
          <w:p w:rsidR="00C33C67" w:rsidRDefault="00C33C67" w:rsidP="00C33C67">
            <w:pPr>
              <w:rPr>
                <w:rFonts w:cs="Arial"/>
                <w:sz w:val="18"/>
                <w:szCs w:val="18"/>
              </w:rPr>
            </w:pPr>
            <w:r>
              <w:rPr>
                <w:rFonts w:cs="Arial"/>
                <w:sz w:val="18"/>
                <w:szCs w:val="18"/>
              </w:rPr>
              <w:t xml:space="preserve"> 1. </w:t>
            </w:r>
            <w:r w:rsidRPr="003238EE">
              <w:rPr>
                <w:rFonts w:cs="Arial"/>
                <w:sz w:val="18"/>
                <w:szCs w:val="18"/>
              </w:rPr>
              <w:t>FBPM: Failures between planned maintenance = количество поломок между двумя плановыми ремонтами по определенному виду. Для ед. оборудования в целом берется максимальная величина из FBPM для всех видов поломок.</w:t>
            </w:r>
          </w:p>
          <w:p w:rsidR="00C33C67" w:rsidRDefault="00C33C67" w:rsidP="00C33C67">
            <w:pPr>
              <w:rPr>
                <w:rFonts w:cs="Arial"/>
                <w:sz w:val="18"/>
                <w:szCs w:val="18"/>
              </w:rPr>
            </w:pPr>
          </w:p>
          <w:p w:rsidR="00C33C67" w:rsidRPr="007008A3" w:rsidRDefault="00C33C67" w:rsidP="00C33C67">
            <w:pPr>
              <w:ind w:firstLine="0"/>
              <w:rPr>
                <w:rFonts w:cs="Arial"/>
                <w:b/>
                <w:bCs/>
                <w:color w:val="000000"/>
                <w:sz w:val="18"/>
                <w:szCs w:val="18"/>
                <w:lang w:eastAsia="ru-RU"/>
              </w:rPr>
            </w:pPr>
            <w:r>
              <w:rPr>
                <w:rFonts w:cs="Arial"/>
                <w:sz w:val="18"/>
                <w:szCs w:val="18"/>
              </w:rPr>
              <w:t>2. Количество заказов с просроченной плановой датой</w:t>
            </w:r>
            <w:r w:rsidRPr="005751AF">
              <w:rPr>
                <w:rFonts w:cs="Arial"/>
                <w:sz w:val="18"/>
                <w:szCs w:val="18"/>
              </w:rPr>
              <w:t>/</w:t>
            </w:r>
            <w:r>
              <w:rPr>
                <w:rFonts w:cs="Arial"/>
                <w:sz w:val="18"/>
                <w:szCs w:val="18"/>
              </w:rPr>
              <w:t xml:space="preserve"> общее количество заказов</w:t>
            </w:r>
          </w:p>
        </w:tc>
      </w:tr>
      <w:tr w:rsidR="00C33C67" w:rsidRPr="007008A3" w:rsidTr="00554843">
        <w:trPr>
          <w:trHeight w:val="397"/>
        </w:trPr>
        <w:tc>
          <w:tcPr>
            <w:tcW w:w="514" w:type="pct"/>
            <w:shd w:val="clear" w:color="auto" w:fill="FFFFFF" w:themeFill="background1"/>
          </w:tcPr>
          <w:p w:rsidR="00C33C67" w:rsidRPr="007008A3" w:rsidRDefault="00C33C67" w:rsidP="00C33C67">
            <w:pPr>
              <w:ind w:firstLine="0"/>
              <w:rPr>
                <w:rFonts w:cs="Arial"/>
                <w:b/>
                <w:sz w:val="18"/>
                <w:szCs w:val="18"/>
                <w:lang w:eastAsia="ru-RU"/>
              </w:rPr>
            </w:pPr>
            <w:r>
              <w:rPr>
                <w:rFonts w:cs="Arial"/>
                <w:b/>
                <w:sz w:val="18"/>
                <w:szCs w:val="18"/>
                <w:lang w:eastAsia="ru-RU"/>
              </w:rPr>
              <w:t>6</w:t>
            </w:r>
          </w:p>
        </w:tc>
        <w:tc>
          <w:tcPr>
            <w:tcW w:w="508"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ПП-07.03</w:t>
            </w:r>
            <w:r>
              <w:rPr>
                <w:rFonts w:cs="Arial"/>
                <w:sz w:val="18"/>
                <w:szCs w:val="18"/>
              </w:rPr>
              <w:br/>
              <w:t>Оперативное планирование и управление исполнением</w:t>
            </w:r>
          </w:p>
        </w:tc>
        <w:tc>
          <w:tcPr>
            <w:tcW w:w="43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прозрачности/точности планирования мероприятий ТОиР </w:t>
            </w:r>
          </w:p>
        </w:tc>
        <w:tc>
          <w:tcPr>
            <w:tcW w:w="536"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PM.PC.1.8 </w:t>
            </w:r>
            <w:r w:rsidRPr="00976A92">
              <w:rPr>
                <w:rFonts w:cs="Arial"/>
                <w:sz w:val="18"/>
                <w:szCs w:val="18"/>
              </w:rPr>
              <w:t>Автоматизация массовой корректировки сроков в заказах ТОРО при месячном и недельном горизонтах планирования на основе актуальной наработки оборудования</w:t>
            </w:r>
          </w:p>
        </w:tc>
        <w:tc>
          <w:tcPr>
            <w:tcW w:w="1252" w:type="pct"/>
            <w:shd w:val="clear" w:color="auto" w:fill="FFFFFF" w:themeFill="background1"/>
          </w:tcPr>
          <w:p w:rsidR="00C33C67" w:rsidRPr="007008A3" w:rsidRDefault="00C33C67" w:rsidP="006B24FF">
            <w:pPr>
              <w:ind w:firstLine="0"/>
              <w:rPr>
                <w:rFonts w:cs="Arial"/>
                <w:b/>
                <w:bCs/>
                <w:color w:val="000000"/>
                <w:sz w:val="18"/>
                <w:szCs w:val="18"/>
                <w:lang w:eastAsia="ru-RU"/>
              </w:rPr>
            </w:pPr>
            <w:r w:rsidRPr="00976A92">
              <w:rPr>
                <w:rFonts w:cs="Arial"/>
                <w:sz w:val="18"/>
                <w:szCs w:val="18"/>
              </w:rPr>
              <w:t>При формировании месячного и недельного плана мероприятий ТОиР учитывается фактическая наработка</w:t>
            </w:r>
          </w:p>
        </w:tc>
        <w:tc>
          <w:tcPr>
            <w:tcW w:w="34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
          <w:p w:rsidR="00C33C67" w:rsidRPr="003238EE" w:rsidRDefault="00C33C67" w:rsidP="00C33C67">
            <w:pPr>
              <w:rPr>
                <w:rFonts w:cs="Arial"/>
                <w:sz w:val="18"/>
                <w:szCs w:val="18"/>
              </w:rPr>
            </w:pPr>
            <w:r w:rsidRPr="003238EE">
              <w:rPr>
                <w:rFonts w:cs="Arial"/>
                <w:sz w:val="18"/>
                <w:szCs w:val="18"/>
              </w:rPr>
              <w:t>Полнота покрытия всех объектов при планировании воздействий</w:t>
            </w:r>
          </w:p>
          <w:p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Качественный показатель</w:t>
            </w:r>
          </w:p>
        </w:tc>
      </w:tr>
      <w:tr w:rsidR="00C33C67" w:rsidRPr="007008A3" w:rsidTr="00554843">
        <w:trPr>
          <w:trHeight w:val="397"/>
        </w:trPr>
        <w:tc>
          <w:tcPr>
            <w:tcW w:w="514" w:type="pct"/>
            <w:shd w:val="clear" w:color="auto" w:fill="FFFFFF" w:themeFill="background1"/>
          </w:tcPr>
          <w:p w:rsidR="00C33C67" w:rsidRPr="007008A3" w:rsidRDefault="00C33C67" w:rsidP="00C33C67">
            <w:pPr>
              <w:ind w:firstLine="0"/>
              <w:rPr>
                <w:rFonts w:cs="Arial"/>
                <w:b/>
                <w:sz w:val="18"/>
                <w:szCs w:val="18"/>
                <w:lang w:eastAsia="ru-RU"/>
              </w:rPr>
            </w:pPr>
            <w:r>
              <w:rPr>
                <w:rFonts w:cs="Arial"/>
                <w:color w:val="000000"/>
                <w:sz w:val="18"/>
                <w:szCs w:val="18"/>
              </w:rPr>
              <w:t>7</w:t>
            </w:r>
          </w:p>
        </w:tc>
        <w:tc>
          <w:tcPr>
            <w:tcW w:w="508"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ПП-07.06</w:t>
            </w:r>
            <w:r>
              <w:rPr>
                <w:rFonts w:cs="Arial"/>
                <w:sz w:val="18"/>
                <w:szCs w:val="18"/>
              </w:rPr>
              <w:br/>
              <w:t>Формирование и управление бюджетом программы управления ПА</w:t>
            </w:r>
          </w:p>
        </w:tc>
        <w:tc>
          <w:tcPr>
            <w:tcW w:w="43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Повышение прозрачности/точности планирования мероприятий ТОиР</w:t>
            </w:r>
          </w:p>
        </w:tc>
        <w:tc>
          <w:tcPr>
            <w:tcW w:w="536"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PM.PC.1.9 </w:t>
            </w:r>
            <w:r w:rsidRPr="00976A92">
              <w:rPr>
                <w:rFonts w:cs="Arial"/>
                <w:sz w:val="18"/>
                <w:szCs w:val="18"/>
              </w:rPr>
              <w:t>Формирование бюджета с использованием подхода  "снизу вверх" – программа воздействий на ПА формируется на основе техсостояния ПА и плановых объемов ТОиР</w:t>
            </w:r>
          </w:p>
        </w:tc>
        <w:tc>
          <w:tcPr>
            <w:tcW w:w="1252" w:type="pct"/>
            <w:shd w:val="clear" w:color="auto" w:fill="FFFFFF" w:themeFill="background1"/>
          </w:tcPr>
          <w:p w:rsidR="00C33C67" w:rsidRPr="00976A92" w:rsidRDefault="00C33C67" w:rsidP="006B24FF">
            <w:pPr>
              <w:rPr>
                <w:rFonts w:cs="Arial"/>
                <w:sz w:val="18"/>
                <w:szCs w:val="18"/>
              </w:rPr>
            </w:pPr>
            <w:r w:rsidRPr="00976A92">
              <w:rPr>
                <w:rFonts w:cs="Arial"/>
                <w:sz w:val="18"/>
                <w:szCs w:val="18"/>
              </w:rPr>
              <w:t>Бюджет формируется на долгосрочный/среднесрочный  годовой горизонт</w:t>
            </w:r>
          </w:p>
          <w:p w:rsidR="00C33C67" w:rsidRPr="00976A92" w:rsidRDefault="00C33C67" w:rsidP="006B24FF">
            <w:pPr>
              <w:rPr>
                <w:rFonts w:cs="Arial"/>
                <w:sz w:val="18"/>
                <w:szCs w:val="18"/>
              </w:rPr>
            </w:pPr>
            <w:r w:rsidRPr="00976A92">
              <w:rPr>
                <w:rFonts w:cs="Arial"/>
                <w:sz w:val="18"/>
                <w:szCs w:val="18"/>
              </w:rPr>
              <w:t>В бюджет включены все воздействия на ПА (ТОиР, замена и модернизация, целевые программы)</w:t>
            </w:r>
          </w:p>
          <w:p w:rsidR="00C33C67" w:rsidRPr="00976A92" w:rsidRDefault="00C33C67" w:rsidP="006B24FF">
            <w:pPr>
              <w:rPr>
                <w:rFonts w:cs="Arial"/>
                <w:sz w:val="18"/>
                <w:szCs w:val="18"/>
              </w:rPr>
            </w:pPr>
            <w:r w:rsidRPr="00976A92">
              <w:rPr>
                <w:rFonts w:cs="Arial"/>
                <w:sz w:val="18"/>
                <w:szCs w:val="18"/>
              </w:rPr>
              <w:t>Бюджет воздействий на ПА в системе SAP ERP формируется в трех разрезах:</w:t>
            </w:r>
            <w:r>
              <w:rPr>
                <w:rFonts w:cs="Arial"/>
                <w:sz w:val="18"/>
                <w:szCs w:val="18"/>
              </w:rPr>
              <w:br/>
              <w:t>*бюджет воздействий на ПА по освоению</w:t>
            </w:r>
            <w:r>
              <w:rPr>
                <w:rFonts w:cs="Arial"/>
                <w:sz w:val="18"/>
                <w:szCs w:val="18"/>
              </w:rPr>
              <w:br/>
              <w:t>*бюджет воздействий на ПА по финансированию</w:t>
            </w:r>
            <w:r>
              <w:rPr>
                <w:rFonts w:cs="Arial"/>
                <w:sz w:val="18"/>
                <w:szCs w:val="18"/>
              </w:rPr>
              <w:br/>
              <w:t>*бюджет воздействий на ПА по вводу</w:t>
            </w:r>
            <w:r>
              <w:rPr>
                <w:rFonts w:cs="Arial"/>
                <w:sz w:val="18"/>
                <w:szCs w:val="18"/>
              </w:rPr>
              <w:br/>
            </w:r>
            <w:r w:rsidRPr="00976A92">
              <w:rPr>
                <w:rFonts w:cs="Arial"/>
                <w:sz w:val="18"/>
                <w:szCs w:val="18"/>
              </w:rPr>
              <w:t xml:space="preserve">Бюджет контролируется только на основе управляемых </w:t>
            </w:r>
            <w:r w:rsidRPr="00292E6A">
              <w:rPr>
                <w:rFonts w:cs="Arial"/>
                <w:sz w:val="18"/>
                <w:szCs w:val="18"/>
              </w:rPr>
              <w:t>владельцем бюджета</w:t>
            </w:r>
            <w:r w:rsidRPr="00976A92">
              <w:rPr>
                <w:rFonts w:cs="Arial"/>
                <w:sz w:val="18"/>
                <w:szCs w:val="18"/>
              </w:rPr>
              <w:t xml:space="preserve"> видов затрат: УСО, МТР</w:t>
            </w:r>
          </w:p>
          <w:p w:rsidR="00C33C67" w:rsidRPr="00976A92" w:rsidRDefault="00C33C67" w:rsidP="006B24FF">
            <w:pPr>
              <w:rPr>
                <w:rFonts w:cs="Arial"/>
                <w:sz w:val="18"/>
                <w:szCs w:val="18"/>
              </w:rPr>
            </w:pPr>
            <w:r w:rsidRPr="00976A92">
              <w:rPr>
                <w:rFonts w:cs="Arial"/>
                <w:sz w:val="18"/>
                <w:szCs w:val="18"/>
              </w:rPr>
              <w:t xml:space="preserve">Для 1 квартала формируется «льготный период» для закупки критичных МТР </w:t>
            </w:r>
          </w:p>
          <w:p w:rsidR="00C33C67" w:rsidRPr="00976A92" w:rsidRDefault="00C33C67" w:rsidP="006B24FF">
            <w:pPr>
              <w:rPr>
                <w:rFonts w:cs="Arial"/>
                <w:sz w:val="18"/>
                <w:szCs w:val="18"/>
              </w:rPr>
            </w:pPr>
            <w:r w:rsidRPr="00976A92">
              <w:rPr>
                <w:rFonts w:cs="Arial"/>
                <w:sz w:val="18"/>
                <w:szCs w:val="18"/>
              </w:rPr>
              <w:t>Корректировка сформированных предложений в бюджет на основе лимитов спускаемых Управляющей компанией</w:t>
            </w:r>
            <w:r>
              <w:rPr>
                <w:rFonts w:cs="Arial"/>
                <w:sz w:val="18"/>
                <w:szCs w:val="18"/>
              </w:rPr>
              <w:br/>
            </w:r>
            <w:r>
              <w:rPr>
                <w:rFonts w:cs="Arial"/>
                <w:sz w:val="18"/>
                <w:szCs w:val="18"/>
              </w:rPr>
              <w:br/>
            </w:r>
            <w:r w:rsidRPr="00976A92">
              <w:rPr>
                <w:rFonts w:cs="Arial"/>
                <w:sz w:val="18"/>
                <w:szCs w:val="18"/>
              </w:rPr>
              <w:t>План затрат на ТОиР формируется на основе графиков ППР, воздействий по техническому состоянию, ЭПБ, предписаниям, целевым программам, стоимости проектов по замене и модернизации и затрат на ИТ. Затем план затрат консолидируется, ранжируется и утверждается на структуре СПП элементов (проектах)</w:t>
            </w:r>
          </w:p>
          <w:p w:rsidR="00C33C67" w:rsidRPr="00976A92" w:rsidRDefault="00C33C67" w:rsidP="006B24FF">
            <w:pPr>
              <w:rPr>
                <w:rFonts w:cs="Arial"/>
                <w:sz w:val="18"/>
                <w:szCs w:val="18"/>
              </w:rPr>
            </w:pPr>
            <w:r w:rsidRPr="00976A92">
              <w:rPr>
                <w:rFonts w:cs="Arial"/>
                <w:sz w:val="18"/>
                <w:szCs w:val="18"/>
              </w:rPr>
              <w:t xml:space="preserve">Все бюджеты, включая часть операционного бюджета ИТ, бюджета воздействия на ПА, целевых программ, замены и модернизации формируются с учетом планируемого ввода </w:t>
            </w:r>
            <w:r w:rsidRPr="00976A92">
              <w:rPr>
                <w:rFonts w:cs="Arial"/>
                <w:sz w:val="18"/>
                <w:szCs w:val="18"/>
              </w:rPr>
              <w:br/>
              <w:t xml:space="preserve">и вывода ПА </w:t>
            </w:r>
          </w:p>
          <w:p w:rsidR="00C33C67" w:rsidRPr="00976A92" w:rsidRDefault="00C33C67" w:rsidP="006B24FF">
            <w:pPr>
              <w:rPr>
                <w:rFonts w:cs="Arial"/>
                <w:sz w:val="18"/>
                <w:szCs w:val="18"/>
              </w:rPr>
            </w:pPr>
            <w:r w:rsidRPr="00976A92">
              <w:rPr>
                <w:rFonts w:cs="Arial"/>
                <w:sz w:val="18"/>
                <w:szCs w:val="18"/>
              </w:rPr>
              <w:t xml:space="preserve">Бюджет аккумулируется по </w:t>
            </w:r>
            <w:r w:rsidRPr="00EF73FA">
              <w:rPr>
                <w:rFonts w:cs="Arial"/>
                <w:sz w:val="18"/>
                <w:szCs w:val="18"/>
              </w:rPr>
              <w:t>ЦФО владельцам бюджета</w:t>
            </w:r>
            <w:r w:rsidRPr="00976A92">
              <w:rPr>
                <w:rFonts w:cs="Arial"/>
                <w:sz w:val="18"/>
                <w:szCs w:val="18"/>
              </w:rPr>
              <w:t xml:space="preserve"> (Гл.Мех, Гл.энергетик, Гл.Метролог и т.д.), </w:t>
            </w:r>
          </w:p>
          <w:p w:rsidR="00C33C67" w:rsidRPr="00976A92" w:rsidRDefault="00C33C67" w:rsidP="006B24FF">
            <w:pPr>
              <w:rPr>
                <w:rFonts w:cs="Arial"/>
                <w:sz w:val="18"/>
                <w:szCs w:val="18"/>
              </w:rPr>
            </w:pPr>
            <w:r w:rsidRPr="00976A92">
              <w:rPr>
                <w:rFonts w:cs="Arial"/>
                <w:sz w:val="18"/>
                <w:szCs w:val="18"/>
              </w:rPr>
              <w:t>Исключение из согласования заказов ТОРО и ОСГ непрофильных служб</w:t>
            </w:r>
          </w:p>
          <w:p w:rsidR="00C33C67" w:rsidRPr="00976A92" w:rsidRDefault="00C33C67" w:rsidP="006B24FF">
            <w:pPr>
              <w:rPr>
                <w:rFonts w:cs="Arial"/>
                <w:sz w:val="18"/>
                <w:szCs w:val="18"/>
              </w:rPr>
            </w:pPr>
            <w:r w:rsidRPr="00976A92">
              <w:rPr>
                <w:rFonts w:cs="Arial"/>
                <w:sz w:val="18"/>
                <w:szCs w:val="18"/>
              </w:rPr>
              <w:t>Контроль бюджета на проектах на уровне ПЭО – только по  общему бюджету ПА</w:t>
            </w:r>
          </w:p>
          <w:p w:rsidR="00C33C67" w:rsidRPr="007008A3" w:rsidRDefault="00C33C67" w:rsidP="006B24FF">
            <w:pPr>
              <w:ind w:firstLine="0"/>
              <w:rPr>
                <w:rFonts w:cs="Arial"/>
                <w:b/>
                <w:bCs/>
                <w:color w:val="000000"/>
                <w:sz w:val="18"/>
                <w:szCs w:val="18"/>
                <w:lang w:eastAsia="ru-RU"/>
              </w:rPr>
            </w:pPr>
            <w:r w:rsidRPr="00976A92">
              <w:rPr>
                <w:rFonts w:cs="Arial"/>
                <w:sz w:val="18"/>
                <w:szCs w:val="18"/>
              </w:rPr>
              <w:t>Автоматизированный контроль бюджета осуществляется при формировании заказов ТОРО и сетевых графиков</w:t>
            </w:r>
          </w:p>
        </w:tc>
        <w:tc>
          <w:tcPr>
            <w:tcW w:w="34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
          <w:p w:rsidR="00C33C67" w:rsidRPr="005751AF" w:rsidRDefault="00C33C67" w:rsidP="00C33C67">
            <w:pPr>
              <w:rPr>
                <w:rFonts w:cs="Arial"/>
                <w:sz w:val="18"/>
                <w:szCs w:val="18"/>
              </w:rPr>
            </w:pPr>
            <w:r>
              <w:rPr>
                <w:rFonts w:cs="Arial"/>
                <w:sz w:val="18"/>
                <w:szCs w:val="18"/>
              </w:rPr>
              <w:t xml:space="preserve">1. </w:t>
            </w:r>
            <w:r w:rsidRPr="005751AF">
              <w:rPr>
                <w:rFonts w:cs="Arial"/>
                <w:sz w:val="18"/>
                <w:szCs w:val="18"/>
              </w:rPr>
              <w:t>Затраты ТОиР, тыс. руб</w:t>
            </w:r>
          </w:p>
          <w:p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1. </w:t>
            </w:r>
            <w:r w:rsidRPr="005751AF">
              <w:rPr>
                <w:rFonts w:cs="Arial"/>
                <w:sz w:val="18"/>
                <w:szCs w:val="18"/>
              </w:rPr>
              <w:t>Затраты ТОиР, тыс. руб</w:t>
            </w:r>
          </w:p>
        </w:tc>
      </w:tr>
      <w:tr w:rsidR="00C33C67" w:rsidRPr="007008A3" w:rsidTr="00554843">
        <w:trPr>
          <w:trHeight w:val="397"/>
        </w:trPr>
        <w:tc>
          <w:tcPr>
            <w:tcW w:w="514" w:type="pct"/>
            <w:shd w:val="clear" w:color="auto" w:fill="FFFFFF" w:themeFill="background1"/>
          </w:tcPr>
          <w:p w:rsidR="00C33C67" w:rsidRPr="007008A3" w:rsidRDefault="00C33C67" w:rsidP="00C33C67">
            <w:pPr>
              <w:ind w:firstLine="0"/>
              <w:rPr>
                <w:rFonts w:cs="Arial"/>
                <w:b/>
                <w:sz w:val="18"/>
                <w:szCs w:val="18"/>
                <w:lang w:eastAsia="ru-RU"/>
              </w:rPr>
            </w:pPr>
            <w:r>
              <w:rPr>
                <w:rFonts w:cs="Arial"/>
                <w:color w:val="000000"/>
                <w:sz w:val="18"/>
                <w:szCs w:val="18"/>
              </w:rPr>
              <w:t>8</w:t>
            </w:r>
          </w:p>
        </w:tc>
        <w:tc>
          <w:tcPr>
            <w:tcW w:w="508" w:type="pct"/>
            <w:shd w:val="clear" w:color="auto" w:fill="FFFFFF" w:themeFill="background1"/>
          </w:tcPr>
          <w:p w:rsidR="00C33C67" w:rsidRPr="007008A3" w:rsidRDefault="00C33C67" w:rsidP="00C33C67">
            <w:pPr>
              <w:ind w:firstLine="0"/>
              <w:rPr>
                <w:rFonts w:cs="Arial"/>
                <w:b/>
                <w:bCs/>
                <w:color w:val="000000"/>
                <w:sz w:val="18"/>
                <w:szCs w:val="18"/>
                <w:lang w:eastAsia="ru-RU"/>
              </w:rPr>
            </w:pPr>
            <w:r w:rsidRPr="006C30B6">
              <w:rPr>
                <w:rFonts w:cs="Arial"/>
                <w:sz w:val="18"/>
                <w:szCs w:val="18"/>
              </w:rPr>
              <w:t xml:space="preserve">ПП-07 </w:t>
            </w:r>
            <w:r w:rsidRPr="006C30B6">
              <w:rPr>
                <w:rFonts w:cs="Arial"/>
                <w:sz w:val="18"/>
                <w:szCs w:val="18"/>
              </w:rPr>
              <w:br/>
              <w:t>Управление производственными активами</w:t>
            </w:r>
          </w:p>
        </w:tc>
        <w:tc>
          <w:tcPr>
            <w:tcW w:w="435" w:type="pct"/>
            <w:shd w:val="clear" w:color="auto" w:fill="FFFFFF" w:themeFill="background1"/>
          </w:tcPr>
          <w:p w:rsidR="00C33C67" w:rsidRPr="007008A3" w:rsidRDefault="00C33C67" w:rsidP="00C33C67">
            <w:pPr>
              <w:ind w:firstLine="0"/>
              <w:rPr>
                <w:rFonts w:cs="Arial"/>
                <w:b/>
                <w:bCs/>
                <w:color w:val="000000"/>
                <w:sz w:val="18"/>
                <w:szCs w:val="18"/>
                <w:lang w:eastAsia="ru-RU"/>
              </w:rPr>
            </w:pPr>
            <w:r w:rsidRPr="006C30B6">
              <w:rPr>
                <w:rFonts w:cs="Arial"/>
                <w:sz w:val="18"/>
                <w:szCs w:val="18"/>
              </w:rPr>
              <w:t>ПП-07.02</w:t>
            </w:r>
            <w:r w:rsidRPr="006C30B6">
              <w:rPr>
                <w:rFonts w:cs="Arial"/>
                <w:sz w:val="18"/>
                <w:szCs w:val="18"/>
              </w:rPr>
              <w:br/>
              <w:t>Планирование программы управления производственными активами</w:t>
            </w:r>
            <w:r w:rsidRPr="006C30B6">
              <w:rPr>
                <w:rFonts w:cs="Arial"/>
                <w:sz w:val="18"/>
                <w:szCs w:val="18"/>
              </w:rPr>
              <w:br/>
            </w:r>
            <w:r w:rsidRPr="006C30B6">
              <w:rPr>
                <w:rFonts w:cs="Arial"/>
                <w:sz w:val="18"/>
                <w:szCs w:val="18"/>
              </w:rPr>
              <w:br/>
              <w:t>ПП-07.03</w:t>
            </w:r>
            <w:r w:rsidRPr="006C30B6">
              <w:rPr>
                <w:rFonts w:cs="Arial"/>
                <w:sz w:val="18"/>
                <w:szCs w:val="18"/>
              </w:rPr>
              <w:br/>
              <w:t>Оперативное планирование и управление исполнением</w:t>
            </w:r>
          </w:p>
        </w:tc>
        <w:tc>
          <w:tcPr>
            <w:tcW w:w="439" w:type="pct"/>
            <w:shd w:val="clear" w:color="auto" w:fill="FFFFFF" w:themeFill="background1"/>
          </w:tcPr>
          <w:p w:rsidR="00C33C67" w:rsidRPr="007008A3" w:rsidRDefault="00C33C67" w:rsidP="00C33C67">
            <w:pPr>
              <w:ind w:firstLine="0"/>
              <w:rPr>
                <w:rFonts w:cs="Arial"/>
                <w:b/>
                <w:bCs/>
                <w:color w:val="000000"/>
                <w:sz w:val="18"/>
                <w:szCs w:val="18"/>
                <w:lang w:eastAsia="ru-RU"/>
              </w:rPr>
            </w:pPr>
            <w:r w:rsidRPr="006C30B6">
              <w:rPr>
                <w:rFonts w:cs="Arial"/>
                <w:sz w:val="18"/>
                <w:szCs w:val="18"/>
              </w:rPr>
              <w:t>Повышение прозрачности/точности планирования мероприятий ТОиР</w:t>
            </w:r>
          </w:p>
        </w:tc>
        <w:tc>
          <w:tcPr>
            <w:tcW w:w="536" w:type="pct"/>
            <w:shd w:val="clear" w:color="auto" w:fill="FFFFFF" w:themeFill="background1"/>
          </w:tcPr>
          <w:p w:rsidR="00C33C67" w:rsidRPr="007008A3" w:rsidRDefault="00C33C67" w:rsidP="00C33C67">
            <w:pPr>
              <w:ind w:firstLine="0"/>
              <w:rPr>
                <w:rFonts w:cs="Arial"/>
                <w:b/>
                <w:bCs/>
                <w:color w:val="000000"/>
                <w:sz w:val="18"/>
                <w:szCs w:val="18"/>
                <w:lang w:eastAsia="ru-RU"/>
              </w:rPr>
            </w:pPr>
            <w:r w:rsidRPr="006C30B6">
              <w:rPr>
                <w:rFonts w:cs="Arial"/>
                <w:sz w:val="18"/>
                <w:szCs w:val="18"/>
                <w:lang w:val="en-US"/>
              </w:rPr>
              <w:t>PM</w:t>
            </w:r>
            <w:r w:rsidRPr="006C30B6">
              <w:rPr>
                <w:rFonts w:cs="Arial"/>
                <w:sz w:val="18"/>
                <w:szCs w:val="18"/>
              </w:rPr>
              <w:t>.</w:t>
            </w:r>
            <w:r w:rsidRPr="006C30B6">
              <w:rPr>
                <w:rFonts w:cs="Arial"/>
                <w:sz w:val="18"/>
                <w:szCs w:val="18"/>
                <w:lang w:val="en-US"/>
              </w:rPr>
              <w:t>PC</w:t>
            </w:r>
            <w:r w:rsidRPr="006C30B6">
              <w:rPr>
                <w:rFonts w:cs="Arial"/>
                <w:sz w:val="18"/>
                <w:szCs w:val="18"/>
              </w:rPr>
              <w:t>.1.10 Оптимизация плана работ ТОиР с целью снижения простоя оборудования / длительности ремонта</w:t>
            </w:r>
          </w:p>
        </w:tc>
        <w:tc>
          <w:tcPr>
            <w:tcW w:w="1252" w:type="pct"/>
            <w:shd w:val="clear" w:color="auto" w:fill="FFFFFF" w:themeFill="background1"/>
          </w:tcPr>
          <w:p w:rsidR="00C33C67" w:rsidRPr="007008A3" w:rsidRDefault="00C33C67" w:rsidP="006B24FF">
            <w:pPr>
              <w:ind w:firstLine="0"/>
              <w:rPr>
                <w:rFonts w:cs="Arial"/>
                <w:b/>
                <w:bCs/>
                <w:color w:val="000000"/>
                <w:sz w:val="18"/>
                <w:szCs w:val="18"/>
                <w:lang w:eastAsia="ru-RU"/>
              </w:rPr>
            </w:pPr>
            <w:r w:rsidRPr="006C30B6">
              <w:rPr>
                <w:rFonts w:cs="Arial"/>
                <w:sz w:val="18"/>
                <w:szCs w:val="18"/>
              </w:rPr>
              <w:t>Синхронизация плана работ ТОиР с планом производства</w:t>
            </w:r>
          </w:p>
        </w:tc>
        <w:tc>
          <w:tcPr>
            <w:tcW w:w="349" w:type="pct"/>
            <w:shd w:val="clear" w:color="auto" w:fill="FFFFFF" w:themeFill="background1"/>
          </w:tcPr>
          <w:p w:rsidR="00C33C67" w:rsidRPr="007008A3" w:rsidRDefault="00C33C67" w:rsidP="00C33C67">
            <w:pPr>
              <w:ind w:firstLine="0"/>
              <w:rPr>
                <w:rFonts w:cs="Arial"/>
                <w:b/>
                <w:bCs/>
                <w:color w:val="000000"/>
                <w:sz w:val="18"/>
                <w:szCs w:val="18"/>
                <w:lang w:eastAsia="ru-RU"/>
              </w:rPr>
            </w:pPr>
            <w:r w:rsidRPr="006C30B6">
              <w:rPr>
                <w:rFonts w:cs="Arial"/>
                <w:sz w:val="18"/>
                <w:szCs w:val="18"/>
              </w:rPr>
              <w:t>Изменяемые функции</w:t>
            </w:r>
          </w:p>
        </w:tc>
        <w:tc>
          <w:tcPr>
            <w:tcW w:w="425" w:type="pct"/>
            <w:shd w:val="clear" w:color="auto" w:fill="FFFFFF" w:themeFill="background1"/>
          </w:tcPr>
          <w:p w:rsidR="00C33C67" w:rsidRPr="006C30B6" w:rsidRDefault="00C33C67" w:rsidP="00C33C67">
            <w:pPr>
              <w:rPr>
                <w:rFonts w:cs="Arial"/>
                <w:sz w:val="18"/>
                <w:szCs w:val="18"/>
              </w:rPr>
            </w:pPr>
            <w:r w:rsidRPr="006C30B6">
              <w:rPr>
                <w:rFonts w:cs="Arial"/>
                <w:sz w:val="18"/>
                <w:szCs w:val="18"/>
              </w:rPr>
              <w:t>1. Продолжительность простоя оборудования по переделам, ч.</w:t>
            </w:r>
          </w:p>
          <w:p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
          <w:p w:rsidR="00C33C67" w:rsidRPr="007008A3" w:rsidRDefault="00C33C67" w:rsidP="00C33C67">
            <w:pPr>
              <w:ind w:firstLine="0"/>
              <w:rPr>
                <w:rFonts w:cs="Arial"/>
                <w:b/>
                <w:bCs/>
                <w:color w:val="000000"/>
                <w:sz w:val="18"/>
                <w:szCs w:val="18"/>
                <w:lang w:eastAsia="ru-RU"/>
              </w:rPr>
            </w:pPr>
            <w:r w:rsidRPr="006C30B6">
              <w:rPr>
                <w:rFonts w:cs="Arial"/>
                <w:sz w:val="18"/>
                <w:szCs w:val="18"/>
              </w:rPr>
              <w:t>1. Структура календарного фонда времени оборудования по типам простоев, включая рабочее время.</w:t>
            </w:r>
          </w:p>
        </w:tc>
      </w:tr>
      <w:tr w:rsidR="00C33C67" w:rsidRPr="007008A3" w:rsidTr="00554843">
        <w:trPr>
          <w:trHeight w:val="397"/>
        </w:trPr>
        <w:tc>
          <w:tcPr>
            <w:tcW w:w="514" w:type="pct"/>
            <w:shd w:val="clear" w:color="auto" w:fill="FFFFFF" w:themeFill="background1"/>
          </w:tcPr>
          <w:p w:rsidR="00C33C67" w:rsidRPr="007008A3" w:rsidRDefault="00C33C67" w:rsidP="00C33C67">
            <w:pPr>
              <w:ind w:firstLine="0"/>
              <w:rPr>
                <w:rFonts w:cs="Arial"/>
                <w:b/>
                <w:sz w:val="18"/>
                <w:szCs w:val="18"/>
                <w:lang w:eastAsia="ru-RU"/>
              </w:rPr>
            </w:pPr>
            <w:r>
              <w:rPr>
                <w:rFonts w:cs="Arial"/>
                <w:color w:val="000000"/>
                <w:sz w:val="18"/>
                <w:szCs w:val="18"/>
              </w:rPr>
              <w:t>9</w:t>
            </w:r>
          </w:p>
        </w:tc>
        <w:tc>
          <w:tcPr>
            <w:tcW w:w="508"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ПП-07.07 </w:t>
            </w:r>
            <w:r w:rsidRPr="007E482A">
              <w:rPr>
                <w:rFonts w:cs="Arial"/>
                <w:sz w:val="18"/>
                <w:szCs w:val="18"/>
              </w:rPr>
              <w:t>Анализ эффективности системы управления активами</w:t>
            </w:r>
          </w:p>
        </w:tc>
        <w:tc>
          <w:tcPr>
            <w:tcW w:w="43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Повышение эффективности процессов ТОиР</w:t>
            </w:r>
          </w:p>
        </w:tc>
        <w:tc>
          <w:tcPr>
            <w:tcW w:w="536" w:type="pct"/>
            <w:shd w:val="clear" w:color="auto" w:fill="FFFFFF" w:themeFill="background1"/>
          </w:tcPr>
          <w:p w:rsidR="00C33C67" w:rsidRPr="00976A92" w:rsidRDefault="00C33C67" w:rsidP="00C33C67">
            <w:pPr>
              <w:rPr>
                <w:rFonts w:cs="Arial"/>
                <w:sz w:val="18"/>
                <w:szCs w:val="18"/>
              </w:rPr>
            </w:pPr>
            <w:r>
              <w:rPr>
                <w:rFonts w:cs="Arial"/>
                <w:sz w:val="18"/>
                <w:szCs w:val="18"/>
              </w:rPr>
              <w:t xml:space="preserve">PM.PC.2.2 </w:t>
            </w:r>
            <w:r w:rsidRPr="00976A92">
              <w:rPr>
                <w:rFonts w:cs="Arial"/>
                <w:sz w:val="18"/>
                <w:szCs w:val="18"/>
              </w:rPr>
              <w:t>Расчет плановых и фактических показателей КТГ оборудования на основании сообщений и заказов ТОРО</w:t>
            </w:r>
          </w:p>
          <w:p w:rsidR="00C33C67" w:rsidRPr="007008A3" w:rsidRDefault="00C33C67" w:rsidP="00C33C67">
            <w:pPr>
              <w:ind w:firstLine="0"/>
              <w:rPr>
                <w:rFonts w:cs="Arial"/>
                <w:b/>
                <w:bCs/>
                <w:color w:val="000000"/>
                <w:sz w:val="18"/>
                <w:szCs w:val="18"/>
                <w:lang w:eastAsia="ru-RU"/>
              </w:rPr>
            </w:pPr>
          </w:p>
        </w:tc>
        <w:tc>
          <w:tcPr>
            <w:tcW w:w="1252" w:type="pct"/>
            <w:shd w:val="clear" w:color="auto" w:fill="FFFFFF" w:themeFill="background1"/>
          </w:tcPr>
          <w:p w:rsidR="00C33C67" w:rsidRPr="00976A92" w:rsidRDefault="00C33C67" w:rsidP="006B24FF">
            <w:pPr>
              <w:rPr>
                <w:rFonts w:cs="Arial"/>
                <w:sz w:val="18"/>
                <w:szCs w:val="18"/>
              </w:rPr>
            </w:pPr>
            <w:r w:rsidRPr="00976A92">
              <w:rPr>
                <w:rFonts w:cs="Arial"/>
                <w:sz w:val="18"/>
                <w:szCs w:val="18"/>
              </w:rPr>
              <w:t xml:space="preserve">Расчёт показателей КТГ оборудования на основе сообщений и заказов ТОРО </w:t>
            </w:r>
          </w:p>
          <w:p w:rsidR="00C33C67" w:rsidRPr="00976A92" w:rsidRDefault="00C33C67" w:rsidP="006B24FF">
            <w:pPr>
              <w:rPr>
                <w:rFonts w:cs="Arial"/>
                <w:sz w:val="18"/>
                <w:szCs w:val="18"/>
              </w:rPr>
            </w:pPr>
            <w:r w:rsidRPr="00976A92">
              <w:rPr>
                <w:rFonts w:cs="Arial"/>
                <w:sz w:val="18"/>
                <w:szCs w:val="18"/>
              </w:rPr>
              <w:t xml:space="preserve">Для БЕ использующих систему </w:t>
            </w:r>
            <w:r w:rsidR="00677DAC">
              <w:rPr>
                <w:rFonts w:cs="Arial"/>
                <w:sz w:val="18"/>
                <w:szCs w:val="18"/>
                <w:lang w:val="en-US"/>
              </w:rPr>
              <w:t>FS</w:t>
            </w:r>
            <w:r w:rsidR="00677DAC" w:rsidRPr="009721BA">
              <w:rPr>
                <w:rFonts w:cs="Arial"/>
                <w:sz w:val="18"/>
                <w:szCs w:val="18"/>
              </w:rPr>
              <w:t>-</w:t>
            </w:r>
            <w:r w:rsidR="00677DAC">
              <w:rPr>
                <w:rFonts w:cs="Arial"/>
                <w:sz w:val="18"/>
                <w:szCs w:val="18"/>
                <w:lang w:val="en-US"/>
              </w:rPr>
              <w:t>PER</w:t>
            </w:r>
            <w:r w:rsidR="00677DAC" w:rsidRPr="00976A92">
              <w:rPr>
                <w:rFonts w:cs="Arial"/>
                <w:sz w:val="18"/>
                <w:szCs w:val="18"/>
              </w:rPr>
              <w:t xml:space="preserve"> </w:t>
            </w:r>
            <w:r w:rsidRPr="00976A92">
              <w:rPr>
                <w:rFonts w:cs="Arial"/>
                <w:sz w:val="18"/>
                <w:szCs w:val="18"/>
              </w:rPr>
              <w:t>в SAP формируется сводный отчёт по КТГ и передаётся в ПТО</w:t>
            </w:r>
          </w:p>
          <w:p w:rsidR="00C33C67" w:rsidRPr="00976A92" w:rsidRDefault="00C33C67" w:rsidP="006B24FF">
            <w:pPr>
              <w:rPr>
                <w:rFonts w:cs="Arial"/>
                <w:sz w:val="18"/>
                <w:szCs w:val="18"/>
              </w:rPr>
            </w:pPr>
            <w:r w:rsidRPr="00976A92">
              <w:rPr>
                <w:rFonts w:cs="Arial"/>
                <w:sz w:val="18"/>
                <w:szCs w:val="18"/>
              </w:rPr>
              <w:t xml:space="preserve">Для БЕ не использующих систему </w:t>
            </w:r>
            <w:r w:rsidR="00677DAC">
              <w:rPr>
                <w:rFonts w:cs="Arial"/>
                <w:sz w:val="18"/>
                <w:szCs w:val="18"/>
                <w:lang w:val="en-US"/>
              </w:rPr>
              <w:t>FS</w:t>
            </w:r>
            <w:r w:rsidR="00677DAC" w:rsidRPr="009721BA">
              <w:rPr>
                <w:rFonts w:cs="Arial"/>
                <w:sz w:val="18"/>
                <w:szCs w:val="18"/>
              </w:rPr>
              <w:t>-</w:t>
            </w:r>
            <w:r w:rsidR="00677DAC">
              <w:rPr>
                <w:rFonts w:cs="Arial"/>
                <w:sz w:val="18"/>
                <w:szCs w:val="18"/>
                <w:lang w:val="en-US"/>
              </w:rPr>
              <w:t>PER</w:t>
            </w:r>
            <w:r w:rsidR="00677DAC" w:rsidRPr="00976A92">
              <w:rPr>
                <w:rFonts w:cs="Arial"/>
                <w:sz w:val="18"/>
                <w:szCs w:val="18"/>
              </w:rPr>
              <w:t xml:space="preserve"> </w:t>
            </w:r>
            <w:r w:rsidRPr="00976A92">
              <w:rPr>
                <w:rFonts w:cs="Arial"/>
                <w:sz w:val="18"/>
                <w:szCs w:val="18"/>
              </w:rPr>
              <w:t>согласование сроков и КТГ выполняется вне системы (печатная форма)</w:t>
            </w:r>
          </w:p>
          <w:p w:rsidR="00C33C67" w:rsidRPr="007008A3" w:rsidRDefault="00C33C67" w:rsidP="006B24FF">
            <w:pPr>
              <w:ind w:firstLine="0"/>
              <w:rPr>
                <w:rFonts w:cs="Arial"/>
                <w:b/>
                <w:bCs/>
                <w:color w:val="000000"/>
                <w:sz w:val="18"/>
                <w:szCs w:val="18"/>
                <w:lang w:eastAsia="ru-RU"/>
              </w:rPr>
            </w:pPr>
            <w:r w:rsidRPr="00976A92">
              <w:rPr>
                <w:rFonts w:cs="Arial"/>
                <w:sz w:val="18"/>
                <w:szCs w:val="18"/>
              </w:rPr>
              <w:t>Из системы</w:t>
            </w:r>
            <w:ins w:id="1321" w:author="polyus\ablakovab" w:date="2022-04-04T19:32:00Z">
              <w:r w:rsidR="0009739D">
                <w:rPr>
                  <w:rFonts w:cs="Arial"/>
                  <w:sz w:val="18"/>
                  <w:szCs w:val="18"/>
                </w:rPr>
                <w:t xml:space="preserve"> при необходимости</w:t>
              </w:r>
            </w:ins>
            <w:r w:rsidRPr="00976A92">
              <w:rPr>
                <w:rFonts w:cs="Arial"/>
                <w:sz w:val="18"/>
                <w:szCs w:val="18"/>
              </w:rPr>
              <w:t xml:space="preserve"> печатается годовой, месячный план-график воздействий и утверждается </w:t>
            </w:r>
            <w:r w:rsidRPr="001D618E">
              <w:rPr>
                <w:rFonts w:cs="Arial"/>
                <w:b/>
                <w:sz w:val="18"/>
                <w:szCs w:val="18"/>
              </w:rPr>
              <w:t>Главным Инженером</w:t>
            </w:r>
          </w:p>
        </w:tc>
        <w:tc>
          <w:tcPr>
            <w:tcW w:w="34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Изменяемые функции</w:t>
            </w:r>
          </w:p>
        </w:tc>
        <w:tc>
          <w:tcPr>
            <w:tcW w:w="425"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1. </w:t>
            </w:r>
            <w:r w:rsidRPr="00A10B56">
              <w:rPr>
                <w:rFonts w:cs="Arial"/>
                <w:sz w:val="18"/>
                <w:szCs w:val="18"/>
              </w:rPr>
              <w:t>Расчет плановых и фактических показателей КТГ на данных системы</w:t>
            </w:r>
          </w:p>
        </w:tc>
        <w:tc>
          <w:tcPr>
            <w:tcW w:w="542"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1. Качественный показатель</w:t>
            </w:r>
          </w:p>
        </w:tc>
      </w:tr>
      <w:tr w:rsidR="00C33C67" w:rsidRPr="007008A3" w:rsidTr="00554843">
        <w:trPr>
          <w:trHeight w:val="397"/>
        </w:trPr>
        <w:tc>
          <w:tcPr>
            <w:tcW w:w="514" w:type="pct"/>
            <w:shd w:val="clear" w:color="auto" w:fill="FFFFFF" w:themeFill="background1"/>
          </w:tcPr>
          <w:p w:rsidR="00C33C67" w:rsidRPr="007008A3" w:rsidRDefault="00C33C67" w:rsidP="00C33C67">
            <w:pPr>
              <w:ind w:firstLine="0"/>
              <w:rPr>
                <w:rFonts w:cs="Arial"/>
                <w:b/>
                <w:sz w:val="18"/>
                <w:szCs w:val="18"/>
                <w:lang w:eastAsia="ru-RU"/>
              </w:rPr>
            </w:pPr>
            <w:r>
              <w:rPr>
                <w:rFonts w:cs="Arial"/>
                <w:color w:val="000000"/>
                <w:sz w:val="18"/>
                <w:szCs w:val="18"/>
              </w:rPr>
              <w:t>10</w:t>
            </w:r>
          </w:p>
        </w:tc>
        <w:tc>
          <w:tcPr>
            <w:tcW w:w="508"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w:t>
            </w:r>
          </w:p>
        </w:tc>
        <w:tc>
          <w:tcPr>
            <w:tcW w:w="43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Повышение обеспеченности мероприятий ТОиР ресурсами </w:t>
            </w:r>
          </w:p>
        </w:tc>
        <w:tc>
          <w:tcPr>
            <w:tcW w:w="536"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 xml:space="preserve">PM.PC.3.2 </w:t>
            </w:r>
            <w:r w:rsidRPr="00976A92">
              <w:rPr>
                <w:rFonts w:cs="Arial"/>
                <w:sz w:val="18"/>
                <w:szCs w:val="18"/>
              </w:rPr>
              <w:t xml:space="preserve">Управление аналогами и взаимо-заменяемостью материалов и запасных частей </w:t>
            </w:r>
          </w:p>
        </w:tc>
        <w:tc>
          <w:tcPr>
            <w:tcW w:w="1252" w:type="pct"/>
            <w:shd w:val="clear" w:color="auto" w:fill="FFFFFF" w:themeFill="background1"/>
          </w:tcPr>
          <w:p w:rsidR="00C33C67" w:rsidRPr="00976A92" w:rsidRDefault="00C33C67" w:rsidP="006B24FF">
            <w:pPr>
              <w:spacing w:after="240"/>
              <w:rPr>
                <w:rFonts w:cs="Arial"/>
                <w:sz w:val="18"/>
                <w:szCs w:val="18"/>
              </w:rPr>
            </w:pPr>
            <w:r w:rsidRPr="00976A92">
              <w:rPr>
                <w:rFonts w:cs="Arial"/>
                <w:sz w:val="18"/>
                <w:szCs w:val="18"/>
              </w:rPr>
              <w:t>Ведение базы аналогов и статистической информации их применения в рамках мероприятий ТОиР</w:t>
            </w:r>
          </w:p>
          <w:p w:rsidR="00C33C67" w:rsidRDefault="00C33C67" w:rsidP="006B24FF">
            <w:pPr>
              <w:ind w:firstLine="0"/>
              <w:rPr>
                <w:rFonts w:cs="Arial"/>
                <w:b/>
                <w:bCs/>
                <w:color w:val="000000"/>
                <w:sz w:val="18"/>
                <w:szCs w:val="18"/>
                <w:lang w:eastAsia="ru-RU"/>
              </w:rPr>
            </w:pPr>
            <w:r w:rsidRPr="00976A92">
              <w:rPr>
                <w:rFonts w:cs="Arial"/>
                <w:sz w:val="18"/>
                <w:szCs w:val="18"/>
              </w:rPr>
              <w:t>Автоматизированный поиск аналогов при внеплановой потребности</w:t>
            </w:r>
          </w:p>
          <w:p w:rsidR="00C33C67" w:rsidRPr="00142C9F" w:rsidRDefault="00C33C67" w:rsidP="006B24FF">
            <w:pPr>
              <w:rPr>
                <w:rFonts w:cs="Arial"/>
                <w:sz w:val="18"/>
                <w:szCs w:val="18"/>
                <w:lang w:eastAsia="ru-RU"/>
              </w:rPr>
            </w:pPr>
          </w:p>
        </w:tc>
        <w:tc>
          <w:tcPr>
            <w:tcW w:w="349" w:type="pct"/>
            <w:shd w:val="clear" w:color="auto" w:fill="FFFFFF" w:themeFill="background1"/>
          </w:tcPr>
          <w:p w:rsidR="00C33C67" w:rsidRPr="007008A3" w:rsidRDefault="00C33C67" w:rsidP="00C33C67">
            <w:pPr>
              <w:ind w:firstLine="0"/>
              <w:rPr>
                <w:rFonts w:cs="Arial"/>
                <w:b/>
                <w:bCs/>
                <w:color w:val="000000"/>
                <w:sz w:val="18"/>
                <w:szCs w:val="18"/>
                <w:lang w:eastAsia="ru-RU"/>
              </w:rPr>
            </w:pPr>
            <w:r>
              <w:rPr>
                <w:rFonts w:cs="Arial"/>
                <w:sz w:val="18"/>
                <w:szCs w:val="18"/>
              </w:rPr>
              <w:t>Новые функции</w:t>
            </w:r>
          </w:p>
        </w:tc>
        <w:tc>
          <w:tcPr>
            <w:tcW w:w="425" w:type="pct"/>
            <w:shd w:val="clear" w:color="auto" w:fill="FFFFFF" w:themeFill="background1"/>
          </w:tcPr>
          <w:p w:rsidR="00C33C67" w:rsidRPr="006F78B0" w:rsidRDefault="00C33C67" w:rsidP="00C33C67">
            <w:pPr>
              <w:rPr>
                <w:rFonts w:cs="Arial"/>
                <w:sz w:val="18"/>
                <w:szCs w:val="18"/>
              </w:rPr>
            </w:pPr>
            <w:r>
              <w:rPr>
                <w:rFonts w:cs="Arial"/>
                <w:sz w:val="18"/>
                <w:szCs w:val="18"/>
              </w:rPr>
              <w:t xml:space="preserve">1. </w:t>
            </w:r>
            <w:r w:rsidRPr="006F78B0">
              <w:rPr>
                <w:rFonts w:cs="Arial"/>
                <w:sz w:val="18"/>
                <w:szCs w:val="18"/>
              </w:rPr>
              <w:t>Оптимизация бюджета в условиях ограничений</w:t>
            </w:r>
          </w:p>
          <w:p w:rsidR="00C33C67" w:rsidRPr="006F78B0" w:rsidRDefault="00C33C67" w:rsidP="00C33C67">
            <w:pPr>
              <w:rPr>
                <w:rFonts w:cs="Arial"/>
                <w:sz w:val="18"/>
                <w:szCs w:val="18"/>
              </w:rPr>
            </w:pPr>
            <w:r>
              <w:rPr>
                <w:rFonts w:cs="Arial"/>
                <w:sz w:val="18"/>
                <w:szCs w:val="18"/>
              </w:rPr>
              <w:t xml:space="preserve">2. </w:t>
            </w:r>
            <w:r w:rsidRPr="006F78B0">
              <w:rPr>
                <w:rFonts w:cs="Arial"/>
                <w:sz w:val="18"/>
                <w:szCs w:val="18"/>
              </w:rPr>
              <w:t>Возможность выполнения ремонта при отсутствии оригинальной зап. Части</w:t>
            </w:r>
          </w:p>
          <w:p w:rsidR="00C33C67" w:rsidRPr="007008A3" w:rsidRDefault="00C33C67" w:rsidP="00C33C67">
            <w:pPr>
              <w:ind w:firstLine="0"/>
              <w:rPr>
                <w:rFonts w:cs="Arial"/>
                <w:b/>
                <w:bCs/>
                <w:color w:val="000000"/>
                <w:sz w:val="18"/>
                <w:szCs w:val="18"/>
                <w:lang w:eastAsia="ru-RU"/>
              </w:rPr>
            </w:pPr>
          </w:p>
        </w:tc>
        <w:tc>
          <w:tcPr>
            <w:tcW w:w="542" w:type="pct"/>
            <w:shd w:val="clear" w:color="auto" w:fill="FFFFFF" w:themeFill="background1"/>
          </w:tcPr>
          <w:p w:rsidR="00C33C67" w:rsidRDefault="00C33C67" w:rsidP="00C33C67">
            <w:pPr>
              <w:rPr>
                <w:rFonts w:cs="Arial"/>
                <w:sz w:val="18"/>
                <w:szCs w:val="18"/>
              </w:rPr>
            </w:pPr>
            <w:r>
              <w:rPr>
                <w:rFonts w:cs="Arial"/>
                <w:sz w:val="18"/>
                <w:szCs w:val="18"/>
              </w:rPr>
              <w:t xml:space="preserve">1. </w:t>
            </w:r>
            <w:r w:rsidRPr="006F78B0">
              <w:rPr>
                <w:rFonts w:cs="Arial"/>
                <w:sz w:val="18"/>
                <w:szCs w:val="18"/>
              </w:rPr>
              <w:t>Качественный показатель</w:t>
            </w:r>
          </w:p>
          <w:p w:rsidR="00C33C67" w:rsidRPr="007008A3" w:rsidRDefault="00C33C67" w:rsidP="00C33C67">
            <w:pPr>
              <w:ind w:firstLine="0"/>
              <w:rPr>
                <w:rFonts w:cs="Arial"/>
                <w:b/>
                <w:bCs/>
                <w:color w:val="000000"/>
                <w:sz w:val="18"/>
                <w:szCs w:val="18"/>
                <w:lang w:eastAsia="ru-RU"/>
              </w:rPr>
            </w:pPr>
            <w:r>
              <w:rPr>
                <w:rFonts w:cs="Arial"/>
                <w:sz w:val="18"/>
                <w:szCs w:val="18"/>
              </w:rPr>
              <w:t xml:space="preserve">2. </w:t>
            </w:r>
            <w:r w:rsidRPr="006F78B0">
              <w:rPr>
                <w:rFonts w:cs="Arial"/>
                <w:sz w:val="18"/>
                <w:szCs w:val="18"/>
              </w:rPr>
              <w:t>Качественный показатель</w:t>
            </w:r>
          </w:p>
        </w:tc>
      </w:tr>
      <w:tr w:rsidR="00C33C67" w:rsidRPr="007008A3" w:rsidTr="00554843">
        <w:trPr>
          <w:trHeight w:val="397"/>
        </w:trPr>
        <w:tc>
          <w:tcPr>
            <w:tcW w:w="514" w:type="pct"/>
            <w:shd w:val="clear" w:color="auto" w:fill="FFFFFF" w:themeFill="background1"/>
          </w:tcPr>
          <w:p w:rsidR="00C33C67" w:rsidRDefault="00C33C67" w:rsidP="00C33C67">
            <w:pPr>
              <w:ind w:firstLine="0"/>
              <w:rPr>
                <w:rFonts w:cs="Arial"/>
                <w:color w:val="000000"/>
                <w:sz w:val="18"/>
                <w:szCs w:val="18"/>
              </w:rPr>
            </w:pPr>
            <w:r>
              <w:rPr>
                <w:rFonts w:cs="Arial"/>
                <w:color w:val="000000"/>
                <w:sz w:val="18"/>
                <w:szCs w:val="18"/>
              </w:rPr>
              <w:t>11</w:t>
            </w:r>
          </w:p>
        </w:tc>
        <w:tc>
          <w:tcPr>
            <w:tcW w:w="508" w:type="pct"/>
            <w:shd w:val="clear" w:color="auto" w:fill="FFFFFF" w:themeFill="background1"/>
          </w:tcPr>
          <w:p w:rsidR="00C33C67" w:rsidRDefault="00C33C67" w:rsidP="00C33C67">
            <w:pPr>
              <w:ind w:firstLine="0"/>
              <w:rPr>
                <w:rFonts w:cs="Arial"/>
                <w:sz w:val="18"/>
                <w:szCs w:val="18"/>
              </w:rPr>
            </w:pPr>
            <w:r>
              <w:rPr>
                <w:rFonts w:cs="Arial"/>
                <w:sz w:val="18"/>
                <w:szCs w:val="18"/>
              </w:rPr>
              <w:t xml:space="preserve">ПП-07 </w:t>
            </w:r>
            <w:r>
              <w:rPr>
                <w:rFonts w:cs="Arial"/>
                <w:sz w:val="18"/>
                <w:szCs w:val="18"/>
              </w:rPr>
              <w:br/>
              <w:t>Управление производственными активами</w:t>
            </w:r>
          </w:p>
        </w:tc>
        <w:tc>
          <w:tcPr>
            <w:tcW w:w="435" w:type="pct"/>
            <w:shd w:val="clear" w:color="auto" w:fill="FFFFFF" w:themeFill="background1"/>
          </w:tcPr>
          <w:p w:rsidR="00C33C67" w:rsidRDefault="00C33C67" w:rsidP="00C33C67">
            <w:pPr>
              <w:ind w:firstLine="0"/>
              <w:rPr>
                <w:rFonts w:cs="Arial"/>
                <w:sz w:val="18"/>
                <w:szCs w:val="18"/>
              </w:rPr>
            </w:pPr>
            <w:r>
              <w:rPr>
                <w:rFonts w:cs="Arial"/>
                <w:sz w:val="18"/>
                <w:szCs w:val="18"/>
              </w:rPr>
              <w:t> </w:t>
            </w:r>
          </w:p>
        </w:tc>
        <w:tc>
          <w:tcPr>
            <w:tcW w:w="439" w:type="pct"/>
            <w:shd w:val="clear" w:color="auto" w:fill="FFFFFF" w:themeFill="background1"/>
          </w:tcPr>
          <w:p w:rsidR="00C33C67" w:rsidRDefault="00C33C67" w:rsidP="00C33C67">
            <w:pPr>
              <w:ind w:firstLine="0"/>
              <w:rPr>
                <w:rFonts w:cs="Arial"/>
                <w:sz w:val="18"/>
                <w:szCs w:val="18"/>
              </w:rPr>
            </w:pPr>
            <w:r>
              <w:rPr>
                <w:rFonts w:cs="Arial"/>
                <w:sz w:val="18"/>
                <w:szCs w:val="18"/>
              </w:rPr>
              <w:t>Нормирование ТОиР всего оборудования. Реализация аналитической отчетности  с учетом требований РиК.</w:t>
            </w:r>
          </w:p>
        </w:tc>
        <w:tc>
          <w:tcPr>
            <w:tcW w:w="536" w:type="pct"/>
            <w:shd w:val="clear" w:color="auto" w:fill="FFFFFF" w:themeFill="background1"/>
          </w:tcPr>
          <w:p w:rsidR="00C33C67" w:rsidRDefault="00C33C67" w:rsidP="00C33C67">
            <w:pPr>
              <w:ind w:firstLine="0"/>
              <w:rPr>
                <w:rFonts w:cs="Arial"/>
                <w:sz w:val="18"/>
                <w:szCs w:val="18"/>
              </w:rPr>
            </w:pPr>
            <w:r>
              <w:rPr>
                <w:rFonts w:cs="Arial"/>
                <w:sz w:val="18"/>
                <w:szCs w:val="18"/>
              </w:rPr>
              <w:t>PM.PC.4.1 Реализация контрольных процедур в ERP</w:t>
            </w:r>
          </w:p>
        </w:tc>
        <w:tc>
          <w:tcPr>
            <w:tcW w:w="1252" w:type="pct"/>
            <w:shd w:val="clear" w:color="auto" w:fill="FFFFFF" w:themeFill="background1"/>
          </w:tcPr>
          <w:p w:rsidR="00C33C67" w:rsidRPr="00976A92" w:rsidRDefault="00C33C67" w:rsidP="006B24FF">
            <w:pPr>
              <w:spacing w:after="240"/>
              <w:rPr>
                <w:rFonts w:cs="Arial"/>
                <w:sz w:val="18"/>
                <w:szCs w:val="18"/>
              </w:rPr>
            </w:pPr>
            <w:r w:rsidRPr="00976A92">
              <w:rPr>
                <w:rFonts w:cs="Arial"/>
                <w:sz w:val="18"/>
                <w:szCs w:val="18"/>
              </w:rPr>
              <w:t>В рамках Программы трансформации на базе ERP контрольные процедуры распределены по процессу в соответствии с ролями и полномочиями, что позволяет оперативно предотвращать возможную реализацию рисков автоматизированными средствами SAP и повысить качество управления процессами</w:t>
            </w:r>
          </w:p>
        </w:tc>
        <w:tc>
          <w:tcPr>
            <w:tcW w:w="349" w:type="pct"/>
            <w:shd w:val="clear" w:color="auto" w:fill="FFFFFF" w:themeFill="background1"/>
          </w:tcPr>
          <w:p w:rsidR="00C33C67" w:rsidRDefault="00C33C67" w:rsidP="00C33C67">
            <w:pPr>
              <w:ind w:firstLine="0"/>
              <w:rPr>
                <w:rFonts w:cs="Arial"/>
                <w:sz w:val="18"/>
                <w:szCs w:val="18"/>
              </w:rPr>
            </w:pPr>
            <w:r>
              <w:rPr>
                <w:rFonts w:cs="Arial"/>
                <w:sz w:val="18"/>
                <w:szCs w:val="18"/>
              </w:rPr>
              <w:t>Новые функции</w:t>
            </w:r>
          </w:p>
        </w:tc>
        <w:tc>
          <w:tcPr>
            <w:tcW w:w="425" w:type="pct"/>
            <w:shd w:val="clear" w:color="auto" w:fill="FFFFFF" w:themeFill="background1"/>
          </w:tcPr>
          <w:p w:rsidR="00C33C67" w:rsidRDefault="00C33C67" w:rsidP="00C33C67">
            <w:pPr>
              <w:rPr>
                <w:rFonts w:cs="Arial"/>
                <w:sz w:val="18"/>
                <w:szCs w:val="18"/>
              </w:rPr>
            </w:pPr>
            <w:r>
              <w:rPr>
                <w:rFonts w:cs="Arial"/>
                <w:sz w:val="18"/>
                <w:szCs w:val="18"/>
              </w:rPr>
              <w:t>1.</w:t>
            </w:r>
            <w:r w:rsidRPr="00F622E1">
              <w:rPr>
                <w:rFonts w:cs="Arial"/>
                <w:sz w:val="18"/>
                <w:szCs w:val="18"/>
              </w:rPr>
              <w:t>Количество контрольных процедур</w:t>
            </w:r>
          </w:p>
          <w:p w:rsidR="00C33C67" w:rsidRPr="00F622E1" w:rsidRDefault="00C33C67" w:rsidP="00C33C67">
            <w:pPr>
              <w:rPr>
                <w:rFonts w:cs="Arial"/>
                <w:sz w:val="18"/>
                <w:szCs w:val="18"/>
              </w:rPr>
            </w:pPr>
          </w:p>
          <w:p w:rsidR="00C33C67" w:rsidRDefault="00C33C67" w:rsidP="00C33C67">
            <w:pPr>
              <w:rPr>
                <w:rFonts w:cs="Arial"/>
                <w:sz w:val="18"/>
                <w:szCs w:val="18"/>
              </w:rPr>
            </w:pPr>
            <w:r>
              <w:rPr>
                <w:rFonts w:cs="Arial"/>
                <w:sz w:val="18"/>
                <w:szCs w:val="18"/>
              </w:rPr>
              <w:t>2.</w:t>
            </w:r>
            <w:r w:rsidRPr="00F622E1">
              <w:rPr>
                <w:rFonts w:cs="Arial"/>
                <w:sz w:val="18"/>
                <w:szCs w:val="18"/>
              </w:rPr>
              <w:t>Доля автоматизированных контрольных процедур</w:t>
            </w:r>
          </w:p>
        </w:tc>
        <w:tc>
          <w:tcPr>
            <w:tcW w:w="542" w:type="pct"/>
            <w:shd w:val="clear" w:color="auto" w:fill="FFFFFF" w:themeFill="background1"/>
          </w:tcPr>
          <w:p w:rsidR="00C33C67" w:rsidRDefault="00C33C67" w:rsidP="00C33C67">
            <w:pPr>
              <w:rPr>
                <w:rFonts w:cs="Arial"/>
                <w:sz w:val="18"/>
                <w:szCs w:val="18"/>
              </w:rPr>
            </w:pPr>
            <w:r>
              <w:rPr>
                <w:rFonts w:cs="Arial"/>
                <w:sz w:val="18"/>
                <w:szCs w:val="18"/>
              </w:rPr>
              <w:t>1.</w:t>
            </w:r>
            <w:r w:rsidRPr="00F622E1">
              <w:rPr>
                <w:rFonts w:cs="Arial"/>
                <w:sz w:val="18"/>
                <w:szCs w:val="18"/>
              </w:rPr>
              <w:t>Общее количество контрольных процедур</w:t>
            </w:r>
          </w:p>
          <w:p w:rsidR="00C33C67" w:rsidRDefault="00C33C67" w:rsidP="00C33C67">
            <w:pPr>
              <w:rPr>
                <w:rFonts w:cs="Arial"/>
                <w:sz w:val="18"/>
                <w:szCs w:val="18"/>
              </w:rPr>
            </w:pPr>
            <w:r w:rsidRPr="00F622E1">
              <w:rPr>
                <w:rFonts w:cs="Arial"/>
                <w:sz w:val="18"/>
                <w:szCs w:val="18"/>
              </w:rPr>
              <w:t xml:space="preserve"> </w:t>
            </w:r>
          </w:p>
          <w:p w:rsidR="00C33C67" w:rsidRPr="00F622E1" w:rsidRDefault="00C33C67" w:rsidP="00C33C67">
            <w:pPr>
              <w:rPr>
                <w:rFonts w:cs="Arial"/>
                <w:sz w:val="18"/>
                <w:szCs w:val="18"/>
              </w:rPr>
            </w:pPr>
          </w:p>
          <w:p w:rsidR="00C33C67" w:rsidRPr="00E72F57" w:rsidRDefault="00C33C67" w:rsidP="00C33C67">
            <w:pPr>
              <w:rPr>
                <w:rFonts w:cs="Arial"/>
                <w:sz w:val="18"/>
                <w:szCs w:val="18"/>
              </w:rPr>
            </w:pPr>
            <w:r>
              <w:rPr>
                <w:rFonts w:cs="Arial"/>
                <w:sz w:val="18"/>
                <w:szCs w:val="18"/>
              </w:rPr>
              <w:t>2.</w:t>
            </w:r>
            <w:r w:rsidRPr="00F622E1">
              <w:rPr>
                <w:rFonts w:cs="Arial"/>
                <w:sz w:val="18"/>
                <w:szCs w:val="18"/>
              </w:rPr>
              <w:t xml:space="preserve">Количество автоматизированных контрольных процедур к общему количеству контрольных процедур в % </w:t>
            </w:r>
          </w:p>
          <w:p w:rsidR="00C33C67" w:rsidRDefault="00C33C67" w:rsidP="00C33C67">
            <w:pPr>
              <w:rPr>
                <w:rFonts w:cs="Arial"/>
                <w:sz w:val="18"/>
                <w:szCs w:val="18"/>
              </w:rPr>
            </w:pPr>
          </w:p>
        </w:tc>
      </w:tr>
    </w:tbl>
    <w:p w:rsidR="00E73715" w:rsidRDefault="00E73715" w:rsidP="00554843">
      <w:pPr>
        <w:rPr>
          <w:rFonts w:eastAsiaTheme="majorEastAsia"/>
        </w:rPr>
      </w:pPr>
    </w:p>
    <w:p w:rsidR="004F5BDD" w:rsidRDefault="004F5BDD" w:rsidP="00554843">
      <w:pPr>
        <w:rPr>
          <w:rFonts w:eastAsiaTheme="majorEastAsia"/>
        </w:rPr>
      </w:pPr>
    </w:p>
    <w:p w:rsidR="004F5BDD" w:rsidRDefault="004F5BDD" w:rsidP="00554843">
      <w:pPr>
        <w:rPr>
          <w:rFonts w:eastAsiaTheme="majorEastAsia"/>
        </w:rPr>
      </w:pPr>
    </w:p>
    <w:p w:rsidR="004F5BDD" w:rsidRDefault="004F5BDD" w:rsidP="00554843">
      <w:pPr>
        <w:rPr>
          <w:rFonts w:eastAsiaTheme="majorEastAsia"/>
        </w:rPr>
      </w:pPr>
    </w:p>
    <w:p w:rsidR="004F5BDD" w:rsidRPr="002175C8" w:rsidRDefault="004F5BDD" w:rsidP="00554843">
      <w:pPr>
        <w:rPr>
          <w:rFonts w:eastAsiaTheme="majorEastAsia"/>
        </w:rPr>
      </w:pPr>
    </w:p>
    <w:p w:rsidR="004F5BDD" w:rsidRDefault="004F5BDD" w:rsidP="004F5BDD">
      <w:pPr>
        <w:pStyle w:val="22"/>
        <w:keepNext/>
        <w:keepLines/>
        <w:numPr>
          <w:ilvl w:val="1"/>
          <w:numId w:val="8"/>
        </w:numPr>
        <w:tabs>
          <w:tab w:val="clear" w:pos="567"/>
        </w:tabs>
        <w:spacing w:before="160" w:after="120" w:line="276" w:lineRule="auto"/>
        <w:rPr>
          <w:rFonts w:eastAsiaTheme="majorEastAsia" w:cstheme="majorBidi"/>
          <w:bCs w:val="0"/>
          <w:iCs w:val="0"/>
          <w:szCs w:val="26"/>
        </w:rPr>
      </w:pPr>
      <w:bookmarkStart w:id="1322" w:name="_Toc65846434"/>
      <w:r>
        <w:rPr>
          <w:rFonts w:eastAsiaTheme="majorEastAsia" w:cstheme="majorBidi"/>
          <w:bCs w:val="0"/>
          <w:iCs w:val="0"/>
          <w:szCs w:val="26"/>
        </w:rPr>
        <w:t>Организационные аспекты</w:t>
      </w:r>
      <w:bookmarkEnd w:id="1322"/>
    </w:p>
    <w:p w:rsidR="004F5BDD" w:rsidRPr="007008A3" w:rsidRDefault="004F5BDD">
      <w:pPr>
        <w:pStyle w:val="a7"/>
        <w:keepNext/>
        <w:spacing w:after="240" w:afterAutospacing="0" w:line="276" w:lineRule="auto"/>
        <w:jc w:val="right"/>
        <w:rPr>
          <w:rFonts w:cs="Arial"/>
          <w:b/>
          <w:sz w:val="22"/>
        </w:rPr>
      </w:pPr>
      <w:r w:rsidRPr="007008A3">
        <w:rPr>
          <w:rFonts w:cs="Arial"/>
          <w:b/>
          <w:sz w:val="22"/>
        </w:rPr>
        <w:t xml:space="preserve">Таблица </w:t>
      </w:r>
      <w:r w:rsidRPr="007008A3">
        <w:rPr>
          <w:rFonts w:cs="Arial"/>
          <w:b/>
          <w:sz w:val="22"/>
        </w:rPr>
        <w:fldChar w:fldCharType="begin"/>
      </w:r>
      <w:r w:rsidRPr="007008A3">
        <w:rPr>
          <w:rFonts w:cs="Arial"/>
          <w:b/>
          <w:sz w:val="22"/>
        </w:rPr>
        <w:instrText xml:space="preserve"> SEQ Таблица \* ARABIC </w:instrText>
      </w:r>
      <w:r w:rsidRPr="007008A3">
        <w:rPr>
          <w:rFonts w:cs="Arial"/>
          <w:b/>
          <w:sz w:val="22"/>
        </w:rPr>
        <w:fldChar w:fldCharType="separate"/>
      </w:r>
      <w:r w:rsidR="00E24180">
        <w:rPr>
          <w:rFonts w:cs="Arial"/>
          <w:b/>
          <w:noProof/>
          <w:sz w:val="22"/>
        </w:rPr>
        <w:t>34</w:t>
      </w:r>
      <w:r w:rsidRPr="007008A3">
        <w:rPr>
          <w:rFonts w:cs="Arial"/>
          <w:b/>
          <w:sz w:val="22"/>
        </w:rPr>
        <w:fldChar w:fldCharType="end"/>
      </w:r>
      <w:r w:rsidRPr="007008A3">
        <w:rPr>
          <w:rFonts w:cs="Arial"/>
          <w:b/>
          <w:sz w:val="22"/>
        </w:rPr>
        <w:t xml:space="preserve">. </w:t>
      </w:r>
      <w:r>
        <w:rPr>
          <w:rFonts w:cs="Arial"/>
          <w:b/>
          <w:sz w:val="22"/>
        </w:rPr>
        <w:t>Организационные</w:t>
      </w:r>
      <w:r w:rsidRPr="007008A3">
        <w:rPr>
          <w:rFonts w:cs="Arial"/>
          <w:b/>
          <w:sz w:val="22"/>
        </w:rPr>
        <w:t xml:space="preserve"> изменения</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34"/>
        <w:gridCol w:w="2126"/>
        <w:gridCol w:w="1844"/>
        <w:gridCol w:w="2269"/>
        <w:gridCol w:w="1701"/>
        <w:gridCol w:w="3118"/>
        <w:gridCol w:w="2650"/>
      </w:tblGrid>
      <w:tr w:rsidR="00E73715" w:rsidRPr="00B4018C" w:rsidTr="00554843">
        <w:trPr>
          <w:trHeight w:val="410"/>
          <w:tblHeader/>
        </w:trPr>
        <w:tc>
          <w:tcPr>
            <w:tcW w:w="287" w:type="pct"/>
            <w:shd w:val="clear" w:color="auto" w:fill="FFC000"/>
            <w:vAlign w:val="center"/>
          </w:tcPr>
          <w:p w:rsidR="00E73715" w:rsidRDefault="00E73715" w:rsidP="00554843">
            <w:pPr>
              <w:tabs>
                <w:tab w:val="clear" w:pos="567"/>
              </w:tabs>
              <w:rPr>
                <w:rFonts w:cs="Arial"/>
                <w:b/>
                <w:sz w:val="18"/>
                <w:szCs w:val="18"/>
                <w:lang w:eastAsia="ru-RU"/>
              </w:rPr>
            </w:pPr>
            <w:r>
              <w:rPr>
                <w:rFonts w:cs="Arial"/>
                <w:b/>
                <w:sz w:val="18"/>
                <w:szCs w:val="18"/>
                <w:lang w:eastAsia="ru-RU"/>
              </w:rPr>
              <w:t>№</w:t>
            </w:r>
          </w:p>
          <w:p w:rsidR="00E73715" w:rsidRPr="00B4018C" w:rsidRDefault="00E73715" w:rsidP="00554843">
            <w:pPr>
              <w:tabs>
                <w:tab w:val="clear" w:pos="567"/>
              </w:tabs>
              <w:rPr>
                <w:rFonts w:cs="Arial"/>
                <w:b/>
                <w:sz w:val="18"/>
                <w:szCs w:val="18"/>
              </w:rPr>
            </w:pPr>
            <w:r>
              <w:rPr>
                <w:rFonts w:cs="Arial"/>
                <w:b/>
                <w:sz w:val="18"/>
                <w:szCs w:val="18"/>
                <w:lang w:eastAsia="ru-RU"/>
              </w:rPr>
              <w:t>п</w:t>
            </w:r>
            <w:r>
              <w:rPr>
                <w:rFonts w:cs="Arial"/>
                <w:b/>
                <w:sz w:val="18"/>
                <w:szCs w:val="18"/>
                <w:lang w:val="en-US" w:eastAsia="ru-RU"/>
              </w:rPr>
              <w:t>/</w:t>
            </w:r>
            <w:r>
              <w:rPr>
                <w:rFonts w:cs="Arial"/>
                <w:b/>
                <w:sz w:val="18"/>
                <w:szCs w:val="18"/>
                <w:lang w:eastAsia="ru-RU"/>
              </w:rPr>
              <w:t>п</w:t>
            </w:r>
          </w:p>
        </w:tc>
        <w:tc>
          <w:tcPr>
            <w:tcW w:w="731" w:type="pct"/>
            <w:shd w:val="clear" w:color="auto" w:fill="FFC000"/>
            <w:vAlign w:val="center"/>
          </w:tcPr>
          <w:p w:rsidR="00E73715" w:rsidRPr="00B4018C" w:rsidRDefault="00E73715" w:rsidP="00554843">
            <w:pPr>
              <w:tabs>
                <w:tab w:val="clear" w:pos="567"/>
              </w:tabs>
              <w:jc w:val="center"/>
              <w:rPr>
                <w:rFonts w:cs="Arial"/>
                <w:b/>
                <w:sz w:val="18"/>
                <w:szCs w:val="18"/>
              </w:rPr>
            </w:pPr>
            <w:r w:rsidRPr="00B4018C">
              <w:rPr>
                <w:rFonts w:cs="Arial"/>
                <w:b/>
                <w:bCs/>
                <w:color w:val="000000"/>
                <w:sz w:val="18"/>
                <w:szCs w:val="18"/>
                <w:lang w:eastAsia="ru-RU"/>
              </w:rPr>
              <w:t>Код и наименование бизнес-процесса</w:t>
            </w:r>
            <w:r w:rsidRPr="00B4018C">
              <w:rPr>
                <w:rFonts w:cs="Arial"/>
                <w:b/>
                <w:bCs/>
                <w:color w:val="000000"/>
                <w:sz w:val="18"/>
                <w:szCs w:val="18"/>
                <w:lang w:eastAsia="ru-RU"/>
              </w:rPr>
              <w:br/>
              <w:t xml:space="preserve">(1-ый ур-нь) </w:t>
            </w:r>
          </w:p>
        </w:tc>
        <w:tc>
          <w:tcPr>
            <w:tcW w:w="634" w:type="pct"/>
            <w:shd w:val="clear" w:color="auto" w:fill="FFC000"/>
            <w:vAlign w:val="center"/>
          </w:tcPr>
          <w:p w:rsidR="00E73715" w:rsidRPr="00B4018C" w:rsidRDefault="00E73715" w:rsidP="00554843">
            <w:pPr>
              <w:tabs>
                <w:tab w:val="clear" w:pos="567"/>
              </w:tabs>
              <w:jc w:val="center"/>
              <w:rPr>
                <w:rFonts w:cs="Arial"/>
                <w:b/>
                <w:sz w:val="18"/>
                <w:szCs w:val="18"/>
              </w:rPr>
            </w:pPr>
            <w:r w:rsidRPr="00B4018C">
              <w:rPr>
                <w:rFonts w:cs="Arial"/>
                <w:b/>
                <w:bCs/>
                <w:color w:val="000000"/>
                <w:sz w:val="18"/>
                <w:szCs w:val="18"/>
                <w:lang w:eastAsia="ru-RU"/>
              </w:rPr>
              <w:t>Наименование</w:t>
            </w:r>
            <w:r w:rsidRPr="00B4018C">
              <w:rPr>
                <w:rFonts w:cs="Arial"/>
                <w:b/>
                <w:bCs/>
                <w:color w:val="000000"/>
                <w:sz w:val="18"/>
                <w:szCs w:val="18"/>
                <w:lang w:eastAsia="ru-RU"/>
              </w:rPr>
              <w:br/>
              <w:t>бизнес-процесса</w:t>
            </w:r>
            <w:r w:rsidRPr="00B4018C">
              <w:rPr>
                <w:rFonts w:cs="Arial"/>
                <w:b/>
                <w:bCs/>
                <w:color w:val="000000"/>
                <w:sz w:val="18"/>
                <w:szCs w:val="18"/>
                <w:lang w:eastAsia="ru-RU"/>
              </w:rPr>
              <w:br/>
              <w:t>(2-ой ур-нь)</w:t>
            </w:r>
          </w:p>
        </w:tc>
        <w:tc>
          <w:tcPr>
            <w:tcW w:w="780" w:type="pct"/>
            <w:shd w:val="clear" w:color="auto" w:fill="FFC000"/>
            <w:vAlign w:val="center"/>
          </w:tcPr>
          <w:p w:rsidR="00E73715" w:rsidRPr="00B4018C" w:rsidRDefault="00E73715" w:rsidP="00554843">
            <w:pPr>
              <w:tabs>
                <w:tab w:val="clear" w:pos="567"/>
              </w:tabs>
              <w:jc w:val="center"/>
              <w:rPr>
                <w:rFonts w:cs="Arial"/>
                <w:b/>
                <w:sz w:val="18"/>
                <w:szCs w:val="18"/>
                <w:lang w:eastAsia="ru-RU"/>
              </w:rPr>
            </w:pPr>
            <w:r>
              <w:rPr>
                <w:rFonts w:cs="Arial"/>
                <w:b/>
                <w:bCs/>
                <w:color w:val="000000"/>
                <w:sz w:val="18"/>
                <w:szCs w:val="18"/>
                <w:lang w:eastAsia="ru-RU"/>
              </w:rPr>
              <w:t>Код и название организационного</w:t>
            </w:r>
            <w:r w:rsidRPr="00B4018C">
              <w:rPr>
                <w:rFonts w:cs="Arial"/>
                <w:b/>
                <w:bCs/>
                <w:color w:val="000000"/>
                <w:sz w:val="18"/>
                <w:szCs w:val="18"/>
                <w:lang w:eastAsia="ru-RU"/>
              </w:rPr>
              <w:t xml:space="preserve"> изменения</w:t>
            </w:r>
          </w:p>
        </w:tc>
        <w:tc>
          <w:tcPr>
            <w:tcW w:w="585" w:type="pct"/>
            <w:shd w:val="clear" w:color="auto" w:fill="FFC000"/>
            <w:vAlign w:val="center"/>
          </w:tcPr>
          <w:p w:rsidR="00E73715" w:rsidRPr="00B4018C" w:rsidRDefault="00E73715" w:rsidP="00554843">
            <w:pPr>
              <w:tabs>
                <w:tab w:val="clear" w:pos="567"/>
              </w:tabs>
              <w:jc w:val="center"/>
              <w:rPr>
                <w:rFonts w:cs="Arial"/>
                <w:b/>
                <w:sz w:val="18"/>
                <w:szCs w:val="18"/>
                <w:lang w:eastAsia="ru-RU"/>
              </w:rPr>
            </w:pPr>
            <w:r w:rsidRPr="00B4018C">
              <w:rPr>
                <w:rFonts w:cs="Arial"/>
                <w:b/>
                <w:bCs/>
                <w:color w:val="000000"/>
                <w:sz w:val="18"/>
                <w:szCs w:val="18"/>
                <w:lang w:eastAsia="ru-RU"/>
              </w:rPr>
              <w:t>Область организационного влияния</w:t>
            </w:r>
          </w:p>
        </w:tc>
        <w:tc>
          <w:tcPr>
            <w:tcW w:w="1072" w:type="pct"/>
            <w:shd w:val="clear" w:color="auto" w:fill="FFC000"/>
            <w:vAlign w:val="center"/>
          </w:tcPr>
          <w:p w:rsidR="00E73715" w:rsidRPr="00B4018C" w:rsidRDefault="00E73715" w:rsidP="00554843">
            <w:pPr>
              <w:tabs>
                <w:tab w:val="clear" w:pos="567"/>
              </w:tabs>
              <w:jc w:val="center"/>
              <w:rPr>
                <w:rFonts w:cs="Arial"/>
                <w:b/>
                <w:sz w:val="18"/>
                <w:szCs w:val="18"/>
                <w:lang w:eastAsia="ru-RU"/>
              </w:rPr>
            </w:pPr>
            <w:r w:rsidRPr="00B4018C">
              <w:rPr>
                <w:rFonts w:cs="Arial"/>
                <w:b/>
                <w:bCs/>
                <w:color w:val="000000"/>
                <w:sz w:val="18"/>
                <w:szCs w:val="18"/>
                <w:lang w:eastAsia="ru-RU"/>
              </w:rPr>
              <w:t>Описание орг. изменения / целевое состояние</w:t>
            </w:r>
          </w:p>
        </w:tc>
        <w:tc>
          <w:tcPr>
            <w:tcW w:w="911" w:type="pct"/>
            <w:shd w:val="clear" w:color="auto" w:fill="FFC000"/>
            <w:vAlign w:val="center"/>
          </w:tcPr>
          <w:p w:rsidR="00E73715" w:rsidRPr="00B4018C" w:rsidRDefault="00E73715" w:rsidP="003C71CC">
            <w:pPr>
              <w:jc w:val="center"/>
              <w:rPr>
                <w:rFonts w:cs="Arial"/>
                <w:b/>
                <w:sz w:val="18"/>
                <w:szCs w:val="18"/>
              </w:rPr>
            </w:pPr>
            <w:r w:rsidRPr="00B4018C">
              <w:rPr>
                <w:rFonts w:cs="Arial"/>
                <w:b/>
                <w:bCs/>
                <w:color w:val="000000"/>
                <w:sz w:val="18"/>
                <w:szCs w:val="18"/>
                <w:lang w:eastAsia="ru-RU"/>
              </w:rPr>
              <w:t xml:space="preserve">Влияние на запуск системы  в эксплуатацию </w:t>
            </w:r>
          </w:p>
        </w:tc>
      </w:tr>
      <w:tr w:rsidR="00E73715" w:rsidRPr="00B4018C" w:rsidTr="00554843">
        <w:trPr>
          <w:trHeight w:val="237"/>
        </w:trPr>
        <w:tc>
          <w:tcPr>
            <w:tcW w:w="287" w:type="pct"/>
            <w:shd w:val="clear" w:color="auto" w:fill="auto"/>
          </w:tcPr>
          <w:p w:rsidR="00E73715" w:rsidRPr="005D3CE7" w:rsidRDefault="00E73715" w:rsidP="00554843">
            <w:pPr>
              <w:tabs>
                <w:tab w:val="clear" w:pos="567"/>
              </w:tabs>
              <w:ind w:right="8" w:firstLine="0"/>
              <w:jc w:val="left"/>
              <w:rPr>
                <w:rFonts w:cs="Arial"/>
                <w:color w:val="000000"/>
                <w:sz w:val="18"/>
                <w:szCs w:val="18"/>
                <w:lang w:val="en-US"/>
              </w:rPr>
            </w:pPr>
            <w:r>
              <w:rPr>
                <w:rFonts w:cs="Arial"/>
                <w:color w:val="000000"/>
                <w:sz w:val="18"/>
                <w:szCs w:val="18"/>
                <w:lang w:val="en-US"/>
              </w:rPr>
              <w:t>1</w:t>
            </w:r>
          </w:p>
        </w:tc>
        <w:tc>
          <w:tcPr>
            <w:tcW w:w="731" w:type="pct"/>
          </w:tcPr>
          <w:p w:rsidR="00E73715" w:rsidRDefault="00E73715" w:rsidP="00554843">
            <w:pPr>
              <w:tabs>
                <w:tab w:val="clear" w:pos="567"/>
              </w:tabs>
              <w:ind w:firstLine="0"/>
              <w:jc w:val="left"/>
              <w:rPr>
                <w:rFonts w:cs="Arial"/>
                <w:color w:val="000000"/>
                <w:sz w:val="18"/>
                <w:szCs w:val="18"/>
              </w:rPr>
            </w:pPr>
            <w:r>
              <w:rPr>
                <w:rFonts w:cs="Arial"/>
                <w:color w:val="000000"/>
                <w:sz w:val="18"/>
                <w:szCs w:val="18"/>
              </w:rPr>
              <w:t xml:space="preserve">ПП-07 </w:t>
            </w:r>
            <w:r>
              <w:rPr>
                <w:rFonts w:cs="Arial"/>
                <w:color w:val="000000"/>
                <w:sz w:val="18"/>
                <w:szCs w:val="18"/>
              </w:rPr>
              <w:br/>
              <w:t>Управление производственными активами</w:t>
            </w:r>
          </w:p>
        </w:tc>
        <w:tc>
          <w:tcPr>
            <w:tcW w:w="634" w:type="pct"/>
          </w:tcPr>
          <w:p w:rsidR="00E73715" w:rsidRDefault="00E73715" w:rsidP="00554843">
            <w:pPr>
              <w:tabs>
                <w:tab w:val="clear" w:pos="567"/>
              </w:tabs>
              <w:rPr>
                <w:rFonts w:cs="Arial"/>
                <w:color w:val="000000"/>
                <w:sz w:val="18"/>
                <w:szCs w:val="18"/>
              </w:rPr>
            </w:pPr>
            <w:r>
              <w:rPr>
                <w:rFonts w:cs="Arial"/>
                <w:color w:val="000000"/>
                <w:sz w:val="18"/>
                <w:szCs w:val="18"/>
              </w:rPr>
              <w:t> </w:t>
            </w:r>
          </w:p>
        </w:tc>
        <w:tc>
          <w:tcPr>
            <w:tcW w:w="780" w:type="pct"/>
          </w:tcPr>
          <w:p w:rsidR="00E73715" w:rsidRDefault="00E73715" w:rsidP="00554843">
            <w:pPr>
              <w:tabs>
                <w:tab w:val="clear" w:pos="567"/>
              </w:tabs>
              <w:ind w:firstLine="0"/>
              <w:rPr>
                <w:rFonts w:cs="Arial"/>
                <w:color w:val="000000"/>
                <w:sz w:val="18"/>
                <w:szCs w:val="18"/>
              </w:rPr>
            </w:pPr>
            <w:bookmarkStart w:id="1323" w:name="_Hlk525738569"/>
            <w:r>
              <w:rPr>
                <w:rFonts w:cs="Arial"/>
                <w:color w:val="000000"/>
                <w:sz w:val="18"/>
                <w:szCs w:val="18"/>
              </w:rPr>
              <w:t>PM.ORG.04 Актуализация перечня НМД Компании</w:t>
            </w:r>
            <w:bookmarkEnd w:id="1323"/>
          </w:p>
        </w:tc>
        <w:tc>
          <w:tcPr>
            <w:tcW w:w="585" w:type="pct"/>
          </w:tcPr>
          <w:p w:rsidR="00E73715" w:rsidRDefault="00E73715" w:rsidP="00554843">
            <w:pPr>
              <w:tabs>
                <w:tab w:val="clear" w:pos="567"/>
              </w:tabs>
              <w:ind w:firstLine="0"/>
              <w:rPr>
                <w:rFonts w:cs="Arial"/>
                <w:color w:val="000000"/>
                <w:sz w:val="20"/>
                <w:szCs w:val="20"/>
              </w:rPr>
            </w:pPr>
            <w:r>
              <w:rPr>
                <w:rFonts w:cs="Arial"/>
                <w:color w:val="000000"/>
                <w:sz w:val="18"/>
                <w:szCs w:val="18"/>
              </w:rPr>
              <w:t>Нормативно-методологическая документация</w:t>
            </w:r>
          </w:p>
        </w:tc>
        <w:tc>
          <w:tcPr>
            <w:tcW w:w="1072" w:type="pct"/>
          </w:tcPr>
          <w:p w:rsidR="00E73715" w:rsidRDefault="00E73715" w:rsidP="00554843">
            <w:pPr>
              <w:tabs>
                <w:tab w:val="clear" w:pos="567"/>
              </w:tabs>
              <w:ind w:firstLine="0"/>
              <w:rPr>
                <w:rFonts w:cs="Arial"/>
                <w:color w:val="000000"/>
                <w:sz w:val="18"/>
                <w:szCs w:val="18"/>
              </w:rPr>
            </w:pPr>
            <w:r>
              <w:rPr>
                <w:rFonts w:cs="Arial"/>
                <w:color w:val="000000"/>
                <w:sz w:val="18"/>
                <w:szCs w:val="18"/>
              </w:rPr>
              <w:t>Перечень документов для актуализации на последующих этапах зафиксирован в проектном документе:  ERP.3.16_ОСМ_Перечень процессных и организационных изменений с оценкой влияния</w:t>
            </w:r>
          </w:p>
        </w:tc>
        <w:tc>
          <w:tcPr>
            <w:tcW w:w="911" w:type="pct"/>
            <w:shd w:val="clear" w:color="auto" w:fill="auto"/>
          </w:tcPr>
          <w:p w:rsidR="00E73715" w:rsidRDefault="00E73715" w:rsidP="00E73715">
            <w:pPr>
              <w:ind w:firstLine="0"/>
              <w:rPr>
                <w:rFonts w:cs="Arial"/>
                <w:color w:val="000000"/>
                <w:sz w:val="18"/>
                <w:szCs w:val="18"/>
              </w:rPr>
            </w:pPr>
            <w:r>
              <w:rPr>
                <w:rFonts w:cs="Arial"/>
                <w:color w:val="000000"/>
                <w:sz w:val="18"/>
                <w:szCs w:val="18"/>
              </w:rPr>
              <w:t>ОИ должно быть реализовано до начала определённого этапа Программы</w:t>
            </w:r>
          </w:p>
        </w:tc>
      </w:tr>
    </w:tbl>
    <w:p w:rsidR="004F5BDD" w:rsidRDefault="004F5BDD" w:rsidP="00554843">
      <w:pPr>
        <w:rPr>
          <w:rFonts w:eastAsia="Calibri"/>
        </w:rPr>
      </w:pPr>
    </w:p>
    <w:p w:rsidR="00220F8C" w:rsidRDefault="00220F8C" w:rsidP="009E7971">
      <w:pPr>
        <w:pStyle w:val="1"/>
        <w:rPr>
          <w:rFonts w:eastAsia="Calibri"/>
        </w:rPr>
      </w:pPr>
      <w:bookmarkStart w:id="1324" w:name="_Toc46309603"/>
      <w:bookmarkStart w:id="1325" w:name="_Toc65846435"/>
      <w:bookmarkStart w:id="1326" w:name="_Toc46309604"/>
      <w:bookmarkStart w:id="1327" w:name="_Toc65846436"/>
      <w:bookmarkStart w:id="1328" w:name="_Toc46309605"/>
      <w:bookmarkStart w:id="1329" w:name="_Toc65846437"/>
      <w:bookmarkStart w:id="1330" w:name="_Toc46309606"/>
      <w:bookmarkStart w:id="1331" w:name="_Toc65846438"/>
      <w:bookmarkStart w:id="1332" w:name="_Toc46309607"/>
      <w:bookmarkStart w:id="1333" w:name="_Toc65846439"/>
      <w:bookmarkStart w:id="1334" w:name="_Toc46309608"/>
      <w:bookmarkStart w:id="1335" w:name="_Toc65846440"/>
      <w:bookmarkStart w:id="1336" w:name="_Toc65846441"/>
      <w:bookmarkEnd w:id="1324"/>
      <w:bookmarkEnd w:id="1325"/>
      <w:bookmarkEnd w:id="1326"/>
      <w:bookmarkEnd w:id="1327"/>
      <w:bookmarkEnd w:id="1328"/>
      <w:bookmarkEnd w:id="1329"/>
      <w:bookmarkEnd w:id="1330"/>
      <w:bookmarkEnd w:id="1331"/>
      <w:bookmarkEnd w:id="1332"/>
      <w:bookmarkEnd w:id="1333"/>
      <w:bookmarkEnd w:id="1334"/>
      <w:bookmarkEnd w:id="1335"/>
      <w:r w:rsidRPr="007008A3">
        <w:rPr>
          <w:rFonts w:eastAsia="Calibri"/>
        </w:rPr>
        <w:t>Открытые вопросы</w:t>
      </w:r>
      <w:bookmarkEnd w:id="1336"/>
    </w:p>
    <w:p w:rsidR="00386C3A" w:rsidRPr="006E2127" w:rsidRDefault="00386C3A" w:rsidP="00554843">
      <w:pPr>
        <w:pStyle w:val="a7"/>
        <w:keepNext/>
        <w:spacing w:after="240" w:afterAutospacing="0" w:line="276" w:lineRule="auto"/>
        <w:jc w:val="right"/>
        <w:rPr>
          <w:rFonts w:cs="Arial"/>
          <w:b/>
          <w:sz w:val="22"/>
        </w:rPr>
      </w:pPr>
      <w:r w:rsidRPr="002175C8">
        <w:rPr>
          <w:rFonts w:cs="Arial"/>
          <w:b/>
          <w:sz w:val="22"/>
        </w:rPr>
        <w:t xml:space="preserve">Таблица </w:t>
      </w:r>
      <w:r w:rsidRPr="006E2127">
        <w:rPr>
          <w:rFonts w:cs="Arial"/>
          <w:b/>
          <w:sz w:val="22"/>
        </w:rPr>
        <w:fldChar w:fldCharType="begin"/>
      </w:r>
      <w:r w:rsidRPr="00554843">
        <w:rPr>
          <w:rFonts w:cs="Arial"/>
          <w:b/>
          <w:sz w:val="22"/>
        </w:rPr>
        <w:instrText xml:space="preserve"> SEQ Таблица \* ARABIC </w:instrText>
      </w:r>
      <w:r w:rsidRPr="006E2127">
        <w:rPr>
          <w:rFonts w:cs="Arial"/>
          <w:b/>
          <w:sz w:val="22"/>
        </w:rPr>
        <w:fldChar w:fldCharType="separate"/>
      </w:r>
      <w:r w:rsidR="00E24180">
        <w:rPr>
          <w:rFonts w:cs="Arial"/>
          <w:b/>
          <w:noProof/>
          <w:sz w:val="22"/>
        </w:rPr>
        <w:t>35</w:t>
      </w:r>
      <w:r w:rsidRPr="006E2127">
        <w:rPr>
          <w:rFonts w:cs="Arial"/>
          <w:b/>
          <w:sz w:val="22"/>
        </w:rPr>
        <w:fldChar w:fldCharType="end"/>
      </w:r>
      <w:r w:rsidRPr="006E2127">
        <w:rPr>
          <w:rFonts w:cs="Arial"/>
          <w:b/>
          <w:sz w:val="22"/>
        </w:rPr>
        <w:t>.</w:t>
      </w:r>
      <w:r w:rsidR="008C7F95" w:rsidRPr="006E2127">
        <w:rPr>
          <w:rFonts w:cs="Arial"/>
          <w:b/>
          <w:sz w:val="22"/>
        </w:rPr>
        <w:t xml:space="preserve"> </w:t>
      </w:r>
      <w:r w:rsidRPr="006E2127">
        <w:rPr>
          <w:rFonts w:cs="Arial"/>
          <w:b/>
          <w:sz w:val="22"/>
        </w:rPr>
        <w:t>Открытые вопросы</w:t>
      </w:r>
    </w:p>
    <w:tbl>
      <w:tblPr>
        <w:tblW w:w="502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422"/>
        <w:gridCol w:w="1559"/>
        <w:gridCol w:w="5241"/>
        <w:gridCol w:w="1986"/>
        <w:gridCol w:w="2552"/>
        <w:gridCol w:w="1840"/>
      </w:tblGrid>
      <w:tr w:rsidR="00F43CBB" w:rsidRPr="007008A3" w:rsidTr="00554843">
        <w:trPr>
          <w:trHeight w:val="397"/>
          <w:tblHeader/>
          <w:jc w:val="center"/>
        </w:trPr>
        <w:tc>
          <w:tcPr>
            <w:tcW w:w="487" w:type="pct"/>
            <w:shd w:val="clear" w:color="auto" w:fill="FFC000"/>
            <w:vAlign w:val="center"/>
          </w:tcPr>
          <w:p w:rsidR="00F43CBB" w:rsidRPr="007008A3" w:rsidRDefault="00F43CBB" w:rsidP="00B153FA">
            <w:pPr>
              <w:ind w:firstLine="0"/>
              <w:rPr>
                <w:rFonts w:cs="Arial"/>
                <w:b/>
                <w:sz w:val="20"/>
                <w:szCs w:val="20"/>
              </w:rPr>
            </w:pPr>
            <w:r w:rsidRPr="007008A3">
              <w:rPr>
                <w:rFonts w:cs="Arial"/>
                <w:b/>
                <w:sz w:val="20"/>
                <w:szCs w:val="20"/>
                <w:lang w:eastAsia="ru-RU"/>
              </w:rPr>
              <w:t xml:space="preserve">№ из реестра </w:t>
            </w:r>
          </w:p>
        </w:tc>
        <w:tc>
          <w:tcPr>
            <w:tcW w:w="534" w:type="pct"/>
            <w:shd w:val="clear" w:color="auto" w:fill="FFC000"/>
            <w:vAlign w:val="center"/>
          </w:tcPr>
          <w:p w:rsidR="00F43CBB" w:rsidRPr="007008A3" w:rsidRDefault="00F43CBB" w:rsidP="00B153FA">
            <w:pPr>
              <w:ind w:firstLine="0"/>
              <w:rPr>
                <w:rFonts w:cs="Arial"/>
                <w:b/>
                <w:sz w:val="20"/>
                <w:szCs w:val="20"/>
              </w:rPr>
            </w:pPr>
            <w:r w:rsidRPr="007008A3">
              <w:rPr>
                <w:rFonts w:cs="Arial"/>
                <w:b/>
                <w:sz w:val="20"/>
                <w:szCs w:val="20"/>
                <w:lang w:eastAsia="ru-RU"/>
              </w:rPr>
              <w:t>Наименование ОВ</w:t>
            </w:r>
          </w:p>
        </w:tc>
        <w:tc>
          <w:tcPr>
            <w:tcW w:w="1795" w:type="pct"/>
            <w:shd w:val="clear" w:color="auto" w:fill="FFC000"/>
            <w:vAlign w:val="center"/>
          </w:tcPr>
          <w:p w:rsidR="00F43CBB" w:rsidRPr="007008A3" w:rsidRDefault="00F43CBB" w:rsidP="00B153FA">
            <w:pPr>
              <w:rPr>
                <w:rFonts w:cs="Arial"/>
                <w:b/>
                <w:sz w:val="20"/>
                <w:szCs w:val="20"/>
              </w:rPr>
            </w:pPr>
            <w:r w:rsidRPr="007008A3">
              <w:rPr>
                <w:rFonts w:cs="Arial"/>
                <w:b/>
                <w:sz w:val="20"/>
                <w:szCs w:val="20"/>
                <w:lang w:eastAsia="ru-RU"/>
              </w:rPr>
              <w:t>Краткое описание ОВ</w:t>
            </w:r>
          </w:p>
        </w:tc>
        <w:tc>
          <w:tcPr>
            <w:tcW w:w="680" w:type="pct"/>
            <w:shd w:val="clear" w:color="auto" w:fill="FFC000"/>
            <w:vAlign w:val="center"/>
          </w:tcPr>
          <w:p w:rsidR="00F43CBB" w:rsidRPr="007008A3" w:rsidRDefault="00F43CBB" w:rsidP="00B153FA">
            <w:pPr>
              <w:ind w:firstLine="0"/>
              <w:rPr>
                <w:rFonts w:cs="Arial"/>
                <w:b/>
                <w:sz w:val="20"/>
                <w:szCs w:val="20"/>
              </w:rPr>
            </w:pPr>
            <w:r w:rsidRPr="007008A3">
              <w:rPr>
                <w:rFonts w:cs="Arial"/>
                <w:b/>
                <w:sz w:val="20"/>
                <w:szCs w:val="20"/>
                <w:lang w:eastAsia="ru-RU"/>
              </w:rPr>
              <w:t>Ответственный за решение</w:t>
            </w:r>
          </w:p>
        </w:tc>
        <w:tc>
          <w:tcPr>
            <w:tcW w:w="874" w:type="pct"/>
            <w:shd w:val="clear" w:color="auto" w:fill="FFC000"/>
            <w:vAlign w:val="center"/>
          </w:tcPr>
          <w:p w:rsidR="00F43CBB" w:rsidRPr="007008A3" w:rsidRDefault="00F43CBB" w:rsidP="00B153FA">
            <w:pPr>
              <w:ind w:firstLine="0"/>
              <w:rPr>
                <w:rFonts w:cs="Arial"/>
                <w:b/>
                <w:sz w:val="20"/>
                <w:szCs w:val="20"/>
              </w:rPr>
            </w:pPr>
            <w:r w:rsidRPr="007008A3">
              <w:rPr>
                <w:rFonts w:cs="Arial"/>
                <w:b/>
                <w:sz w:val="20"/>
                <w:szCs w:val="20"/>
                <w:lang w:eastAsia="ru-RU"/>
              </w:rPr>
              <w:t>Крайний срок решения</w:t>
            </w:r>
          </w:p>
        </w:tc>
        <w:tc>
          <w:tcPr>
            <w:tcW w:w="630" w:type="pct"/>
            <w:shd w:val="clear" w:color="auto" w:fill="FFC000"/>
            <w:vAlign w:val="center"/>
          </w:tcPr>
          <w:p w:rsidR="00F43CBB" w:rsidRPr="007008A3" w:rsidRDefault="00F43CBB" w:rsidP="009721BA">
            <w:pPr>
              <w:ind w:firstLine="0"/>
              <w:jc w:val="center"/>
              <w:rPr>
                <w:rFonts w:cs="Arial"/>
                <w:b/>
                <w:sz w:val="20"/>
                <w:szCs w:val="20"/>
                <w:lang w:eastAsia="ru-RU"/>
              </w:rPr>
            </w:pPr>
            <w:r>
              <w:rPr>
                <w:rFonts w:cs="Arial"/>
                <w:b/>
                <w:sz w:val="20"/>
                <w:szCs w:val="20"/>
                <w:lang w:eastAsia="ru-RU"/>
              </w:rPr>
              <w:t>Статус</w:t>
            </w:r>
          </w:p>
        </w:tc>
      </w:tr>
      <w:tr w:rsidR="00F43CBB" w:rsidRPr="007008A3" w:rsidTr="00554843">
        <w:trPr>
          <w:trHeight w:val="397"/>
          <w:jc w:val="center"/>
        </w:trPr>
        <w:tc>
          <w:tcPr>
            <w:tcW w:w="487" w:type="pct"/>
            <w:shd w:val="clear" w:color="auto" w:fill="FFFFFF" w:themeFill="background1"/>
            <w:vAlign w:val="center"/>
          </w:tcPr>
          <w:p w:rsidR="00F43CBB" w:rsidRPr="00914AC2" w:rsidRDefault="00F43CBB" w:rsidP="00B153FA">
            <w:pPr>
              <w:ind w:firstLine="0"/>
              <w:rPr>
                <w:rFonts w:cs="Arial"/>
                <w:sz w:val="20"/>
                <w:szCs w:val="20"/>
                <w:lang w:eastAsia="ru-RU"/>
              </w:rPr>
            </w:pPr>
            <w:r w:rsidRPr="00914AC2">
              <w:rPr>
                <w:rFonts w:cs="Arial"/>
                <w:sz w:val="20"/>
                <w:szCs w:val="20"/>
                <w:lang w:eastAsia="ru-RU"/>
              </w:rPr>
              <w:t>1038</w:t>
            </w:r>
          </w:p>
        </w:tc>
        <w:tc>
          <w:tcPr>
            <w:tcW w:w="534" w:type="pct"/>
            <w:shd w:val="clear" w:color="auto" w:fill="FFFFFF" w:themeFill="background1"/>
            <w:vAlign w:val="center"/>
          </w:tcPr>
          <w:p w:rsidR="00F43CBB" w:rsidRPr="00914AC2" w:rsidRDefault="00F43CBB" w:rsidP="00B153FA">
            <w:pPr>
              <w:ind w:firstLine="0"/>
              <w:rPr>
                <w:rFonts w:cs="Arial"/>
                <w:sz w:val="20"/>
                <w:szCs w:val="20"/>
                <w:lang w:eastAsia="ru-RU"/>
              </w:rPr>
            </w:pPr>
            <w:r w:rsidRPr="00914AC2">
              <w:rPr>
                <w:rFonts w:cs="Arial"/>
                <w:sz w:val="20"/>
                <w:szCs w:val="20"/>
                <w:lang w:eastAsia="ru-RU"/>
              </w:rPr>
              <w:t>Резервный бюджет ТОиР</w:t>
            </w:r>
          </w:p>
        </w:tc>
        <w:tc>
          <w:tcPr>
            <w:tcW w:w="1795" w:type="pct"/>
            <w:shd w:val="clear" w:color="auto" w:fill="FFFFFF" w:themeFill="background1"/>
            <w:vAlign w:val="center"/>
          </w:tcPr>
          <w:p w:rsidR="00F43CBB" w:rsidRPr="00914AC2" w:rsidRDefault="00F43CBB" w:rsidP="00B153FA">
            <w:pPr>
              <w:rPr>
                <w:rFonts w:cs="Arial"/>
                <w:sz w:val="20"/>
                <w:szCs w:val="20"/>
                <w:lang w:eastAsia="ru-RU"/>
              </w:rPr>
            </w:pPr>
            <w:r w:rsidRPr="00914AC2">
              <w:rPr>
                <w:bCs/>
                <w:iCs/>
              </w:rPr>
              <w:t>На текущий момент в Компании принят порядок формирования резервов и управления ими. Схема, рассматриваемая в настоящем КД предполагает самостоятельное управление ТД своими резервами, что противоречит общей политике компании. Необходимо решить вопрос с полномочиями ТД по управлению собственным резервом. По результатам принятого решения КД будет доработано или оставлено без изменений</w:t>
            </w:r>
          </w:p>
        </w:tc>
        <w:tc>
          <w:tcPr>
            <w:tcW w:w="680" w:type="pct"/>
            <w:shd w:val="clear" w:color="auto" w:fill="FFFFFF" w:themeFill="background1"/>
            <w:vAlign w:val="center"/>
          </w:tcPr>
          <w:p w:rsidR="00F43CBB" w:rsidRPr="00914AC2" w:rsidRDefault="00F43CBB" w:rsidP="00B153FA">
            <w:pPr>
              <w:ind w:firstLine="0"/>
              <w:rPr>
                <w:rFonts w:cs="Arial"/>
                <w:sz w:val="20"/>
                <w:szCs w:val="20"/>
                <w:lang w:eastAsia="ru-RU"/>
              </w:rPr>
            </w:pPr>
            <w:r w:rsidRPr="00914AC2">
              <w:rPr>
                <w:rFonts w:cs="Arial"/>
                <w:sz w:val="20"/>
                <w:szCs w:val="20"/>
                <w:lang w:eastAsia="ru-RU"/>
              </w:rPr>
              <w:t>Наговицын И.</w:t>
            </w:r>
          </w:p>
        </w:tc>
        <w:tc>
          <w:tcPr>
            <w:tcW w:w="874" w:type="pct"/>
            <w:shd w:val="clear" w:color="auto" w:fill="FFFFFF" w:themeFill="background1"/>
            <w:vAlign w:val="center"/>
          </w:tcPr>
          <w:p w:rsidR="00F43CBB" w:rsidRPr="00914AC2" w:rsidRDefault="00F43CBB" w:rsidP="00B153FA">
            <w:pPr>
              <w:ind w:firstLine="0"/>
              <w:rPr>
                <w:rFonts w:cs="Arial"/>
                <w:sz w:val="20"/>
                <w:szCs w:val="20"/>
                <w:lang w:eastAsia="ru-RU"/>
              </w:rPr>
            </w:pPr>
            <w:r>
              <w:rPr>
                <w:rFonts w:cs="Arial"/>
                <w:sz w:val="20"/>
                <w:szCs w:val="20"/>
                <w:lang w:val="en-US" w:eastAsia="ru-RU"/>
              </w:rPr>
              <w:t>30</w:t>
            </w:r>
            <w:r w:rsidRPr="00914AC2">
              <w:rPr>
                <w:rFonts w:cs="Arial"/>
                <w:sz w:val="20"/>
                <w:szCs w:val="20"/>
                <w:lang w:eastAsia="ru-RU"/>
              </w:rPr>
              <w:t>.09.2018</w:t>
            </w:r>
          </w:p>
        </w:tc>
        <w:tc>
          <w:tcPr>
            <w:tcW w:w="630" w:type="pct"/>
            <w:shd w:val="clear" w:color="auto" w:fill="FFFFFF" w:themeFill="background1"/>
            <w:vAlign w:val="center"/>
          </w:tcPr>
          <w:p w:rsidR="00F43CBB" w:rsidRPr="009721BA" w:rsidRDefault="00BA27A4" w:rsidP="00B153FA">
            <w:pPr>
              <w:ind w:firstLine="0"/>
              <w:rPr>
                <w:rFonts w:cs="Arial"/>
                <w:sz w:val="20"/>
                <w:szCs w:val="20"/>
                <w:lang w:eastAsia="ru-RU"/>
              </w:rPr>
            </w:pPr>
            <w:r>
              <w:rPr>
                <w:rFonts w:cs="Arial"/>
                <w:sz w:val="20"/>
                <w:szCs w:val="20"/>
                <w:lang w:eastAsia="ru-RU"/>
              </w:rPr>
              <w:t>Закрыт</w:t>
            </w:r>
          </w:p>
        </w:tc>
      </w:tr>
      <w:tr w:rsidR="00F43CBB" w:rsidRPr="007008A3" w:rsidTr="00554843">
        <w:trPr>
          <w:trHeight w:val="397"/>
          <w:jc w:val="center"/>
        </w:trPr>
        <w:tc>
          <w:tcPr>
            <w:tcW w:w="487" w:type="pct"/>
            <w:shd w:val="clear" w:color="auto" w:fill="FFFFFF" w:themeFill="background1"/>
            <w:vAlign w:val="center"/>
          </w:tcPr>
          <w:p w:rsidR="00F43CBB" w:rsidRPr="00914AC2" w:rsidRDefault="00F43CBB" w:rsidP="00B153FA">
            <w:pPr>
              <w:ind w:firstLine="0"/>
              <w:rPr>
                <w:rFonts w:cs="Arial"/>
                <w:sz w:val="20"/>
                <w:szCs w:val="20"/>
                <w:lang w:eastAsia="ru-RU"/>
              </w:rPr>
            </w:pPr>
            <w:r>
              <w:rPr>
                <w:rFonts w:cs="Arial"/>
                <w:sz w:val="20"/>
                <w:szCs w:val="20"/>
                <w:lang w:eastAsia="ru-RU"/>
              </w:rPr>
              <w:t>1064</w:t>
            </w:r>
          </w:p>
        </w:tc>
        <w:tc>
          <w:tcPr>
            <w:tcW w:w="534" w:type="pct"/>
            <w:shd w:val="clear" w:color="auto" w:fill="FFFFFF" w:themeFill="background1"/>
            <w:vAlign w:val="center"/>
          </w:tcPr>
          <w:p w:rsidR="00F43CBB" w:rsidRPr="00914AC2" w:rsidRDefault="00F43CBB" w:rsidP="00B153FA">
            <w:pPr>
              <w:ind w:firstLine="0"/>
              <w:rPr>
                <w:rFonts w:cs="Arial"/>
                <w:sz w:val="20"/>
                <w:szCs w:val="20"/>
                <w:lang w:eastAsia="ru-RU"/>
              </w:rPr>
            </w:pPr>
            <w:r>
              <w:rPr>
                <w:rFonts w:cs="Arial"/>
                <w:sz w:val="20"/>
                <w:szCs w:val="20"/>
                <w:lang w:eastAsia="ru-RU"/>
              </w:rPr>
              <w:t>Автоматизация запросов на корректировку</w:t>
            </w:r>
          </w:p>
        </w:tc>
        <w:tc>
          <w:tcPr>
            <w:tcW w:w="1795" w:type="pct"/>
            <w:shd w:val="clear" w:color="auto" w:fill="FFFFFF" w:themeFill="background1"/>
            <w:vAlign w:val="center"/>
          </w:tcPr>
          <w:p w:rsidR="00F43CBB" w:rsidRPr="00111CEA" w:rsidRDefault="00F43CBB" w:rsidP="00111CEA">
            <w:pPr>
              <w:rPr>
                <w:bCs/>
                <w:iCs/>
              </w:rPr>
            </w:pPr>
            <w:r w:rsidRPr="00111CEA">
              <w:rPr>
                <w:bCs/>
                <w:iCs/>
              </w:rPr>
              <w:t>Необходимо принять решение о степени автоматизации Запросов на корректировку (в случае пол</w:t>
            </w:r>
            <w:r>
              <w:rPr>
                <w:bCs/>
                <w:iCs/>
              </w:rPr>
              <w:t>ожительного решения по ведению запросов на корректировку</w:t>
            </w:r>
            <w:r w:rsidRPr="00111CEA">
              <w:rPr>
                <w:bCs/>
                <w:iCs/>
              </w:rPr>
              <w:t>):</w:t>
            </w:r>
          </w:p>
          <w:p w:rsidR="00F43CBB" w:rsidRPr="00111CEA" w:rsidRDefault="00F43CBB" w:rsidP="00111CEA">
            <w:pPr>
              <w:rPr>
                <w:bCs/>
                <w:iCs/>
              </w:rPr>
            </w:pPr>
            <w:r w:rsidRPr="00111CEA">
              <w:rPr>
                <w:bCs/>
                <w:iCs/>
              </w:rPr>
              <w:t>•</w:t>
            </w:r>
            <w:r w:rsidRPr="00111CEA">
              <w:rPr>
                <w:bCs/>
                <w:iCs/>
              </w:rPr>
              <w:tab/>
              <w:t>При утверждении Запроса автоматическое изменение потребности не производится. Потребность должна быть скорректирована планировщиком потребности вручную.</w:t>
            </w:r>
          </w:p>
          <w:p w:rsidR="00F43CBB" w:rsidRPr="00914AC2" w:rsidRDefault="00F43CBB" w:rsidP="00111CEA">
            <w:pPr>
              <w:rPr>
                <w:bCs/>
                <w:iCs/>
              </w:rPr>
            </w:pPr>
            <w:r w:rsidRPr="00111CEA">
              <w:rPr>
                <w:bCs/>
                <w:iCs/>
              </w:rPr>
              <w:t>•</w:t>
            </w:r>
            <w:r w:rsidRPr="00111CEA">
              <w:rPr>
                <w:bCs/>
                <w:iCs/>
              </w:rPr>
              <w:tab/>
              <w:t>При утверждении Запроса производится автоматическая корректировка потребности.</w:t>
            </w:r>
          </w:p>
        </w:tc>
        <w:tc>
          <w:tcPr>
            <w:tcW w:w="680" w:type="pct"/>
            <w:shd w:val="clear" w:color="auto" w:fill="FFFFFF" w:themeFill="background1"/>
            <w:vAlign w:val="center"/>
          </w:tcPr>
          <w:p w:rsidR="00F43CBB" w:rsidRPr="00914AC2" w:rsidRDefault="00F43CBB" w:rsidP="00B153FA">
            <w:pPr>
              <w:ind w:firstLine="0"/>
              <w:rPr>
                <w:rFonts w:cs="Arial"/>
                <w:sz w:val="20"/>
                <w:szCs w:val="20"/>
                <w:lang w:eastAsia="ru-RU"/>
              </w:rPr>
            </w:pPr>
            <w:bookmarkStart w:id="1337" w:name="OLE_LINK32"/>
            <w:r w:rsidRPr="00914AC2">
              <w:rPr>
                <w:rFonts w:cs="Arial"/>
                <w:sz w:val="20"/>
                <w:szCs w:val="20"/>
                <w:lang w:eastAsia="ru-RU"/>
              </w:rPr>
              <w:t>Наговицын И.</w:t>
            </w:r>
            <w:bookmarkEnd w:id="1337"/>
          </w:p>
        </w:tc>
        <w:tc>
          <w:tcPr>
            <w:tcW w:w="874" w:type="pct"/>
            <w:shd w:val="clear" w:color="auto" w:fill="FFFFFF" w:themeFill="background1"/>
            <w:vAlign w:val="center"/>
          </w:tcPr>
          <w:p w:rsidR="00F43CBB" w:rsidRPr="00111CEA" w:rsidRDefault="00F43CBB" w:rsidP="00B153FA">
            <w:pPr>
              <w:ind w:firstLine="0"/>
              <w:rPr>
                <w:rFonts w:cs="Arial"/>
                <w:sz w:val="20"/>
                <w:szCs w:val="20"/>
                <w:lang w:eastAsia="ru-RU"/>
              </w:rPr>
            </w:pPr>
            <w:bookmarkStart w:id="1338" w:name="OLE_LINK33"/>
            <w:bookmarkStart w:id="1339" w:name="OLE_LINK34"/>
            <w:r>
              <w:rPr>
                <w:rFonts w:cs="Arial"/>
                <w:sz w:val="20"/>
                <w:szCs w:val="20"/>
                <w:lang w:eastAsia="ru-RU"/>
              </w:rPr>
              <w:t>04.10.2018</w:t>
            </w:r>
            <w:bookmarkEnd w:id="1338"/>
            <w:bookmarkEnd w:id="1339"/>
          </w:p>
        </w:tc>
        <w:tc>
          <w:tcPr>
            <w:tcW w:w="630" w:type="pct"/>
            <w:shd w:val="clear" w:color="auto" w:fill="FFFFFF" w:themeFill="background1"/>
            <w:vAlign w:val="center"/>
          </w:tcPr>
          <w:p w:rsidR="00F43CBB" w:rsidRDefault="009B7077" w:rsidP="00B153FA">
            <w:pPr>
              <w:ind w:firstLine="0"/>
              <w:rPr>
                <w:rFonts w:cs="Arial"/>
                <w:sz w:val="20"/>
                <w:szCs w:val="20"/>
                <w:lang w:eastAsia="ru-RU"/>
              </w:rPr>
            </w:pPr>
            <w:r>
              <w:rPr>
                <w:rFonts w:cs="Arial"/>
                <w:sz w:val="20"/>
                <w:szCs w:val="20"/>
                <w:lang w:eastAsia="ru-RU"/>
              </w:rPr>
              <w:t>Закрыт</w:t>
            </w:r>
          </w:p>
        </w:tc>
      </w:tr>
      <w:tr w:rsidR="00F43CBB" w:rsidRPr="007008A3" w:rsidTr="00554843">
        <w:trPr>
          <w:trHeight w:val="397"/>
          <w:jc w:val="center"/>
        </w:trPr>
        <w:tc>
          <w:tcPr>
            <w:tcW w:w="487" w:type="pct"/>
            <w:shd w:val="clear" w:color="auto" w:fill="FFFFFF" w:themeFill="background1"/>
            <w:vAlign w:val="center"/>
          </w:tcPr>
          <w:p w:rsidR="00F43CBB" w:rsidRPr="00914AC2" w:rsidRDefault="00F43CBB" w:rsidP="00B153FA">
            <w:pPr>
              <w:ind w:firstLine="0"/>
              <w:rPr>
                <w:rFonts w:cs="Arial"/>
                <w:sz w:val="20"/>
                <w:szCs w:val="20"/>
                <w:lang w:eastAsia="ru-RU"/>
              </w:rPr>
            </w:pPr>
            <w:r>
              <w:rPr>
                <w:rFonts w:cs="Arial"/>
                <w:sz w:val="20"/>
                <w:szCs w:val="20"/>
                <w:lang w:eastAsia="ru-RU"/>
              </w:rPr>
              <w:t>1065</w:t>
            </w:r>
          </w:p>
        </w:tc>
        <w:tc>
          <w:tcPr>
            <w:tcW w:w="534" w:type="pct"/>
            <w:shd w:val="clear" w:color="auto" w:fill="FFFFFF" w:themeFill="background1"/>
            <w:vAlign w:val="center"/>
          </w:tcPr>
          <w:p w:rsidR="00F43CBB" w:rsidRDefault="00F43CBB" w:rsidP="00B153FA">
            <w:pPr>
              <w:ind w:firstLine="0"/>
              <w:rPr>
                <w:rFonts w:cs="Arial"/>
                <w:sz w:val="20"/>
                <w:szCs w:val="20"/>
                <w:lang w:eastAsia="ru-RU"/>
              </w:rPr>
            </w:pPr>
            <w:r>
              <w:rPr>
                <w:rFonts w:cs="Arial"/>
                <w:sz w:val="20"/>
                <w:szCs w:val="20"/>
                <w:lang w:eastAsia="ru-RU"/>
              </w:rPr>
              <w:t>Массовое согласование заказов ТОРО с ПТО</w:t>
            </w:r>
          </w:p>
        </w:tc>
        <w:tc>
          <w:tcPr>
            <w:tcW w:w="1795" w:type="pct"/>
            <w:shd w:val="clear" w:color="auto" w:fill="FFFFFF" w:themeFill="background1"/>
            <w:vAlign w:val="center"/>
          </w:tcPr>
          <w:p w:rsidR="00F43CBB" w:rsidRDefault="00F43CBB" w:rsidP="00111CEA">
            <w:pPr>
              <w:rPr>
                <w:bCs/>
                <w:iCs/>
              </w:rPr>
            </w:pPr>
            <w:r>
              <w:rPr>
                <w:bCs/>
                <w:iCs/>
              </w:rPr>
              <w:t xml:space="preserve">Актуализация схемы согласования плана-графика воздействий на ПА с ПТО на заказах ТОРО. </w:t>
            </w:r>
          </w:p>
          <w:p w:rsidR="00F43CBB" w:rsidRDefault="00F43CBB" w:rsidP="00A9759F">
            <w:pPr>
              <w:pStyle w:val="afa"/>
              <w:numPr>
                <w:ilvl w:val="0"/>
                <w:numId w:val="59"/>
              </w:numPr>
              <w:rPr>
                <w:bCs/>
                <w:iCs/>
              </w:rPr>
            </w:pPr>
            <w:r>
              <w:rPr>
                <w:bCs/>
                <w:iCs/>
              </w:rPr>
              <w:t>На этапе реализации необходимо определить схему согласования плана-графика воздействий на ПА с ПТО (на заказах ТОРО или вне системы)</w:t>
            </w:r>
          </w:p>
          <w:p w:rsidR="00F43CBB" w:rsidRPr="00A9759F" w:rsidRDefault="00F43CBB" w:rsidP="00A9759F">
            <w:pPr>
              <w:pStyle w:val="afa"/>
              <w:numPr>
                <w:ilvl w:val="0"/>
                <w:numId w:val="59"/>
              </w:numPr>
              <w:rPr>
                <w:bCs/>
                <w:iCs/>
              </w:rPr>
            </w:pPr>
            <w:r>
              <w:rPr>
                <w:bCs/>
                <w:iCs/>
              </w:rPr>
              <w:t>На этапе реализации н</w:t>
            </w:r>
            <w:r w:rsidRPr="00A9759F">
              <w:rPr>
                <w:bCs/>
                <w:iCs/>
              </w:rPr>
              <w:t>еобходимо определить критичное оборудование, влияющее на производственную деятельность для согласования ПТО.</w:t>
            </w:r>
          </w:p>
        </w:tc>
        <w:tc>
          <w:tcPr>
            <w:tcW w:w="680" w:type="pct"/>
            <w:shd w:val="clear" w:color="auto" w:fill="FFFFFF" w:themeFill="background1"/>
            <w:vAlign w:val="center"/>
          </w:tcPr>
          <w:p w:rsidR="00F43CBB" w:rsidRPr="00914AC2" w:rsidRDefault="00F43CBB" w:rsidP="00B153FA">
            <w:pPr>
              <w:ind w:firstLine="0"/>
              <w:rPr>
                <w:rFonts w:cs="Arial"/>
                <w:sz w:val="20"/>
                <w:szCs w:val="20"/>
                <w:lang w:eastAsia="ru-RU"/>
              </w:rPr>
            </w:pPr>
            <w:r w:rsidRPr="00914AC2">
              <w:rPr>
                <w:rFonts w:cs="Arial"/>
                <w:sz w:val="20"/>
                <w:szCs w:val="20"/>
                <w:lang w:eastAsia="ru-RU"/>
              </w:rPr>
              <w:t>Наговицын И.</w:t>
            </w:r>
          </w:p>
        </w:tc>
        <w:tc>
          <w:tcPr>
            <w:tcW w:w="874" w:type="pct"/>
            <w:shd w:val="clear" w:color="auto" w:fill="FFFFFF" w:themeFill="background1"/>
            <w:vAlign w:val="center"/>
          </w:tcPr>
          <w:p w:rsidR="00F43CBB" w:rsidRDefault="00F43CBB" w:rsidP="00B153FA">
            <w:pPr>
              <w:ind w:firstLine="0"/>
              <w:rPr>
                <w:rFonts w:cs="Arial"/>
                <w:sz w:val="20"/>
                <w:szCs w:val="20"/>
                <w:lang w:eastAsia="ru-RU"/>
              </w:rPr>
            </w:pPr>
            <w:r>
              <w:rPr>
                <w:rFonts w:cs="Arial"/>
                <w:sz w:val="20"/>
                <w:szCs w:val="20"/>
                <w:lang w:eastAsia="ru-RU"/>
              </w:rPr>
              <w:t>05.10.2018</w:t>
            </w:r>
          </w:p>
        </w:tc>
        <w:tc>
          <w:tcPr>
            <w:tcW w:w="630" w:type="pct"/>
            <w:shd w:val="clear" w:color="auto" w:fill="FFFFFF" w:themeFill="background1"/>
            <w:vAlign w:val="center"/>
          </w:tcPr>
          <w:p w:rsidR="00F43CBB" w:rsidRDefault="003262F8" w:rsidP="00B153FA">
            <w:pPr>
              <w:ind w:firstLine="0"/>
              <w:rPr>
                <w:rFonts w:cs="Arial"/>
                <w:sz w:val="20"/>
                <w:szCs w:val="20"/>
                <w:lang w:eastAsia="ru-RU"/>
              </w:rPr>
            </w:pPr>
            <w:r>
              <w:rPr>
                <w:rFonts w:cs="Arial"/>
                <w:sz w:val="20"/>
                <w:szCs w:val="20"/>
                <w:lang w:eastAsia="ru-RU"/>
              </w:rPr>
              <w:t>Закрыт</w:t>
            </w:r>
          </w:p>
        </w:tc>
      </w:tr>
      <w:tr w:rsidR="00F43CBB" w:rsidRPr="007008A3" w:rsidTr="00554843">
        <w:trPr>
          <w:trHeight w:val="397"/>
          <w:jc w:val="center"/>
        </w:trPr>
        <w:tc>
          <w:tcPr>
            <w:tcW w:w="487" w:type="pct"/>
            <w:shd w:val="clear" w:color="auto" w:fill="FFFFFF" w:themeFill="background1"/>
            <w:vAlign w:val="center"/>
          </w:tcPr>
          <w:p w:rsidR="00F43CBB" w:rsidRPr="00914AC2" w:rsidRDefault="00F43CBB" w:rsidP="00B153FA">
            <w:pPr>
              <w:ind w:firstLine="0"/>
              <w:rPr>
                <w:rFonts w:cs="Arial"/>
                <w:sz w:val="20"/>
                <w:szCs w:val="20"/>
                <w:lang w:eastAsia="ru-RU"/>
              </w:rPr>
            </w:pPr>
            <w:r>
              <w:rPr>
                <w:rFonts w:cs="Arial"/>
                <w:sz w:val="20"/>
                <w:szCs w:val="20"/>
                <w:lang w:eastAsia="ru-RU"/>
              </w:rPr>
              <w:t>1066</w:t>
            </w:r>
          </w:p>
        </w:tc>
        <w:tc>
          <w:tcPr>
            <w:tcW w:w="534" w:type="pct"/>
            <w:shd w:val="clear" w:color="auto" w:fill="FFFFFF" w:themeFill="background1"/>
            <w:vAlign w:val="center"/>
          </w:tcPr>
          <w:p w:rsidR="00F43CBB" w:rsidRDefault="00F43CBB" w:rsidP="00B153FA">
            <w:pPr>
              <w:ind w:firstLine="0"/>
              <w:rPr>
                <w:rFonts w:cs="Arial"/>
                <w:sz w:val="20"/>
                <w:szCs w:val="20"/>
                <w:lang w:eastAsia="ru-RU"/>
              </w:rPr>
            </w:pPr>
            <w:r>
              <w:rPr>
                <w:rFonts w:cs="Arial"/>
                <w:sz w:val="20"/>
                <w:szCs w:val="20"/>
                <w:lang w:eastAsia="ru-RU"/>
              </w:rPr>
              <w:t>Работа с АТЗ</w:t>
            </w:r>
          </w:p>
        </w:tc>
        <w:tc>
          <w:tcPr>
            <w:tcW w:w="1795" w:type="pct"/>
            <w:shd w:val="clear" w:color="auto" w:fill="FFFFFF" w:themeFill="background1"/>
            <w:vAlign w:val="center"/>
          </w:tcPr>
          <w:p w:rsidR="00F43CBB" w:rsidRDefault="00F43CBB" w:rsidP="00EB7795">
            <w:pPr>
              <w:ind w:firstLine="0"/>
              <w:rPr>
                <w:bCs/>
                <w:iCs/>
              </w:rPr>
            </w:pPr>
            <w:r>
              <w:rPr>
                <w:bCs/>
                <w:iCs/>
              </w:rPr>
              <w:t>Необходимо чёткое разграничение ответственности за формирование факта бюджета и закупки АТЗ.</w:t>
            </w:r>
          </w:p>
        </w:tc>
        <w:tc>
          <w:tcPr>
            <w:tcW w:w="680" w:type="pct"/>
            <w:shd w:val="clear" w:color="auto" w:fill="FFFFFF" w:themeFill="background1"/>
            <w:vAlign w:val="center"/>
          </w:tcPr>
          <w:p w:rsidR="00F43CBB" w:rsidRPr="00914AC2" w:rsidRDefault="00F43CBB" w:rsidP="00B153FA">
            <w:pPr>
              <w:ind w:firstLine="0"/>
              <w:rPr>
                <w:rFonts w:cs="Arial"/>
                <w:sz w:val="20"/>
                <w:szCs w:val="20"/>
                <w:lang w:eastAsia="ru-RU"/>
              </w:rPr>
            </w:pPr>
            <w:r>
              <w:rPr>
                <w:rFonts w:cs="Arial"/>
                <w:sz w:val="20"/>
                <w:szCs w:val="20"/>
                <w:lang w:eastAsia="ru-RU"/>
              </w:rPr>
              <w:t xml:space="preserve">Мытник Ю.В, </w:t>
            </w:r>
            <w:r w:rsidRPr="00914AC2">
              <w:rPr>
                <w:rFonts w:cs="Arial"/>
                <w:sz w:val="20"/>
                <w:szCs w:val="20"/>
                <w:lang w:eastAsia="ru-RU"/>
              </w:rPr>
              <w:t>Наговицын И.</w:t>
            </w:r>
            <w:r>
              <w:rPr>
                <w:rFonts w:cs="Arial"/>
                <w:sz w:val="20"/>
                <w:szCs w:val="20"/>
                <w:lang w:eastAsia="ru-RU"/>
              </w:rPr>
              <w:t>В.</w:t>
            </w:r>
          </w:p>
        </w:tc>
        <w:tc>
          <w:tcPr>
            <w:tcW w:w="874" w:type="pct"/>
            <w:shd w:val="clear" w:color="auto" w:fill="FFFFFF" w:themeFill="background1"/>
            <w:vAlign w:val="center"/>
          </w:tcPr>
          <w:p w:rsidR="00F43CBB" w:rsidRDefault="00F43CBB" w:rsidP="00B153FA">
            <w:pPr>
              <w:ind w:firstLine="0"/>
              <w:rPr>
                <w:rFonts w:cs="Arial"/>
                <w:sz w:val="20"/>
                <w:szCs w:val="20"/>
                <w:lang w:eastAsia="ru-RU"/>
              </w:rPr>
            </w:pPr>
            <w:r>
              <w:rPr>
                <w:rFonts w:cs="Arial"/>
                <w:sz w:val="20"/>
                <w:szCs w:val="20"/>
                <w:lang w:eastAsia="ru-RU"/>
              </w:rPr>
              <w:t>05.10.2018</w:t>
            </w:r>
          </w:p>
        </w:tc>
        <w:tc>
          <w:tcPr>
            <w:tcW w:w="630" w:type="pct"/>
            <w:shd w:val="clear" w:color="auto" w:fill="FFFFFF" w:themeFill="background1"/>
          </w:tcPr>
          <w:p w:rsidR="00F43CBB" w:rsidRPr="00A17EC6" w:rsidRDefault="00A17EC6" w:rsidP="00B153FA">
            <w:pPr>
              <w:ind w:firstLine="0"/>
              <w:rPr>
                <w:rFonts w:cs="Arial"/>
                <w:sz w:val="20"/>
                <w:szCs w:val="20"/>
                <w:lang w:eastAsia="ru-RU"/>
              </w:rPr>
            </w:pPr>
            <w:r>
              <w:rPr>
                <w:rFonts w:cs="Arial"/>
                <w:sz w:val="20"/>
                <w:szCs w:val="20"/>
                <w:lang w:eastAsia="ru-RU"/>
              </w:rPr>
              <w:t>Закрыт</w:t>
            </w:r>
          </w:p>
        </w:tc>
      </w:tr>
      <w:bookmarkEnd w:id="0"/>
      <w:bookmarkEnd w:id="1"/>
      <w:bookmarkEnd w:id="2"/>
      <w:bookmarkEnd w:id="3"/>
      <w:bookmarkEnd w:id="65"/>
      <w:bookmarkEnd w:id="68"/>
    </w:tbl>
    <w:p w:rsidR="00F2306E" w:rsidRDefault="00F2306E" w:rsidP="00F2306E">
      <w:pPr>
        <w:pStyle w:val="1"/>
        <w:numPr>
          <w:ilvl w:val="0"/>
          <w:numId w:val="0"/>
        </w:numPr>
        <w:ind w:left="431"/>
        <w:rPr>
          <w:rFonts w:eastAsia="Calibri"/>
        </w:rPr>
        <w:sectPr w:rsidR="00F2306E" w:rsidSect="00554843">
          <w:pgSz w:w="16840" w:h="11907" w:orient="landscape" w:code="9"/>
          <w:pgMar w:top="1134" w:right="1134" w:bottom="567" w:left="1134" w:header="737" w:footer="680" w:gutter="0"/>
          <w:cols w:space="708"/>
          <w:docGrid w:linePitch="360"/>
        </w:sectPr>
      </w:pPr>
    </w:p>
    <w:p w:rsidR="00FB3F4C" w:rsidRPr="007008A3" w:rsidRDefault="00FB3F4C" w:rsidP="009E7971">
      <w:pPr>
        <w:pStyle w:val="1"/>
        <w:rPr>
          <w:rFonts w:eastAsia="Calibri"/>
        </w:rPr>
      </w:pPr>
      <w:bookmarkStart w:id="1340" w:name="_Toc65846442"/>
      <w:r w:rsidRPr="007008A3">
        <w:rPr>
          <w:rFonts w:eastAsia="Calibri"/>
        </w:rPr>
        <w:t>Приложения</w:t>
      </w:r>
      <w:bookmarkEnd w:id="1340"/>
    </w:p>
    <w:p w:rsidR="00FB3F4C" w:rsidRPr="007008A3" w:rsidRDefault="00386C3A" w:rsidP="00013D76">
      <w:pPr>
        <w:pStyle w:val="22"/>
        <w:keepNext/>
        <w:keepLines/>
        <w:numPr>
          <w:ilvl w:val="1"/>
          <w:numId w:val="8"/>
        </w:numPr>
        <w:spacing w:before="160" w:after="120" w:line="276" w:lineRule="auto"/>
        <w:rPr>
          <w:rFonts w:eastAsiaTheme="majorEastAsia" w:cs="Arial"/>
          <w:bCs w:val="0"/>
          <w:iCs w:val="0"/>
          <w:szCs w:val="26"/>
        </w:rPr>
      </w:pPr>
      <w:bookmarkStart w:id="1341" w:name="_Toc65846443"/>
      <w:r w:rsidRPr="007008A3">
        <w:rPr>
          <w:rFonts w:eastAsiaTheme="majorEastAsia" w:cs="Arial"/>
          <w:bCs w:val="0"/>
          <w:iCs w:val="0"/>
          <w:szCs w:val="26"/>
        </w:rPr>
        <w:t xml:space="preserve">Приложение </w:t>
      </w:r>
      <w:r w:rsidR="00D51D39" w:rsidRPr="007008A3">
        <w:rPr>
          <w:rFonts w:eastAsiaTheme="majorEastAsia" w:cs="Arial"/>
          <w:bCs w:val="0"/>
          <w:iCs w:val="0"/>
          <w:szCs w:val="26"/>
        </w:rPr>
        <w:t xml:space="preserve">№ </w:t>
      </w:r>
      <w:r w:rsidRPr="007008A3">
        <w:rPr>
          <w:rFonts w:eastAsiaTheme="majorEastAsia" w:cs="Arial"/>
          <w:bCs w:val="0"/>
          <w:iCs w:val="0"/>
          <w:szCs w:val="26"/>
        </w:rPr>
        <w:t>1.</w:t>
      </w:r>
      <w:r w:rsidR="005915D4">
        <w:rPr>
          <w:rFonts w:eastAsiaTheme="majorEastAsia" w:cs="Arial"/>
          <w:bCs w:val="0"/>
          <w:iCs w:val="0"/>
          <w:szCs w:val="26"/>
        </w:rPr>
        <w:t xml:space="preserve"> </w:t>
      </w:r>
      <w:r w:rsidR="00952581" w:rsidRPr="007008A3">
        <w:rPr>
          <w:rFonts w:eastAsiaTheme="majorEastAsia" w:cs="Arial"/>
          <w:bCs w:val="0"/>
          <w:iCs w:val="0"/>
          <w:szCs w:val="26"/>
        </w:rPr>
        <w:t>Модели</w:t>
      </w:r>
      <w:r w:rsidRPr="007008A3">
        <w:rPr>
          <w:rFonts w:eastAsiaTheme="majorEastAsia" w:cs="Arial"/>
          <w:bCs w:val="0"/>
          <w:iCs w:val="0"/>
          <w:szCs w:val="26"/>
        </w:rPr>
        <w:t xml:space="preserve"> бизнес-процесс</w:t>
      </w:r>
      <w:r w:rsidR="00952581" w:rsidRPr="007008A3">
        <w:rPr>
          <w:rFonts w:eastAsiaTheme="majorEastAsia" w:cs="Arial"/>
          <w:bCs w:val="0"/>
          <w:iCs w:val="0"/>
          <w:szCs w:val="26"/>
        </w:rPr>
        <w:t>ов</w:t>
      </w:r>
      <w:bookmarkEnd w:id="1341"/>
    </w:p>
    <w:bookmarkStart w:id="1342" w:name="_MON_1657383279"/>
    <w:bookmarkEnd w:id="1342"/>
    <w:p w:rsidR="003B5E9D" w:rsidRPr="007008A3" w:rsidRDefault="00DF524C" w:rsidP="00B153FA">
      <w:pPr>
        <w:ind w:firstLine="576"/>
        <w:rPr>
          <w:rFonts w:eastAsiaTheme="majorEastAsia" w:cs="Arial"/>
        </w:rPr>
      </w:pPr>
      <w:r>
        <w:object w:dxaOrig="2069" w:dyaOrig="1339" w14:anchorId="535758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1pt;height:66.8pt" o:ole="">
            <v:imagedata r:id="rId24" o:title=""/>
          </v:shape>
          <o:OLEObject Type="Embed" ProgID="Word.Document.8" ShapeID="_x0000_i1025" DrawAspect="Icon" ObjectID="_1714897246" r:id="rId25">
            <o:FieldCodes>\s</o:FieldCodes>
          </o:OLEObject>
        </w:object>
      </w:r>
      <w:bookmarkStart w:id="1343" w:name="_MON_1676361307"/>
      <w:bookmarkEnd w:id="1343"/>
      <w:r>
        <w:object w:dxaOrig="1376" w:dyaOrig="899" w14:anchorId="16AFDC0A">
          <v:shape id="_x0000_i1026" type="#_x0000_t75" style="width:69.1pt;height:44.95pt" o:ole="">
            <v:imagedata r:id="rId26" o:title=""/>
          </v:shape>
          <o:OLEObject Type="Embed" ProgID="Word.Document.8" ShapeID="_x0000_i1026" DrawAspect="Icon" ObjectID="_1714897247" r:id="rId27">
            <o:FieldCodes>\s</o:FieldCodes>
          </o:OLEObject>
        </w:object>
      </w:r>
    </w:p>
    <w:p w:rsidR="00386C3A" w:rsidRPr="007008A3" w:rsidRDefault="00386C3A" w:rsidP="00013D76">
      <w:pPr>
        <w:pStyle w:val="22"/>
        <w:keepNext/>
        <w:keepLines/>
        <w:numPr>
          <w:ilvl w:val="1"/>
          <w:numId w:val="8"/>
        </w:numPr>
        <w:spacing w:before="160" w:after="120" w:line="276" w:lineRule="auto"/>
        <w:rPr>
          <w:rFonts w:eastAsiaTheme="majorEastAsia" w:cs="Arial"/>
          <w:bCs w:val="0"/>
          <w:iCs w:val="0"/>
          <w:szCs w:val="26"/>
        </w:rPr>
      </w:pPr>
      <w:bookmarkStart w:id="1344" w:name="_Toc65846444"/>
      <w:r w:rsidRPr="007008A3">
        <w:rPr>
          <w:rFonts w:eastAsiaTheme="majorEastAsia" w:cs="Arial"/>
          <w:bCs w:val="0"/>
          <w:iCs w:val="0"/>
          <w:szCs w:val="26"/>
        </w:rPr>
        <w:t xml:space="preserve">Приложение </w:t>
      </w:r>
      <w:r w:rsidR="00D51D39" w:rsidRPr="007008A3">
        <w:rPr>
          <w:rFonts w:eastAsiaTheme="majorEastAsia" w:cs="Arial"/>
          <w:bCs w:val="0"/>
          <w:iCs w:val="0"/>
          <w:szCs w:val="26"/>
        </w:rPr>
        <w:t xml:space="preserve">№ </w:t>
      </w:r>
      <w:r w:rsidRPr="007008A3">
        <w:rPr>
          <w:rFonts w:eastAsiaTheme="majorEastAsia" w:cs="Arial"/>
          <w:bCs w:val="0"/>
          <w:iCs w:val="0"/>
          <w:szCs w:val="26"/>
        </w:rPr>
        <w:t xml:space="preserve">2. </w:t>
      </w:r>
      <w:r w:rsidR="00D45D95" w:rsidRPr="007008A3">
        <w:rPr>
          <w:rFonts w:eastAsiaTheme="majorEastAsia" w:cs="Arial"/>
          <w:bCs w:val="0"/>
          <w:iCs w:val="0"/>
          <w:szCs w:val="26"/>
        </w:rPr>
        <w:t>Р</w:t>
      </w:r>
      <w:r w:rsidR="00363CBE" w:rsidRPr="007008A3">
        <w:rPr>
          <w:rFonts w:eastAsiaTheme="majorEastAsia" w:cs="Arial"/>
          <w:bCs w:val="0"/>
          <w:iCs w:val="0"/>
          <w:szCs w:val="26"/>
        </w:rPr>
        <w:t>еестр бизнес-требований</w:t>
      </w:r>
      <w:bookmarkEnd w:id="1344"/>
    </w:p>
    <w:bookmarkStart w:id="1345" w:name="_MON_1709650416"/>
    <w:bookmarkEnd w:id="1345"/>
    <w:p w:rsidR="003B5E9D" w:rsidRPr="007008A3" w:rsidRDefault="00AA0BF6" w:rsidP="00600A5A">
      <w:pPr>
        <w:ind w:firstLine="576"/>
        <w:rPr>
          <w:rFonts w:eastAsiaTheme="majorEastAsia" w:cs="Arial"/>
        </w:rPr>
      </w:pPr>
      <w:del w:id="1346" w:author="Киселев Юрий Валерьевич" w:date="2022-03-24T18:39:00Z">
        <w:r w:rsidDel="006B5F98">
          <w:rPr>
            <w:rFonts w:eastAsiaTheme="majorEastAsia" w:cs="Arial"/>
          </w:rPr>
          <w:object w:dxaOrig="1376" w:dyaOrig="899" w14:anchorId="05002518">
            <v:shape id="_x0000_i1027" type="#_x0000_t75" style="width:69.7pt;height:44.35pt" o:ole="">
              <v:imagedata r:id="rId28" o:title=""/>
            </v:shape>
            <o:OLEObject Type="Embed" ProgID="Excel.Sheet.12" ShapeID="_x0000_i1027" DrawAspect="Icon" ObjectID="_1714897248" r:id="rId29"/>
          </w:object>
        </w:r>
      </w:del>
      <w:ins w:id="1347" w:author="Киселев Юрий Валерьевич" w:date="2022-03-24T18:39:00Z">
        <w:r w:rsidR="002B4DAC">
          <w:rPr>
            <w:rFonts w:eastAsiaTheme="majorEastAsia" w:cs="Arial"/>
          </w:rPr>
          <w:object w:dxaOrig="1516" w:dyaOrig="986" w14:anchorId="15BF562F">
            <v:shape id="_x0000_i1028" type="#_x0000_t75" style="width:74.3pt;height:49.55pt" o:ole="">
              <v:imagedata r:id="rId30" o:title=""/>
            </v:shape>
            <o:OLEObject Type="Embed" ProgID="Excel.Sheet.12" ShapeID="_x0000_i1028" DrawAspect="Icon" ObjectID="_1714897249" r:id="rId31"/>
          </w:object>
        </w:r>
      </w:ins>
    </w:p>
    <w:p w:rsidR="00363CBE" w:rsidRPr="007008A3" w:rsidRDefault="00363CBE" w:rsidP="00363CBE">
      <w:pPr>
        <w:pStyle w:val="22"/>
        <w:keepNext/>
        <w:keepLines/>
        <w:numPr>
          <w:ilvl w:val="1"/>
          <w:numId w:val="8"/>
        </w:numPr>
        <w:spacing w:before="160" w:after="120" w:line="276" w:lineRule="auto"/>
        <w:rPr>
          <w:rFonts w:eastAsiaTheme="majorEastAsia" w:cs="Arial"/>
          <w:bCs w:val="0"/>
          <w:iCs w:val="0"/>
          <w:szCs w:val="26"/>
        </w:rPr>
      </w:pPr>
      <w:bookmarkStart w:id="1348" w:name="_Toc65846445"/>
      <w:r w:rsidRPr="007008A3">
        <w:rPr>
          <w:rFonts w:eastAsiaTheme="majorEastAsia" w:cs="Arial"/>
          <w:bCs w:val="0"/>
          <w:iCs w:val="0"/>
          <w:szCs w:val="26"/>
        </w:rPr>
        <w:t xml:space="preserve">Приложение № 3. </w:t>
      </w:r>
      <w:r w:rsidR="00D45D95" w:rsidRPr="007008A3">
        <w:rPr>
          <w:rFonts w:eastAsiaTheme="majorEastAsia" w:cs="Arial"/>
          <w:bCs w:val="0"/>
          <w:iCs w:val="0"/>
          <w:szCs w:val="26"/>
        </w:rPr>
        <w:t>Описание шагов бизнес-процессов</w:t>
      </w:r>
      <w:bookmarkEnd w:id="1348"/>
    </w:p>
    <w:bookmarkStart w:id="1349" w:name="_MON_1648543638"/>
    <w:bookmarkEnd w:id="1349"/>
    <w:p w:rsidR="00D45D95" w:rsidRPr="004309E2" w:rsidRDefault="00FD523D" w:rsidP="00CC4E4B">
      <w:pPr>
        <w:ind w:firstLine="576"/>
        <w:rPr>
          <w:rFonts w:eastAsiaTheme="majorEastAsia" w:cs="Arial"/>
        </w:rPr>
      </w:pPr>
      <w:r>
        <w:rPr>
          <w:rFonts w:eastAsiaTheme="majorEastAsia" w:cs="Arial"/>
        </w:rPr>
        <w:object w:dxaOrig="1376" w:dyaOrig="899" w14:anchorId="42CC1C6E">
          <v:shape id="_x0000_i1029" type="#_x0000_t75" style="width:69.7pt;height:44.35pt" o:ole="">
            <v:imagedata r:id="rId32" o:title=""/>
          </v:shape>
          <o:OLEObject Type="Embed" ProgID="Excel.Sheet.12" ShapeID="_x0000_i1029" DrawAspect="Icon" ObjectID="_1714897250" r:id="rId33"/>
        </w:object>
      </w:r>
    </w:p>
    <w:p w:rsidR="00363CBE" w:rsidRPr="007008A3" w:rsidRDefault="00363CBE" w:rsidP="00363CBE">
      <w:pPr>
        <w:pStyle w:val="22"/>
        <w:keepNext/>
        <w:keepLines/>
        <w:numPr>
          <w:ilvl w:val="1"/>
          <w:numId w:val="8"/>
        </w:numPr>
        <w:spacing w:before="160" w:after="120" w:line="276" w:lineRule="auto"/>
        <w:rPr>
          <w:rFonts w:eastAsiaTheme="majorEastAsia" w:cs="Arial"/>
          <w:bCs w:val="0"/>
          <w:iCs w:val="0"/>
          <w:szCs w:val="26"/>
        </w:rPr>
      </w:pPr>
      <w:bookmarkStart w:id="1350" w:name="_Toc65846446"/>
      <w:r w:rsidRPr="007008A3">
        <w:rPr>
          <w:rFonts w:eastAsiaTheme="majorEastAsia" w:cs="Arial"/>
          <w:bCs w:val="0"/>
          <w:iCs w:val="0"/>
          <w:szCs w:val="26"/>
        </w:rPr>
        <w:t xml:space="preserve">Приложение № 4. </w:t>
      </w:r>
      <w:r w:rsidR="00D45D95" w:rsidRPr="007008A3">
        <w:rPr>
          <w:rFonts w:eastAsiaTheme="majorEastAsia" w:cs="Arial"/>
          <w:bCs w:val="0"/>
          <w:iCs w:val="0"/>
          <w:szCs w:val="26"/>
        </w:rPr>
        <w:t>П</w:t>
      </w:r>
      <w:r w:rsidRPr="007008A3">
        <w:rPr>
          <w:rFonts w:eastAsiaTheme="majorEastAsia" w:cs="Arial"/>
          <w:bCs w:val="0"/>
          <w:iCs w:val="0"/>
          <w:szCs w:val="26"/>
        </w:rPr>
        <w:t>рочее</w:t>
      </w:r>
      <w:bookmarkEnd w:id="1350"/>
    </w:p>
    <w:p w:rsidR="00363CBE" w:rsidRPr="007008A3" w:rsidRDefault="00363CBE" w:rsidP="003B5E9D">
      <w:pPr>
        <w:rPr>
          <w:rFonts w:eastAsiaTheme="majorEastAsia" w:cs="Arial"/>
        </w:rPr>
      </w:pPr>
    </w:p>
    <w:p w:rsidR="00363CBE" w:rsidRPr="007008A3" w:rsidRDefault="00363CBE" w:rsidP="003B5E9D">
      <w:pPr>
        <w:rPr>
          <w:rFonts w:eastAsiaTheme="majorEastAsia" w:cs="Arial"/>
        </w:rPr>
      </w:pPr>
    </w:p>
    <w:p w:rsidR="00F662E9" w:rsidRPr="007008A3" w:rsidRDefault="00F662E9" w:rsidP="00013D76">
      <w:pPr>
        <w:pStyle w:val="22"/>
        <w:keepNext/>
        <w:keepLines/>
        <w:numPr>
          <w:ilvl w:val="1"/>
          <w:numId w:val="8"/>
        </w:numPr>
        <w:spacing w:before="160" w:after="120" w:line="276" w:lineRule="auto"/>
        <w:rPr>
          <w:rFonts w:eastAsiaTheme="majorEastAsia" w:cs="Arial"/>
          <w:bCs w:val="0"/>
          <w:iCs w:val="0"/>
          <w:szCs w:val="26"/>
        </w:rPr>
      </w:pPr>
      <w:bookmarkStart w:id="1351" w:name="_Toc65846447"/>
      <w:r w:rsidRPr="007008A3">
        <w:rPr>
          <w:rFonts w:eastAsiaTheme="majorEastAsia" w:cs="Arial"/>
          <w:bCs w:val="0"/>
          <w:iCs w:val="0"/>
          <w:szCs w:val="26"/>
        </w:rPr>
        <w:t xml:space="preserve">Приложение </w:t>
      </w:r>
      <w:r w:rsidR="00D51D39" w:rsidRPr="007008A3">
        <w:rPr>
          <w:rFonts w:eastAsiaTheme="majorEastAsia" w:cs="Arial"/>
          <w:bCs w:val="0"/>
          <w:iCs w:val="0"/>
          <w:szCs w:val="26"/>
        </w:rPr>
        <w:t xml:space="preserve">№ </w:t>
      </w:r>
      <w:r w:rsidR="00611D04" w:rsidRPr="007008A3">
        <w:rPr>
          <w:rFonts w:eastAsiaTheme="majorEastAsia" w:cs="Arial"/>
          <w:bCs w:val="0"/>
          <w:iCs w:val="0"/>
          <w:szCs w:val="26"/>
        </w:rPr>
        <w:t>РП1-6</w:t>
      </w:r>
      <w:r w:rsidRPr="007008A3">
        <w:rPr>
          <w:rFonts w:eastAsiaTheme="majorEastAsia" w:cs="Arial"/>
          <w:bCs w:val="0"/>
          <w:iCs w:val="0"/>
          <w:szCs w:val="26"/>
        </w:rPr>
        <w:t>: Роли и полномочия</w:t>
      </w:r>
      <w:bookmarkEnd w:id="1351"/>
    </w:p>
    <w:bookmarkStart w:id="1352" w:name="_MON_1709708044"/>
    <w:bookmarkEnd w:id="1352"/>
    <w:p w:rsidR="00F662E9" w:rsidRDefault="004A405F" w:rsidP="009721BA">
      <w:pPr>
        <w:pStyle w:val="1KD-Normal"/>
        <w:ind w:firstLine="0"/>
        <w:rPr>
          <w:ins w:id="1353" w:author="Дёмин Александр Александрович" w:date="2022-04-12T16:58:00Z"/>
          <w:rFonts w:eastAsiaTheme="majorEastAsia" w:cs="Arial"/>
          <w:bCs/>
          <w:iCs/>
          <w:szCs w:val="26"/>
        </w:rPr>
      </w:pPr>
      <w:r>
        <w:rPr>
          <w:rFonts w:eastAsiaTheme="majorEastAsia" w:cs="Arial"/>
          <w:bCs/>
          <w:iCs/>
          <w:szCs w:val="26"/>
        </w:rPr>
        <w:object w:dxaOrig="1041" w:dyaOrig="674" w14:anchorId="7B93B5E0">
          <v:shape id="_x0000_i1030" type="#_x0000_t75" style="width:53pt;height:34pt" o:ole="">
            <v:imagedata r:id="rId34" o:title=""/>
          </v:shape>
          <o:OLEObject Type="Embed" ProgID="Excel.Sheet.12" ShapeID="_x0000_i1030" DrawAspect="Icon" ObjectID="_1714897251" r:id="rId35"/>
        </w:object>
      </w:r>
    </w:p>
    <w:p w:rsidR="00157DC6" w:rsidRPr="00B502CF" w:rsidRDefault="00157DC6" w:rsidP="00157DC6">
      <w:pPr>
        <w:pStyle w:val="22"/>
        <w:keepNext/>
        <w:keepLines/>
        <w:numPr>
          <w:ilvl w:val="1"/>
          <w:numId w:val="8"/>
        </w:numPr>
        <w:tabs>
          <w:tab w:val="clear" w:pos="567"/>
        </w:tabs>
        <w:spacing w:before="160" w:after="120" w:line="276" w:lineRule="auto"/>
        <w:ind w:left="576"/>
        <w:rPr>
          <w:ins w:id="1354" w:author="Дёмин Александр Александрович" w:date="2022-04-12T16:58:00Z"/>
          <w:rFonts w:eastAsiaTheme="majorEastAsia" w:cstheme="majorBidi"/>
          <w:bCs w:val="0"/>
          <w:iCs w:val="0"/>
          <w:szCs w:val="26"/>
        </w:rPr>
      </w:pPr>
      <w:bookmarkStart w:id="1355" w:name="_Приложение_№_РИК1:"/>
      <w:bookmarkStart w:id="1356" w:name="_Toc521667674"/>
      <w:bookmarkStart w:id="1357" w:name="_Toc521685923"/>
      <w:bookmarkStart w:id="1358" w:name="_Toc67659661"/>
      <w:bookmarkEnd w:id="1355"/>
      <w:ins w:id="1359" w:author="Дёмин Александр Александрович" w:date="2022-04-12T16:58:00Z">
        <w:r w:rsidRPr="00B502CF">
          <w:rPr>
            <w:rFonts w:eastAsiaTheme="majorEastAsia" w:cstheme="majorBidi"/>
            <w:bCs w:val="0"/>
            <w:iCs w:val="0"/>
            <w:szCs w:val="26"/>
          </w:rPr>
          <w:t xml:space="preserve">Приложение № </w:t>
        </w:r>
        <w:r>
          <w:rPr>
            <w:rFonts w:eastAsiaTheme="majorEastAsia" w:cstheme="majorBidi"/>
            <w:bCs w:val="0"/>
            <w:iCs w:val="0"/>
            <w:szCs w:val="26"/>
          </w:rPr>
          <w:t>РИК1</w:t>
        </w:r>
        <w:r w:rsidRPr="00B502CF">
          <w:rPr>
            <w:rFonts w:eastAsiaTheme="majorEastAsia" w:cstheme="majorBidi"/>
            <w:bCs w:val="0"/>
            <w:iCs w:val="0"/>
            <w:szCs w:val="26"/>
          </w:rPr>
          <w:t xml:space="preserve">: </w:t>
        </w:r>
        <w:bookmarkEnd w:id="1356"/>
        <w:bookmarkEnd w:id="1357"/>
        <w:bookmarkEnd w:id="1358"/>
        <w:r>
          <w:rPr>
            <w:rFonts w:eastAsiaTheme="majorEastAsia" w:cstheme="majorBidi"/>
            <w:bCs w:val="0"/>
            <w:iCs w:val="0"/>
            <w:szCs w:val="26"/>
          </w:rPr>
          <w:t>МАТРИЦА РИСКОВ И КОНТРОЛЬНЫХ ПРОЦЕДУР</w:t>
        </w:r>
      </w:ins>
    </w:p>
    <w:p w:rsidR="00157DC6" w:rsidRDefault="00157DC6" w:rsidP="00157DC6">
      <w:pPr>
        <w:rPr>
          <w:ins w:id="1360" w:author="Дёмин Александр Александрович" w:date="2022-04-12T16:58:00Z"/>
        </w:rPr>
      </w:pPr>
      <w:ins w:id="1361" w:author="Дёмин Александр Александрович" w:date="2022-04-12T16:58:00Z">
        <w:r>
          <w:object w:dxaOrig="1538" w:dyaOrig="994" w14:anchorId="176F83D7">
            <v:shape id="_x0000_i1031" type="#_x0000_t75" style="width:77.75pt;height:50.1pt" o:ole="">
              <v:imagedata r:id="rId36" o:title=""/>
            </v:shape>
            <o:OLEObject Type="Embed" ProgID="Excel.Sheet.12" ShapeID="_x0000_i1031" DrawAspect="Icon" ObjectID="_1714897252" r:id="rId37"/>
          </w:object>
        </w:r>
      </w:ins>
    </w:p>
    <w:p w:rsidR="00157DC6" w:rsidRDefault="00157DC6" w:rsidP="00157DC6">
      <w:pPr>
        <w:rPr>
          <w:ins w:id="1362" w:author="Дёмин Александр Александрович" w:date="2022-04-12T16:58:00Z"/>
        </w:rPr>
      </w:pPr>
    </w:p>
    <w:p w:rsidR="00157DC6" w:rsidRPr="00B502CF" w:rsidRDefault="00157DC6" w:rsidP="00157DC6">
      <w:pPr>
        <w:pStyle w:val="22"/>
        <w:keepNext/>
        <w:keepLines/>
        <w:numPr>
          <w:ilvl w:val="1"/>
          <w:numId w:val="8"/>
        </w:numPr>
        <w:tabs>
          <w:tab w:val="clear" w:pos="567"/>
        </w:tabs>
        <w:spacing w:before="160" w:after="120" w:line="276" w:lineRule="auto"/>
        <w:ind w:left="576"/>
        <w:rPr>
          <w:ins w:id="1363" w:author="Дёмин Александр Александрович" w:date="2022-04-12T16:58:00Z"/>
          <w:rFonts w:eastAsiaTheme="majorEastAsia" w:cstheme="majorBidi"/>
          <w:bCs w:val="0"/>
          <w:iCs w:val="0"/>
          <w:szCs w:val="26"/>
        </w:rPr>
      </w:pPr>
      <w:bookmarkStart w:id="1364" w:name="_Приложение_№_кп1:"/>
      <w:bookmarkEnd w:id="1364"/>
      <w:ins w:id="1365" w:author="Дёмин Александр Александрович" w:date="2022-04-12T16:58:00Z">
        <w:r w:rsidRPr="00B502CF">
          <w:rPr>
            <w:rFonts w:eastAsiaTheme="majorEastAsia" w:cstheme="majorBidi"/>
            <w:bCs w:val="0"/>
            <w:iCs w:val="0"/>
            <w:szCs w:val="26"/>
          </w:rPr>
          <w:t xml:space="preserve">Приложение № </w:t>
        </w:r>
      </w:ins>
      <w:ins w:id="1366" w:author="Дёмин Александр Александрович" w:date="2022-04-13T10:15:00Z">
        <w:r w:rsidR="00936837">
          <w:rPr>
            <w:rFonts w:eastAsiaTheme="majorEastAsia" w:cstheme="majorBidi"/>
            <w:bCs w:val="0"/>
            <w:iCs w:val="0"/>
            <w:szCs w:val="26"/>
          </w:rPr>
          <w:t>КП</w:t>
        </w:r>
      </w:ins>
      <w:ins w:id="1367" w:author="Дёмин Александр Александрович" w:date="2022-04-12T16:58:00Z">
        <w:r>
          <w:rPr>
            <w:rFonts w:eastAsiaTheme="majorEastAsia" w:cstheme="majorBidi"/>
            <w:bCs w:val="0"/>
            <w:iCs w:val="0"/>
            <w:szCs w:val="26"/>
          </w:rPr>
          <w:t>1</w:t>
        </w:r>
        <w:r w:rsidRPr="00B502CF">
          <w:rPr>
            <w:rFonts w:eastAsiaTheme="majorEastAsia" w:cstheme="majorBidi"/>
            <w:bCs w:val="0"/>
            <w:iCs w:val="0"/>
            <w:szCs w:val="26"/>
          </w:rPr>
          <w:t xml:space="preserve">: </w:t>
        </w:r>
        <w:r>
          <w:rPr>
            <w:rFonts w:eastAsiaTheme="majorEastAsia" w:cstheme="majorBidi"/>
            <w:bCs w:val="0"/>
            <w:iCs w:val="0"/>
            <w:szCs w:val="26"/>
          </w:rPr>
          <w:t>МАТРИЦА КОНФЛИКТОВ ПОЛНОМОЧИЙ</w:t>
        </w:r>
      </w:ins>
    </w:p>
    <w:p w:rsidR="00157DC6" w:rsidRDefault="00157DC6" w:rsidP="00157DC6">
      <w:pPr>
        <w:rPr>
          <w:ins w:id="1368" w:author="Дёмин Александр Александрович" w:date="2022-04-12T16:58:00Z"/>
          <w:rFonts w:eastAsia="Calibri" w:cs="Arial"/>
        </w:rPr>
      </w:pPr>
    </w:p>
    <w:bookmarkStart w:id="1369" w:name="_Toc521667675"/>
    <w:bookmarkStart w:id="1370" w:name="_Toc521685924"/>
    <w:bookmarkStart w:id="1371" w:name="_Toc67659662"/>
    <w:p w:rsidR="00157DC6" w:rsidRPr="00F94454" w:rsidRDefault="00157DC6" w:rsidP="00157DC6">
      <w:pPr>
        <w:rPr>
          <w:ins w:id="1372" w:author="Дёмин Александр Александрович" w:date="2022-04-12T16:58:00Z"/>
          <w:rFonts w:eastAsia="Calibri" w:cs="Arial"/>
        </w:rPr>
      </w:pPr>
      <w:ins w:id="1373" w:author="Дёмин Александр Александрович" w:date="2022-04-12T16:58:00Z">
        <w:r>
          <w:rPr>
            <w:rFonts w:eastAsiaTheme="majorEastAsia" w:cstheme="majorBidi"/>
            <w:b/>
            <w:caps/>
            <w:szCs w:val="26"/>
          </w:rPr>
          <w:object w:dxaOrig="1538" w:dyaOrig="994" w14:anchorId="2C2191A5">
            <v:shape id="_x0000_i1032" type="#_x0000_t75" style="width:77.75pt;height:50.1pt" o:ole="">
              <v:imagedata r:id="rId38" o:title=""/>
            </v:shape>
            <o:OLEObject Type="Embed" ProgID="Excel.Sheet.12" ShapeID="_x0000_i1032" DrawAspect="Icon" ObjectID="_1714897253" r:id="rId39"/>
          </w:object>
        </w:r>
      </w:ins>
      <w:bookmarkStart w:id="1374" w:name="_1595401548"/>
      <w:bookmarkEnd w:id="1369"/>
      <w:bookmarkEnd w:id="1370"/>
      <w:bookmarkEnd w:id="1371"/>
      <w:bookmarkEnd w:id="1374"/>
    </w:p>
    <w:p w:rsidR="00157DC6" w:rsidRPr="00176E86" w:rsidRDefault="00157DC6" w:rsidP="009721BA">
      <w:pPr>
        <w:pStyle w:val="1KD-Normal"/>
        <w:ind w:firstLine="0"/>
        <w:rPr>
          <w:rFonts w:eastAsia="Calibri"/>
          <w:szCs w:val="28"/>
        </w:rPr>
      </w:pPr>
    </w:p>
    <w:p w:rsidR="00E923F1" w:rsidDel="004B4927" w:rsidRDefault="00D51D39" w:rsidP="00D23559">
      <w:pPr>
        <w:pStyle w:val="22"/>
        <w:keepNext/>
        <w:keepLines/>
        <w:numPr>
          <w:ilvl w:val="1"/>
          <w:numId w:val="8"/>
        </w:numPr>
        <w:spacing w:before="160" w:after="120" w:line="276" w:lineRule="auto"/>
        <w:ind w:left="709" w:hanging="709"/>
        <w:rPr>
          <w:del w:id="1375" w:author="Киселев Юрий Валерьевич" w:date="2022-03-24T18:31:00Z"/>
          <w:rFonts w:eastAsia="Calibri"/>
        </w:rPr>
      </w:pPr>
      <w:bookmarkStart w:id="1376" w:name="_Toc65846448"/>
      <w:del w:id="1377" w:author="Киселев Юрий Валерьевич" w:date="2022-03-24T18:31:00Z">
        <w:r w:rsidRPr="007008A3" w:rsidDel="004B4927">
          <w:rPr>
            <w:rFonts w:eastAsiaTheme="majorEastAsia" w:cs="Arial"/>
            <w:bCs w:val="0"/>
            <w:iCs w:val="0"/>
            <w:szCs w:val="26"/>
          </w:rPr>
          <w:delText xml:space="preserve">Приложение № </w:delText>
        </w:r>
        <w:r w:rsidR="00E923F1" w:rsidRPr="007008A3" w:rsidDel="004B4927">
          <w:rPr>
            <w:rFonts w:eastAsiaTheme="majorEastAsia" w:cs="Arial"/>
            <w:bCs w:val="0"/>
            <w:iCs w:val="0"/>
            <w:szCs w:val="26"/>
          </w:rPr>
          <w:delText>РиК1. Матрица рисков и контрольных процедур</w:delText>
        </w:r>
        <w:bookmarkEnd w:id="1376"/>
      </w:del>
    </w:p>
    <w:p w:rsidR="002116AC" w:rsidRPr="00B153FA" w:rsidDel="004B4927" w:rsidRDefault="003C0F73" w:rsidP="00B153FA">
      <w:pPr>
        <w:rPr>
          <w:del w:id="1378" w:author="Киселев Юрий Валерьевич" w:date="2022-03-24T18:31:00Z"/>
          <w:rFonts w:eastAsia="Calibri"/>
        </w:rPr>
      </w:pPr>
      <w:del w:id="1379" w:author="Киселев Юрий Валерьевич" w:date="2022-03-24T18:31:00Z">
        <w:r w:rsidDel="004B4927">
          <w:rPr>
            <w:rFonts w:eastAsiaTheme="majorEastAsia" w:cs="Arial"/>
          </w:rPr>
          <w:object w:dxaOrig="1535" w:dyaOrig="993" w14:anchorId="03092698">
            <v:shape id="_x0000_i1033" type="#_x0000_t75" style="width:77.2pt;height:49.55pt" o:ole="">
              <v:imagedata r:id="rId40" o:title=""/>
            </v:shape>
            <o:OLEObject Type="Embed" ProgID="Excel.Sheet.12" ShapeID="_x0000_i1033" DrawAspect="Icon" ObjectID="_1714897254" r:id="rId41"/>
          </w:object>
        </w:r>
      </w:del>
    </w:p>
    <w:p w:rsidR="00E923F1" w:rsidRPr="007008A3" w:rsidDel="004B4927" w:rsidRDefault="00E923F1" w:rsidP="00013D76">
      <w:pPr>
        <w:pStyle w:val="22"/>
        <w:keepNext/>
        <w:keepLines/>
        <w:numPr>
          <w:ilvl w:val="1"/>
          <w:numId w:val="8"/>
        </w:numPr>
        <w:spacing w:before="160" w:after="120" w:line="276" w:lineRule="auto"/>
        <w:rPr>
          <w:del w:id="1380" w:author="Киселев Юрий Валерьевич" w:date="2022-03-24T18:31:00Z"/>
          <w:rFonts w:eastAsiaTheme="majorEastAsia" w:cs="Arial"/>
          <w:bCs w:val="0"/>
          <w:iCs w:val="0"/>
          <w:szCs w:val="26"/>
        </w:rPr>
      </w:pPr>
      <w:bookmarkStart w:id="1381" w:name="_Toc521771419"/>
      <w:bookmarkStart w:id="1382" w:name="_Toc521771477"/>
      <w:bookmarkStart w:id="1383" w:name="_Toc521771526"/>
      <w:bookmarkStart w:id="1384" w:name="_Toc521926774"/>
      <w:bookmarkStart w:id="1385" w:name="_Toc521936693"/>
      <w:bookmarkStart w:id="1386" w:name="_Toc521937163"/>
      <w:bookmarkStart w:id="1387" w:name="_Toc522001718"/>
      <w:bookmarkStart w:id="1388" w:name="_Toc522267827"/>
      <w:bookmarkStart w:id="1389" w:name="_Toc523174737"/>
      <w:bookmarkStart w:id="1390" w:name="_Toc523175127"/>
      <w:bookmarkStart w:id="1391" w:name="_Toc523175266"/>
      <w:bookmarkStart w:id="1392" w:name="_Toc65846449"/>
      <w:bookmarkEnd w:id="1381"/>
      <w:bookmarkEnd w:id="1382"/>
      <w:bookmarkEnd w:id="1383"/>
      <w:bookmarkEnd w:id="1384"/>
      <w:bookmarkEnd w:id="1385"/>
      <w:bookmarkEnd w:id="1386"/>
      <w:bookmarkEnd w:id="1387"/>
      <w:bookmarkEnd w:id="1388"/>
      <w:bookmarkEnd w:id="1389"/>
      <w:bookmarkEnd w:id="1390"/>
      <w:bookmarkEnd w:id="1391"/>
      <w:del w:id="1393" w:author="Киселев Юрий Валерьевич" w:date="2022-03-24T18:31:00Z">
        <w:r w:rsidRPr="007008A3" w:rsidDel="004B4927">
          <w:rPr>
            <w:rFonts w:eastAsiaTheme="majorEastAsia" w:cs="Arial"/>
            <w:bCs w:val="0"/>
            <w:iCs w:val="0"/>
            <w:szCs w:val="26"/>
          </w:rPr>
          <w:delText>Приложение №</w:delText>
        </w:r>
        <w:r w:rsidR="00D51D39" w:rsidRPr="007008A3" w:rsidDel="004B4927">
          <w:rPr>
            <w:rFonts w:eastAsiaTheme="majorEastAsia" w:cs="Arial"/>
            <w:bCs w:val="0"/>
            <w:iCs w:val="0"/>
            <w:szCs w:val="26"/>
          </w:rPr>
          <w:delText xml:space="preserve"> </w:delText>
        </w:r>
        <w:r w:rsidRPr="007008A3" w:rsidDel="004B4927">
          <w:rPr>
            <w:rFonts w:eastAsiaTheme="majorEastAsia" w:cs="Arial"/>
            <w:bCs w:val="0"/>
            <w:iCs w:val="0"/>
            <w:szCs w:val="26"/>
          </w:rPr>
          <w:delText>КП1. Матрица конфликтов полномочий</w:delText>
        </w:r>
        <w:bookmarkEnd w:id="1392"/>
      </w:del>
    </w:p>
    <w:bookmarkStart w:id="1394" w:name="_MON_1649513371"/>
    <w:bookmarkEnd w:id="1394"/>
    <w:p w:rsidR="00E923F1" w:rsidRPr="007008A3" w:rsidRDefault="00F3492E" w:rsidP="00B153FA">
      <w:pPr>
        <w:ind w:firstLine="576"/>
        <w:rPr>
          <w:rFonts w:eastAsia="Calibri" w:cs="Arial"/>
        </w:rPr>
      </w:pPr>
      <w:del w:id="1395" w:author="Киселев Юрий Валерьевич" w:date="2022-03-24T18:31:00Z">
        <w:r w:rsidDel="004B4927">
          <w:rPr>
            <w:rFonts w:eastAsia="Calibri" w:cs="Arial"/>
          </w:rPr>
          <w:object w:dxaOrig="1933" w:dyaOrig="1251" w14:anchorId="42DD4350">
            <v:shape id="_x0000_i1034" type="#_x0000_t75" style="width:99.05pt;height:62.8pt" o:ole="">
              <v:imagedata r:id="rId42" o:title=""/>
            </v:shape>
            <o:OLEObject Type="Embed" ProgID="Excel.Sheet.12" ShapeID="_x0000_i1034" DrawAspect="Icon" ObjectID="_1714897255" r:id="rId43"/>
          </w:object>
        </w:r>
      </w:del>
    </w:p>
    <w:sectPr w:rsidR="00E923F1" w:rsidRPr="007008A3" w:rsidSect="00F1604E">
      <w:pgSz w:w="11907" w:h="16840" w:code="9"/>
      <w:pgMar w:top="1134" w:right="567" w:bottom="1134" w:left="1134" w:header="737" w:footer="68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73" w:author="Миронова Наталья Владимировна" w:date="2022-05-19T11:47:00Z" w:initials="МНВ">
    <w:p w:rsidR="00FE251E" w:rsidRDefault="00FE251E">
      <w:pPr>
        <w:pStyle w:val="aa"/>
      </w:pPr>
      <w:r>
        <w:rPr>
          <w:rStyle w:val="aff5"/>
        </w:rPr>
        <w:annotationRef/>
      </w:r>
      <w:r>
        <w:t>ЗиС выведены из процессов управления активами</w:t>
      </w:r>
    </w:p>
  </w:comment>
  <w:comment w:id="75" w:author="Миронова Наталья Владимировна" w:date="2022-05-19T12:00:00Z" w:initials="МНВ">
    <w:p w:rsidR="00F645AF" w:rsidRDefault="00F645AF">
      <w:pPr>
        <w:pStyle w:val="aa"/>
      </w:pPr>
      <w:r>
        <w:rPr>
          <w:rStyle w:val="aff5"/>
        </w:rPr>
        <w:annotationRef/>
      </w:r>
      <w:r>
        <w:t xml:space="preserve">Анализ </w:t>
      </w:r>
      <w:r w:rsidR="00C0561B">
        <w:t>покрытия всех необходимых видов</w:t>
      </w:r>
      <w:r>
        <w:t xml:space="preserve"> работ ТОРО и моделей производится отдельным этапом. Также анализ техкарт производится на этапе формирования Планов ТОРО.</w:t>
      </w:r>
    </w:p>
  </w:comment>
  <w:comment w:id="76" w:author="Миронова Наталья Владимировна" w:date="2022-05-19T14:59:00Z" w:initials="МНВ">
    <w:p w:rsidR="00F65204" w:rsidRPr="00856A47" w:rsidRDefault="00F65204">
      <w:pPr>
        <w:pStyle w:val="aa"/>
      </w:pPr>
      <w:r>
        <w:rPr>
          <w:rStyle w:val="aff5"/>
        </w:rPr>
        <w:annotationRef/>
      </w:r>
      <w:r w:rsidR="00856A47">
        <w:t>Планов ТОРО</w:t>
      </w:r>
      <w:r>
        <w:t xml:space="preserve"> или план-графиков, уточнить</w:t>
      </w:r>
    </w:p>
  </w:comment>
  <w:comment w:id="77" w:author="Миронова Наталья Владимировна" w:date="2022-05-19T15:21:00Z" w:initials="МНВ">
    <w:p w:rsidR="006F37CB" w:rsidRPr="00134A2A" w:rsidRDefault="006F37CB">
      <w:pPr>
        <w:pStyle w:val="aa"/>
      </w:pPr>
      <w:r>
        <w:rPr>
          <w:rStyle w:val="aff5"/>
        </w:rPr>
        <w:annotationRef/>
      </w:r>
      <w:r>
        <w:t>Индикатор должен быть указан в техкарте</w:t>
      </w:r>
      <w:r w:rsidR="004D77F7">
        <w:t xml:space="preserve">, индикатор </w:t>
      </w:r>
      <w:r w:rsidR="00134A2A">
        <w:t xml:space="preserve">(статус) </w:t>
      </w:r>
      <w:r w:rsidR="004D77F7">
        <w:t xml:space="preserve">в заказе проставляется </w:t>
      </w:r>
      <w:r w:rsidR="00856A47">
        <w:t xml:space="preserve">при уточнении </w:t>
      </w:r>
      <w:r w:rsidR="004D77F7">
        <w:t>на месячном гориз</w:t>
      </w:r>
      <w:r w:rsidR="00EC0D57">
        <w:t>о</w:t>
      </w:r>
      <w:r w:rsidR="004D77F7">
        <w:t>нте</w:t>
      </w:r>
      <w:r w:rsidR="00134A2A">
        <w:t>.</w:t>
      </w:r>
      <w:r w:rsidR="00856A47">
        <w:t xml:space="preserve"> Описано в КД п. 5.1.2.3</w:t>
      </w:r>
    </w:p>
  </w:comment>
  <w:comment w:id="78" w:author="Миронова Наталья Владимировна" w:date="2022-05-19T17:42:00Z" w:initials="МНВ">
    <w:p w:rsidR="00E51516" w:rsidRPr="00E51516" w:rsidRDefault="00E51516">
      <w:pPr>
        <w:pStyle w:val="aa"/>
      </w:pPr>
      <w:r>
        <w:rPr>
          <w:rStyle w:val="aff5"/>
        </w:rPr>
        <w:annotationRef/>
      </w:r>
      <w:r>
        <w:t>Подготовить пакет документов для принятия решения на тех комитете БЕ</w:t>
      </w:r>
      <w:r w:rsidR="00856A47">
        <w:t>, планировщик не принимает решения.</w:t>
      </w:r>
    </w:p>
  </w:comment>
  <w:comment w:id="79" w:author="Миронова Наталья Владимировна" w:date="2022-05-20T16:42:00Z" w:initials="МНВ">
    <w:p w:rsidR="00144B76" w:rsidRDefault="00144B76">
      <w:pPr>
        <w:pStyle w:val="aa"/>
      </w:pPr>
      <w:r>
        <w:rPr>
          <w:rStyle w:val="aff5"/>
        </w:rPr>
        <w:annotationRef/>
      </w:r>
      <w:r>
        <w:t xml:space="preserve">Если стоимость фигурирует в договорах, то это тарифная ставка и планировщик использует рабочее место исполнителя или указывает услугу, </w:t>
      </w:r>
      <w:r w:rsidR="00856A47">
        <w:t xml:space="preserve">в этот момент </w:t>
      </w:r>
      <w:r w:rsidR="00544372">
        <w:t>дефектная ведомость для не нужна и сметы не разрабатываются.</w:t>
      </w:r>
    </w:p>
  </w:comment>
  <w:comment w:id="80" w:author="Миронова Наталья Владимировна" w:date="2022-05-20T16:45:00Z" w:initials="МНВ">
    <w:p w:rsidR="00544372" w:rsidRDefault="00544372">
      <w:pPr>
        <w:pStyle w:val="aa"/>
      </w:pPr>
      <w:r>
        <w:rPr>
          <w:rStyle w:val="aff5"/>
        </w:rPr>
        <w:annotationRef/>
      </w:r>
      <w:r>
        <w:t>Заменить «различными» на более корректное, заказы на РПМ например не синхронизируются</w:t>
      </w:r>
    </w:p>
  </w:comment>
  <w:comment w:id="81" w:author="Миронова Наталья Владимировна" w:date="2022-05-20T16:49:00Z" w:initials="МНВ">
    <w:p w:rsidR="00544372" w:rsidRDefault="00544372">
      <w:pPr>
        <w:pStyle w:val="aa"/>
      </w:pPr>
      <w:r>
        <w:rPr>
          <w:rStyle w:val="aff5"/>
        </w:rPr>
        <w:annotationRef/>
      </w:r>
      <w:r>
        <w:t>Изменять сроки нельзя, они выставлены по нормативу</w:t>
      </w:r>
      <w:r w:rsidR="00DC5E5B">
        <w:t>, нужно инициировать изменение норматива.</w:t>
      </w:r>
    </w:p>
    <w:p w:rsidR="00DC5E5B" w:rsidRDefault="00DC5E5B">
      <w:pPr>
        <w:pStyle w:val="aa"/>
      </w:pPr>
      <w:r>
        <w:t>Либо уточнить, что меняются сроки в рамках допустимого отклонения норматива</w:t>
      </w:r>
    </w:p>
  </w:comment>
  <w:comment w:id="82" w:author="Миронова Наталья Владимировна" w:date="2022-05-20T16:52:00Z" w:initials="МНВ">
    <w:p w:rsidR="00544372" w:rsidRDefault="00544372">
      <w:pPr>
        <w:pStyle w:val="aa"/>
      </w:pPr>
      <w:r>
        <w:rPr>
          <w:rStyle w:val="aff5"/>
        </w:rPr>
        <w:annotationRef/>
      </w:r>
      <w:r>
        <w:t>ЗиС выведены из УПА, необходимо наверно отдельное КД</w:t>
      </w:r>
    </w:p>
  </w:comment>
  <w:comment w:id="83" w:author="Миронова Наталья Владимировна" w:date="2022-05-20T16:53:00Z" w:initials="МНВ">
    <w:p w:rsidR="00544372" w:rsidRDefault="00544372" w:rsidP="00544372">
      <w:pPr>
        <w:pStyle w:val="aa"/>
        <w:ind w:firstLine="0"/>
      </w:pPr>
      <w:r>
        <w:rPr>
          <w:rStyle w:val="aff5"/>
        </w:rPr>
        <w:annotationRef/>
      </w:r>
      <w:r>
        <w:t>Почему бюджет</w:t>
      </w:r>
      <w:r w:rsidR="002A0D8E">
        <w:t>, к чему тезис</w:t>
      </w:r>
      <w:r w:rsidR="00DC5E5B">
        <w:t xml:space="preserve"> здесь указан</w:t>
      </w:r>
      <w:r w:rsidR="002A0D8E">
        <w:t>, как мы на него вышли?</w:t>
      </w:r>
    </w:p>
  </w:comment>
  <w:comment w:id="84" w:author="Миронова Наталья Владимировна" w:date="2022-05-20T16:55:00Z" w:initials="МНВ">
    <w:p w:rsidR="002A0D8E" w:rsidRDefault="002A0D8E">
      <w:pPr>
        <w:pStyle w:val="aa"/>
      </w:pPr>
      <w:r>
        <w:rPr>
          <w:rStyle w:val="aff5"/>
        </w:rPr>
        <w:annotationRef/>
      </w:r>
      <w:r>
        <w:t>Зачем эти два шага связаны, тем более что наоборот, сначала утверждение, а не согласование, потом передача МТР, также не увидела шаги по первоочередному закупу, там функционал в системе есть определенный</w:t>
      </w:r>
    </w:p>
    <w:p w:rsidR="00710407" w:rsidRDefault="00710407">
      <w:pPr>
        <w:pStyle w:val="aa"/>
      </w:pPr>
      <w:r>
        <w:t>Лучше оставить один пункт про МТР (который на 4 ниже)</w:t>
      </w:r>
    </w:p>
  </w:comment>
  <w:comment w:id="85" w:author="Миронова Наталья Владимировна" w:date="2022-05-20T16:57:00Z" w:initials="МНВ">
    <w:p w:rsidR="002A0D8E" w:rsidRDefault="002A0D8E">
      <w:pPr>
        <w:pStyle w:val="aa"/>
      </w:pPr>
      <w:r>
        <w:rPr>
          <w:rStyle w:val="aff5"/>
        </w:rPr>
        <w:annotationRef/>
      </w:r>
      <w:r>
        <w:t>Не в УПА</w:t>
      </w:r>
    </w:p>
  </w:comment>
  <w:comment w:id="86" w:author="Миронова Наталья Владимировна" w:date="2022-05-20T16:59:00Z" w:initials="МНВ">
    <w:p w:rsidR="002A0D8E" w:rsidRDefault="002A0D8E" w:rsidP="002A0D8E">
      <w:pPr>
        <w:pStyle w:val="aa"/>
      </w:pPr>
      <w:r>
        <w:rPr>
          <w:rStyle w:val="aff5"/>
        </w:rPr>
        <w:annotationRef/>
      </w:r>
      <w:r>
        <w:t>Про МТр уже было, и только УТВГ не достаточно для передачи в закуп</w:t>
      </w:r>
    </w:p>
    <w:p w:rsidR="002A0D8E" w:rsidRDefault="002A0D8E" w:rsidP="002A0D8E">
      <w:pPr>
        <w:pStyle w:val="aa"/>
      </w:pPr>
    </w:p>
  </w:comment>
  <w:comment w:id="87" w:author="Миронова Наталья Владимировна" w:date="2022-05-20T17:01:00Z" w:initials="МНВ">
    <w:p w:rsidR="002A0D8E" w:rsidRPr="007C343C" w:rsidRDefault="002A0D8E">
      <w:pPr>
        <w:pStyle w:val="aa"/>
        <w:rPr>
          <w:color w:val="FF0000"/>
        </w:rPr>
      </w:pPr>
      <w:r>
        <w:rPr>
          <w:rStyle w:val="aff5"/>
        </w:rPr>
        <w:annotationRef/>
      </w:r>
      <w:r>
        <w:t xml:space="preserve">Нужно указать какие статусы, какие шаги блокируют, </w:t>
      </w:r>
      <w:r w:rsidRPr="007C343C">
        <w:rPr>
          <w:color w:val="FF0000"/>
        </w:rPr>
        <w:t xml:space="preserve">например УТВГ проставляется на году и только эти заказы будут считаться плановыми в планируемом году, или то, что без статуса ГИП ГОД СГГС данные по заказам не передаются в </w:t>
      </w:r>
      <w:r w:rsidRPr="007C343C">
        <w:rPr>
          <w:color w:val="FF0000"/>
          <w:lang w:val="en-US"/>
        </w:rPr>
        <w:t>FS</w:t>
      </w:r>
      <w:r w:rsidRPr="007C343C">
        <w:rPr>
          <w:color w:val="FF0000"/>
        </w:rPr>
        <w:t xml:space="preserve"> </w:t>
      </w:r>
      <w:r w:rsidRPr="007C343C">
        <w:rPr>
          <w:color w:val="FF0000"/>
          <w:lang w:val="en-US"/>
        </w:rPr>
        <w:t>PER</w:t>
      </w:r>
      <w:r w:rsidRPr="007C343C">
        <w:rPr>
          <w:color w:val="FF0000"/>
        </w:rPr>
        <w:t xml:space="preserve"> . то что прогонять необходимо заказы через статусную схему, когда ЕО выводится в консервацию</w:t>
      </w:r>
      <w:r w:rsidR="007C343C" w:rsidRPr="007C343C">
        <w:rPr>
          <w:color w:val="FF0000"/>
        </w:rPr>
        <w:t>, такие моменты, при которых системная реализация блокирует прохождение бихнес-шагов</w:t>
      </w:r>
    </w:p>
  </w:comment>
  <w:comment w:id="91" w:author="Миронова Наталья Владимировна" w:date="2022-05-20T17:15:00Z" w:initials="МНВ">
    <w:p w:rsidR="00D256A7" w:rsidRDefault="00D256A7">
      <w:pPr>
        <w:pStyle w:val="aa"/>
      </w:pPr>
      <w:r>
        <w:rPr>
          <w:rStyle w:val="aff5"/>
        </w:rPr>
        <w:annotationRef/>
      </w:r>
      <w:r>
        <w:t xml:space="preserve">Нет БДН, добавить, стратегии техкарты планы ТОРо </w:t>
      </w:r>
    </w:p>
  </w:comment>
  <w:comment w:id="92" w:author="Миронова Наталья Владимировна" w:date="2022-05-20T17:14:00Z" w:initials="МНВ">
    <w:p w:rsidR="00D256A7" w:rsidRDefault="00D256A7">
      <w:pPr>
        <w:pStyle w:val="aa"/>
      </w:pPr>
      <w:r>
        <w:rPr>
          <w:rStyle w:val="aff5"/>
        </w:rPr>
        <w:annotationRef/>
      </w:r>
      <w:r>
        <w:t>Заявка формируется на основании ППА. На вход идут существующие договора, в которых прописаны условия поставки МТР и УСО и ставки на УСО</w:t>
      </w:r>
    </w:p>
  </w:comment>
  <w:comment w:id="93" w:author="Миронова Наталья Владимировна" w:date="2022-05-20T17:16:00Z" w:initials="МНВ">
    <w:p w:rsidR="00D256A7" w:rsidRDefault="00D256A7">
      <w:pPr>
        <w:pStyle w:val="aa"/>
      </w:pPr>
      <w:r>
        <w:rPr>
          <w:rStyle w:val="aff5"/>
        </w:rPr>
        <w:annotationRef/>
      </w:r>
      <w:r>
        <w:t>Бюджета УК не существует</w:t>
      </w:r>
    </w:p>
  </w:comment>
  <w:comment w:id="94" w:author="Миронова Наталья Владимировна" w:date="2022-05-20T17:16:00Z" w:initials="МНВ">
    <w:p w:rsidR="00D256A7" w:rsidRDefault="00D256A7">
      <w:pPr>
        <w:pStyle w:val="aa"/>
      </w:pPr>
      <w:r>
        <w:rPr>
          <w:rStyle w:val="aff5"/>
        </w:rPr>
        <w:annotationRef/>
      </w:r>
      <w:r>
        <w:t>По подразделениям УО, например по ЗИФ и ГТК</w:t>
      </w:r>
    </w:p>
  </w:comment>
  <w:comment w:id="143" w:author="Миронова Наталья Владимировна" w:date="2022-05-23T10:00:00Z" w:initials="МНВ">
    <w:p w:rsidR="00DE2DEB" w:rsidRDefault="00DE2DEB">
      <w:pPr>
        <w:pStyle w:val="aa"/>
      </w:pPr>
      <w:r>
        <w:rPr>
          <w:rStyle w:val="aff5"/>
        </w:rPr>
        <w:annotationRef/>
      </w:r>
      <w:r>
        <w:t>Добавить транзакцию</w:t>
      </w:r>
    </w:p>
  </w:comment>
  <w:comment w:id="145" w:author="Миронова Наталья Владимировна" w:date="2022-05-23T09:59:00Z" w:initials="МНВ">
    <w:p w:rsidR="00DE2DEB" w:rsidRDefault="00DE2DEB">
      <w:pPr>
        <w:pStyle w:val="aa"/>
      </w:pPr>
      <w:r>
        <w:rPr>
          <w:rStyle w:val="aff5"/>
        </w:rPr>
        <w:annotationRef/>
      </w:r>
      <w:r>
        <w:t>В этом случае нужно скорректировать планы ТОРО и перевыпустить заказы</w:t>
      </w:r>
    </w:p>
  </w:comment>
  <w:comment w:id="154" w:author="Миронова Наталья Владимировна" w:date="2022-05-23T14:29:00Z" w:initials="МНВ">
    <w:p w:rsidR="005914FF" w:rsidRDefault="005914FF">
      <w:pPr>
        <w:pStyle w:val="aa"/>
      </w:pPr>
      <w:r>
        <w:rPr>
          <w:rStyle w:val="aff5"/>
        </w:rPr>
        <w:annotationRef/>
      </w:r>
      <w:r>
        <w:t>Про какие МТР речь и что за услуги, может вообще убрать фразу</w:t>
      </w:r>
    </w:p>
  </w:comment>
  <w:comment w:id="165" w:author="Миронова Наталья Владимировна" w:date="2022-05-23T14:43:00Z" w:initials="МНВ">
    <w:p w:rsidR="00973A53" w:rsidRDefault="00973A53">
      <w:pPr>
        <w:pStyle w:val="aa"/>
      </w:pPr>
      <w:r>
        <w:rPr>
          <w:rStyle w:val="aff5"/>
        </w:rPr>
        <w:annotationRef/>
      </w:r>
      <w:r>
        <w:t>Может все таки – результат  - отозванные или созданные объединенные заказы</w:t>
      </w:r>
    </w:p>
  </w:comment>
  <w:comment w:id="168" w:author="Миронова Наталья Владимировна" w:date="2022-05-23T14:47:00Z" w:initials="МНВ">
    <w:p w:rsidR="00973A53" w:rsidRDefault="00973A53">
      <w:pPr>
        <w:pStyle w:val="aa"/>
      </w:pPr>
      <w:r>
        <w:rPr>
          <w:rStyle w:val="aff5"/>
        </w:rPr>
        <w:annotationRef/>
      </w:r>
      <w:r>
        <w:t>Заказы по ТС формируются только на основании сообщений АА, А2, на основании анализа и данных формируются сообщения</w:t>
      </w:r>
    </w:p>
  </w:comment>
  <w:comment w:id="194" w:author="Миронова Наталья Владимировна" w:date="2022-05-23T15:15:00Z" w:initials="МНВ">
    <w:p w:rsidR="00265144" w:rsidRPr="00265144" w:rsidRDefault="00265144">
      <w:pPr>
        <w:pStyle w:val="aa"/>
      </w:pPr>
      <w:r>
        <w:rPr>
          <w:rStyle w:val="aff5"/>
        </w:rPr>
        <w:annotationRef/>
      </w:r>
      <w:r>
        <w:t xml:space="preserve">Уточнить, какие виды заказов нужно анализировать, например АРР не нужно, и заказы на РПМ и </w:t>
      </w:r>
      <w:r>
        <w:rPr>
          <w:lang w:val="en-US"/>
        </w:rPr>
        <w:t>ATU</w:t>
      </w:r>
      <w:r>
        <w:t xml:space="preserve"> тоже всегда без техкарт</w:t>
      </w:r>
      <w:r w:rsidR="00BB554A">
        <w:t xml:space="preserve">. Можно прописать поля для выборки </w:t>
      </w:r>
    </w:p>
  </w:comment>
  <w:comment w:id="195" w:author="Миронова Наталья Владимировна" w:date="2022-05-23T15:30:00Z" w:initials="МНВ">
    <w:p w:rsidR="00BB554A" w:rsidRDefault="00BB554A">
      <w:pPr>
        <w:pStyle w:val="aa"/>
      </w:pPr>
      <w:r>
        <w:rPr>
          <w:rStyle w:val="aff5"/>
        </w:rPr>
        <w:annotationRef/>
      </w:r>
      <w:r>
        <w:t>Если вид работ требует техкарту, например ТО, то заполнение вручную не допустимо, такие заказы должны выпускаться только из планов ТОРО, и  тогда нужно инициировать разработку, если вид работ ТР и Торо по состоянию, то заказ может быть заполнен вручную.</w:t>
      </w:r>
    </w:p>
  </w:comment>
  <w:comment w:id="198" w:author="Миронова Наталья Владимировна" w:date="2022-05-23T16:09:00Z" w:initials="МНВ">
    <w:p w:rsidR="00627F85" w:rsidRDefault="00627F85">
      <w:pPr>
        <w:pStyle w:val="aa"/>
      </w:pPr>
      <w:r>
        <w:rPr>
          <w:rStyle w:val="aff5"/>
        </w:rPr>
        <w:annotationRef/>
      </w:r>
      <w:r>
        <w:t>Что значит вносит нормативные объемы, норматив только в техкарте, если заказ создается вручную без техкарты, то значит указываются операции и МТР, необходимые для устранения неисправности</w:t>
      </w:r>
    </w:p>
  </w:comment>
  <w:comment w:id="201" w:author="Миронова Наталья Владимировна" w:date="2022-05-23T16:12:00Z" w:initials="МНВ">
    <w:p w:rsidR="00627F85" w:rsidRDefault="00627F85">
      <w:pPr>
        <w:pStyle w:val="aa"/>
      </w:pPr>
      <w:r>
        <w:rPr>
          <w:rStyle w:val="aff5"/>
        </w:rPr>
        <w:annotationRef/>
      </w:r>
      <w:r>
        <w:t>Добавить, что без ОЗМ дальнейшее согласование по статусной схеме невозможно</w:t>
      </w:r>
    </w:p>
  </w:comment>
  <w:comment w:id="291" w:author="Миронова Наталья Владимировна" w:date="2022-05-23T16:50:00Z" w:initials="МНВ">
    <w:p w:rsidR="001F0E0D" w:rsidRPr="001F0E0D" w:rsidRDefault="001F0E0D">
      <w:pPr>
        <w:pStyle w:val="aa"/>
      </w:pPr>
      <w:r>
        <w:rPr>
          <w:rStyle w:val="aff5"/>
        </w:rPr>
        <w:annotationRef/>
      </w:r>
      <w:r>
        <w:t>Статус План устанавливается сразу, зачем его устанавливать специально</w:t>
      </w:r>
    </w:p>
  </w:comment>
  <w:comment w:id="292" w:author="Миронова Наталья Владимировна" w:date="2022-05-23T16:53:00Z" w:initials="МНВ">
    <w:p w:rsidR="001F0E0D" w:rsidRDefault="001F0E0D">
      <w:pPr>
        <w:pStyle w:val="aa"/>
      </w:pPr>
      <w:r>
        <w:rPr>
          <w:rStyle w:val="aff5"/>
        </w:rPr>
        <w:annotationRef/>
      </w:r>
      <w:r>
        <w:t>Что хотели этим сказать7 какая обработка имеется ввиду</w:t>
      </w:r>
    </w:p>
  </w:comment>
  <w:comment w:id="294" w:author="Миронова Наталья Владимировна" w:date="2022-05-23T16:56:00Z" w:initials="МНВ">
    <w:p w:rsidR="001F0E0D" w:rsidRDefault="001F0E0D">
      <w:pPr>
        <w:pStyle w:val="aa"/>
      </w:pPr>
      <w:r>
        <w:rPr>
          <w:rStyle w:val="aff5"/>
        </w:rPr>
        <w:annotationRef/>
      </w:r>
      <w:r>
        <w:t>Добавить, что дальнейшее прохождение заказа по статусной схеме возможно только после расценки МТР</w:t>
      </w:r>
    </w:p>
  </w:comment>
  <w:comment w:id="295" w:author="Миронова Наталья Владимировна" w:date="2022-05-23T17:16:00Z" w:initials="МНВ">
    <w:p w:rsidR="0068288C" w:rsidRDefault="0068288C">
      <w:pPr>
        <w:pStyle w:val="aa"/>
      </w:pPr>
      <w:r>
        <w:rPr>
          <w:rStyle w:val="aff5"/>
        </w:rPr>
        <w:annotationRef/>
      </w:r>
      <w:r>
        <w:t>МТР направляется на расценку по эл.почте, к началу годового планирования все МТР должны быть расценены и их аналоги</w:t>
      </w:r>
    </w:p>
  </w:comment>
  <w:comment w:id="298" w:author="Миронова Наталья Владимировна" w:date="2022-05-23T17:18:00Z" w:initials="МНВ">
    <w:p w:rsidR="0068288C" w:rsidRDefault="0068288C">
      <w:pPr>
        <w:pStyle w:val="aa"/>
      </w:pPr>
      <w:r>
        <w:rPr>
          <w:rStyle w:val="aff5"/>
        </w:rPr>
        <w:annotationRef/>
      </w:r>
      <w:r>
        <w:t>Если он по итогам анализа поменял МТР, зачем проводить снова анализ?</w:t>
      </w:r>
    </w:p>
  </w:comment>
  <w:comment w:id="311" w:author="Миронова Наталья Владимировна" w:date="2022-05-23T17:22:00Z" w:initials="МНВ">
    <w:p w:rsidR="0068288C" w:rsidRDefault="0068288C">
      <w:pPr>
        <w:pStyle w:val="aa"/>
      </w:pPr>
      <w:r>
        <w:rPr>
          <w:rStyle w:val="aff5"/>
        </w:rPr>
        <w:annotationRef/>
      </w:r>
      <w:r>
        <w:t>Не только на МТР собственного производства, но и на закупаемые формируется аналогичная заявка</w:t>
      </w:r>
    </w:p>
  </w:comment>
  <w:comment w:id="321" w:author="Миронова Наталья Владимировна" w:date="2022-05-23T17:23:00Z" w:initials="МНВ">
    <w:p w:rsidR="0068288C" w:rsidRDefault="0068288C">
      <w:pPr>
        <w:pStyle w:val="aa"/>
      </w:pPr>
      <w:r>
        <w:rPr>
          <w:rStyle w:val="aff5"/>
        </w:rPr>
        <w:annotationRef/>
      </w:r>
      <w:r>
        <w:t>В техкартах нет рабочих мест подрядчика</w:t>
      </w:r>
    </w:p>
  </w:comment>
  <w:comment w:id="339" w:author="Миронова Наталья Владимировна" w:date="2022-05-23T17:30:00Z" w:initials="МНВ">
    <w:p w:rsidR="00DD0B69" w:rsidRDefault="00DD0B69">
      <w:pPr>
        <w:pStyle w:val="aa"/>
      </w:pPr>
      <w:r>
        <w:rPr>
          <w:rStyle w:val="aff5"/>
        </w:rPr>
        <w:annotationRef/>
      </w:r>
      <w:r>
        <w:t>Эти шаги на годовом планировании не выполняются, исполнитель устанавливается на основании условий гарантии. Если ремонт плановый, и по гарантии, то прикладывается акт и планируется воздействие</w:t>
      </w:r>
    </w:p>
  </w:comment>
  <w:comment w:id="379" w:author="Миронова Наталья Владимировна" w:date="2022-05-23T17:35:00Z" w:initials="МНВ">
    <w:p w:rsidR="00DD0B69" w:rsidRDefault="00DD0B69">
      <w:pPr>
        <w:pStyle w:val="aa"/>
      </w:pPr>
      <w:r>
        <w:rPr>
          <w:rStyle w:val="aff5"/>
        </w:rPr>
        <w:annotationRef/>
      </w:r>
      <w:r>
        <w:t>Не нужно писать про критерии выбора, их значительно больше, достаточно просто сослаться на методику</w:t>
      </w:r>
    </w:p>
  </w:comment>
  <w:comment w:id="381" w:author="Миронова Наталья Владимировна" w:date="2022-05-23T17:43:00Z" w:initials="МНВ">
    <w:p w:rsidR="00C442E5" w:rsidRDefault="00C442E5">
      <w:pPr>
        <w:pStyle w:val="aa"/>
      </w:pPr>
      <w:r>
        <w:rPr>
          <w:rStyle w:val="aff5"/>
        </w:rPr>
        <w:annotationRef/>
      </w:r>
      <w:r w:rsidR="00F338E0">
        <w:t xml:space="preserve">Не обязательно поставщика - </w:t>
      </w:r>
      <w:r>
        <w:t xml:space="preserve">Исполнителя, в соответствиями с условием </w:t>
      </w:r>
      <w:r w:rsidR="00F338E0">
        <w:t>договора поставки</w:t>
      </w:r>
      <w:r>
        <w:t>, не обязательно поставщик</w:t>
      </w:r>
    </w:p>
  </w:comment>
  <w:comment w:id="391" w:author="Миронова Наталья Владимировна" w:date="2022-05-23T17:46:00Z" w:initials="МНВ">
    <w:p w:rsidR="007423A3" w:rsidRDefault="007423A3">
      <w:pPr>
        <w:pStyle w:val="aa"/>
      </w:pPr>
      <w:r>
        <w:rPr>
          <w:rStyle w:val="aff5"/>
        </w:rPr>
        <w:annotationRef/>
      </w:r>
      <w:r>
        <w:t>Добавить транзакцию по загрузке рабочих мест</w:t>
      </w:r>
    </w:p>
  </w:comment>
  <w:comment w:id="404" w:author="Миронова Наталья Владимировна" w:date="2022-05-23T17:47:00Z" w:initials="МНВ">
    <w:p w:rsidR="007423A3" w:rsidRDefault="007423A3">
      <w:pPr>
        <w:pStyle w:val="aa"/>
      </w:pPr>
      <w:r>
        <w:rPr>
          <w:rStyle w:val="aff5"/>
        </w:rPr>
        <w:annotationRef/>
      </w:r>
      <w:r>
        <w:t>Добавить АРМ, как в 38 сделать синхронизацию?</w:t>
      </w:r>
    </w:p>
  </w:comment>
  <w:comment w:id="407" w:author="Миронова Наталья Владимировна" w:date="2022-05-23T17:59:00Z" w:initials="МНВ">
    <w:p w:rsidR="00F338E0" w:rsidRDefault="00F338E0">
      <w:pPr>
        <w:pStyle w:val="aa"/>
      </w:pPr>
      <w:r>
        <w:rPr>
          <w:rStyle w:val="aff5"/>
        </w:rPr>
        <w:annotationRef/>
      </w:r>
      <w:r>
        <w:t>Это не возможно, сроков в операциях нет</w:t>
      </w:r>
    </w:p>
  </w:comment>
  <w:comment w:id="424" w:author="Миронова Наталья Владимировна" w:date="2022-05-23T18:06:00Z" w:initials="МНВ">
    <w:p w:rsidR="00F338E0" w:rsidRDefault="00F338E0">
      <w:pPr>
        <w:pStyle w:val="aa"/>
      </w:pPr>
      <w:r>
        <w:rPr>
          <w:rStyle w:val="aff5"/>
        </w:rPr>
        <w:annotationRef/>
      </w:r>
      <w:r>
        <w:t>На каком объекте ведется мощность ВПС?</w:t>
      </w:r>
      <w:r w:rsidR="00F14235">
        <w:t>как проводить балансировку?</w:t>
      </w:r>
    </w:p>
  </w:comment>
  <w:comment w:id="425" w:author="Миронова Наталья Владимировна" w:date="2022-05-23T18:07:00Z" w:initials="МНВ">
    <w:p w:rsidR="00F338E0" w:rsidRPr="00F14235" w:rsidRDefault="00F338E0">
      <w:pPr>
        <w:pStyle w:val="aa"/>
      </w:pPr>
      <w:r>
        <w:rPr>
          <w:rStyle w:val="aff5"/>
        </w:rPr>
        <w:annotationRef/>
      </w:r>
      <w:r>
        <w:t>ВПС в разрезе операций заказов, точно? На году?</w:t>
      </w:r>
    </w:p>
  </w:comment>
  <w:comment w:id="431" w:author="Миронова Наталья Владимировна" w:date="2022-05-24T09:35:00Z" w:initials="МНВ">
    <w:p w:rsidR="00F14235" w:rsidRDefault="00F14235">
      <w:pPr>
        <w:pStyle w:val="aa"/>
      </w:pPr>
      <w:r>
        <w:rPr>
          <w:rStyle w:val="aff5"/>
        </w:rPr>
        <w:annotationRef/>
      </w:r>
      <w:r>
        <w:t>Как визуально виден дисбаланс, какой отчет, какая транзакция?</w:t>
      </w:r>
    </w:p>
  </w:comment>
  <w:comment w:id="460" w:author="Миронова Наталья Владимировна" w:date="2022-05-24T10:55:00Z" w:initials="МНВ">
    <w:p w:rsidR="006A6D48" w:rsidRDefault="006A6D48">
      <w:pPr>
        <w:pStyle w:val="aa"/>
      </w:pPr>
      <w:r>
        <w:rPr>
          <w:rStyle w:val="aff5"/>
        </w:rPr>
        <w:annotationRef/>
      </w:r>
      <w:r>
        <w:t>Ссылка не рабочая</w:t>
      </w:r>
    </w:p>
  </w:comment>
  <w:comment w:id="925" w:author="Миронова Наталья Владимировна" w:date="2022-05-24T10:40:00Z" w:initials="МНВ">
    <w:p w:rsidR="008741A0" w:rsidRDefault="008741A0" w:rsidP="008741A0">
      <w:pPr>
        <w:pStyle w:val="aa"/>
      </w:pPr>
      <w:r>
        <w:rPr>
          <w:rStyle w:val="aff5"/>
        </w:rPr>
        <w:annotationRef/>
      </w:r>
      <w:r>
        <w:t>Страница по ссылке не найдена</w:t>
      </w:r>
    </w:p>
  </w:comment>
  <w:comment w:id="1284" w:author="Миронова Наталья Владимировна" w:date="2022-05-24T11:00:00Z" w:initials="МНВ">
    <w:p w:rsidR="006A6D48" w:rsidRPr="006A6D48" w:rsidRDefault="006A6D48">
      <w:pPr>
        <w:pStyle w:val="aa"/>
      </w:pPr>
      <w:r>
        <w:rPr>
          <w:rStyle w:val="aff5"/>
        </w:rPr>
        <w:annotationRef/>
      </w:r>
      <w:r>
        <w:t xml:space="preserve">А заказы вида </w:t>
      </w:r>
      <w:r>
        <w:rPr>
          <w:lang w:val="en-US"/>
        </w:rPr>
        <w:t>ATU</w:t>
      </w:r>
      <w:r w:rsidRPr="006A6D48">
        <w:t>1</w:t>
      </w:r>
      <w:r>
        <w:t xml:space="preserve"> НЕ УКАЗАНЫ, ИХ НЕЛЬЗЯ СОЗДАВАТЬ?</w:t>
      </w:r>
    </w:p>
  </w:comment>
  <w:comment w:id="1297" w:author="Миронова Наталья Владимировна" w:date="2022-05-24T11:10:00Z" w:initials="МНВ">
    <w:p w:rsidR="005D7336" w:rsidRDefault="005D7336">
      <w:pPr>
        <w:pStyle w:val="aa"/>
      </w:pPr>
      <w:r>
        <w:rPr>
          <w:rStyle w:val="aff5"/>
        </w:rPr>
        <w:annotationRef/>
      </w:r>
      <w:r>
        <w:t>Какие данные из позиции Плана ТОРО «тянутся» в ЛОТ, какие поля необходимо актуализировать? Например  - рабочее место, какое должно быть – обезличенное иди можно оставить хозспосов? Трудоемкость? Стоимости в плане нет</w:t>
      </w:r>
    </w:p>
    <w:p w:rsidR="005D7336" w:rsidRDefault="005D7336">
      <w:pPr>
        <w:pStyle w:val="aa"/>
      </w:pPr>
      <w:r>
        <w:t>Что должен выполнить планировщик для корректного формирования лота на основании данных плана ТОРО</w:t>
      </w:r>
    </w:p>
  </w:comment>
</w:comment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14C9" w:rsidRDefault="003414C9" w:rsidP="006C0925">
      <w:r>
        <w:separator/>
      </w:r>
    </w:p>
  </w:endnote>
  <w:endnote w:type="continuationSeparator" w:id="0">
    <w:p w:rsidR="003414C9" w:rsidRDefault="003414C9" w:rsidP="006C0925">
      <w:r>
        <w:continuationSeparator/>
      </w:r>
    </w:p>
  </w:endnote>
  <w:endnote w:type="continuationNotice" w:id="1">
    <w:p w:rsidR="003414C9" w:rsidRDefault="003414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10006FF" w:usb1="4000205B" w:usb2="00000010" w:usb3="00000000" w:csb0="0000019F" w:csb1="00000000"/>
  </w:font>
  <w:font w:name="Franklin Gothic Book">
    <w:charset w:val="CC"/>
    <w:family w:val="swiss"/>
    <w:pitch w:val="variable"/>
    <w:sig w:usb0="00000287" w:usb1="00000000" w:usb2="00000000" w:usb3="00000000" w:csb0="0000009F" w:csb1="00000000"/>
  </w:font>
  <w:font w:name="Arial Unicode MS">
    <w:altName w:val="Malgun Gothic Semilight"/>
    <w:panose1 w:val="020B0604020202020204"/>
    <w:charset w:val="00"/>
    <w:family w:val="roman"/>
    <w:notTrueType/>
    <w:pitch w:val="variable"/>
    <w:sig w:usb0="00000003" w:usb1="00000000" w:usb2="00000000" w:usb3="00000000" w:csb0="00000001"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1842419"/>
      <w:docPartObj>
        <w:docPartGallery w:val="Page Numbers (Bottom of Page)"/>
        <w:docPartUnique/>
      </w:docPartObj>
    </w:sdtPr>
    <w:sdtEndPr>
      <w:rPr>
        <w:rFonts w:cs="Arial"/>
      </w:rPr>
    </w:sdtEndPr>
    <w:sdtContent>
      <w:p w:rsidR="00FE251E" w:rsidRDefault="00FE251E" w:rsidP="008767CC">
        <w:pPr>
          <w:pStyle w:val="a5"/>
          <w:jc w:val="right"/>
        </w:pPr>
        <w:r w:rsidRPr="00554843">
          <w:rPr>
            <w:rFonts w:ascii="Arial" w:hAnsi="Arial" w:cs="Arial"/>
          </w:rPr>
          <w:fldChar w:fldCharType="begin"/>
        </w:r>
        <w:r w:rsidRPr="00554843">
          <w:rPr>
            <w:rFonts w:ascii="Arial" w:hAnsi="Arial" w:cs="Arial"/>
          </w:rPr>
          <w:instrText>PAGE   \* MERGEFORMAT</w:instrText>
        </w:r>
        <w:r w:rsidRPr="00554843">
          <w:rPr>
            <w:rFonts w:ascii="Arial" w:hAnsi="Arial" w:cs="Arial"/>
          </w:rPr>
          <w:fldChar w:fldCharType="separate"/>
        </w:r>
        <w:r w:rsidR="005311B5">
          <w:rPr>
            <w:rFonts w:ascii="Arial" w:hAnsi="Arial" w:cs="Arial"/>
            <w:noProof/>
          </w:rPr>
          <w:t>12</w:t>
        </w:r>
        <w:r w:rsidRPr="00554843">
          <w:rPr>
            <w:rFonts w:ascii="Arial" w:hAnsi="Arial" w:cs="Aria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14C9" w:rsidRDefault="003414C9" w:rsidP="006C0925">
      <w:r>
        <w:separator/>
      </w:r>
    </w:p>
  </w:footnote>
  <w:footnote w:type="continuationSeparator" w:id="0">
    <w:p w:rsidR="003414C9" w:rsidRDefault="003414C9" w:rsidP="006C0925">
      <w:r>
        <w:continuationSeparator/>
      </w:r>
    </w:p>
  </w:footnote>
  <w:footnote w:type="continuationNotice" w:id="1">
    <w:p w:rsidR="003414C9" w:rsidRDefault="003414C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251E" w:rsidRPr="00B153FA" w:rsidRDefault="00FE251E" w:rsidP="009F5EA5">
    <w:pPr>
      <w:pStyle w:val="a3"/>
      <w:jc w:val="right"/>
      <w:rPr>
        <w:rFonts w:ascii="Arial" w:hAnsi="Arial" w:cs="Arial"/>
        <w:b/>
      </w:rPr>
    </w:pPr>
    <w:r w:rsidRPr="00B153FA">
      <w:rPr>
        <w:rFonts w:ascii="Arial" w:hAnsi="Arial" w:cs="Arial"/>
        <w:b/>
      </w:rPr>
      <w:t>Концептуальный дизайн</w:t>
    </w:r>
    <w:r>
      <w:rPr>
        <w:rFonts w:ascii="Arial" w:hAnsi="Arial" w:cs="Arial"/>
        <w:b/>
      </w:rPr>
      <w:t xml:space="preserve"> </w:t>
    </w:r>
    <w:r w:rsidRPr="00B153FA">
      <w:rPr>
        <w:rFonts w:ascii="Arial" w:hAnsi="Arial" w:cs="Arial"/>
        <w:b/>
      </w:rPr>
      <w:t>ТОиР</w:t>
    </w:r>
    <w:r w:rsidRPr="00B153FA">
      <w:rPr>
        <w:rFonts w:ascii="Arial" w:hAnsi="Arial" w:cs="Arial"/>
        <w:b/>
      </w:rPr>
      <w:br/>
      <w:t xml:space="preserve">Годовое планирование воздействий на </w:t>
    </w:r>
    <w:r w:rsidRPr="00B153FA">
      <w:rPr>
        <w:rFonts w:ascii="Arial" w:hAnsi="Arial" w:cs="Arial"/>
        <w:b/>
      </w:rPr>
      <w:br/>
      <w:t>производственные активы</w:t>
    </w:r>
  </w:p>
  <w:p w:rsidR="00FE251E" w:rsidRDefault="00FE251E">
    <w:pPr>
      <w:pStyle w:val="a3"/>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E251E" w:rsidRDefault="00FE251E">
    <w:pPr>
      <w:pStyle w:val="a3"/>
    </w:pPr>
    <w:r>
      <w:rPr>
        <w:b/>
        <w:bCs/>
        <w:noProof/>
        <w:lang w:eastAsia="ru-RU"/>
      </w:rPr>
      <w:drawing>
        <wp:inline distT="0" distB="0" distL="0" distR="0" wp14:anchorId="58E66DE0" wp14:editId="1B122017">
          <wp:extent cx="2240329" cy="50400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FE251E" w:rsidTr="00E30D22">
      <w:trPr>
        <w:cantSplit/>
        <w:trHeight w:val="244"/>
      </w:trPr>
      <w:tc>
        <w:tcPr>
          <w:tcW w:w="3496" w:type="dxa"/>
          <w:vMerge w:val="restart"/>
          <w:tcBorders>
            <w:top w:val="nil"/>
            <w:left w:val="nil"/>
            <w:bottom w:val="nil"/>
            <w:right w:val="nil"/>
          </w:tcBorders>
          <w:vAlign w:val="center"/>
        </w:tcPr>
        <w:p w:rsidR="00FE251E" w:rsidRDefault="00FE251E" w:rsidP="00A54CF5">
          <w:pPr>
            <w:pStyle w:val="a3"/>
            <w:ind w:left="-241" w:hanging="1"/>
            <w:jc w:val="left"/>
            <w:rPr>
              <w:b/>
              <w:bCs/>
            </w:rPr>
          </w:pPr>
          <w:r>
            <w:rPr>
              <w:b/>
              <w:bCs/>
              <w:noProof/>
              <w:lang w:eastAsia="ru-RU"/>
            </w:rPr>
            <w:drawing>
              <wp:inline distT="0" distB="0" distL="0" distR="0" wp14:anchorId="2AB9CFA2" wp14:editId="355F4E86">
                <wp:extent cx="2240329" cy="504000"/>
                <wp:effectExtent l="0" t="0" r="0" b="0"/>
                <wp:docPr id="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rsidR="00FE251E" w:rsidRPr="00916FAB" w:rsidRDefault="00FE251E" w:rsidP="00A54CF5">
          <w:pPr>
            <w:pStyle w:val="InR1"/>
          </w:pPr>
          <w:r>
            <w:t>Концептуальный дизайн</w:t>
          </w:r>
          <w:r>
            <w:br/>
            <w:t>ТОиР</w:t>
          </w:r>
          <w:r>
            <w:br/>
            <w:t xml:space="preserve">Годовое планирование воздействий на </w:t>
          </w:r>
          <w:r>
            <w:br/>
            <w:t>производственные активы</w:t>
          </w:r>
        </w:p>
      </w:tc>
    </w:tr>
    <w:tr w:rsidR="00FE251E" w:rsidRPr="00DB4B2F" w:rsidTr="00E30D22">
      <w:trPr>
        <w:cantSplit/>
        <w:trHeight w:val="244"/>
      </w:trPr>
      <w:tc>
        <w:tcPr>
          <w:tcW w:w="3496" w:type="dxa"/>
          <w:vMerge/>
          <w:tcBorders>
            <w:top w:val="nil"/>
            <w:left w:val="nil"/>
            <w:bottom w:val="nil"/>
            <w:right w:val="nil"/>
          </w:tcBorders>
          <w:vAlign w:val="center"/>
        </w:tcPr>
        <w:p w:rsidR="00FE251E" w:rsidRDefault="00FE251E" w:rsidP="00A54CF5">
          <w:pPr>
            <w:pStyle w:val="a3"/>
            <w:jc w:val="center"/>
          </w:pPr>
        </w:p>
      </w:tc>
      <w:tc>
        <w:tcPr>
          <w:tcW w:w="6716" w:type="dxa"/>
          <w:vMerge/>
          <w:tcBorders>
            <w:top w:val="single" w:sz="8" w:space="0" w:color="auto"/>
            <w:left w:val="nil"/>
            <w:bottom w:val="single" w:sz="8" w:space="0" w:color="FEC816"/>
            <w:right w:val="single" w:sz="8" w:space="0" w:color="FEC816"/>
          </w:tcBorders>
        </w:tcPr>
        <w:p w:rsidR="00FE251E" w:rsidRPr="000B5B67" w:rsidRDefault="00FE251E" w:rsidP="00A54CF5">
          <w:pPr>
            <w:jc w:val="center"/>
            <w:rPr>
              <w:b/>
              <w:bCs/>
            </w:rPr>
          </w:pPr>
        </w:p>
      </w:tc>
    </w:tr>
  </w:tbl>
  <w:p w:rsidR="00FE251E" w:rsidRDefault="00FE251E">
    <w:pPr>
      <w:pStyle w:val="a3"/>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FE251E" w:rsidTr="00E30D22">
      <w:trPr>
        <w:cantSplit/>
        <w:trHeight w:val="244"/>
      </w:trPr>
      <w:tc>
        <w:tcPr>
          <w:tcW w:w="3496" w:type="dxa"/>
          <w:vMerge w:val="restart"/>
          <w:tcBorders>
            <w:top w:val="nil"/>
            <w:left w:val="nil"/>
            <w:bottom w:val="nil"/>
            <w:right w:val="nil"/>
          </w:tcBorders>
          <w:vAlign w:val="center"/>
        </w:tcPr>
        <w:p w:rsidR="00FE251E" w:rsidRDefault="00FE251E" w:rsidP="00B307BD">
          <w:pPr>
            <w:pStyle w:val="a3"/>
            <w:ind w:left="-241" w:hanging="1"/>
            <w:jc w:val="left"/>
            <w:rPr>
              <w:b/>
              <w:bCs/>
            </w:rPr>
          </w:pPr>
          <w:r>
            <w:rPr>
              <w:b/>
              <w:bCs/>
              <w:noProof/>
              <w:lang w:eastAsia="ru-RU"/>
            </w:rPr>
            <w:drawing>
              <wp:inline distT="0" distB="0" distL="0" distR="0" wp14:anchorId="245427E6" wp14:editId="4B8B6564">
                <wp:extent cx="2240329" cy="504000"/>
                <wp:effectExtent l="0" t="0" r="0" b="0"/>
                <wp:docPr id="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rsidR="00FE251E" w:rsidRPr="00916FAB" w:rsidRDefault="00FE251E" w:rsidP="00B307BD">
          <w:pPr>
            <w:pStyle w:val="InR1"/>
          </w:pPr>
          <w:r>
            <w:t>Концептуальный дизайн</w:t>
          </w:r>
          <w:r>
            <w:br/>
            <w:t>ТОиР</w:t>
          </w:r>
          <w:r>
            <w:br/>
            <w:t xml:space="preserve">Годовое планирование воздействий на </w:t>
          </w:r>
          <w:r>
            <w:br/>
            <w:t>производственные активы</w:t>
          </w:r>
        </w:p>
      </w:tc>
    </w:tr>
    <w:tr w:rsidR="00FE251E" w:rsidRPr="00DB4B2F" w:rsidTr="00E30D22">
      <w:trPr>
        <w:cantSplit/>
        <w:trHeight w:val="244"/>
      </w:trPr>
      <w:tc>
        <w:tcPr>
          <w:tcW w:w="3496" w:type="dxa"/>
          <w:vMerge/>
          <w:tcBorders>
            <w:top w:val="nil"/>
            <w:left w:val="nil"/>
            <w:bottom w:val="nil"/>
            <w:right w:val="nil"/>
          </w:tcBorders>
          <w:vAlign w:val="center"/>
        </w:tcPr>
        <w:p w:rsidR="00FE251E" w:rsidRDefault="00FE251E" w:rsidP="00B307BD">
          <w:pPr>
            <w:pStyle w:val="a3"/>
            <w:jc w:val="center"/>
          </w:pPr>
        </w:p>
      </w:tc>
      <w:tc>
        <w:tcPr>
          <w:tcW w:w="6716" w:type="dxa"/>
          <w:vMerge/>
          <w:tcBorders>
            <w:top w:val="single" w:sz="8" w:space="0" w:color="auto"/>
            <w:left w:val="nil"/>
            <w:bottom w:val="single" w:sz="8" w:space="0" w:color="FEC816"/>
            <w:right w:val="single" w:sz="8" w:space="0" w:color="FEC816"/>
          </w:tcBorders>
        </w:tcPr>
        <w:p w:rsidR="00FE251E" w:rsidRPr="000B5B67" w:rsidRDefault="00FE251E" w:rsidP="00B307BD">
          <w:pPr>
            <w:jc w:val="center"/>
            <w:rPr>
              <w:b/>
              <w:bCs/>
            </w:rPr>
          </w:pPr>
        </w:p>
      </w:tc>
    </w:tr>
  </w:tbl>
  <w:p w:rsidR="00FE251E" w:rsidRDefault="00FE251E" w:rsidP="007200B1">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83267"/>
    <w:multiLevelType w:val="hybridMultilevel"/>
    <w:tmpl w:val="9F0C199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01C50F4F"/>
    <w:multiLevelType w:val="multilevel"/>
    <w:tmpl w:val="AD56287C"/>
    <w:lvl w:ilvl="0">
      <w:start w:val="1"/>
      <w:numFmt w:val="decimal"/>
      <w:pStyle w:val="1"/>
      <w:lvlText w:val="%1"/>
      <w:lvlJc w:val="left"/>
      <w:pPr>
        <w:ind w:left="1566" w:hanging="432"/>
      </w:pPr>
    </w:lvl>
    <w:lvl w:ilvl="1">
      <w:start w:val="1"/>
      <w:numFmt w:val="decimal"/>
      <w:lvlText w:val="%1.%2"/>
      <w:lvlJc w:val="left"/>
      <w:pPr>
        <w:ind w:left="1710" w:hanging="576"/>
      </w:pPr>
    </w:lvl>
    <w:lvl w:ilvl="2">
      <w:start w:val="1"/>
      <w:numFmt w:val="decimal"/>
      <w:pStyle w:val="3"/>
      <w:lvlText w:val="%1.%2.%3"/>
      <w:lvlJc w:val="left"/>
      <w:pPr>
        <w:ind w:left="1854" w:hanging="720"/>
      </w:pPr>
    </w:lvl>
    <w:lvl w:ilvl="3">
      <w:start w:val="1"/>
      <w:numFmt w:val="decimal"/>
      <w:pStyle w:val="4"/>
      <w:lvlText w:val="%1.%2.%3.%4"/>
      <w:lvlJc w:val="left"/>
      <w:pPr>
        <w:ind w:left="1998" w:hanging="864"/>
      </w:pPr>
    </w:lvl>
    <w:lvl w:ilvl="4">
      <w:start w:val="1"/>
      <w:numFmt w:val="decimal"/>
      <w:pStyle w:val="5"/>
      <w:lvlText w:val="%1.%2.%3.%4.%5"/>
      <w:lvlJc w:val="left"/>
      <w:pPr>
        <w:ind w:left="2142" w:hanging="1008"/>
      </w:pPr>
    </w:lvl>
    <w:lvl w:ilvl="5">
      <w:start w:val="1"/>
      <w:numFmt w:val="decimal"/>
      <w:pStyle w:val="6"/>
      <w:lvlText w:val="%1.%2.%3.%4.%5.%6"/>
      <w:lvlJc w:val="left"/>
      <w:pPr>
        <w:ind w:left="2286" w:hanging="1152"/>
      </w:pPr>
    </w:lvl>
    <w:lvl w:ilvl="6">
      <w:start w:val="1"/>
      <w:numFmt w:val="decimal"/>
      <w:pStyle w:val="7"/>
      <w:lvlText w:val="%1.%2.%3.%4.%5.%6.%7"/>
      <w:lvlJc w:val="left"/>
      <w:pPr>
        <w:ind w:left="2430" w:hanging="1296"/>
      </w:pPr>
    </w:lvl>
    <w:lvl w:ilvl="7">
      <w:start w:val="1"/>
      <w:numFmt w:val="decimal"/>
      <w:pStyle w:val="8"/>
      <w:lvlText w:val="%1.%2.%3.%4.%5.%6.%7.%8"/>
      <w:lvlJc w:val="left"/>
      <w:pPr>
        <w:ind w:left="2574" w:hanging="1440"/>
      </w:pPr>
    </w:lvl>
    <w:lvl w:ilvl="8">
      <w:start w:val="1"/>
      <w:numFmt w:val="decimal"/>
      <w:pStyle w:val="9"/>
      <w:lvlText w:val="%1.%2.%3.%4.%5.%6.%7.%8.%9"/>
      <w:lvlJc w:val="left"/>
      <w:pPr>
        <w:ind w:left="2718" w:hanging="1584"/>
      </w:pPr>
    </w:lvl>
  </w:abstractNum>
  <w:abstractNum w:abstractNumId="2" w15:restartNumberingAfterBreak="0">
    <w:nsid w:val="01D57DB1"/>
    <w:multiLevelType w:val="hybridMultilevel"/>
    <w:tmpl w:val="BCDA7C10"/>
    <w:lvl w:ilvl="0" w:tplc="04190001">
      <w:start w:val="1"/>
      <w:numFmt w:val="bullet"/>
      <w:lvlText w:val=""/>
      <w:lvlJc w:val="left"/>
      <w:pPr>
        <w:ind w:left="1494"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25237C2"/>
    <w:multiLevelType w:val="hybridMultilevel"/>
    <w:tmpl w:val="A88A442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02622128"/>
    <w:multiLevelType w:val="hybridMultilevel"/>
    <w:tmpl w:val="68482D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039776E9"/>
    <w:multiLevelType w:val="hybridMultilevel"/>
    <w:tmpl w:val="3ACE3D8C"/>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7" w15:restartNumberingAfterBreak="0">
    <w:nsid w:val="04FB45A3"/>
    <w:multiLevelType w:val="hybridMultilevel"/>
    <w:tmpl w:val="7D3AB2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525A67"/>
    <w:multiLevelType w:val="hybridMultilevel"/>
    <w:tmpl w:val="BC5A6A9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9" w15:restartNumberingAfterBreak="0">
    <w:nsid w:val="0557177B"/>
    <w:multiLevelType w:val="hybridMultilevel"/>
    <w:tmpl w:val="D95E635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070D39BE"/>
    <w:multiLevelType w:val="hybridMultilevel"/>
    <w:tmpl w:val="C6D6B49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1" w15:restartNumberingAfterBreak="0">
    <w:nsid w:val="08303E3D"/>
    <w:multiLevelType w:val="hybridMultilevel"/>
    <w:tmpl w:val="CB72683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08777A74"/>
    <w:multiLevelType w:val="hybridMultilevel"/>
    <w:tmpl w:val="0F3E28B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8A255D3"/>
    <w:multiLevelType w:val="hybridMultilevel"/>
    <w:tmpl w:val="103A06AC"/>
    <w:lvl w:ilvl="0" w:tplc="438E064C">
      <w:start w:val="1"/>
      <w:numFmt w:val="decimal"/>
      <w:lvlText w:val="%1."/>
      <w:lvlJc w:val="left"/>
      <w:pPr>
        <w:ind w:left="1080" w:hanging="360"/>
      </w:pPr>
      <w:rPr>
        <w:rFonts w:cs="Times New Roman" w:hint="default"/>
      </w:rPr>
    </w:lvl>
    <w:lvl w:ilvl="1" w:tplc="04190019" w:tentative="1">
      <w:start w:val="1"/>
      <w:numFmt w:val="lowerLetter"/>
      <w:lvlText w:val="%2."/>
      <w:lvlJc w:val="left"/>
      <w:pPr>
        <w:ind w:left="1800" w:hanging="360"/>
      </w:pPr>
      <w:rPr>
        <w:rFonts w:cs="Times New Roman"/>
      </w:rPr>
    </w:lvl>
    <w:lvl w:ilvl="2" w:tplc="0419001B" w:tentative="1">
      <w:start w:val="1"/>
      <w:numFmt w:val="lowerRoman"/>
      <w:lvlText w:val="%3."/>
      <w:lvlJc w:val="right"/>
      <w:pPr>
        <w:ind w:left="2520" w:hanging="180"/>
      </w:pPr>
      <w:rPr>
        <w:rFonts w:cs="Times New Roman"/>
      </w:rPr>
    </w:lvl>
    <w:lvl w:ilvl="3" w:tplc="0419000F" w:tentative="1">
      <w:start w:val="1"/>
      <w:numFmt w:val="decimal"/>
      <w:lvlText w:val="%4."/>
      <w:lvlJc w:val="left"/>
      <w:pPr>
        <w:ind w:left="3240" w:hanging="360"/>
      </w:pPr>
      <w:rPr>
        <w:rFonts w:cs="Times New Roman"/>
      </w:rPr>
    </w:lvl>
    <w:lvl w:ilvl="4" w:tplc="04190019" w:tentative="1">
      <w:start w:val="1"/>
      <w:numFmt w:val="lowerLetter"/>
      <w:lvlText w:val="%5."/>
      <w:lvlJc w:val="left"/>
      <w:pPr>
        <w:ind w:left="3960" w:hanging="360"/>
      </w:pPr>
      <w:rPr>
        <w:rFonts w:cs="Times New Roman"/>
      </w:rPr>
    </w:lvl>
    <w:lvl w:ilvl="5" w:tplc="0419001B" w:tentative="1">
      <w:start w:val="1"/>
      <w:numFmt w:val="lowerRoman"/>
      <w:lvlText w:val="%6."/>
      <w:lvlJc w:val="right"/>
      <w:pPr>
        <w:ind w:left="4680" w:hanging="180"/>
      </w:pPr>
      <w:rPr>
        <w:rFonts w:cs="Times New Roman"/>
      </w:rPr>
    </w:lvl>
    <w:lvl w:ilvl="6" w:tplc="0419000F" w:tentative="1">
      <w:start w:val="1"/>
      <w:numFmt w:val="decimal"/>
      <w:lvlText w:val="%7."/>
      <w:lvlJc w:val="left"/>
      <w:pPr>
        <w:ind w:left="5400" w:hanging="360"/>
      </w:pPr>
      <w:rPr>
        <w:rFonts w:cs="Times New Roman"/>
      </w:rPr>
    </w:lvl>
    <w:lvl w:ilvl="7" w:tplc="04190019" w:tentative="1">
      <w:start w:val="1"/>
      <w:numFmt w:val="lowerLetter"/>
      <w:lvlText w:val="%8."/>
      <w:lvlJc w:val="left"/>
      <w:pPr>
        <w:ind w:left="6120" w:hanging="360"/>
      </w:pPr>
      <w:rPr>
        <w:rFonts w:cs="Times New Roman"/>
      </w:rPr>
    </w:lvl>
    <w:lvl w:ilvl="8" w:tplc="0419001B" w:tentative="1">
      <w:start w:val="1"/>
      <w:numFmt w:val="lowerRoman"/>
      <w:lvlText w:val="%9."/>
      <w:lvlJc w:val="right"/>
      <w:pPr>
        <w:ind w:left="6840" w:hanging="180"/>
      </w:pPr>
      <w:rPr>
        <w:rFonts w:cs="Times New Roman"/>
      </w:rPr>
    </w:lvl>
  </w:abstractNum>
  <w:abstractNum w:abstractNumId="14" w15:restartNumberingAfterBreak="0">
    <w:nsid w:val="09A94CEC"/>
    <w:multiLevelType w:val="hybridMultilevel"/>
    <w:tmpl w:val="9C92032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0BF30C34"/>
    <w:multiLevelType w:val="hybridMultilevel"/>
    <w:tmpl w:val="B0703BCE"/>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16" w15:restartNumberingAfterBreak="0">
    <w:nsid w:val="0FC06E10"/>
    <w:multiLevelType w:val="hybridMultilevel"/>
    <w:tmpl w:val="60A02FCE"/>
    <w:lvl w:ilvl="0" w:tplc="C65AF762">
      <w:start w:val="2"/>
      <w:numFmt w:val="bullet"/>
      <w:lvlText w:val="-"/>
      <w:lvlJc w:val="left"/>
      <w:pPr>
        <w:ind w:left="4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10327F15"/>
    <w:multiLevelType w:val="hybridMultilevel"/>
    <w:tmpl w:val="986A80B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15:restartNumberingAfterBreak="0">
    <w:nsid w:val="10571D53"/>
    <w:multiLevelType w:val="hybridMultilevel"/>
    <w:tmpl w:val="1166C1B2"/>
    <w:lvl w:ilvl="0" w:tplc="82A8D7E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3217FD5"/>
    <w:multiLevelType w:val="hybridMultilevel"/>
    <w:tmpl w:val="C79658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14275655"/>
    <w:multiLevelType w:val="hybridMultilevel"/>
    <w:tmpl w:val="81A2BA46"/>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21" w15:restartNumberingAfterBreak="0">
    <w:nsid w:val="14373DC3"/>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2" w15:restartNumberingAfterBreak="0">
    <w:nsid w:val="14540FC3"/>
    <w:multiLevelType w:val="hybridMultilevel"/>
    <w:tmpl w:val="ACD60544"/>
    <w:lvl w:ilvl="0" w:tplc="918296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16C957A0"/>
    <w:multiLevelType w:val="hybridMultilevel"/>
    <w:tmpl w:val="AD3C79B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4" w15:restartNumberingAfterBreak="0">
    <w:nsid w:val="178B6124"/>
    <w:multiLevelType w:val="multilevel"/>
    <w:tmpl w:val="B76C37CC"/>
    <w:lvl w:ilvl="0">
      <w:start w:val="1"/>
      <w:numFmt w:val="decimal"/>
      <w:lvlText w:val="%1."/>
      <w:lvlJc w:val="left"/>
      <w:pPr>
        <w:ind w:left="1080" w:hanging="360"/>
      </w:pPr>
      <w:rPr>
        <w:rFonts w:ascii="Arial" w:hAnsi="Arial" w:cs="Arial" w:hint="default"/>
        <w:b/>
        <w:sz w:val="24"/>
        <w:szCs w:val="24"/>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5" w15:restartNumberingAfterBreak="0">
    <w:nsid w:val="18C565F2"/>
    <w:multiLevelType w:val="hybridMultilevel"/>
    <w:tmpl w:val="764CCA1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6" w15:restartNumberingAfterBreak="0">
    <w:nsid w:val="1AE45692"/>
    <w:multiLevelType w:val="hybridMultilevel"/>
    <w:tmpl w:val="ED9C21C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CFF179F"/>
    <w:multiLevelType w:val="hybridMultilevel"/>
    <w:tmpl w:val="AA1ECB4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1D0C11DC"/>
    <w:multiLevelType w:val="hybridMultilevel"/>
    <w:tmpl w:val="2250A4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1F425FCA"/>
    <w:multiLevelType w:val="hybridMultilevel"/>
    <w:tmpl w:val="418E7092"/>
    <w:lvl w:ilvl="0" w:tplc="C65AF762">
      <w:start w:val="2"/>
      <w:numFmt w:val="bullet"/>
      <w:lvlText w:val="-"/>
      <w:lvlJc w:val="left"/>
      <w:pPr>
        <w:ind w:left="4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21F3230A"/>
    <w:multiLevelType w:val="hybridMultilevel"/>
    <w:tmpl w:val="7E4A7FC4"/>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1" w15:restartNumberingAfterBreak="0">
    <w:nsid w:val="2356445A"/>
    <w:multiLevelType w:val="hybridMultilevel"/>
    <w:tmpl w:val="BA2EFAA6"/>
    <w:lvl w:ilvl="0" w:tplc="851AD910">
      <w:numFmt w:val="bullet"/>
      <w:lvlText w:val="-"/>
      <w:lvlJc w:val="left"/>
      <w:pPr>
        <w:ind w:left="644" w:hanging="360"/>
      </w:pPr>
      <w:rPr>
        <w:rFonts w:ascii="Arial" w:eastAsia="Times New Roman" w:hAnsi="Arial" w:hint="default"/>
      </w:rPr>
    </w:lvl>
    <w:lvl w:ilvl="1" w:tplc="04190003" w:tentative="1">
      <w:start w:val="1"/>
      <w:numFmt w:val="bullet"/>
      <w:lvlText w:val="o"/>
      <w:lvlJc w:val="left"/>
      <w:pPr>
        <w:ind w:left="1364" w:hanging="360"/>
      </w:pPr>
      <w:rPr>
        <w:rFonts w:ascii="Courier New" w:hAnsi="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32" w15:restartNumberingAfterBreak="0">
    <w:nsid w:val="23B34A85"/>
    <w:multiLevelType w:val="hybridMultilevel"/>
    <w:tmpl w:val="577A5A0A"/>
    <w:lvl w:ilvl="0" w:tplc="A85690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26122D02"/>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4" w15:restartNumberingAfterBreak="0">
    <w:nsid w:val="26E12FF7"/>
    <w:multiLevelType w:val="hybridMultilevel"/>
    <w:tmpl w:val="83F8320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5" w15:restartNumberingAfterBreak="0">
    <w:nsid w:val="2909094C"/>
    <w:multiLevelType w:val="multilevel"/>
    <w:tmpl w:val="A7DC5026"/>
    <w:lvl w:ilvl="0">
      <w:start w:val="1"/>
      <w:numFmt w:val="decimal"/>
      <w:lvlText w:val="%1."/>
      <w:lvlJc w:val="left"/>
      <w:pPr>
        <w:ind w:left="1287" w:hanging="360"/>
      </w:pPr>
    </w:lvl>
    <w:lvl w:ilvl="1">
      <w:start w:val="5"/>
      <w:numFmt w:val="decimal"/>
      <w:isLgl/>
      <w:lvlText w:val="%1.%2."/>
      <w:lvlJc w:val="left"/>
      <w:pPr>
        <w:ind w:left="1407" w:hanging="480"/>
      </w:pPr>
      <w:rPr>
        <w:rFonts w:ascii="Arial" w:hAnsi="Arial" w:cs="Arial" w:hint="default"/>
      </w:rPr>
    </w:lvl>
    <w:lvl w:ilvl="2">
      <w:start w:val="1"/>
      <w:numFmt w:val="decimal"/>
      <w:isLgl/>
      <w:lvlText w:val="%1.%2.%3."/>
      <w:lvlJc w:val="left"/>
      <w:pPr>
        <w:ind w:left="1647" w:hanging="720"/>
      </w:pPr>
      <w:rPr>
        <w:rFonts w:ascii="Arial" w:hAnsi="Arial" w:cs="Arial" w:hint="default"/>
      </w:rPr>
    </w:lvl>
    <w:lvl w:ilvl="3">
      <w:start w:val="1"/>
      <w:numFmt w:val="decimal"/>
      <w:isLgl/>
      <w:lvlText w:val="%1.%2.%3.%4."/>
      <w:lvlJc w:val="left"/>
      <w:pPr>
        <w:ind w:left="1647" w:hanging="720"/>
      </w:pPr>
      <w:rPr>
        <w:rFonts w:ascii="Arial" w:hAnsi="Arial" w:cs="Arial" w:hint="default"/>
      </w:rPr>
    </w:lvl>
    <w:lvl w:ilvl="4">
      <w:start w:val="1"/>
      <w:numFmt w:val="decimal"/>
      <w:isLgl/>
      <w:lvlText w:val="%1.%2.%3.%4.%5."/>
      <w:lvlJc w:val="left"/>
      <w:pPr>
        <w:ind w:left="2007" w:hanging="1080"/>
      </w:pPr>
      <w:rPr>
        <w:rFonts w:ascii="Arial" w:hAnsi="Arial" w:cs="Arial" w:hint="default"/>
      </w:rPr>
    </w:lvl>
    <w:lvl w:ilvl="5">
      <w:start w:val="1"/>
      <w:numFmt w:val="decimal"/>
      <w:isLgl/>
      <w:lvlText w:val="%1.%2.%3.%4.%5.%6."/>
      <w:lvlJc w:val="left"/>
      <w:pPr>
        <w:ind w:left="2007" w:hanging="1080"/>
      </w:pPr>
      <w:rPr>
        <w:rFonts w:ascii="Arial" w:hAnsi="Arial" w:cs="Arial" w:hint="default"/>
      </w:rPr>
    </w:lvl>
    <w:lvl w:ilvl="6">
      <w:start w:val="1"/>
      <w:numFmt w:val="decimal"/>
      <w:isLgl/>
      <w:lvlText w:val="%1.%2.%3.%4.%5.%6.%7."/>
      <w:lvlJc w:val="left"/>
      <w:pPr>
        <w:ind w:left="2367" w:hanging="1440"/>
      </w:pPr>
      <w:rPr>
        <w:rFonts w:ascii="Arial" w:hAnsi="Arial" w:cs="Arial" w:hint="default"/>
      </w:rPr>
    </w:lvl>
    <w:lvl w:ilvl="7">
      <w:start w:val="1"/>
      <w:numFmt w:val="decimal"/>
      <w:isLgl/>
      <w:lvlText w:val="%1.%2.%3.%4.%5.%6.%7.%8."/>
      <w:lvlJc w:val="left"/>
      <w:pPr>
        <w:ind w:left="2367" w:hanging="1440"/>
      </w:pPr>
      <w:rPr>
        <w:rFonts w:ascii="Arial" w:hAnsi="Arial" w:cs="Arial" w:hint="default"/>
      </w:rPr>
    </w:lvl>
    <w:lvl w:ilvl="8">
      <w:start w:val="1"/>
      <w:numFmt w:val="decimal"/>
      <w:isLgl/>
      <w:lvlText w:val="%1.%2.%3.%4.%5.%6.%7.%8.%9."/>
      <w:lvlJc w:val="left"/>
      <w:pPr>
        <w:ind w:left="2727" w:hanging="1800"/>
      </w:pPr>
      <w:rPr>
        <w:rFonts w:ascii="Arial" w:hAnsi="Arial" w:cs="Arial" w:hint="default"/>
      </w:rPr>
    </w:lvl>
  </w:abstractNum>
  <w:abstractNum w:abstractNumId="36" w15:restartNumberingAfterBreak="0">
    <w:nsid w:val="2A2E6D53"/>
    <w:multiLevelType w:val="hybridMultilevel"/>
    <w:tmpl w:val="4C08662C"/>
    <w:lvl w:ilvl="0" w:tplc="C65AF762">
      <w:start w:val="2"/>
      <w:numFmt w:val="bullet"/>
      <w:lvlText w:val="-"/>
      <w:lvlJc w:val="left"/>
      <w:pPr>
        <w:ind w:left="420" w:hanging="360"/>
      </w:pPr>
      <w:rPr>
        <w:rFonts w:ascii="Arial" w:eastAsia="Times New Roman" w:hAnsi="Arial" w:hint="default"/>
      </w:rPr>
    </w:lvl>
    <w:lvl w:ilvl="1" w:tplc="04190003">
      <w:start w:val="1"/>
      <w:numFmt w:val="bullet"/>
      <w:lvlText w:val="o"/>
      <w:lvlJc w:val="left"/>
      <w:pPr>
        <w:ind w:left="1140" w:hanging="360"/>
      </w:pPr>
      <w:rPr>
        <w:rFonts w:ascii="Courier New" w:hAnsi="Courier New" w:hint="default"/>
      </w:rPr>
    </w:lvl>
    <w:lvl w:ilvl="2" w:tplc="851AD910">
      <w:numFmt w:val="bullet"/>
      <w:lvlText w:val="-"/>
      <w:lvlJc w:val="left"/>
      <w:pPr>
        <w:ind w:left="1353" w:hanging="360"/>
      </w:pPr>
      <w:rPr>
        <w:rFonts w:ascii="Arial" w:eastAsia="Times New Roman" w:hAnsi="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37"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2AFE005F"/>
    <w:multiLevelType w:val="hybridMultilevel"/>
    <w:tmpl w:val="E020BC6E"/>
    <w:lvl w:ilvl="0" w:tplc="851AD910">
      <w:numFmt w:val="bullet"/>
      <w:lvlText w:val="-"/>
      <w:lvlJc w:val="left"/>
      <w:pPr>
        <w:ind w:left="1069" w:hanging="360"/>
      </w:pPr>
      <w:rPr>
        <w:rFonts w:ascii="Arial" w:eastAsia="Times New Roman" w:hAnsi="Aria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9" w15:restartNumberingAfterBreak="0">
    <w:nsid w:val="2B8F4A12"/>
    <w:multiLevelType w:val="hybridMultilevel"/>
    <w:tmpl w:val="90C43A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0" w15:restartNumberingAfterBreak="0">
    <w:nsid w:val="2DA9619B"/>
    <w:multiLevelType w:val="hybridMultilevel"/>
    <w:tmpl w:val="71901BF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313C0F4F"/>
    <w:multiLevelType w:val="hybridMultilevel"/>
    <w:tmpl w:val="89B21734"/>
    <w:lvl w:ilvl="0" w:tplc="FF04F026">
      <w:start w:val="1"/>
      <w:numFmt w:val="decimal"/>
      <w:lvlText w:val="%1)"/>
      <w:lvlJc w:val="left"/>
      <w:pPr>
        <w:ind w:left="1785" w:hanging="360"/>
      </w:pPr>
      <w:rPr>
        <w:rFonts w:cs="Times New Roman" w:hint="default"/>
      </w:rPr>
    </w:lvl>
    <w:lvl w:ilvl="1" w:tplc="04190019" w:tentative="1">
      <w:start w:val="1"/>
      <w:numFmt w:val="lowerLetter"/>
      <w:lvlText w:val="%2."/>
      <w:lvlJc w:val="left"/>
      <w:pPr>
        <w:ind w:left="2505" w:hanging="360"/>
      </w:pPr>
      <w:rPr>
        <w:rFonts w:cs="Times New Roman"/>
      </w:rPr>
    </w:lvl>
    <w:lvl w:ilvl="2" w:tplc="0419001B" w:tentative="1">
      <w:start w:val="1"/>
      <w:numFmt w:val="lowerRoman"/>
      <w:lvlText w:val="%3."/>
      <w:lvlJc w:val="right"/>
      <w:pPr>
        <w:ind w:left="3225" w:hanging="180"/>
      </w:pPr>
      <w:rPr>
        <w:rFonts w:cs="Times New Roman"/>
      </w:rPr>
    </w:lvl>
    <w:lvl w:ilvl="3" w:tplc="0419000F" w:tentative="1">
      <w:start w:val="1"/>
      <w:numFmt w:val="decimal"/>
      <w:lvlText w:val="%4."/>
      <w:lvlJc w:val="left"/>
      <w:pPr>
        <w:ind w:left="3945" w:hanging="360"/>
      </w:pPr>
      <w:rPr>
        <w:rFonts w:cs="Times New Roman"/>
      </w:rPr>
    </w:lvl>
    <w:lvl w:ilvl="4" w:tplc="04190019" w:tentative="1">
      <w:start w:val="1"/>
      <w:numFmt w:val="lowerLetter"/>
      <w:lvlText w:val="%5."/>
      <w:lvlJc w:val="left"/>
      <w:pPr>
        <w:ind w:left="4665" w:hanging="360"/>
      </w:pPr>
      <w:rPr>
        <w:rFonts w:cs="Times New Roman"/>
      </w:rPr>
    </w:lvl>
    <w:lvl w:ilvl="5" w:tplc="0419001B" w:tentative="1">
      <w:start w:val="1"/>
      <w:numFmt w:val="lowerRoman"/>
      <w:lvlText w:val="%6."/>
      <w:lvlJc w:val="right"/>
      <w:pPr>
        <w:ind w:left="5385" w:hanging="180"/>
      </w:pPr>
      <w:rPr>
        <w:rFonts w:cs="Times New Roman"/>
      </w:rPr>
    </w:lvl>
    <w:lvl w:ilvl="6" w:tplc="0419000F" w:tentative="1">
      <w:start w:val="1"/>
      <w:numFmt w:val="decimal"/>
      <w:lvlText w:val="%7."/>
      <w:lvlJc w:val="left"/>
      <w:pPr>
        <w:ind w:left="6105" w:hanging="360"/>
      </w:pPr>
      <w:rPr>
        <w:rFonts w:cs="Times New Roman"/>
      </w:rPr>
    </w:lvl>
    <w:lvl w:ilvl="7" w:tplc="04190019" w:tentative="1">
      <w:start w:val="1"/>
      <w:numFmt w:val="lowerLetter"/>
      <w:lvlText w:val="%8."/>
      <w:lvlJc w:val="left"/>
      <w:pPr>
        <w:ind w:left="6825" w:hanging="360"/>
      </w:pPr>
      <w:rPr>
        <w:rFonts w:cs="Times New Roman"/>
      </w:rPr>
    </w:lvl>
    <w:lvl w:ilvl="8" w:tplc="0419001B" w:tentative="1">
      <w:start w:val="1"/>
      <w:numFmt w:val="lowerRoman"/>
      <w:lvlText w:val="%9."/>
      <w:lvlJc w:val="right"/>
      <w:pPr>
        <w:ind w:left="7545" w:hanging="180"/>
      </w:pPr>
      <w:rPr>
        <w:rFonts w:cs="Times New Roman"/>
      </w:rPr>
    </w:lvl>
  </w:abstractNum>
  <w:abstractNum w:abstractNumId="42" w15:restartNumberingAfterBreak="0">
    <w:nsid w:val="336905E7"/>
    <w:multiLevelType w:val="hybridMultilevel"/>
    <w:tmpl w:val="5CB2870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3" w15:restartNumberingAfterBreak="0">
    <w:nsid w:val="34AA1DE6"/>
    <w:multiLevelType w:val="hybridMultilevel"/>
    <w:tmpl w:val="7FCA0A3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44" w15:restartNumberingAfterBreak="0">
    <w:nsid w:val="358C6DFE"/>
    <w:multiLevelType w:val="hybridMultilevel"/>
    <w:tmpl w:val="ACD60544"/>
    <w:lvl w:ilvl="0" w:tplc="9182964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5" w15:restartNumberingAfterBreak="0">
    <w:nsid w:val="3A6C76B0"/>
    <w:multiLevelType w:val="hybridMultilevel"/>
    <w:tmpl w:val="F864A602"/>
    <w:lvl w:ilvl="0" w:tplc="1C0C3FFA">
      <w:start w:val="1"/>
      <w:numFmt w:val="decimal"/>
      <w:lvlText w:val="%1."/>
      <w:lvlJc w:val="left"/>
      <w:pPr>
        <w:ind w:left="1287" w:hanging="360"/>
      </w:pPr>
      <w:rPr>
        <w:rFonts w:ascii="Arial" w:hAnsi="Arial" w:cs="Arial" w:hint="default"/>
        <w:b/>
      </w:r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46" w15:restartNumberingAfterBreak="0">
    <w:nsid w:val="3A6D1B59"/>
    <w:multiLevelType w:val="hybridMultilevel"/>
    <w:tmpl w:val="D2105E04"/>
    <w:lvl w:ilvl="0" w:tplc="04190017">
      <w:start w:val="1"/>
      <w:numFmt w:val="lowerLetter"/>
      <w:lvlText w:val="%1)"/>
      <w:lvlJc w:val="left"/>
      <w:pPr>
        <w:ind w:left="2208" w:hanging="360"/>
      </w:pPr>
    </w:lvl>
    <w:lvl w:ilvl="1" w:tplc="04190019" w:tentative="1">
      <w:start w:val="1"/>
      <w:numFmt w:val="lowerLetter"/>
      <w:lvlText w:val="%2."/>
      <w:lvlJc w:val="left"/>
      <w:pPr>
        <w:ind w:left="2928" w:hanging="360"/>
      </w:pPr>
    </w:lvl>
    <w:lvl w:ilvl="2" w:tplc="0419001B" w:tentative="1">
      <w:start w:val="1"/>
      <w:numFmt w:val="lowerRoman"/>
      <w:lvlText w:val="%3."/>
      <w:lvlJc w:val="right"/>
      <w:pPr>
        <w:ind w:left="3648" w:hanging="180"/>
      </w:pPr>
    </w:lvl>
    <w:lvl w:ilvl="3" w:tplc="0419000F" w:tentative="1">
      <w:start w:val="1"/>
      <w:numFmt w:val="decimal"/>
      <w:lvlText w:val="%4."/>
      <w:lvlJc w:val="left"/>
      <w:pPr>
        <w:ind w:left="4368" w:hanging="360"/>
      </w:pPr>
    </w:lvl>
    <w:lvl w:ilvl="4" w:tplc="04190019" w:tentative="1">
      <w:start w:val="1"/>
      <w:numFmt w:val="lowerLetter"/>
      <w:lvlText w:val="%5."/>
      <w:lvlJc w:val="left"/>
      <w:pPr>
        <w:ind w:left="5088" w:hanging="360"/>
      </w:pPr>
    </w:lvl>
    <w:lvl w:ilvl="5" w:tplc="0419001B" w:tentative="1">
      <w:start w:val="1"/>
      <w:numFmt w:val="lowerRoman"/>
      <w:lvlText w:val="%6."/>
      <w:lvlJc w:val="right"/>
      <w:pPr>
        <w:ind w:left="5808" w:hanging="180"/>
      </w:pPr>
    </w:lvl>
    <w:lvl w:ilvl="6" w:tplc="0419000F" w:tentative="1">
      <w:start w:val="1"/>
      <w:numFmt w:val="decimal"/>
      <w:lvlText w:val="%7."/>
      <w:lvlJc w:val="left"/>
      <w:pPr>
        <w:ind w:left="6528" w:hanging="360"/>
      </w:pPr>
    </w:lvl>
    <w:lvl w:ilvl="7" w:tplc="04190019" w:tentative="1">
      <w:start w:val="1"/>
      <w:numFmt w:val="lowerLetter"/>
      <w:lvlText w:val="%8."/>
      <w:lvlJc w:val="left"/>
      <w:pPr>
        <w:ind w:left="7248" w:hanging="360"/>
      </w:pPr>
    </w:lvl>
    <w:lvl w:ilvl="8" w:tplc="0419001B" w:tentative="1">
      <w:start w:val="1"/>
      <w:numFmt w:val="lowerRoman"/>
      <w:lvlText w:val="%9."/>
      <w:lvlJc w:val="right"/>
      <w:pPr>
        <w:ind w:left="7968" w:hanging="180"/>
      </w:pPr>
    </w:lvl>
  </w:abstractNum>
  <w:abstractNum w:abstractNumId="47" w15:restartNumberingAfterBreak="0">
    <w:nsid w:val="3A895D24"/>
    <w:multiLevelType w:val="hybridMultilevel"/>
    <w:tmpl w:val="E0F4AC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3AF87DBA"/>
    <w:multiLevelType w:val="hybridMultilevel"/>
    <w:tmpl w:val="5552AE72"/>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9" w15:restartNumberingAfterBreak="0">
    <w:nsid w:val="3C8448AD"/>
    <w:multiLevelType w:val="hybridMultilevel"/>
    <w:tmpl w:val="9566E668"/>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0" w15:restartNumberingAfterBreak="0">
    <w:nsid w:val="3E5B5878"/>
    <w:multiLevelType w:val="hybridMultilevel"/>
    <w:tmpl w:val="5418822E"/>
    <w:lvl w:ilvl="0" w:tplc="04190003">
      <w:start w:val="1"/>
      <w:numFmt w:val="bullet"/>
      <w:lvlText w:val="o"/>
      <w:lvlJc w:val="left"/>
      <w:pPr>
        <w:ind w:left="1287" w:hanging="360"/>
      </w:pPr>
      <w:rPr>
        <w:rFonts w:ascii="Courier New" w:hAnsi="Courier New" w:cs="Courier New"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2" w15:restartNumberingAfterBreak="0">
    <w:nsid w:val="3F3C18DB"/>
    <w:multiLevelType w:val="hybridMultilevel"/>
    <w:tmpl w:val="8D846D8A"/>
    <w:lvl w:ilvl="0" w:tplc="04190019">
      <w:start w:val="1"/>
      <w:numFmt w:val="lowerLetter"/>
      <w:lvlText w:val="%1."/>
      <w:lvlJc w:val="left"/>
      <w:pPr>
        <w:ind w:left="1440" w:hanging="360"/>
      </w:pPr>
      <w:rPr>
        <w:rFonts w:cs="Times New Roman"/>
      </w:rPr>
    </w:lvl>
    <w:lvl w:ilvl="1" w:tplc="04190019">
      <w:start w:val="1"/>
      <w:numFmt w:val="lowerLetter"/>
      <w:lvlText w:val="%2."/>
      <w:lvlJc w:val="left"/>
      <w:pPr>
        <w:ind w:left="2160" w:hanging="360"/>
      </w:pPr>
      <w:rPr>
        <w:rFonts w:cs="Times New Roman"/>
      </w:rPr>
    </w:lvl>
    <w:lvl w:ilvl="2" w:tplc="0419001B">
      <w:start w:val="1"/>
      <w:numFmt w:val="lowerRoman"/>
      <w:lvlText w:val="%3."/>
      <w:lvlJc w:val="right"/>
      <w:pPr>
        <w:ind w:left="2880" w:hanging="180"/>
      </w:pPr>
      <w:rPr>
        <w:rFonts w:cs="Times New Roman"/>
      </w:rPr>
    </w:lvl>
    <w:lvl w:ilvl="3" w:tplc="0419000F">
      <w:start w:val="1"/>
      <w:numFmt w:val="decimal"/>
      <w:lvlText w:val="%4."/>
      <w:lvlJc w:val="left"/>
      <w:pPr>
        <w:ind w:left="3600" w:hanging="360"/>
      </w:pPr>
      <w:rPr>
        <w:rFonts w:cs="Times New Roman"/>
      </w:rPr>
    </w:lvl>
    <w:lvl w:ilvl="4" w:tplc="04190019">
      <w:start w:val="1"/>
      <w:numFmt w:val="lowerLetter"/>
      <w:lvlText w:val="%5."/>
      <w:lvlJc w:val="left"/>
      <w:pPr>
        <w:ind w:left="4320" w:hanging="360"/>
      </w:pPr>
      <w:rPr>
        <w:rFonts w:cs="Times New Roman"/>
      </w:rPr>
    </w:lvl>
    <w:lvl w:ilvl="5" w:tplc="0419001B">
      <w:start w:val="1"/>
      <w:numFmt w:val="lowerRoman"/>
      <w:lvlText w:val="%6."/>
      <w:lvlJc w:val="right"/>
      <w:pPr>
        <w:ind w:left="5040" w:hanging="180"/>
      </w:pPr>
      <w:rPr>
        <w:rFonts w:cs="Times New Roman"/>
      </w:rPr>
    </w:lvl>
    <w:lvl w:ilvl="6" w:tplc="0419000F">
      <w:start w:val="1"/>
      <w:numFmt w:val="decimal"/>
      <w:lvlText w:val="%7."/>
      <w:lvlJc w:val="left"/>
      <w:pPr>
        <w:ind w:left="5760" w:hanging="360"/>
      </w:pPr>
      <w:rPr>
        <w:rFonts w:cs="Times New Roman"/>
      </w:rPr>
    </w:lvl>
    <w:lvl w:ilvl="7" w:tplc="04190019">
      <w:start w:val="1"/>
      <w:numFmt w:val="lowerLetter"/>
      <w:lvlText w:val="%8."/>
      <w:lvlJc w:val="left"/>
      <w:pPr>
        <w:ind w:left="6480" w:hanging="360"/>
      </w:pPr>
      <w:rPr>
        <w:rFonts w:cs="Times New Roman"/>
      </w:rPr>
    </w:lvl>
    <w:lvl w:ilvl="8" w:tplc="0419001B">
      <w:start w:val="1"/>
      <w:numFmt w:val="lowerRoman"/>
      <w:lvlText w:val="%9."/>
      <w:lvlJc w:val="right"/>
      <w:pPr>
        <w:ind w:left="7200" w:hanging="180"/>
      </w:pPr>
      <w:rPr>
        <w:rFonts w:cs="Times New Roman"/>
      </w:rPr>
    </w:lvl>
  </w:abstractNum>
  <w:abstractNum w:abstractNumId="53" w15:restartNumberingAfterBreak="0">
    <w:nsid w:val="3FDB03A4"/>
    <w:multiLevelType w:val="hybridMultilevel"/>
    <w:tmpl w:val="9AFE8EC6"/>
    <w:lvl w:ilvl="0" w:tplc="851AD910">
      <w:numFmt w:val="bullet"/>
      <w:lvlText w:val="-"/>
      <w:lvlJc w:val="left"/>
      <w:pPr>
        <w:ind w:left="1860" w:hanging="360"/>
      </w:pPr>
      <w:rPr>
        <w:rFonts w:ascii="Arial" w:eastAsia="Times New Roman" w:hAnsi="Arial" w:hint="default"/>
      </w:rPr>
    </w:lvl>
    <w:lvl w:ilvl="1" w:tplc="04190003" w:tentative="1">
      <w:start w:val="1"/>
      <w:numFmt w:val="bullet"/>
      <w:lvlText w:val="o"/>
      <w:lvlJc w:val="left"/>
      <w:pPr>
        <w:ind w:left="2580" w:hanging="360"/>
      </w:pPr>
      <w:rPr>
        <w:rFonts w:ascii="Courier New" w:hAnsi="Courier New" w:cs="Courier New" w:hint="default"/>
      </w:rPr>
    </w:lvl>
    <w:lvl w:ilvl="2" w:tplc="04190005" w:tentative="1">
      <w:start w:val="1"/>
      <w:numFmt w:val="bullet"/>
      <w:lvlText w:val=""/>
      <w:lvlJc w:val="left"/>
      <w:pPr>
        <w:ind w:left="3300" w:hanging="360"/>
      </w:pPr>
      <w:rPr>
        <w:rFonts w:ascii="Wingdings" w:hAnsi="Wingdings" w:hint="default"/>
      </w:rPr>
    </w:lvl>
    <w:lvl w:ilvl="3" w:tplc="04190001" w:tentative="1">
      <w:start w:val="1"/>
      <w:numFmt w:val="bullet"/>
      <w:lvlText w:val=""/>
      <w:lvlJc w:val="left"/>
      <w:pPr>
        <w:ind w:left="4020" w:hanging="360"/>
      </w:pPr>
      <w:rPr>
        <w:rFonts w:ascii="Symbol" w:hAnsi="Symbol" w:hint="default"/>
      </w:rPr>
    </w:lvl>
    <w:lvl w:ilvl="4" w:tplc="04190003" w:tentative="1">
      <w:start w:val="1"/>
      <w:numFmt w:val="bullet"/>
      <w:lvlText w:val="o"/>
      <w:lvlJc w:val="left"/>
      <w:pPr>
        <w:ind w:left="4740" w:hanging="360"/>
      </w:pPr>
      <w:rPr>
        <w:rFonts w:ascii="Courier New" w:hAnsi="Courier New" w:cs="Courier New" w:hint="default"/>
      </w:rPr>
    </w:lvl>
    <w:lvl w:ilvl="5" w:tplc="04190005" w:tentative="1">
      <w:start w:val="1"/>
      <w:numFmt w:val="bullet"/>
      <w:lvlText w:val=""/>
      <w:lvlJc w:val="left"/>
      <w:pPr>
        <w:ind w:left="5460" w:hanging="360"/>
      </w:pPr>
      <w:rPr>
        <w:rFonts w:ascii="Wingdings" w:hAnsi="Wingdings" w:hint="default"/>
      </w:rPr>
    </w:lvl>
    <w:lvl w:ilvl="6" w:tplc="04190001" w:tentative="1">
      <w:start w:val="1"/>
      <w:numFmt w:val="bullet"/>
      <w:lvlText w:val=""/>
      <w:lvlJc w:val="left"/>
      <w:pPr>
        <w:ind w:left="6180" w:hanging="360"/>
      </w:pPr>
      <w:rPr>
        <w:rFonts w:ascii="Symbol" w:hAnsi="Symbol" w:hint="default"/>
      </w:rPr>
    </w:lvl>
    <w:lvl w:ilvl="7" w:tplc="04190003" w:tentative="1">
      <w:start w:val="1"/>
      <w:numFmt w:val="bullet"/>
      <w:lvlText w:val="o"/>
      <w:lvlJc w:val="left"/>
      <w:pPr>
        <w:ind w:left="6900" w:hanging="360"/>
      </w:pPr>
      <w:rPr>
        <w:rFonts w:ascii="Courier New" w:hAnsi="Courier New" w:cs="Courier New" w:hint="default"/>
      </w:rPr>
    </w:lvl>
    <w:lvl w:ilvl="8" w:tplc="04190005" w:tentative="1">
      <w:start w:val="1"/>
      <w:numFmt w:val="bullet"/>
      <w:lvlText w:val=""/>
      <w:lvlJc w:val="left"/>
      <w:pPr>
        <w:ind w:left="7620" w:hanging="360"/>
      </w:pPr>
      <w:rPr>
        <w:rFonts w:ascii="Wingdings" w:hAnsi="Wingdings" w:hint="default"/>
      </w:rPr>
    </w:lvl>
  </w:abstractNum>
  <w:abstractNum w:abstractNumId="54" w15:restartNumberingAfterBreak="0">
    <w:nsid w:val="40523A6F"/>
    <w:multiLevelType w:val="hybridMultilevel"/>
    <w:tmpl w:val="0DE8DE5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5" w15:restartNumberingAfterBreak="0">
    <w:nsid w:val="43E44366"/>
    <w:multiLevelType w:val="hybridMultilevel"/>
    <w:tmpl w:val="A4F24D4E"/>
    <w:lvl w:ilvl="0" w:tplc="04190019">
      <w:start w:val="1"/>
      <w:numFmt w:val="lowerLetter"/>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56" w15:restartNumberingAfterBreak="0">
    <w:nsid w:val="46143745"/>
    <w:multiLevelType w:val="hybridMultilevel"/>
    <w:tmpl w:val="A4F24D4E"/>
    <w:lvl w:ilvl="0" w:tplc="04190019">
      <w:start w:val="1"/>
      <w:numFmt w:val="lowerLetter"/>
      <w:lvlText w:val="%1."/>
      <w:lvlJc w:val="left"/>
      <w:pPr>
        <w:ind w:left="2007" w:hanging="360"/>
      </w:p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57" w15:restartNumberingAfterBreak="0">
    <w:nsid w:val="47583E6D"/>
    <w:multiLevelType w:val="hybridMultilevel"/>
    <w:tmpl w:val="2ABA8A54"/>
    <w:lvl w:ilvl="0" w:tplc="81A62BC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48ED64CC"/>
    <w:multiLevelType w:val="hybridMultilevel"/>
    <w:tmpl w:val="59A457E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59" w15:restartNumberingAfterBreak="0">
    <w:nsid w:val="48F77427"/>
    <w:multiLevelType w:val="hybridMultilevel"/>
    <w:tmpl w:val="ACACDF30"/>
    <w:lvl w:ilvl="0" w:tplc="851AD910">
      <w:numFmt w:val="bullet"/>
      <w:lvlText w:val="-"/>
      <w:lvlJc w:val="left"/>
      <w:pPr>
        <w:ind w:left="720" w:hanging="360"/>
      </w:pPr>
      <w:rPr>
        <w:rFonts w:ascii="Arial" w:eastAsia="Times New Roman" w:hAnsi="Aria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49CF3D8E"/>
    <w:multiLevelType w:val="hybridMultilevel"/>
    <w:tmpl w:val="634A917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1" w15:restartNumberingAfterBreak="0">
    <w:nsid w:val="4A05773D"/>
    <w:multiLevelType w:val="hybridMultilevel"/>
    <w:tmpl w:val="A5D8CAF8"/>
    <w:lvl w:ilvl="0" w:tplc="A4A82C2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62" w15:restartNumberingAfterBreak="0">
    <w:nsid w:val="4BFE128E"/>
    <w:multiLevelType w:val="hybridMultilevel"/>
    <w:tmpl w:val="8BBACAD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4C285064"/>
    <w:multiLevelType w:val="hybridMultilevel"/>
    <w:tmpl w:val="AF2CD69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4" w15:restartNumberingAfterBreak="0">
    <w:nsid w:val="4CBB76BD"/>
    <w:multiLevelType w:val="hybridMultilevel"/>
    <w:tmpl w:val="07DA7EEE"/>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5"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4CF9448A"/>
    <w:multiLevelType w:val="hybridMultilevel"/>
    <w:tmpl w:val="41441CB8"/>
    <w:lvl w:ilvl="0" w:tplc="0D70E290">
      <w:numFmt w:val="bullet"/>
      <w:lvlText w:val="-"/>
      <w:lvlJc w:val="left"/>
      <w:pPr>
        <w:ind w:left="927" w:hanging="360"/>
      </w:pPr>
      <w:rPr>
        <w:rFonts w:ascii="Arial" w:eastAsia="Times New Roman"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67" w15:restartNumberingAfterBreak="0">
    <w:nsid w:val="4D0A405C"/>
    <w:multiLevelType w:val="hybridMultilevel"/>
    <w:tmpl w:val="AEFC7DDC"/>
    <w:lvl w:ilvl="0" w:tplc="1CDEB96A">
      <w:start w:val="36"/>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8" w15:restartNumberingAfterBreak="0">
    <w:nsid w:val="4D614FBC"/>
    <w:multiLevelType w:val="hybridMultilevel"/>
    <w:tmpl w:val="3C70E73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69" w15:restartNumberingAfterBreak="0">
    <w:nsid w:val="4DC95276"/>
    <w:multiLevelType w:val="hybridMultilevel"/>
    <w:tmpl w:val="8B9C6D9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0" w15:restartNumberingAfterBreak="0">
    <w:nsid w:val="51060A01"/>
    <w:multiLevelType w:val="hybridMultilevel"/>
    <w:tmpl w:val="A2343814"/>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1" w15:restartNumberingAfterBreak="0">
    <w:nsid w:val="52A127F1"/>
    <w:multiLevelType w:val="hybridMultilevel"/>
    <w:tmpl w:val="184C9A6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2" w15:restartNumberingAfterBreak="0">
    <w:nsid w:val="537860EE"/>
    <w:multiLevelType w:val="hybridMultilevel"/>
    <w:tmpl w:val="CCE62B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55223368"/>
    <w:multiLevelType w:val="hybridMultilevel"/>
    <w:tmpl w:val="D4FECF5C"/>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74" w15:restartNumberingAfterBreak="0">
    <w:nsid w:val="56AC47E8"/>
    <w:multiLevelType w:val="hybridMultilevel"/>
    <w:tmpl w:val="98C0673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75" w15:restartNumberingAfterBreak="0">
    <w:nsid w:val="57B32F1C"/>
    <w:multiLevelType w:val="hybridMultilevel"/>
    <w:tmpl w:val="F2928CBE"/>
    <w:lvl w:ilvl="0" w:tplc="0D70E290">
      <w:numFmt w:val="bullet"/>
      <w:lvlText w:val="-"/>
      <w:lvlJc w:val="left"/>
      <w:pPr>
        <w:ind w:left="1500" w:hanging="360"/>
      </w:pPr>
      <w:rPr>
        <w:rFonts w:ascii="Arial" w:eastAsia="Times New Roman" w:hAnsi="Arial" w:cs="Arial" w:hint="default"/>
      </w:rPr>
    </w:lvl>
    <w:lvl w:ilvl="1" w:tplc="04190003" w:tentative="1">
      <w:start w:val="1"/>
      <w:numFmt w:val="bullet"/>
      <w:lvlText w:val="o"/>
      <w:lvlJc w:val="left"/>
      <w:pPr>
        <w:ind w:left="2220" w:hanging="360"/>
      </w:pPr>
      <w:rPr>
        <w:rFonts w:ascii="Courier New" w:hAnsi="Courier New" w:cs="Courier New"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76" w15:restartNumberingAfterBreak="0">
    <w:nsid w:val="58365C6D"/>
    <w:multiLevelType w:val="hybridMultilevel"/>
    <w:tmpl w:val="D1068E0C"/>
    <w:lvl w:ilvl="0" w:tplc="0419000F">
      <w:start w:val="1"/>
      <w:numFmt w:val="decimal"/>
      <w:lvlText w:val="%1."/>
      <w:lvlJc w:val="lef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77"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8" w15:restartNumberingAfterBreak="0">
    <w:nsid w:val="58D657C9"/>
    <w:multiLevelType w:val="hybridMultilevel"/>
    <w:tmpl w:val="E124DD18"/>
    <w:lvl w:ilvl="0" w:tplc="04190019">
      <w:start w:val="1"/>
      <w:numFmt w:val="lowerLetter"/>
      <w:lvlText w:val="%1."/>
      <w:lvlJc w:val="left"/>
      <w:pPr>
        <w:ind w:left="1785" w:hanging="360"/>
      </w:pPr>
    </w:lvl>
    <w:lvl w:ilvl="1" w:tplc="04190019" w:tentative="1">
      <w:start w:val="1"/>
      <w:numFmt w:val="lowerLetter"/>
      <w:lvlText w:val="%2."/>
      <w:lvlJc w:val="left"/>
      <w:pPr>
        <w:ind w:left="2505" w:hanging="360"/>
      </w:pPr>
    </w:lvl>
    <w:lvl w:ilvl="2" w:tplc="0419001B" w:tentative="1">
      <w:start w:val="1"/>
      <w:numFmt w:val="lowerRoman"/>
      <w:lvlText w:val="%3."/>
      <w:lvlJc w:val="right"/>
      <w:pPr>
        <w:ind w:left="3225" w:hanging="180"/>
      </w:pPr>
    </w:lvl>
    <w:lvl w:ilvl="3" w:tplc="0419000F" w:tentative="1">
      <w:start w:val="1"/>
      <w:numFmt w:val="decimal"/>
      <w:lvlText w:val="%4."/>
      <w:lvlJc w:val="left"/>
      <w:pPr>
        <w:ind w:left="3945" w:hanging="360"/>
      </w:pPr>
    </w:lvl>
    <w:lvl w:ilvl="4" w:tplc="04190019" w:tentative="1">
      <w:start w:val="1"/>
      <w:numFmt w:val="lowerLetter"/>
      <w:lvlText w:val="%5."/>
      <w:lvlJc w:val="left"/>
      <w:pPr>
        <w:ind w:left="4665" w:hanging="360"/>
      </w:pPr>
    </w:lvl>
    <w:lvl w:ilvl="5" w:tplc="0419001B" w:tentative="1">
      <w:start w:val="1"/>
      <w:numFmt w:val="lowerRoman"/>
      <w:lvlText w:val="%6."/>
      <w:lvlJc w:val="right"/>
      <w:pPr>
        <w:ind w:left="5385" w:hanging="180"/>
      </w:pPr>
    </w:lvl>
    <w:lvl w:ilvl="6" w:tplc="0419000F" w:tentative="1">
      <w:start w:val="1"/>
      <w:numFmt w:val="decimal"/>
      <w:lvlText w:val="%7."/>
      <w:lvlJc w:val="left"/>
      <w:pPr>
        <w:ind w:left="6105" w:hanging="360"/>
      </w:pPr>
    </w:lvl>
    <w:lvl w:ilvl="7" w:tplc="04190019" w:tentative="1">
      <w:start w:val="1"/>
      <w:numFmt w:val="lowerLetter"/>
      <w:lvlText w:val="%8."/>
      <w:lvlJc w:val="left"/>
      <w:pPr>
        <w:ind w:left="6825" w:hanging="360"/>
      </w:pPr>
    </w:lvl>
    <w:lvl w:ilvl="8" w:tplc="0419001B" w:tentative="1">
      <w:start w:val="1"/>
      <w:numFmt w:val="lowerRoman"/>
      <w:lvlText w:val="%9."/>
      <w:lvlJc w:val="right"/>
      <w:pPr>
        <w:ind w:left="7545" w:hanging="180"/>
      </w:pPr>
    </w:lvl>
  </w:abstractNum>
  <w:abstractNum w:abstractNumId="79"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0" w15:restartNumberingAfterBreak="0">
    <w:nsid w:val="590A0B41"/>
    <w:multiLevelType w:val="hybridMultilevel"/>
    <w:tmpl w:val="ADBEF5C8"/>
    <w:lvl w:ilvl="0" w:tplc="0419000F">
      <w:start w:val="1"/>
      <w:numFmt w:val="decimal"/>
      <w:lvlText w:val="%1."/>
      <w:lvlJc w:val="left"/>
      <w:pPr>
        <w:ind w:left="720" w:hanging="360"/>
      </w:pPr>
    </w:lvl>
    <w:lvl w:ilvl="1" w:tplc="0419000F">
      <w:start w:val="1"/>
      <w:numFmt w:val="decimal"/>
      <w:lvlText w:val="%2."/>
      <w:lvlJc w:val="left"/>
      <w:pPr>
        <w:ind w:left="1778" w:hanging="360"/>
      </w:pPr>
    </w:lvl>
    <w:lvl w:ilvl="2" w:tplc="0419001B">
      <w:start w:val="1"/>
      <w:numFmt w:val="lowerRoman"/>
      <w:lvlText w:val="%3."/>
      <w:lvlJc w:val="right"/>
      <w:pPr>
        <w:ind w:left="2160" w:hanging="180"/>
      </w:pPr>
    </w:lvl>
    <w:lvl w:ilvl="3" w:tplc="0419001B">
      <w:start w:val="1"/>
      <w:numFmt w:val="lowerRoman"/>
      <w:lvlText w:val="%4."/>
      <w:lvlJc w:val="righ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596F4E78"/>
    <w:multiLevelType w:val="hybridMultilevel"/>
    <w:tmpl w:val="3306B704"/>
    <w:lvl w:ilvl="0" w:tplc="C65AF762">
      <w:start w:val="2"/>
      <w:numFmt w:val="bullet"/>
      <w:lvlText w:val="-"/>
      <w:lvlJc w:val="left"/>
      <w:pPr>
        <w:ind w:left="4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59862005"/>
    <w:multiLevelType w:val="hybridMultilevel"/>
    <w:tmpl w:val="4976B102"/>
    <w:lvl w:ilvl="0" w:tplc="C65AF762">
      <w:start w:val="2"/>
      <w:numFmt w:val="bullet"/>
      <w:lvlText w:val="-"/>
      <w:lvlJc w:val="left"/>
      <w:pPr>
        <w:ind w:left="420" w:hanging="360"/>
      </w:pPr>
      <w:rPr>
        <w:rFonts w:ascii="Arial" w:eastAsia="Times New Roman" w:hAnsi="Arial" w:hint="default"/>
      </w:rPr>
    </w:lvl>
    <w:lvl w:ilvl="1" w:tplc="04190003">
      <w:start w:val="1"/>
      <w:numFmt w:val="bullet"/>
      <w:lvlText w:val="o"/>
      <w:lvlJc w:val="left"/>
      <w:pPr>
        <w:ind w:left="1140" w:hanging="360"/>
      </w:pPr>
      <w:rPr>
        <w:rFonts w:ascii="Courier New" w:hAnsi="Courier New" w:hint="default"/>
      </w:rPr>
    </w:lvl>
    <w:lvl w:ilvl="2" w:tplc="0D70E290">
      <w:numFmt w:val="bullet"/>
      <w:lvlText w:val="-"/>
      <w:lvlJc w:val="left"/>
      <w:pPr>
        <w:ind w:left="1860" w:hanging="360"/>
      </w:pPr>
      <w:rPr>
        <w:rFonts w:ascii="Arial" w:eastAsia="Times New Roman" w:hAnsi="Arial" w:cs="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83" w15:restartNumberingAfterBreak="0">
    <w:nsid w:val="598759EC"/>
    <w:multiLevelType w:val="hybridMultilevel"/>
    <w:tmpl w:val="DE40DD4A"/>
    <w:lvl w:ilvl="0" w:tplc="04190011">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84" w15:restartNumberingAfterBreak="0">
    <w:nsid w:val="5A676E37"/>
    <w:multiLevelType w:val="hybridMultilevel"/>
    <w:tmpl w:val="76E478CE"/>
    <w:lvl w:ilvl="0" w:tplc="9A9CF3C6">
      <w:start w:val="1"/>
      <w:numFmt w:val="decimal"/>
      <w:lvlText w:val="%1."/>
      <w:lvlJc w:val="left"/>
      <w:pPr>
        <w:ind w:left="720" w:hanging="360"/>
      </w:pPr>
      <w:rPr>
        <w:rFonts w:hint="default"/>
        <w:sz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B6902AD"/>
    <w:multiLevelType w:val="hybridMultilevel"/>
    <w:tmpl w:val="7B84127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5B964087"/>
    <w:multiLevelType w:val="hybridMultilevel"/>
    <w:tmpl w:val="7374AA5C"/>
    <w:lvl w:ilvl="0" w:tplc="04190001">
      <w:start w:val="1"/>
      <w:numFmt w:val="bullet"/>
      <w:lvlText w:val=""/>
      <w:lvlJc w:val="left"/>
      <w:pPr>
        <w:ind w:left="2484" w:hanging="360"/>
      </w:pPr>
      <w:rPr>
        <w:rFonts w:ascii="Symbol" w:hAnsi="Symbol" w:hint="default"/>
      </w:rPr>
    </w:lvl>
    <w:lvl w:ilvl="1" w:tplc="04190003" w:tentative="1">
      <w:start w:val="1"/>
      <w:numFmt w:val="bullet"/>
      <w:lvlText w:val="o"/>
      <w:lvlJc w:val="left"/>
      <w:pPr>
        <w:ind w:left="3204" w:hanging="360"/>
      </w:pPr>
      <w:rPr>
        <w:rFonts w:ascii="Courier New" w:hAnsi="Courier New" w:cs="Courier New" w:hint="default"/>
      </w:rPr>
    </w:lvl>
    <w:lvl w:ilvl="2" w:tplc="04190005" w:tentative="1">
      <w:start w:val="1"/>
      <w:numFmt w:val="bullet"/>
      <w:lvlText w:val=""/>
      <w:lvlJc w:val="left"/>
      <w:pPr>
        <w:ind w:left="3924" w:hanging="360"/>
      </w:pPr>
      <w:rPr>
        <w:rFonts w:ascii="Wingdings" w:hAnsi="Wingdings" w:hint="default"/>
      </w:rPr>
    </w:lvl>
    <w:lvl w:ilvl="3" w:tplc="04190001" w:tentative="1">
      <w:start w:val="1"/>
      <w:numFmt w:val="bullet"/>
      <w:lvlText w:val=""/>
      <w:lvlJc w:val="left"/>
      <w:pPr>
        <w:ind w:left="4644" w:hanging="360"/>
      </w:pPr>
      <w:rPr>
        <w:rFonts w:ascii="Symbol" w:hAnsi="Symbol" w:hint="default"/>
      </w:rPr>
    </w:lvl>
    <w:lvl w:ilvl="4" w:tplc="04190003" w:tentative="1">
      <w:start w:val="1"/>
      <w:numFmt w:val="bullet"/>
      <w:lvlText w:val="o"/>
      <w:lvlJc w:val="left"/>
      <w:pPr>
        <w:ind w:left="5364" w:hanging="360"/>
      </w:pPr>
      <w:rPr>
        <w:rFonts w:ascii="Courier New" w:hAnsi="Courier New" w:cs="Courier New" w:hint="default"/>
      </w:rPr>
    </w:lvl>
    <w:lvl w:ilvl="5" w:tplc="04190005" w:tentative="1">
      <w:start w:val="1"/>
      <w:numFmt w:val="bullet"/>
      <w:lvlText w:val=""/>
      <w:lvlJc w:val="left"/>
      <w:pPr>
        <w:ind w:left="6084" w:hanging="360"/>
      </w:pPr>
      <w:rPr>
        <w:rFonts w:ascii="Wingdings" w:hAnsi="Wingdings" w:hint="default"/>
      </w:rPr>
    </w:lvl>
    <w:lvl w:ilvl="6" w:tplc="04190001" w:tentative="1">
      <w:start w:val="1"/>
      <w:numFmt w:val="bullet"/>
      <w:lvlText w:val=""/>
      <w:lvlJc w:val="left"/>
      <w:pPr>
        <w:ind w:left="6804" w:hanging="360"/>
      </w:pPr>
      <w:rPr>
        <w:rFonts w:ascii="Symbol" w:hAnsi="Symbol" w:hint="default"/>
      </w:rPr>
    </w:lvl>
    <w:lvl w:ilvl="7" w:tplc="04190003" w:tentative="1">
      <w:start w:val="1"/>
      <w:numFmt w:val="bullet"/>
      <w:lvlText w:val="o"/>
      <w:lvlJc w:val="left"/>
      <w:pPr>
        <w:ind w:left="7524" w:hanging="360"/>
      </w:pPr>
      <w:rPr>
        <w:rFonts w:ascii="Courier New" w:hAnsi="Courier New" w:cs="Courier New" w:hint="default"/>
      </w:rPr>
    </w:lvl>
    <w:lvl w:ilvl="8" w:tplc="04190005" w:tentative="1">
      <w:start w:val="1"/>
      <w:numFmt w:val="bullet"/>
      <w:lvlText w:val=""/>
      <w:lvlJc w:val="left"/>
      <w:pPr>
        <w:ind w:left="8244" w:hanging="360"/>
      </w:pPr>
      <w:rPr>
        <w:rFonts w:ascii="Wingdings" w:hAnsi="Wingdings" w:hint="default"/>
      </w:rPr>
    </w:lvl>
  </w:abstractNum>
  <w:abstractNum w:abstractNumId="87" w15:restartNumberingAfterBreak="0">
    <w:nsid w:val="5D9E3564"/>
    <w:multiLevelType w:val="hybridMultilevel"/>
    <w:tmpl w:val="1DEC56D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88" w15:restartNumberingAfterBreak="0">
    <w:nsid w:val="5E3F5B7D"/>
    <w:multiLevelType w:val="hybridMultilevel"/>
    <w:tmpl w:val="1174CD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9" w15:restartNumberingAfterBreak="0">
    <w:nsid w:val="5EA6600C"/>
    <w:multiLevelType w:val="hybridMultilevel"/>
    <w:tmpl w:val="0ACC798E"/>
    <w:lvl w:ilvl="0" w:tplc="C65AF762">
      <w:start w:val="2"/>
      <w:numFmt w:val="bullet"/>
      <w:lvlText w:val="-"/>
      <w:lvlJc w:val="left"/>
      <w:pPr>
        <w:ind w:left="420" w:hanging="360"/>
      </w:pPr>
      <w:rPr>
        <w:rFonts w:ascii="Arial" w:eastAsia="Times New Roman" w:hAnsi="Arial" w:hint="default"/>
      </w:rPr>
    </w:lvl>
    <w:lvl w:ilvl="1" w:tplc="C65AF762">
      <w:start w:val="2"/>
      <w:numFmt w:val="bullet"/>
      <w:lvlText w:val="-"/>
      <w:lvlJc w:val="left"/>
      <w:pPr>
        <w:ind w:left="1140" w:hanging="360"/>
      </w:pPr>
      <w:rPr>
        <w:rFonts w:ascii="Arial" w:eastAsia="Times New Roman" w:hAnsi="Arial" w:hint="default"/>
      </w:rPr>
    </w:lvl>
    <w:lvl w:ilvl="2" w:tplc="851AD910">
      <w:numFmt w:val="bullet"/>
      <w:lvlText w:val="-"/>
      <w:lvlJc w:val="left"/>
      <w:pPr>
        <w:ind w:left="1353" w:hanging="360"/>
      </w:pPr>
      <w:rPr>
        <w:rFonts w:ascii="Arial" w:eastAsia="Times New Roman" w:hAnsi="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90"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1"/>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60CF3EE8"/>
    <w:multiLevelType w:val="hybridMultilevel"/>
    <w:tmpl w:val="05F86FA0"/>
    <w:lvl w:ilvl="0" w:tplc="04190001">
      <w:start w:val="1"/>
      <w:numFmt w:val="bullet"/>
      <w:lvlText w:val=""/>
      <w:lvlJc w:val="left"/>
      <w:pPr>
        <w:ind w:left="2880" w:hanging="360"/>
      </w:pPr>
      <w:rPr>
        <w:rFonts w:ascii="Symbol" w:hAnsi="Symbol" w:hint="default"/>
      </w:rPr>
    </w:lvl>
    <w:lvl w:ilvl="1" w:tplc="04190003">
      <w:start w:val="1"/>
      <w:numFmt w:val="bullet"/>
      <w:lvlText w:val="o"/>
      <w:lvlJc w:val="left"/>
      <w:pPr>
        <w:ind w:left="3600" w:hanging="360"/>
      </w:pPr>
      <w:rPr>
        <w:rFonts w:ascii="Courier New" w:hAnsi="Courier New" w:cs="Courier New" w:hint="default"/>
      </w:rPr>
    </w:lvl>
    <w:lvl w:ilvl="2" w:tplc="04190005" w:tentative="1">
      <w:start w:val="1"/>
      <w:numFmt w:val="bullet"/>
      <w:lvlText w:val=""/>
      <w:lvlJc w:val="left"/>
      <w:pPr>
        <w:ind w:left="4320" w:hanging="360"/>
      </w:pPr>
      <w:rPr>
        <w:rFonts w:ascii="Wingdings" w:hAnsi="Wingdings" w:hint="default"/>
      </w:rPr>
    </w:lvl>
    <w:lvl w:ilvl="3" w:tplc="04190001">
      <w:start w:val="1"/>
      <w:numFmt w:val="bullet"/>
      <w:lvlText w:val=""/>
      <w:lvlJc w:val="left"/>
      <w:pPr>
        <w:ind w:left="5040" w:hanging="360"/>
      </w:pPr>
      <w:rPr>
        <w:rFonts w:ascii="Symbol" w:hAnsi="Symbol" w:hint="default"/>
      </w:rPr>
    </w:lvl>
    <w:lvl w:ilvl="4" w:tplc="04190003" w:tentative="1">
      <w:start w:val="1"/>
      <w:numFmt w:val="bullet"/>
      <w:lvlText w:val="o"/>
      <w:lvlJc w:val="left"/>
      <w:pPr>
        <w:ind w:left="5760" w:hanging="360"/>
      </w:pPr>
      <w:rPr>
        <w:rFonts w:ascii="Courier New" w:hAnsi="Courier New" w:cs="Courier New" w:hint="default"/>
      </w:rPr>
    </w:lvl>
    <w:lvl w:ilvl="5" w:tplc="04190005" w:tentative="1">
      <w:start w:val="1"/>
      <w:numFmt w:val="bullet"/>
      <w:lvlText w:val=""/>
      <w:lvlJc w:val="left"/>
      <w:pPr>
        <w:ind w:left="6480" w:hanging="360"/>
      </w:pPr>
      <w:rPr>
        <w:rFonts w:ascii="Wingdings" w:hAnsi="Wingdings" w:hint="default"/>
      </w:rPr>
    </w:lvl>
    <w:lvl w:ilvl="6" w:tplc="04190001" w:tentative="1">
      <w:start w:val="1"/>
      <w:numFmt w:val="bullet"/>
      <w:lvlText w:val=""/>
      <w:lvlJc w:val="left"/>
      <w:pPr>
        <w:ind w:left="7200" w:hanging="360"/>
      </w:pPr>
      <w:rPr>
        <w:rFonts w:ascii="Symbol" w:hAnsi="Symbol" w:hint="default"/>
      </w:rPr>
    </w:lvl>
    <w:lvl w:ilvl="7" w:tplc="04190003" w:tentative="1">
      <w:start w:val="1"/>
      <w:numFmt w:val="bullet"/>
      <w:lvlText w:val="o"/>
      <w:lvlJc w:val="left"/>
      <w:pPr>
        <w:ind w:left="7920" w:hanging="360"/>
      </w:pPr>
      <w:rPr>
        <w:rFonts w:ascii="Courier New" w:hAnsi="Courier New" w:cs="Courier New" w:hint="default"/>
      </w:rPr>
    </w:lvl>
    <w:lvl w:ilvl="8" w:tplc="04190005" w:tentative="1">
      <w:start w:val="1"/>
      <w:numFmt w:val="bullet"/>
      <w:lvlText w:val=""/>
      <w:lvlJc w:val="left"/>
      <w:pPr>
        <w:ind w:left="8640" w:hanging="360"/>
      </w:pPr>
      <w:rPr>
        <w:rFonts w:ascii="Wingdings" w:hAnsi="Wingdings" w:hint="default"/>
      </w:rPr>
    </w:lvl>
  </w:abstractNum>
  <w:abstractNum w:abstractNumId="92" w15:restartNumberingAfterBreak="0">
    <w:nsid w:val="63D06BAC"/>
    <w:multiLevelType w:val="hybridMultilevel"/>
    <w:tmpl w:val="08E23D2C"/>
    <w:lvl w:ilvl="0" w:tplc="0D70E290">
      <w:numFmt w:val="bullet"/>
      <w:lvlText w:val="-"/>
      <w:lvlJc w:val="left"/>
      <w:pPr>
        <w:ind w:left="1440" w:hanging="360"/>
      </w:pPr>
      <w:rPr>
        <w:rFonts w:ascii="Arial" w:eastAsia="Times New Roman" w:hAnsi="Arial" w:cs="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93" w15:restartNumberingAfterBreak="0">
    <w:nsid w:val="656068E6"/>
    <w:multiLevelType w:val="hybridMultilevel"/>
    <w:tmpl w:val="3AE4A1A8"/>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4" w15:restartNumberingAfterBreak="0">
    <w:nsid w:val="6AE3466E"/>
    <w:multiLevelType w:val="hybridMultilevel"/>
    <w:tmpl w:val="288E223C"/>
    <w:lvl w:ilvl="0" w:tplc="D2165590">
      <w:start w:val="1"/>
      <w:numFmt w:val="lowerLetter"/>
      <w:lvlText w:val="%1."/>
      <w:lvlJc w:val="left"/>
      <w:pPr>
        <w:ind w:left="2007" w:hanging="360"/>
      </w:pPr>
      <w:rPr>
        <w:b w:val="0"/>
      </w:rPr>
    </w:lvl>
    <w:lvl w:ilvl="1" w:tplc="04190019" w:tentative="1">
      <w:start w:val="1"/>
      <w:numFmt w:val="lowerLetter"/>
      <w:lvlText w:val="%2."/>
      <w:lvlJc w:val="left"/>
      <w:pPr>
        <w:ind w:left="2727" w:hanging="360"/>
      </w:pPr>
    </w:lvl>
    <w:lvl w:ilvl="2" w:tplc="0419001B" w:tentative="1">
      <w:start w:val="1"/>
      <w:numFmt w:val="lowerRoman"/>
      <w:lvlText w:val="%3."/>
      <w:lvlJc w:val="right"/>
      <w:pPr>
        <w:ind w:left="3447" w:hanging="180"/>
      </w:pPr>
    </w:lvl>
    <w:lvl w:ilvl="3" w:tplc="0419000F" w:tentative="1">
      <w:start w:val="1"/>
      <w:numFmt w:val="decimal"/>
      <w:lvlText w:val="%4."/>
      <w:lvlJc w:val="left"/>
      <w:pPr>
        <w:ind w:left="4167" w:hanging="360"/>
      </w:pPr>
    </w:lvl>
    <w:lvl w:ilvl="4" w:tplc="04190019" w:tentative="1">
      <w:start w:val="1"/>
      <w:numFmt w:val="lowerLetter"/>
      <w:lvlText w:val="%5."/>
      <w:lvlJc w:val="left"/>
      <w:pPr>
        <w:ind w:left="4887" w:hanging="360"/>
      </w:pPr>
    </w:lvl>
    <w:lvl w:ilvl="5" w:tplc="0419001B" w:tentative="1">
      <w:start w:val="1"/>
      <w:numFmt w:val="lowerRoman"/>
      <w:lvlText w:val="%6."/>
      <w:lvlJc w:val="right"/>
      <w:pPr>
        <w:ind w:left="5607" w:hanging="180"/>
      </w:pPr>
    </w:lvl>
    <w:lvl w:ilvl="6" w:tplc="0419000F" w:tentative="1">
      <w:start w:val="1"/>
      <w:numFmt w:val="decimal"/>
      <w:lvlText w:val="%7."/>
      <w:lvlJc w:val="left"/>
      <w:pPr>
        <w:ind w:left="6327" w:hanging="360"/>
      </w:pPr>
    </w:lvl>
    <w:lvl w:ilvl="7" w:tplc="04190019" w:tentative="1">
      <w:start w:val="1"/>
      <w:numFmt w:val="lowerLetter"/>
      <w:lvlText w:val="%8."/>
      <w:lvlJc w:val="left"/>
      <w:pPr>
        <w:ind w:left="7047" w:hanging="360"/>
      </w:pPr>
    </w:lvl>
    <w:lvl w:ilvl="8" w:tplc="0419001B" w:tentative="1">
      <w:start w:val="1"/>
      <w:numFmt w:val="lowerRoman"/>
      <w:lvlText w:val="%9."/>
      <w:lvlJc w:val="right"/>
      <w:pPr>
        <w:ind w:left="7767" w:hanging="180"/>
      </w:pPr>
    </w:lvl>
  </w:abstractNum>
  <w:abstractNum w:abstractNumId="95" w15:restartNumberingAfterBreak="0">
    <w:nsid w:val="6BBF5795"/>
    <w:multiLevelType w:val="hybridMultilevel"/>
    <w:tmpl w:val="92F64FC4"/>
    <w:lvl w:ilvl="0" w:tplc="C65AF762">
      <w:start w:val="2"/>
      <w:numFmt w:val="bullet"/>
      <w:lvlText w:val="-"/>
      <w:lvlJc w:val="left"/>
      <w:pPr>
        <w:ind w:left="420" w:hanging="360"/>
      </w:pPr>
      <w:rPr>
        <w:rFonts w:ascii="Arial" w:eastAsia="Times New Roman" w:hAnsi="Arial" w:hint="default"/>
      </w:rPr>
    </w:lvl>
    <w:lvl w:ilvl="1" w:tplc="04190003">
      <w:start w:val="1"/>
      <w:numFmt w:val="bullet"/>
      <w:lvlText w:val="o"/>
      <w:lvlJc w:val="left"/>
      <w:pPr>
        <w:ind w:left="1140" w:hanging="360"/>
      </w:pPr>
      <w:rPr>
        <w:rFonts w:ascii="Courier New" w:hAnsi="Courier New" w:hint="default"/>
      </w:rPr>
    </w:lvl>
    <w:lvl w:ilvl="2" w:tplc="0D70E290">
      <w:numFmt w:val="bullet"/>
      <w:lvlText w:val="-"/>
      <w:lvlJc w:val="left"/>
      <w:pPr>
        <w:ind w:left="1860" w:hanging="360"/>
      </w:pPr>
      <w:rPr>
        <w:rFonts w:ascii="Arial" w:eastAsia="Times New Roman" w:hAnsi="Arial" w:cs="Arial" w:hint="default"/>
      </w:rPr>
    </w:lvl>
    <w:lvl w:ilvl="3" w:tplc="04190001">
      <w:start w:val="1"/>
      <w:numFmt w:val="bullet"/>
      <w:lvlText w:val=""/>
      <w:lvlJc w:val="left"/>
      <w:pPr>
        <w:ind w:left="2580" w:hanging="360"/>
      </w:pPr>
      <w:rPr>
        <w:rFonts w:ascii="Symbol" w:hAnsi="Symbol" w:hint="default"/>
      </w:rPr>
    </w:lvl>
    <w:lvl w:ilvl="4" w:tplc="04190003">
      <w:start w:val="1"/>
      <w:numFmt w:val="bullet"/>
      <w:lvlText w:val="o"/>
      <w:lvlJc w:val="left"/>
      <w:pPr>
        <w:ind w:left="3300" w:hanging="360"/>
      </w:pPr>
      <w:rPr>
        <w:rFonts w:ascii="Courier New" w:hAnsi="Courier New" w:hint="default"/>
      </w:rPr>
    </w:lvl>
    <w:lvl w:ilvl="5" w:tplc="04190005">
      <w:start w:val="1"/>
      <w:numFmt w:val="bullet"/>
      <w:lvlText w:val=""/>
      <w:lvlJc w:val="left"/>
      <w:pPr>
        <w:ind w:left="4020" w:hanging="360"/>
      </w:pPr>
      <w:rPr>
        <w:rFonts w:ascii="Wingdings" w:hAnsi="Wingdings" w:hint="default"/>
      </w:rPr>
    </w:lvl>
    <w:lvl w:ilvl="6" w:tplc="04190001">
      <w:start w:val="1"/>
      <w:numFmt w:val="bullet"/>
      <w:lvlText w:val=""/>
      <w:lvlJc w:val="left"/>
      <w:pPr>
        <w:ind w:left="4740" w:hanging="360"/>
      </w:pPr>
      <w:rPr>
        <w:rFonts w:ascii="Symbol" w:hAnsi="Symbol" w:hint="default"/>
      </w:rPr>
    </w:lvl>
    <w:lvl w:ilvl="7" w:tplc="04190003">
      <w:start w:val="1"/>
      <w:numFmt w:val="bullet"/>
      <w:lvlText w:val="o"/>
      <w:lvlJc w:val="left"/>
      <w:pPr>
        <w:ind w:left="5460" w:hanging="360"/>
      </w:pPr>
      <w:rPr>
        <w:rFonts w:ascii="Courier New" w:hAnsi="Courier New" w:hint="default"/>
      </w:rPr>
    </w:lvl>
    <w:lvl w:ilvl="8" w:tplc="04190005">
      <w:start w:val="1"/>
      <w:numFmt w:val="bullet"/>
      <w:lvlText w:val=""/>
      <w:lvlJc w:val="left"/>
      <w:pPr>
        <w:ind w:left="6180" w:hanging="360"/>
      </w:pPr>
      <w:rPr>
        <w:rFonts w:ascii="Wingdings" w:hAnsi="Wingdings" w:hint="default"/>
      </w:rPr>
    </w:lvl>
  </w:abstractNum>
  <w:abstractNum w:abstractNumId="96" w15:restartNumberingAfterBreak="0">
    <w:nsid w:val="6C4F6ADF"/>
    <w:multiLevelType w:val="hybridMultilevel"/>
    <w:tmpl w:val="9CD6278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7" w15:restartNumberingAfterBreak="0">
    <w:nsid w:val="6C5B1ADF"/>
    <w:multiLevelType w:val="hybridMultilevel"/>
    <w:tmpl w:val="5EC668E2"/>
    <w:lvl w:ilvl="0" w:tplc="04190001">
      <w:start w:val="1"/>
      <w:numFmt w:val="bullet"/>
      <w:lvlText w:val=""/>
      <w:lvlJc w:val="left"/>
      <w:pPr>
        <w:ind w:left="1287" w:hanging="360"/>
      </w:pPr>
      <w:rPr>
        <w:rFonts w:ascii="Symbol" w:hAnsi="Symbol" w:hint="default"/>
      </w:rPr>
    </w:lvl>
    <w:lvl w:ilvl="1" w:tplc="2A66E2E4">
      <w:numFmt w:val="bullet"/>
      <w:lvlText w:val="•"/>
      <w:lvlJc w:val="left"/>
      <w:pPr>
        <w:ind w:left="2007" w:hanging="360"/>
      </w:pPr>
      <w:rPr>
        <w:rFonts w:ascii="Arial" w:eastAsia="Calibri" w:hAnsi="Arial" w:cs="Arial"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8" w15:restartNumberingAfterBreak="0">
    <w:nsid w:val="6CE26609"/>
    <w:multiLevelType w:val="hybridMultilevel"/>
    <w:tmpl w:val="7E82A88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9"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101" w15:restartNumberingAfterBreak="0">
    <w:nsid w:val="706C33F9"/>
    <w:multiLevelType w:val="hybridMultilevel"/>
    <w:tmpl w:val="D5FA7F6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02" w15:restartNumberingAfterBreak="0">
    <w:nsid w:val="71D13647"/>
    <w:multiLevelType w:val="hybridMultilevel"/>
    <w:tmpl w:val="206C5AA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3" w15:restartNumberingAfterBreak="0">
    <w:nsid w:val="728E0807"/>
    <w:multiLevelType w:val="multilevel"/>
    <w:tmpl w:val="0419001D"/>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4" w15:restartNumberingAfterBreak="0">
    <w:nsid w:val="73901ED9"/>
    <w:multiLevelType w:val="hybridMultilevel"/>
    <w:tmpl w:val="1EDE7178"/>
    <w:lvl w:ilvl="0" w:tplc="851AD910">
      <w:numFmt w:val="bullet"/>
      <w:lvlText w:val="-"/>
      <w:lvlJc w:val="left"/>
      <w:pPr>
        <w:ind w:left="1080" w:hanging="360"/>
      </w:pPr>
      <w:rPr>
        <w:rFonts w:ascii="Arial" w:eastAsia="Times New Roman" w:hAnsi="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5" w15:restartNumberingAfterBreak="0">
    <w:nsid w:val="74152511"/>
    <w:multiLevelType w:val="hybridMultilevel"/>
    <w:tmpl w:val="5E728E14"/>
    <w:lvl w:ilvl="0" w:tplc="0419000F">
      <w:start w:val="1"/>
      <w:numFmt w:val="decimal"/>
      <w:lvlText w:val="%1."/>
      <w:lvlJc w:val="left"/>
      <w:pPr>
        <w:ind w:left="1500" w:hanging="360"/>
      </w:pPr>
    </w:lvl>
    <w:lvl w:ilvl="1" w:tplc="04190019" w:tentative="1">
      <w:start w:val="1"/>
      <w:numFmt w:val="lowerLetter"/>
      <w:lvlText w:val="%2."/>
      <w:lvlJc w:val="left"/>
      <w:pPr>
        <w:ind w:left="2220" w:hanging="360"/>
      </w:pPr>
    </w:lvl>
    <w:lvl w:ilvl="2" w:tplc="0419001B" w:tentative="1">
      <w:start w:val="1"/>
      <w:numFmt w:val="lowerRoman"/>
      <w:lvlText w:val="%3."/>
      <w:lvlJc w:val="right"/>
      <w:pPr>
        <w:ind w:left="2940" w:hanging="180"/>
      </w:pPr>
    </w:lvl>
    <w:lvl w:ilvl="3" w:tplc="0419000F" w:tentative="1">
      <w:start w:val="1"/>
      <w:numFmt w:val="decimal"/>
      <w:lvlText w:val="%4."/>
      <w:lvlJc w:val="left"/>
      <w:pPr>
        <w:ind w:left="3660" w:hanging="360"/>
      </w:pPr>
    </w:lvl>
    <w:lvl w:ilvl="4" w:tplc="04190019" w:tentative="1">
      <w:start w:val="1"/>
      <w:numFmt w:val="lowerLetter"/>
      <w:lvlText w:val="%5."/>
      <w:lvlJc w:val="left"/>
      <w:pPr>
        <w:ind w:left="4380" w:hanging="360"/>
      </w:pPr>
    </w:lvl>
    <w:lvl w:ilvl="5" w:tplc="0419001B" w:tentative="1">
      <w:start w:val="1"/>
      <w:numFmt w:val="lowerRoman"/>
      <w:lvlText w:val="%6."/>
      <w:lvlJc w:val="right"/>
      <w:pPr>
        <w:ind w:left="5100" w:hanging="180"/>
      </w:pPr>
    </w:lvl>
    <w:lvl w:ilvl="6" w:tplc="0419000F" w:tentative="1">
      <w:start w:val="1"/>
      <w:numFmt w:val="decimal"/>
      <w:lvlText w:val="%7."/>
      <w:lvlJc w:val="left"/>
      <w:pPr>
        <w:ind w:left="5820" w:hanging="360"/>
      </w:pPr>
    </w:lvl>
    <w:lvl w:ilvl="7" w:tplc="04190019" w:tentative="1">
      <w:start w:val="1"/>
      <w:numFmt w:val="lowerLetter"/>
      <w:lvlText w:val="%8."/>
      <w:lvlJc w:val="left"/>
      <w:pPr>
        <w:ind w:left="6540" w:hanging="360"/>
      </w:pPr>
    </w:lvl>
    <w:lvl w:ilvl="8" w:tplc="0419001B" w:tentative="1">
      <w:start w:val="1"/>
      <w:numFmt w:val="lowerRoman"/>
      <w:lvlText w:val="%9."/>
      <w:lvlJc w:val="right"/>
      <w:pPr>
        <w:ind w:left="7260" w:hanging="180"/>
      </w:pPr>
    </w:lvl>
  </w:abstractNum>
  <w:abstractNum w:abstractNumId="106" w15:restartNumberingAfterBreak="0">
    <w:nsid w:val="76185B41"/>
    <w:multiLevelType w:val="hybridMultilevel"/>
    <w:tmpl w:val="F3D02432"/>
    <w:lvl w:ilvl="0" w:tplc="F89877F2">
      <w:numFmt w:val="bullet"/>
      <w:lvlText w:val="-"/>
      <w:lvlJc w:val="left"/>
      <w:pPr>
        <w:ind w:left="644" w:hanging="360"/>
      </w:pPr>
      <w:rPr>
        <w:rFonts w:ascii="Arial" w:eastAsia="Times New Roman" w:hAnsi="Arial" w:hint="default"/>
      </w:rPr>
    </w:lvl>
    <w:lvl w:ilvl="1" w:tplc="04190003" w:tentative="1">
      <w:start w:val="1"/>
      <w:numFmt w:val="bullet"/>
      <w:lvlText w:val="o"/>
      <w:lvlJc w:val="left"/>
      <w:pPr>
        <w:ind w:left="1364" w:hanging="360"/>
      </w:pPr>
      <w:rPr>
        <w:rFonts w:ascii="Courier New" w:hAnsi="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107" w15:restartNumberingAfterBreak="0">
    <w:nsid w:val="76B71291"/>
    <w:multiLevelType w:val="hybridMultilevel"/>
    <w:tmpl w:val="EB66346C"/>
    <w:lvl w:ilvl="0" w:tplc="04190017">
      <w:start w:val="1"/>
      <w:numFmt w:val="lowerLetter"/>
      <w:lvlText w:val="%1)"/>
      <w:lvlJc w:val="left"/>
      <w:pPr>
        <w:ind w:left="2220" w:hanging="360"/>
      </w:pPr>
      <w:rPr>
        <w:rFonts w:hint="default"/>
      </w:rPr>
    </w:lvl>
    <w:lvl w:ilvl="1" w:tplc="04190019" w:tentative="1">
      <w:start w:val="1"/>
      <w:numFmt w:val="lowerLetter"/>
      <w:lvlText w:val="%2."/>
      <w:lvlJc w:val="left"/>
      <w:pPr>
        <w:ind w:left="2940" w:hanging="360"/>
      </w:pPr>
    </w:lvl>
    <w:lvl w:ilvl="2" w:tplc="0419001B" w:tentative="1">
      <w:start w:val="1"/>
      <w:numFmt w:val="lowerRoman"/>
      <w:lvlText w:val="%3."/>
      <w:lvlJc w:val="right"/>
      <w:pPr>
        <w:ind w:left="3660" w:hanging="180"/>
      </w:pPr>
    </w:lvl>
    <w:lvl w:ilvl="3" w:tplc="0419000F" w:tentative="1">
      <w:start w:val="1"/>
      <w:numFmt w:val="decimal"/>
      <w:lvlText w:val="%4."/>
      <w:lvlJc w:val="left"/>
      <w:pPr>
        <w:ind w:left="4380" w:hanging="360"/>
      </w:pPr>
    </w:lvl>
    <w:lvl w:ilvl="4" w:tplc="04190019" w:tentative="1">
      <w:start w:val="1"/>
      <w:numFmt w:val="lowerLetter"/>
      <w:lvlText w:val="%5."/>
      <w:lvlJc w:val="left"/>
      <w:pPr>
        <w:ind w:left="5100" w:hanging="360"/>
      </w:pPr>
    </w:lvl>
    <w:lvl w:ilvl="5" w:tplc="0419001B" w:tentative="1">
      <w:start w:val="1"/>
      <w:numFmt w:val="lowerRoman"/>
      <w:lvlText w:val="%6."/>
      <w:lvlJc w:val="right"/>
      <w:pPr>
        <w:ind w:left="5820" w:hanging="180"/>
      </w:pPr>
    </w:lvl>
    <w:lvl w:ilvl="6" w:tplc="0419000F" w:tentative="1">
      <w:start w:val="1"/>
      <w:numFmt w:val="decimal"/>
      <w:lvlText w:val="%7."/>
      <w:lvlJc w:val="left"/>
      <w:pPr>
        <w:ind w:left="6540" w:hanging="360"/>
      </w:pPr>
    </w:lvl>
    <w:lvl w:ilvl="7" w:tplc="04190019" w:tentative="1">
      <w:start w:val="1"/>
      <w:numFmt w:val="lowerLetter"/>
      <w:lvlText w:val="%8."/>
      <w:lvlJc w:val="left"/>
      <w:pPr>
        <w:ind w:left="7260" w:hanging="360"/>
      </w:pPr>
    </w:lvl>
    <w:lvl w:ilvl="8" w:tplc="0419001B" w:tentative="1">
      <w:start w:val="1"/>
      <w:numFmt w:val="lowerRoman"/>
      <w:lvlText w:val="%9."/>
      <w:lvlJc w:val="right"/>
      <w:pPr>
        <w:ind w:left="7980" w:hanging="180"/>
      </w:pPr>
    </w:lvl>
  </w:abstractNum>
  <w:abstractNum w:abstractNumId="108" w15:restartNumberingAfterBreak="0">
    <w:nsid w:val="7798608F"/>
    <w:multiLevelType w:val="hybridMultilevel"/>
    <w:tmpl w:val="5A7CD79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09" w15:restartNumberingAfterBreak="0">
    <w:nsid w:val="77E2784C"/>
    <w:multiLevelType w:val="hybridMultilevel"/>
    <w:tmpl w:val="BAA6F0F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0" w15:restartNumberingAfterBreak="0">
    <w:nsid w:val="7A462E7B"/>
    <w:multiLevelType w:val="hybridMultilevel"/>
    <w:tmpl w:val="CB6EB658"/>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1" w15:restartNumberingAfterBreak="0">
    <w:nsid w:val="7BF069E8"/>
    <w:multiLevelType w:val="hybridMultilevel"/>
    <w:tmpl w:val="4BE860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113" w15:restartNumberingAfterBreak="0">
    <w:nsid w:val="7FED7AB2"/>
    <w:multiLevelType w:val="hybridMultilevel"/>
    <w:tmpl w:val="8402B994"/>
    <w:lvl w:ilvl="0" w:tplc="81A62BC0">
      <w:start w:val="1"/>
      <w:numFmt w:val="bullet"/>
      <w:lvlText w:val=""/>
      <w:lvlJc w:val="left"/>
      <w:pPr>
        <w:ind w:left="1776" w:hanging="360"/>
      </w:pPr>
      <w:rPr>
        <w:rFonts w:ascii="Symbol" w:hAnsi="Symbol" w:hint="default"/>
      </w:rPr>
    </w:lvl>
    <w:lvl w:ilvl="1" w:tplc="04190003" w:tentative="1">
      <w:start w:val="1"/>
      <w:numFmt w:val="bullet"/>
      <w:lvlText w:val="o"/>
      <w:lvlJc w:val="left"/>
      <w:pPr>
        <w:ind w:left="2496" w:hanging="360"/>
      </w:pPr>
      <w:rPr>
        <w:rFonts w:ascii="Courier New" w:hAnsi="Courier New" w:cs="Courier New" w:hint="default"/>
      </w:rPr>
    </w:lvl>
    <w:lvl w:ilvl="2" w:tplc="04190005" w:tentative="1">
      <w:start w:val="1"/>
      <w:numFmt w:val="bullet"/>
      <w:lvlText w:val=""/>
      <w:lvlJc w:val="left"/>
      <w:pPr>
        <w:ind w:left="3216" w:hanging="360"/>
      </w:pPr>
      <w:rPr>
        <w:rFonts w:ascii="Wingdings" w:hAnsi="Wingdings" w:hint="default"/>
      </w:rPr>
    </w:lvl>
    <w:lvl w:ilvl="3" w:tplc="04190001" w:tentative="1">
      <w:start w:val="1"/>
      <w:numFmt w:val="bullet"/>
      <w:lvlText w:val=""/>
      <w:lvlJc w:val="left"/>
      <w:pPr>
        <w:ind w:left="3936" w:hanging="360"/>
      </w:pPr>
      <w:rPr>
        <w:rFonts w:ascii="Symbol" w:hAnsi="Symbol" w:hint="default"/>
      </w:rPr>
    </w:lvl>
    <w:lvl w:ilvl="4" w:tplc="04190003" w:tentative="1">
      <w:start w:val="1"/>
      <w:numFmt w:val="bullet"/>
      <w:lvlText w:val="o"/>
      <w:lvlJc w:val="left"/>
      <w:pPr>
        <w:ind w:left="4656" w:hanging="360"/>
      </w:pPr>
      <w:rPr>
        <w:rFonts w:ascii="Courier New" w:hAnsi="Courier New" w:cs="Courier New" w:hint="default"/>
      </w:rPr>
    </w:lvl>
    <w:lvl w:ilvl="5" w:tplc="04190005" w:tentative="1">
      <w:start w:val="1"/>
      <w:numFmt w:val="bullet"/>
      <w:lvlText w:val=""/>
      <w:lvlJc w:val="left"/>
      <w:pPr>
        <w:ind w:left="5376" w:hanging="360"/>
      </w:pPr>
      <w:rPr>
        <w:rFonts w:ascii="Wingdings" w:hAnsi="Wingdings" w:hint="default"/>
      </w:rPr>
    </w:lvl>
    <w:lvl w:ilvl="6" w:tplc="04190001" w:tentative="1">
      <w:start w:val="1"/>
      <w:numFmt w:val="bullet"/>
      <w:lvlText w:val=""/>
      <w:lvlJc w:val="left"/>
      <w:pPr>
        <w:ind w:left="6096" w:hanging="360"/>
      </w:pPr>
      <w:rPr>
        <w:rFonts w:ascii="Symbol" w:hAnsi="Symbol" w:hint="default"/>
      </w:rPr>
    </w:lvl>
    <w:lvl w:ilvl="7" w:tplc="04190003" w:tentative="1">
      <w:start w:val="1"/>
      <w:numFmt w:val="bullet"/>
      <w:lvlText w:val="o"/>
      <w:lvlJc w:val="left"/>
      <w:pPr>
        <w:ind w:left="6816" w:hanging="360"/>
      </w:pPr>
      <w:rPr>
        <w:rFonts w:ascii="Courier New" w:hAnsi="Courier New" w:cs="Courier New" w:hint="default"/>
      </w:rPr>
    </w:lvl>
    <w:lvl w:ilvl="8" w:tplc="04190005" w:tentative="1">
      <w:start w:val="1"/>
      <w:numFmt w:val="bullet"/>
      <w:lvlText w:val=""/>
      <w:lvlJc w:val="left"/>
      <w:pPr>
        <w:ind w:left="7536" w:hanging="360"/>
      </w:pPr>
      <w:rPr>
        <w:rFonts w:ascii="Wingdings" w:hAnsi="Wingdings" w:hint="default"/>
      </w:rPr>
    </w:lvl>
  </w:abstractNum>
  <w:num w:numId="1">
    <w:abstractNumId w:val="99"/>
  </w:num>
  <w:num w:numId="2">
    <w:abstractNumId w:val="112"/>
  </w:num>
  <w:num w:numId="3">
    <w:abstractNumId w:val="65"/>
  </w:num>
  <w:num w:numId="4">
    <w:abstractNumId w:val="77"/>
  </w:num>
  <w:num w:numId="5">
    <w:abstractNumId w:val="6"/>
  </w:num>
  <w:num w:numId="6">
    <w:abstractNumId w:val="37"/>
  </w:num>
  <w:num w:numId="7">
    <w:abstractNumId w:val="100"/>
  </w:num>
  <w:num w:numId="8">
    <w:abstractNumId w:val="1"/>
  </w:num>
  <w:num w:numId="9">
    <w:abstractNumId w:val="54"/>
  </w:num>
  <w:num w:numId="10">
    <w:abstractNumId w:val="51"/>
  </w:num>
  <w:num w:numId="11">
    <w:abstractNumId w:val="79"/>
  </w:num>
  <w:num w:numId="12">
    <w:abstractNumId w:val="57"/>
  </w:num>
  <w:num w:numId="13">
    <w:abstractNumId w:val="61"/>
  </w:num>
  <w:num w:numId="14">
    <w:abstractNumId w:val="90"/>
  </w:num>
  <w:num w:numId="15">
    <w:abstractNumId w:val="97"/>
  </w:num>
  <w:num w:numId="16">
    <w:abstractNumId w:val="42"/>
  </w:num>
  <w:num w:numId="17">
    <w:abstractNumId w:val="87"/>
  </w:num>
  <w:num w:numId="18">
    <w:abstractNumId w:val="32"/>
  </w:num>
  <w:num w:numId="19">
    <w:abstractNumId w:val="62"/>
  </w:num>
  <w:num w:numId="20">
    <w:abstractNumId w:val="50"/>
  </w:num>
  <w:num w:numId="21">
    <w:abstractNumId w:val="11"/>
  </w:num>
  <w:num w:numId="22">
    <w:abstractNumId w:val="1"/>
  </w:num>
  <w:num w:numId="23">
    <w:abstractNumId w:val="1"/>
  </w:num>
  <w:num w:numId="24">
    <w:abstractNumId w:val="1"/>
  </w:num>
  <w:num w:numId="25">
    <w:abstractNumId w:val="1"/>
  </w:num>
  <w:num w:numId="26">
    <w:abstractNumId w:val="1"/>
  </w:num>
  <w:num w:numId="27">
    <w:abstractNumId w:val="68"/>
  </w:num>
  <w:num w:numId="2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3"/>
  </w:num>
  <w:num w:numId="30">
    <w:abstractNumId w:val="74"/>
  </w:num>
  <w:num w:numId="31">
    <w:abstractNumId w:val="72"/>
  </w:num>
  <w:num w:numId="32">
    <w:abstractNumId w:val="96"/>
  </w:num>
  <w:num w:numId="33">
    <w:abstractNumId w:val="14"/>
  </w:num>
  <w:num w:numId="34">
    <w:abstractNumId w:val="26"/>
  </w:num>
  <w:num w:numId="35">
    <w:abstractNumId w:val="111"/>
  </w:num>
  <w:num w:numId="36">
    <w:abstractNumId w:val="110"/>
  </w:num>
  <w:num w:numId="37">
    <w:abstractNumId w:val="47"/>
  </w:num>
  <w:num w:numId="38">
    <w:abstractNumId w:val="40"/>
  </w:num>
  <w:num w:numId="39">
    <w:abstractNumId w:val="98"/>
  </w:num>
  <w:num w:numId="40">
    <w:abstractNumId w:val="113"/>
  </w:num>
  <w:num w:numId="41">
    <w:abstractNumId w:val="0"/>
  </w:num>
  <w:num w:numId="42">
    <w:abstractNumId w:val="12"/>
  </w:num>
  <w:num w:numId="43">
    <w:abstractNumId w:val="3"/>
  </w:num>
  <w:num w:numId="44">
    <w:abstractNumId w:val="19"/>
  </w:num>
  <w:num w:numId="45">
    <w:abstractNumId w:val="48"/>
  </w:num>
  <w:num w:numId="46">
    <w:abstractNumId w:val="39"/>
  </w:num>
  <w:num w:numId="47">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num>
  <w:num w:numId="49">
    <w:abstractNumId w:val="66"/>
  </w:num>
  <w:num w:numId="50">
    <w:abstractNumId w:val="2"/>
  </w:num>
  <w:num w:numId="51">
    <w:abstractNumId w:val="84"/>
  </w:num>
  <w:num w:numId="52">
    <w:abstractNumId w:val="1"/>
  </w:num>
  <w:num w:numId="53">
    <w:abstractNumId w:val="1"/>
  </w:num>
  <w:num w:numId="54">
    <w:abstractNumId w:val="60"/>
  </w:num>
  <w:num w:numId="55">
    <w:abstractNumId w:val="34"/>
  </w:num>
  <w:num w:numId="56">
    <w:abstractNumId w:val="69"/>
  </w:num>
  <w:num w:numId="57">
    <w:abstractNumId w:val="44"/>
  </w:num>
  <w:num w:numId="58">
    <w:abstractNumId w:val="22"/>
  </w:num>
  <w:num w:numId="59">
    <w:abstractNumId w:val="4"/>
  </w:num>
  <w:num w:numId="60">
    <w:abstractNumId w:val="1"/>
  </w:num>
  <w:num w:numId="61">
    <w:abstractNumId w:val="9"/>
  </w:num>
  <w:num w:numId="62">
    <w:abstractNumId w:val="64"/>
  </w:num>
  <w:num w:numId="63">
    <w:abstractNumId w:val="71"/>
  </w:num>
  <w:num w:numId="64">
    <w:abstractNumId w:val="23"/>
  </w:num>
  <w:num w:numId="65">
    <w:abstractNumId w:val="21"/>
  </w:num>
  <w:num w:numId="66">
    <w:abstractNumId w:val="49"/>
  </w:num>
  <w:num w:numId="67">
    <w:abstractNumId w:val="58"/>
  </w:num>
  <w:num w:numId="68">
    <w:abstractNumId w:val="8"/>
  </w:num>
  <w:num w:numId="69">
    <w:abstractNumId w:val="70"/>
  </w:num>
  <w:num w:numId="70">
    <w:abstractNumId w:val="73"/>
  </w:num>
  <w:num w:numId="71">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86"/>
  </w:num>
  <w:num w:numId="7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08"/>
  </w:num>
  <w:num w:numId="76">
    <w:abstractNumId w:val="94"/>
  </w:num>
  <w:num w:numId="77">
    <w:abstractNumId w:val="56"/>
  </w:num>
  <w:num w:numId="78">
    <w:abstractNumId w:val="55"/>
  </w:num>
  <w:num w:numId="79">
    <w:abstractNumId w:val="78"/>
  </w:num>
  <w:num w:numId="80">
    <w:abstractNumId w:val="80"/>
  </w:num>
  <w:num w:numId="81">
    <w:abstractNumId w:val="105"/>
  </w:num>
  <w:num w:numId="82">
    <w:abstractNumId w:val="46"/>
  </w:num>
  <w:num w:numId="83">
    <w:abstractNumId w:val="28"/>
  </w:num>
  <w:num w:numId="84">
    <w:abstractNumId w:val="45"/>
  </w:num>
  <w:num w:numId="85">
    <w:abstractNumId w:val="20"/>
  </w:num>
  <w:num w:numId="86">
    <w:abstractNumId w:val="15"/>
  </w:num>
  <w:num w:numId="87">
    <w:abstractNumId w:val="83"/>
  </w:num>
  <w:num w:numId="88">
    <w:abstractNumId w:val="91"/>
  </w:num>
  <w:num w:numId="89">
    <w:abstractNumId w:val="13"/>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35"/>
  </w:num>
  <w:num w:numId="104">
    <w:abstractNumId w:val="33"/>
  </w:num>
  <w:num w:numId="105">
    <w:abstractNumId w:val="107"/>
  </w:num>
  <w:num w:numId="106">
    <w:abstractNumId w:val="85"/>
  </w:num>
  <w:num w:numId="107">
    <w:abstractNumId w:val="67"/>
  </w:num>
  <w:num w:numId="108">
    <w:abstractNumId w:val="10"/>
  </w:num>
  <w:num w:numId="109">
    <w:abstractNumId w:val="103"/>
  </w:num>
  <w:num w:numId="110">
    <w:abstractNumId w:val="63"/>
  </w:num>
  <w:num w:numId="111">
    <w:abstractNumId w:val="27"/>
  </w:num>
  <w:num w:numId="112">
    <w:abstractNumId w:val="25"/>
  </w:num>
  <w:num w:numId="113">
    <w:abstractNumId w:val="106"/>
  </w:num>
  <w:num w:numId="114">
    <w:abstractNumId w:val="31"/>
  </w:num>
  <w:num w:numId="115">
    <w:abstractNumId w:val="41"/>
  </w:num>
  <w:num w:numId="116">
    <w:abstractNumId w:val="36"/>
  </w:num>
  <w:num w:numId="117">
    <w:abstractNumId w:val="7"/>
  </w:num>
  <w:num w:numId="118">
    <w:abstractNumId w:val="93"/>
  </w:num>
  <w:num w:numId="119">
    <w:abstractNumId w:val="88"/>
  </w:num>
  <w:num w:numId="1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01"/>
  </w:num>
  <w:num w:numId="122">
    <w:abstractNumId w:val="30"/>
  </w:num>
  <w:num w:numId="123">
    <w:abstractNumId w:val="92"/>
  </w:num>
  <w:num w:numId="124">
    <w:abstractNumId w:val="104"/>
  </w:num>
  <w:num w:numId="125">
    <w:abstractNumId w:val="38"/>
  </w:num>
  <w:num w:numId="126">
    <w:abstractNumId w:val="59"/>
  </w:num>
  <w:num w:numId="127">
    <w:abstractNumId w:val="5"/>
  </w:num>
  <w:num w:numId="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16"/>
  </w:num>
  <w:num w:numId="130">
    <w:abstractNumId w:val="95"/>
  </w:num>
  <w:num w:numId="131">
    <w:abstractNumId w:val="53"/>
  </w:num>
  <w:num w:numId="132">
    <w:abstractNumId w:val="82"/>
  </w:num>
  <w:num w:numId="133">
    <w:abstractNumId w:val="81"/>
  </w:num>
  <w:num w:numId="134">
    <w:abstractNumId w:val="75"/>
  </w:num>
  <w:num w:numId="135">
    <w:abstractNumId w:val="29"/>
  </w:num>
  <w:num w:numId="136">
    <w:abstractNumId w:val="89"/>
  </w:num>
  <w:num w:numId="137">
    <w:abstractNumId w:val="24"/>
  </w:num>
  <w:num w:numId="138">
    <w:abstractNumId w:val="109"/>
  </w:num>
  <w:num w:numId="139">
    <w:abstractNumId w:val="102"/>
  </w:num>
  <w:numIdMacAtCleanup w:val="13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Дёмин Александр Александрович">
    <w15:presenceInfo w15:providerId="AD" w15:userId="S-1-5-21-3376072800-194314082-2302110475-76086"/>
  </w15:person>
  <w15:person w15:author="VelikhanovVR">
    <w15:presenceInfo w15:providerId="None" w15:userId="VelikhanovVR"/>
  </w15:person>
  <w15:person w15:author="Киселев Юрий Валерьевич">
    <w15:presenceInfo w15:providerId="AD" w15:userId="S-1-5-21-3376072800-194314082-2302110475-87049"/>
  </w15:person>
  <w15:person w15:author="Миронова Наталья Владимировна">
    <w15:presenceInfo w15:providerId="AD" w15:userId="S-1-5-21-3376072800-194314082-2302110475-32607"/>
  </w15:person>
  <w15:person w15:author="polyus\kiselevyuv">
    <w15:presenceInfo w15:providerId="None" w15:userId="polyus\kiselevyuv"/>
  </w15:person>
  <w15:person w15:author="polyus\ablakovab">
    <w15:presenceInfo w15:providerId="None" w15:userId="polyus\ablakovab"/>
  </w15:person>
  <w15:person w15:author="Постовалов Иван Юрьевич">
    <w15:presenceInfo w15:providerId="AD" w15:userId="S-1-5-21-3376072800-194314082-2302110475-515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isplayBackgroundShape/>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trackRevisions/>
  <w:defaultTabStop w:val="709"/>
  <w:autoHyphenation/>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A7B"/>
    <w:rsid w:val="00000E18"/>
    <w:rsid w:val="000018FB"/>
    <w:rsid w:val="000020C3"/>
    <w:rsid w:val="0000272E"/>
    <w:rsid w:val="00002B61"/>
    <w:rsid w:val="00002E35"/>
    <w:rsid w:val="00002E6A"/>
    <w:rsid w:val="0000360E"/>
    <w:rsid w:val="000047C9"/>
    <w:rsid w:val="00004CD4"/>
    <w:rsid w:val="00005384"/>
    <w:rsid w:val="00005FC4"/>
    <w:rsid w:val="00006139"/>
    <w:rsid w:val="00006959"/>
    <w:rsid w:val="000076AE"/>
    <w:rsid w:val="0001009E"/>
    <w:rsid w:val="0001037C"/>
    <w:rsid w:val="00011EC4"/>
    <w:rsid w:val="00013A0D"/>
    <w:rsid w:val="00013C8B"/>
    <w:rsid w:val="00013D76"/>
    <w:rsid w:val="00014DA9"/>
    <w:rsid w:val="00016279"/>
    <w:rsid w:val="000168D4"/>
    <w:rsid w:val="000169E0"/>
    <w:rsid w:val="00017701"/>
    <w:rsid w:val="00020054"/>
    <w:rsid w:val="00020A5A"/>
    <w:rsid w:val="00020A6F"/>
    <w:rsid w:val="00020ADB"/>
    <w:rsid w:val="00021196"/>
    <w:rsid w:val="0002120F"/>
    <w:rsid w:val="00021B25"/>
    <w:rsid w:val="00021C23"/>
    <w:rsid w:val="000220C2"/>
    <w:rsid w:val="000221F5"/>
    <w:rsid w:val="00022528"/>
    <w:rsid w:val="00022BD8"/>
    <w:rsid w:val="00022C33"/>
    <w:rsid w:val="0002438C"/>
    <w:rsid w:val="00024FAA"/>
    <w:rsid w:val="000254A0"/>
    <w:rsid w:val="000257ED"/>
    <w:rsid w:val="000260DD"/>
    <w:rsid w:val="000266B5"/>
    <w:rsid w:val="00027539"/>
    <w:rsid w:val="000305F8"/>
    <w:rsid w:val="00030719"/>
    <w:rsid w:val="00030BEC"/>
    <w:rsid w:val="00031214"/>
    <w:rsid w:val="00031353"/>
    <w:rsid w:val="000315BB"/>
    <w:rsid w:val="000322DB"/>
    <w:rsid w:val="00032349"/>
    <w:rsid w:val="0003237A"/>
    <w:rsid w:val="00033D38"/>
    <w:rsid w:val="00034486"/>
    <w:rsid w:val="00034904"/>
    <w:rsid w:val="00034AF0"/>
    <w:rsid w:val="00036327"/>
    <w:rsid w:val="000367AC"/>
    <w:rsid w:val="0003771C"/>
    <w:rsid w:val="000378F2"/>
    <w:rsid w:val="00037CA1"/>
    <w:rsid w:val="00040363"/>
    <w:rsid w:val="000409BC"/>
    <w:rsid w:val="00040B24"/>
    <w:rsid w:val="000410B2"/>
    <w:rsid w:val="000419FC"/>
    <w:rsid w:val="00041BBD"/>
    <w:rsid w:val="00042B24"/>
    <w:rsid w:val="00042D94"/>
    <w:rsid w:val="00043DDE"/>
    <w:rsid w:val="000453AA"/>
    <w:rsid w:val="00046D34"/>
    <w:rsid w:val="00046DD5"/>
    <w:rsid w:val="00046EAC"/>
    <w:rsid w:val="00050584"/>
    <w:rsid w:val="000509DF"/>
    <w:rsid w:val="0005134E"/>
    <w:rsid w:val="0005148A"/>
    <w:rsid w:val="00052F80"/>
    <w:rsid w:val="00052F89"/>
    <w:rsid w:val="0005357E"/>
    <w:rsid w:val="00053649"/>
    <w:rsid w:val="000536FB"/>
    <w:rsid w:val="00054158"/>
    <w:rsid w:val="0005471A"/>
    <w:rsid w:val="00055192"/>
    <w:rsid w:val="00055692"/>
    <w:rsid w:val="00055A62"/>
    <w:rsid w:val="00056222"/>
    <w:rsid w:val="000564A3"/>
    <w:rsid w:val="00056640"/>
    <w:rsid w:val="000573E9"/>
    <w:rsid w:val="00060BBA"/>
    <w:rsid w:val="00060C1D"/>
    <w:rsid w:val="00061204"/>
    <w:rsid w:val="000629A8"/>
    <w:rsid w:val="00063274"/>
    <w:rsid w:val="00064F21"/>
    <w:rsid w:val="000653AD"/>
    <w:rsid w:val="00065423"/>
    <w:rsid w:val="00065590"/>
    <w:rsid w:val="0006581B"/>
    <w:rsid w:val="000663DD"/>
    <w:rsid w:val="00066B57"/>
    <w:rsid w:val="00066BCF"/>
    <w:rsid w:val="00066F27"/>
    <w:rsid w:val="000671A2"/>
    <w:rsid w:val="0006795C"/>
    <w:rsid w:val="00067B5E"/>
    <w:rsid w:val="00070029"/>
    <w:rsid w:val="000702A3"/>
    <w:rsid w:val="00070870"/>
    <w:rsid w:val="00070AED"/>
    <w:rsid w:val="000712E0"/>
    <w:rsid w:val="00071457"/>
    <w:rsid w:val="00071894"/>
    <w:rsid w:val="0007231C"/>
    <w:rsid w:val="000725BA"/>
    <w:rsid w:val="0007301A"/>
    <w:rsid w:val="000745E5"/>
    <w:rsid w:val="00074A24"/>
    <w:rsid w:val="000759FD"/>
    <w:rsid w:val="00077707"/>
    <w:rsid w:val="00077A03"/>
    <w:rsid w:val="00077C9B"/>
    <w:rsid w:val="000800AC"/>
    <w:rsid w:val="0008015E"/>
    <w:rsid w:val="0008085E"/>
    <w:rsid w:val="00081357"/>
    <w:rsid w:val="00081566"/>
    <w:rsid w:val="00082A77"/>
    <w:rsid w:val="00083544"/>
    <w:rsid w:val="000835FE"/>
    <w:rsid w:val="0008443E"/>
    <w:rsid w:val="000844BD"/>
    <w:rsid w:val="00084612"/>
    <w:rsid w:val="00084EE8"/>
    <w:rsid w:val="000851E6"/>
    <w:rsid w:val="000858E1"/>
    <w:rsid w:val="00085E4B"/>
    <w:rsid w:val="00086C0D"/>
    <w:rsid w:val="000878D9"/>
    <w:rsid w:val="000904D2"/>
    <w:rsid w:val="000905EC"/>
    <w:rsid w:val="0009078B"/>
    <w:rsid w:val="000908CE"/>
    <w:rsid w:val="00090AEC"/>
    <w:rsid w:val="00090FD1"/>
    <w:rsid w:val="00092F37"/>
    <w:rsid w:val="0009329E"/>
    <w:rsid w:val="000938D9"/>
    <w:rsid w:val="000939F8"/>
    <w:rsid w:val="000946CE"/>
    <w:rsid w:val="00095260"/>
    <w:rsid w:val="00095EE1"/>
    <w:rsid w:val="000960FD"/>
    <w:rsid w:val="0009739D"/>
    <w:rsid w:val="000A0C3F"/>
    <w:rsid w:val="000A1A60"/>
    <w:rsid w:val="000A1C0B"/>
    <w:rsid w:val="000A3339"/>
    <w:rsid w:val="000A4AC6"/>
    <w:rsid w:val="000A65B8"/>
    <w:rsid w:val="000A7150"/>
    <w:rsid w:val="000A7AB0"/>
    <w:rsid w:val="000B04CB"/>
    <w:rsid w:val="000B0DB9"/>
    <w:rsid w:val="000B229A"/>
    <w:rsid w:val="000B23D7"/>
    <w:rsid w:val="000B2882"/>
    <w:rsid w:val="000B2F49"/>
    <w:rsid w:val="000B30FF"/>
    <w:rsid w:val="000B369E"/>
    <w:rsid w:val="000B43CC"/>
    <w:rsid w:val="000B519E"/>
    <w:rsid w:val="000B52B4"/>
    <w:rsid w:val="000B54DA"/>
    <w:rsid w:val="000B5EFB"/>
    <w:rsid w:val="000B630E"/>
    <w:rsid w:val="000B6DA9"/>
    <w:rsid w:val="000B7E0C"/>
    <w:rsid w:val="000C0323"/>
    <w:rsid w:val="000C19CE"/>
    <w:rsid w:val="000C1AD3"/>
    <w:rsid w:val="000C291E"/>
    <w:rsid w:val="000C2ABD"/>
    <w:rsid w:val="000C3504"/>
    <w:rsid w:val="000C4C4D"/>
    <w:rsid w:val="000C5B2A"/>
    <w:rsid w:val="000C7698"/>
    <w:rsid w:val="000C7E85"/>
    <w:rsid w:val="000C7EB5"/>
    <w:rsid w:val="000D01FE"/>
    <w:rsid w:val="000D082F"/>
    <w:rsid w:val="000D12D6"/>
    <w:rsid w:val="000D1B57"/>
    <w:rsid w:val="000D1EC5"/>
    <w:rsid w:val="000D2778"/>
    <w:rsid w:val="000D2F41"/>
    <w:rsid w:val="000D3161"/>
    <w:rsid w:val="000D47D0"/>
    <w:rsid w:val="000D577E"/>
    <w:rsid w:val="000D6EDF"/>
    <w:rsid w:val="000D7268"/>
    <w:rsid w:val="000E17A5"/>
    <w:rsid w:val="000E198E"/>
    <w:rsid w:val="000E1C15"/>
    <w:rsid w:val="000E252D"/>
    <w:rsid w:val="000E29B5"/>
    <w:rsid w:val="000E3152"/>
    <w:rsid w:val="000E3528"/>
    <w:rsid w:val="000E4314"/>
    <w:rsid w:val="000E490E"/>
    <w:rsid w:val="000E4C83"/>
    <w:rsid w:val="000E4F0E"/>
    <w:rsid w:val="000E59CA"/>
    <w:rsid w:val="000E5B74"/>
    <w:rsid w:val="000E5F69"/>
    <w:rsid w:val="000E62EF"/>
    <w:rsid w:val="000E64FE"/>
    <w:rsid w:val="000E6555"/>
    <w:rsid w:val="000F06F3"/>
    <w:rsid w:val="000F0CEB"/>
    <w:rsid w:val="000F15F5"/>
    <w:rsid w:val="000F18F7"/>
    <w:rsid w:val="000F25C3"/>
    <w:rsid w:val="000F269D"/>
    <w:rsid w:val="000F290B"/>
    <w:rsid w:val="000F44C0"/>
    <w:rsid w:val="000F4678"/>
    <w:rsid w:val="000F54C0"/>
    <w:rsid w:val="000F6264"/>
    <w:rsid w:val="000F6435"/>
    <w:rsid w:val="000F6D08"/>
    <w:rsid w:val="00100565"/>
    <w:rsid w:val="00100A29"/>
    <w:rsid w:val="001013DC"/>
    <w:rsid w:val="0010193A"/>
    <w:rsid w:val="00101CD8"/>
    <w:rsid w:val="00102059"/>
    <w:rsid w:val="0010251A"/>
    <w:rsid w:val="0010272A"/>
    <w:rsid w:val="00103001"/>
    <w:rsid w:val="00103162"/>
    <w:rsid w:val="00103573"/>
    <w:rsid w:val="0010395D"/>
    <w:rsid w:val="001045A4"/>
    <w:rsid w:val="001046C8"/>
    <w:rsid w:val="0010491B"/>
    <w:rsid w:val="001052BD"/>
    <w:rsid w:val="00106266"/>
    <w:rsid w:val="0010632D"/>
    <w:rsid w:val="00106522"/>
    <w:rsid w:val="00106AE3"/>
    <w:rsid w:val="00107BA3"/>
    <w:rsid w:val="00110A00"/>
    <w:rsid w:val="00110B1D"/>
    <w:rsid w:val="001113A7"/>
    <w:rsid w:val="0011176C"/>
    <w:rsid w:val="00111CEA"/>
    <w:rsid w:val="001122B4"/>
    <w:rsid w:val="00112EF8"/>
    <w:rsid w:val="0011314A"/>
    <w:rsid w:val="001135C1"/>
    <w:rsid w:val="001137EA"/>
    <w:rsid w:val="00113DEF"/>
    <w:rsid w:val="00114060"/>
    <w:rsid w:val="0011459C"/>
    <w:rsid w:val="00115A78"/>
    <w:rsid w:val="00116068"/>
    <w:rsid w:val="00116195"/>
    <w:rsid w:val="00116A69"/>
    <w:rsid w:val="00120649"/>
    <w:rsid w:val="00121348"/>
    <w:rsid w:val="0012135C"/>
    <w:rsid w:val="001215BE"/>
    <w:rsid w:val="00121A6C"/>
    <w:rsid w:val="001224EC"/>
    <w:rsid w:val="001227F8"/>
    <w:rsid w:val="00122863"/>
    <w:rsid w:val="00123600"/>
    <w:rsid w:val="001236A0"/>
    <w:rsid w:val="00123BDA"/>
    <w:rsid w:val="00123F4B"/>
    <w:rsid w:val="001244D6"/>
    <w:rsid w:val="00124A50"/>
    <w:rsid w:val="00125916"/>
    <w:rsid w:val="0012614B"/>
    <w:rsid w:val="00126381"/>
    <w:rsid w:val="00126F43"/>
    <w:rsid w:val="00127E1B"/>
    <w:rsid w:val="00127E34"/>
    <w:rsid w:val="0013013F"/>
    <w:rsid w:val="0013074C"/>
    <w:rsid w:val="00130D17"/>
    <w:rsid w:val="00131320"/>
    <w:rsid w:val="00131AA2"/>
    <w:rsid w:val="00132435"/>
    <w:rsid w:val="00132990"/>
    <w:rsid w:val="001334AA"/>
    <w:rsid w:val="001335E4"/>
    <w:rsid w:val="00133E8B"/>
    <w:rsid w:val="00133F21"/>
    <w:rsid w:val="00134A2A"/>
    <w:rsid w:val="00135A0C"/>
    <w:rsid w:val="00135D92"/>
    <w:rsid w:val="001367E6"/>
    <w:rsid w:val="00136A70"/>
    <w:rsid w:val="001404F9"/>
    <w:rsid w:val="00140FD8"/>
    <w:rsid w:val="00142C9F"/>
    <w:rsid w:val="00143694"/>
    <w:rsid w:val="00143715"/>
    <w:rsid w:val="00143C52"/>
    <w:rsid w:val="00143F6B"/>
    <w:rsid w:val="00144B76"/>
    <w:rsid w:val="00144F3F"/>
    <w:rsid w:val="0014596D"/>
    <w:rsid w:val="00145B59"/>
    <w:rsid w:val="001465C1"/>
    <w:rsid w:val="00146FDE"/>
    <w:rsid w:val="00147635"/>
    <w:rsid w:val="00150671"/>
    <w:rsid w:val="00151AC3"/>
    <w:rsid w:val="00151ED6"/>
    <w:rsid w:val="00152406"/>
    <w:rsid w:val="00152A17"/>
    <w:rsid w:val="00152A58"/>
    <w:rsid w:val="0015398F"/>
    <w:rsid w:val="00154C26"/>
    <w:rsid w:val="00154F53"/>
    <w:rsid w:val="001552CD"/>
    <w:rsid w:val="00155387"/>
    <w:rsid w:val="001568C2"/>
    <w:rsid w:val="00156A89"/>
    <w:rsid w:val="00157D57"/>
    <w:rsid w:val="00157DC6"/>
    <w:rsid w:val="00157FAF"/>
    <w:rsid w:val="00160BF0"/>
    <w:rsid w:val="001614BE"/>
    <w:rsid w:val="00161793"/>
    <w:rsid w:val="001618D1"/>
    <w:rsid w:val="001618E1"/>
    <w:rsid w:val="00161A52"/>
    <w:rsid w:val="00161B21"/>
    <w:rsid w:val="00162103"/>
    <w:rsid w:val="00163DEF"/>
    <w:rsid w:val="001652D1"/>
    <w:rsid w:val="00166EBC"/>
    <w:rsid w:val="00167155"/>
    <w:rsid w:val="001672D4"/>
    <w:rsid w:val="00167F36"/>
    <w:rsid w:val="00170ABE"/>
    <w:rsid w:val="001710A8"/>
    <w:rsid w:val="0017387B"/>
    <w:rsid w:val="001741AB"/>
    <w:rsid w:val="001744FB"/>
    <w:rsid w:val="0017546A"/>
    <w:rsid w:val="0017576F"/>
    <w:rsid w:val="001759A0"/>
    <w:rsid w:val="00175B15"/>
    <w:rsid w:val="00176E86"/>
    <w:rsid w:val="0018098F"/>
    <w:rsid w:val="00180D02"/>
    <w:rsid w:val="001812E5"/>
    <w:rsid w:val="00181BE7"/>
    <w:rsid w:val="0018228B"/>
    <w:rsid w:val="001823D7"/>
    <w:rsid w:val="001825F8"/>
    <w:rsid w:val="001830C1"/>
    <w:rsid w:val="001831D4"/>
    <w:rsid w:val="00183F53"/>
    <w:rsid w:val="00185664"/>
    <w:rsid w:val="00185BAF"/>
    <w:rsid w:val="00186503"/>
    <w:rsid w:val="001865B1"/>
    <w:rsid w:val="00186A76"/>
    <w:rsid w:val="00186FD7"/>
    <w:rsid w:val="0018736C"/>
    <w:rsid w:val="0018738A"/>
    <w:rsid w:val="00187450"/>
    <w:rsid w:val="001877CF"/>
    <w:rsid w:val="0019071C"/>
    <w:rsid w:val="00190729"/>
    <w:rsid w:val="00190766"/>
    <w:rsid w:val="001908F4"/>
    <w:rsid w:val="00190C67"/>
    <w:rsid w:val="00190F93"/>
    <w:rsid w:val="00191BD8"/>
    <w:rsid w:val="00192DDC"/>
    <w:rsid w:val="00193343"/>
    <w:rsid w:val="00193BEE"/>
    <w:rsid w:val="00194129"/>
    <w:rsid w:val="00195154"/>
    <w:rsid w:val="00196052"/>
    <w:rsid w:val="00196360"/>
    <w:rsid w:val="00197FA2"/>
    <w:rsid w:val="001A01D5"/>
    <w:rsid w:val="001A0D2C"/>
    <w:rsid w:val="001A17D5"/>
    <w:rsid w:val="001A1A73"/>
    <w:rsid w:val="001A1F91"/>
    <w:rsid w:val="001A241A"/>
    <w:rsid w:val="001A277D"/>
    <w:rsid w:val="001A2810"/>
    <w:rsid w:val="001A2FBF"/>
    <w:rsid w:val="001A383B"/>
    <w:rsid w:val="001A3F9C"/>
    <w:rsid w:val="001A48D9"/>
    <w:rsid w:val="001A4D82"/>
    <w:rsid w:val="001A5B72"/>
    <w:rsid w:val="001A5DD0"/>
    <w:rsid w:val="001A619C"/>
    <w:rsid w:val="001A710B"/>
    <w:rsid w:val="001A732F"/>
    <w:rsid w:val="001A76B1"/>
    <w:rsid w:val="001A7FA7"/>
    <w:rsid w:val="001B0193"/>
    <w:rsid w:val="001B0B0A"/>
    <w:rsid w:val="001B0CBF"/>
    <w:rsid w:val="001B1127"/>
    <w:rsid w:val="001B12FC"/>
    <w:rsid w:val="001B19C5"/>
    <w:rsid w:val="001B2BF0"/>
    <w:rsid w:val="001B2D52"/>
    <w:rsid w:val="001B3065"/>
    <w:rsid w:val="001B3206"/>
    <w:rsid w:val="001B3A73"/>
    <w:rsid w:val="001B3BC2"/>
    <w:rsid w:val="001B3C18"/>
    <w:rsid w:val="001B3EEF"/>
    <w:rsid w:val="001B4303"/>
    <w:rsid w:val="001B4800"/>
    <w:rsid w:val="001B5F93"/>
    <w:rsid w:val="001B64D1"/>
    <w:rsid w:val="001B6CE6"/>
    <w:rsid w:val="001B78B7"/>
    <w:rsid w:val="001B7D66"/>
    <w:rsid w:val="001C000A"/>
    <w:rsid w:val="001C0462"/>
    <w:rsid w:val="001C1119"/>
    <w:rsid w:val="001C11D2"/>
    <w:rsid w:val="001C231C"/>
    <w:rsid w:val="001C2D60"/>
    <w:rsid w:val="001C3310"/>
    <w:rsid w:val="001C409D"/>
    <w:rsid w:val="001C45C5"/>
    <w:rsid w:val="001C49EC"/>
    <w:rsid w:val="001C4A92"/>
    <w:rsid w:val="001C4BEF"/>
    <w:rsid w:val="001C4E0C"/>
    <w:rsid w:val="001C5831"/>
    <w:rsid w:val="001C595B"/>
    <w:rsid w:val="001C5FA5"/>
    <w:rsid w:val="001C6579"/>
    <w:rsid w:val="001C6D58"/>
    <w:rsid w:val="001C6F77"/>
    <w:rsid w:val="001C6F8A"/>
    <w:rsid w:val="001C7541"/>
    <w:rsid w:val="001C7B54"/>
    <w:rsid w:val="001D312B"/>
    <w:rsid w:val="001D34DB"/>
    <w:rsid w:val="001D3662"/>
    <w:rsid w:val="001D3943"/>
    <w:rsid w:val="001D4258"/>
    <w:rsid w:val="001D470A"/>
    <w:rsid w:val="001D5D69"/>
    <w:rsid w:val="001D6464"/>
    <w:rsid w:val="001D7078"/>
    <w:rsid w:val="001D70EA"/>
    <w:rsid w:val="001E0032"/>
    <w:rsid w:val="001E0B26"/>
    <w:rsid w:val="001E0E66"/>
    <w:rsid w:val="001E13A9"/>
    <w:rsid w:val="001E1746"/>
    <w:rsid w:val="001E17C0"/>
    <w:rsid w:val="001E1D67"/>
    <w:rsid w:val="001E272C"/>
    <w:rsid w:val="001E2EE8"/>
    <w:rsid w:val="001E3455"/>
    <w:rsid w:val="001E34D8"/>
    <w:rsid w:val="001E391D"/>
    <w:rsid w:val="001E3A2E"/>
    <w:rsid w:val="001E3BAA"/>
    <w:rsid w:val="001E3D54"/>
    <w:rsid w:val="001E3FC4"/>
    <w:rsid w:val="001E558F"/>
    <w:rsid w:val="001E5CA0"/>
    <w:rsid w:val="001E6610"/>
    <w:rsid w:val="001E76E6"/>
    <w:rsid w:val="001E7A32"/>
    <w:rsid w:val="001F00CA"/>
    <w:rsid w:val="001F07B2"/>
    <w:rsid w:val="001F08B0"/>
    <w:rsid w:val="001F0E0D"/>
    <w:rsid w:val="001F136F"/>
    <w:rsid w:val="001F2274"/>
    <w:rsid w:val="001F2535"/>
    <w:rsid w:val="001F2A8B"/>
    <w:rsid w:val="001F3125"/>
    <w:rsid w:val="001F352C"/>
    <w:rsid w:val="001F38A6"/>
    <w:rsid w:val="001F3F84"/>
    <w:rsid w:val="001F4EE7"/>
    <w:rsid w:val="001F592D"/>
    <w:rsid w:val="001F5EEB"/>
    <w:rsid w:val="001F665A"/>
    <w:rsid w:val="0020008E"/>
    <w:rsid w:val="00200AB2"/>
    <w:rsid w:val="00200C0D"/>
    <w:rsid w:val="00201DC6"/>
    <w:rsid w:val="00202A2D"/>
    <w:rsid w:val="00203197"/>
    <w:rsid w:val="0020366D"/>
    <w:rsid w:val="00205651"/>
    <w:rsid w:val="002059C3"/>
    <w:rsid w:val="002069A3"/>
    <w:rsid w:val="00207911"/>
    <w:rsid w:val="00210EF4"/>
    <w:rsid w:val="002116AC"/>
    <w:rsid w:val="00211782"/>
    <w:rsid w:val="00211C39"/>
    <w:rsid w:val="002126F2"/>
    <w:rsid w:val="00212F49"/>
    <w:rsid w:val="00213317"/>
    <w:rsid w:val="002142BA"/>
    <w:rsid w:val="00214DDA"/>
    <w:rsid w:val="00215551"/>
    <w:rsid w:val="00215A9C"/>
    <w:rsid w:val="00215FA4"/>
    <w:rsid w:val="002167B5"/>
    <w:rsid w:val="00216AE4"/>
    <w:rsid w:val="00216D1E"/>
    <w:rsid w:val="00216D2C"/>
    <w:rsid w:val="002175C8"/>
    <w:rsid w:val="002205A9"/>
    <w:rsid w:val="00220A5C"/>
    <w:rsid w:val="00220F8C"/>
    <w:rsid w:val="00220FDB"/>
    <w:rsid w:val="0022145F"/>
    <w:rsid w:val="00221F83"/>
    <w:rsid w:val="00222186"/>
    <w:rsid w:val="00222296"/>
    <w:rsid w:val="00222635"/>
    <w:rsid w:val="002229E8"/>
    <w:rsid w:val="00224253"/>
    <w:rsid w:val="00224DC3"/>
    <w:rsid w:val="002255B6"/>
    <w:rsid w:val="00227322"/>
    <w:rsid w:val="00227421"/>
    <w:rsid w:val="00227B5C"/>
    <w:rsid w:val="00227E7D"/>
    <w:rsid w:val="00230C28"/>
    <w:rsid w:val="00230C5D"/>
    <w:rsid w:val="00230D33"/>
    <w:rsid w:val="00231ACC"/>
    <w:rsid w:val="002324ED"/>
    <w:rsid w:val="00232F78"/>
    <w:rsid w:val="0023369D"/>
    <w:rsid w:val="00233AD8"/>
    <w:rsid w:val="00233E28"/>
    <w:rsid w:val="0023490D"/>
    <w:rsid w:val="00235220"/>
    <w:rsid w:val="00235815"/>
    <w:rsid w:val="00235969"/>
    <w:rsid w:val="00235A9D"/>
    <w:rsid w:val="00235E5D"/>
    <w:rsid w:val="0023691F"/>
    <w:rsid w:val="00237218"/>
    <w:rsid w:val="0023764B"/>
    <w:rsid w:val="00237DA5"/>
    <w:rsid w:val="00237EEB"/>
    <w:rsid w:val="002400D2"/>
    <w:rsid w:val="00240561"/>
    <w:rsid w:val="00240BDF"/>
    <w:rsid w:val="00242191"/>
    <w:rsid w:val="002428D5"/>
    <w:rsid w:val="00242FD6"/>
    <w:rsid w:val="00244026"/>
    <w:rsid w:val="00244213"/>
    <w:rsid w:val="00244BDC"/>
    <w:rsid w:val="002454BD"/>
    <w:rsid w:val="00246161"/>
    <w:rsid w:val="00247CE5"/>
    <w:rsid w:val="00250A88"/>
    <w:rsid w:val="00250F88"/>
    <w:rsid w:val="0025284D"/>
    <w:rsid w:val="00252C11"/>
    <w:rsid w:val="00252D72"/>
    <w:rsid w:val="0025322B"/>
    <w:rsid w:val="002535C0"/>
    <w:rsid w:val="00253652"/>
    <w:rsid w:val="002540FE"/>
    <w:rsid w:val="0025492D"/>
    <w:rsid w:val="00254C4A"/>
    <w:rsid w:val="00255072"/>
    <w:rsid w:val="0026019A"/>
    <w:rsid w:val="00260616"/>
    <w:rsid w:val="00260C77"/>
    <w:rsid w:val="002614D5"/>
    <w:rsid w:val="00262081"/>
    <w:rsid w:val="002625D2"/>
    <w:rsid w:val="00262DAB"/>
    <w:rsid w:val="002638CA"/>
    <w:rsid w:val="00263EFE"/>
    <w:rsid w:val="002644EC"/>
    <w:rsid w:val="00265144"/>
    <w:rsid w:val="002657E2"/>
    <w:rsid w:val="00266515"/>
    <w:rsid w:val="00266A87"/>
    <w:rsid w:val="0027065B"/>
    <w:rsid w:val="002706FD"/>
    <w:rsid w:val="00270E25"/>
    <w:rsid w:val="00271DE4"/>
    <w:rsid w:val="002724F3"/>
    <w:rsid w:val="00272936"/>
    <w:rsid w:val="00272A8D"/>
    <w:rsid w:val="00272F15"/>
    <w:rsid w:val="002735DD"/>
    <w:rsid w:val="00273852"/>
    <w:rsid w:val="00274A86"/>
    <w:rsid w:val="00274B73"/>
    <w:rsid w:val="00275BDE"/>
    <w:rsid w:val="002763BC"/>
    <w:rsid w:val="00276A05"/>
    <w:rsid w:val="002777FC"/>
    <w:rsid w:val="00280522"/>
    <w:rsid w:val="00280F11"/>
    <w:rsid w:val="00281755"/>
    <w:rsid w:val="00282720"/>
    <w:rsid w:val="00283E0D"/>
    <w:rsid w:val="002849E0"/>
    <w:rsid w:val="00284B69"/>
    <w:rsid w:val="00284E8F"/>
    <w:rsid w:val="0028527F"/>
    <w:rsid w:val="002853B4"/>
    <w:rsid w:val="002858FF"/>
    <w:rsid w:val="00285CD8"/>
    <w:rsid w:val="00285F8C"/>
    <w:rsid w:val="0028774D"/>
    <w:rsid w:val="0028789F"/>
    <w:rsid w:val="00290068"/>
    <w:rsid w:val="002919A5"/>
    <w:rsid w:val="00291C80"/>
    <w:rsid w:val="002922DE"/>
    <w:rsid w:val="00292319"/>
    <w:rsid w:val="00292D72"/>
    <w:rsid w:val="00293698"/>
    <w:rsid w:val="002936D2"/>
    <w:rsid w:val="00293EA3"/>
    <w:rsid w:val="00293F97"/>
    <w:rsid w:val="00293FE1"/>
    <w:rsid w:val="0029466B"/>
    <w:rsid w:val="00294BB7"/>
    <w:rsid w:val="00296B93"/>
    <w:rsid w:val="00296D7C"/>
    <w:rsid w:val="002A0D8E"/>
    <w:rsid w:val="002A11C9"/>
    <w:rsid w:val="002A1F4E"/>
    <w:rsid w:val="002A21D1"/>
    <w:rsid w:val="002A2717"/>
    <w:rsid w:val="002A2C83"/>
    <w:rsid w:val="002A35B5"/>
    <w:rsid w:val="002A3C4B"/>
    <w:rsid w:val="002A3C4F"/>
    <w:rsid w:val="002A4CD7"/>
    <w:rsid w:val="002A5890"/>
    <w:rsid w:val="002A5916"/>
    <w:rsid w:val="002A616E"/>
    <w:rsid w:val="002A72B7"/>
    <w:rsid w:val="002A7519"/>
    <w:rsid w:val="002B10C1"/>
    <w:rsid w:val="002B1508"/>
    <w:rsid w:val="002B3CDF"/>
    <w:rsid w:val="002B4B0D"/>
    <w:rsid w:val="002B4DAC"/>
    <w:rsid w:val="002B5ED6"/>
    <w:rsid w:val="002B6144"/>
    <w:rsid w:val="002B713A"/>
    <w:rsid w:val="002C0158"/>
    <w:rsid w:val="002C0559"/>
    <w:rsid w:val="002C0BEC"/>
    <w:rsid w:val="002C0DBF"/>
    <w:rsid w:val="002C0E29"/>
    <w:rsid w:val="002C0F01"/>
    <w:rsid w:val="002C1267"/>
    <w:rsid w:val="002C1966"/>
    <w:rsid w:val="002C23E3"/>
    <w:rsid w:val="002C3FB6"/>
    <w:rsid w:val="002C4440"/>
    <w:rsid w:val="002C4BD7"/>
    <w:rsid w:val="002C4EE9"/>
    <w:rsid w:val="002C56BE"/>
    <w:rsid w:val="002C63A2"/>
    <w:rsid w:val="002C6DB0"/>
    <w:rsid w:val="002D0197"/>
    <w:rsid w:val="002D0532"/>
    <w:rsid w:val="002D08E8"/>
    <w:rsid w:val="002D0983"/>
    <w:rsid w:val="002D1787"/>
    <w:rsid w:val="002D2AE6"/>
    <w:rsid w:val="002D2C28"/>
    <w:rsid w:val="002D2D5E"/>
    <w:rsid w:val="002D2F7A"/>
    <w:rsid w:val="002D31C0"/>
    <w:rsid w:val="002D36B5"/>
    <w:rsid w:val="002D3EFC"/>
    <w:rsid w:val="002D4425"/>
    <w:rsid w:val="002D4B04"/>
    <w:rsid w:val="002D50A5"/>
    <w:rsid w:val="002D5AA5"/>
    <w:rsid w:val="002D6619"/>
    <w:rsid w:val="002D6A43"/>
    <w:rsid w:val="002D70F4"/>
    <w:rsid w:val="002E0FF5"/>
    <w:rsid w:val="002E16C4"/>
    <w:rsid w:val="002E1D14"/>
    <w:rsid w:val="002E1FF6"/>
    <w:rsid w:val="002E270F"/>
    <w:rsid w:val="002E2860"/>
    <w:rsid w:val="002E28E8"/>
    <w:rsid w:val="002E3289"/>
    <w:rsid w:val="002E3A9D"/>
    <w:rsid w:val="002E3D19"/>
    <w:rsid w:val="002E45F6"/>
    <w:rsid w:val="002E4E73"/>
    <w:rsid w:val="002E5222"/>
    <w:rsid w:val="002E551C"/>
    <w:rsid w:val="002E594D"/>
    <w:rsid w:val="002E5D38"/>
    <w:rsid w:val="002E6331"/>
    <w:rsid w:val="002E63EB"/>
    <w:rsid w:val="002E665C"/>
    <w:rsid w:val="002E67D2"/>
    <w:rsid w:val="002E67E7"/>
    <w:rsid w:val="002E72E1"/>
    <w:rsid w:val="002E7BF9"/>
    <w:rsid w:val="002F0398"/>
    <w:rsid w:val="002F0749"/>
    <w:rsid w:val="002F0A85"/>
    <w:rsid w:val="002F0D57"/>
    <w:rsid w:val="002F1779"/>
    <w:rsid w:val="002F1911"/>
    <w:rsid w:val="002F230E"/>
    <w:rsid w:val="002F2DC6"/>
    <w:rsid w:val="002F2EDF"/>
    <w:rsid w:val="002F334B"/>
    <w:rsid w:val="002F3AB3"/>
    <w:rsid w:val="002F400F"/>
    <w:rsid w:val="002F423B"/>
    <w:rsid w:val="002F4927"/>
    <w:rsid w:val="002F4E49"/>
    <w:rsid w:val="002F593F"/>
    <w:rsid w:val="002F5B7A"/>
    <w:rsid w:val="002F6A46"/>
    <w:rsid w:val="002F6C22"/>
    <w:rsid w:val="002F6C93"/>
    <w:rsid w:val="002F78BA"/>
    <w:rsid w:val="00300A70"/>
    <w:rsid w:val="00300D8B"/>
    <w:rsid w:val="00301ED6"/>
    <w:rsid w:val="00302A19"/>
    <w:rsid w:val="0030339E"/>
    <w:rsid w:val="003037AF"/>
    <w:rsid w:val="00303AE5"/>
    <w:rsid w:val="00303B44"/>
    <w:rsid w:val="00303B55"/>
    <w:rsid w:val="00304848"/>
    <w:rsid w:val="003049B0"/>
    <w:rsid w:val="0030640D"/>
    <w:rsid w:val="00306462"/>
    <w:rsid w:val="0030676F"/>
    <w:rsid w:val="00306A38"/>
    <w:rsid w:val="00306AAE"/>
    <w:rsid w:val="00306B50"/>
    <w:rsid w:val="00307484"/>
    <w:rsid w:val="00307BFA"/>
    <w:rsid w:val="00307C37"/>
    <w:rsid w:val="00307F8D"/>
    <w:rsid w:val="00310340"/>
    <w:rsid w:val="00310458"/>
    <w:rsid w:val="0031090D"/>
    <w:rsid w:val="00310C6A"/>
    <w:rsid w:val="00311A17"/>
    <w:rsid w:val="00311AB5"/>
    <w:rsid w:val="003126D3"/>
    <w:rsid w:val="00312DD8"/>
    <w:rsid w:val="00313227"/>
    <w:rsid w:val="00313FAE"/>
    <w:rsid w:val="00314BC1"/>
    <w:rsid w:val="0031516C"/>
    <w:rsid w:val="003155C2"/>
    <w:rsid w:val="003157FA"/>
    <w:rsid w:val="003158B2"/>
    <w:rsid w:val="00315C0B"/>
    <w:rsid w:val="00316DA3"/>
    <w:rsid w:val="00317011"/>
    <w:rsid w:val="0032007B"/>
    <w:rsid w:val="003214AE"/>
    <w:rsid w:val="00321787"/>
    <w:rsid w:val="00321CC9"/>
    <w:rsid w:val="00322A99"/>
    <w:rsid w:val="00322FD4"/>
    <w:rsid w:val="003237E0"/>
    <w:rsid w:val="00323B36"/>
    <w:rsid w:val="00324073"/>
    <w:rsid w:val="00324D8F"/>
    <w:rsid w:val="00325005"/>
    <w:rsid w:val="00325865"/>
    <w:rsid w:val="00325CFA"/>
    <w:rsid w:val="00325E34"/>
    <w:rsid w:val="003262F8"/>
    <w:rsid w:val="00327643"/>
    <w:rsid w:val="00327944"/>
    <w:rsid w:val="00327E05"/>
    <w:rsid w:val="0033013D"/>
    <w:rsid w:val="00331516"/>
    <w:rsid w:val="0033294A"/>
    <w:rsid w:val="003339E0"/>
    <w:rsid w:val="00333EDF"/>
    <w:rsid w:val="00334049"/>
    <w:rsid w:val="00334C4B"/>
    <w:rsid w:val="00334DA4"/>
    <w:rsid w:val="00334EEC"/>
    <w:rsid w:val="00335F12"/>
    <w:rsid w:val="00336311"/>
    <w:rsid w:val="003367F5"/>
    <w:rsid w:val="003371B5"/>
    <w:rsid w:val="00337B70"/>
    <w:rsid w:val="003414C9"/>
    <w:rsid w:val="0034193D"/>
    <w:rsid w:val="00341BC9"/>
    <w:rsid w:val="00342055"/>
    <w:rsid w:val="003426B1"/>
    <w:rsid w:val="003435F8"/>
    <w:rsid w:val="00343CF9"/>
    <w:rsid w:val="00344D35"/>
    <w:rsid w:val="0034517F"/>
    <w:rsid w:val="00345803"/>
    <w:rsid w:val="00345974"/>
    <w:rsid w:val="00345AE6"/>
    <w:rsid w:val="00345DAB"/>
    <w:rsid w:val="00345E97"/>
    <w:rsid w:val="00345EBC"/>
    <w:rsid w:val="003464C5"/>
    <w:rsid w:val="00350084"/>
    <w:rsid w:val="0035045A"/>
    <w:rsid w:val="00350669"/>
    <w:rsid w:val="00350C8F"/>
    <w:rsid w:val="00351B71"/>
    <w:rsid w:val="00352229"/>
    <w:rsid w:val="0035283C"/>
    <w:rsid w:val="00353B21"/>
    <w:rsid w:val="00354007"/>
    <w:rsid w:val="00354BEF"/>
    <w:rsid w:val="00354DC7"/>
    <w:rsid w:val="00355234"/>
    <w:rsid w:val="00355DEC"/>
    <w:rsid w:val="00356016"/>
    <w:rsid w:val="003563E6"/>
    <w:rsid w:val="00356855"/>
    <w:rsid w:val="00356C09"/>
    <w:rsid w:val="00360E1D"/>
    <w:rsid w:val="003627D3"/>
    <w:rsid w:val="00362CF2"/>
    <w:rsid w:val="0036325B"/>
    <w:rsid w:val="00363274"/>
    <w:rsid w:val="00363A0B"/>
    <w:rsid w:val="00363A2E"/>
    <w:rsid w:val="00363CBE"/>
    <w:rsid w:val="00364289"/>
    <w:rsid w:val="003646FF"/>
    <w:rsid w:val="00366635"/>
    <w:rsid w:val="00366CB2"/>
    <w:rsid w:val="00366D82"/>
    <w:rsid w:val="00366FD1"/>
    <w:rsid w:val="003701C2"/>
    <w:rsid w:val="00370267"/>
    <w:rsid w:val="0037051F"/>
    <w:rsid w:val="0037108A"/>
    <w:rsid w:val="003716B4"/>
    <w:rsid w:val="003716C9"/>
    <w:rsid w:val="0037205B"/>
    <w:rsid w:val="00372687"/>
    <w:rsid w:val="00372749"/>
    <w:rsid w:val="00372E99"/>
    <w:rsid w:val="00374123"/>
    <w:rsid w:val="0037422D"/>
    <w:rsid w:val="00375106"/>
    <w:rsid w:val="003756F8"/>
    <w:rsid w:val="00375F0B"/>
    <w:rsid w:val="003805AE"/>
    <w:rsid w:val="003805F0"/>
    <w:rsid w:val="0038070E"/>
    <w:rsid w:val="00382192"/>
    <w:rsid w:val="00382582"/>
    <w:rsid w:val="00382EE5"/>
    <w:rsid w:val="0038322D"/>
    <w:rsid w:val="00383639"/>
    <w:rsid w:val="00383728"/>
    <w:rsid w:val="00383B37"/>
    <w:rsid w:val="00383C6E"/>
    <w:rsid w:val="0038468A"/>
    <w:rsid w:val="00385691"/>
    <w:rsid w:val="00385774"/>
    <w:rsid w:val="00386249"/>
    <w:rsid w:val="00386654"/>
    <w:rsid w:val="0038681E"/>
    <w:rsid w:val="0038684D"/>
    <w:rsid w:val="00386C3A"/>
    <w:rsid w:val="0038736E"/>
    <w:rsid w:val="00387BF7"/>
    <w:rsid w:val="00387C57"/>
    <w:rsid w:val="00387CDD"/>
    <w:rsid w:val="0039181D"/>
    <w:rsid w:val="00392417"/>
    <w:rsid w:val="0039285A"/>
    <w:rsid w:val="0039300B"/>
    <w:rsid w:val="003930F2"/>
    <w:rsid w:val="003934DE"/>
    <w:rsid w:val="00394D86"/>
    <w:rsid w:val="0039569B"/>
    <w:rsid w:val="00395953"/>
    <w:rsid w:val="00396C5E"/>
    <w:rsid w:val="0039702B"/>
    <w:rsid w:val="00397DCF"/>
    <w:rsid w:val="003A0B39"/>
    <w:rsid w:val="003A13C8"/>
    <w:rsid w:val="003A1731"/>
    <w:rsid w:val="003A19A5"/>
    <w:rsid w:val="003A1BAD"/>
    <w:rsid w:val="003A1DE1"/>
    <w:rsid w:val="003A2160"/>
    <w:rsid w:val="003A21EB"/>
    <w:rsid w:val="003A2E54"/>
    <w:rsid w:val="003A4DEB"/>
    <w:rsid w:val="003A6773"/>
    <w:rsid w:val="003A7727"/>
    <w:rsid w:val="003A7FBF"/>
    <w:rsid w:val="003A7FF4"/>
    <w:rsid w:val="003B0C39"/>
    <w:rsid w:val="003B194B"/>
    <w:rsid w:val="003B1D00"/>
    <w:rsid w:val="003B25DA"/>
    <w:rsid w:val="003B3769"/>
    <w:rsid w:val="003B3AE8"/>
    <w:rsid w:val="003B4704"/>
    <w:rsid w:val="003B522D"/>
    <w:rsid w:val="003B56D2"/>
    <w:rsid w:val="003B579C"/>
    <w:rsid w:val="003B5E9D"/>
    <w:rsid w:val="003C0D28"/>
    <w:rsid w:val="003C0EE9"/>
    <w:rsid w:val="003C0F73"/>
    <w:rsid w:val="003C1664"/>
    <w:rsid w:val="003C1B1B"/>
    <w:rsid w:val="003C2BC2"/>
    <w:rsid w:val="003C355A"/>
    <w:rsid w:val="003C5032"/>
    <w:rsid w:val="003C5034"/>
    <w:rsid w:val="003C5555"/>
    <w:rsid w:val="003C57BD"/>
    <w:rsid w:val="003C5ED3"/>
    <w:rsid w:val="003C6377"/>
    <w:rsid w:val="003C639F"/>
    <w:rsid w:val="003C6718"/>
    <w:rsid w:val="003C6B02"/>
    <w:rsid w:val="003C6DC1"/>
    <w:rsid w:val="003C6E3E"/>
    <w:rsid w:val="003C71CC"/>
    <w:rsid w:val="003C7B93"/>
    <w:rsid w:val="003D0704"/>
    <w:rsid w:val="003D0B3B"/>
    <w:rsid w:val="003D0C1A"/>
    <w:rsid w:val="003D17DF"/>
    <w:rsid w:val="003D1D35"/>
    <w:rsid w:val="003D2A58"/>
    <w:rsid w:val="003D2C43"/>
    <w:rsid w:val="003D3074"/>
    <w:rsid w:val="003D3A4D"/>
    <w:rsid w:val="003D3A52"/>
    <w:rsid w:val="003D4D91"/>
    <w:rsid w:val="003D4E30"/>
    <w:rsid w:val="003D5605"/>
    <w:rsid w:val="003D580C"/>
    <w:rsid w:val="003D5A5C"/>
    <w:rsid w:val="003D6001"/>
    <w:rsid w:val="003D617A"/>
    <w:rsid w:val="003D71D5"/>
    <w:rsid w:val="003D7F33"/>
    <w:rsid w:val="003E027A"/>
    <w:rsid w:val="003E0829"/>
    <w:rsid w:val="003E0FCA"/>
    <w:rsid w:val="003E1673"/>
    <w:rsid w:val="003E1BBF"/>
    <w:rsid w:val="003E1FC2"/>
    <w:rsid w:val="003E29A7"/>
    <w:rsid w:val="003E2ED9"/>
    <w:rsid w:val="003E3940"/>
    <w:rsid w:val="003E4042"/>
    <w:rsid w:val="003E4CD2"/>
    <w:rsid w:val="003E7F74"/>
    <w:rsid w:val="003F0C19"/>
    <w:rsid w:val="003F1661"/>
    <w:rsid w:val="003F26FB"/>
    <w:rsid w:val="003F324B"/>
    <w:rsid w:val="003F35CD"/>
    <w:rsid w:val="003F3728"/>
    <w:rsid w:val="003F3A6E"/>
    <w:rsid w:val="003F3DBC"/>
    <w:rsid w:val="003F573B"/>
    <w:rsid w:val="003F62DC"/>
    <w:rsid w:val="003F630B"/>
    <w:rsid w:val="003F650C"/>
    <w:rsid w:val="003F6764"/>
    <w:rsid w:val="003F71ED"/>
    <w:rsid w:val="003F72AF"/>
    <w:rsid w:val="004001E6"/>
    <w:rsid w:val="00400729"/>
    <w:rsid w:val="0040075A"/>
    <w:rsid w:val="0040143D"/>
    <w:rsid w:val="004014FB"/>
    <w:rsid w:val="00401A17"/>
    <w:rsid w:val="00401EE1"/>
    <w:rsid w:val="0040235E"/>
    <w:rsid w:val="004024E8"/>
    <w:rsid w:val="0040289D"/>
    <w:rsid w:val="00403A73"/>
    <w:rsid w:val="00403C27"/>
    <w:rsid w:val="004047F9"/>
    <w:rsid w:val="00404ACE"/>
    <w:rsid w:val="004051AC"/>
    <w:rsid w:val="00405E0B"/>
    <w:rsid w:val="004079DB"/>
    <w:rsid w:val="00407C08"/>
    <w:rsid w:val="004105C2"/>
    <w:rsid w:val="00410E5E"/>
    <w:rsid w:val="00412125"/>
    <w:rsid w:val="0041229B"/>
    <w:rsid w:val="00412B62"/>
    <w:rsid w:val="00413190"/>
    <w:rsid w:val="00413785"/>
    <w:rsid w:val="0041432E"/>
    <w:rsid w:val="00415B52"/>
    <w:rsid w:val="00417DB8"/>
    <w:rsid w:val="00420440"/>
    <w:rsid w:val="00421084"/>
    <w:rsid w:val="004222CE"/>
    <w:rsid w:val="00422462"/>
    <w:rsid w:val="004234F6"/>
    <w:rsid w:val="00423650"/>
    <w:rsid w:val="00423DEE"/>
    <w:rsid w:val="00424129"/>
    <w:rsid w:val="004241D1"/>
    <w:rsid w:val="004241F7"/>
    <w:rsid w:val="004244FA"/>
    <w:rsid w:val="00424712"/>
    <w:rsid w:val="004248BA"/>
    <w:rsid w:val="00425C91"/>
    <w:rsid w:val="00425D69"/>
    <w:rsid w:val="00425EC7"/>
    <w:rsid w:val="00426244"/>
    <w:rsid w:val="00426731"/>
    <w:rsid w:val="0042690D"/>
    <w:rsid w:val="00427AA2"/>
    <w:rsid w:val="00427B23"/>
    <w:rsid w:val="004301D8"/>
    <w:rsid w:val="00430202"/>
    <w:rsid w:val="00430408"/>
    <w:rsid w:val="00430809"/>
    <w:rsid w:val="004309E2"/>
    <w:rsid w:val="00430AA3"/>
    <w:rsid w:val="00431F4F"/>
    <w:rsid w:val="00432078"/>
    <w:rsid w:val="00432241"/>
    <w:rsid w:val="004330D7"/>
    <w:rsid w:val="004343FE"/>
    <w:rsid w:val="00435280"/>
    <w:rsid w:val="004356CB"/>
    <w:rsid w:val="0043622A"/>
    <w:rsid w:val="0043680A"/>
    <w:rsid w:val="004369DF"/>
    <w:rsid w:val="00436B29"/>
    <w:rsid w:val="00436DF3"/>
    <w:rsid w:val="00437CC5"/>
    <w:rsid w:val="00437EF0"/>
    <w:rsid w:val="00442DC2"/>
    <w:rsid w:val="0044398E"/>
    <w:rsid w:val="004439E4"/>
    <w:rsid w:val="004445DF"/>
    <w:rsid w:val="00444D72"/>
    <w:rsid w:val="0044517D"/>
    <w:rsid w:val="0044540A"/>
    <w:rsid w:val="004504CA"/>
    <w:rsid w:val="0045097D"/>
    <w:rsid w:val="00450A16"/>
    <w:rsid w:val="00451032"/>
    <w:rsid w:val="0045211E"/>
    <w:rsid w:val="00453453"/>
    <w:rsid w:val="004536E0"/>
    <w:rsid w:val="00454B2E"/>
    <w:rsid w:val="00455055"/>
    <w:rsid w:val="00455195"/>
    <w:rsid w:val="00455284"/>
    <w:rsid w:val="004552A5"/>
    <w:rsid w:val="00455E8E"/>
    <w:rsid w:val="00455F98"/>
    <w:rsid w:val="0045622A"/>
    <w:rsid w:val="004563C2"/>
    <w:rsid w:val="00456933"/>
    <w:rsid w:val="004570E2"/>
    <w:rsid w:val="00457488"/>
    <w:rsid w:val="004574C1"/>
    <w:rsid w:val="00460463"/>
    <w:rsid w:val="00461CFD"/>
    <w:rsid w:val="00461F7D"/>
    <w:rsid w:val="00461FE9"/>
    <w:rsid w:val="004625B5"/>
    <w:rsid w:val="0046268D"/>
    <w:rsid w:val="00462A7C"/>
    <w:rsid w:val="00462C9B"/>
    <w:rsid w:val="00462FF1"/>
    <w:rsid w:val="00463C87"/>
    <w:rsid w:val="00463E38"/>
    <w:rsid w:val="00464506"/>
    <w:rsid w:val="00464B45"/>
    <w:rsid w:val="00464E8C"/>
    <w:rsid w:val="00465279"/>
    <w:rsid w:val="0046533F"/>
    <w:rsid w:val="004659B2"/>
    <w:rsid w:val="00465F0E"/>
    <w:rsid w:val="00466B4E"/>
    <w:rsid w:val="00466C4F"/>
    <w:rsid w:val="00467379"/>
    <w:rsid w:val="0046738E"/>
    <w:rsid w:val="004676B1"/>
    <w:rsid w:val="00467831"/>
    <w:rsid w:val="0047169D"/>
    <w:rsid w:val="00472AC5"/>
    <w:rsid w:val="00472E90"/>
    <w:rsid w:val="004732B6"/>
    <w:rsid w:val="00473508"/>
    <w:rsid w:val="0047368E"/>
    <w:rsid w:val="004737FA"/>
    <w:rsid w:val="004744DA"/>
    <w:rsid w:val="0047462B"/>
    <w:rsid w:val="004749DC"/>
    <w:rsid w:val="00474A35"/>
    <w:rsid w:val="00475068"/>
    <w:rsid w:val="00475707"/>
    <w:rsid w:val="00475845"/>
    <w:rsid w:val="00475C87"/>
    <w:rsid w:val="00475F95"/>
    <w:rsid w:val="00477218"/>
    <w:rsid w:val="004778C0"/>
    <w:rsid w:val="00477DB8"/>
    <w:rsid w:val="00477F4E"/>
    <w:rsid w:val="0048013A"/>
    <w:rsid w:val="004801A9"/>
    <w:rsid w:val="00481A16"/>
    <w:rsid w:val="004831B8"/>
    <w:rsid w:val="004847A9"/>
    <w:rsid w:val="00484ABF"/>
    <w:rsid w:val="00485AD4"/>
    <w:rsid w:val="00485CD5"/>
    <w:rsid w:val="00486455"/>
    <w:rsid w:val="0048740F"/>
    <w:rsid w:val="00490A17"/>
    <w:rsid w:val="004910D4"/>
    <w:rsid w:val="00492169"/>
    <w:rsid w:val="00492ECC"/>
    <w:rsid w:val="00493429"/>
    <w:rsid w:val="00493599"/>
    <w:rsid w:val="00494EE5"/>
    <w:rsid w:val="00495351"/>
    <w:rsid w:val="004961FE"/>
    <w:rsid w:val="004966F7"/>
    <w:rsid w:val="00496911"/>
    <w:rsid w:val="00496977"/>
    <w:rsid w:val="00496C91"/>
    <w:rsid w:val="00496EAB"/>
    <w:rsid w:val="00497065"/>
    <w:rsid w:val="00497361"/>
    <w:rsid w:val="00497911"/>
    <w:rsid w:val="004A0D1C"/>
    <w:rsid w:val="004A1FB2"/>
    <w:rsid w:val="004A2509"/>
    <w:rsid w:val="004A405F"/>
    <w:rsid w:val="004A493F"/>
    <w:rsid w:val="004A5CEB"/>
    <w:rsid w:val="004A6505"/>
    <w:rsid w:val="004A6582"/>
    <w:rsid w:val="004A65E0"/>
    <w:rsid w:val="004A6FE5"/>
    <w:rsid w:val="004A7340"/>
    <w:rsid w:val="004B135A"/>
    <w:rsid w:val="004B1594"/>
    <w:rsid w:val="004B16DC"/>
    <w:rsid w:val="004B1CD8"/>
    <w:rsid w:val="004B1DCC"/>
    <w:rsid w:val="004B2A3B"/>
    <w:rsid w:val="004B2B96"/>
    <w:rsid w:val="004B2BAE"/>
    <w:rsid w:val="004B3074"/>
    <w:rsid w:val="004B30DF"/>
    <w:rsid w:val="004B338A"/>
    <w:rsid w:val="004B3549"/>
    <w:rsid w:val="004B4927"/>
    <w:rsid w:val="004B4A78"/>
    <w:rsid w:val="004B5C26"/>
    <w:rsid w:val="004B6074"/>
    <w:rsid w:val="004B7CD2"/>
    <w:rsid w:val="004B7D93"/>
    <w:rsid w:val="004C06EF"/>
    <w:rsid w:val="004C27E6"/>
    <w:rsid w:val="004C2B29"/>
    <w:rsid w:val="004C3056"/>
    <w:rsid w:val="004C3BE3"/>
    <w:rsid w:val="004C5440"/>
    <w:rsid w:val="004C5ADB"/>
    <w:rsid w:val="004C665D"/>
    <w:rsid w:val="004C68D1"/>
    <w:rsid w:val="004C6FB7"/>
    <w:rsid w:val="004C7160"/>
    <w:rsid w:val="004C7C99"/>
    <w:rsid w:val="004D0344"/>
    <w:rsid w:val="004D1CF0"/>
    <w:rsid w:val="004D1E63"/>
    <w:rsid w:val="004D5928"/>
    <w:rsid w:val="004D62B3"/>
    <w:rsid w:val="004D6680"/>
    <w:rsid w:val="004D6DAE"/>
    <w:rsid w:val="004D77F7"/>
    <w:rsid w:val="004D796F"/>
    <w:rsid w:val="004E077E"/>
    <w:rsid w:val="004E0DA4"/>
    <w:rsid w:val="004E12A3"/>
    <w:rsid w:val="004E2265"/>
    <w:rsid w:val="004E3A48"/>
    <w:rsid w:val="004E3AF8"/>
    <w:rsid w:val="004E403D"/>
    <w:rsid w:val="004E40FD"/>
    <w:rsid w:val="004E4B3E"/>
    <w:rsid w:val="004E52C1"/>
    <w:rsid w:val="004E6135"/>
    <w:rsid w:val="004E6CDE"/>
    <w:rsid w:val="004E70C9"/>
    <w:rsid w:val="004E716F"/>
    <w:rsid w:val="004E76B7"/>
    <w:rsid w:val="004E7927"/>
    <w:rsid w:val="004E7F6B"/>
    <w:rsid w:val="004F010D"/>
    <w:rsid w:val="004F0B6E"/>
    <w:rsid w:val="004F0C56"/>
    <w:rsid w:val="004F0D60"/>
    <w:rsid w:val="004F0DFE"/>
    <w:rsid w:val="004F0FF3"/>
    <w:rsid w:val="004F103A"/>
    <w:rsid w:val="004F3569"/>
    <w:rsid w:val="004F5BDD"/>
    <w:rsid w:val="004F64DC"/>
    <w:rsid w:val="004F75B6"/>
    <w:rsid w:val="004F7A43"/>
    <w:rsid w:val="004F7C65"/>
    <w:rsid w:val="00500AB7"/>
    <w:rsid w:val="00501F5E"/>
    <w:rsid w:val="00502E81"/>
    <w:rsid w:val="005042A1"/>
    <w:rsid w:val="00504B33"/>
    <w:rsid w:val="005050D1"/>
    <w:rsid w:val="00505ABE"/>
    <w:rsid w:val="005065B1"/>
    <w:rsid w:val="0050660A"/>
    <w:rsid w:val="00507043"/>
    <w:rsid w:val="00511EF9"/>
    <w:rsid w:val="0051371A"/>
    <w:rsid w:val="00513A2D"/>
    <w:rsid w:val="00513B33"/>
    <w:rsid w:val="00513EF2"/>
    <w:rsid w:val="00514585"/>
    <w:rsid w:val="00514873"/>
    <w:rsid w:val="00514A38"/>
    <w:rsid w:val="00514ABF"/>
    <w:rsid w:val="00515AB8"/>
    <w:rsid w:val="00517125"/>
    <w:rsid w:val="0051772B"/>
    <w:rsid w:val="00517A36"/>
    <w:rsid w:val="005214EA"/>
    <w:rsid w:val="0052184F"/>
    <w:rsid w:val="0052280E"/>
    <w:rsid w:val="0052295E"/>
    <w:rsid w:val="00522F35"/>
    <w:rsid w:val="0052316F"/>
    <w:rsid w:val="005234EB"/>
    <w:rsid w:val="005242FE"/>
    <w:rsid w:val="005247EE"/>
    <w:rsid w:val="00524878"/>
    <w:rsid w:val="00524E4E"/>
    <w:rsid w:val="00525362"/>
    <w:rsid w:val="0052599C"/>
    <w:rsid w:val="00526B3A"/>
    <w:rsid w:val="005279B3"/>
    <w:rsid w:val="00530099"/>
    <w:rsid w:val="00530B2A"/>
    <w:rsid w:val="005311B5"/>
    <w:rsid w:val="00531223"/>
    <w:rsid w:val="005315C1"/>
    <w:rsid w:val="005318CF"/>
    <w:rsid w:val="005326F7"/>
    <w:rsid w:val="005327EC"/>
    <w:rsid w:val="00534420"/>
    <w:rsid w:val="00534EFC"/>
    <w:rsid w:val="00534F0C"/>
    <w:rsid w:val="00534FE9"/>
    <w:rsid w:val="0053517A"/>
    <w:rsid w:val="0053584B"/>
    <w:rsid w:val="005363D4"/>
    <w:rsid w:val="00536B43"/>
    <w:rsid w:val="00540395"/>
    <w:rsid w:val="00540E6F"/>
    <w:rsid w:val="00541001"/>
    <w:rsid w:val="005411B6"/>
    <w:rsid w:val="00541567"/>
    <w:rsid w:val="00542367"/>
    <w:rsid w:val="005427B0"/>
    <w:rsid w:val="00542CD0"/>
    <w:rsid w:val="00543B05"/>
    <w:rsid w:val="00544098"/>
    <w:rsid w:val="005440F5"/>
    <w:rsid w:val="00544372"/>
    <w:rsid w:val="0054502F"/>
    <w:rsid w:val="00545CA1"/>
    <w:rsid w:val="0054601F"/>
    <w:rsid w:val="0054621A"/>
    <w:rsid w:val="00547827"/>
    <w:rsid w:val="00550F37"/>
    <w:rsid w:val="005528EC"/>
    <w:rsid w:val="005531C7"/>
    <w:rsid w:val="00553501"/>
    <w:rsid w:val="005535BD"/>
    <w:rsid w:val="005538C9"/>
    <w:rsid w:val="00553C8E"/>
    <w:rsid w:val="00554225"/>
    <w:rsid w:val="00554843"/>
    <w:rsid w:val="005551FC"/>
    <w:rsid w:val="005552E8"/>
    <w:rsid w:val="005569B4"/>
    <w:rsid w:val="00556C0C"/>
    <w:rsid w:val="0055734D"/>
    <w:rsid w:val="00557479"/>
    <w:rsid w:val="00557ED1"/>
    <w:rsid w:val="0056080E"/>
    <w:rsid w:val="00560D46"/>
    <w:rsid w:val="00560D6C"/>
    <w:rsid w:val="00561432"/>
    <w:rsid w:val="00561F35"/>
    <w:rsid w:val="00562173"/>
    <w:rsid w:val="0056264F"/>
    <w:rsid w:val="00562C41"/>
    <w:rsid w:val="00562CE1"/>
    <w:rsid w:val="00563737"/>
    <w:rsid w:val="00563CAA"/>
    <w:rsid w:val="00563E0F"/>
    <w:rsid w:val="0056400E"/>
    <w:rsid w:val="005647EF"/>
    <w:rsid w:val="00564DB2"/>
    <w:rsid w:val="00565105"/>
    <w:rsid w:val="0056577F"/>
    <w:rsid w:val="00565AB4"/>
    <w:rsid w:val="00565AC5"/>
    <w:rsid w:val="0056624B"/>
    <w:rsid w:val="00566954"/>
    <w:rsid w:val="00567BD4"/>
    <w:rsid w:val="005709F7"/>
    <w:rsid w:val="00570A57"/>
    <w:rsid w:val="0057314D"/>
    <w:rsid w:val="00574532"/>
    <w:rsid w:val="00574D35"/>
    <w:rsid w:val="0057527D"/>
    <w:rsid w:val="00575C91"/>
    <w:rsid w:val="0057763D"/>
    <w:rsid w:val="00580207"/>
    <w:rsid w:val="005808BD"/>
    <w:rsid w:val="00581945"/>
    <w:rsid w:val="0058194E"/>
    <w:rsid w:val="00581A6E"/>
    <w:rsid w:val="00582137"/>
    <w:rsid w:val="0058229C"/>
    <w:rsid w:val="0058253D"/>
    <w:rsid w:val="005826FB"/>
    <w:rsid w:val="0058364F"/>
    <w:rsid w:val="00583A25"/>
    <w:rsid w:val="00583B3B"/>
    <w:rsid w:val="00585EA7"/>
    <w:rsid w:val="00586163"/>
    <w:rsid w:val="00586358"/>
    <w:rsid w:val="0058722B"/>
    <w:rsid w:val="00587A17"/>
    <w:rsid w:val="00590538"/>
    <w:rsid w:val="00591007"/>
    <w:rsid w:val="005914FF"/>
    <w:rsid w:val="005915D4"/>
    <w:rsid w:val="0059187A"/>
    <w:rsid w:val="00591C28"/>
    <w:rsid w:val="0059202D"/>
    <w:rsid w:val="005922E9"/>
    <w:rsid w:val="0059254D"/>
    <w:rsid w:val="00592D08"/>
    <w:rsid w:val="005949B9"/>
    <w:rsid w:val="00594AE6"/>
    <w:rsid w:val="00594D19"/>
    <w:rsid w:val="00594DD3"/>
    <w:rsid w:val="005954DD"/>
    <w:rsid w:val="005955C5"/>
    <w:rsid w:val="0059577A"/>
    <w:rsid w:val="00595780"/>
    <w:rsid w:val="00595DC9"/>
    <w:rsid w:val="0059627B"/>
    <w:rsid w:val="005964C6"/>
    <w:rsid w:val="005A0F10"/>
    <w:rsid w:val="005A1249"/>
    <w:rsid w:val="005A15C3"/>
    <w:rsid w:val="005A1AFB"/>
    <w:rsid w:val="005A1F01"/>
    <w:rsid w:val="005A32EA"/>
    <w:rsid w:val="005A4410"/>
    <w:rsid w:val="005A4603"/>
    <w:rsid w:val="005A6125"/>
    <w:rsid w:val="005A6CD4"/>
    <w:rsid w:val="005A7FA0"/>
    <w:rsid w:val="005B0460"/>
    <w:rsid w:val="005B07B3"/>
    <w:rsid w:val="005B1B90"/>
    <w:rsid w:val="005B1E68"/>
    <w:rsid w:val="005B2E56"/>
    <w:rsid w:val="005B372E"/>
    <w:rsid w:val="005B4392"/>
    <w:rsid w:val="005B44E2"/>
    <w:rsid w:val="005B620C"/>
    <w:rsid w:val="005B6782"/>
    <w:rsid w:val="005B6F3C"/>
    <w:rsid w:val="005B700F"/>
    <w:rsid w:val="005B70D8"/>
    <w:rsid w:val="005B7F4D"/>
    <w:rsid w:val="005C079C"/>
    <w:rsid w:val="005C0F99"/>
    <w:rsid w:val="005C2704"/>
    <w:rsid w:val="005C276C"/>
    <w:rsid w:val="005C4FA0"/>
    <w:rsid w:val="005C55F2"/>
    <w:rsid w:val="005C59D1"/>
    <w:rsid w:val="005C61F4"/>
    <w:rsid w:val="005C680B"/>
    <w:rsid w:val="005C6B82"/>
    <w:rsid w:val="005C7079"/>
    <w:rsid w:val="005C735A"/>
    <w:rsid w:val="005C75CA"/>
    <w:rsid w:val="005D012A"/>
    <w:rsid w:val="005D066D"/>
    <w:rsid w:val="005D11C6"/>
    <w:rsid w:val="005D122E"/>
    <w:rsid w:val="005D1B00"/>
    <w:rsid w:val="005D1D51"/>
    <w:rsid w:val="005D1E0A"/>
    <w:rsid w:val="005D374E"/>
    <w:rsid w:val="005D450A"/>
    <w:rsid w:val="005D4FB4"/>
    <w:rsid w:val="005D5034"/>
    <w:rsid w:val="005D5170"/>
    <w:rsid w:val="005D70B5"/>
    <w:rsid w:val="005D7291"/>
    <w:rsid w:val="005D7336"/>
    <w:rsid w:val="005D75F5"/>
    <w:rsid w:val="005D77CA"/>
    <w:rsid w:val="005E0B25"/>
    <w:rsid w:val="005E2EA8"/>
    <w:rsid w:val="005E3616"/>
    <w:rsid w:val="005E4092"/>
    <w:rsid w:val="005E4E6B"/>
    <w:rsid w:val="005E5AAA"/>
    <w:rsid w:val="005E7643"/>
    <w:rsid w:val="005E7A5C"/>
    <w:rsid w:val="005F00A5"/>
    <w:rsid w:val="005F07E6"/>
    <w:rsid w:val="005F13AB"/>
    <w:rsid w:val="005F1756"/>
    <w:rsid w:val="005F1C1F"/>
    <w:rsid w:val="005F1D96"/>
    <w:rsid w:val="005F1FB0"/>
    <w:rsid w:val="005F2201"/>
    <w:rsid w:val="005F22B5"/>
    <w:rsid w:val="005F2EFF"/>
    <w:rsid w:val="005F3344"/>
    <w:rsid w:val="005F4DDB"/>
    <w:rsid w:val="005F5125"/>
    <w:rsid w:val="005F58F9"/>
    <w:rsid w:val="005F5CE9"/>
    <w:rsid w:val="005F61D0"/>
    <w:rsid w:val="005F63AD"/>
    <w:rsid w:val="005F6AF1"/>
    <w:rsid w:val="005F6D2B"/>
    <w:rsid w:val="005F7C91"/>
    <w:rsid w:val="005F7DD1"/>
    <w:rsid w:val="005F7FB9"/>
    <w:rsid w:val="00600A5A"/>
    <w:rsid w:val="00601677"/>
    <w:rsid w:val="00601B6C"/>
    <w:rsid w:val="006022AF"/>
    <w:rsid w:val="00602AB7"/>
    <w:rsid w:val="00602D3D"/>
    <w:rsid w:val="0060322D"/>
    <w:rsid w:val="00603DBA"/>
    <w:rsid w:val="00604A82"/>
    <w:rsid w:val="00607327"/>
    <w:rsid w:val="006106CC"/>
    <w:rsid w:val="00610CDA"/>
    <w:rsid w:val="00610FE3"/>
    <w:rsid w:val="00611792"/>
    <w:rsid w:val="00611D04"/>
    <w:rsid w:val="00612611"/>
    <w:rsid w:val="00612DF0"/>
    <w:rsid w:val="0061381F"/>
    <w:rsid w:val="00613E39"/>
    <w:rsid w:val="0061410D"/>
    <w:rsid w:val="00614552"/>
    <w:rsid w:val="00614A6E"/>
    <w:rsid w:val="00614E45"/>
    <w:rsid w:val="00615663"/>
    <w:rsid w:val="00615CBE"/>
    <w:rsid w:val="00615EC2"/>
    <w:rsid w:val="00616649"/>
    <w:rsid w:val="0061768F"/>
    <w:rsid w:val="00617AE5"/>
    <w:rsid w:val="0062021D"/>
    <w:rsid w:val="00620592"/>
    <w:rsid w:val="00621661"/>
    <w:rsid w:val="00621712"/>
    <w:rsid w:val="00621855"/>
    <w:rsid w:val="00621930"/>
    <w:rsid w:val="00621D32"/>
    <w:rsid w:val="00623055"/>
    <w:rsid w:val="0062340B"/>
    <w:rsid w:val="006241FF"/>
    <w:rsid w:val="00624268"/>
    <w:rsid w:val="00625542"/>
    <w:rsid w:val="00626AE7"/>
    <w:rsid w:val="00626C13"/>
    <w:rsid w:val="00626C16"/>
    <w:rsid w:val="006274A3"/>
    <w:rsid w:val="00627C3D"/>
    <w:rsid w:val="00627F85"/>
    <w:rsid w:val="006300B6"/>
    <w:rsid w:val="00630147"/>
    <w:rsid w:val="006306D0"/>
    <w:rsid w:val="00633C40"/>
    <w:rsid w:val="00633D74"/>
    <w:rsid w:val="00634C44"/>
    <w:rsid w:val="006354F9"/>
    <w:rsid w:val="006358DE"/>
    <w:rsid w:val="00635A11"/>
    <w:rsid w:val="00636D4F"/>
    <w:rsid w:val="0064151C"/>
    <w:rsid w:val="00642218"/>
    <w:rsid w:val="00643098"/>
    <w:rsid w:val="0064478F"/>
    <w:rsid w:val="00644ABB"/>
    <w:rsid w:val="00644BF1"/>
    <w:rsid w:val="006454C1"/>
    <w:rsid w:val="0064703C"/>
    <w:rsid w:val="006470E8"/>
    <w:rsid w:val="006476D5"/>
    <w:rsid w:val="00647ABB"/>
    <w:rsid w:val="00647C37"/>
    <w:rsid w:val="00647D56"/>
    <w:rsid w:val="006501B7"/>
    <w:rsid w:val="0065053F"/>
    <w:rsid w:val="00650551"/>
    <w:rsid w:val="0065163D"/>
    <w:rsid w:val="006524F8"/>
    <w:rsid w:val="00653ACA"/>
    <w:rsid w:val="00655043"/>
    <w:rsid w:val="006562B0"/>
    <w:rsid w:val="0065659E"/>
    <w:rsid w:val="00656D9C"/>
    <w:rsid w:val="0065752E"/>
    <w:rsid w:val="006604BF"/>
    <w:rsid w:val="00660D95"/>
    <w:rsid w:val="00660E52"/>
    <w:rsid w:val="0066117E"/>
    <w:rsid w:val="00661554"/>
    <w:rsid w:val="0066208D"/>
    <w:rsid w:val="006620A8"/>
    <w:rsid w:val="00662423"/>
    <w:rsid w:val="006624A9"/>
    <w:rsid w:val="00662F6F"/>
    <w:rsid w:val="00664D6C"/>
    <w:rsid w:val="00664DE1"/>
    <w:rsid w:val="00665B97"/>
    <w:rsid w:val="00667006"/>
    <w:rsid w:val="00667F39"/>
    <w:rsid w:val="006709C0"/>
    <w:rsid w:val="00670F22"/>
    <w:rsid w:val="00671120"/>
    <w:rsid w:val="00671D92"/>
    <w:rsid w:val="00672379"/>
    <w:rsid w:val="006730CB"/>
    <w:rsid w:val="00673527"/>
    <w:rsid w:val="00674953"/>
    <w:rsid w:val="00674A0D"/>
    <w:rsid w:val="00674C9D"/>
    <w:rsid w:val="00674E57"/>
    <w:rsid w:val="00674F1B"/>
    <w:rsid w:val="00675B20"/>
    <w:rsid w:val="006762CC"/>
    <w:rsid w:val="0067644E"/>
    <w:rsid w:val="00676914"/>
    <w:rsid w:val="0067737A"/>
    <w:rsid w:val="00677DAC"/>
    <w:rsid w:val="00677DE0"/>
    <w:rsid w:val="006800F6"/>
    <w:rsid w:val="006801B2"/>
    <w:rsid w:val="006809BA"/>
    <w:rsid w:val="006811CC"/>
    <w:rsid w:val="0068288C"/>
    <w:rsid w:val="006828A2"/>
    <w:rsid w:val="006829EB"/>
    <w:rsid w:val="00683CA1"/>
    <w:rsid w:val="00683D65"/>
    <w:rsid w:val="00684C40"/>
    <w:rsid w:val="00684E7C"/>
    <w:rsid w:val="00686BD8"/>
    <w:rsid w:val="00686E03"/>
    <w:rsid w:val="00686FC9"/>
    <w:rsid w:val="006871AB"/>
    <w:rsid w:val="00687572"/>
    <w:rsid w:val="00687841"/>
    <w:rsid w:val="00687976"/>
    <w:rsid w:val="00687A0C"/>
    <w:rsid w:val="00687F95"/>
    <w:rsid w:val="006919AF"/>
    <w:rsid w:val="00691B34"/>
    <w:rsid w:val="006925B9"/>
    <w:rsid w:val="00692879"/>
    <w:rsid w:val="006934A7"/>
    <w:rsid w:val="006935A6"/>
    <w:rsid w:val="0069388F"/>
    <w:rsid w:val="00693ACF"/>
    <w:rsid w:val="00693AFD"/>
    <w:rsid w:val="00693FE7"/>
    <w:rsid w:val="00694551"/>
    <w:rsid w:val="00695202"/>
    <w:rsid w:val="006955DE"/>
    <w:rsid w:val="006959F2"/>
    <w:rsid w:val="006970C2"/>
    <w:rsid w:val="006A038C"/>
    <w:rsid w:val="006A0940"/>
    <w:rsid w:val="006A28E8"/>
    <w:rsid w:val="006A30E9"/>
    <w:rsid w:val="006A358A"/>
    <w:rsid w:val="006A35F1"/>
    <w:rsid w:val="006A4112"/>
    <w:rsid w:val="006A4186"/>
    <w:rsid w:val="006A5174"/>
    <w:rsid w:val="006A5319"/>
    <w:rsid w:val="006A5C08"/>
    <w:rsid w:val="006A6D48"/>
    <w:rsid w:val="006A74C6"/>
    <w:rsid w:val="006A7AC0"/>
    <w:rsid w:val="006B0074"/>
    <w:rsid w:val="006B0E94"/>
    <w:rsid w:val="006B1358"/>
    <w:rsid w:val="006B15A4"/>
    <w:rsid w:val="006B1CF6"/>
    <w:rsid w:val="006B23BB"/>
    <w:rsid w:val="006B24FF"/>
    <w:rsid w:val="006B2947"/>
    <w:rsid w:val="006B294A"/>
    <w:rsid w:val="006B299F"/>
    <w:rsid w:val="006B3726"/>
    <w:rsid w:val="006B373B"/>
    <w:rsid w:val="006B48FD"/>
    <w:rsid w:val="006B5EA1"/>
    <w:rsid w:val="006B5F98"/>
    <w:rsid w:val="006B6189"/>
    <w:rsid w:val="006B6E3B"/>
    <w:rsid w:val="006B7D0A"/>
    <w:rsid w:val="006B7E89"/>
    <w:rsid w:val="006B7FF4"/>
    <w:rsid w:val="006C057D"/>
    <w:rsid w:val="006C0900"/>
    <w:rsid w:val="006C0925"/>
    <w:rsid w:val="006C123D"/>
    <w:rsid w:val="006C15EB"/>
    <w:rsid w:val="006C32A4"/>
    <w:rsid w:val="006C37AF"/>
    <w:rsid w:val="006C4784"/>
    <w:rsid w:val="006C49F8"/>
    <w:rsid w:val="006C581C"/>
    <w:rsid w:val="006C5A72"/>
    <w:rsid w:val="006C73C0"/>
    <w:rsid w:val="006C75ED"/>
    <w:rsid w:val="006D0FE1"/>
    <w:rsid w:val="006D146E"/>
    <w:rsid w:val="006D15F4"/>
    <w:rsid w:val="006D1695"/>
    <w:rsid w:val="006D1738"/>
    <w:rsid w:val="006D186A"/>
    <w:rsid w:val="006D1906"/>
    <w:rsid w:val="006D3B6E"/>
    <w:rsid w:val="006D474B"/>
    <w:rsid w:val="006D5381"/>
    <w:rsid w:val="006D644A"/>
    <w:rsid w:val="006E1F10"/>
    <w:rsid w:val="006E2127"/>
    <w:rsid w:val="006E2D0F"/>
    <w:rsid w:val="006E3885"/>
    <w:rsid w:val="006E4142"/>
    <w:rsid w:val="006E4A78"/>
    <w:rsid w:val="006E4F84"/>
    <w:rsid w:val="006E51EC"/>
    <w:rsid w:val="006E536E"/>
    <w:rsid w:val="006E5988"/>
    <w:rsid w:val="006E633D"/>
    <w:rsid w:val="006E7597"/>
    <w:rsid w:val="006E76F1"/>
    <w:rsid w:val="006E77F7"/>
    <w:rsid w:val="006F03FF"/>
    <w:rsid w:val="006F0665"/>
    <w:rsid w:val="006F072C"/>
    <w:rsid w:val="006F1087"/>
    <w:rsid w:val="006F1CFA"/>
    <w:rsid w:val="006F1D12"/>
    <w:rsid w:val="006F230E"/>
    <w:rsid w:val="006F27C7"/>
    <w:rsid w:val="006F296E"/>
    <w:rsid w:val="006F2C8D"/>
    <w:rsid w:val="006F2F10"/>
    <w:rsid w:val="006F379D"/>
    <w:rsid w:val="006F37CB"/>
    <w:rsid w:val="006F3C21"/>
    <w:rsid w:val="006F49A9"/>
    <w:rsid w:val="006F5374"/>
    <w:rsid w:val="006F5536"/>
    <w:rsid w:val="006F5656"/>
    <w:rsid w:val="006F5D31"/>
    <w:rsid w:val="006F664D"/>
    <w:rsid w:val="006F6ABC"/>
    <w:rsid w:val="006F72EF"/>
    <w:rsid w:val="006F7DCA"/>
    <w:rsid w:val="00700486"/>
    <w:rsid w:val="007008A3"/>
    <w:rsid w:val="00700BD1"/>
    <w:rsid w:val="00700DD5"/>
    <w:rsid w:val="00701712"/>
    <w:rsid w:val="00701876"/>
    <w:rsid w:val="007021A3"/>
    <w:rsid w:val="00702302"/>
    <w:rsid w:val="00702444"/>
    <w:rsid w:val="007024B6"/>
    <w:rsid w:val="007031CB"/>
    <w:rsid w:val="007040D2"/>
    <w:rsid w:val="0070489F"/>
    <w:rsid w:val="0070493A"/>
    <w:rsid w:val="007050B1"/>
    <w:rsid w:val="007057B9"/>
    <w:rsid w:val="00705C78"/>
    <w:rsid w:val="00706241"/>
    <w:rsid w:val="0070636A"/>
    <w:rsid w:val="0070670B"/>
    <w:rsid w:val="007070CA"/>
    <w:rsid w:val="00707C1E"/>
    <w:rsid w:val="00710047"/>
    <w:rsid w:val="00710407"/>
    <w:rsid w:val="00710759"/>
    <w:rsid w:val="007107A3"/>
    <w:rsid w:val="0071088C"/>
    <w:rsid w:val="00711AA6"/>
    <w:rsid w:val="00711C19"/>
    <w:rsid w:val="00712F24"/>
    <w:rsid w:val="00712F94"/>
    <w:rsid w:val="00713043"/>
    <w:rsid w:val="0071337B"/>
    <w:rsid w:val="007141A1"/>
    <w:rsid w:val="007141FB"/>
    <w:rsid w:val="007146A9"/>
    <w:rsid w:val="00714966"/>
    <w:rsid w:val="00714D9C"/>
    <w:rsid w:val="0071550D"/>
    <w:rsid w:val="0071595D"/>
    <w:rsid w:val="00715FD0"/>
    <w:rsid w:val="00716259"/>
    <w:rsid w:val="007178F4"/>
    <w:rsid w:val="007200B1"/>
    <w:rsid w:val="007200DD"/>
    <w:rsid w:val="0072128A"/>
    <w:rsid w:val="00721875"/>
    <w:rsid w:val="00721A09"/>
    <w:rsid w:val="00721C11"/>
    <w:rsid w:val="00721CB3"/>
    <w:rsid w:val="00721F86"/>
    <w:rsid w:val="00722225"/>
    <w:rsid w:val="00722255"/>
    <w:rsid w:val="0072251D"/>
    <w:rsid w:val="00723048"/>
    <w:rsid w:val="0072490D"/>
    <w:rsid w:val="00724AEB"/>
    <w:rsid w:val="00724DDE"/>
    <w:rsid w:val="007250BF"/>
    <w:rsid w:val="00725781"/>
    <w:rsid w:val="00726C0E"/>
    <w:rsid w:val="007303B4"/>
    <w:rsid w:val="007305ED"/>
    <w:rsid w:val="007308E1"/>
    <w:rsid w:val="00730C84"/>
    <w:rsid w:val="007320CC"/>
    <w:rsid w:val="00732563"/>
    <w:rsid w:val="00732723"/>
    <w:rsid w:val="007330DF"/>
    <w:rsid w:val="007332CA"/>
    <w:rsid w:val="007332CC"/>
    <w:rsid w:val="00733BC0"/>
    <w:rsid w:val="007341A1"/>
    <w:rsid w:val="00734449"/>
    <w:rsid w:val="00734CAC"/>
    <w:rsid w:val="00735DF4"/>
    <w:rsid w:val="0073720E"/>
    <w:rsid w:val="007378AB"/>
    <w:rsid w:val="00740319"/>
    <w:rsid w:val="00741C76"/>
    <w:rsid w:val="00742174"/>
    <w:rsid w:val="007423A3"/>
    <w:rsid w:val="007425D2"/>
    <w:rsid w:val="00742D37"/>
    <w:rsid w:val="00745214"/>
    <w:rsid w:val="007462BD"/>
    <w:rsid w:val="007468A7"/>
    <w:rsid w:val="0074693E"/>
    <w:rsid w:val="007473A9"/>
    <w:rsid w:val="00747B2F"/>
    <w:rsid w:val="00747C21"/>
    <w:rsid w:val="00750375"/>
    <w:rsid w:val="00751102"/>
    <w:rsid w:val="007515E9"/>
    <w:rsid w:val="00751DAA"/>
    <w:rsid w:val="0075237E"/>
    <w:rsid w:val="007528FB"/>
    <w:rsid w:val="00752C70"/>
    <w:rsid w:val="00752D14"/>
    <w:rsid w:val="00752D85"/>
    <w:rsid w:val="0075308B"/>
    <w:rsid w:val="0075308E"/>
    <w:rsid w:val="0075378B"/>
    <w:rsid w:val="007546CE"/>
    <w:rsid w:val="0075477F"/>
    <w:rsid w:val="00754AC0"/>
    <w:rsid w:val="00754E1C"/>
    <w:rsid w:val="00755786"/>
    <w:rsid w:val="00755A55"/>
    <w:rsid w:val="007567F7"/>
    <w:rsid w:val="007569DE"/>
    <w:rsid w:val="00756E86"/>
    <w:rsid w:val="00757930"/>
    <w:rsid w:val="00760F2B"/>
    <w:rsid w:val="007611D6"/>
    <w:rsid w:val="00761283"/>
    <w:rsid w:val="00761BD3"/>
    <w:rsid w:val="00761BFF"/>
    <w:rsid w:val="0076235E"/>
    <w:rsid w:val="0076289F"/>
    <w:rsid w:val="00762CD1"/>
    <w:rsid w:val="00762D33"/>
    <w:rsid w:val="007631C5"/>
    <w:rsid w:val="00763752"/>
    <w:rsid w:val="007640EB"/>
    <w:rsid w:val="00764293"/>
    <w:rsid w:val="00764893"/>
    <w:rsid w:val="007648CF"/>
    <w:rsid w:val="007658CE"/>
    <w:rsid w:val="00765B19"/>
    <w:rsid w:val="00765F08"/>
    <w:rsid w:val="007660CE"/>
    <w:rsid w:val="00767841"/>
    <w:rsid w:val="007703D7"/>
    <w:rsid w:val="00770E36"/>
    <w:rsid w:val="00772AE1"/>
    <w:rsid w:val="00772AE4"/>
    <w:rsid w:val="00772EE7"/>
    <w:rsid w:val="00773E5C"/>
    <w:rsid w:val="0077442B"/>
    <w:rsid w:val="00774434"/>
    <w:rsid w:val="007760B9"/>
    <w:rsid w:val="0077613F"/>
    <w:rsid w:val="007761B6"/>
    <w:rsid w:val="0077622A"/>
    <w:rsid w:val="007767CA"/>
    <w:rsid w:val="00776967"/>
    <w:rsid w:val="00777655"/>
    <w:rsid w:val="00780299"/>
    <w:rsid w:val="00780D46"/>
    <w:rsid w:val="00780DBD"/>
    <w:rsid w:val="00780F64"/>
    <w:rsid w:val="007812DF"/>
    <w:rsid w:val="00781E67"/>
    <w:rsid w:val="00782024"/>
    <w:rsid w:val="007828CB"/>
    <w:rsid w:val="007837E0"/>
    <w:rsid w:val="00784025"/>
    <w:rsid w:val="007851B5"/>
    <w:rsid w:val="007855BA"/>
    <w:rsid w:val="00785BC4"/>
    <w:rsid w:val="00786292"/>
    <w:rsid w:val="00786D2C"/>
    <w:rsid w:val="00786E8D"/>
    <w:rsid w:val="00787672"/>
    <w:rsid w:val="00790193"/>
    <w:rsid w:val="007902A8"/>
    <w:rsid w:val="0079177F"/>
    <w:rsid w:val="00791B91"/>
    <w:rsid w:val="007928D1"/>
    <w:rsid w:val="00792ED8"/>
    <w:rsid w:val="00794145"/>
    <w:rsid w:val="00794C03"/>
    <w:rsid w:val="0079548B"/>
    <w:rsid w:val="007959AD"/>
    <w:rsid w:val="00795C28"/>
    <w:rsid w:val="00796443"/>
    <w:rsid w:val="007971D4"/>
    <w:rsid w:val="007976EC"/>
    <w:rsid w:val="00797966"/>
    <w:rsid w:val="007A089E"/>
    <w:rsid w:val="007A0A95"/>
    <w:rsid w:val="007A0E3F"/>
    <w:rsid w:val="007A1214"/>
    <w:rsid w:val="007A12E1"/>
    <w:rsid w:val="007A1E4B"/>
    <w:rsid w:val="007A2383"/>
    <w:rsid w:val="007A239F"/>
    <w:rsid w:val="007A2E7E"/>
    <w:rsid w:val="007A336E"/>
    <w:rsid w:val="007A3C80"/>
    <w:rsid w:val="007A3D8D"/>
    <w:rsid w:val="007A4853"/>
    <w:rsid w:val="007A537B"/>
    <w:rsid w:val="007A56C0"/>
    <w:rsid w:val="007A67E5"/>
    <w:rsid w:val="007A6AEF"/>
    <w:rsid w:val="007A6F0E"/>
    <w:rsid w:val="007A731B"/>
    <w:rsid w:val="007A778F"/>
    <w:rsid w:val="007A77D2"/>
    <w:rsid w:val="007B0019"/>
    <w:rsid w:val="007B0024"/>
    <w:rsid w:val="007B0965"/>
    <w:rsid w:val="007B0AF5"/>
    <w:rsid w:val="007B1656"/>
    <w:rsid w:val="007B17D8"/>
    <w:rsid w:val="007B1EA3"/>
    <w:rsid w:val="007B28BC"/>
    <w:rsid w:val="007B33A1"/>
    <w:rsid w:val="007B398A"/>
    <w:rsid w:val="007B445C"/>
    <w:rsid w:val="007B493C"/>
    <w:rsid w:val="007B4B3D"/>
    <w:rsid w:val="007B5FFD"/>
    <w:rsid w:val="007B69BC"/>
    <w:rsid w:val="007B6A67"/>
    <w:rsid w:val="007B75C7"/>
    <w:rsid w:val="007B7B3F"/>
    <w:rsid w:val="007C20DC"/>
    <w:rsid w:val="007C2274"/>
    <w:rsid w:val="007C2324"/>
    <w:rsid w:val="007C343C"/>
    <w:rsid w:val="007C43BA"/>
    <w:rsid w:val="007C4E28"/>
    <w:rsid w:val="007C4FE2"/>
    <w:rsid w:val="007C5897"/>
    <w:rsid w:val="007C604E"/>
    <w:rsid w:val="007C628D"/>
    <w:rsid w:val="007C6D1B"/>
    <w:rsid w:val="007C718A"/>
    <w:rsid w:val="007C761A"/>
    <w:rsid w:val="007C7A1B"/>
    <w:rsid w:val="007D0787"/>
    <w:rsid w:val="007D296F"/>
    <w:rsid w:val="007D307F"/>
    <w:rsid w:val="007D30F6"/>
    <w:rsid w:val="007D5772"/>
    <w:rsid w:val="007D5A3B"/>
    <w:rsid w:val="007D6003"/>
    <w:rsid w:val="007D648B"/>
    <w:rsid w:val="007D7641"/>
    <w:rsid w:val="007D7A90"/>
    <w:rsid w:val="007E1DEC"/>
    <w:rsid w:val="007E1EF6"/>
    <w:rsid w:val="007E364E"/>
    <w:rsid w:val="007E47DA"/>
    <w:rsid w:val="007E5078"/>
    <w:rsid w:val="007E522B"/>
    <w:rsid w:val="007E683A"/>
    <w:rsid w:val="007F1C0D"/>
    <w:rsid w:val="007F1EBA"/>
    <w:rsid w:val="007F2409"/>
    <w:rsid w:val="007F276D"/>
    <w:rsid w:val="007F2FB3"/>
    <w:rsid w:val="007F32DE"/>
    <w:rsid w:val="007F492A"/>
    <w:rsid w:val="007F5600"/>
    <w:rsid w:val="007F5A72"/>
    <w:rsid w:val="007F5F39"/>
    <w:rsid w:val="007F67E7"/>
    <w:rsid w:val="007F6AC6"/>
    <w:rsid w:val="007F72D4"/>
    <w:rsid w:val="007F776C"/>
    <w:rsid w:val="007F7A5E"/>
    <w:rsid w:val="007F7BBD"/>
    <w:rsid w:val="007F7DC6"/>
    <w:rsid w:val="007F7DF9"/>
    <w:rsid w:val="008001C0"/>
    <w:rsid w:val="008022AC"/>
    <w:rsid w:val="00802978"/>
    <w:rsid w:val="008037D6"/>
    <w:rsid w:val="0080391F"/>
    <w:rsid w:val="0080435B"/>
    <w:rsid w:val="008062A6"/>
    <w:rsid w:val="00806465"/>
    <w:rsid w:val="008065EE"/>
    <w:rsid w:val="008066EE"/>
    <w:rsid w:val="00806A1B"/>
    <w:rsid w:val="00807A1F"/>
    <w:rsid w:val="00811D40"/>
    <w:rsid w:val="0081218D"/>
    <w:rsid w:val="0081233A"/>
    <w:rsid w:val="00812F30"/>
    <w:rsid w:val="00812FCA"/>
    <w:rsid w:val="008139DB"/>
    <w:rsid w:val="0081401A"/>
    <w:rsid w:val="0081508C"/>
    <w:rsid w:val="00815531"/>
    <w:rsid w:val="00815D66"/>
    <w:rsid w:val="00815E17"/>
    <w:rsid w:val="00816225"/>
    <w:rsid w:val="00816AE2"/>
    <w:rsid w:val="00816FDE"/>
    <w:rsid w:val="008171F7"/>
    <w:rsid w:val="00817355"/>
    <w:rsid w:val="0082044A"/>
    <w:rsid w:val="00820477"/>
    <w:rsid w:val="008204AB"/>
    <w:rsid w:val="00820951"/>
    <w:rsid w:val="00820D84"/>
    <w:rsid w:val="008210D6"/>
    <w:rsid w:val="008214FD"/>
    <w:rsid w:val="00821593"/>
    <w:rsid w:val="008217B4"/>
    <w:rsid w:val="0082199A"/>
    <w:rsid w:val="00821A23"/>
    <w:rsid w:val="008229B1"/>
    <w:rsid w:val="00822BF1"/>
    <w:rsid w:val="00823851"/>
    <w:rsid w:val="00823E04"/>
    <w:rsid w:val="00824D20"/>
    <w:rsid w:val="0082567F"/>
    <w:rsid w:val="00827725"/>
    <w:rsid w:val="00827AE1"/>
    <w:rsid w:val="0083011C"/>
    <w:rsid w:val="008301E9"/>
    <w:rsid w:val="00830695"/>
    <w:rsid w:val="00831967"/>
    <w:rsid w:val="008332AA"/>
    <w:rsid w:val="00833DBD"/>
    <w:rsid w:val="00833E87"/>
    <w:rsid w:val="00833FB0"/>
    <w:rsid w:val="00834347"/>
    <w:rsid w:val="008343E2"/>
    <w:rsid w:val="008348FA"/>
    <w:rsid w:val="0083494C"/>
    <w:rsid w:val="00834BC2"/>
    <w:rsid w:val="0083514C"/>
    <w:rsid w:val="008354C4"/>
    <w:rsid w:val="008354D0"/>
    <w:rsid w:val="00835BAC"/>
    <w:rsid w:val="00835C3D"/>
    <w:rsid w:val="00835E96"/>
    <w:rsid w:val="00836067"/>
    <w:rsid w:val="00836B65"/>
    <w:rsid w:val="00837373"/>
    <w:rsid w:val="008404C3"/>
    <w:rsid w:val="00840EE8"/>
    <w:rsid w:val="00841796"/>
    <w:rsid w:val="00843718"/>
    <w:rsid w:val="00843DF5"/>
    <w:rsid w:val="00844011"/>
    <w:rsid w:val="00844DB1"/>
    <w:rsid w:val="00844E0A"/>
    <w:rsid w:val="008450CB"/>
    <w:rsid w:val="00847822"/>
    <w:rsid w:val="00847896"/>
    <w:rsid w:val="00847BF2"/>
    <w:rsid w:val="0085000E"/>
    <w:rsid w:val="00850753"/>
    <w:rsid w:val="00851406"/>
    <w:rsid w:val="00852012"/>
    <w:rsid w:val="00852D07"/>
    <w:rsid w:val="008537AE"/>
    <w:rsid w:val="00853D2A"/>
    <w:rsid w:val="00854204"/>
    <w:rsid w:val="008548C3"/>
    <w:rsid w:val="00854BC1"/>
    <w:rsid w:val="00854C5C"/>
    <w:rsid w:val="00854EF8"/>
    <w:rsid w:val="00855125"/>
    <w:rsid w:val="008553A5"/>
    <w:rsid w:val="0085584B"/>
    <w:rsid w:val="00855F44"/>
    <w:rsid w:val="00856A47"/>
    <w:rsid w:val="00857854"/>
    <w:rsid w:val="00857B27"/>
    <w:rsid w:val="00860138"/>
    <w:rsid w:val="00860594"/>
    <w:rsid w:val="00861040"/>
    <w:rsid w:val="008616F4"/>
    <w:rsid w:val="00861BA2"/>
    <w:rsid w:val="00861CD5"/>
    <w:rsid w:val="00862B93"/>
    <w:rsid w:val="00862F08"/>
    <w:rsid w:val="00863D3E"/>
    <w:rsid w:val="00864185"/>
    <w:rsid w:val="0086487D"/>
    <w:rsid w:val="008652D8"/>
    <w:rsid w:val="00865314"/>
    <w:rsid w:val="0086687F"/>
    <w:rsid w:val="00866AE8"/>
    <w:rsid w:val="00866C76"/>
    <w:rsid w:val="00867CCA"/>
    <w:rsid w:val="00870291"/>
    <w:rsid w:val="008706BC"/>
    <w:rsid w:val="008708BD"/>
    <w:rsid w:val="00872C93"/>
    <w:rsid w:val="008730FC"/>
    <w:rsid w:val="00873ABD"/>
    <w:rsid w:val="008741A0"/>
    <w:rsid w:val="008744A4"/>
    <w:rsid w:val="00874F6B"/>
    <w:rsid w:val="0087515F"/>
    <w:rsid w:val="0087597F"/>
    <w:rsid w:val="00875CFA"/>
    <w:rsid w:val="008767CC"/>
    <w:rsid w:val="008775FB"/>
    <w:rsid w:val="00877660"/>
    <w:rsid w:val="008800F5"/>
    <w:rsid w:val="0088011B"/>
    <w:rsid w:val="00880C64"/>
    <w:rsid w:val="008812A7"/>
    <w:rsid w:val="00881761"/>
    <w:rsid w:val="00881992"/>
    <w:rsid w:val="00881D04"/>
    <w:rsid w:val="00882AFC"/>
    <w:rsid w:val="00882F13"/>
    <w:rsid w:val="00883366"/>
    <w:rsid w:val="0088373D"/>
    <w:rsid w:val="00883C1B"/>
    <w:rsid w:val="00883C71"/>
    <w:rsid w:val="008845B3"/>
    <w:rsid w:val="00885ACA"/>
    <w:rsid w:val="00885BBB"/>
    <w:rsid w:val="008862A5"/>
    <w:rsid w:val="00886A77"/>
    <w:rsid w:val="00886BC9"/>
    <w:rsid w:val="00886E5F"/>
    <w:rsid w:val="0088788B"/>
    <w:rsid w:val="008878B1"/>
    <w:rsid w:val="00887AF1"/>
    <w:rsid w:val="00890894"/>
    <w:rsid w:val="00890C65"/>
    <w:rsid w:val="008910E5"/>
    <w:rsid w:val="00893858"/>
    <w:rsid w:val="0089397D"/>
    <w:rsid w:val="0089467C"/>
    <w:rsid w:val="0089470C"/>
    <w:rsid w:val="00894A8A"/>
    <w:rsid w:val="0089502E"/>
    <w:rsid w:val="00895549"/>
    <w:rsid w:val="00895A65"/>
    <w:rsid w:val="0089693E"/>
    <w:rsid w:val="00896D31"/>
    <w:rsid w:val="0089708E"/>
    <w:rsid w:val="00897938"/>
    <w:rsid w:val="00897AA3"/>
    <w:rsid w:val="00897AE4"/>
    <w:rsid w:val="00897B7F"/>
    <w:rsid w:val="00897BAD"/>
    <w:rsid w:val="008A056A"/>
    <w:rsid w:val="008A079B"/>
    <w:rsid w:val="008A0C1B"/>
    <w:rsid w:val="008A0DC7"/>
    <w:rsid w:val="008A11B9"/>
    <w:rsid w:val="008A2FE4"/>
    <w:rsid w:val="008A3D42"/>
    <w:rsid w:val="008A3DC3"/>
    <w:rsid w:val="008A4A65"/>
    <w:rsid w:val="008A5188"/>
    <w:rsid w:val="008A5481"/>
    <w:rsid w:val="008A5642"/>
    <w:rsid w:val="008A612E"/>
    <w:rsid w:val="008A64F0"/>
    <w:rsid w:val="008A6601"/>
    <w:rsid w:val="008A68D6"/>
    <w:rsid w:val="008A6E3D"/>
    <w:rsid w:val="008B0DB7"/>
    <w:rsid w:val="008B1159"/>
    <w:rsid w:val="008B26DF"/>
    <w:rsid w:val="008B32C7"/>
    <w:rsid w:val="008B33E3"/>
    <w:rsid w:val="008B35C3"/>
    <w:rsid w:val="008B3CD9"/>
    <w:rsid w:val="008B47F0"/>
    <w:rsid w:val="008B4D7E"/>
    <w:rsid w:val="008B5656"/>
    <w:rsid w:val="008B5D0D"/>
    <w:rsid w:val="008B6327"/>
    <w:rsid w:val="008B6521"/>
    <w:rsid w:val="008B7BB4"/>
    <w:rsid w:val="008C0FB4"/>
    <w:rsid w:val="008C0FF0"/>
    <w:rsid w:val="008C1A8E"/>
    <w:rsid w:val="008C1AC9"/>
    <w:rsid w:val="008C1CC2"/>
    <w:rsid w:val="008C2174"/>
    <w:rsid w:val="008C266A"/>
    <w:rsid w:val="008C339F"/>
    <w:rsid w:val="008C35E5"/>
    <w:rsid w:val="008C3619"/>
    <w:rsid w:val="008C510F"/>
    <w:rsid w:val="008C6034"/>
    <w:rsid w:val="008C6948"/>
    <w:rsid w:val="008C6D61"/>
    <w:rsid w:val="008C6E5C"/>
    <w:rsid w:val="008C7DAB"/>
    <w:rsid w:val="008C7F95"/>
    <w:rsid w:val="008D050B"/>
    <w:rsid w:val="008D0957"/>
    <w:rsid w:val="008D2444"/>
    <w:rsid w:val="008D3152"/>
    <w:rsid w:val="008D4131"/>
    <w:rsid w:val="008D4138"/>
    <w:rsid w:val="008D46CF"/>
    <w:rsid w:val="008D5010"/>
    <w:rsid w:val="008D51E1"/>
    <w:rsid w:val="008D531B"/>
    <w:rsid w:val="008D6A52"/>
    <w:rsid w:val="008D6D37"/>
    <w:rsid w:val="008D790F"/>
    <w:rsid w:val="008D7AC1"/>
    <w:rsid w:val="008E0B62"/>
    <w:rsid w:val="008E19D9"/>
    <w:rsid w:val="008E1E33"/>
    <w:rsid w:val="008E1E74"/>
    <w:rsid w:val="008E2848"/>
    <w:rsid w:val="008E4D9B"/>
    <w:rsid w:val="008E50F8"/>
    <w:rsid w:val="008E59C7"/>
    <w:rsid w:val="008E5F52"/>
    <w:rsid w:val="008E6815"/>
    <w:rsid w:val="008E79BE"/>
    <w:rsid w:val="008E7FAD"/>
    <w:rsid w:val="008F08E3"/>
    <w:rsid w:val="008F10F3"/>
    <w:rsid w:val="008F12F0"/>
    <w:rsid w:val="008F2186"/>
    <w:rsid w:val="008F2415"/>
    <w:rsid w:val="008F37AB"/>
    <w:rsid w:val="008F3A12"/>
    <w:rsid w:val="008F3D07"/>
    <w:rsid w:val="008F3D3A"/>
    <w:rsid w:val="008F456C"/>
    <w:rsid w:val="008F45F4"/>
    <w:rsid w:val="008F5319"/>
    <w:rsid w:val="008F5346"/>
    <w:rsid w:val="008F7736"/>
    <w:rsid w:val="008F774E"/>
    <w:rsid w:val="009027A8"/>
    <w:rsid w:val="009027DA"/>
    <w:rsid w:val="00902D5A"/>
    <w:rsid w:val="00902F13"/>
    <w:rsid w:val="0090402C"/>
    <w:rsid w:val="00904967"/>
    <w:rsid w:val="00904BC5"/>
    <w:rsid w:val="00906262"/>
    <w:rsid w:val="009069C2"/>
    <w:rsid w:val="00907224"/>
    <w:rsid w:val="0090748E"/>
    <w:rsid w:val="00907E37"/>
    <w:rsid w:val="00910421"/>
    <w:rsid w:val="00910514"/>
    <w:rsid w:val="00910A20"/>
    <w:rsid w:val="00910EF7"/>
    <w:rsid w:val="00911DA6"/>
    <w:rsid w:val="009122AC"/>
    <w:rsid w:val="00912793"/>
    <w:rsid w:val="00912D01"/>
    <w:rsid w:val="00913506"/>
    <w:rsid w:val="0091497E"/>
    <w:rsid w:val="00914AC2"/>
    <w:rsid w:val="00914D14"/>
    <w:rsid w:val="0091563E"/>
    <w:rsid w:val="00916FAB"/>
    <w:rsid w:val="009176BB"/>
    <w:rsid w:val="00917D8D"/>
    <w:rsid w:val="00917D9B"/>
    <w:rsid w:val="00917FD2"/>
    <w:rsid w:val="00920224"/>
    <w:rsid w:val="0092044E"/>
    <w:rsid w:val="009207CC"/>
    <w:rsid w:val="00920943"/>
    <w:rsid w:val="009209C1"/>
    <w:rsid w:val="00920F5B"/>
    <w:rsid w:val="00921054"/>
    <w:rsid w:val="0092197A"/>
    <w:rsid w:val="00922262"/>
    <w:rsid w:val="00923052"/>
    <w:rsid w:val="00923E8B"/>
    <w:rsid w:val="00924766"/>
    <w:rsid w:val="009247DD"/>
    <w:rsid w:val="00924B54"/>
    <w:rsid w:val="00924F77"/>
    <w:rsid w:val="009255C9"/>
    <w:rsid w:val="00926277"/>
    <w:rsid w:val="009262AC"/>
    <w:rsid w:val="009262ED"/>
    <w:rsid w:val="00927565"/>
    <w:rsid w:val="00927CCC"/>
    <w:rsid w:val="009304ED"/>
    <w:rsid w:val="00930A35"/>
    <w:rsid w:val="00930A3E"/>
    <w:rsid w:val="009312F3"/>
    <w:rsid w:val="0093238F"/>
    <w:rsid w:val="009324ED"/>
    <w:rsid w:val="00932DE0"/>
    <w:rsid w:val="00932FFA"/>
    <w:rsid w:val="0093335D"/>
    <w:rsid w:val="00934E1A"/>
    <w:rsid w:val="0093514E"/>
    <w:rsid w:val="009355EA"/>
    <w:rsid w:val="00935776"/>
    <w:rsid w:val="00935B93"/>
    <w:rsid w:val="009366E7"/>
    <w:rsid w:val="00936837"/>
    <w:rsid w:val="00937572"/>
    <w:rsid w:val="009375A0"/>
    <w:rsid w:val="009375F0"/>
    <w:rsid w:val="009404C1"/>
    <w:rsid w:val="0094178E"/>
    <w:rsid w:val="009432E4"/>
    <w:rsid w:val="0094342C"/>
    <w:rsid w:val="00943B27"/>
    <w:rsid w:val="0094401F"/>
    <w:rsid w:val="00944209"/>
    <w:rsid w:val="009446A8"/>
    <w:rsid w:val="00944FF0"/>
    <w:rsid w:val="00945089"/>
    <w:rsid w:val="009450E0"/>
    <w:rsid w:val="009457C1"/>
    <w:rsid w:val="009468D1"/>
    <w:rsid w:val="00947208"/>
    <w:rsid w:val="00950884"/>
    <w:rsid w:val="00950AB9"/>
    <w:rsid w:val="00950DBE"/>
    <w:rsid w:val="00951618"/>
    <w:rsid w:val="00951D71"/>
    <w:rsid w:val="00952076"/>
    <w:rsid w:val="00952581"/>
    <w:rsid w:val="00952F78"/>
    <w:rsid w:val="009537BA"/>
    <w:rsid w:val="00953AA2"/>
    <w:rsid w:val="00953EFF"/>
    <w:rsid w:val="00954BE3"/>
    <w:rsid w:val="0095616F"/>
    <w:rsid w:val="00957AD6"/>
    <w:rsid w:val="0096165D"/>
    <w:rsid w:val="0096175D"/>
    <w:rsid w:val="00961E5B"/>
    <w:rsid w:val="009621FA"/>
    <w:rsid w:val="00962BB7"/>
    <w:rsid w:val="009631D7"/>
    <w:rsid w:val="00963335"/>
    <w:rsid w:val="00963B92"/>
    <w:rsid w:val="009642C8"/>
    <w:rsid w:val="00967A21"/>
    <w:rsid w:val="00967ECC"/>
    <w:rsid w:val="00970A96"/>
    <w:rsid w:val="00970B89"/>
    <w:rsid w:val="00972093"/>
    <w:rsid w:val="009721BA"/>
    <w:rsid w:val="00972DA2"/>
    <w:rsid w:val="00973A53"/>
    <w:rsid w:val="00974C1D"/>
    <w:rsid w:val="009750FA"/>
    <w:rsid w:val="0097571E"/>
    <w:rsid w:val="00976312"/>
    <w:rsid w:val="00976E11"/>
    <w:rsid w:val="00976FB9"/>
    <w:rsid w:val="0097700A"/>
    <w:rsid w:val="009772FB"/>
    <w:rsid w:val="00977C5E"/>
    <w:rsid w:val="009806A2"/>
    <w:rsid w:val="009808B1"/>
    <w:rsid w:val="00981ACE"/>
    <w:rsid w:val="009821CA"/>
    <w:rsid w:val="0098255B"/>
    <w:rsid w:val="00982797"/>
    <w:rsid w:val="00983788"/>
    <w:rsid w:val="00984088"/>
    <w:rsid w:val="009844D6"/>
    <w:rsid w:val="00984D75"/>
    <w:rsid w:val="00986ADF"/>
    <w:rsid w:val="009872F5"/>
    <w:rsid w:val="00987384"/>
    <w:rsid w:val="009874F6"/>
    <w:rsid w:val="0098799F"/>
    <w:rsid w:val="00987B21"/>
    <w:rsid w:val="0099048B"/>
    <w:rsid w:val="00991263"/>
    <w:rsid w:val="009920B2"/>
    <w:rsid w:val="0099393A"/>
    <w:rsid w:val="00995D42"/>
    <w:rsid w:val="009966B0"/>
    <w:rsid w:val="009967CD"/>
    <w:rsid w:val="00996833"/>
    <w:rsid w:val="00996D74"/>
    <w:rsid w:val="00997A37"/>
    <w:rsid w:val="00997BAE"/>
    <w:rsid w:val="00997E61"/>
    <w:rsid w:val="009A156C"/>
    <w:rsid w:val="009A2318"/>
    <w:rsid w:val="009A2B20"/>
    <w:rsid w:val="009A2C41"/>
    <w:rsid w:val="009A4025"/>
    <w:rsid w:val="009A4371"/>
    <w:rsid w:val="009A4401"/>
    <w:rsid w:val="009A4DB8"/>
    <w:rsid w:val="009A4F26"/>
    <w:rsid w:val="009A5113"/>
    <w:rsid w:val="009A56B1"/>
    <w:rsid w:val="009A5B55"/>
    <w:rsid w:val="009A62FC"/>
    <w:rsid w:val="009A7587"/>
    <w:rsid w:val="009A7603"/>
    <w:rsid w:val="009B086A"/>
    <w:rsid w:val="009B1610"/>
    <w:rsid w:val="009B26A5"/>
    <w:rsid w:val="009B26A7"/>
    <w:rsid w:val="009B3546"/>
    <w:rsid w:val="009B362D"/>
    <w:rsid w:val="009B3C23"/>
    <w:rsid w:val="009B41AE"/>
    <w:rsid w:val="009B542F"/>
    <w:rsid w:val="009B58EF"/>
    <w:rsid w:val="009B5A51"/>
    <w:rsid w:val="009B5A54"/>
    <w:rsid w:val="009B5DBF"/>
    <w:rsid w:val="009B6E8D"/>
    <w:rsid w:val="009B6F5F"/>
    <w:rsid w:val="009B7077"/>
    <w:rsid w:val="009B78A5"/>
    <w:rsid w:val="009B7FDF"/>
    <w:rsid w:val="009C0083"/>
    <w:rsid w:val="009C0749"/>
    <w:rsid w:val="009C0BE0"/>
    <w:rsid w:val="009C1044"/>
    <w:rsid w:val="009C1B6B"/>
    <w:rsid w:val="009C1C90"/>
    <w:rsid w:val="009C1E1E"/>
    <w:rsid w:val="009C1F96"/>
    <w:rsid w:val="009C2869"/>
    <w:rsid w:val="009C3273"/>
    <w:rsid w:val="009C368F"/>
    <w:rsid w:val="009C3C53"/>
    <w:rsid w:val="009C3D9F"/>
    <w:rsid w:val="009C3DBE"/>
    <w:rsid w:val="009C3E6C"/>
    <w:rsid w:val="009C442D"/>
    <w:rsid w:val="009C4634"/>
    <w:rsid w:val="009C49EC"/>
    <w:rsid w:val="009C4A54"/>
    <w:rsid w:val="009C4CE2"/>
    <w:rsid w:val="009C56DE"/>
    <w:rsid w:val="009C5F44"/>
    <w:rsid w:val="009C6D68"/>
    <w:rsid w:val="009C6D93"/>
    <w:rsid w:val="009C7041"/>
    <w:rsid w:val="009C7153"/>
    <w:rsid w:val="009C724B"/>
    <w:rsid w:val="009C7401"/>
    <w:rsid w:val="009C7676"/>
    <w:rsid w:val="009C7CD3"/>
    <w:rsid w:val="009C7E42"/>
    <w:rsid w:val="009D0189"/>
    <w:rsid w:val="009D03A0"/>
    <w:rsid w:val="009D0594"/>
    <w:rsid w:val="009D2C30"/>
    <w:rsid w:val="009D33D2"/>
    <w:rsid w:val="009D41F6"/>
    <w:rsid w:val="009D43F6"/>
    <w:rsid w:val="009D444C"/>
    <w:rsid w:val="009D6626"/>
    <w:rsid w:val="009D6C83"/>
    <w:rsid w:val="009D6C8B"/>
    <w:rsid w:val="009D6F6A"/>
    <w:rsid w:val="009D7D01"/>
    <w:rsid w:val="009D7FB7"/>
    <w:rsid w:val="009E1318"/>
    <w:rsid w:val="009E13AC"/>
    <w:rsid w:val="009E16B4"/>
    <w:rsid w:val="009E19AF"/>
    <w:rsid w:val="009E19F2"/>
    <w:rsid w:val="009E1FA8"/>
    <w:rsid w:val="009E21EE"/>
    <w:rsid w:val="009E224F"/>
    <w:rsid w:val="009E24D5"/>
    <w:rsid w:val="009E31EC"/>
    <w:rsid w:val="009E3782"/>
    <w:rsid w:val="009E3B3A"/>
    <w:rsid w:val="009E3E43"/>
    <w:rsid w:val="009E4196"/>
    <w:rsid w:val="009E44D4"/>
    <w:rsid w:val="009E56FD"/>
    <w:rsid w:val="009E58EC"/>
    <w:rsid w:val="009E5A6D"/>
    <w:rsid w:val="009E5E69"/>
    <w:rsid w:val="009E6037"/>
    <w:rsid w:val="009E610C"/>
    <w:rsid w:val="009E6598"/>
    <w:rsid w:val="009E680F"/>
    <w:rsid w:val="009E68CE"/>
    <w:rsid w:val="009E72BF"/>
    <w:rsid w:val="009E7744"/>
    <w:rsid w:val="009E7971"/>
    <w:rsid w:val="009F024E"/>
    <w:rsid w:val="009F0DCA"/>
    <w:rsid w:val="009F1ADA"/>
    <w:rsid w:val="009F2534"/>
    <w:rsid w:val="009F2640"/>
    <w:rsid w:val="009F2A1B"/>
    <w:rsid w:val="009F3653"/>
    <w:rsid w:val="009F45AF"/>
    <w:rsid w:val="009F49D3"/>
    <w:rsid w:val="009F4D0D"/>
    <w:rsid w:val="009F5316"/>
    <w:rsid w:val="009F5550"/>
    <w:rsid w:val="009F5EA5"/>
    <w:rsid w:val="009F7225"/>
    <w:rsid w:val="00A00151"/>
    <w:rsid w:val="00A008AA"/>
    <w:rsid w:val="00A00D2A"/>
    <w:rsid w:val="00A01D9B"/>
    <w:rsid w:val="00A01F24"/>
    <w:rsid w:val="00A02452"/>
    <w:rsid w:val="00A02CEB"/>
    <w:rsid w:val="00A02E6B"/>
    <w:rsid w:val="00A0427A"/>
    <w:rsid w:val="00A04F0C"/>
    <w:rsid w:val="00A0583C"/>
    <w:rsid w:val="00A05A02"/>
    <w:rsid w:val="00A061EA"/>
    <w:rsid w:val="00A06B08"/>
    <w:rsid w:val="00A06B76"/>
    <w:rsid w:val="00A06E3C"/>
    <w:rsid w:val="00A079B5"/>
    <w:rsid w:val="00A07CD1"/>
    <w:rsid w:val="00A10240"/>
    <w:rsid w:val="00A11A4A"/>
    <w:rsid w:val="00A12563"/>
    <w:rsid w:val="00A128D7"/>
    <w:rsid w:val="00A13BD3"/>
    <w:rsid w:val="00A13C57"/>
    <w:rsid w:val="00A13E82"/>
    <w:rsid w:val="00A14116"/>
    <w:rsid w:val="00A141A0"/>
    <w:rsid w:val="00A1469B"/>
    <w:rsid w:val="00A14E3A"/>
    <w:rsid w:val="00A1513C"/>
    <w:rsid w:val="00A152FB"/>
    <w:rsid w:val="00A160B9"/>
    <w:rsid w:val="00A160BB"/>
    <w:rsid w:val="00A1682D"/>
    <w:rsid w:val="00A17103"/>
    <w:rsid w:val="00A17EC6"/>
    <w:rsid w:val="00A205FE"/>
    <w:rsid w:val="00A2098C"/>
    <w:rsid w:val="00A2266A"/>
    <w:rsid w:val="00A22AC5"/>
    <w:rsid w:val="00A23295"/>
    <w:rsid w:val="00A238AC"/>
    <w:rsid w:val="00A242F4"/>
    <w:rsid w:val="00A2493A"/>
    <w:rsid w:val="00A2518D"/>
    <w:rsid w:val="00A25AA6"/>
    <w:rsid w:val="00A25D4B"/>
    <w:rsid w:val="00A25E4A"/>
    <w:rsid w:val="00A26479"/>
    <w:rsid w:val="00A266C2"/>
    <w:rsid w:val="00A27809"/>
    <w:rsid w:val="00A27EC6"/>
    <w:rsid w:val="00A3040F"/>
    <w:rsid w:val="00A312DF"/>
    <w:rsid w:val="00A32235"/>
    <w:rsid w:val="00A32F31"/>
    <w:rsid w:val="00A32F38"/>
    <w:rsid w:val="00A342DC"/>
    <w:rsid w:val="00A359D4"/>
    <w:rsid w:val="00A35BC9"/>
    <w:rsid w:val="00A35E96"/>
    <w:rsid w:val="00A364CC"/>
    <w:rsid w:val="00A368B4"/>
    <w:rsid w:val="00A36B7C"/>
    <w:rsid w:val="00A36D55"/>
    <w:rsid w:val="00A36E69"/>
    <w:rsid w:val="00A375E7"/>
    <w:rsid w:val="00A4174A"/>
    <w:rsid w:val="00A41A5B"/>
    <w:rsid w:val="00A4222E"/>
    <w:rsid w:val="00A42330"/>
    <w:rsid w:val="00A434F4"/>
    <w:rsid w:val="00A44015"/>
    <w:rsid w:val="00A44730"/>
    <w:rsid w:val="00A44863"/>
    <w:rsid w:val="00A4498F"/>
    <w:rsid w:val="00A45275"/>
    <w:rsid w:val="00A4588C"/>
    <w:rsid w:val="00A45D46"/>
    <w:rsid w:val="00A45FC6"/>
    <w:rsid w:val="00A46114"/>
    <w:rsid w:val="00A462BD"/>
    <w:rsid w:val="00A47926"/>
    <w:rsid w:val="00A47B9C"/>
    <w:rsid w:val="00A50282"/>
    <w:rsid w:val="00A51011"/>
    <w:rsid w:val="00A51292"/>
    <w:rsid w:val="00A541BD"/>
    <w:rsid w:val="00A54CF5"/>
    <w:rsid w:val="00A569F9"/>
    <w:rsid w:val="00A6025C"/>
    <w:rsid w:val="00A60A45"/>
    <w:rsid w:val="00A60B2B"/>
    <w:rsid w:val="00A611A7"/>
    <w:rsid w:val="00A61763"/>
    <w:rsid w:val="00A617AB"/>
    <w:rsid w:val="00A61B5F"/>
    <w:rsid w:val="00A624C4"/>
    <w:rsid w:val="00A63682"/>
    <w:rsid w:val="00A63938"/>
    <w:rsid w:val="00A6541F"/>
    <w:rsid w:val="00A662BB"/>
    <w:rsid w:val="00A66460"/>
    <w:rsid w:val="00A66844"/>
    <w:rsid w:val="00A66D51"/>
    <w:rsid w:val="00A66FA6"/>
    <w:rsid w:val="00A70140"/>
    <w:rsid w:val="00A704FF"/>
    <w:rsid w:val="00A70E98"/>
    <w:rsid w:val="00A71477"/>
    <w:rsid w:val="00A72EC8"/>
    <w:rsid w:val="00A731E1"/>
    <w:rsid w:val="00A74478"/>
    <w:rsid w:val="00A746F6"/>
    <w:rsid w:val="00A748DA"/>
    <w:rsid w:val="00A7541A"/>
    <w:rsid w:val="00A75987"/>
    <w:rsid w:val="00A75F60"/>
    <w:rsid w:val="00A75FD9"/>
    <w:rsid w:val="00A77495"/>
    <w:rsid w:val="00A774D5"/>
    <w:rsid w:val="00A7757F"/>
    <w:rsid w:val="00A7767A"/>
    <w:rsid w:val="00A7797A"/>
    <w:rsid w:val="00A77F80"/>
    <w:rsid w:val="00A80095"/>
    <w:rsid w:val="00A8070C"/>
    <w:rsid w:val="00A8092D"/>
    <w:rsid w:val="00A8106B"/>
    <w:rsid w:val="00A81419"/>
    <w:rsid w:val="00A81485"/>
    <w:rsid w:val="00A816E4"/>
    <w:rsid w:val="00A81702"/>
    <w:rsid w:val="00A8186B"/>
    <w:rsid w:val="00A82585"/>
    <w:rsid w:val="00A82C4A"/>
    <w:rsid w:val="00A8345B"/>
    <w:rsid w:val="00A8389E"/>
    <w:rsid w:val="00A84116"/>
    <w:rsid w:val="00A84801"/>
    <w:rsid w:val="00A84888"/>
    <w:rsid w:val="00A85502"/>
    <w:rsid w:val="00A856CD"/>
    <w:rsid w:val="00A859C4"/>
    <w:rsid w:val="00A85FA5"/>
    <w:rsid w:val="00A862AF"/>
    <w:rsid w:val="00A86680"/>
    <w:rsid w:val="00A8688A"/>
    <w:rsid w:val="00A86C8B"/>
    <w:rsid w:val="00A9071B"/>
    <w:rsid w:val="00A90C1A"/>
    <w:rsid w:val="00A912E8"/>
    <w:rsid w:val="00A92F57"/>
    <w:rsid w:val="00A9343B"/>
    <w:rsid w:val="00A93457"/>
    <w:rsid w:val="00A941FB"/>
    <w:rsid w:val="00A945DE"/>
    <w:rsid w:val="00A94D22"/>
    <w:rsid w:val="00A95AB6"/>
    <w:rsid w:val="00A96089"/>
    <w:rsid w:val="00A967E6"/>
    <w:rsid w:val="00A96C63"/>
    <w:rsid w:val="00A9759F"/>
    <w:rsid w:val="00A9772B"/>
    <w:rsid w:val="00AA0BF6"/>
    <w:rsid w:val="00AA10F6"/>
    <w:rsid w:val="00AA129A"/>
    <w:rsid w:val="00AA2197"/>
    <w:rsid w:val="00AA26F6"/>
    <w:rsid w:val="00AA2ADB"/>
    <w:rsid w:val="00AA349B"/>
    <w:rsid w:val="00AA34DA"/>
    <w:rsid w:val="00AA41D8"/>
    <w:rsid w:val="00AA469D"/>
    <w:rsid w:val="00AA59F6"/>
    <w:rsid w:val="00AA6571"/>
    <w:rsid w:val="00AA72D3"/>
    <w:rsid w:val="00AA7911"/>
    <w:rsid w:val="00AB028F"/>
    <w:rsid w:val="00AB0570"/>
    <w:rsid w:val="00AB098B"/>
    <w:rsid w:val="00AB0A0E"/>
    <w:rsid w:val="00AB151D"/>
    <w:rsid w:val="00AB1BC5"/>
    <w:rsid w:val="00AB28E1"/>
    <w:rsid w:val="00AB318C"/>
    <w:rsid w:val="00AB3854"/>
    <w:rsid w:val="00AB3EE8"/>
    <w:rsid w:val="00AB4968"/>
    <w:rsid w:val="00AB4A9E"/>
    <w:rsid w:val="00AB5389"/>
    <w:rsid w:val="00AB54F0"/>
    <w:rsid w:val="00AB6169"/>
    <w:rsid w:val="00AB6C10"/>
    <w:rsid w:val="00AB6F87"/>
    <w:rsid w:val="00AC04DF"/>
    <w:rsid w:val="00AC081A"/>
    <w:rsid w:val="00AC1421"/>
    <w:rsid w:val="00AC1797"/>
    <w:rsid w:val="00AC1D5A"/>
    <w:rsid w:val="00AC1F52"/>
    <w:rsid w:val="00AC2009"/>
    <w:rsid w:val="00AC2C56"/>
    <w:rsid w:val="00AC2D14"/>
    <w:rsid w:val="00AC2FD8"/>
    <w:rsid w:val="00AC3AFF"/>
    <w:rsid w:val="00AC40BB"/>
    <w:rsid w:val="00AC4727"/>
    <w:rsid w:val="00AC48D4"/>
    <w:rsid w:val="00AC4C64"/>
    <w:rsid w:val="00AC5CB5"/>
    <w:rsid w:val="00AC66DC"/>
    <w:rsid w:val="00AC6F0A"/>
    <w:rsid w:val="00AC7946"/>
    <w:rsid w:val="00AC7C64"/>
    <w:rsid w:val="00AC7E24"/>
    <w:rsid w:val="00AD070E"/>
    <w:rsid w:val="00AD0B0A"/>
    <w:rsid w:val="00AD1500"/>
    <w:rsid w:val="00AD2265"/>
    <w:rsid w:val="00AD2A18"/>
    <w:rsid w:val="00AD2A1A"/>
    <w:rsid w:val="00AD2BE9"/>
    <w:rsid w:val="00AD3032"/>
    <w:rsid w:val="00AD3C23"/>
    <w:rsid w:val="00AD45E7"/>
    <w:rsid w:val="00AD4688"/>
    <w:rsid w:val="00AD4F23"/>
    <w:rsid w:val="00AD54E2"/>
    <w:rsid w:val="00AD5871"/>
    <w:rsid w:val="00AD591D"/>
    <w:rsid w:val="00AD688C"/>
    <w:rsid w:val="00AE0159"/>
    <w:rsid w:val="00AE047F"/>
    <w:rsid w:val="00AE1907"/>
    <w:rsid w:val="00AE2036"/>
    <w:rsid w:val="00AE2621"/>
    <w:rsid w:val="00AE3289"/>
    <w:rsid w:val="00AE5058"/>
    <w:rsid w:val="00AE559A"/>
    <w:rsid w:val="00AE56A5"/>
    <w:rsid w:val="00AE5877"/>
    <w:rsid w:val="00AE5B51"/>
    <w:rsid w:val="00AE5F4F"/>
    <w:rsid w:val="00AE795F"/>
    <w:rsid w:val="00AE7F20"/>
    <w:rsid w:val="00AF0189"/>
    <w:rsid w:val="00AF0C70"/>
    <w:rsid w:val="00AF1835"/>
    <w:rsid w:val="00AF1EFC"/>
    <w:rsid w:val="00AF27CD"/>
    <w:rsid w:val="00AF2878"/>
    <w:rsid w:val="00AF2A5E"/>
    <w:rsid w:val="00AF2D49"/>
    <w:rsid w:val="00AF385C"/>
    <w:rsid w:val="00AF3BCE"/>
    <w:rsid w:val="00AF3CDE"/>
    <w:rsid w:val="00AF3D74"/>
    <w:rsid w:val="00AF3ECC"/>
    <w:rsid w:val="00AF610C"/>
    <w:rsid w:val="00AF698C"/>
    <w:rsid w:val="00AF7858"/>
    <w:rsid w:val="00AF7E3B"/>
    <w:rsid w:val="00B009DF"/>
    <w:rsid w:val="00B02119"/>
    <w:rsid w:val="00B0273B"/>
    <w:rsid w:val="00B02B42"/>
    <w:rsid w:val="00B03F17"/>
    <w:rsid w:val="00B050BD"/>
    <w:rsid w:val="00B059A8"/>
    <w:rsid w:val="00B05E10"/>
    <w:rsid w:val="00B06265"/>
    <w:rsid w:val="00B065AE"/>
    <w:rsid w:val="00B0667D"/>
    <w:rsid w:val="00B06B37"/>
    <w:rsid w:val="00B06DA6"/>
    <w:rsid w:val="00B06FB5"/>
    <w:rsid w:val="00B0706E"/>
    <w:rsid w:val="00B07442"/>
    <w:rsid w:val="00B103C4"/>
    <w:rsid w:val="00B1064E"/>
    <w:rsid w:val="00B1260E"/>
    <w:rsid w:val="00B12CE4"/>
    <w:rsid w:val="00B13255"/>
    <w:rsid w:val="00B136FF"/>
    <w:rsid w:val="00B13B0A"/>
    <w:rsid w:val="00B153FA"/>
    <w:rsid w:val="00B1755B"/>
    <w:rsid w:val="00B2001E"/>
    <w:rsid w:val="00B203E3"/>
    <w:rsid w:val="00B20C90"/>
    <w:rsid w:val="00B213DA"/>
    <w:rsid w:val="00B215A2"/>
    <w:rsid w:val="00B21C02"/>
    <w:rsid w:val="00B22949"/>
    <w:rsid w:val="00B22B0D"/>
    <w:rsid w:val="00B22D37"/>
    <w:rsid w:val="00B235C4"/>
    <w:rsid w:val="00B235D4"/>
    <w:rsid w:val="00B23D52"/>
    <w:rsid w:val="00B23F5C"/>
    <w:rsid w:val="00B246D3"/>
    <w:rsid w:val="00B2543A"/>
    <w:rsid w:val="00B262D1"/>
    <w:rsid w:val="00B26E1B"/>
    <w:rsid w:val="00B307BD"/>
    <w:rsid w:val="00B31005"/>
    <w:rsid w:val="00B31C05"/>
    <w:rsid w:val="00B323B1"/>
    <w:rsid w:val="00B32E52"/>
    <w:rsid w:val="00B32F63"/>
    <w:rsid w:val="00B34B24"/>
    <w:rsid w:val="00B34E3E"/>
    <w:rsid w:val="00B34E8E"/>
    <w:rsid w:val="00B35718"/>
    <w:rsid w:val="00B35CC8"/>
    <w:rsid w:val="00B36C7A"/>
    <w:rsid w:val="00B36DDC"/>
    <w:rsid w:val="00B36F58"/>
    <w:rsid w:val="00B37ED1"/>
    <w:rsid w:val="00B4018C"/>
    <w:rsid w:val="00B4053A"/>
    <w:rsid w:val="00B40599"/>
    <w:rsid w:val="00B40C1B"/>
    <w:rsid w:val="00B4112F"/>
    <w:rsid w:val="00B4138A"/>
    <w:rsid w:val="00B41697"/>
    <w:rsid w:val="00B41A25"/>
    <w:rsid w:val="00B41FB9"/>
    <w:rsid w:val="00B4359F"/>
    <w:rsid w:val="00B4391F"/>
    <w:rsid w:val="00B43A81"/>
    <w:rsid w:val="00B44557"/>
    <w:rsid w:val="00B448BF"/>
    <w:rsid w:val="00B44EE8"/>
    <w:rsid w:val="00B45CFF"/>
    <w:rsid w:val="00B45E97"/>
    <w:rsid w:val="00B47AC6"/>
    <w:rsid w:val="00B50B25"/>
    <w:rsid w:val="00B50F26"/>
    <w:rsid w:val="00B5299E"/>
    <w:rsid w:val="00B54ED9"/>
    <w:rsid w:val="00B55358"/>
    <w:rsid w:val="00B55FFF"/>
    <w:rsid w:val="00B5620B"/>
    <w:rsid w:val="00B57F61"/>
    <w:rsid w:val="00B6069D"/>
    <w:rsid w:val="00B60BEC"/>
    <w:rsid w:val="00B61C4B"/>
    <w:rsid w:val="00B621D2"/>
    <w:rsid w:val="00B636B4"/>
    <w:rsid w:val="00B640F1"/>
    <w:rsid w:val="00B65B75"/>
    <w:rsid w:val="00B6649B"/>
    <w:rsid w:val="00B67398"/>
    <w:rsid w:val="00B6797C"/>
    <w:rsid w:val="00B701E9"/>
    <w:rsid w:val="00B703B6"/>
    <w:rsid w:val="00B7116F"/>
    <w:rsid w:val="00B71313"/>
    <w:rsid w:val="00B717E8"/>
    <w:rsid w:val="00B71C97"/>
    <w:rsid w:val="00B7205B"/>
    <w:rsid w:val="00B7216E"/>
    <w:rsid w:val="00B72F43"/>
    <w:rsid w:val="00B74D84"/>
    <w:rsid w:val="00B752BE"/>
    <w:rsid w:val="00B75447"/>
    <w:rsid w:val="00B75F6B"/>
    <w:rsid w:val="00B75FEE"/>
    <w:rsid w:val="00B76392"/>
    <w:rsid w:val="00B76FE6"/>
    <w:rsid w:val="00B7718F"/>
    <w:rsid w:val="00B7746A"/>
    <w:rsid w:val="00B778C7"/>
    <w:rsid w:val="00B77DFD"/>
    <w:rsid w:val="00B802A8"/>
    <w:rsid w:val="00B80BCD"/>
    <w:rsid w:val="00B81002"/>
    <w:rsid w:val="00B81641"/>
    <w:rsid w:val="00B81C00"/>
    <w:rsid w:val="00B81DB0"/>
    <w:rsid w:val="00B82529"/>
    <w:rsid w:val="00B825C7"/>
    <w:rsid w:val="00B84A4A"/>
    <w:rsid w:val="00B850F3"/>
    <w:rsid w:val="00B852D0"/>
    <w:rsid w:val="00B85480"/>
    <w:rsid w:val="00B85945"/>
    <w:rsid w:val="00B86265"/>
    <w:rsid w:val="00B863F1"/>
    <w:rsid w:val="00B864D0"/>
    <w:rsid w:val="00B870A3"/>
    <w:rsid w:val="00B91376"/>
    <w:rsid w:val="00B92B69"/>
    <w:rsid w:val="00B92DA8"/>
    <w:rsid w:val="00B931B2"/>
    <w:rsid w:val="00B94055"/>
    <w:rsid w:val="00B94AAA"/>
    <w:rsid w:val="00B94DBA"/>
    <w:rsid w:val="00B94EFE"/>
    <w:rsid w:val="00B953FD"/>
    <w:rsid w:val="00B9591F"/>
    <w:rsid w:val="00B968EF"/>
    <w:rsid w:val="00B976D4"/>
    <w:rsid w:val="00B97AD0"/>
    <w:rsid w:val="00BA0059"/>
    <w:rsid w:val="00BA13B6"/>
    <w:rsid w:val="00BA164B"/>
    <w:rsid w:val="00BA1C98"/>
    <w:rsid w:val="00BA2077"/>
    <w:rsid w:val="00BA27A4"/>
    <w:rsid w:val="00BA2A81"/>
    <w:rsid w:val="00BA2D81"/>
    <w:rsid w:val="00BA3975"/>
    <w:rsid w:val="00BA464C"/>
    <w:rsid w:val="00BA4FB0"/>
    <w:rsid w:val="00BA5ACC"/>
    <w:rsid w:val="00BA5F63"/>
    <w:rsid w:val="00BA6218"/>
    <w:rsid w:val="00BA7106"/>
    <w:rsid w:val="00BA77AC"/>
    <w:rsid w:val="00BB00AD"/>
    <w:rsid w:val="00BB0AF2"/>
    <w:rsid w:val="00BB139A"/>
    <w:rsid w:val="00BB33F2"/>
    <w:rsid w:val="00BB3B53"/>
    <w:rsid w:val="00BB3F48"/>
    <w:rsid w:val="00BB43C5"/>
    <w:rsid w:val="00BB4CFD"/>
    <w:rsid w:val="00BB53B0"/>
    <w:rsid w:val="00BB554A"/>
    <w:rsid w:val="00BB65E5"/>
    <w:rsid w:val="00BB6EBD"/>
    <w:rsid w:val="00BB6F2D"/>
    <w:rsid w:val="00BC0685"/>
    <w:rsid w:val="00BC0873"/>
    <w:rsid w:val="00BC1078"/>
    <w:rsid w:val="00BC2B99"/>
    <w:rsid w:val="00BC3A65"/>
    <w:rsid w:val="00BC452F"/>
    <w:rsid w:val="00BC48CF"/>
    <w:rsid w:val="00BC52AC"/>
    <w:rsid w:val="00BC56DB"/>
    <w:rsid w:val="00BC57DF"/>
    <w:rsid w:val="00BC5B03"/>
    <w:rsid w:val="00BC5E85"/>
    <w:rsid w:val="00BC6674"/>
    <w:rsid w:val="00BC7773"/>
    <w:rsid w:val="00BD0544"/>
    <w:rsid w:val="00BD05FA"/>
    <w:rsid w:val="00BD1B9D"/>
    <w:rsid w:val="00BD1CA4"/>
    <w:rsid w:val="00BD20CC"/>
    <w:rsid w:val="00BD2859"/>
    <w:rsid w:val="00BD2947"/>
    <w:rsid w:val="00BD3619"/>
    <w:rsid w:val="00BD3AC7"/>
    <w:rsid w:val="00BD3DDA"/>
    <w:rsid w:val="00BD5AEF"/>
    <w:rsid w:val="00BD5CCE"/>
    <w:rsid w:val="00BD5F2B"/>
    <w:rsid w:val="00BD62EB"/>
    <w:rsid w:val="00BD631C"/>
    <w:rsid w:val="00BD6646"/>
    <w:rsid w:val="00BD6DED"/>
    <w:rsid w:val="00BD717C"/>
    <w:rsid w:val="00BD7F01"/>
    <w:rsid w:val="00BE0060"/>
    <w:rsid w:val="00BE014D"/>
    <w:rsid w:val="00BE0247"/>
    <w:rsid w:val="00BE0550"/>
    <w:rsid w:val="00BE0A7D"/>
    <w:rsid w:val="00BE0AB4"/>
    <w:rsid w:val="00BE0C66"/>
    <w:rsid w:val="00BE176B"/>
    <w:rsid w:val="00BE19F6"/>
    <w:rsid w:val="00BE2AA3"/>
    <w:rsid w:val="00BE2AFE"/>
    <w:rsid w:val="00BE3288"/>
    <w:rsid w:val="00BE3BE7"/>
    <w:rsid w:val="00BE4185"/>
    <w:rsid w:val="00BE4888"/>
    <w:rsid w:val="00BE4DC4"/>
    <w:rsid w:val="00BE5185"/>
    <w:rsid w:val="00BE59C5"/>
    <w:rsid w:val="00BE7AEC"/>
    <w:rsid w:val="00BF02DE"/>
    <w:rsid w:val="00BF0AAE"/>
    <w:rsid w:val="00BF0D66"/>
    <w:rsid w:val="00BF1E9C"/>
    <w:rsid w:val="00BF31C5"/>
    <w:rsid w:val="00BF349D"/>
    <w:rsid w:val="00BF3517"/>
    <w:rsid w:val="00BF44A9"/>
    <w:rsid w:val="00BF47F7"/>
    <w:rsid w:val="00BF4B39"/>
    <w:rsid w:val="00BF4CE4"/>
    <w:rsid w:val="00BF6740"/>
    <w:rsid w:val="00BF6EFD"/>
    <w:rsid w:val="00BF7769"/>
    <w:rsid w:val="00BF7D32"/>
    <w:rsid w:val="00C008BD"/>
    <w:rsid w:val="00C00CED"/>
    <w:rsid w:val="00C014D8"/>
    <w:rsid w:val="00C0164E"/>
    <w:rsid w:val="00C024BA"/>
    <w:rsid w:val="00C02613"/>
    <w:rsid w:val="00C02DA0"/>
    <w:rsid w:val="00C05028"/>
    <w:rsid w:val="00C05184"/>
    <w:rsid w:val="00C0561B"/>
    <w:rsid w:val="00C05B8E"/>
    <w:rsid w:val="00C06CDB"/>
    <w:rsid w:val="00C07362"/>
    <w:rsid w:val="00C10432"/>
    <w:rsid w:val="00C1190B"/>
    <w:rsid w:val="00C11D29"/>
    <w:rsid w:val="00C12239"/>
    <w:rsid w:val="00C12716"/>
    <w:rsid w:val="00C1285E"/>
    <w:rsid w:val="00C12987"/>
    <w:rsid w:val="00C139BD"/>
    <w:rsid w:val="00C1409C"/>
    <w:rsid w:val="00C143BF"/>
    <w:rsid w:val="00C15133"/>
    <w:rsid w:val="00C15538"/>
    <w:rsid w:val="00C1585B"/>
    <w:rsid w:val="00C16091"/>
    <w:rsid w:val="00C16E65"/>
    <w:rsid w:val="00C17766"/>
    <w:rsid w:val="00C21402"/>
    <w:rsid w:val="00C215F2"/>
    <w:rsid w:val="00C22354"/>
    <w:rsid w:val="00C22B26"/>
    <w:rsid w:val="00C22DF0"/>
    <w:rsid w:val="00C238CC"/>
    <w:rsid w:val="00C23EDB"/>
    <w:rsid w:val="00C24F9B"/>
    <w:rsid w:val="00C25C0F"/>
    <w:rsid w:val="00C276A2"/>
    <w:rsid w:val="00C278EA"/>
    <w:rsid w:val="00C30D55"/>
    <w:rsid w:val="00C31041"/>
    <w:rsid w:val="00C316FE"/>
    <w:rsid w:val="00C317EE"/>
    <w:rsid w:val="00C32843"/>
    <w:rsid w:val="00C32E29"/>
    <w:rsid w:val="00C331DA"/>
    <w:rsid w:val="00C33337"/>
    <w:rsid w:val="00C33C67"/>
    <w:rsid w:val="00C34554"/>
    <w:rsid w:val="00C348AC"/>
    <w:rsid w:val="00C34967"/>
    <w:rsid w:val="00C35A68"/>
    <w:rsid w:val="00C36145"/>
    <w:rsid w:val="00C3650A"/>
    <w:rsid w:val="00C369E5"/>
    <w:rsid w:val="00C36F07"/>
    <w:rsid w:val="00C37433"/>
    <w:rsid w:val="00C37A9D"/>
    <w:rsid w:val="00C40503"/>
    <w:rsid w:val="00C40A14"/>
    <w:rsid w:val="00C40F08"/>
    <w:rsid w:val="00C4152A"/>
    <w:rsid w:val="00C41875"/>
    <w:rsid w:val="00C43315"/>
    <w:rsid w:val="00C43BBB"/>
    <w:rsid w:val="00C43F39"/>
    <w:rsid w:val="00C4400E"/>
    <w:rsid w:val="00C442E5"/>
    <w:rsid w:val="00C44A12"/>
    <w:rsid w:val="00C44B19"/>
    <w:rsid w:val="00C44D72"/>
    <w:rsid w:val="00C45011"/>
    <w:rsid w:val="00C455C3"/>
    <w:rsid w:val="00C46205"/>
    <w:rsid w:val="00C46864"/>
    <w:rsid w:val="00C46890"/>
    <w:rsid w:val="00C46BAA"/>
    <w:rsid w:val="00C46C7D"/>
    <w:rsid w:val="00C475D6"/>
    <w:rsid w:val="00C50128"/>
    <w:rsid w:val="00C502D1"/>
    <w:rsid w:val="00C503C4"/>
    <w:rsid w:val="00C50543"/>
    <w:rsid w:val="00C5060F"/>
    <w:rsid w:val="00C5068F"/>
    <w:rsid w:val="00C50B2D"/>
    <w:rsid w:val="00C50C32"/>
    <w:rsid w:val="00C51844"/>
    <w:rsid w:val="00C51BA7"/>
    <w:rsid w:val="00C51BE8"/>
    <w:rsid w:val="00C5234E"/>
    <w:rsid w:val="00C52AE4"/>
    <w:rsid w:val="00C52D02"/>
    <w:rsid w:val="00C52F47"/>
    <w:rsid w:val="00C53079"/>
    <w:rsid w:val="00C53E9F"/>
    <w:rsid w:val="00C54209"/>
    <w:rsid w:val="00C54719"/>
    <w:rsid w:val="00C561E9"/>
    <w:rsid w:val="00C56CFF"/>
    <w:rsid w:val="00C57158"/>
    <w:rsid w:val="00C57478"/>
    <w:rsid w:val="00C57ECF"/>
    <w:rsid w:val="00C609BD"/>
    <w:rsid w:val="00C619BE"/>
    <w:rsid w:val="00C62429"/>
    <w:rsid w:val="00C626CE"/>
    <w:rsid w:val="00C62980"/>
    <w:rsid w:val="00C62FFA"/>
    <w:rsid w:val="00C63926"/>
    <w:rsid w:val="00C63BEA"/>
    <w:rsid w:val="00C63C13"/>
    <w:rsid w:val="00C63D93"/>
    <w:rsid w:val="00C64015"/>
    <w:rsid w:val="00C641B2"/>
    <w:rsid w:val="00C64704"/>
    <w:rsid w:val="00C64985"/>
    <w:rsid w:val="00C64CE1"/>
    <w:rsid w:val="00C65525"/>
    <w:rsid w:val="00C660E1"/>
    <w:rsid w:val="00C6648A"/>
    <w:rsid w:val="00C66596"/>
    <w:rsid w:val="00C66B46"/>
    <w:rsid w:val="00C66CEB"/>
    <w:rsid w:val="00C67658"/>
    <w:rsid w:val="00C67F25"/>
    <w:rsid w:val="00C7113A"/>
    <w:rsid w:val="00C7124B"/>
    <w:rsid w:val="00C714C9"/>
    <w:rsid w:val="00C71591"/>
    <w:rsid w:val="00C72085"/>
    <w:rsid w:val="00C7288A"/>
    <w:rsid w:val="00C72944"/>
    <w:rsid w:val="00C729E3"/>
    <w:rsid w:val="00C73DE6"/>
    <w:rsid w:val="00C73E37"/>
    <w:rsid w:val="00C753D4"/>
    <w:rsid w:val="00C761D8"/>
    <w:rsid w:val="00C76415"/>
    <w:rsid w:val="00C767A1"/>
    <w:rsid w:val="00C76C29"/>
    <w:rsid w:val="00C774BF"/>
    <w:rsid w:val="00C77D76"/>
    <w:rsid w:val="00C804D6"/>
    <w:rsid w:val="00C80A01"/>
    <w:rsid w:val="00C818EF"/>
    <w:rsid w:val="00C83042"/>
    <w:rsid w:val="00C845F6"/>
    <w:rsid w:val="00C84F21"/>
    <w:rsid w:val="00C85EC5"/>
    <w:rsid w:val="00C8680E"/>
    <w:rsid w:val="00C86895"/>
    <w:rsid w:val="00C86C78"/>
    <w:rsid w:val="00C876E5"/>
    <w:rsid w:val="00C877DF"/>
    <w:rsid w:val="00C87D49"/>
    <w:rsid w:val="00C903DD"/>
    <w:rsid w:val="00C9062A"/>
    <w:rsid w:val="00C915C7"/>
    <w:rsid w:val="00C91BD6"/>
    <w:rsid w:val="00C921C9"/>
    <w:rsid w:val="00C9258D"/>
    <w:rsid w:val="00C932D4"/>
    <w:rsid w:val="00C9383A"/>
    <w:rsid w:val="00C94A32"/>
    <w:rsid w:val="00C94EF2"/>
    <w:rsid w:val="00C95B55"/>
    <w:rsid w:val="00C968F2"/>
    <w:rsid w:val="00C97227"/>
    <w:rsid w:val="00CA0321"/>
    <w:rsid w:val="00CA07B6"/>
    <w:rsid w:val="00CA0CF3"/>
    <w:rsid w:val="00CA2BFF"/>
    <w:rsid w:val="00CA319A"/>
    <w:rsid w:val="00CA3E47"/>
    <w:rsid w:val="00CA4D7F"/>
    <w:rsid w:val="00CA51C8"/>
    <w:rsid w:val="00CA5249"/>
    <w:rsid w:val="00CA5FEC"/>
    <w:rsid w:val="00CA69C3"/>
    <w:rsid w:val="00CA79D1"/>
    <w:rsid w:val="00CB056E"/>
    <w:rsid w:val="00CB0642"/>
    <w:rsid w:val="00CB0F86"/>
    <w:rsid w:val="00CB19C0"/>
    <w:rsid w:val="00CB1B5A"/>
    <w:rsid w:val="00CB2CDA"/>
    <w:rsid w:val="00CB2F0F"/>
    <w:rsid w:val="00CB31E1"/>
    <w:rsid w:val="00CB3951"/>
    <w:rsid w:val="00CB46AD"/>
    <w:rsid w:val="00CB5360"/>
    <w:rsid w:val="00CB5498"/>
    <w:rsid w:val="00CB5544"/>
    <w:rsid w:val="00CB5D1C"/>
    <w:rsid w:val="00CB6620"/>
    <w:rsid w:val="00CB6ACD"/>
    <w:rsid w:val="00CB73AE"/>
    <w:rsid w:val="00CB7684"/>
    <w:rsid w:val="00CB7F46"/>
    <w:rsid w:val="00CC13B5"/>
    <w:rsid w:val="00CC1FD5"/>
    <w:rsid w:val="00CC2BB2"/>
    <w:rsid w:val="00CC36E9"/>
    <w:rsid w:val="00CC3E6D"/>
    <w:rsid w:val="00CC400E"/>
    <w:rsid w:val="00CC468A"/>
    <w:rsid w:val="00CC4759"/>
    <w:rsid w:val="00CC48C7"/>
    <w:rsid w:val="00CC4CCE"/>
    <w:rsid w:val="00CC4E4B"/>
    <w:rsid w:val="00CC5496"/>
    <w:rsid w:val="00CC5AAE"/>
    <w:rsid w:val="00CC5B17"/>
    <w:rsid w:val="00CC5B30"/>
    <w:rsid w:val="00CC7A2D"/>
    <w:rsid w:val="00CC7C2C"/>
    <w:rsid w:val="00CD0448"/>
    <w:rsid w:val="00CD06B9"/>
    <w:rsid w:val="00CD2D48"/>
    <w:rsid w:val="00CD470D"/>
    <w:rsid w:val="00CD47B1"/>
    <w:rsid w:val="00CD482D"/>
    <w:rsid w:val="00CD49D2"/>
    <w:rsid w:val="00CD5199"/>
    <w:rsid w:val="00CD55D3"/>
    <w:rsid w:val="00CD5E35"/>
    <w:rsid w:val="00CD67AE"/>
    <w:rsid w:val="00CD6C96"/>
    <w:rsid w:val="00CD7971"/>
    <w:rsid w:val="00CD7A1E"/>
    <w:rsid w:val="00CD7BB3"/>
    <w:rsid w:val="00CE0F24"/>
    <w:rsid w:val="00CE18C7"/>
    <w:rsid w:val="00CE3216"/>
    <w:rsid w:val="00CE33B7"/>
    <w:rsid w:val="00CE3C6C"/>
    <w:rsid w:val="00CE40A5"/>
    <w:rsid w:val="00CE4623"/>
    <w:rsid w:val="00CE5026"/>
    <w:rsid w:val="00CE55C6"/>
    <w:rsid w:val="00CE56E0"/>
    <w:rsid w:val="00CE58AF"/>
    <w:rsid w:val="00CE5BBE"/>
    <w:rsid w:val="00CE6E71"/>
    <w:rsid w:val="00CE6E77"/>
    <w:rsid w:val="00CE7367"/>
    <w:rsid w:val="00CE7416"/>
    <w:rsid w:val="00CE7846"/>
    <w:rsid w:val="00CE7A15"/>
    <w:rsid w:val="00CE7CF8"/>
    <w:rsid w:val="00CF01A3"/>
    <w:rsid w:val="00CF0E85"/>
    <w:rsid w:val="00CF2024"/>
    <w:rsid w:val="00CF2F43"/>
    <w:rsid w:val="00CF36A1"/>
    <w:rsid w:val="00CF36C7"/>
    <w:rsid w:val="00CF484F"/>
    <w:rsid w:val="00CF4B59"/>
    <w:rsid w:val="00CF4EA8"/>
    <w:rsid w:val="00CF5764"/>
    <w:rsid w:val="00CF61AD"/>
    <w:rsid w:val="00CF6EAA"/>
    <w:rsid w:val="00CF75BA"/>
    <w:rsid w:val="00CF784A"/>
    <w:rsid w:val="00CF7B67"/>
    <w:rsid w:val="00D000BA"/>
    <w:rsid w:val="00D00D65"/>
    <w:rsid w:val="00D0249F"/>
    <w:rsid w:val="00D0266C"/>
    <w:rsid w:val="00D028B3"/>
    <w:rsid w:val="00D02DF6"/>
    <w:rsid w:val="00D03291"/>
    <w:rsid w:val="00D03F12"/>
    <w:rsid w:val="00D0472B"/>
    <w:rsid w:val="00D04AC9"/>
    <w:rsid w:val="00D04DB2"/>
    <w:rsid w:val="00D0505A"/>
    <w:rsid w:val="00D051E0"/>
    <w:rsid w:val="00D0678C"/>
    <w:rsid w:val="00D068D4"/>
    <w:rsid w:val="00D07761"/>
    <w:rsid w:val="00D1054A"/>
    <w:rsid w:val="00D1092C"/>
    <w:rsid w:val="00D10B06"/>
    <w:rsid w:val="00D1215D"/>
    <w:rsid w:val="00D12ECC"/>
    <w:rsid w:val="00D13043"/>
    <w:rsid w:val="00D139D7"/>
    <w:rsid w:val="00D148D6"/>
    <w:rsid w:val="00D14FE6"/>
    <w:rsid w:val="00D15052"/>
    <w:rsid w:val="00D15905"/>
    <w:rsid w:val="00D15B89"/>
    <w:rsid w:val="00D16C4B"/>
    <w:rsid w:val="00D175A7"/>
    <w:rsid w:val="00D179EF"/>
    <w:rsid w:val="00D17A52"/>
    <w:rsid w:val="00D20339"/>
    <w:rsid w:val="00D20791"/>
    <w:rsid w:val="00D20A15"/>
    <w:rsid w:val="00D20D7C"/>
    <w:rsid w:val="00D20F2C"/>
    <w:rsid w:val="00D21346"/>
    <w:rsid w:val="00D216F9"/>
    <w:rsid w:val="00D2311C"/>
    <w:rsid w:val="00D23559"/>
    <w:rsid w:val="00D2438B"/>
    <w:rsid w:val="00D2525E"/>
    <w:rsid w:val="00D256A7"/>
    <w:rsid w:val="00D2616F"/>
    <w:rsid w:val="00D26AA7"/>
    <w:rsid w:val="00D27A57"/>
    <w:rsid w:val="00D27AFE"/>
    <w:rsid w:val="00D27EF8"/>
    <w:rsid w:val="00D305EF"/>
    <w:rsid w:val="00D3062C"/>
    <w:rsid w:val="00D31113"/>
    <w:rsid w:val="00D3182E"/>
    <w:rsid w:val="00D318A7"/>
    <w:rsid w:val="00D31AE9"/>
    <w:rsid w:val="00D328FE"/>
    <w:rsid w:val="00D33074"/>
    <w:rsid w:val="00D3386A"/>
    <w:rsid w:val="00D35DCF"/>
    <w:rsid w:val="00D36507"/>
    <w:rsid w:val="00D36FD6"/>
    <w:rsid w:val="00D37410"/>
    <w:rsid w:val="00D3794E"/>
    <w:rsid w:val="00D401F8"/>
    <w:rsid w:val="00D4042A"/>
    <w:rsid w:val="00D40715"/>
    <w:rsid w:val="00D408E0"/>
    <w:rsid w:val="00D41EC0"/>
    <w:rsid w:val="00D42197"/>
    <w:rsid w:val="00D422D7"/>
    <w:rsid w:val="00D4236F"/>
    <w:rsid w:val="00D42EC8"/>
    <w:rsid w:val="00D43AF5"/>
    <w:rsid w:val="00D440C5"/>
    <w:rsid w:val="00D443D1"/>
    <w:rsid w:val="00D44593"/>
    <w:rsid w:val="00D44D0E"/>
    <w:rsid w:val="00D44DDE"/>
    <w:rsid w:val="00D45D95"/>
    <w:rsid w:val="00D45F39"/>
    <w:rsid w:val="00D468CD"/>
    <w:rsid w:val="00D47351"/>
    <w:rsid w:val="00D476F5"/>
    <w:rsid w:val="00D47A85"/>
    <w:rsid w:val="00D47ED2"/>
    <w:rsid w:val="00D503B7"/>
    <w:rsid w:val="00D51310"/>
    <w:rsid w:val="00D5198D"/>
    <w:rsid w:val="00D51CE7"/>
    <w:rsid w:val="00D51D39"/>
    <w:rsid w:val="00D52ADF"/>
    <w:rsid w:val="00D52C1C"/>
    <w:rsid w:val="00D5304E"/>
    <w:rsid w:val="00D53C73"/>
    <w:rsid w:val="00D5456A"/>
    <w:rsid w:val="00D54743"/>
    <w:rsid w:val="00D55491"/>
    <w:rsid w:val="00D57618"/>
    <w:rsid w:val="00D60EE4"/>
    <w:rsid w:val="00D62726"/>
    <w:rsid w:val="00D6298F"/>
    <w:rsid w:val="00D632AC"/>
    <w:rsid w:val="00D6359B"/>
    <w:rsid w:val="00D63943"/>
    <w:rsid w:val="00D63985"/>
    <w:rsid w:val="00D64468"/>
    <w:rsid w:val="00D65380"/>
    <w:rsid w:val="00D65B2B"/>
    <w:rsid w:val="00D667DE"/>
    <w:rsid w:val="00D66926"/>
    <w:rsid w:val="00D67E2A"/>
    <w:rsid w:val="00D708A7"/>
    <w:rsid w:val="00D70D62"/>
    <w:rsid w:val="00D70F82"/>
    <w:rsid w:val="00D71133"/>
    <w:rsid w:val="00D71EE0"/>
    <w:rsid w:val="00D7335C"/>
    <w:rsid w:val="00D73BDF"/>
    <w:rsid w:val="00D743FE"/>
    <w:rsid w:val="00D74468"/>
    <w:rsid w:val="00D74EAD"/>
    <w:rsid w:val="00D75672"/>
    <w:rsid w:val="00D75B6E"/>
    <w:rsid w:val="00D7602A"/>
    <w:rsid w:val="00D76C1D"/>
    <w:rsid w:val="00D77363"/>
    <w:rsid w:val="00D7746E"/>
    <w:rsid w:val="00D80C25"/>
    <w:rsid w:val="00D80C53"/>
    <w:rsid w:val="00D80E61"/>
    <w:rsid w:val="00D81178"/>
    <w:rsid w:val="00D811A4"/>
    <w:rsid w:val="00D81523"/>
    <w:rsid w:val="00D81AB8"/>
    <w:rsid w:val="00D81B0A"/>
    <w:rsid w:val="00D81F33"/>
    <w:rsid w:val="00D82484"/>
    <w:rsid w:val="00D8273D"/>
    <w:rsid w:val="00D82ED6"/>
    <w:rsid w:val="00D834A8"/>
    <w:rsid w:val="00D83898"/>
    <w:rsid w:val="00D839FE"/>
    <w:rsid w:val="00D84AD6"/>
    <w:rsid w:val="00D85833"/>
    <w:rsid w:val="00D87F3B"/>
    <w:rsid w:val="00D90414"/>
    <w:rsid w:val="00D9075C"/>
    <w:rsid w:val="00D907A8"/>
    <w:rsid w:val="00D90C6C"/>
    <w:rsid w:val="00D90DD8"/>
    <w:rsid w:val="00D91AFA"/>
    <w:rsid w:val="00D91D83"/>
    <w:rsid w:val="00D92358"/>
    <w:rsid w:val="00D92D75"/>
    <w:rsid w:val="00D938A1"/>
    <w:rsid w:val="00D93A16"/>
    <w:rsid w:val="00D947F5"/>
    <w:rsid w:val="00D9528D"/>
    <w:rsid w:val="00D952AB"/>
    <w:rsid w:val="00D9695C"/>
    <w:rsid w:val="00D96C19"/>
    <w:rsid w:val="00D96FE3"/>
    <w:rsid w:val="00D97003"/>
    <w:rsid w:val="00D97366"/>
    <w:rsid w:val="00D97419"/>
    <w:rsid w:val="00D974FE"/>
    <w:rsid w:val="00DA100B"/>
    <w:rsid w:val="00DA19C9"/>
    <w:rsid w:val="00DA1FBA"/>
    <w:rsid w:val="00DA21CF"/>
    <w:rsid w:val="00DA3802"/>
    <w:rsid w:val="00DA3A9F"/>
    <w:rsid w:val="00DA3CA2"/>
    <w:rsid w:val="00DA3F02"/>
    <w:rsid w:val="00DA42F9"/>
    <w:rsid w:val="00DA52A4"/>
    <w:rsid w:val="00DA647B"/>
    <w:rsid w:val="00DA6A77"/>
    <w:rsid w:val="00DA76FF"/>
    <w:rsid w:val="00DB06B7"/>
    <w:rsid w:val="00DB10FE"/>
    <w:rsid w:val="00DB1327"/>
    <w:rsid w:val="00DB4B32"/>
    <w:rsid w:val="00DB514D"/>
    <w:rsid w:val="00DB521A"/>
    <w:rsid w:val="00DB58A1"/>
    <w:rsid w:val="00DB5FCA"/>
    <w:rsid w:val="00DB6E64"/>
    <w:rsid w:val="00DB6F56"/>
    <w:rsid w:val="00DB7016"/>
    <w:rsid w:val="00DB7C84"/>
    <w:rsid w:val="00DB7C92"/>
    <w:rsid w:val="00DC093B"/>
    <w:rsid w:val="00DC0DD0"/>
    <w:rsid w:val="00DC2082"/>
    <w:rsid w:val="00DC22B5"/>
    <w:rsid w:val="00DC2D34"/>
    <w:rsid w:val="00DC3B4A"/>
    <w:rsid w:val="00DC3EDB"/>
    <w:rsid w:val="00DC403B"/>
    <w:rsid w:val="00DC4442"/>
    <w:rsid w:val="00DC4FDF"/>
    <w:rsid w:val="00DC514B"/>
    <w:rsid w:val="00DC5E5B"/>
    <w:rsid w:val="00DC6BEA"/>
    <w:rsid w:val="00DC6EBA"/>
    <w:rsid w:val="00DC7A32"/>
    <w:rsid w:val="00DD05A9"/>
    <w:rsid w:val="00DD09CA"/>
    <w:rsid w:val="00DD0B69"/>
    <w:rsid w:val="00DD0B75"/>
    <w:rsid w:val="00DD1B31"/>
    <w:rsid w:val="00DD25DC"/>
    <w:rsid w:val="00DD2665"/>
    <w:rsid w:val="00DD2A46"/>
    <w:rsid w:val="00DD3922"/>
    <w:rsid w:val="00DD3E77"/>
    <w:rsid w:val="00DD5012"/>
    <w:rsid w:val="00DD56A5"/>
    <w:rsid w:val="00DD591D"/>
    <w:rsid w:val="00DD594F"/>
    <w:rsid w:val="00DD5A7E"/>
    <w:rsid w:val="00DD6093"/>
    <w:rsid w:val="00DD6D3D"/>
    <w:rsid w:val="00DD6DB7"/>
    <w:rsid w:val="00DD748A"/>
    <w:rsid w:val="00DD7549"/>
    <w:rsid w:val="00DD7935"/>
    <w:rsid w:val="00DD7BDA"/>
    <w:rsid w:val="00DD7C99"/>
    <w:rsid w:val="00DE0212"/>
    <w:rsid w:val="00DE0DE5"/>
    <w:rsid w:val="00DE0EEF"/>
    <w:rsid w:val="00DE127C"/>
    <w:rsid w:val="00DE184D"/>
    <w:rsid w:val="00DE2DEB"/>
    <w:rsid w:val="00DE3013"/>
    <w:rsid w:val="00DE41DA"/>
    <w:rsid w:val="00DE452B"/>
    <w:rsid w:val="00DE65E7"/>
    <w:rsid w:val="00DE6754"/>
    <w:rsid w:val="00DE6FE6"/>
    <w:rsid w:val="00DE75DA"/>
    <w:rsid w:val="00DE7F22"/>
    <w:rsid w:val="00DF0429"/>
    <w:rsid w:val="00DF047E"/>
    <w:rsid w:val="00DF07B8"/>
    <w:rsid w:val="00DF0ED6"/>
    <w:rsid w:val="00DF0EEA"/>
    <w:rsid w:val="00DF1167"/>
    <w:rsid w:val="00DF2264"/>
    <w:rsid w:val="00DF4112"/>
    <w:rsid w:val="00DF4130"/>
    <w:rsid w:val="00DF475A"/>
    <w:rsid w:val="00DF524C"/>
    <w:rsid w:val="00DF5B2B"/>
    <w:rsid w:val="00DF607D"/>
    <w:rsid w:val="00DF62AE"/>
    <w:rsid w:val="00DF639A"/>
    <w:rsid w:val="00DF643C"/>
    <w:rsid w:val="00DF6483"/>
    <w:rsid w:val="00DF6626"/>
    <w:rsid w:val="00DF6CF9"/>
    <w:rsid w:val="00DF78D8"/>
    <w:rsid w:val="00E005BF"/>
    <w:rsid w:val="00E00F76"/>
    <w:rsid w:val="00E0149C"/>
    <w:rsid w:val="00E01FAA"/>
    <w:rsid w:val="00E02059"/>
    <w:rsid w:val="00E02B3F"/>
    <w:rsid w:val="00E03A10"/>
    <w:rsid w:val="00E03AC1"/>
    <w:rsid w:val="00E0479C"/>
    <w:rsid w:val="00E04A5E"/>
    <w:rsid w:val="00E04A92"/>
    <w:rsid w:val="00E04DDE"/>
    <w:rsid w:val="00E05770"/>
    <w:rsid w:val="00E05876"/>
    <w:rsid w:val="00E065AD"/>
    <w:rsid w:val="00E069A5"/>
    <w:rsid w:val="00E06A62"/>
    <w:rsid w:val="00E06E04"/>
    <w:rsid w:val="00E07189"/>
    <w:rsid w:val="00E104E9"/>
    <w:rsid w:val="00E106D1"/>
    <w:rsid w:val="00E10F73"/>
    <w:rsid w:val="00E1112D"/>
    <w:rsid w:val="00E111F5"/>
    <w:rsid w:val="00E11AE6"/>
    <w:rsid w:val="00E11CAA"/>
    <w:rsid w:val="00E122DE"/>
    <w:rsid w:val="00E12CCC"/>
    <w:rsid w:val="00E13065"/>
    <w:rsid w:val="00E1327C"/>
    <w:rsid w:val="00E13AF0"/>
    <w:rsid w:val="00E13FDE"/>
    <w:rsid w:val="00E14F6F"/>
    <w:rsid w:val="00E15CE2"/>
    <w:rsid w:val="00E15DA6"/>
    <w:rsid w:val="00E160FA"/>
    <w:rsid w:val="00E20602"/>
    <w:rsid w:val="00E2080A"/>
    <w:rsid w:val="00E209F5"/>
    <w:rsid w:val="00E20BAE"/>
    <w:rsid w:val="00E20DB0"/>
    <w:rsid w:val="00E20ED1"/>
    <w:rsid w:val="00E21576"/>
    <w:rsid w:val="00E22BAC"/>
    <w:rsid w:val="00E23698"/>
    <w:rsid w:val="00E24180"/>
    <w:rsid w:val="00E25B78"/>
    <w:rsid w:val="00E25E5F"/>
    <w:rsid w:val="00E25F14"/>
    <w:rsid w:val="00E2602B"/>
    <w:rsid w:val="00E260B8"/>
    <w:rsid w:val="00E263BC"/>
    <w:rsid w:val="00E26B09"/>
    <w:rsid w:val="00E27321"/>
    <w:rsid w:val="00E2760B"/>
    <w:rsid w:val="00E30D22"/>
    <w:rsid w:val="00E30D2C"/>
    <w:rsid w:val="00E30EBF"/>
    <w:rsid w:val="00E31631"/>
    <w:rsid w:val="00E3276D"/>
    <w:rsid w:val="00E32857"/>
    <w:rsid w:val="00E329B5"/>
    <w:rsid w:val="00E3449D"/>
    <w:rsid w:val="00E347C5"/>
    <w:rsid w:val="00E35D0E"/>
    <w:rsid w:val="00E36984"/>
    <w:rsid w:val="00E36DE0"/>
    <w:rsid w:val="00E372FA"/>
    <w:rsid w:val="00E37AA1"/>
    <w:rsid w:val="00E37C0B"/>
    <w:rsid w:val="00E37CAD"/>
    <w:rsid w:val="00E40196"/>
    <w:rsid w:val="00E4070C"/>
    <w:rsid w:val="00E421AC"/>
    <w:rsid w:val="00E4247F"/>
    <w:rsid w:val="00E43368"/>
    <w:rsid w:val="00E44AED"/>
    <w:rsid w:val="00E45AD4"/>
    <w:rsid w:val="00E45C50"/>
    <w:rsid w:val="00E45EAD"/>
    <w:rsid w:val="00E47104"/>
    <w:rsid w:val="00E47801"/>
    <w:rsid w:val="00E479B2"/>
    <w:rsid w:val="00E47B58"/>
    <w:rsid w:val="00E47BF3"/>
    <w:rsid w:val="00E51516"/>
    <w:rsid w:val="00E51E5D"/>
    <w:rsid w:val="00E52317"/>
    <w:rsid w:val="00E5291C"/>
    <w:rsid w:val="00E540E3"/>
    <w:rsid w:val="00E5448F"/>
    <w:rsid w:val="00E54594"/>
    <w:rsid w:val="00E55010"/>
    <w:rsid w:val="00E551F4"/>
    <w:rsid w:val="00E5571A"/>
    <w:rsid w:val="00E5610F"/>
    <w:rsid w:val="00E56165"/>
    <w:rsid w:val="00E563BD"/>
    <w:rsid w:val="00E5674F"/>
    <w:rsid w:val="00E56B2E"/>
    <w:rsid w:val="00E56B8F"/>
    <w:rsid w:val="00E57829"/>
    <w:rsid w:val="00E6070D"/>
    <w:rsid w:val="00E60BEC"/>
    <w:rsid w:val="00E62075"/>
    <w:rsid w:val="00E6247B"/>
    <w:rsid w:val="00E63392"/>
    <w:rsid w:val="00E63C37"/>
    <w:rsid w:val="00E64B44"/>
    <w:rsid w:val="00E64C0C"/>
    <w:rsid w:val="00E64CA0"/>
    <w:rsid w:val="00E65EC5"/>
    <w:rsid w:val="00E66580"/>
    <w:rsid w:val="00E668A4"/>
    <w:rsid w:val="00E66DB0"/>
    <w:rsid w:val="00E67A5E"/>
    <w:rsid w:val="00E67C99"/>
    <w:rsid w:val="00E72857"/>
    <w:rsid w:val="00E72D13"/>
    <w:rsid w:val="00E731FA"/>
    <w:rsid w:val="00E735AF"/>
    <w:rsid w:val="00E73715"/>
    <w:rsid w:val="00E73B0E"/>
    <w:rsid w:val="00E74558"/>
    <w:rsid w:val="00E74BA0"/>
    <w:rsid w:val="00E74FFF"/>
    <w:rsid w:val="00E750B1"/>
    <w:rsid w:val="00E767DA"/>
    <w:rsid w:val="00E801BE"/>
    <w:rsid w:val="00E80735"/>
    <w:rsid w:val="00E816A6"/>
    <w:rsid w:val="00E81E24"/>
    <w:rsid w:val="00E82127"/>
    <w:rsid w:val="00E82729"/>
    <w:rsid w:val="00E8291C"/>
    <w:rsid w:val="00E82CB8"/>
    <w:rsid w:val="00E83B86"/>
    <w:rsid w:val="00E83EAF"/>
    <w:rsid w:val="00E8403C"/>
    <w:rsid w:val="00E84405"/>
    <w:rsid w:val="00E84507"/>
    <w:rsid w:val="00E84CC5"/>
    <w:rsid w:val="00E85B79"/>
    <w:rsid w:val="00E86A53"/>
    <w:rsid w:val="00E86BFD"/>
    <w:rsid w:val="00E8720D"/>
    <w:rsid w:val="00E87925"/>
    <w:rsid w:val="00E87BC0"/>
    <w:rsid w:val="00E87E9D"/>
    <w:rsid w:val="00E908AD"/>
    <w:rsid w:val="00E90AE2"/>
    <w:rsid w:val="00E9118A"/>
    <w:rsid w:val="00E920B4"/>
    <w:rsid w:val="00E9211F"/>
    <w:rsid w:val="00E923F1"/>
    <w:rsid w:val="00E92909"/>
    <w:rsid w:val="00E92D63"/>
    <w:rsid w:val="00E92EE9"/>
    <w:rsid w:val="00E9303C"/>
    <w:rsid w:val="00E934B7"/>
    <w:rsid w:val="00E93D2A"/>
    <w:rsid w:val="00E94B1B"/>
    <w:rsid w:val="00E952F3"/>
    <w:rsid w:val="00E95445"/>
    <w:rsid w:val="00E95641"/>
    <w:rsid w:val="00E96621"/>
    <w:rsid w:val="00EA1C65"/>
    <w:rsid w:val="00EA1EB7"/>
    <w:rsid w:val="00EA2F8E"/>
    <w:rsid w:val="00EA3237"/>
    <w:rsid w:val="00EA442B"/>
    <w:rsid w:val="00EA6350"/>
    <w:rsid w:val="00EA6F78"/>
    <w:rsid w:val="00EB01B6"/>
    <w:rsid w:val="00EB0349"/>
    <w:rsid w:val="00EB0AEE"/>
    <w:rsid w:val="00EB0D64"/>
    <w:rsid w:val="00EB27D7"/>
    <w:rsid w:val="00EB2A04"/>
    <w:rsid w:val="00EB4EFD"/>
    <w:rsid w:val="00EB5490"/>
    <w:rsid w:val="00EB597F"/>
    <w:rsid w:val="00EB5DCD"/>
    <w:rsid w:val="00EB7795"/>
    <w:rsid w:val="00EC00D2"/>
    <w:rsid w:val="00EC0C95"/>
    <w:rsid w:val="00EC0D57"/>
    <w:rsid w:val="00EC1411"/>
    <w:rsid w:val="00EC151A"/>
    <w:rsid w:val="00EC1C48"/>
    <w:rsid w:val="00EC1C79"/>
    <w:rsid w:val="00EC24C9"/>
    <w:rsid w:val="00EC2B57"/>
    <w:rsid w:val="00EC2C75"/>
    <w:rsid w:val="00EC305D"/>
    <w:rsid w:val="00EC3835"/>
    <w:rsid w:val="00EC3E40"/>
    <w:rsid w:val="00EC51E0"/>
    <w:rsid w:val="00EC5557"/>
    <w:rsid w:val="00EC58A7"/>
    <w:rsid w:val="00EC5A51"/>
    <w:rsid w:val="00EC5A6E"/>
    <w:rsid w:val="00EC70E9"/>
    <w:rsid w:val="00EC7938"/>
    <w:rsid w:val="00ED0301"/>
    <w:rsid w:val="00ED1F97"/>
    <w:rsid w:val="00ED226F"/>
    <w:rsid w:val="00ED26F8"/>
    <w:rsid w:val="00ED2AAF"/>
    <w:rsid w:val="00ED4180"/>
    <w:rsid w:val="00ED4450"/>
    <w:rsid w:val="00ED4AA0"/>
    <w:rsid w:val="00ED57CA"/>
    <w:rsid w:val="00ED5D35"/>
    <w:rsid w:val="00ED5DE3"/>
    <w:rsid w:val="00ED63CA"/>
    <w:rsid w:val="00ED6E53"/>
    <w:rsid w:val="00ED7195"/>
    <w:rsid w:val="00ED75BD"/>
    <w:rsid w:val="00ED7CD4"/>
    <w:rsid w:val="00EE00BA"/>
    <w:rsid w:val="00EE0C24"/>
    <w:rsid w:val="00EE0F5C"/>
    <w:rsid w:val="00EE206C"/>
    <w:rsid w:val="00EE2413"/>
    <w:rsid w:val="00EE3911"/>
    <w:rsid w:val="00EE3AB1"/>
    <w:rsid w:val="00EE49F9"/>
    <w:rsid w:val="00EE4D66"/>
    <w:rsid w:val="00EE5608"/>
    <w:rsid w:val="00EE5E17"/>
    <w:rsid w:val="00EE711D"/>
    <w:rsid w:val="00EE772D"/>
    <w:rsid w:val="00EE7ACE"/>
    <w:rsid w:val="00EF0077"/>
    <w:rsid w:val="00EF032C"/>
    <w:rsid w:val="00EF097A"/>
    <w:rsid w:val="00EF0CDF"/>
    <w:rsid w:val="00EF0FD7"/>
    <w:rsid w:val="00EF21CD"/>
    <w:rsid w:val="00EF2FDE"/>
    <w:rsid w:val="00EF3DD9"/>
    <w:rsid w:val="00EF3EF3"/>
    <w:rsid w:val="00EF3F8E"/>
    <w:rsid w:val="00EF5166"/>
    <w:rsid w:val="00EF5DA4"/>
    <w:rsid w:val="00EF6009"/>
    <w:rsid w:val="00EF63D5"/>
    <w:rsid w:val="00EF647F"/>
    <w:rsid w:val="00EF6F1C"/>
    <w:rsid w:val="00F0098E"/>
    <w:rsid w:val="00F00C3A"/>
    <w:rsid w:val="00F00DCB"/>
    <w:rsid w:val="00F010DD"/>
    <w:rsid w:val="00F01C1E"/>
    <w:rsid w:val="00F022BC"/>
    <w:rsid w:val="00F023C2"/>
    <w:rsid w:val="00F029F6"/>
    <w:rsid w:val="00F02AB2"/>
    <w:rsid w:val="00F02BDD"/>
    <w:rsid w:val="00F03079"/>
    <w:rsid w:val="00F03454"/>
    <w:rsid w:val="00F034BC"/>
    <w:rsid w:val="00F03666"/>
    <w:rsid w:val="00F0398D"/>
    <w:rsid w:val="00F039EA"/>
    <w:rsid w:val="00F0414E"/>
    <w:rsid w:val="00F049AE"/>
    <w:rsid w:val="00F04D53"/>
    <w:rsid w:val="00F04E7B"/>
    <w:rsid w:val="00F05736"/>
    <w:rsid w:val="00F05A01"/>
    <w:rsid w:val="00F07375"/>
    <w:rsid w:val="00F07ABC"/>
    <w:rsid w:val="00F07AE4"/>
    <w:rsid w:val="00F10324"/>
    <w:rsid w:val="00F10E71"/>
    <w:rsid w:val="00F1194E"/>
    <w:rsid w:val="00F1289F"/>
    <w:rsid w:val="00F130C1"/>
    <w:rsid w:val="00F131CD"/>
    <w:rsid w:val="00F13D57"/>
    <w:rsid w:val="00F13F5E"/>
    <w:rsid w:val="00F14235"/>
    <w:rsid w:val="00F146AF"/>
    <w:rsid w:val="00F148AC"/>
    <w:rsid w:val="00F15C88"/>
    <w:rsid w:val="00F1604E"/>
    <w:rsid w:val="00F16523"/>
    <w:rsid w:val="00F1753C"/>
    <w:rsid w:val="00F17E01"/>
    <w:rsid w:val="00F17E53"/>
    <w:rsid w:val="00F21194"/>
    <w:rsid w:val="00F2216F"/>
    <w:rsid w:val="00F2306E"/>
    <w:rsid w:val="00F239EF"/>
    <w:rsid w:val="00F24659"/>
    <w:rsid w:val="00F24BED"/>
    <w:rsid w:val="00F251E8"/>
    <w:rsid w:val="00F25356"/>
    <w:rsid w:val="00F27506"/>
    <w:rsid w:val="00F3075A"/>
    <w:rsid w:val="00F30D67"/>
    <w:rsid w:val="00F31189"/>
    <w:rsid w:val="00F338E0"/>
    <w:rsid w:val="00F34553"/>
    <w:rsid w:val="00F345B8"/>
    <w:rsid w:val="00F3492E"/>
    <w:rsid w:val="00F34F72"/>
    <w:rsid w:val="00F35836"/>
    <w:rsid w:val="00F358D6"/>
    <w:rsid w:val="00F35BCE"/>
    <w:rsid w:val="00F369A6"/>
    <w:rsid w:val="00F36C22"/>
    <w:rsid w:val="00F36E51"/>
    <w:rsid w:val="00F373EE"/>
    <w:rsid w:val="00F37C18"/>
    <w:rsid w:val="00F37F49"/>
    <w:rsid w:val="00F40127"/>
    <w:rsid w:val="00F414D9"/>
    <w:rsid w:val="00F419A0"/>
    <w:rsid w:val="00F41A9C"/>
    <w:rsid w:val="00F42170"/>
    <w:rsid w:val="00F43B02"/>
    <w:rsid w:val="00F43CBB"/>
    <w:rsid w:val="00F44139"/>
    <w:rsid w:val="00F443A1"/>
    <w:rsid w:val="00F44762"/>
    <w:rsid w:val="00F44B8A"/>
    <w:rsid w:val="00F4504D"/>
    <w:rsid w:val="00F45467"/>
    <w:rsid w:val="00F4577B"/>
    <w:rsid w:val="00F46026"/>
    <w:rsid w:val="00F4622F"/>
    <w:rsid w:val="00F47B08"/>
    <w:rsid w:val="00F5214F"/>
    <w:rsid w:val="00F523A3"/>
    <w:rsid w:val="00F530E3"/>
    <w:rsid w:val="00F53492"/>
    <w:rsid w:val="00F5489D"/>
    <w:rsid w:val="00F5498F"/>
    <w:rsid w:val="00F56578"/>
    <w:rsid w:val="00F56AB8"/>
    <w:rsid w:val="00F56DAC"/>
    <w:rsid w:val="00F5738F"/>
    <w:rsid w:val="00F57CA9"/>
    <w:rsid w:val="00F60346"/>
    <w:rsid w:val="00F62CEC"/>
    <w:rsid w:val="00F62E46"/>
    <w:rsid w:val="00F645AF"/>
    <w:rsid w:val="00F64FAF"/>
    <w:rsid w:val="00F65204"/>
    <w:rsid w:val="00F65450"/>
    <w:rsid w:val="00F657FB"/>
    <w:rsid w:val="00F65DA8"/>
    <w:rsid w:val="00F65FB9"/>
    <w:rsid w:val="00F662E9"/>
    <w:rsid w:val="00F66E23"/>
    <w:rsid w:val="00F66ECE"/>
    <w:rsid w:val="00F67405"/>
    <w:rsid w:val="00F67B18"/>
    <w:rsid w:val="00F67B86"/>
    <w:rsid w:val="00F707E4"/>
    <w:rsid w:val="00F71F47"/>
    <w:rsid w:val="00F722B2"/>
    <w:rsid w:val="00F729D4"/>
    <w:rsid w:val="00F735BF"/>
    <w:rsid w:val="00F73AF8"/>
    <w:rsid w:val="00F73B2C"/>
    <w:rsid w:val="00F73C44"/>
    <w:rsid w:val="00F7434F"/>
    <w:rsid w:val="00F759CE"/>
    <w:rsid w:val="00F75F06"/>
    <w:rsid w:val="00F76956"/>
    <w:rsid w:val="00F76C41"/>
    <w:rsid w:val="00F773DD"/>
    <w:rsid w:val="00F77665"/>
    <w:rsid w:val="00F77B54"/>
    <w:rsid w:val="00F8073D"/>
    <w:rsid w:val="00F809C0"/>
    <w:rsid w:val="00F81000"/>
    <w:rsid w:val="00F8100B"/>
    <w:rsid w:val="00F83863"/>
    <w:rsid w:val="00F83B05"/>
    <w:rsid w:val="00F83BD4"/>
    <w:rsid w:val="00F85C42"/>
    <w:rsid w:val="00F8661D"/>
    <w:rsid w:val="00F86719"/>
    <w:rsid w:val="00F8692F"/>
    <w:rsid w:val="00F86947"/>
    <w:rsid w:val="00F87231"/>
    <w:rsid w:val="00F87401"/>
    <w:rsid w:val="00F877A5"/>
    <w:rsid w:val="00F87A84"/>
    <w:rsid w:val="00F87FB9"/>
    <w:rsid w:val="00F90C73"/>
    <w:rsid w:val="00F91551"/>
    <w:rsid w:val="00F916CB"/>
    <w:rsid w:val="00F92377"/>
    <w:rsid w:val="00F939DD"/>
    <w:rsid w:val="00F93EC1"/>
    <w:rsid w:val="00F94454"/>
    <w:rsid w:val="00F94463"/>
    <w:rsid w:val="00F94C32"/>
    <w:rsid w:val="00F950B4"/>
    <w:rsid w:val="00F95D44"/>
    <w:rsid w:val="00F962F9"/>
    <w:rsid w:val="00F9737B"/>
    <w:rsid w:val="00F97851"/>
    <w:rsid w:val="00F978ED"/>
    <w:rsid w:val="00FA0CCE"/>
    <w:rsid w:val="00FA0E85"/>
    <w:rsid w:val="00FA17BA"/>
    <w:rsid w:val="00FA19AC"/>
    <w:rsid w:val="00FA23D8"/>
    <w:rsid w:val="00FA267C"/>
    <w:rsid w:val="00FA39EE"/>
    <w:rsid w:val="00FA3F4E"/>
    <w:rsid w:val="00FA40FE"/>
    <w:rsid w:val="00FA4315"/>
    <w:rsid w:val="00FA5062"/>
    <w:rsid w:val="00FA5075"/>
    <w:rsid w:val="00FA572B"/>
    <w:rsid w:val="00FA6CEF"/>
    <w:rsid w:val="00FA7628"/>
    <w:rsid w:val="00FA7AEA"/>
    <w:rsid w:val="00FB0A20"/>
    <w:rsid w:val="00FB0F0A"/>
    <w:rsid w:val="00FB11B5"/>
    <w:rsid w:val="00FB141B"/>
    <w:rsid w:val="00FB1DD3"/>
    <w:rsid w:val="00FB22D9"/>
    <w:rsid w:val="00FB24F8"/>
    <w:rsid w:val="00FB2EA4"/>
    <w:rsid w:val="00FB3780"/>
    <w:rsid w:val="00FB3F4C"/>
    <w:rsid w:val="00FB4860"/>
    <w:rsid w:val="00FB4A0F"/>
    <w:rsid w:val="00FB5039"/>
    <w:rsid w:val="00FB5262"/>
    <w:rsid w:val="00FB57DD"/>
    <w:rsid w:val="00FB6040"/>
    <w:rsid w:val="00FB6598"/>
    <w:rsid w:val="00FC0024"/>
    <w:rsid w:val="00FC0494"/>
    <w:rsid w:val="00FC1D59"/>
    <w:rsid w:val="00FC2B9E"/>
    <w:rsid w:val="00FC33D4"/>
    <w:rsid w:val="00FC3A17"/>
    <w:rsid w:val="00FC449F"/>
    <w:rsid w:val="00FC4BCE"/>
    <w:rsid w:val="00FC570D"/>
    <w:rsid w:val="00FC5808"/>
    <w:rsid w:val="00FC5892"/>
    <w:rsid w:val="00FC5AD6"/>
    <w:rsid w:val="00FC5BB5"/>
    <w:rsid w:val="00FC5C1A"/>
    <w:rsid w:val="00FC6116"/>
    <w:rsid w:val="00FC61D6"/>
    <w:rsid w:val="00FC784F"/>
    <w:rsid w:val="00FD031C"/>
    <w:rsid w:val="00FD0AC9"/>
    <w:rsid w:val="00FD0E01"/>
    <w:rsid w:val="00FD1AD0"/>
    <w:rsid w:val="00FD1E14"/>
    <w:rsid w:val="00FD1E6E"/>
    <w:rsid w:val="00FD2D68"/>
    <w:rsid w:val="00FD3C0B"/>
    <w:rsid w:val="00FD4385"/>
    <w:rsid w:val="00FD523D"/>
    <w:rsid w:val="00FD575B"/>
    <w:rsid w:val="00FD610A"/>
    <w:rsid w:val="00FD61BE"/>
    <w:rsid w:val="00FD657C"/>
    <w:rsid w:val="00FD6CCC"/>
    <w:rsid w:val="00FD6F0A"/>
    <w:rsid w:val="00FD726B"/>
    <w:rsid w:val="00FD7283"/>
    <w:rsid w:val="00FD7CF1"/>
    <w:rsid w:val="00FE0018"/>
    <w:rsid w:val="00FE0113"/>
    <w:rsid w:val="00FE01CA"/>
    <w:rsid w:val="00FE0AF6"/>
    <w:rsid w:val="00FE0D1D"/>
    <w:rsid w:val="00FE140C"/>
    <w:rsid w:val="00FE1788"/>
    <w:rsid w:val="00FE1D31"/>
    <w:rsid w:val="00FE251E"/>
    <w:rsid w:val="00FE3304"/>
    <w:rsid w:val="00FE330F"/>
    <w:rsid w:val="00FE3A27"/>
    <w:rsid w:val="00FE3C17"/>
    <w:rsid w:val="00FE4150"/>
    <w:rsid w:val="00FE42C7"/>
    <w:rsid w:val="00FE50E9"/>
    <w:rsid w:val="00FE536A"/>
    <w:rsid w:val="00FE56D1"/>
    <w:rsid w:val="00FE5735"/>
    <w:rsid w:val="00FE5BC6"/>
    <w:rsid w:val="00FE669B"/>
    <w:rsid w:val="00FE719C"/>
    <w:rsid w:val="00FE74FD"/>
    <w:rsid w:val="00FF0E3C"/>
    <w:rsid w:val="00FF0F9C"/>
    <w:rsid w:val="00FF1E34"/>
    <w:rsid w:val="00FF250B"/>
    <w:rsid w:val="00FF2C1D"/>
    <w:rsid w:val="00FF37D3"/>
    <w:rsid w:val="00FF3A76"/>
    <w:rsid w:val="00FF3A89"/>
    <w:rsid w:val="00FF4942"/>
    <w:rsid w:val="00FF4C32"/>
    <w:rsid w:val="00FF5232"/>
    <w:rsid w:val="00FF5273"/>
    <w:rsid w:val="00FF5620"/>
    <w:rsid w:val="00FF597B"/>
    <w:rsid w:val="00FF6125"/>
    <w:rsid w:val="00FF701D"/>
    <w:rsid w:val="00FF7C37"/>
    <w:rsid w:val="181208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DC0E3C"/>
  <w15:docId w15:val="{13C3FA22-E669-477F-AE8D-25F72C81A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D688C"/>
    <w:pPr>
      <w:tabs>
        <w:tab w:val="left" w:pos="567"/>
      </w:tabs>
      <w:spacing w:after="0" w:line="240" w:lineRule="auto"/>
      <w:ind w:firstLine="567"/>
      <w:jc w:val="both"/>
    </w:pPr>
    <w:rPr>
      <w:rFonts w:ascii="Arial" w:eastAsia="Times New Roman" w:hAnsi="Arial" w:cs="Times New Roman"/>
      <w:sz w:val="24"/>
    </w:rPr>
  </w:style>
  <w:style w:type="paragraph" w:styleId="1">
    <w:name w:val="heading 1"/>
    <w:basedOn w:val="a"/>
    <w:next w:val="a"/>
    <w:link w:val="12"/>
    <w:autoRedefine/>
    <w:qFormat/>
    <w:rsid w:val="009E7971"/>
    <w:pPr>
      <w:keepNext/>
      <w:numPr>
        <w:numId w:val="8"/>
      </w:numPr>
      <w:ind w:left="431" w:hanging="431"/>
      <w:outlineLvl w:val="0"/>
    </w:pPr>
    <w:rPr>
      <w:rFonts w:cs="Arial"/>
      <w:b/>
      <w:bCs/>
      <w:caps/>
      <w:kern w:val="32"/>
      <w:sz w:val="28"/>
      <w:szCs w:val="32"/>
    </w:rPr>
  </w:style>
  <w:style w:type="paragraph" w:styleId="22">
    <w:name w:val="heading 2"/>
    <w:aliases w:val="2 Заголовок 2"/>
    <w:basedOn w:val="a"/>
    <w:next w:val="a"/>
    <w:link w:val="23"/>
    <w:uiPriority w:val="9"/>
    <w:qFormat/>
    <w:rsid w:val="00E11CAA"/>
    <w:pPr>
      <w:spacing w:before="240" w:after="240"/>
      <w:outlineLvl w:val="1"/>
    </w:pPr>
    <w:rPr>
      <w:b/>
      <w:bCs/>
      <w:iCs/>
      <w:caps/>
      <w:szCs w:val="28"/>
    </w:rPr>
  </w:style>
  <w:style w:type="paragraph" w:styleId="3">
    <w:name w:val="heading 3"/>
    <w:aliases w:val="3 Заголовок 3"/>
    <w:basedOn w:val="a"/>
    <w:next w:val="a"/>
    <w:link w:val="32"/>
    <w:autoRedefine/>
    <w:uiPriority w:val="9"/>
    <w:qFormat/>
    <w:rsid w:val="001215BE"/>
    <w:pPr>
      <w:keepNext/>
      <w:keepLines/>
      <w:numPr>
        <w:ilvl w:val="2"/>
        <w:numId w:val="8"/>
      </w:numPr>
      <w:spacing w:before="160" w:after="120" w:line="276" w:lineRule="auto"/>
      <w:outlineLvl w:val="2"/>
    </w:pPr>
    <w:rPr>
      <w:rFonts w:eastAsia="Calibri"/>
      <w:b/>
      <w:caps/>
      <w:sz w:val="20"/>
      <w:szCs w:val="20"/>
    </w:rPr>
  </w:style>
  <w:style w:type="paragraph" w:styleId="4">
    <w:name w:val="heading 4"/>
    <w:basedOn w:val="a"/>
    <w:next w:val="a"/>
    <w:link w:val="42"/>
    <w:qFormat/>
    <w:rsid w:val="00244BDC"/>
    <w:pPr>
      <w:keepNext/>
      <w:numPr>
        <w:ilvl w:val="3"/>
        <w:numId w:val="8"/>
      </w:numPr>
      <w:spacing w:before="240" w:after="240"/>
      <w:outlineLvl w:val="3"/>
    </w:pPr>
    <w:rPr>
      <w:rFonts w:eastAsiaTheme="majorEastAsia" w:cs="Arial"/>
      <w:b/>
      <w:szCs w:val="24"/>
    </w:rPr>
  </w:style>
  <w:style w:type="paragraph" w:styleId="5">
    <w:name w:val="heading 5"/>
    <w:basedOn w:val="a"/>
    <w:next w:val="a"/>
    <w:link w:val="50"/>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2">
    <w:name w:val="Заголовок 1 Знак"/>
    <w:basedOn w:val="a0"/>
    <w:link w:val="1"/>
    <w:rsid w:val="009E7971"/>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0"/>
    <w:link w:val="22"/>
    <w:uiPriority w:val="9"/>
    <w:rsid w:val="00E11CAA"/>
    <w:rPr>
      <w:rFonts w:ascii="Arial" w:eastAsia="Times New Roman" w:hAnsi="Arial" w:cs="Times New Roman"/>
      <w:b/>
      <w:bCs/>
      <w:iCs/>
      <w:caps/>
      <w:sz w:val="24"/>
      <w:szCs w:val="28"/>
    </w:rPr>
  </w:style>
  <w:style w:type="character" w:customStyle="1" w:styleId="32">
    <w:name w:val="Заголовок 3 Знак"/>
    <w:aliases w:val="3 Заголовок 3 Знак"/>
    <w:basedOn w:val="a0"/>
    <w:link w:val="3"/>
    <w:uiPriority w:val="9"/>
    <w:rsid w:val="001215BE"/>
    <w:rPr>
      <w:rFonts w:ascii="Arial" w:eastAsia="Calibri" w:hAnsi="Arial" w:cs="Times New Roman"/>
      <w:b/>
      <w:caps/>
      <w:sz w:val="20"/>
      <w:szCs w:val="20"/>
    </w:rPr>
  </w:style>
  <w:style w:type="character" w:customStyle="1" w:styleId="42">
    <w:name w:val="Заголовок 4 Знак"/>
    <w:basedOn w:val="a0"/>
    <w:link w:val="4"/>
    <w:rsid w:val="00244BDC"/>
    <w:rPr>
      <w:rFonts w:ascii="Arial" w:eastAsiaTheme="majorEastAsia" w:hAnsi="Arial" w:cs="Arial"/>
      <w:b/>
      <w:sz w:val="24"/>
      <w:szCs w:val="24"/>
    </w:rPr>
  </w:style>
  <w:style w:type="paragraph" w:styleId="a3">
    <w:name w:val="header"/>
    <w:basedOn w:val="a"/>
    <w:link w:val="a4"/>
    <w:rsid w:val="006C0925"/>
    <w:pPr>
      <w:tabs>
        <w:tab w:val="center" w:pos="4677"/>
        <w:tab w:val="right" w:pos="9355"/>
      </w:tabs>
    </w:pPr>
    <w:rPr>
      <w:rFonts w:ascii="Calibri" w:eastAsia="Calibri" w:hAnsi="Calibri"/>
      <w:sz w:val="20"/>
      <w:szCs w:val="20"/>
    </w:rPr>
  </w:style>
  <w:style w:type="character" w:customStyle="1" w:styleId="a4">
    <w:name w:val="Верхний колонтитул Знак"/>
    <w:basedOn w:val="a0"/>
    <w:link w:val="a3"/>
    <w:rsid w:val="006C0925"/>
    <w:rPr>
      <w:rFonts w:ascii="Calibri" w:eastAsia="Calibri" w:hAnsi="Calibri" w:cs="Times New Roman"/>
      <w:sz w:val="20"/>
      <w:szCs w:val="20"/>
    </w:rPr>
  </w:style>
  <w:style w:type="paragraph" w:styleId="a5">
    <w:name w:val="footer"/>
    <w:basedOn w:val="a"/>
    <w:link w:val="a6"/>
    <w:uiPriority w:val="99"/>
    <w:rsid w:val="006C0925"/>
    <w:pPr>
      <w:tabs>
        <w:tab w:val="center" w:pos="4677"/>
        <w:tab w:val="right" w:pos="9355"/>
      </w:tabs>
    </w:pPr>
    <w:rPr>
      <w:rFonts w:ascii="Calibri" w:eastAsia="Calibri" w:hAnsi="Calibri"/>
      <w:sz w:val="20"/>
      <w:szCs w:val="20"/>
    </w:rPr>
  </w:style>
  <w:style w:type="character" w:customStyle="1" w:styleId="a6">
    <w:name w:val="Нижний колонтитул Знак"/>
    <w:basedOn w:val="a0"/>
    <w:link w:val="a5"/>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7">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
    <w:basedOn w:val="a"/>
    <w:link w:val="a8"/>
    <w:qFormat/>
    <w:rsid w:val="006C0925"/>
    <w:pPr>
      <w:spacing w:before="100" w:beforeAutospacing="1" w:after="100" w:afterAutospacing="1"/>
    </w:pPr>
    <w:rPr>
      <w:rFonts w:eastAsia="Calibri"/>
      <w:szCs w:val="24"/>
      <w:lang w:eastAsia="ru-RU"/>
    </w:rPr>
  </w:style>
  <w:style w:type="paragraph" w:styleId="14">
    <w:name w:val="toc 1"/>
    <w:basedOn w:val="a"/>
    <w:next w:val="a"/>
    <w:autoRedefine/>
    <w:uiPriority w:val="39"/>
    <w:rsid w:val="007070CA"/>
    <w:pPr>
      <w:tabs>
        <w:tab w:val="left" w:pos="426"/>
        <w:tab w:val="right" w:leader="dot" w:pos="9628"/>
      </w:tabs>
      <w:spacing w:before="120"/>
      <w:ind w:left="426" w:hanging="426"/>
    </w:pPr>
    <w:rPr>
      <w:rFonts w:cs="Arial"/>
      <w:b/>
      <w:noProof/>
      <w:sz w:val="20"/>
      <w:szCs w:val="20"/>
    </w:rPr>
  </w:style>
  <w:style w:type="paragraph" w:styleId="24">
    <w:name w:val="toc 2"/>
    <w:basedOn w:val="a"/>
    <w:next w:val="a"/>
    <w:autoRedefine/>
    <w:uiPriority w:val="39"/>
    <w:rsid w:val="008214FD"/>
    <w:pPr>
      <w:tabs>
        <w:tab w:val="left" w:pos="880"/>
        <w:tab w:val="right" w:leader="dot" w:pos="9629"/>
      </w:tabs>
      <w:ind w:left="240"/>
    </w:pPr>
    <w:rPr>
      <w:rFonts w:asciiTheme="minorHAnsi" w:hAnsiTheme="minorHAnsi"/>
      <w:b/>
      <w:sz w:val="22"/>
    </w:rPr>
  </w:style>
  <w:style w:type="paragraph" w:styleId="33">
    <w:name w:val="toc 3"/>
    <w:basedOn w:val="a"/>
    <w:next w:val="a"/>
    <w:autoRedefine/>
    <w:uiPriority w:val="39"/>
    <w:rsid w:val="00154C26"/>
    <w:pPr>
      <w:tabs>
        <w:tab w:val="left" w:pos="1200"/>
        <w:tab w:val="left" w:pos="1760"/>
        <w:tab w:val="right" w:leader="dot" w:pos="9639"/>
      </w:tabs>
      <w:ind w:left="480" w:right="567"/>
    </w:pPr>
    <w:rPr>
      <w:rFonts w:cs="Arial"/>
      <w:noProof/>
      <w:sz w:val="20"/>
      <w:szCs w:val="20"/>
    </w:rPr>
  </w:style>
  <w:style w:type="paragraph" w:styleId="61">
    <w:name w:val="toc 6"/>
    <w:basedOn w:val="a"/>
    <w:next w:val="a"/>
    <w:autoRedefine/>
    <w:semiHidden/>
    <w:rsid w:val="006C0925"/>
    <w:pPr>
      <w:ind w:left="1200"/>
    </w:pPr>
    <w:rPr>
      <w:rFonts w:asciiTheme="minorHAnsi" w:hAnsiTheme="minorHAnsi"/>
      <w:sz w:val="20"/>
      <w:szCs w:val="20"/>
    </w:rPr>
  </w:style>
  <w:style w:type="paragraph" w:styleId="81">
    <w:name w:val="toc 8"/>
    <w:basedOn w:val="a"/>
    <w:next w:val="a"/>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
    <w:link w:val="ab"/>
    <w:uiPriority w:val="99"/>
    <w:rsid w:val="006C0925"/>
    <w:rPr>
      <w:sz w:val="20"/>
      <w:szCs w:val="20"/>
    </w:rPr>
  </w:style>
  <w:style w:type="character" w:customStyle="1" w:styleId="ab">
    <w:name w:val="Текст примечания Знак"/>
    <w:basedOn w:val="a0"/>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0"/>
    <w:link w:val="af"/>
    <w:semiHidden/>
    <w:rsid w:val="006C0925"/>
    <w:rPr>
      <w:rFonts w:ascii="Tahoma" w:eastAsia="Times New Roman" w:hAnsi="Tahoma" w:cs="Tahoma"/>
      <w:sz w:val="16"/>
      <w:szCs w:val="16"/>
    </w:rPr>
  </w:style>
  <w:style w:type="paragraph" w:styleId="af">
    <w:name w:val="Balloon Text"/>
    <w:basedOn w:val="a"/>
    <w:link w:val="ae"/>
    <w:semiHidden/>
    <w:rsid w:val="006C0925"/>
    <w:rPr>
      <w:rFonts w:ascii="Tahoma" w:hAnsi="Tahoma" w:cs="Tahoma"/>
      <w:sz w:val="16"/>
      <w:szCs w:val="16"/>
    </w:rPr>
  </w:style>
  <w:style w:type="paragraph" w:styleId="34">
    <w:name w:val="Body Text 3"/>
    <w:basedOn w:val="a"/>
    <w:link w:val="35"/>
    <w:rsid w:val="006C0925"/>
    <w:pPr>
      <w:spacing w:before="240" w:after="240"/>
    </w:pPr>
    <w:rPr>
      <w:rFonts w:eastAsia="Calibri"/>
      <w:szCs w:val="24"/>
      <w:lang w:eastAsia="ru-RU"/>
    </w:rPr>
  </w:style>
  <w:style w:type="character" w:customStyle="1" w:styleId="35">
    <w:name w:val="Основной текст 3 Знак"/>
    <w:basedOn w:val="a0"/>
    <w:link w:val="34"/>
    <w:rsid w:val="006C0925"/>
    <w:rPr>
      <w:rFonts w:ascii="Times New Roman" w:eastAsia="Calibri" w:hAnsi="Times New Roman" w:cs="Times New Roman"/>
      <w:sz w:val="24"/>
      <w:szCs w:val="24"/>
      <w:lang w:eastAsia="ru-RU"/>
    </w:rPr>
  </w:style>
  <w:style w:type="paragraph" w:customStyle="1" w:styleId="af0">
    <w:name w:val="ФИО"/>
    <w:basedOn w:val="a"/>
    <w:rsid w:val="006C0925"/>
    <w:pPr>
      <w:spacing w:after="180"/>
      <w:ind w:left="5670"/>
    </w:pPr>
    <w:rPr>
      <w:rFonts w:eastAsia="Calibri"/>
      <w:szCs w:val="20"/>
      <w:lang w:eastAsia="ru-RU"/>
    </w:rPr>
  </w:style>
  <w:style w:type="paragraph" w:styleId="af1">
    <w:name w:val="footnote text"/>
    <w:basedOn w:val="a"/>
    <w:link w:val="af2"/>
    <w:uiPriority w:val="99"/>
    <w:semiHidden/>
    <w:rsid w:val="006C0925"/>
    <w:rPr>
      <w:rFonts w:eastAsia="Calibri"/>
      <w:sz w:val="20"/>
      <w:szCs w:val="20"/>
      <w:lang w:eastAsia="ru-RU"/>
    </w:rPr>
  </w:style>
  <w:style w:type="character" w:customStyle="1" w:styleId="af2">
    <w:name w:val="Текст сноски Знак"/>
    <w:basedOn w:val="a0"/>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
    <w:rsid w:val="006C0925"/>
    <w:pPr>
      <w:numPr>
        <w:ilvl w:val="12"/>
      </w:numPr>
      <w:spacing w:before="60"/>
      <w:ind w:firstLine="567"/>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qFormat/>
    <w:rsid w:val="006C0925"/>
    <w:rPr>
      <w:b/>
    </w:rPr>
  </w:style>
  <w:style w:type="paragraph" w:styleId="36">
    <w:name w:val="Body Text Indent 3"/>
    <w:basedOn w:val="a"/>
    <w:link w:val="37"/>
    <w:rsid w:val="006C0925"/>
    <w:pPr>
      <w:spacing w:after="120"/>
      <w:ind w:left="283"/>
    </w:pPr>
    <w:rPr>
      <w:rFonts w:eastAsia="Calibri"/>
      <w:sz w:val="16"/>
      <w:szCs w:val="16"/>
      <w:lang w:eastAsia="ru-RU"/>
    </w:rPr>
  </w:style>
  <w:style w:type="character" w:customStyle="1" w:styleId="37">
    <w:name w:val="Основной текст с отступом 3 Знак"/>
    <w:basedOn w:val="a0"/>
    <w:link w:val="36"/>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
    <w:rsid w:val="006C0925"/>
    <w:pPr>
      <w:ind w:left="708"/>
    </w:pPr>
  </w:style>
  <w:style w:type="paragraph" w:customStyle="1" w:styleId="S0">
    <w:name w:val="S_Обычный"/>
    <w:basedOn w:val="a"/>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1"/>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0"/>
    <w:link w:val="af9"/>
    <w:semiHidden/>
    <w:rsid w:val="006C0925"/>
    <w:rPr>
      <w:rFonts w:ascii="Times New Roman" w:eastAsia="Calibri" w:hAnsi="Times New Roman" w:cs="Times New Roman"/>
      <w:sz w:val="20"/>
      <w:szCs w:val="20"/>
    </w:rPr>
  </w:style>
  <w:style w:type="paragraph" w:styleId="af9">
    <w:name w:val="endnote text"/>
    <w:basedOn w:val="a"/>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0"/>
    <w:link w:val="afa"/>
    <w:uiPriority w:val="34"/>
    <w:locked/>
    <w:rsid w:val="006C0925"/>
    <w:rPr>
      <w:rFonts w:ascii="Times New Roman" w:eastAsia="Times New Roman" w:hAnsi="Times New Roman" w:cs="Times New Roman"/>
      <w:sz w:val="24"/>
    </w:rPr>
  </w:style>
  <w:style w:type="paragraph" w:styleId="afc">
    <w:name w:val="TOC Heading"/>
    <w:basedOn w:val="1"/>
    <w:next w:val="a"/>
    <w:uiPriority w:val="39"/>
    <w:unhideWhenUsed/>
    <w:qFormat/>
    <w:rsid w:val="006C0925"/>
    <w:pPr>
      <w:keepLines/>
      <w:spacing w:before="48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
    <w:next w:val="a"/>
    <w:autoRedefine/>
    <w:rsid w:val="006C0925"/>
    <w:rPr>
      <w:rFonts w:cs="Arial"/>
      <w:i/>
      <w:sz w:val="20"/>
      <w:szCs w:val="24"/>
      <w:lang w:eastAsia="ru-RU"/>
    </w:rPr>
  </w:style>
  <w:style w:type="paragraph" w:styleId="afd">
    <w:name w:val="Normal Indent"/>
    <w:basedOn w:val="a"/>
    <w:rsid w:val="006C0925"/>
    <w:pPr>
      <w:overflowPunct w:val="0"/>
      <w:autoSpaceDE w:val="0"/>
      <w:autoSpaceDN w:val="0"/>
      <w:adjustRightInd w:val="0"/>
      <w:spacing w:after="120"/>
      <w:ind w:left="720"/>
      <w:textAlignment w:val="baseline"/>
    </w:pPr>
    <w:rPr>
      <w:rFonts w:eastAsia="MS Mincho"/>
      <w:szCs w:val="20"/>
      <w:lang w:val="en-US"/>
    </w:rPr>
  </w:style>
  <w:style w:type="paragraph" w:styleId="26">
    <w:name w:val="Body Text 2"/>
    <w:basedOn w:val="a"/>
    <w:link w:val="27"/>
    <w:rsid w:val="006C0925"/>
    <w:pPr>
      <w:spacing w:after="120" w:line="480" w:lineRule="auto"/>
    </w:pPr>
  </w:style>
  <w:style w:type="character" w:customStyle="1" w:styleId="27">
    <w:name w:val="Основной текст 2 Знак"/>
    <w:basedOn w:val="a0"/>
    <w:link w:val="26"/>
    <w:rsid w:val="006C0925"/>
    <w:rPr>
      <w:rFonts w:ascii="Times New Roman" w:eastAsia="Times New Roman" w:hAnsi="Times New Roman" w:cs="Times New Roman"/>
      <w:sz w:val="24"/>
    </w:rPr>
  </w:style>
  <w:style w:type="paragraph" w:styleId="afe">
    <w:name w:val="Subtitle"/>
    <w:basedOn w:val="a"/>
    <w:next w:val="a"/>
    <w:link w:val="aff"/>
    <w:qFormat/>
    <w:rsid w:val="006C0925"/>
    <w:pPr>
      <w:numPr>
        <w:ilvl w:val="1"/>
      </w:numPr>
      <w:ind w:firstLine="567"/>
    </w:pPr>
    <w:rPr>
      <w:rFonts w:asciiTheme="majorHAnsi" w:eastAsiaTheme="majorEastAsia" w:hAnsiTheme="majorHAnsi" w:cstheme="majorBidi"/>
      <w:i/>
      <w:iCs/>
      <w:color w:val="4F81BD" w:themeColor="accent1"/>
      <w:spacing w:val="15"/>
      <w:szCs w:val="24"/>
    </w:rPr>
  </w:style>
  <w:style w:type="character" w:customStyle="1" w:styleId="aff">
    <w:name w:val="Подзаголовок Знак"/>
    <w:basedOn w:val="a0"/>
    <w:link w:val="afe"/>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
    <w:next w:val="a"/>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b/>
      <w:caps/>
      <w:sz w:val="20"/>
      <w:szCs w:val="20"/>
    </w:rPr>
  </w:style>
  <w:style w:type="paragraph" w:customStyle="1" w:styleId="Sa">
    <w:name w:val="S_ВерхКолонтитулТекст"/>
    <w:basedOn w:val="S0"/>
    <w:next w:val="S0"/>
    <w:rsid w:val="006C0925"/>
    <w:pPr>
      <w:spacing w:before="120"/>
      <w:jc w:val="right"/>
    </w:pPr>
    <w:rPr>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
    <w:link w:val="aff3"/>
    <w:rsid w:val="006C0925"/>
    <w:pPr>
      <w:spacing w:after="120"/>
    </w:pPr>
  </w:style>
  <w:style w:type="character" w:customStyle="1" w:styleId="aff3">
    <w:name w:val="Основной текст Знак"/>
    <w:basedOn w:val="a0"/>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b/>
      <w:sz w:val="20"/>
    </w:rPr>
  </w:style>
  <w:style w:type="paragraph" w:customStyle="1" w:styleId="S12">
    <w:name w:val="S_ЗаголовкиТаблицы1"/>
    <w:basedOn w:val="S0"/>
    <w:rsid w:val="006C0925"/>
    <w:pPr>
      <w:keepNext/>
      <w:jc w:val="center"/>
    </w:pPr>
    <w:rPr>
      <w:b/>
      <w:caps/>
      <w:sz w:val="16"/>
      <w:szCs w:val="16"/>
    </w:rPr>
  </w:style>
  <w:style w:type="paragraph" w:customStyle="1" w:styleId="S22">
    <w:name w:val="S_ЗаголовкиТаблицы2"/>
    <w:basedOn w:val="S0"/>
    <w:rsid w:val="006C0925"/>
    <w:pPr>
      <w:jc w:val="center"/>
    </w:pPr>
    <w:rPr>
      <w:b/>
      <w:sz w:val="14"/>
    </w:rPr>
  </w:style>
  <w:style w:type="paragraph" w:customStyle="1" w:styleId="S13">
    <w:name w:val="S_Заголовок1"/>
    <w:basedOn w:val="a"/>
    <w:next w:val="S0"/>
    <w:rsid w:val="006C0925"/>
    <w:pPr>
      <w:keepNext/>
      <w:pageBreakBefore/>
      <w:outlineLvl w:val="0"/>
    </w:pPr>
    <w:rPr>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
    <w:next w:val="S0"/>
    <w:rsid w:val="006C0925"/>
    <w:pPr>
      <w:keepNext/>
      <w:outlineLvl w:val="1"/>
    </w:pPr>
    <w:rPr>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
    <w:next w:val="S0"/>
    <w:rsid w:val="006C0925"/>
    <w:pPr>
      <w:keepNext/>
      <w:numPr>
        <w:ilvl w:val="2"/>
        <w:numId w:val="3"/>
      </w:numPr>
      <w:ind w:left="0" w:firstLine="0"/>
    </w:pPr>
    <w:rPr>
      <w:b/>
      <w:i/>
      <w:caps/>
      <w:sz w:val="20"/>
      <w:szCs w:val="20"/>
      <w:lang w:eastAsia="ru-RU"/>
    </w:rPr>
  </w:style>
  <w:style w:type="paragraph" w:customStyle="1" w:styleId="Sf">
    <w:name w:val="S_МестоГод"/>
    <w:basedOn w:val="S0"/>
    <w:rsid w:val="006C0925"/>
    <w:pPr>
      <w:spacing w:before="120"/>
      <w:jc w:val="center"/>
    </w:pPr>
    <w:rPr>
      <w:b/>
      <w:caps/>
      <w:sz w:val="18"/>
      <w:szCs w:val="18"/>
    </w:rPr>
  </w:style>
  <w:style w:type="paragraph" w:customStyle="1" w:styleId="Sf0">
    <w:name w:val="S_НазваниеРисунка"/>
    <w:basedOn w:val="a"/>
    <w:next w:val="S0"/>
    <w:rsid w:val="006C0925"/>
    <w:pPr>
      <w:spacing w:before="60"/>
      <w:jc w:val="center"/>
    </w:pPr>
    <w:rPr>
      <w:b/>
      <w:sz w:val="20"/>
      <w:szCs w:val="24"/>
      <w:lang w:eastAsia="ru-RU"/>
    </w:rPr>
  </w:style>
  <w:style w:type="paragraph" w:customStyle="1" w:styleId="Sf1">
    <w:name w:val="S_НазваниеТаблицы"/>
    <w:basedOn w:val="S0"/>
    <w:next w:val="S0"/>
    <w:rsid w:val="006C0925"/>
    <w:pPr>
      <w:keepNext/>
      <w:jc w:val="right"/>
    </w:pPr>
    <w:rPr>
      <w:b/>
      <w:sz w:val="20"/>
    </w:rPr>
  </w:style>
  <w:style w:type="paragraph" w:customStyle="1" w:styleId="Sf2">
    <w:name w:val="S_НаименованиеДокумента"/>
    <w:basedOn w:val="S0"/>
    <w:next w:val="S0"/>
    <w:rsid w:val="006C0925"/>
    <w:pPr>
      <w:widowControl/>
      <w:ind w:right="641"/>
      <w:jc w:val="left"/>
    </w:pPr>
    <w:rPr>
      <w:b/>
      <w:caps/>
    </w:rPr>
  </w:style>
  <w:style w:type="paragraph" w:customStyle="1" w:styleId="Sf3">
    <w:name w:val="S_НижнКолонтЛев"/>
    <w:basedOn w:val="S0"/>
    <w:next w:val="S0"/>
    <w:rsid w:val="006C0925"/>
    <w:pPr>
      <w:jc w:val="left"/>
    </w:pPr>
    <w:rPr>
      <w:b/>
      <w:caps/>
      <w:sz w:val="10"/>
      <w:szCs w:val="10"/>
    </w:rPr>
  </w:style>
  <w:style w:type="paragraph" w:customStyle="1" w:styleId="Sf4">
    <w:name w:val="S_НижнКолонтПрав"/>
    <w:basedOn w:val="S0"/>
    <w:next w:val="S0"/>
    <w:rsid w:val="006C0925"/>
    <w:pPr>
      <w:widowControl/>
      <w:ind w:hanging="181"/>
      <w:jc w:val="right"/>
    </w:pPr>
    <w:rPr>
      <w:b/>
      <w:caps/>
      <w:sz w:val="12"/>
      <w:szCs w:val="12"/>
    </w:rPr>
  </w:style>
  <w:style w:type="paragraph" w:customStyle="1" w:styleId="Sf5">
    <w:name w:val="S_НомерДокумента"/>
    <w:basedOn w:val="S0"/>
    <w:next w:val="S0"/>
    <w:rsid w:val="006C0925"/>
    <w:pPr>
      <w:spacing w:before="120" w:after="120"/>
      <w:jc w:val="center"/>
    </w:pPr>
    <w:rPr>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0"/>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
    <w:rsid w:val="009F5EA5"/>
    <w:pPr>
      <w:keepLines/>
      <w:spacing w:after="160" w:line="240" w:lineRule="exact"/>
      <w:jc w:val="left"/>
    </w:pPr>
    <w:rPr>
      <w:rFonts w:ascii="Verdana" w:eastAsia="MS Mincho" w:hAnsi="Verdana" w:cs="Franklin Gothic Book"/>
      <w:szCs w:val="24"/>
      <w:lang w:val="en-US" w:eastAsia="ru-RU"/>
    </w:rPr>
  </w:style>
  <w:style w:type="character" w:styleId="aff5">
    <w:name w:val="annotation reference"/>
    <w:basedOn w:val="a0"/>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
    <w:link w:val="aff8"/>
    <w:qFormat/>
    <w:rsid w:val="00F022BC"/>
    <w:pPr>
      <w:spacing w:before="60" w:after="60"/>
      <w:jc w:val="left"/>
    </w:pPr>
    <w:rPr>
      <w:rFonts w:eastAsia="Calibri" w:cs="Arial"/>
      <w:b/>
      <w:szCs w:val="24"/>
      <w:lang w:eastAsia="ru-RU"/>
    </w:rPr>
  </w:style>
  <w:style w:type="character" w:customStyle="1" w:styleId="aff8">
    <w:name w:val="Шапка таблицы Знак"/>
    <w:basedOn w:val="a0"/>
    <w:link w:val="aff7"/>
    <w:rsid w:val="00F022BC"/>
    <w:rPr>
      <w:rFonts w:ascii="Arial" w:eastAsia="Calibri" w:hAnsi="Arial" w:cs="Arial"/>
      <w:b/>
      <w:sz w:val="24"/>
      <w:szCs w:val="24"/>
      <w:lang w:eastAsia="ru-RU"/>
    </w:rPr>
  </w:style>
  <w:style w:type="paragraph" w:styleId="aff9">
    <w:name w:val="Body Text Indent"/>
    <w:basedOn w:val="a"/>
    <w:link w:val="affa"/>
    <w:uiPriority w:val="99"/>
    <w:unhideWhenUsed/>
    <w:rsid w:val="00F022BC"/>
    <w:pPr>
      <w:spacing w:before="60" w:after="120"/>
      <w:ind w:left="283"/>
    </w:pPr>
    <w:rPr>
      <w:szCs w:val="24"/>
    </w:rPr>
  </w:style>
  <w:style w:type="character" w:customStyle="1" w:styleId="affa">
    <w:name w:val="Основной текст с отступом Знак"/>
    <w:basedOn w:val="a0"/>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0"/>
    <w:link w:val="aff0"/>
    <w:uiPriority w:val="1"/>
    <w:rsid w:val="00D42EC8"/>
    <w:rPr>
      <w:rFonts w:ascii="Calibri" w:eastAsia="Calibri" w:hAnsi="Calibri" w:cs="Times New Roman"/>
    </w:rPr>
  </w:style>
  <w:style w:type="character" w:customStyle="1" w:styleId="50">
    <w:name w:val="Заголовок 5 Знак"/>
    <w:basedOn w:val="a0"/>
    <w:link w:val="5"/>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0"/>
    <w:link w:val="6"/>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0"/>
    <w:link w:val="7"/>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0"/>
    <w:link w:val="8"/>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
    <w:rsid w:val="004F64DC"/>
    <w:pPr>
      <w:numPr>
        <w:numId w:val="10"/>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
    <w:next w:val="a"/>
    <w:link w:val="19"/>
    <w:autoRedefine/>
    <w:qFormat/>
    <w:rsid w:val="00BA77AC"/>
    <w:pPr>
      <w:widowControl w:val="0"/>
      <w:numPr>
        <w:numId w:val="11"/>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0"/>
    <w:next w:val="a"/>
    <w:link w:val="28"/>
    <w:autoRedefine/>
    <w:qFormat/>
    <w:rsid w:val="00BA77AC"/>
    <w:pPr>
      <w:numPr>
        <w:ilvl w:val="1"/>
      </w:numPr>
      <w:outlineLvl w:val="1"/>
    </w:pPr>
    <w:rPr>
      <w:b/>
      <w:bCs w:val="0"/>
      <w:kern w:val="28"/>
      <w:sz w:val="26"/>
      <w:szCs w:val="24"/>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0"/>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9">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
    <w:link w:val="affe"/>
    <w:uiPriority w:val="99"/>
    <w:semiHidden/>
    <w:unhideWhenUsed/>
    <w:rsid w:val="00D15905"/>
    <w:rPr>
      <w:szCs w:val="24"/>
    </w:rPr>
  </w:style>
  <w:style w:type="character" w:customStyle="1" w:styleId="affe">
    <w:name w:val="Схема документа Знак"/>
    <w:basedOn w:val="a0"/>
    <w:link w:val="affd"/>
    <w:uiPriority w:val="99"/>
    <w:semiHidden/>
    <w:rsid w:val="00D15905"/>
    <w:rPr>
      <w:rFonts w:ascii="Times New Roman" w:eastAsia="Times New Roman" w:hAnsi="Times New Roman" w:cs="Times New Roman"/>
      <w:sz w:val="24"/>
      <w:szCs w:val="24"/>
    </w:rPr>
  </w:style>
  <w:style w:type="paragraph" w:customStyle="1" w:styleId="afff">
    <w:name w:val="ЗагТабл"/>
    <w:basedOn w:val="a"/>
    <w:link w:val="afff0"/>
    <w:qFormat/>
    <w:rsid w:val="00403C27"/>
    <w:pPr>
      <w:overflowPunct w:val="0"/>
      <w:autoSpaceDE w:val="0"/>
      <w:autoSpaceDN w:val="0"/>
      <w:adjustRightInd w:val="0"/>
      <w:textAlignment w:val="baseline"/>
    </w:pPr>
    <w:rPr>
      <w:rFonts w:eastAsiaTheme="minorHAnsi" w:cstheme="minorBidi"/>
      <w:b/>
      <w:color w:val="FFFFFF" w:themeColor="background1"/>
      <w:spacing w:val="-10"/>
      <w:sz w:val="20"/>
    </w:rPr>
  </w:style>
  <w:style w:type="character" w:customStyle="1" w:styleId="afff0">
    <w:name w:val="ЗагТабл Знак"/>
    <w:basedOn w:val="a0"/>
    <w:link w:val="afff"/>
    <w:rsid w:val="00403C27"/>
    <w:rPr>
      <w:rFonts w:ascii="Arial" w:hAnsi="Arial"/>
      <w:b/>
      <w:color w:val="FFFFFF" w:themeColor="background1"/>
      <w:spacing w:val="-10"/>
      <w:sz w:val="20"/>
    </w:rPr>
  </w:style>
  <w:style w:type="paragraph" w:customStyle="1" w:styleId="1KD-Normal">
    <w:name w:val="1 KD - Normal для таблиц"/>
    <w:basedOn w:val="a"/>
    <w:link w:val="1KD-NormalChar"/>
    <w:qFormat/>
    <w:rsid w:val="00F239EF"/>
    <w:pPr>
      <w:spacing w:before="4" w:after="4"/>
      <w:contextualSpacing/>
    </w:pPr>
    <w:rPr>
      <w:sz w:val="18"/>
      <w:szCs w:val="24"/>
      <w:lang w:eastAsia="ru-RU"/>
    </w:rPr>
  </w:style>
  <w:style w:type="character" w:customStyle="1" w:styleId="1KD-NormalChar">
    <w:name w:val="1 KD - Normal для таблиц Char"/>
    <w:basedOn w:val="a0"/>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
    <w:autoRedefine/>
    <w:qFormat/>
    <w:rsid w:val="00916FAB"/>
    <w:pPr>
      <w:spacing w:after="240" w:line="276" w:lineRule="auto"/>
      <w:ind w:left="57"/>
      <w:jc w:val="right"/>
    </w:pPr>
    <w:rPr>
      <w:rFonts w:eastAsiaTheme="minorHAnsi" w:cs="Arial"/>
      <w:b/>
      <w:bCs/>
      <w:sz w:val="20"/>
      <w:szCs w:val="24"/>
    </w:rPr>
  </w:style>
  <w:style w:type="paragraph" w:customStyle="1" w:styleId="11">
    <w:name w:val="МИ_Заголовок 1"/>
    <w:basedOn w:val="1"/>
    <w:qFormat/>
    <w:rsid w:val="0012135C"/>
    <w:pPr>
      <w:keepLines/>
      <w:pageBreakBefore/>
      <w:numPr>
        <w:numId w:val="14"/>
      </w:numPr>
      <w:spacing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4"/>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1">
    <w:name w:val="МИ_Заголовок 3"/>
    <w:basedOn w:val="3"/>
    <w:qFormat/>
    <w:rsid w:val="0012135C"/>
    <w:pPr>
      <w:numPr>
        <w:numId w:val="14"/>
      </w:numPr>
      <w:spacing w:before="120"/>
      <w:jc w:val="left"/>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4"/>
      </w:numPr>
      <w:spacing w:before="120" w:line="276" w:lineRule="auto"/>
      <w:ind w:left="864"/>
      <w:jc w:val="left"/>
    </w:pPr>
    <w:rPr>
      <w:rFonts w:ascii="Meta Offc Pro" w:hAnsi="Meta Offc Pro" w:cstheme="majorBidi"/>
      <w:b w:val="0"/>
      <w:iCs/>
      <w:caps/>
      <w:szCs w:val="22"/>
    </w:rPr>
  </w:style>
  <w:style w:type="paragraph" w:customStyle="1" w:styleId="bbb">
    <w:name w:val="bbb"/>
    <w:rsid w:val="00627C3D"/>
    <w:pPr>
      <w:spacing w:after="0" w:line="240" w:lineRule="auto"/>
    </w:pPr>
    <w:rPr>
      <w:rFonts w:ascii="Arial" w:eastAsia="Arial" w:hAnsi="Arial" w:cs="Arial"/>
      <w:color w:val="000000"/>
      <w:sz w:val="18"/>
      <w:szCs w:val="20"/>
      <w:lang w:eastAsia="ru-RU"/>
    </w:rPr>
  </w:style>
  <w:style w:type="table" w:styleId="afff4">
    <w:name w:val="Light Grid"/>
    <w:basedOn w:val="a1"/>
    <w:uiPriority w:val="62"/>
    <w:unhideWhenUsed/>
    <w:rsid w:val="000B23D7"/>
    <w:pPr>
      <w:spacing w:after="0" w:line="240" w:lineRule="auto"/>
    </w:pPr>
    <w:rPr>
      <w:rFonts w:ascii="Times New Roman" w:eastAsia="Times New Roman" w:hAnsi="Times New Roman" w:cs="Times New Roman"/>
      <w:sz w:val="20"/>
      <w:szCs w:val="20"/>
      <w:lang w:eastAsia="ru-RU"/>
    </w:rPr>
    <w:tblPr>
      <w:tblStyleRowBandSize w:val="1"/>
      <w:tblStyleColBandSize w:val="1"/>
      <w:tblInd w:w="113"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hAnsiTheme="majorHAnsi" w:cstheme="majorBidi"/>
        <w:b/>
        <w:bCs/>
        <w:caps/>
        <w:smallCaps w:val="0"/>
        <w:sz w:val="18"/>
      </w:rPr>
      <w:tblPr/>
      <w:tcPr>
        <w:tcBorders>
          <w:top w:val="single" w:sz="8" w:space="0" w:color="C0504D" w:themeColor="accent2"/>
          <w:left w:val="single" w:sz="8" w:space="0" w:color="C0504D" w:themeColor="accent2"/>
          <w:bottom w:val="single" w:sz="12"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Tabname">
    <w:name w:val="Tab_name"/>
    <w:link w:val="TabnameChar"/>
    <w:qFormat/>
    <w:rsid w:val="000B23D7"/>
    <w:pPr>
      <w:widowControl w:val="0"/>
      <w:spacing w:before="240" w:after="0" w:line="240" w:lineRule="auto"/>
    </w:pPr>
    <w:rPr>
      <w:rFonts w:ascii="Arial" w:eastAsia="Times New Roman" w:hAnsi="Arial" w:cs="Times New Roman"/>
      <w:b/>
      <w:iCs/>
      <w:sz w:val="20"/>
      <w:szCs w:val="24"/>
    </w:rPr>
  </w:style>
  <w:style w:type="character" w:customStyle="1" w:styleId="TabnameChar">
    <w:name w:val="Tab_name Char"/>
    <w:basedOn w:val="a0"/>
    <w:link w:val="Tabname"/>
    <w:rsid w:val="000B23D7"/>
    <w:rPr>
      <w:rFonts w:ascii="Arial" w:eastAsia="Times New Roman" w:hAnsi="Arial" w:cs="Times New Roman"/>
      <w:b/>
      <w:iCs/>
      <w:sz w:val="20"/>
      <w:szCs w:val="24"/>
    </w:rPr>
  </w:style>
  <w:style w:type="table" w:styleId="-8">
    <w:name w:val="Table List 8"/>
    <w:basedOn w:val="a1"/>
    <w:uiPriority w:val="99"/>
    <w:semiHidden/>
    <w:unhideWhenUsed/>
    <w:rsid w:val="00AF3CDE"/>
    <w:pPr>
      <w:spacing w:before="60" w:after="60" w:line="240" w:lineRule="auto"/>
    </w:pPr>
    <w:rPr>
      <w:rFonts w:ascii="Times New Roman" w:eastAsia="Times New Roman" w:hAnsi="Times New Roman" w:cs="Times New Roman"/>
      <w:sz w:val="20"/>
      <w:szCs w:val="20"/>
      <w:lang w:eastAsia="ru-R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1">
    <w:name w:val="Dark List Accent 1"/>
    <w:basedOn w:val="a1"/>
    <w:uiPriority w:val="70"/>
    <w:semiHidden/>
    <w:unhideWhenUsed/>
    <w:rsid w:val="00AF3CDE"/>
    <w:pPr>
      <w:spacing w:after="0" w:line="240" w:lineRule="auto"/>
    </w:pPr>
    <w:rPr>
      <w:rFonts w:ascii="Times New Roman" w:eastAsia="Times New Roman" w:hAnsi="Times New Roman" w:cs="Times New Roman"/>
      <w:color w:val="FFFFFF" w:themeColor="background1"/>
      <w:sz w:val="20"/>
      <w:szCs w:val="20"/>
      <w:lang w:eastAsia="ru-RU"/>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
    <w:name w:val="Dark List Accent 2"/>
    <w:basedOn w:val="a1"/>
    <w:uiPriority w:val="70"/>
    <w:semiHidden/>
    <w:unhideWhenUsed/>
    <w:rsid w:val="00AF3CDE"/>
    <w:pPr>
      <w:spacing w:after="0" w:line="240" w:lineRule="auto"/>
    </w:pPr>
    <w:rPr>
      <w:rFonts w:ascii="Times New Roman" w:eastAsia="Times New Roman" w:hAnsi="Times New Roman" w:cs="Times New Roman"/>
      <w:color w:val="FFFFFF" w:themeColor="background1"/>
      <w:sz w:val="20"/>
      <w:szCs w:val="20"/>
      <w:lang w:eastAsia="ru-RU"/>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customStyle="1" w:styleId="14Comment">
    <w:name w:val="14_Comment"/>
    <w:rsid w:val="00220A5C"/>
    <w:rPr>
      <w:i/>
      <w:color w:val="FF0000"/>
    </w:rPr>
  </w:style>
  <w:style w:type="paragraph" w:customStyle="1" w:styleId="afff5">
    <w:name w:val="МИ_Текст"/>
    <w:basedOn w:val="a"/>
    <w:qFormat/>
    <w:rsid w:val="00220A5C"/>
    <w:pPr>
      <w:spacing w:after="120" w:line="276" w:lineRule="auto"/>
      <w:ind w:firstLine="709"/>
    </w:pPr>
    <w:rPr>
      <w:rFonts w:ascii="Meta Offc Pro" w:hAnsi="Meta Offc Pro" w:cstheme="minorBidi"/>
    </w:rPr>
  </w:style>
  <w:style w:type="paragraph" w:customStyle="1" w:styleId="afff6">
    <w:name w:val="Абзац"/>
    <w:basedOn w:val="a"/>
    <w:link w:val="afff7"/>
    <w:rsid w:val="006809BA"/>
    <w:pPr>
      <w:spacing w:before="120" w:after="120"/>
      <w:ind w:firstLine="709"/>
    </w:pPr>
    <w:rPr>
      <w:szCs w:val="20"/>
    </w:rPr>
  </w:style>
  <w:style w:type="character" w:customStyle="1" w:styleId="afff7">
    <w:name w:val="Абзац Знак"/>
    <w:link w:val="afff6"/>
    <w:locked/>
    <w:rsid w:val="006809BA"/>
    <w:rPr>
      <w:rFonts w:ascii="Times New Roman" w:eastAsia="Times New Roman" w:hAnsi="Times New Roman" w:cs="Times New Roman"/>
      <w:sz w:val="24"/>
      <w:szCs w:val="20"/>
    </w:rPr>
  </w:style>
  <w:style w:type="character" w:customStyle="1" w:styleId="a8">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7"/>
    <w:locked/>
    <w:rsid w:val="00366635"/>
    <w:rPr>
      <w:rFonts w:ascii="Times New Roman" w:eastAsia="Calibri" w:hAnsi="Times New Roman" w:cs="Times New Roman"/>
      <w:sz w:val="24"/>
      <w:szCs w:val="24"/>
      <w:lang w:eastAsia="ru-RU"/>
    </w:rPr>
  </w:style>
  <w:style w:type="character" w:customStyle="1" w:styleId="UnresolvedMention1">
    <w:name w:val="Unresolved Mention1"/>
    <w:basedOn w:val="a0"/>
    <w:uiPriority w:val="99"/>
    <w:semiHidden/>
    <w:unhideWhenUsed/>
    <w:rsid w:val="00112EF8"/>
    <w:rPr>
      <w:color w:val="808080"/>
      <w:shd w:val="clear" w:color="auto" w:fill="E6E6E6"/>
    </w:rPr>
  </w:style>
  <w:style w:type="paragraph" w:customStyle="1" w:styleId="TABLECONTENT">
    <w:name w:val="TABLE_CONTENT"/>
    <w:basedOn w:val="a"/>
    <w:link w:val="TABLECONTENTChar"/>
    <w:qFormat/>
    <w:rsid w:val="008A64F0"/>
    <w:pPr>
      <w:ind w:firstLine="0"/>
      <w:jc w:val="left"/>
    </w:pPr>
    <w:rPr>
      <w:rFonts w:cs="Arial"/>
      <w:sz w:val="20"/>
    </w:rPr>
  </w:style>
  <w:style w:type="character" w:customStyle="1" w:styleId="TABLECONTENTChar">
    <w:name w:val="TABLE_CONTENT Char"/>
    <w:basedOn w:val="a0"/>
    <w:link w:val="TABLECONTENT"/>
    <w:rsid w:val="008A64F0"/>
    <w:rPr>
      <w:rFonts w:ascii="Arial" w:eastAsia="Times New Roman" w:hAnsi="Arial" w:cs="Arial"/>
      <w:sz w:val="20"/>
    </w:rPr>
  </w:style>
  <w:style w:type="character" w:customStyle="1" w:styleId="UnresolvedMention2">
    <w:name w:val="Unresolved Mention2"/>
    <w:basedOn w:val="a0"/>
    <w:uiPriority w:val="99"/>
    <w:semiHidden/>
    <w:unhideWhenUsed/>
    <w:rsid w:val="00ED7195"/>
    <w:rPr>
      <w:color w:val="808080"/>
      <w:shd w:val="clear" w:color="auto" w:fill="E6E6E6"/>
    </w:rPr>
  </w:style>
  <w:style w:type="paragraph" w:customStyle="1" w:styleId="afff8">
    <w:name w:val="КД обычный текст"/>
    <w:basedOn w:val="a"/>
    <w:link w:val="afff9"/>
    <w:qFormat/>
    <w:rsid w:val="006D146E"/>
    <w:pPr>
      <w:tabs>
        <w:tab w:val="clear" w:pos="567"/>
      </w:tabs>
      <w:overflowPunct w:val="0"/>
      <w:autoSpaceDE w:val="0"/>
      <w:autoSpaceDN w:val="0"/>
      <w:adjustRightInd w:val="0"/>
      <w:spacing w:before="60"/>
      <w:ind w:firstLine="720"/>
      <w:textAlignment w:val="baseline"/>
    </w:pPr>
    <w:rPr>
      <w:rFonts w:ascii="Times New Roman" w:hAnsi="Times New Roman"/>
      <w:sz w:val="26"/>
      <w:szCs w:val="20"/>
      <w:lang w:eastAsia="ru-RU"/>
    </w:rPr>
  </w:style>
  <w:style w:type="character" w:customStyle="1" w:styleId="afff9">
    <w:name w:val="КД обычный текст Знак"/>
    <w:basedOn w:val="a0"/>
    <w:link w:val="afff8"/>
    <w:rsid w:val="006D146E"/>
    <w:rPr>
      <w:rFonts w:ascii="Times New Roman" w:eastAsia="Times New Roman" w:hAnsi="Times New Roman" w:cs="Times New Roman"/>
      <w:sz w:val="26"/>
      <w:szCs w:val="20"/>
      <w:lang w:eastAsia="ru-RU"/>
    </w:rPr>
  </w:style>
  <w:style w:type="character" w:styleId="afffa">
    <w:name w:val="Subtle Emphasis"/>
    <w:basedOn w:val="a0"/>
    <w:uiPriority w:val="19"/>
    <w:qFormat/>
    <w:rsid w:val="008E7FA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909471">
      <w:bodyDiv w:val="1"/>
      <w:marLeft w:val="0"/>
      <w:marRight w:val="0"/>
      <w:marTop w:val="0"/>
      <w:marBottom w:val="0"/>
      <w:divBdr>
        <w:top w:val="none" w:sz="0" w:space="0" w:color="auto"/>
        <w:left w:val="none" w:sz="0" w:space="0" w:color="auto"/>
        <w:bottom w:val="none" w:sz="0" w:space="0" w:color="auto"/>
        <w:right w:val="none" w:sz="0" w:space="0" w:color="auto"/>
      </w:divBdr>
    </w:div>
    <w:div w:id="49378503">
      <w:bodyDiv w:val="1"/>
      <w:marLeft w:val="0"/>
      <w:marRight w:val="0"/>
      <w:marTop w:val="0"/>
      <w:marBottom w:val="0"/>
      <w:divBdr>
        <w:top w:val="none" w:sz="0" w:space="0" w:color="auto"/>
        <w:left w:val="none" w:sz="0" w:space="0" w:color="auto"/>
        <w:bottom w:val="none" w:sz="0" w:space="0" w:color="auto"/>
        <w:right w:val="none" w:sz="0" w:space="0" w:color="auto"/>
      </w:divBdr>
    </w:div>
    <w:div w:id="70852520">
      <w:bodyDiv w:val="1"/>
      <w:marLeft w:val="0"/>
      <w:marRight w:val="0"/>
      <w:marTop w:val="0"/>
      <w:marBottom w:val="0"/>
      <w:divBdr>
        <w:top w:val="none" w:sz="0" w:space="0" w:color="auto"/>
        <w:left w:val="none" w:sz="0" w:space="0" w:color="auto"/>
        <w:bottom w:val="none" w:sz="0" w:space="0" w:color="auto"/>
        <w:right w:val="none" w:sz="0" w:space="0" w:color="auto"/>
      </w:divBdr>
    </w:div>
    <w:div w:id="103154859">
      <w:bodyDiv w:val="1"/>
      <w:marLeft w:val="0"/>
      <w:marRight w:val="0"/>
      <w:marTop w:val="0"/>
      <w:marBottom w:val="0"/>
      <w:divBdr>
        <w:top w:val="none" w:sz="0" w:space="0" w:color="auto"/>
        <w:left w:val="none" w:sz="0" w:space="0" w:color="auto"/>
        <w:bottom w:val="none" w:sz="0" w:space="0" w:color="auto"/>
        <w:right w:val="none" w:sz="0" w:space="0" w:color="auto"/>
      </w:divBdr>
    </w:div>
    <w:div w:id="104156333">
      <w:bodyDiv w:val="1"/>
      <w:marLeft w:val="0"/>
      <w:marRight w:val="0"/>
      <w:marTop w:val="0"/>
      <w:marBottom w:val="0"/>
      <w:divBdr>
        <w:top w:val="none" w:sz="0" w:space="0" w:color="auto"/>
        <w:left w:val="none" w:sz="0" w:space="0" w:color="auto"/>
        <w:bottom w:val="none" w:sz="0" w:space="0" w:color="auto"/>
        <w:right w:val="none" w:sz="0" w:space="0" w:color="auto"/>
      </w:divBdr>
    </w:div>
    <w:div w:id="141434222">
      <w:bodyDiv w:val="1"/>
      <w:marLeft w:val="0"/>
      <w:marRight w:val="0"/>
      <w:marTop w:val="0"/>
      <w:marBottom w:val="0"/>
      <w:divBdr>
        <w:top w:val="none" w:sz="0" w:space="0" w:color="auto"/>
        <w:left w:val="none" w:sz="0" w:space="0" w:color="auto"/>
        <w:bottom w:val="none" w:sz="0" w:space="0" w:color="auto"/>
        <w:right w:val="none" w:sz="0" w:space="0" w:color="auto"/>
      </w:divBdr>
    </w:div>
    <w:div w:id="141780535">
      <w:bodyDiv w:val="1"/>
      <w:marLeft w:val="0"/>
      <w:marRight w:val="0"/>
      <w:marTop w:val="0"/>
      <w:marBottom w:val="0"/>
      <w:divBdr>
        <w:top w:val="none" w:sz="0" w:space="0" w:color="auto"/>
        <w:left w:val="none" w:sz="0" w:space="0" w:color="auto"/>
        <w:bottom w:val="none" w:sz="0" w:space="0" w:color="auto"/>
        <w:right w:val="none" w:sz="0" w:space="0" w:color="auto"/>
      </w:divBdr>
    </w:div>
    <w:div w:id="237371483">
      <w:bodyDiv w:val="1"/>
      <w:marLeft w:val="0"/>
      <w:marRight w:val="0"/>
      <w:marTop w:val="0"/>
      <w:marBottom w:val="0"/>
      <w:divBdr>
        <w:top w:val="none" w:sz="0" w:space="0" w:color="auto"/>
        <w:left w:val="none" w:sz="0" w:space="0" w:color="auto"/>
        <w:bottom w:val="none" w:sz="0" w:space="0" w:color="auto"/>
        <w:right w:val="none" w:sz="0" w:space="0" w:color="auto"/>
      </w:divBdr>
    </w:div>
    <w:div w:id="265424986">
      <w:bodyDiv w:val="1"/>
      <w:marLeft w:val="0"/>
      <w:marRight w:val="0"/>
      <w:marTop w:val="0"/>
      <w:marBottom w:val="0"/>
      <w:divBdr>
        <w:top w:val="none" w:sz="0" w:space="0" w:color="auto"/>
        <w:left w:val="none" w:sz="0" w:space="0" w:color="auto"/>
        <w:bottom w:val="none" w:sz="0" w:space="0" w:color="auto"/>
        <w:right w:val="none" w:sz="0" w:space="0" w:color="auto"/>
      </w:divBdr>
    </w:div>
    <w:div w:id="358553642">
      <w:bodyDiv w:val="1"/>
      <w:marLeft w:val="0"/>
      <w:marRight w:val="0"/>
      <w:marTop w:val="0"/>
      <w:marBottom w:val="0"/>
      <w:divBdr>
        <w:top w:val="none" w:sz="0" w:space="0" w:color="auto"/>
        <w:left w:val="none" w:sz="0" w:space="0" w:color="auto"/>
        <w:bottom w:val="none" w:sz="0" w:space="0" w:color="auto"/>
        <w:right w:val="none" w:sz="0" w:space="0" w:color="auto"/>
      </w:divBdr>
    </w:div>
    <w:div w:id="369495679">
      <w:bodyDiv w:val="1"/>
      <w:marLeft w:val="0"/>
      <w:marRight w:val="0"/>
      <w:marTop w:val="0"/>
      <w:marBottom w:val="0"/>
      <w:divBdr>
        <w:top w:val="none" w:sz="0" w:space="0" w:color="auto"/>
        <w:left w:val="none" w:sz="0" w:space="0" w:color="auto"/>
        <w:bottom w:val="none" w:sz="0" w:space="0" w:color="auto"/>
        <w:right w:val="none" w:sz="0" w:space="0" w:color="auto"/>
      </w:divBdr>
    </w:div>
    <w:div w:id="383605693">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449085093">
      <w:bodyDiv w:val="1"/>
      <w:marLeft w:val="0"/>
      <w:marRight w:val="0"/>
      <w:marTop w:val="0"/>
      <w:marBottom w:val="0"/>
      <w:divBdr>
        <w:top w:val="none" w:sz="0" w:space="0" w:color="auto"/>
        <w:left w:val="none" w:sz="0" w:space="0" w:color="auto"/>
        <w:bottom w:val="none" w:sz="0" w:space="0" w:color="auto"/>
        <w:right w:val="none" w:sz="0" w:space="0" w:color="auto"/>
      </w:divBdr>
    </w:div>
    <w:div w:id="466818562">
      <w:bodyDiv w:val="1"/>
      <w:marLeft w:val="0"/>
      <w:marRight w:val="0"/>
      <w:marTop w:val="0"/>
      <w:marBottom w:val="0"/>
      <w:divBdr>
        <w:top w:val="none" w:sz="0" w:space="0" w:color="auto"/>
        <w:left w:val="none" w:sz="0" w:space="0" w:color="auto"/>
        <w:bottom w:val="none" w:sz="0" w:space="0" w:color="auto"/>
        <w:right w:val="none" w:sz="0" w:space="0" w:color="auto"/>
      </w:divBdr>
    </w:div>
    <w:div w:id="541596558">
      <w:bodyDiv w:val="1"/>
      <w:marLeft w:val="0"/>
      <w:marRight w:val="0"/>
      <w:marTop w:val="0"/>
      <w:marBottom w:val="0"/>
      <w:divBdr>
        <w:top w:val="none" w:sz="0" w:space="0" w:color="auto"/>
        <w:left w:val="none" w:sz="0" w:space="0" w:color="auto"/>
        <w:bottom w:val="none" w:sz="0" w:space="0" w:color="auto"/>
        <w:right w:val="none" w:sz="0" w:space="0" w:color="auto"/>
      </w:divBdr>
    </w:div>
    <w:div w:id="580942554">
      <w:bodyDiv w:val="1"/>
      <w:marLeft w:val="0"/>
      <w:marRight w:val="0"/>
      <w:marTop w:val="0"/>
      <w:marBottom w:val="0"/>
      <w:divBdr>
        <w:top w:val="none" w:sz="0" w:space="0" w:color="auto"/>
        <w:left w:val="none" w:sz="0" w:space="0" w:color="auto"/>
        <w:bottom w:val="none" w:sz="0" w:space="0" w:color="auto"/>
        <w:right w:val="none" w:sz="0" w:space="0" w:color="auto"/>
      </w:divBdr>
    </w:div>
    <w:div w:id="583757602">
      <w:bodyDiv w:val="1"/>
      <w:marLeft w:val="0"/>
      <w:marRight w:val="0"/>
      <w:marTop w:val="0"/>
      <w:marBottom w:val="0"/>
      <w:divBdr>
        <w:top w:val="none" w:sz="0" w:space="0" w:color="auto"/>
        <w:left w:val="none" w:sz="0" w:space="0" w:color="auto"/>
        <w:bottom w:val="none" w:sz="0" w:space="0" w:color="auto"/>
        <w:right w:val="none" w:sz="0" w:space="0" w:color="auto"/>
      </w:divBdr>
    </w:div>
    <w:div w:id="612707758">
      <w:bodyDiv w:val="1"/>
      <w:marLeft w:val="0"/>
      <w:marRight w:val="0"/>
      <w:marTop w:val="0"/>
      <w:marBottom w:val="0"/>
      <w:divBdr>
        <w:top w:val="none" w:sz="0" w:space="0" w:color="auto"/>
        <w:left w:val="none" w:sz="0" w:space="0" w:color="auto"/>
        <w:bottom w:val="none" w:sz="0" w:space="0" w:color="auto"/>
        <w:right w:val="none" w:sz="0" w:space="0" w:color="auto"/>
      </w:divBdr>
    </w:div>
    <w:div w:id="671295430">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35014063">
      <w:bodyDiv w:val="1"/>
      <w:marLeft w:val="0"/>
      <w:marRight w:val="0"/>
      <w:marTop w:val="0"/>
      <w:marBottom w:val="0"/>
      <w:divBdr>
        <w:top w:val="none" w:sz="0" w:space="0" w:color="auto"/>
        <w:left w:val="none" w:sz="0" w:space="0" w:color="auto"/>
        <w:bottom w:val="none" w:sz="0" w:space="0" w:color="auto"/>
        <w:right w:val="none" w:sz="0" w:space="0" w:color="auto"/>
      </w:divBdr>
    </w:div>
    <w:div w:id="763651217">
      <w:bodyDiv w:val="1"/>
      <w:marLeft w:val="0"/>
      <w:marRight w:val="0"/>
      <w:marTop w:val="0"/>
      <w:marBottom w:val="0"/>
      <w:divBdr>
        <w:top w:val="none" w:sz="0" w:space="0" w:color="auto"/>
        <w:left w:val="none" w:sz="0" w:space="0" w:color="auto"/>
        <w:bottom w:val="none" w:sz="0" w:space="0" w:color="auto"/>
        <w:right w:val="none" w:sz="0" w:space="0" w:color="auto"/>
      </w:divBdr>
    </w:div>
    <w:div w:id="884028099">
      <w:bodyDiv w:val="1"/>
      <w:marLeft w:val="0"/>
      <w:marRight w:val="0"/>
      <w:marTop w:val="0"/>
      <w:marBottom w:val="0"/>
      <w:divBdr>
        <w:top w:val="none" w:sz="0" w:space="0" w:color="auto"/>
        <w:left w:val="none" w:sz="0" w:space="0" w:color="auto"/>
        <w:bottom w:val="none" w:sz="0" w:space="0" w:color="auto"/>
        <w:right w:val="none" w:sz="0" w:space="0" w:color="auto"/>
      </w:divBdr>
    </w:div>
    <w:div w:id="969364539">
      <w:bodyDiv w:val="1"/>
      <w:marLeft w:val="0"/>
      <w:marRight w:val="0"/>
      <w:marTop w:val="0"/>
      <w:marBottom w:val="0"/>
      <w:divBdr>
        <w:top w:val="none" w:sz="0" w:space="0" w:color="auto"/>
        <w:left w:val="none" w:sz="0" w:space="0" w:color="auto"/>
        <w:bottom w:val="none" w:sz="0" w:space="0" w:color="auto"/>
        <w:right w:val="none" w:sz="0" w:space="0" w:color="auto"/>
      </w:divBdr>
    </w:div>
    <w:div w:id="1024668308">
      <w:bodyDiv w:val="1"/>
      <w:marLeft w:val="0"/>
      <w:marRight w:val="0"/>
      <w:marTop w:val="0"/>
      <w:marBottom w:val="0"/>
      <w:divBdr>
        <w:top w:val="none" w:sz="0" w:space="0" w:color="auto"/>
        <w:left w:val="none" w:sz="0" w:space="0" w:color="auto"/>
        <w:bottom w:val="none" w:sz="0" w:space="0" w:color="auto"/>
        <w:right w:val="none" w:sz="0" w:space="0" w:color="auto"/>
      </w:divBdr>
    </w:div>
    <w:div w:id="1029140634">
      <w:bodyDiv w:val="1"/>
      <w:marLeft w:val="0"/>
      <w:marRight w:val="0"/>
      <w:marTop w:val="0"/>
      <w:marBottom w:val="0"/>
      <w:divBdr>
        <w:top w:val="none" w:sz="0" w:space="0" w:color="auto"/>
        <w:left w:val="none" w:sz="0" w:space="0" w:color="auto"/>
        <w:bottom w:val="none" w:sz="0" w:space="0" w:color="auto"/>
        <w:right w:val="none" w:sz="0" w:space="0" w:color="auto"/>
      </w:divBdr>
    </w:div>
    <w:div w:id="1037466056">
      <w:bodyDiv w:val="1"/>
      <w:marLeft w:val="0"/>
      <w:marRight w:val="0"/>
      <w:marTop w:val="0"/>
      <w:marBottom w:val="0"/>
      <w:divBdr>
        <w:top w:val="none" w:sz="0" w:space="0" w:color="auto"/>
        <w:left w:val="none" w:sz="0" w:space="0" w:color="auto"/>
        <w:bottom w:val="none" w:sz="0" w:space="0" w:color="auto"/>
        <w:right w:val="none" w:sz="0" w:space="0" w:color="auto"/>
      </w:divBdr>
    </w:div>
    <w:div w:id="1060904358">
      <w:bodyDiv w:val="1"/>
      <w:marLeft w:val="0"/>
      <w:marRight w:val="0"/>
      <w:marTop w:val="0"/>
      <w:marBottom w:val="0"/>
      <w:divBdr>
        <w:top w:val="none" w:sz="0" w:space="0" w:color="auto"/>
        <w:left w:val="none" w:sz="0" w:space="0" w:color="auto"/>
        <w:bottom w:val="none" w:sz="0" w:space="0" w:color="auto"/>
        <w:right w:val="none" w:sz="0" w:space="0" w:color="auto"/>
      </w:divBdr>
    </w:div>
    <w:div w:id="1114783952">
      <w:bodyDiv w:val="1"/>
      <w:marLeft w:val="0"/>
      <w:marRight w:val="0"/>
      <w:marTop w:val="0"/>
      <w:marBottom w:val="0"/>
      <w:divBdr>
        <w:top w:val="none" w:sz="0" w:space="0" w:color="auto"/>
        <w:left w:val="none" w:sz="0" w:space="0" w:color="auto"/>
        <w:bottom w:val="none" w:sz="0" w:space="0" w:color="auto"/>
        <w:right w:val="none" w:sz="0" w:space="0" w:color="auto"/>
      </w:divBdr>
    </w:div>
    <w:div w:id="1170949388">
      <w:bodyDiv w:val="1"/>
      <w:marLeft w:val="0"/>
      <w:marRight w:val="0"/>
      <w:marTop w:val="0"/>
      <w:marBottom w:val="0"/>
      <w:divBdr>
        <w:top w:val="none" w:sz="0" w:space="0" w:color="auto"/>
        <w:left w:val="none" w:sz="0" w:space="0" w:color="auto"/>
        <w:bottom w:val="none" w:sz="0" w:space="0" w:color="auto"/>
        <w:right w:val="none" w:sz="0" w:space="0" w:color="auto"/>
      </w:divBdr>
    </w:div>
    <w:div w:id="1185174221">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20705281">
      <w:bodyDiv w:val="1"/>
      <w:marLeft w:val="0"/>
      <w:marRight w:val="0"/>
      <w:marTop w:val="0"/>
      <w:marBottom w:val="0"/>
      <w:divBdr>
        <w:top w:val="none" w:sz="0" w:space="0" w:color="auto"/>
        <w:left w:val="none" w:sz="0" w:space="0" w:color="auto"/>
        <w:bottom w:val="none" w:sz="0" w:space="0" w:color="auto"/>
        <w:right w:val="none" w:sz="0" w:space="0" w:color="auto"/>
      </w:divBdr>
    </w:div>
    <w:div w:id="1246383837">
      <w:bodyDiv w:val="1"/>
      <w:marLeft w:val="0"/>
      <w:marRight w:val="0"/>
      <w:marTop w:val="0"/>
      <w:marBottom w:val="0"/>
      <w:divBdr>
        <w:top w:val="none" w:sz="0" w:space="0" w:color="auto"/>
        <w:left w:val="none" w:sz="0" w:space="0" w:color="auto"/>
        <w:bottom w:val="none" w:sz="0" w:space="0" w:color="auto"/>
        <w:right w:val="none" w:sz="0" w:space="0" w:color="auto"/>
      </w:divBdr>
    </w:div>
    <w:div w:id="1265308808">
      <w:bodyDiv w:val="1"/>
      <w:marLeft w:val="0"/>
      <w:marRight w:val="0"/>
      <w:marTop w:val="0"/>
      <w:marBottom w:val="0"/>
      <w:divBdr>
        <w:top w:val="none" w:sz="0" w:space="0" w:color="auto"/>
        <w:left w:val="none" w:sz="0" w:space="0" w:color="auto"/>
        <w:bottom w:val="none" w:sz="0" w:space="0" w:color="auto"/>
        <w:right w:val="none" w:sz="0" w:space="0" w:color="auto"/>
      </w:divBdr>
    </w:div>
    <w:div w:id="1269777055">
      <w:bodyDiv w:val="1"/>
      <w:marLeft w:val="0"/>
      <w:marRight w:val="0"/>
      <w:marTop w:val="0"/>
      <w:marBottom w:val="0"/>
      <w:divBdr>
        <w:top w:val="none" w:sz="0" w:space="0" w:color="auto"/>
        <w:left w:val="none" w:sz="0" w:space="0" w:color="auto"/>
        <w:bottom w:val="none" w:sz="0" w:space="0" w:color="auto"/>
        <w:right w:val="none" w:sz="0" w:space="0" w:color="auto"/>
      </w:divBdr>
    </w:div>
    <w:div w:id="1353216771">
      <w:bodyDiv w:val="1"/>
      <w:marLeft w:val="0"/>
      <w:marRight w:val="0"/>
      <w:marTop w:val="0"/>
      <w:marBottom w:val="0"/>
      <w:divBdr>
        <w:top w:val="none" w:sz="0" w:space="0" w:color="auto"/>
        <w:left w:val="none" w:sz="0" w:space="0" w:color="auto"/>
        <w:bottom w:val="none" w:sz="0" w:space="0" w:color="auto"/>
        <w:right w:val="none" w:sz="0" w:space="0" w:color="auto"/>
      </w:divBdr>
    </w:div>
    <w:div w:id="1390300243">
      <w:bodyDiv w:val="1"/>
      <w:marLeft w:val="0"/>
      <w:marRight w:val="0"/>
      <w:marTop w:val="0"/>
      <w:marBottom w:val="0"/>
      <w:divBdr>
        <w:top w:val="none" w:sz="0" w:space="0" w:color="auto"/>
        <w:left w:val="none" w:sz="0" w:space="0" w:color="auto"/>
        <w:bottom w:val="none" w:sz="0" w:space="0" w:color="auto"/>
        <w:right w:val="none" w:sz="0" w:space="0" w:color="auto"/>
      </w:divBdr>
    </w:div>
    <w:div w:id="1403991137">
      <w:bodyDiv w:val="1"/>
      <w:marLeft w:val="0"/>
      <w:marRight w:val="0"/>
      <w:marTop w:val="0"/>
      <w:marBottom w:val="0"/>
      <w:divBdr>
        <w:top w:val="none" w:sz="0" w:space="0" w:color="auto"/>
        <w:left w:val="none" w:sz="0" w:space="0" w:color="auto"/>
        <w:bottom w:val="none" w:sz="0" w:space="0" w:color="auto"/>
        <w:right w:val="none" w:sz="0" w:space="0" w:color="auto"/>
      </w:divBdr>
    </w:div>
    <w:div w:id="1408187595">
      <w:bodyDiv w:val="1"/>
      <w:marLeft w:val="0"/>
      <w:marRight w:val="0"/>
      <w:marTop w:val="0"/>
      <w:marBottom w:val="0"/>
      <w:divBdr>
        <w:top w:val="none" w:sz="0" w:space="0" w:color="auto"/>
        <w:left w:val="none" w:sz="0" w:space="0" w:color="auto"/>
        <w:bottom w:val="none" w:sz="0" w:space="0" w:color="auto"/>
        <w:right w:val="none" w:sz="0" w:space="0" w:color="auto"/>
      </w:divBdr>
    </w:div>
    <w:div w:id="1420636266">
      <w:bodyDiv w:val="1"/>
      <w:marLeft w:val="0"/>
      <w:marRight w:val="0"/>
      <w:marTop w:val="0"/>
      <w:marBottom w:val="0"/>
      <w:divBdr>
        <w:top w:val="none" w:sz="0" w:space="0" w:color="auto"/>
        <w:left w:val="none" w:sz="0" w:space="0" w:color="auto"/>
        <w:bottom w:val="none" w:sz="0" w:space="0" w:color="auto"/>
        <w:right w:val="none" w:sz="0" w:space="0" w:color="auto"/>
      </w:divBdr>
    </w:div>
    <w:div w:id="1435633018">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477798435">
      <w:bodyDiv w:val="1"/>
      <w:marLeft w:val="0"/>
      <w:marRight w:val="0"/>
      <w:marTop w:val="0"/>
      <w:marBottom w:val="0"/>
      <w:divBdr>
        <w:top w:val="none" w:sz="0" w:space="0" w:color="auto"/>
        <w:left w:val="none" w:sz="0" w:space="0" w:color="auto"/>
        <w:bottom w:val="none" w:sz="0" w:space="0" w:color="auto"/>
        <w:right w:val="none" w:sz="0" w:space="0" w:color="auto"/>
      </w:divBdr>
    </w:div>
    <w:div w:id="1491292367">
      <w:bodyDiv w:val="1"/>
      <w:marLeft w:val="0"/>
      <w:marRight w:val="0"/>
      <w:marTop w:val="0"/>
      <w:marBottom w:val="0"/>
      <w:divBdr>
        <w:top w:val="none" w:sz="0" w:space="0" w:color="auto"/>
        <w:left w:val="none" w:sz="0" w:space="0" w:color="auto"/>
        <w:bottom w:val="none" w:sz="0" w:space="0" w:color="auto"/>
        <w:right w:val="none" w:sz="0" w:space="0" w:color="auto"/>
      </w:divBdr>
    </w:div>
    <w:div w:id="1523664629">
      <w:bodyDiv w:val="1"/>
      <w:marLeft w:val="0"/>
      <w:marRight w:val="0"/>
      <w:marTop w:val="0"/>
      <w:marBottom w:val="0"/>
      <w:divBdr>
        <w:top w:val="none" w:sz="0" w:space="0" w:color="auto"/>
        <w:left w:val="none" w:sz="0" w:space="0" w:color="auto"/>
        <w:bottom w:val="none" w:sz="0" w:space="0" w:color="auto"/>
        <w:right w:val="none" w:sz="0" w:space="0" w:color="auto"/>
      </w:divBdr>
    </w:div>
    <w:div w:id="1540432619">
      <w:bodyDiv w:val="1"/>
      <w:marLeft w:val="0"/>
      <w:marRight w:val="0"/>
      <w:marTop w:val="0"/>
      <w:marBottom w:val="0"/>
      <w:divBdr>
        <w:top w:val="none" w:sz="0" w:space="0" w:color="auto"/>
        <w:left w:val="none" w:sz="0" w:space="0" w:color="auto"/>
        <w:bottom w:val="none" w:sz="0" w:space="0" w:color="auto"/>
        <w:right w:val="none" w:sz="0" w:space="0" w:color="auto"/>
      </w:divBdr>
    </w:div>
    <w:div w:id="1553422171">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19604702">
      <w:bodyDiv w:val="1"/>
      <w:marLeft w:val="0"/>
      <w:marRight w:val="0"/>
      <w:marTop w:val="0"/>
      <w:marBottom w:val="0"/>
      <w:divBdr>
        <w:top w:val="none" w:sz="0" w:space="0" w:color="auto"/>
        <w:left w:val="none" w:sz="0" w:space="0" w:color="auto"/>
        <w:bottom w:val="none" w:sz="0" w:space="0" w:color="auto"/>
        <w:right w:val="none" w:sz="0" w:space="0" w:color="auto"/>
      </w:divBdr>
    </w:div>
    <w:div w:id="1680347312">
      <w:bodyDiv w:val="1"/>
      <w:marLeft w:val="0"/>
      <w:marRight w:val="0"/>
      <w:marTop w:val="0"/>
      <w:marBottom w:val="0"/>
      <w:divBdr>
        <w:top w:val="none" w:sz="0" w:space="0" w:color="auto"/>
        <w:left w:val="none" w:sz="0" w:space="0" w:color="auto"/>
        <w:bottom w:val="none" w:sz="0" w:space="0" w:color="auto"/>
        <w:right w:val="none" w:sz="0" w:space="0" w:color="auto"/>
      </w:divBdr>
    </w:div>
    <w:div w:id="1684669532">
      <w:bodyDiv w:val="1"/>
      <w:marLeft w:val="0"/>
      <w:marRight w:val="0"/>
      <w:marTop w:val="0"/>
      <w:marBottom w:val="0"/>
      <w:divBdr>
        <w:top w:val="none" w:sz="0" w:space="0" w:color="auto"/>
        <w:left w:val="none" w:sz="0" w:space="0" w:color="auto"/>
        <w:bottom w:val="none" w:sz="0" w:space="0" w:color="auto"/>
        <w:right w:val="none" w:sz="0" w:space="0" w:color="auto"/>
      </w:divBdr>
    </w:div>
    <w:div w:id="1743289733">
      <w:bodyDiv w:val="1"/>
      <w:marLeft w:val="0"/>
      <w:marRight w:val="0"/>
      <w:marTop w:val="0"/>
      <w:marBottom w:val="0"/>
      <w:divBdr>
        <w:top w:val="none" w:sz="0" w:space="0" w:color="auto"/>
        <w:left w:val="none" w:sz="0" w:space="0" w:color="auto"/>
        <w:bottom w:val="none" w:sz="0" w:space="0" w:color="auto"/>
        <w:right w:val="none" w:sz="0" w:space="0" w:color="auto"/>
      </w:divBdr>
    </w:div>
    <w:div w:id="1833719062">
      <w:bodyDiv w:val="1"/>
      <w:marLeft w:val="0"/>
      <w:marRight w:val="0"/>
      <w:marTop w:val="0"/>
      <w:marBottom w:val="0"/>
      <w:divBdr>
        <w:top w:val="none" w:sz="0" w:space="0" w:color="auto"/>
        <w:left w:val="none" w:sz="0" w:space="0" w:color="auto"/>
        <w:bottom w:val="none" w:sz="0" w:space="0" w:color="auto"/>
        <w:right w:val="none" w:sz="0" w:space="0" w:color="auto"/>
      </w:divBdr>
    </w:div>
    <w:div w:id="1834953121">
      <w:bodyDiv w:val="1"/>
      <w:marLeft w:val="0"/>
      <w:marRight w:val="0"/>
      <w:marTop w:val="0"/>
      <w:marBottom w:val="0"/>
      <w:divBdr>
        <w:top w:val="none" w:sz="0" w:space="0" w:color="auto"/>
        <w:left w:val="none" w:sz="0" w:space="0" w:color="auto"/>
        <w:bottom w:val="none" w:sz="0" w:space="0" w:color="auto"/>
        <w:right w:val="none" w:sz="0" w:space="0" w:color="auto"/>
      </w:divBdr>
    </w:div>
    <w:div w:id="1950383477">
      <w:bodyDiv w:val="1"/>
      <w:marLeft w:val="0"/>
      <w:marRight w:val="0"/>
      <w:marTop w:val="0"/>
      <w:marBottom w:val="0"/>
      <w:divBdr>
        <w:top w:val="none" w:sz="0" w:space="0" w:color="auto"/>
        <w:left w:val="none" w:sz="0" w:space="0" w:color="auto"/>
        <w:bottom w:val="none" w:sz="0" w:space="0" w:color="auto"/>
        <w:right w:val="none" w:sz="0" w:space="0" w:color="auto"/>
      </w:divBdr>
    </w:div>
    <w:div w:id="2033411287">
      <w:bodyDiv w:val="1"/>
      <w:marLeft w:val="0"/>
      <w:marRight w:val="0"/>
      <w:marTop w:val="0"/>
      <w:marBottom w:val="0"/>
      <w:divBdr>
        <w:top w:val="none" w:sz="0" w:space="0" w:color="auto"/>
        <w:left w:val="none" w:sz="0" w:space="0" w:color="auto"/>
        <w:bottom w:val="none" w:sz="0" w:space="0" w:color="auto"/>
        <w:right w:val="none" w:sz="0" w:space="0" w:color="auto"/>
      </w:divBdr>
    </w:div>
    <w:div w:id="2064284073">
      <w:bodyDiv w:val="1"/>
      <w:marLeft w:val="0"/>
      <w:marRight w:val="0"/>
      <w:marTop w:val="0"/>
      <w:marBottom w:val="0"/>
      <w:divBdr>
        <w:top w:val="none" w:sz="0" w:space="0" w:color="auto"/>
        <w:left w:val="none" w:sz="0" w:space="0" w:color="auto"/>
        <w:bottom w:val="none" w:sz="0" w:space="0" w:color="auto"/>
        <w:right w:val="none" w:sz="0" w:space="0" w:color="auto"/>
      </w:divBdr>
    </w:div>
    <w:div w:id="2073262202">
      <w:bodyDiv w:val="1"/>
      <w:marLeft w:val="0"/>
      <w:marRight w:val="0"/>
      <w:marTop w:val="0"/>
      <w:marBottom w:val="0"/>
      <w:divBdr>
        <w:top w:val="none" w:sz="0" w:space="0" w:color="auto"/>
        <w:left w:val="none" w:sz="0" w:space="0" w:color="auto"/>
        <w:bottom w:val="none" w:sz="0" w:space="0" w:color="auto"/>
        <w:right w:val="none" w:sz="0" w:space="0" w:color="auto"/>
      </w:divBdr>
    </w:div>
    <w:div w:id="2141998515">
      <w:bodyDiv w:val="1"/>
      <w:marLeft w:val="0"/>
      <w:marRight w:val="0"/>
      <w:marTop w:val="0"/>
      <w:marBottom w:val="0"/>
      <w:divBdr>
        <w:top w:val="none" w:sz="0" w:space="0" w:color="auto"/>
        <w:left w:val="none" w:sz="0" w:space="0" w:color="auto"/>
        <w:bottom w:val="none" w:sz="0" w:space="0" w:color="auto"/>
        <w:right w:val="none" w:sz="0" w:space="0" w:color="auto"/>
      </w:divBdr>
    </w:div>
    <w:div w:id="2142115753">
      <w:bodyDiv w:val="1"/>
      <w:marLeft w:val="0"/>
      <w:marRight w:val="0"/>
      <w:marTop w:val="0"/>
      <w:marBottom w:val="0"/>
      <w:divBdr>
        <w:top w:val="none" w:sz="0" w:space="0" w:color="auto"/>
        <w:left w:val="none" w:sz="0" w:space="0" w:color="auto"/>
        <w:bottom w:val="none" w:sz="0" w:space="0" w:color="auto"/>
        <w:right w:val="none" w:sz="0" w:space="0" w:color="auto"/>
      </w:divBdr>
    </w:div>
    <w:div w:id="214473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6.emf"/><Relationship Id="rId39" Type="http://schemas.openxmlformats.org/officeDocument/2006/relationships/package" Target="embeddings/_____Microsoft_Excel5.xlsx"/><Relationship Id="rId21" Type="http://schemas.openxmlformats.org/officeDocument/2006/relationships/image" Target="media/image4.jpeg"/><Relationship Id="rId34" Type="http://schemas.openxmlformats.org/officeDocument/2006/relationships/image" Target="media/image10.emf"/><Relationship Id="rId42" Type="http://schemas.openxmlformats.org/officeDocument/2006/relationships/image" Target="media/image14.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mos-s-sapsmz.mos.polus.gld:53001/sap/bc/SMD/SolmanDoc/100?_CLASS=SMDDOCLOIO&amp;_OBJID=005056B74AED1EE9978EBE02DAAB9B13&amp;_LANGUAGE=RU&amp;_LIFECYCLE=005056B1AD831ED98EE8FE95F0368E49&amp;_MODE=D&amp;" TargetMode="External"/><Relationship Id="rId29" Type="http://schemas.openxmlformats.org/officeDocument/2006/relationships/package" Target="embeddings/_____Microsoft_Excel.xls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emf"/><Relationship Id="rId32" Type="http://schemas.openxmlformats.org/officeDocument/2006/relationships/image" Target="media/image9.emf"/><Relationship Id="rId37" Type="http://schemas.openxmlformats.org/officeDocument/2006/relationships/package" Target="embeddings/_____Microsoft_Excel4.xlsx"/><Relationship Id="rId40" Type="http://schemas.openxmlformats.org/officeDocument/2006/relationships/image" Target="media/image13.emf"/><Relationship Id="rId45"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https://corp.polyus.com/ERP/ERPDocuments/07_&#1050;&#1086;&#1085;&#1094;&#1077;&#1087;&#1090;&#1091;&#1072;&#1083;&#1100;&#1085;&#1099;&#1081;%20&#1076;&#1080;&#1079;&#1072;&#1081;&#1085;/%2006_&#1056;&#1077;&#1077;&#1089;&#1090;&#1088;%20&#1092;&#1086;&#1088;&#1084;&#1091;&#1083;&#1103;&#1088;&#1086;&#1074;/&#1058;&#1054;&#1080;&#1056;/&#1058;&#1054;&#1048;&#1056;_PM32_&#1044;&#1077;&#1092;&#1077;&#1082;&#1090;&#1085;&#1072;&#1103;%20&#1074;&#1077;&#1076;&#1086;&#1084;&#1086;&#1089;&#1090;&#1100;_01_20180817.xlsx" TargetMode="External"/><Relationship Id="rId23" Type="http://schemas.openxmlformats.org/officeDocument/2006/relationships/header" Target="header4.xml"/><Relationship Id="rId28" Type="http://schemas.openxmlformats.org/officeDocument/2006/relationships/image" Target="media/image7.emf"/><Relationship Id="rId36" Type="http://schemas.openxmlformats.org/officeDocument/2006/relationships/image" Target="media/image11.emf"/><Relationship Id="rId10" Type="http://schemas.openxmlformats.org/officeDocument/2006/relationships/endnotes" Target="endnotes.xml"/><Relationship Id="rId19" Type="http://schemas.openxmlformats.org/officeDocument/2006/relationships/hyperlink" Target="https://mos-s-sapsmz.mos.polus.gld:53001/sap/bc/SMD/SolmanDoc/100?_CLASS=SMDDOCLOIO&amp;_OBJID=005056B74AED1EEAB1E59AA926F75D79&amp;_LANGUAGE=RU&amp;_LIFECYCLE=005056B1AD831ED98EE8FE95F0368E49&amp;_MODE=D&amp;" TargetMode="External"/><Relationship Id="rId31" Type="http://schemas.openxmlformats.org/officeDocument/2006/relationships/package" Target="embeddings/_____Microsoft_Excel1.xlsx"/><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header" Target="header3.xml"/><Relationship Id="rId27" Type="http://schemas.openxmlformats.org/officeDocument/2006/relationships/oleObject" Target="embeddings/_________Microsoft_Word_97_20031.doc"/><Relationship Id="rId30" Type="http://schemas.openxmlformats.org/officeDocument/2006/relationships/image" Target="media/image8.emf"/><Relationship Id="rId35" Type="http://schemas.openxmlformats.org/officeDocument/2006/relationships/package" Target="embeddings/_____Microsoft_Excel3.xlsx"/><Relationship Id="rId43" Type="http://schemas.openxmlformats.org/officeDocument/2006/relationships/package" Target="embeddings/_____Microsoft_Excel7.xlsx"/><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https://mos-s-sapsmz.mos.polus.gld:53001/sap/bc/SMD/SolmanDoc/100?_CLASS=SMDDOCLOIO&amp;_OBJID=005056B74AED1EE9978B242A068C9924&amp;_LANGUAGE=RU&amp;_LIFECYCLE=005056B1AD831ED98EE8FE95F0368E49&amp;_MODE=D&amp;" TargetMode="External"/><Relationship Id="rId25" Type="http://schemas.openxmlformats.org/officeDocument/2006/relationships/oleObject" Target="embeddings/_________Microsoft_Word_97_2003.doc"/><Relationship Id="rId33" Type="http://schemas.openxmlformats.org/officeDocument/2006/relationships/package" Target="embeddings/_____Microsoft_Excel2.xlsx"/><Relationship Id="rId38" Type="http://schemas.openxmlformats.org/officeDocument/2006/relationships/image" Target="media/image12.emf"/><Relationship Id="rId46"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package" Target="embeddings/_____Microsoft_Excel6.xlsx"/></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3BC129F773D6D143BD4133E2A2B532E0" ma:contentTypeVersion="0" ma:contentTypeDescription="Создание документа." ma:contentTypeScope="" ma:versionID="7431a89d24223fcef71ecbd46be96c39">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07E097-AD29-4E23-8A09-8EAD69D827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3.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C343267-1D79-48F4-A05A-DDD351696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7053</TotalTime>
  <Pages>1</Pages>
  <Words>46442</Words>
  <Characters>264722</Characters>
  <Application>Microsoft Office Word</Application>
  <DocSecurity>0</DocSecurity>
  <Lines>2206</Lines>
  <Paragraphs>621</Paragraphs>
  <ScaleCrop>false</ScaleCrop>
  <HeadingPairs>
    <vt:vector size="2" baseType="variant">
      <vt:variant>
        <vt:lpstr>Название</vt:lpstr>
      </vt:variant>
      <vt:variant>
        <vt:i4>1</vt:i4>
      </vt:variant>
    </vt:vector>
  </HeadingPairs>
  <TitlesOfParts>
    <vt:vector size="1" baseType="lpstr">
      <vt:lpstr/>
    </vt:vector>
  </TitlesOfParts>
  <Company>Полюс</Company>
  <LinksUpToDate>false</LinksUpToDate>
  <CharactersWithSpaces>310543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ShramkovAB</dc:creator>
  <cp:keywords/>
  <dc:description/>
  <cp:lastModifiedBy>Миронова Наталья Владимировна</cp:lastModifiedBy>
  <cp:revision>13</cp:revision>
  <cp:lastPrinted>2018-02-09T12:40:00Z</cp:lastPrinted>
  <dcterms:created xsi:type="dcterms:W3CDTF">2022-05-19T09:05:00Z</dcterms:created>
  <dcterms:modified xsi:type="dcterms:W3CDTF">2022-05-24T08:23:00Z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0x0101003BC129F773D6D143BD4133E2A2B532E0</vt:lpwstr>
  </property>
  <property fmtid="{D5CDD505-2E9C-101B-9397-08002B2CF9AE}" pid="4" name="_NewReviewCycle">
    <vt:lpwstr/>
  </property>
  <property fmtid="{D5CDD505-2E9C-101B-9397-08002B2CF9AE}" pid="5" name="Hash">
    <vt:lpwstr>A8601B4F132AD5D6C60EB7B7DA73880C6C2B63C83E29411BF904DCD97830A48D</vt:lpwstr>
  </property>
  <property fmtid="{D5CDD505-2E9C-101B-9397-08002B2CF9AE}" pid="6" name="Hide date">
    <vt:lpwstr>13/04/2020 6:27:14 PM</vt:lpwstr>
  </property>
  <property fmtid="{D5CDD505-2E9C-101B-9397-08002B2CF9AE}" pid="7" name="Classification">
    <vt:lpwstr>Confidential</vt:lpwstr>
  </property>
</Properties>
</file>