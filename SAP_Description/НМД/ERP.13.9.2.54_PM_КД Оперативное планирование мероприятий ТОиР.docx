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C8BD0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1CBC8886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07CE4DFB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10924CBC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579684C3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44701D15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1C188C38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74C7EECC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3520F9A0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4D155028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45B0F0FD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3019E750" w14:textId="77777777" w:rsidR="00193343" w:rsidRPr="00562687" w:rsidRDefault="00193343" w:rsidP="00F66ECE">
      <w:pPr>
        <w:rPr>
          <w:rFonts w:ascii="Arial" w:hAnsi="Arial" w:cs="Arial"/>
          <w:lang w:eastAsia="ru-RU"/>
        </w:rPr>
      </w:pPr>
    </w:p>
    <w:p w14:paraId="6CCBB3E3" w14:textId="77777777" w:rsidR="00F66ECE" w:rsidRPr="00562687" w:rsidRDefault="00F66ECE" w:rsidP="00F66ECE">
      <w:pPr>
        <w:rPr>
          <w:rFonts w:ascii="Arial" w:hAnsi="Arial" w:cs="Arial"/>
          <w:lang w:eastAsia="ru-RU"/>
        </w:rPr>
      </w:pPr>
    </w:p>
    <w:p w14:paraId="5DC104C6" w14:textId="77777777" w:rsidR="00F66ECE" w:rsidRPr="00562687" w:rsidRDefault="00F66ECE" w:rsidP="00CD470D">
      <w:pPr>
        <w:rPr>
          <w:rFonts w:ascii="Arial" w:hAnsi="Arial" w:cs="Arial"/>
          <w:lang w:eastAsia="ru-RU"/>
        </w:rPr>
      </w:pPr>
      <w:r w:rsidRPr="00562687">
        <w:rPr>
          <w:rFonts w:ascii="Arial" w:hAnsi="Arial" w:cs="Arial"/>
          <w:lang w:eastAsia="ru-RU"/>
        </w:rPr>
        <w:tab/>
      </w:r>
    </w:p>
    <w:p w14:paraId="1D283F1B" w14:textId="77777777" w:rsidR="00937D8A" w:rsidRPr="00777793" w:rsidRDefault="00937D8A" w:rsidP="00937D8A">
      <w:pPr>
        <w:jc w:val="center"/>
        <w:rPr>
          <w:rFonts w:ascii="Arial" w:hAnsi="Arial" w:cs="Arial"/>
          <w:b/>
          <w:sz w:val="32"/>
          <w:szCs w:val="32"/>
        </w:rPr>
      </w:pPr>
      <w:r w:rsidRPr="00777793">
        <w:rPr>
          <w:rFonts w:ascii="Arial" w:hAnsi="Arial" w:cs="Arial"/>
          <w:b/>
          <w:sz w:val="32"/>
          <w:szCs w:val="32"/>
        </w:rPr>
        <w:t>КОНЦЕПТУАЛЬНЫЙ ДИЗАЙН</w:t>
      </w:r>
    </w:p>
    <w:p w14:paraId="2C09BC49" w14:textId="77777777" w:rsidR="00937D8A" w:rsidRPr="00777793" w:rsidRDefault="00937D8A" w:rsidP="00937D8A">
      <w:pPr>
        <w:jc w:val="center"/>
        <w:rPr>
          <w:rFonts w:ascii="Arial" w:hAnsi="Arial" w:cs="Arial"/>
          <w:b/>
          <w:sz w:val="32"/>
          <w:szCs w:val="32"/>
        </w:rPr>
      </w:pPr>
    </w:p>
    <w:p w14:paraId="0C890F52" w14:textId="77777777" w:rsidR="00937D8A" w:rsidRPr="00777793" w:rsidRDefault="00937D8A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777793">
        <w:rPr>
          <w:rFonts w:ascii="Arial" w:hAnsi="Arial" w:cs="Arial"/>
          <w:bCs/>
          <w:kern w:val="32"/>
          <w:sz w:val="32"/>
          <w:szCs w:val="32"/>
        </w:rPr>
        <w:t>ТОиР</w:t>
      </w:r>
    </w:p>
    <w:p w14:paraId="011D6541" w14:textId="77777777" w:rsidR="00937D8A" w:rsidRPr="00777793" w:rsidRDefault="00937D8A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 w:rsidRPr="00777793">
        <w:rPr>
          <w:rFonts w:ascii="Arial" w:hAnsi="Arial" w:cs="Arial"/>
          <w:bCs/>
          <w:kern w:val="32"/>
          <w:sz w:val="32"/>
          <w:szCs w:val="32"/>
        </w:rPr>
        <w:t xml:space="preserve"> </w:t>
      </w:r>
    </w:p>
    <w:p w14:paraId="5FC22562" w14:textId="2BCB7540" w:rsidR="00937D8A" w:rsidRPr="00777793" w:rsidRDefault="00F31FB2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  <w:r>
        <w:rPr>
          <w:rFonts w:ascii="Arial" w:hAnsi="Arial" w:cs="Arial"/>
          <w:bCs/>
          <w:kern w:val="32"/>
          <w:sz w:val="32"/>
          <w:szCs w:val="32"/>
        </w:rPr>
        <w:t>О</w:t>
      </w:r>
      <w:r w:rsidR="00DD35B8">
        <w:rPr>
          <w:rFonts w:ascii="Arial" w:hAnsi="Arial" w:cs="Arial"/>
          <w:bCs/>
          <w:kern w:val="32"/>
          <w:sz w:val="32"/>
          <w:szCs w:val="32"/>
        </w:rPr>
        <w:t>ПЕРАТИВНОЕ ПЛАНИРОВАНИЕ МЕРОПРИЯТИЙ ТОИР</w:t>
      </w:r>
    </w:p>
    <w:p w14:paraId="36211857" w14:textId="77777777" w:rsidR="00937D8A" w:rsidRPr="00777793" w:rsidRDefault="00937D8A" w:rsidP="00937D8A">
      <w:pPr>
        <w:jc w:val="center"/>
        <w:rPr>
          <w:rFonts w:ascii="Arial" w:hAnsi="Arial" w:cs="Arial"/>
          <w:bCs/>
          <w:kern w:val="32"/>
          <w:sz w:val="32"/>
          <w:szCs w:val="32"/>
        </w:rPr>
      </w:pPr>
    </w:p>
    <w:p w14:paraId="2EAF8A96" w14:textId="75BA4083" w:rsidR="00937D8A" w:rsidRPr="00777793" w:rsidRDefault="00937D8A" w:rsidP="00937D8A">
      <w:pPr>
        <w:jc w:val="center"/>
        <w:rPr>
          <w:rFonts w:ascii="Arial" w:hAnsi="Arial" w:cs="Arial"/>
          <w:sz w:val="32"/>
          <w:szCs w:val="32"/>
        </w:rPr>
      </w:pPr>
      <w:r w:rsidRPr="00777793">
        <w:rPr>
          <w:rFonts w:ascii="Arial" w:hAnsi="Arial" w:cs="Arial"/>
          <w:sz w:val="32"/>
          <w:szCs w:val="32"/>
          <w:lang w:val="en-US"/>
        </w:rPr>
        <w:t>ERP</w:t>
      </w:r>
      <w:r w:rsidRPr="00777793">
        <w:rPr>
          <w:rFonts w:ascii="Arial" w:hAnsi="Arial" w:cs="Arial"/>
          <w:sz w:val="32"/>
          <w:szCs w:val="32"/>
        </w:rPr>
        <w:t>.</w:t>
      </w:r>
      <w:ins w:id="4" w:author="Александр Шрамков" w:date="2021-03-10T18:17:00Z">
        <w:r w:rsidR="00113761">
          <w:rPr>
            <w:rFonts w:ascii="Arial" w:hAnsi="Arial" w:cs="Arial"/>
            <w:sz w:val="32"/>
            <w:szCs w:val="32"/>
          </w:rPr>
          <w:t>13</w:t>
        </w:r>
      </w:ins>
      <w:del w:id="5" w:author="Александр Шрамков" w:date="2021-03-10T18:17:00Z">
        <w:r w:rsidR="00CD29F8" w:rsidDel="00113761">
          <w:rPr>
            <w:rFonts w:ascii="Arial" w:hAnsi="Arial" w:cs="Arial"/>
            <w:sz w:val="32"/>
            <w:szCs w:val="32"/>
          </w:rPr>
          <w:delText>9</w:delText>
        </w:r>
      </w:del>
      <w:r w:rsidRPr="00777793">
        <w:rPr>
          <w:rFonts w:ascii="Arial" w:hAnsi="Arial" w:cs="Arial"/>
          <w:sz w:val="32"/>
          <w:szCs w:val="32"/>
        </w:rPr>
        <w:t>.</w:t>
      </w:r>
      <w:r w:rsidR="00CD29F8">
        <w:rPr>
          <w:rFonts w:ascii="Arial" w:hAnsi="Arial" w:cs="Arial"/>
          <w:sz w:val="32"/>
          <w:szCs w:val="32"/>
        </w:rPr>
        <w:t>9</w:t>
      </w:r>
      <w:r w:rsidRPr="00777793">
        <w:rPr>
          <w:rFonts w:ascii="Arial" w:hAnsi="Arial" w:cs="Arial"/>
          <w:sz w:val="32"/>
          <w:szCs w:val="32"/>
        </w:rPr>
        <w:t>.</w:t>
      </w:r>
      <w:r w:rsidR="00CD29F8">
        <w:rPr>
          <w:rFonts w:ascii="Arial" w:hAnsi="Arial" w:cs="Arial"/>
          <w:sz w:val="32"/>
          <w:szCs w:val="32"/>
        </w:rPr>
        <w:t>2.</w:t>
      </w:r>
      <w:r w:rsidRPr="00777793">
        <w:rPr>
          <w:rFonts w:ascii="Arial" w:hAnsi="Arial" w:cs="Arial"/>
          <w:sz w:val="32"/>
          <w:szCs w:val="32"/>
        </w:rPr>
        <w:t>54</w:t>
      </w:r>
    </w:p>
    <w:p w14:paraId="1F647330" w14:textId="77777777" w:rsidR="00937D8A" w:rsidRPr="001A4543" w:rsidRDefault="00937D8A" w:rsidP="00937D8A">
      <w:pPr>
        <w:jc w:val="center"/>
        <w:rPr>
          <w:rFonts w:ascii="Arial" w:hAnsi="Arial" w:cs="Arial"/>
          <w:sz w:val="32"/>
          <w:szCs w:val="32"/>
          <w:rPrChange w:id="6" w:author="Попова Дарья" w:date="2020-07-22T12:18:00Z">
            <w:rPr>
              <w:rFonts w:ascii="Arial" w:hAnsi="Arial" w:cs="Arial"/>
              <w:color w:val="FF0000"/>
              <w:sz w:val="32"/>
              <w:szCs w:val="32"/>
            </w:rPr>
          </w:rPrChange>
        </w:rPr>
      </w:pPr>
    </w:p>
    <w:p w14:paraId="6BA3B1FB" w14:textId="77777777" w:rsidR="00937D8A" w:rsidRPr="00777793" w:rsidRDefault="00937D8A" w:rsidP="00937D8A">
      <w:pPr>
        <w:jc w:val="center"/>
        <w:rPr>
          <w:rFonts w:ascii="Arial" w:hAnsi="Arial" w:cs="Arial"/>
          <w:sz w:val="32"/>
          <w:szCs w:val="32"/>
        </w:rPr>
      </w:pPr>
    </w:p>
    <w:p w14:paraId="01EFD735" w14:textId="57F33C86" w:rsidR="00937D8A" w:rsidRPr="00777793" w:rsidRDefault="00CD29F8" w:rsidP="00937D8A">
      <w:pPr>
        <w:jc w:val="center"/>
        <w:rPr>
          <w:rFonts w:ascii="Arial" w:hAnsi="Arial" w:cs="Arial"/>
          <w:sz w:val="32"/>
          <w:szCs w:val="32"/>
        </w:rPr>
      </w:pPr>
      <w:r w:rsidRPr="00D82E4A">
        <w:rPr>
          <w:rFonts w:ascii="Arial" w:eastAsiaTheme="majorEastAsia" w:hAnsi="Arial" w:cs="Arial"/>
          <w:caps/>
          <w:spacing w:val="-10"/>
          <w:kern w:val="28"/>
          <w:sz w:val="28"/>
          <w:szCs w:val="32"/>
        </w:rPr>
        <w:t>317102. ВНЕДРЕНИЕ ПИЛОТА И СТАБИЛИЗАЦИЯ РЕШЕНИЯ</w:t>
      </w:r>
      <w:r w:rsidRPr="00777793" w:rsidDel="00CD29F8">
        <w:rPr>
          <w:rFonts w:ascii="Arial" w:eastAsiaTheme="majorEastAsia" w:hAnsi="Arial" w:cs="Arial"/>
          <w:caps/>
          <w:spacing w:val="-10"/>
          <w:kern w:val="28"/>
          <w:sz w:val="28"/>
          <w:szCs w:val="32"/>
          <w:lang w:eastAsia="ru-RU"/>
        </w:rPr>
        <w:t xml:space="preserve"> </w:t>
      </w:r>
    </w:p>
    <w:p w14:paraId="55FDA3E2" w14:textId="77777777" w:rsidR="000F6264" w:rsidRPr="00777793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E84F083" w14:textId="77777777" w:rsidR="00F66ECE" w:rsidRPr="00777793" w:rsidRDefault="00F66ECE" w:rsidP="00CD470D">
      <w:pPr>
        <w:rPr>
          <w:rFonts w:ascii="Arial" w:hAnsi="Arial" w:cs="Arial"/>
        </w:rPr>
      </w:pPr>
    </w:p>
    <w:p w14:paraId="4D0BC282" w14:textId="77777777" w:rsidR="002E67E7" w:rsidRPr="00777793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731C4E0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B5AA270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F166D17" w14:textId="77777777" w:rsidR="00193343" w:rsidRPr="00777793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A63F35C" w14:textId="77777777" w:rsidR="00193343" w:rsidRPr="00777793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77BC864" w14:textId="77777777" w:rsidR="00193343" w:rsidRPr="00777793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2C39878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4BCFBE6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1188B42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65A3419C" w14:textId="77777777" w:rsidR="00FA3F4E" w:rsidRPr="00777793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D6F12FA" w14:textId="77777777" w:rsidR="00175B15" w:rsidRPr="00777793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937C0A9" w14:textId="77777777" w:rsidR="00175B15" w:rsidRPr="00777793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AE6E3F2" w14:textId="77777777" w:rsidR="00175B15" w:rsidRPr="00777793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C37881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3F2D28B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583E4A1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1FE6CEEE" w14:textId="77777777" w:rsidR="008F456C" w:rsidRPr="00777793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49D3D26" w14:textId="461238B9" w:rsidR="00D12ECC" w:rsidRPr="00777793" w:rsidRDefault="00916FAB" w:rsidP="00175B15">
      <w:pPr>
        <w:jc w:val="center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>Москва 20</w:t>
      </w:r>
      <w:r w:rsidR="00CD29F8">
        <w:rPr>
          <w:rFonts w:ascii="Arial" w:hAnsi="Arial" w:cs="Arial"/>
          <w:b/>
          <w:sz w:val="22"/>
        </w:rPr>
        <w:t>2</w:t>
      </w:r>
      <w:ins w:id="7" w:author="Александр Шрамков" w:date="2021-03-10T18:17:00Z">
        <w:r w:rsidR="00C46CBE">
          <w:rPr>
            <w:rFonts w:ascii="Arial" w:hAnsi="Arial" w:cs="Arial"/>
            <w:b/>
            <w:sz w:val="22"/>
          </w:rPr>
          <w:t>1</w:t>
        </w:r>
      </w:ins>
      <w:del w:id="8" w:author="Александр Шрамков" w:date="2021-03-10T18:17:00Z">
        <w:r w:rsidR="00CD29F8" w:rsidDel="00C46CBE">
          <w:rPr>
            <w:rFonts w:ascii="Arial" w:hAnsi="Arial" w:cs="Arial"/>
            <w:b/>
            <w:sz w:val="22"/>
          </w:rPr>
          <w:delText>0</w:delText>
        </w:r>
      </w:del>
    </w:p>
    <w:p w14:paraId="4F3FDFF4" w14:textId="77777777" w:rsidR="00D12ECC" w:rsidRPr="00777793" w:rsidRDefault="00D12ECC">
      <w:pPr>
        <w:spacing w:after="200" w:line="276" w:lineRule="auto"/>
        <w:jc w:val="left"/>
        <w:rPr>
          <w:rFonts w:ascii="Arial" w:hAnsi="Arial" w:cs="Arial"/>
          <w:b/>
          <w:sz w:val="20"/>
        </w:rPr>
      </w:pPr>
      <w:r w:rsidRPr="00777793">
        <w:rPr>
          <w:rFonts w:ascii="Arial" w:hAnsi="Arial" w:cs="Arial"/>
          <w:b/>
          <w:sz w:val="20"/>
        </w:rPr>
        <w:br w:type="page"/>
      </w:r>
    </w:p>
    <w:p w14:paraId="607F64F0" w14:textId="6E8AB62D" w:rsidR="003701C2" w:rsidRPr="00777793" w:rsidRDefault="003701C2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lastRenderedPageBreak/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1</w:t>
      </w:r>
      <w:r w:rsidR="00106AE3" w:rsidRPr="00777793">
        <w:rPr>
          <w:rFonts w:ascii="Arial" w:hAnsi="Arial" w:cs="Arial"/>
          <w:b/>
          <w:noProof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История изменений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182"/>
        <w:gridCol w:w="1372"/>
        <w:gridCol w:w="5640"/>
        <w:gridCol w:w="1982"/>
      </w:tblGrid>
      <w:tr w:rsidR="00175B15" w:rsidRPr="00777793" w14:paraId="2ECAD88B" w14:textId="77777777" w:rsidTr="009355EA">
        <w:trPr>
          <w:cantSplit/>
          <w:trHeight w:val="397"/>
          <w:tblHeader/>
        </w:trPr>
        <w:tc>
          <w:tcPr>
            <w:tcW w:w="581" w:type="pct"/>
            <w:shd w:val="clear" w:color="auto" w:fill="FFC000"/>
            <w:vAlign w:val="center"/>
          </w:tcPr>
          <w:p w14:paraId="1250281A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Версия</w:t>
            </w:r>
          </w:p>
        </w:tc>
        <w:tc>
          <w:tcPr>
            <w:tcW w:w="674" w:type="pct"/>
            <w:shd w:val="clear" w:color="auto" w:fill="FFC000"/>
            <w:vAlign w:val="center"/>
          </w:tcPr>
          <w:p w14:paraId="281F29EA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771" w:type="pct"/>
            <w:shd w:val="clear" w:color="auto" w:fill="FFC000"/>
            <w:vAlign w:val="center"/>
          </w:tcPr>
          <w:p w14:paraId="4E97BFE3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Комментарий</w:t>
            </w:r>
          </w:p>
        </w:tc>
        <w:tc>
          <w:tcPr>
            <w:tcW w:w="974" w:type="pct"/>
            <w:shd w:val="clear" w:color="auto" w:fill="FFC000"/>
            <w:vAlign w:val="center"/>
          </w:tcPr>
          <w:p w14:paraId="2EA9450D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Автор</w:t>
            </w:r>
          </w:p>
        </w:tc>
      </w:tr>
      <w:tr w:rsidR="00EE4D29" w:rsidRPr="00777793" w14:paraId="5EFD5096" w14:textId="77777777" w:rsidTr="00927CCC">
        <w:trPr>
          <w:cantSplit/>
        </w:trPr>
        <w:tc>
          <w:tcPr>
            <w:tcW w:w="581" w:type="pct"/>
          </w:tcPr>
          <w:p w14:paraId="36E217A6" w14:textId="05D3C404" w:rsidR="00EE4D29" w:rsidRPr="00777793" w:rsidRDefault="001B5A1B" w:rsidP="00EE4D2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  <w:r w:rsidR="00EE4D29">
              <w:rPr>
                <w:rFonts w:ascii="Arial" w:hAnsi="Arial" w:cs="Arial"/>
                <w:sz w:val="20"/>
              </w:rPr>
              <w:t>.0</w:t>
            </w:r>
          </w:p>
        </w:tc>
        <w:tc>
          <w:tcPr>
            <w:tcW w:w="674" w:type="pct"/>
          </w:tcPr>
          <w:p w14:paraId="1AB21C44" w14:textId="2813905E" w:rsidR="00EE4D29" w:rsidRPr="00777793" w:rsidRDefault="00EE4D29" w:rsidP="00E85BA5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10.04.2020</w:t>
            </w:r>
          </w:p>
        </w:tc>
        <w:tc>
          <w:tcPr>
            <w:tcW w:w="2771" w:type="pct"/>
          </w:tcPr>
          <w:p w14:paraId="3DF311D4" w14:textId="478FB338" w:rsidR="00EE4D29" w:rsidRPr="00777793" w:rsidRDefault="001B5A1B" w:rsidP="004D28F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Актуализация КД на основе реестра изменений</w:t>
            </w:r>
          </w:p>
        </w:tc>
        <w:tc>
          <w:tcPr>
            <w:tcW w:w="974" w:type="pct"/>
          </w:tcPr>
          <w:p w14:paraId="30FFC38A" w14:textId="6B4DA103" w:rsidR="00EE4D29" w:rsidRPr="00777793" w:rsidRDefault="00EE4D29" w:rsidP="00EE4D2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Ковтун Д.В.</w:t>
            </w:r>
          </w:p>
        </w:tc>
      </w:tr>
      <w:tr w:rsidR="001A4543" w:rsidRPr="00777793" w14:paraId="59378F7D" w14:textId="77777777" w:rsidTr="00927CCC">
        <w:trPr>
          <w:cantSplit/>
        </w:trPr>
        <w:tc>
          <w:tcPr>
            <w:tcW w:w="581" w:type="pct"/>
          </w:tcPr>
          <w:p w14:paraId="370960F6" w14:textId="1995553F" w:rsidR="001A4543" w:rsidRPr="001A4543" w:rsidRDefault="001A4543" w:rsidP="001A4543">
            <w:pPr>
              <w:jc w:val="center"/>
              <w:rPr>
                <w:rFonts w:ascii="Arial" w:hAnsi="Arial" w:cs="Arial"/>
                <w:sz w:val="20"/>
                <w:lang w:val="en-US"/>
                <w:rPrChange w:id="9" w:author="Попова Дарья" w:date="2020-07-22T12:19:00Z">
                  <w:rPr>
                    <w:rFonts w:ascii="Arial" w:hAnsi="Arial" w:cs="Arial"/>
                    <w:sz w:val="20"/>
                  </w:rPr>
                </w:rPrChange>
              </w:rPr>
            </w:pPr>
            <w:ins w:id="10" w:author="Попова Дарья" w:date="2020-07-22T12:19:00Z">
              <w:r>
                <w:rPr>
                  <w:rFonts w:ascii="Arial" w:hAnsi="Arial" w:cs="Arial"/>
                  <w:sz w:val="20"/>
                  <w:lang w:val="en-US"/>
                </w:rPr>
                <w:t>4.1</w:t>
              </w:r>
            </w:ins>
          </w:p>
        </w:tc>
        <w:tc>
          <w:tcPr>
            <w:tcW w:w="674" w:type="pct"/>
          </w:tcPr>
          <w:p w14:paraId="7DD9885E" w14:textId="7040A4E7" w:rsidR="001A4543" w:rsidRPr="001A4543" w:rsidRDefault="001A4543" w:rsidP="001A4543">
            <w:pPr>
              <w:rPr>
                <w:rFonts w:ascii="Arial" w:hAnsi="Arial" w:cs="Arial"/>
                <w:sz w:val="20"/>
                <w:lang w:val="en-US"/>
                <w:rPrChange w:id="11" w:author="Попова Дарья" w:date="2020-07-22T12:20:00Z">
                  <w:rPr>
                    <w:rFonts w:ascii="Arial" w:hAnsi="Arial" w:cs="Arial"/>
                    <w:sz w:val="20"/>
                  </w:rPr>
                </w:rPrChange>
              </w:rPr>
            </w:pPr>
            <w:ins w:id="12" w:author="Попова Дарья" w:date="2020-07-22T12:20:00Z">
              <w:r>
                <w:rPr>
                  <w:rFonts w:ascii="Arial" w:hAnsi="Arial" w:cs="Arial"/>
                  <w:sz w:val="20"/>
                  <w:lang w:val="en-US"/>
                </w:rPr>
                <w:t>22.07.2020</w:t>
              </w:r>
            </w:ins>
          </w:p>
        </w:tc>
        <w:tc>
          <w:tcPr>
            <w:tcW w:w="2771" w:type="pct"/>
          </w:tcPr>
          <w:p w14:paraId="1D517789" w14:textId="700D7986" w:rsidR="001A4543" w:rsidRPr="00777793" w:rsidRDefault="001A4543" w:rsidP="001A4543">
            <w:pPr>
              <w:rPr>
                <w:rFonts w:ascii="Arial" w:hAnsi="Arial" w:cs="Arial"/>
                <w:sz w:val="20"/>
              </w:rPr>
            </w:pPr>
            <w:ins w:id="13" w:author="Попова Дарья" w:date="2020-07-22T12:20:00Z">
              <w:r w:rsidRPr="001A4543">
                <w:rPr>
                  <w:rFonts w:ascii="Arial" w:hAnsi="Arial" w:cs="Arial"/>
                  <w:sz w:val="20"/>
                  <w:rPrChange w:id="14" w:author="Попова Дарья" w:date="2020-07-22T12:20:00Z">
                    <w:rPr>
                      <w:rFonts w:cs="Arial"/>
                      <w:sz w:val="20"/>
                      <w:szCs w:val="20"/>
                    </w:rPr>
                  </w:rPrChange>
                </w:rPr>
                <w:t>Дополнение КД – ЗнИ 74. Управление процессами воздействий на ЗиС.</w:t>
              </w:r>
            </w:ins>
          </w:p>
        </w:tc>
        <w:tc>
          <w:tcPr>
            <w:tcW w:w="974" w:type="pct"/>
          </w:tcPr>
          <w:p w14:paraId="59638022" w14:textId="4FFBEAB6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  <w:ins w:id="15" w:author="Попова Дарья" w:date="2020-07-22T12:20:00Z">
              <w:r w:rsidRPr="001A4543">
                <w:rPr>
                  <w:rFonts w:ascii="Arial" w:hAnsi="Arial" w:cs="Arial"/>
                  <w:sz w:val="20"/>
                  <w:rPrChange w:id="16" w:author="Попова Дарья" w:date="2020-07-22T12:20:00Z">
                    <w:rPr>
                      <w:rFonts w:cs="Arial"/>
                      <w:sz w:val="20"/>
                      <w:szCs w:val="20"/>
                    </w:rPr>
                  </w:rPrChange>
                </w:rPr>
                <w:t>Попова Д.Н.</w:t>
              </w:r>
            </w:ins>
          </w:p>
        </w:tc>
      </w:tr>
      <w:tr w:rsidR="001A4543" w:rsidRPr="00777793" w14:paraId="500AD8C9" w14:textId="77777777" w:rsidTr="00927CCC">
        <w:trPr>
          <w:cantSplit/>
        </w:trPr>
        <w:tc>
          <w:tcPr>
            <w:tcW w:w="581" w:type="pct"/>
          </w:tcPr>
          <w:p w14:paraId="438880E8" w14:textId="328B089E" w:rsidR="001A4543" w:rsidRPr="00777793" w:rsidRDefault="008616B3" w:rsidP="001A4543">
            <w:pPr>
              <w:jc w:val="center"/>
              <w:rPr>
                <w:rFonts w:ascii="Arial" w:hAnsi="Arial" w:cs="Arial"/>
                <w:sz w:val="20"/>
              </w:rPr>
            </w:pPr>
            <w:ins w:id="17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4.2</w:t>
              </w:r>
            </w:ins>
          </w:p>
        </w:tc>
        <w:tc>
          <w:tcPr>
            <w:tcW w:w="674" w:type="pct"/>
          </w:tcPr>
          <w:p w14:paraId="66C61D98" w14:textId="352FE854" w:rsidR="001A4543" w:rsidRPr="00777793" w:rsidRDefault="00B946C9" w:rsidP="001A4543">
            <w:pPr>
              <w:rPr>
                <w:rFonts w:ascii="Arial" w:hAnsi="Arial" w:cs="Arial"/>
                <w:sz w:val="20"/>
              </w:rPr>
            </w:pPr>
            <w:ins w:id="18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12.03.2021</w:t>
              </w:r>
            </w:ins>
          </w:p>
        </w:tc>
        <w:tc>
          <w:tcPr>
            <w:tcW w:w="2771" w:type="pct"/>
          </w:tcPr>
          <w:p w14:paraId="596A3DD6" w14:textId="7A1DCB32" w:rsidR="001A4543" w:rsidRPr="00777793" w:rsidRDefault="00F569B3" w:rsidP="001A4543">
            <w:pPr>
              <w:rPr>
                <w:rFonts w:ascii="Arial" w:hAnsi="Arial" w:cs="Arial"/>
                <w:sz w:val="20"/>
              </w:rPr>
            </w:pPr>
            <w:ins w:id="19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Актуализация КД на основе реестра изменений</w:t>
              </w:r>
            </w:ins>
          </w:p>
        </w:tc>
        <w:tc>
          <w:tcPr>
            <w:tcW w:w="974" w:type="pct"/>
          </w:tcPr>
          <w:p w14:paraId="5BD330FA" w14:textId="205D68A7" w:rsidR="001A4543" w:rsidRPr="00777793" w:rsidRDefault="008616B3" w:rsidP="001A4543">
            <w:pPr>
              <w:jc w:val="center"/>
              <w:rPr>
                <w:rFonts w:ascii="Arial" w:hAnsi="Arial" w:cs="Arial"/>
                <w:sz w:val="20"/>
              </w:rPr>
            </w:pPr>
            <w:ins w:id="20" w:author="Александр Шрамков" w:date="2021-03-10T18:17:00Z">
              <w:r>
                <w:rPr>
                  <w:rFonts w:ascii="Arial" w:hAnsi="Arial" w:cs="Arial"/>
                  <w:sz w:val="20"/>
                </w:rPr>
                <w:t>Шрамков А.Б.</w:t>
              </w:r>
            </w:ins>
          </w:p>
        </w:tc>
      </w:tr>
      <w:tr w:rsidR="001A4543" w:rsidRPr="00777793" w14:paraId="174C30B2" w14:textId="77777777" w:rsidTr="00927CCC">
        <w:trPr>
          <w:cantSplit/>
        </w:trPr>
        <w:tc>
          <w:tcPr>
            <w:tcW w:w="581" w:type="pct"/>
          </w:tcPr>
          <w:p w14:paraId="62B2BA75" w14:textId="24F676D0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7DA817A1" w14:textId="1E38CE59" w:rsidR="001A4543" w:rsidRPr="0077779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349F88BB" w14:textId="0450FC6F" w:rsidR="001A4543" w:rsidRPr="0077779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674D308B" w14:textId="02131BA3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5512EF62" w14:textId="77777777" w:rsidTr="00927CCC">
        <w:trPr>
          <w:cantSplit/>
        </w:trPr>
        <w:tc>
          <w:tcPr>
            <w:tcW w:w="581" w:type="pct"/>
          </w:tcPr>
          <w:p w14:paraId="71E3637A" w14:textId="3218001A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3B6C267F" w14:textId="5DC8AEA7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3F0DB49F" w14:textId="76E118E7" w:rsidR="001A4543" w:rsidRPr="006561EA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0BD7137A" w14:textId="348546C3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7F465D40" w14:textId="77777777" w:rsidTr="00927CCC">
        <w:trPr>
          <w:cantSplit/>
        </w:trPr>
        <w:tc>
          <w:tcPr>
            <w:tcW w:w="581" w:type="pct"/>
          </w:tcPr>
          <w:p w14:paraId="20296A99" w14:textId="77F86F98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6FEB2CCC" w14:textId="10DE025F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2C22774F" w14:textId="300DBC92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4147EC70" w14:textId="1A080083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17A65AC5" w14:textId="77777777" w:rsidTr="00927CCC">
        <w:trPr>
          <w:cantSplit/>
        </w:trPr>
        <w:tc>
          <w:tcPr>
            <w:tcW w:w="581" w:type="pct"/>
          </w:tcPr>
          <w:p w14:paraId="6AA3553D" w14:textId="40086267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1709EC57" w14:textId="4CDEF106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72BC7DA6" w14:textId="0403C267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442D4469" w14:textId="1F45A31D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A4543" w:rsidRPr="00777793" w14:paraId="03A9C2A1" w14:textId="77777777" w:rsidTr="00927CCC">
        <w:trPr>
          <w:cantSplit/>
        </w:trPr>
        <w:tc>
          <w:tcPr>
            <w:tcW w:w="581" w:type="pct"/>
          </w:tcPr>
          <w:p w14:paraId="17AEE385" w14:textId="4D8F6421" w:rsidR="001A454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4" w:type="pct"/>
          </w:tcPr>
          <w:p w14:paraId="2B5B1FD6" w14:textId="1101229A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771" w:type="pct"/>
          </w:tcPr>
          <w:p w14:paraId="61E12942" w14:textId="31D41265" w:rsidR="001A4543" w:rsidRDefault="001A4543" w:rsidP="001A4543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974" w:type="pct"/>
          </w:tcPr>
          <w:p w14:paraId="15F8C4FC" w14:textId="2FD2772C" w:rsidR="001A4543" w:rsidRPr="00777793" w:rsidRDefault="001A4543" w:rsidP="001A454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4B2B7B6C" w14:textId="550B5691" w:rsidR="00354BEF" w:rsidRPr="00777793" w:rsidRDefault="00354BE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2</w:t>
      </w:r>
      <w:r w:rsidR="00106AE3"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Связанные документы (этот документ должен читаться вместе с)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777793" w14:paraId="494A9556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5E2AC75B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2A2EE832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Номер версии /</w:t>
            </w:r>
            <w:r w:rsidR="00354BEF" w:rsidRPr="00777793">
              <w:rPr>
                <w:rFonts w:ascii="Arial" w:hAnsi="Arial" w:cs="Arial"/>
                <w:b/>
                <w:sz w:val="20"/>
              </w:rPr>
              <w:t xml:space="preserve"> и</w:t>
            </w:r>
            <w:r w:rsidRPr="00777793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648E7C7C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525CFA" w:rsidRPr="00777793" w14:paraId="445864AF" w14:textId="77777777" w:rsidTr="00B478E6">
        <w:trPr>
          <w:cantSplit/>
        </w:trPr>
        <w:tc>
          <w:tcPr>
            <w:tcW w:w="2500" w:type="pct"/>
            <w:vAlign w:val="bottom"/>
          </w:tcPr>
          <w:p w14:paraId="7F156E75" w14:textId="0D439AE1" w:rsidR="00525CFA" w:rsidRPr="00B478E6" w:rsidRDefault="00C11C4C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bookmarkStart w:id="21" w:name="_Hlk522184156"/>
            <w:r>
              <w:rPr>
                <w:rFonts w:ascii="Arial" w:hAnsi="Arial" w:cs="Arial"/>
                <w:color w:val="000000"/>
                <w:sz w:val="20"/>
                <w:szCs w:val="20"/>
              </w:rPr>
              <w:t>Глоссарий П</w:t>
            </w:r>
            <w:r w:rsidR="00DD35B8">
              <w:rPr>
                <w:rFonts w:ascii="Arial" w:hAnsi="Arial" w:cs="Arial"/>
                <w:color w:val="000000"/>
                <w:sz w:val="20"/>
                <w:szCs w:val="20"/>
              </w:rPr>
              <w:t>роекта</w:t>
            </w:r>
          </w:p>
        </w:tc>
        <w:tc>
          <w:tcPr>
            <w:tcW w:w="1542" w:type="pct"/>
          </w:tcPr>
          <w:p w14:paraId="743B824D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A02B14B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DD35B8" w:rsidRPr="00777793" w14:paraId="7395517A" w14:textId="77777777" w:rsidTr="00F02AFC">
        <w:trPr>
          <w:cantSplit/>
        </w:trPr>
        <w:tc>
          <w:tcPr>
            <w:tcW w:w="2500" w:type="pct"/>
            <w:vAlign w:val="bottom"/>
          </w:tcPr>
          <w:p w14:paraId="7689F9E7" w14:textId="5BDA1B39" w:rsidR="00DD35B8" w:rsidRPr="00B478E6" w:rsidRDefault="00DD35B8" w:rsidP="00525CF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5A3E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595A3E">
              <w:rPr>
                <w:rFonts w:ascii="Arial" w:hAnsi="Arial" w:cs="Arial"/>
                <w:color w:val="000000"/>
                <w:sz w:val="20"/>
                <w:szCs w:val="20"/>
              </w:rPr>
              <w:t>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26451033" w14:textId="77777777" w:rsidR="00DD35B8" w:rsidRPr="00777793" w:rsidRDefault="00DD35B8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428B42FA" w14:textId="77777777" w:rsidR="00DD35B8" w:rsidRPr="00777793" w:rsidRDefault="00DD35B8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52A4B506" w14:textId="77777777" w:rsidTr="00B478E6">
        <w:trPr>
          <w:cantSplit/>
        </w:trPr>
        <w:tc>
          <w:tcPr>
            <w:tcW w:w="2500" w:type="pct"/>
            <w:vAlign w:val="bottom"/>
          </w:tcPr>
          <w:p w14:paraId="66CAD98B" w14:textId="0D2AFC65" w:rsidR="00525CFA" w:rsidRPr="00777793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ERP.2.1.17.PM Методика планирования и контроля факта затрат на ТОиР (с учетом капитализации затрат на капитальный ремонт основных средств)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0F088656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51646BD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273CF048" w14:textId="77777777" w:rsidTr="00B478E6">
        <w:trPr>
          <w:cantSplit/>
        </w:trPr>
        <w:tc>
          <w:tcPr>
            <w:tcW w:w="2500" w:type="pct"/>
            <w:vAlign w:val="bottom"/>
          </w:tcPr>
          <w:p w14:paraId="4D4FDA7C" w14:textId="51D91A0C" w:rsidR="00525CFA" w:rsidRPr="00B478E6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ERP.2.1.19.PM Методика учета и управления обменным фондом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0B7DA383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DF6919C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2B9573D2" w14:textId="77777777" w:rsidTr="00B478E6">
        <w:trPr>
          <w:cantSplit/>
        </w:trPr>
        <w:tc>
          <w:tcPr>
            <w:tcW w:w="2500" w:type="pct"/>
            <w:vAlign w:val="bottom"/>
          </w:tcPr>
          <w:p w14:paraId="67DAAF21" w14:textId="10C916B4" w:rsidR="00525CFA" w:rsidRPr="00B478E6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ERP.2.1.38 Методика определения плановой и фактической стоимости жизненного цикла производственных активов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4B7D6EF0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2615C0E2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25CFA" w:rsidRPr="00777793" w14:paraId="7AAEEC27" w14:textId="77777777" w:rsidTr="00B478E6">
        <w:trPr>
          <w:cantSplit/>
        </w:trPr>
        <w:tc>
          <w:tcPr>
            <w:tcW w:w="2500" w:type="pct"/>
            <w:vAlign w:val="bottom"/>
          </w:tcPr>
          <w:p w14:paraId="1F891156" w14:textId="0D78B0CA" w:rsidR="00525CFA" w:rsidRPr="00B478E6" w:rsidRDefault="00525CFA" w:rsidP="00525CF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 xml:space="preserve">НМД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</w:rPr>
              <w:t>ERP.2.1.16.PM Методика определения компонентного состава объектов ТОиР в соответствии с требованиями компонентного учета основных средств и принятия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542" w:type="pct"/>
          </w:tcPr>
          <w:p w14:paraId="686AE61C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80AA027" w14:textId="77777777" w:rsidR="00525CFA" w:rsidRPr="00777793" w:rsidRDefault="00525CFA" w:rsidP="00525CF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bookmarkEnd w:id="21"/>
      <w:tr w:rsidR="002940BB" w:rsidRPr="00777793" w14:paraId="6579E28C" w14:textId="77777777" w:rsidTr="00927CCC">
        <w:trPr>
          <w:cantSplit/>
        </w:trPr>
        <w:tc>
          <w:tcPr>
            <w:tcW w:w="2500" w:type="pct"/>
          </w:tcPr>
          <w:p w14:paraId="4CD46380" w14:textId="52F99617" w:rsidR="002940BB" w:rsidRPr="00B478E6" w:rsidRDefault="002940BB" w:rsidP="002940BB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Методологическое решение «Об учете капитализируемых ремонтов основных средств»</w:t>
            </w:r>
          </w:p>
        </w:tc>
        <w:tc>
          <w:tcPr>
            <w:tcW w:w="1542" w:type="pct"/>
          </w:tcPr>
          <w:p w14:paraId="0AFA0EDA" w14:textId="4A7815B6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  <w:r w:rsidRPr="00777793">
              <w:rPr>
                <w:rFonts w:ascii="Arial" w:hAnsi="Arial" w:cs="Arial"/>
                <w:sz w:val="20"/>
              </w:rPr>
              <w:t>№83</w:t>
            </w:r>
          </w:p>
        </w:tc>
        <w:tc>
          <w:tcPr>
            <w:tcW w:w="958" w:type="pct"/>
          </w:tcPr>
          <w:p w14:paraId="36188382" w14:textId="7BE5C839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  <w:r w:rsidRPr="00777793">
              <w:rPr>
                <w:rFonts w:ascii="Arial" w:hAnsi="Arial" w:cs="Arial"/>
                <w:sz w:val="20"/>
              </w:rPr>
              <w:t>14.11.2016</w:t>
            </w:r>
          </w:p>
        </w:tc>
      </w:tr>
      <w:tr w:rsidR="002940BB" w:rsidRPr="00777793" w14:paraId="29B992CB" w14:textId="77777777" w:rsidTr="00927CCC">
        <w:trPr>
          <w:cantSplit/>
        </w:trPr>
        <w:tc>
          <w:tcPr>
            <w:tcW w:w="2500" w:type="pct"/>
          </w:tcPr>
          <w:p w14:paraId="326ACBA0" w14:textId="32E50362" w:rsidR="002940BB" w:rsidRPr="00B478E6" w:rsidRDefault="002940BB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2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EE4D29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3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EE4D2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9.2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.7.PM.КД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Управление основными данными по направлению ТОиР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4612924A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1830091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1CE24FFC" w14:textId="77777777" w:rsidTr="00927CCC">
        <w:trPr>
          <w:cantSplit/>
        </w:trPr>
        <w:tc>
          <w:tcPr>
            <w:tcW w:w="2500" w:type="pct"/>
          </w:tcPr>
          <w:p w14:paraId="3BC3605C" w14:textId="16BF8625" w:rsidR="002940BB" w:rsidRPr="00B478E6" w:rsidRDefault="002940BB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4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EE4D29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5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EE4D2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9.2.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15.PM.КД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Отчетность по направлению ТОиР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515485A8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2986EE0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60E84585" w14:textId="77777777" w:rsidTr="00927CCC">
        <w:trPr>
          <w:cantSplit/>
        </w:trPr>
        <w:tc>
          <w:tcPr>
            <w:tcW w:w="2500" w:type="pct"/>
          </w:tcPr>
          <w:p w14:paraId="58D63C71" w14:textId="4C89EE1E" w:rsidR="002940BB" w:rsidRPr="00B478E6" w:rsidRDefault="002940BB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6" w:author="Александр Шрамков" w:date="2021-03-10T18:18:00Z"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7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51.PM.КД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и управление бюджетами ТОиР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2DD9A17B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114AAC7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504B1141" w14:textId="77777777" w:rsidTr="00927CCC">
        <w:trPr>
          <w:cantSplit/>
        </w:trPr>
        <w:tc>
          <w:tcPr>
            <w:tcW w:w="2500" w:type="pct"/>
          </w:tcPr>
          <w:p w14:paraId="7A053B30" w14:textId="6280C2F9" w:rsidR="002940BB" w:rsidRPr="00B478E6" w:rsidRDefault="002940BB" w:rsidP="002940BB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28" w:author="Александр Шрамков" w:date="2021-03-10T18:18:00Z"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525CFA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29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52.PM.КД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Годовое планирование воздействий на ПА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35BC95DA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ECD97F3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940BB" w:rsidRPr="00777793" w14:paraId="2E776D10" w14:textId="77777777" w:rsidTr="00927CCC">
        <w:trPr>
          <w:cantSplit/>
        </w:trPr>
        <w:tc>
          <w:tcPr>
            <w:tcW w:w="2500" w:type="pct"/>
          </w:tcPr>
          <w:p w14:paraId="504251F5" w14:textId="00C4AEA4" w:rsidR="002940BB" w:rsidRPr="00B478E6" w:rsidRDefault="002940BB" w:rsidP="002940BB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30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1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53.PM.КД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Планирование остановочных ремонтов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1B4EFF7E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40AC564C" w14:textId="77777777" w:rsidR="002940BB" w:rsidRPr="00777793" w:rsidRDefault="002940BB" w:rsidP="002940BB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09A9F671" w14:textId="77777777" w:rsidTr="00927CCC">
        <w:trPr>
          <w:cantSplit/>
        </w:trPr>
        <w:tc>
          <w:tcPr>
            <w:tcW w:w="2500" w:type="pct"/>
          </w:tcPr>
          <w:p w14:paraId="6F19846E" w14:textId="146C7770" w:rsidR="0015191C" w:rsidRPr="00B478E6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32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3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55.PM.КД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Выполнение и фактический учет работ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40FA68D2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19419AD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62DA34BE" w14:textId="77777777" w:rsidTr="00B478E6">
        <w:trPr>
          <w:cantSplit/>
          <w:trHeight w:val="49"/>
        </w:trPr>
        <w:tc>
          <w:tcPr>
            <w:tcW w:w="2500" w:type="pct"/>
          </w:tcPr>
          <w:p w14:paraId="27248286" w14:textId="202EBD76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del w:id="34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5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56.PM.КД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Мониторинг и оценка технического состояния ПА</w:t>
            </w:r>
            <w:r w:rsidR="00525CFA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3EB01A82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4F5C02D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59582B2F" w14:textId="77777777" w:rsidTr="00927CCC">
        <w:trPr>
          <w:cantSplit/>
        </w:trPr>
        <w:tc>
          <w:tcPr>
            <w:tcW w:w="2500" w:type="pct"/>
          </w:tcPr>
          <w:p w14:paraId="6C574BC3" w14:textId="3C271891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КД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«</w:t>
            </w:r>
            <w:del w:id="36" w:author="Александр Шрамков" w:date="2021-03-10T18:18:00Z"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="00B05A10"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7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57.PM.КД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Ресурсное обеспечение ТОиР</w:t>
            </w:r>
            <w:r w:rsidR="00B05A10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6C0271F8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4DB3A4B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47F69B9F" w14:textId="77777777" w:rsidTr="00927CCC">
        <w:trPr>
          <w:cantSplit/>
        </w:trPr>
        <w:tc>
          <w:tcPr>
            <w:tcW w:w="2500" w:type="pct"/>
          </w:tcPr>
          <w:p w14:paraId="69E58BDB" w14:textId="0C678F64" w:rsidR="0015191C" w:rsidRPr="00777793" w:rsidRDefault="00B05A10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ERP.5.1.</w:t>
            </w:r>
            <w:r w:rsid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66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.PM </w:t>
            </w:r>
            <w:r w:rsidR="0015191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Альбом форм по направлению ТОиР</w:t>
            </w:r>
          </w:p>
        </w:tc>
        <w:tc>
          <w:tcPr>
            <w:tcW w:w="1542" w:type="pct"/>
          </w:tcPr>
          <w:p w14:paraId="2633338A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54D0CF4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35107746" w14:textId="77777777" w:rsidTr="00927CCC">
        <w:trPr>
          <w:cantSplit/>
        </w:trPr>
        <w:tc>
          <w:tcPr>
            <w:tcW w:w="2500" w:type="pct"/>
          </w:tcPr>
          <w:p w14:paraId="2F366EC6" w14:textId="42E659D1" w:rsidR="0015191C" w:rsidRPr="00777793" w:rsidRDefault="0015191C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del w:id="38" w:author="Александр Шрамков" w:date="2021-03-10T18:18:00Z"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39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58 Планирование обеспечения МТР, работами и услугами</w:t>
            </w:r>
          </w:p>
        </w:tc>
        <w:tc>
          <w:tcPr>
            <w:tcW w:w="1542" w:type="pct"/>
          </w:tcPr>
          <w:p w14:paraId="564461EB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86D52DC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5DAEB021" w14:textId="77777777" w:rsidTr="00927CCC">
        <w:trPr>
          <w:cantSplit/>
        </w:trPr>
        <w:tc>
          <w:tcPr>
            <w:tcW w:w="2500" w:type="pct"/>
          </w:tcPr>
          <w:p w14:paraId="11C2B5C0" w14:textId="1A106EB6" w:rsidR="0015191C" w:rsidRPr="00777793" w:rsidRDefault="0015191C" w:rsidP="00E85BA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КД </w:t>
            </w:r>
            <w:del w:id="40" w:author="Александр Шрамков" w:date="2021-03-10T18:18:00Z"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ERP.</w:delText>
              </w:r>
              <w:r w:rsidR="00265C32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9</w:delText>
              </w:r>
              <w:r w:rsidRPr="00777793" w:rsidDel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</w:delText>
              </w:r>
            </w:del>
            <w:ins w:id="41" w:author="Александр Шрамков" w:date="2021-03-10T18:18:00Z">
              <w:r w:rsidR="00923C4E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ERP.13.</w:t>
              </w:r>
            </w:ins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9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  <w:r w:rsidR="00265C3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37 Обеспечение плановых данных</w:t>
            </w:r>
          </w:p>
        </w:tc>
        <w:tc>
          <w:tcPr>
            <w:tcW w:w="1542" w:type="pct"/>
          </w:tcPr>
          <w:p w14:paraId="75C3441D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F1903AB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5E354646" w14:textId="77777777" w:rsidTr="00927CCC">
        <w:trPr>
          <w:cantSplit/>
        </w:trPr>
        <w:tc>
          <w:tcPr>
            <w:tcW w:w="2500" w:type="pct"/>
          </w:tcPr>
          <w:p w14:paraId="08AB4831" w14:textId="431557CD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СОИ «ERP.5.6.14 Соглашение об интеграции 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Программа Производственно-экономическое планирование опер. Деятельности (</w:t>
            </w:r>
            <w:r w:rsidR="00382DC8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FS-PER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)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2DFD2E08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64DBC584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041D3675" w14:textId="77777777" w:rsidTr="00927CCC">
        <w:trPr>
          <w:cantSplit/>
        </w:trPr>
        <w:tc>
          <w:tcPr>
            <w:tcW w:w="2500" w:type="pct"/>
          </w:tcPr>
          <w:p w14:paraId="5B2A07D9" w14:textId="7663A47C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СОИ «ERP.5.6.18 Соглашение об интеграции 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3D-модели и каталог запчастей для оборудования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767BE89E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A97FEF8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15191C" w:rsidRPr="00777793" w14:paraId="25F6CBB5" w14:textId="77777777" w:rsidTr="00927CCC">
        <w:trPr>
          <w:cantSplit/>
        </w:trPr>
        <w:tc>
          <w:tcPr>
            <w:tcW w:w="2500" w:type="pct"/>
          </w:tcPr>
          <w:p w14:paraId="536C0964" w14:textId="51A0A830" w:rsidR="0015191C" w:rsidRPr="00777793" w:rsidRDefault="0015191C" w:rsidP="0015191C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СОИ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«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ERP.5.6.3. Разработка и внедрение автоматизированной системы управления персоналом</w:t>
            </w:r>
            <w:r w:rsid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C11C4C" w:rsidRPr="00C11C4C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(1С ЗУП)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»</w:t>
            </w:r>
          </w:p>
        </w:tc>
        <w:tc>
          <w:tcPr>
            <w:tcW w:w="1542" w:type="pct"/>
          </w:tcPr>
          <w:p w14:paraId="72B12DAC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232125A" w14:textId="77777777" w:rsidR="0015191C" w:rsidRPr="00777793" w:rsidRDefault="0015191C" w:rsidP="0015191C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23A69B44" w14:textId="20069E48" w:rsidR="00B81641" w:rsidRPr="00777793" w:rsidRDefault="00B81641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3</w:t>
      </w:r>
      <w:r w:rsidR="00106AE3"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Приложения (являются неотъемлемой частью документа)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88"/>
        <w:gridCol w:w="3138"/>
        <w:gridCol w:w="1950"/>
      </w:tblGrid>
      <w:tr w:rsidR="00175B15" w:rsidRPr="00777793" w14:paraId="497F5F7B" w14:textId="77777777" w:rsidTr="009355EA">
        <w:trPr>
          <w:cantSplit/>
          <w:trHeight w:val="397"/>
          <w:tblHeader/>
        </w:trPr>
        <w:tc>
          <w:tcPr>
            <w:tcW w:w="2500" w:type="pct"/>
            <w:shd w:val="clear" w:color="auto" w:fill="FFC000"/>
            <w:vAlign w:val="center"/>
          </w:tcPr>
          <w:p w14:paraId="499F465C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Название документа</w:t>
            </w:r>
          </w:p>
        </w:tc>
        <w:tc>
          <w:tcPr>
            <w:tcW w:w="1542" w:type="pct"/>
            <w:shd w:val="clear" w:color="auto" w:fill="FFC000"/>
            <w:vAlign w:val="center"/>
          </w:tcPr>
          <w:p w14:paraId="7E5B1C46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Номер версии /</w:t>
            </w:r>
            <w:r w:rsidR="00E6247B" w:rsidRPr="00777793">
              <w:rPr>
                <w:rFonts w:ascii="Arial" w:hAnsi="Arial" w:cs="Arial"/>
                <w:b/>
                <w:sz w:val="20"/>
              </w:rPr>
              <w:t xml:space="preserve"> и</w:t>
            </w:r>
            <w:r w:rsidRPr="00777793">
              <w:rPr>
                <w:rFonts w:ascii="Arial" w:hAnsi="Arial" w:cs="Arial"/>
                <w:b/>
                <w:sz w:val="20"/>
              </w:rPr>
              <w:t>мя файла</w:t>
            </w:r>
          </w:p>
        </w:tc>
        <w:tc>
          <w:tcPr>
            <w:tcW w:w="958" w:type="pct"/>
            <w:shd w:val="clear" w:color="auto" w:fill="FFC000"/>
            <w:vAlign w:val="center"/>
          </w:tcPr>
          <w:p w14:paraId="08589601" w14:textId="77777777" w:rsidR="00175B15" w:rsidRPr="00777793" w:rsidRDefault="00175B15" w:rsidP="00BC56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</w:tr>
      <w:tr w:rsidR="00937D8A" w:rsidRPr="00777793" w14:paraId="101855DE" w14:textId="77777777" w:rsidTr="00927CCC">
        <w:trPr>
          <w:cantSplit/>
        </w:trPr>
        <w:tc>
          <w:tcPr>
            <w:tcW w:w="2500" w:type="pct"/>
          </w:tcPr>
          <w:p w14:paraId="367ED796" w14:textId="2C46629D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1.</w:t>
            </w:r>
            <w:r w:rsidR="001D278C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Модели бизнес-процессов</w:t>
            </w:r>
            <w:r w:rsidR="002940BB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542" w:type="pct"/>
          </w:tcPr>
          <w:p w14:paraId="3B217088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0CE6DF7C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609B5523" w14:textId="77777777" w:rsidTr="00927CCC">
        <w:trPr>
          <w:cantSplit/>
        </w:trPr>
        <w:tc>
          <w:tcPr>
            <w:tcW w:w="2500" w:type="pct"/>
          </w:tcPr>
          <w:p w14:paraId="5F09023D" w14:textId="575BF4D6" w:rsidR="00937D8A" w:rsidRPr="00B478E6" w:rsidRDefault="00F62F49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Приложение</w:t>
            </w:r>
            <w:r w:rsidR="00937D8A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2. Реестр бизнес-требований</w:t>
            </w:r>
          </w:p>
        </w:tc>
        <w:tc>
          <w:tcPr>
            <w:tcW w:w="1542" w:type="pct"/>
          </w:tcPr>
          <w:p w14:paraId="77A7D764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CFF137B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6100FA04" w14:textId="77777777" w:rsidTr="00927CCC">
        <w:trPr>
          <w:cantSplit/>
        </w:trPr>
        <w:tc>
          <w:tcPr>
            <w:tcW w:w="2500" w:type="pct"/>
          </w:tcPr>
          <w:p w14:paraId="10A2D382" w14:textId="311C3864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3. Описание шагов бизнес-процессов</w:t>
            </w:r>
          </w:p>
        </w:tc>
        <w:tc>
          <w:tcPr>
            <w:tcW w:w="1542" w:type="pct"/>
          </w:tcPr>
          <w:p w14:paraId="5198DBFF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703CA132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39AF7166" w14:textId="77777777" w:rsidTr="00927CCC">
        <w:trPr>
          <w:cantSplit/>
        </w:trPr>
        <w:tc>
          <w:tcPr>
            <w:tcW w:w="2500" w:type="pct"/>
          </w:tcPr>
          <w:p w14:paraId="1DE31058" w14:textId="2D750F1A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РП1-6: 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Роли и полномочия</w:t>
            </w:r>
          </w:p>
        </w:tc>
        <w:tc>
          <w:tcPr>
            <w:tcW w:w="1542" w:type="pct"/>
          </w:tcPr>
          <w:p w14:paraId="2AF6D038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599EBC6C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0096D911" w14:textId="77777777" w:rsidTr="00927CCC">
        <w:trPr>
          <w:cantSplit/>
        </w:trPr>
        <w:tc>
          <w:tcPr>
            <w:tcW w:w="2500" w:type="pct"/>
          </w:tcPr>
          <w:p w14:paraId="1410763B" w14:textId="343E9021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РИК1. </w:t>
            </w:r>
            <w:r w:rsidR="007053C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Матрица рисков и контрольных п</w:t>
            </w:r>
            <w:r w:rsidR="00F62F49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роцедур</w:t>
            </w:r>
          </w:p>
        </w:tc>
        <w:tc>
          <w:tcPr>
            <w:tcW w:w="1542" w:type="pct"/>
          </w:tcPr>
          <w:p w14:paraId="5694817C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1A386567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7D8A" w:rsidRPr="00777793" w14:paraId="4A489503" w14:textId="77777777" w:rsidTr="00927CCC">
        <w:trPr>
          <w:cantSplit/>
        </w:trPr>
        <w:tc>
          <w:tcPr>
            <w:tcW w:w="2500" w:type="pct"/>
          </w:tcPr>
          <w:p w14:paraId="42EB5DA4" w14:textId="11ACB56C" w:rsidR="00937D8A" w:rsidRPr="00B478E6" w:rsidRDefault="00937D8A" w:rsidP="00937D8A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</w:t>
            </w:r>
            <w:r w:rsidR="00F62F49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риложение</w:t>
            </w: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№ КП1. </w:t>
            </w:r>
            <w:r w:rsidR="007053C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М</w:t>
            </w:r>
            <w:r w:rsidR="007053CE"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атрица конфликтов полномочий</w:t>
            </w:r>
          </w:p>
        </w:tc>
        <w:tc>
          <w:tcPr>
            <w:tcW w:w="1542" w:type="pct"/>
          </w:tcPr>
          <w:p w14:paraId="5A743704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58" w:type="pct"/>
          </w:tcPr>
          <w:p w14:paraId="376F7782" w14:textId="77777777" w:rsidR="00937D8A" w:rsidRPr="00777793" w:rsidRDefault="00937D8A" w:rsidP="00937D8A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B31D616" w14:textId="77777777" w:rsidR="0033013D" w:rsidRPr="00777793" w:rsidRDefault="0033013D" w:rsidP="00E0149C">
      <w:pPr>
        <w:pStyle w:val="a7"/>
        <w:keepNext/>
        <w:jc w:val="right"/>
        <w:rPr>
          <w:rFonts w:ascii="Arial" w:hAnsi="Arial" w:cs="Arial"/>
        </w:rPr>
      </w:pPr>
    </w:p>
    <w:p w14:paraId="11EEB48E" w14:textId="77777777" w:rsidR="0033013D" w:rsidRPr="00777793" w:rsidRDefault="0033013D">
      <w:pPr>
        <w:spacing w:after="200" w:line="276" w:lineRule="auto"/>
        <w:jc w:val="left"/>
        <w:rPr>
          <w:rFonts w:ascii="Arial" w:eastAsia="Calibri" w:hAnsi="Arial" w:cs="Arial"/>
          <w:szCs w:val="24"/>
          <w:lang w:eastAsia="ru-RU"/>
        </w:rPr>
      </w:pPr>
      <w:r w:rsidRPr="00777793">
        <w:rPr>
          <w:rFonts w:ascii="Arial" w:hAnsi="Arial" w:cs="Arial"/>
        </w:rPr>
        <w:br w:type="page"/>
      </w:r>
    </w:p>
    <w:p w14:paraId="0D9165A9" w14:textId="77777777" w:rsidR="009355EA" w:rsidRPr="00777793" w:rsidRDefault="009355EA" w:rsidP="009355EA">
      <w:pPr>
        <w:pStyle w:val="a7"/>
        <w:keepNext/>
        <w:spacing w:after="240" w:afterAutospacing="0" w:line="276" w:lineRule="auto"/>
        <w:jc w:val="left"/>
        <w:rPr>
          <w:rFonts w:ascii="Arial" w:hAnsi="Arial" w:cs="Arial"/>
          <w:b/>
          <w:sz w:val="22"/>
        </w:rPr>
      </w:pPr>
      <w:bookmarkStart w:id="42" w:name="_Toc392078586"/>
      <w:bookmarkStart w:id="43" w:name="_Toc392838968"/>
      <w:bookmarkStart w:id="44" w:name="_Toc393208389"/>
      <w:r w:rsidRPr="00777793">
        <w:rPr>
          <w:rFonts w:ascii="Arial" w:hAnsi="Arial" w:cs="Arial"/>
          <w:b/>
          <w:sz w:val="28"/>
        </w:rPr>
        <w:lastRenderedPageBreak/>
        <w:t>ЛИСТ СОГЛАСОВАНИЯ</w:t>
      </w:r>
      <w:bookmarkEnd w:id="42"/>
      <w:bookmarkEnd w:id="43"/>
      <w:bookmarkEnd w:id="44"/>
    </w:p>
    <w:p w14:paraId="1DF5AF1B" w14:textId="0DF8CEDB" w:rsidR="00E0149C" w:rsidRPr="00777793" w:rsidRDefault="00E0149C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06AE3" w:rsidRPr="00777793">
        <w:rPr>
          <w:rFonts w:ascii="Arial" w:hAnsi="Arial" w:cs="Arial"/>
          <w:b/>
          <w:sz w:val="22"/>
        </w:rPr>
        <w:fldChar w:fldCharType="begin"/>
      </w:r>
      <w:r w:rsidR="00106AE3"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="00106AE3"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4</w:t>
      </w:r>
      <w:r w:rsidR="00106AE3"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Документ утвержден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2693"/>
        <w:gridCol w:w="1395"/>
        <w:gridCol w:w="2167"/>
      </w:tblGrid>
      <w:tr w:rsidR="00C34A58" w:rsidRPr="00777793" w14:paraId="3C41373D" w14:textId="77777777" w:rsidTr="00D53C80">
        <w:trPr>
          <w:cantSplit/>
          <w:trHeight w:val="397"/>
          <w:tblHeader/>
        </w:trPr>
        <w:tc>
          <w:tcPr>
            <w:tcW w:w="3936" w:type="dxa"/>
            <w:shd w:val="clear" w:color="auto" w:fill="FFC000"/>
            <w:vAlign w:val="center"/>
          </w:tcPr>
          <w:p w14:paraId="7739516D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Кто утвердил</w:t>
            </w:r>
          </w:p>
        </w:tc>
        <w:tc>
          <w:tcPr>
            <w:tcW w:w="2693" w:type="dxa"/>
            <w:shd w:val="clear" w:color="auto" w:fill="FFC000"/>
            <w:vAlign w:val="center"/>
          </w:tcPr>
          <w:p w14:paraId="6CF5A99F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27792FAD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6F26BD83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C34A58" w:rsidRPr="00777793" w14:paraId="36B4BF19" w14:textId="77777777" w:rsidTr="00D53C80">
        <w:trPr>
          <w:cantSplit/>
        </w:trPr>
        <w:tc>
          <w:tcPr>
            <w:tcW w:w="3936" w:type="dxa"/>
          </w:tcPr>
          <w:p w14:paraId="2CF0E153" w14:textId="34CECB5B" w:rsidR="00C34A58" w:rsidRPr="00777793" w:rsidRDefault="00C34A58" w:rsidP="00D53C80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3000EF8A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2EF2586D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2371887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34A58" w:rsidRPr="00777793" w14:paraId="634F8372" w14:textId="77777777" w:rsidTr="00D53C80">
        <w:trPr>
          <w:cantSplit/>
          <w:trHeight w:val="51"/>
        </w:trPr>
        <w:tc>
          <w:tcPr>
            <w:tcW w:w="3936" w:type="dxa"/>
          </w:tcPr>
          <w:p w14:paraId="4F13E392" w14:textId="7C5C4470" w:rsidR="00C34A58" w:rsidRPr="00777793" w:rsidRDefault="00C34A58" w:rsidP="00D53C80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90E2870" w14:textId="7ABA697B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95" w:type="dxa"/>
          </w:tcPr>
          <w:p w14:paraId="3F3226B5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203B551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7C728DE5" w14:textId="5BC3AC02" w:rsidR="00C34A58" w:rsidRPr="00777793" w:rsidRDefault="00C34A58" w:rsidP="00C34A58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Pr="00777793">
        <w:rPr>
          <w:rFonts w:ascii="Arial" w:hAnsi="Arial" w:cs="Arial"/>
          <w:b/>
          <w:sz w:val="22"/>
        </w:rPr>
        <w:fldChar w:fldCharType="begin"/>
      </w:r>
      <w:r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5</w:t>
      </w:r>
      <w:r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Документ согласован</w:t>
      </w:r>
    </w:p>
    <w:tbl>
      <w:tblPr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7"/>
        <w:gridCol w:w="2552"/>
        <w:gridCol w:w="1395"/>
        <w:gridCol w:w="2167"/>
      </w:tblGrid>
      <w:tr w:rsidR="00C34A58" w:rsidRPr="00777793" w14:paraId="3E1AF9F0" w14:textId="77777777" w:rsidTr="00D53C80">
        <w:trPr>
          <w:cantSplit/>
          <w:trHeight w:val="397"/>
          <w:tblHeader/>
        </w:trPr>
        <w:tc>
          <w:tcPr>
            <w:tcW w:w="4077" w:type="dxa"/>
            <w:shd w:val="clear" w:color="auto" w:fill="FFC000"/>
            <w:vAlign w:val="center"/>
          </w:tcPr>
          <w:p w14:paraId="51BA8719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Дополнительные визы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7BDD9C20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ФИО</w:t>
            </w:r>
          </w:p>
        </w:tc>
        <w:tc>
          <w:tcPr>
            <w:tcW w:w="1395" w:type="dxa"/>
            <w:shd w:val="clear" w:color="auto" w:fill="FFC000"/>
            <w:vAlign w:val="center"/>
          </w:tcPr>
          <w:p w14:paraId="7FBB73DA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Дата</w:t>
            </w:r>
          </w:p>
        </w:tc>
        <w:tc>
          <w:tcPr>
            <w:tcW w:w="2167" w:type="dxa"/>
            <w:shd w:val="clear" w:color="auto" w:fill="FFC000"/>
            <w:vAlign w:val="center"/>
          </w:tcPr>
          <w:p w14:paraId="555878B1" w14:textId="77777777" w:rsidR="00C34A58" w:rsidRPr="00777793" w:rsidRDefault="00C34A58" w:rsidP="00D53C80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777793">
              <w:rPr>
                <w:rFonts w:ascii="Arial" w:hAnsi="Arial" w:cs="Arial"/>
                <w:b/>
                <w:sz w:val="20"/>
              </w:rPr>
              <w:t>Подпись</w:t>
            </w:r>
          </w:p>
        </w:tc>
      </w:tr>
      <w:tr w:rsidR="00931C88" w:rsidRPr="00777793" w14:paraId="409C6416" w14:textId="77777777" w:rsidTr="00D53C80">
        <w:trPr>
          <w:cantSplit/>
        </w:trPr>
        <w:tc>
          <w:tcPr>
            <w:tcW w:w="4077" w:type="dxa"/>
          </w:tcPr>
          <w:p w14:paraId="2BF34BA6" w14:textId="5C6D89FE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производству и технической политике блока по производству и технической политике</w:t>
            </w:r>
          </w:p>
        </w:tc>
        <w:tc>
          <w:tcPr>
            <w:tcW w:w="2552" w:type="dxa"/>
          </w:tcPr>
          <w:p w14:paraId="2FA9E284" w14:textId="4AF4D6E0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Крылов А.М.</w:t>
            </w:r>
          </w:p>
        </w:tc>
        <w:tc>
          <w:tcPr>
            <w:tcW w:w="1395" w:type="dxa"/>
          </w:tcPr>
          <w:p w14:paraId="2363B92C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3C390F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2D6D95C0" w14:textId="77777777" w:rsidTr="00D53C80">
        <w:trPr>
          <w:cantSplit/>
        </w:trPr>
        <w:tc>
          <w:tcPr>
            <w:tcW w:w="4077" w:type="dxa"/>
          </w:tcPr>
          <w:p w14:paraId="4AB88778" w14:textId="7153CE48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Вице-президент по трансформации бизнеса</w:t>
            </w:r>
          </w:p>
        </w:tc>
        <w:tc>
          <w:tcPr>
            <w:tcW w:w="2552" w:type="dxa"/>
          </w:tcPr>
          <w:p w14:paraId="2431DA84" w14:textId="5ECD6701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Бондаренко Л.Г.</w:t>
            </w:r>
          </w:p>
        </w:tc>
        <w:tc>
          <w:tcPr>
            <w:tcW w:w="1395" w:type="dxa"/>
          </w:tcPr>
          <w:p w14:paraId="2798BE3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9C609AA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9B2A835" w14:textId="77777777" w:rsidTr="00D53C80">
        <w:trPr>
          <w:cantSplit/>
        </w:trPr>
        <w:tc>
          <w:tcPr>
            <w:tcW w:w="4077" w:type="dxa"/>
          </w:tcPr>
          <w:p w14:paraId="6016BC2B" w14:textId="371D8769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Технический директор блока по производству и технической политике</w:t>
            </w:r>
          </w:p>
        </w:tc>
        <w:tc>
          <w:tcPr>
            <w:tcW w:w="2552" w:type="dxa"/>
          </w:tcPr>
          <w:p w14:paraId="633D9A28" w14:textId="409A66AD" w:rsidR="00931C88" w:rsidRPr="00B478E6" w:rsidRDefault="00931C88" w:rsidP="00931C88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Белоглазов К.В.</w:t>
            </w:r>
          </w:p>
        </w:tc>
        <w:tc>
          <w:tcPr>
            <w:tcW w:w="1395" w:type="dxa"/>
          </w:tcPr>
          <w:p w14:paraId="4D4FD6E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0AF37A9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2EA8E65C" w14:textId="77777777" w:rsidTr="00D53C80">
        <w:trPr>
          <w:cantSplit/>
        </w:trPr>
        <w:tc>
          <w:tcPr>
            <w:tcW w:w="4077" w:type="dxa"/>
          </w:tcPr>
          <w:p w14:paraId="15EBB952" w14:textId="7A8D6341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планирования, управления запасами и развития МТС</w:t>
            </w:r>
          </w:p>
        </w:tc>
        <w:tc>
          <w:tcPr>
            <w:tcW w:w="2552" w:type="dxa"/>
          </w:tcPr>
          <w:p w14:paraId="0F313DE2" w14:textId="46874ED8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Братцева Ю.С.</w:t>
            </w:r>
          </w:p>
        </w:tc>
        <w:tc>
          <w:tcPr>
            <w:tcW w:w="1395" w:type="dxa"/>
          </w:tcPr>
          <w:p w14:paraId="6F1FB854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EEF555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7447E3ED" w14:textId="77777777" w:rsidTr="00D53C80">
        <w:trPr>
          <w:cantSplit/>
        </w:trPr>
        <w:tc>
          <w:tcPr>
            <w:tcW w:w="4077" w:type="dxa"/>
          </w:tcPr>
          <w:p w14:paraId="209A1A69" w14:textId="1D25BDA9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Директор департамента методологии и управления контролем корп. программ</w:t>
            </w:r>
          </w:p>
        </w:tc>
        <w:tc>
          <w:tcPr>
            <w:tcW w:w="2552" w:type="dxa"/>
          </w:tcPr>
          <w:p w14:paraId="52F3F075" w14:textId="068BA1C2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Арифулин Д.Р.</w:t>
            </w:r>
          </w:p>
        </w:tc>
        <w:tc>
          <w:tcPr>
            <w:tcW w:w="1395" w:type="dxa"/>
          </w:tcPr>
          <w:p w14:paraId="735C88D3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3FF9FC11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7E970B4" w14:textId="77777777" w:rsidTr="00D53C80">
        <w:trPr>
          <w:cantSplit/>
        </w:trPr>
        <w:tc>
          <w:tcPr>
            <w:tcW w:w="4077" w:type="dxa"/>
          </w:tcPr>
          <w:p w14:paraId="04FFED71" w14:textId="63C4195D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Начальник управления информационной безопасности</w:t>
            </w:r>
          </w:p>
        </w:tc>
        <w:tc>
          <w:tcPr>
            <w:tcW w:w="2552" w:type="dxa"/>
          </w:tcPr>
          <w:p w14:paraId="6944C2B8" w14:textId="19734791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Епихов А.А.</w:t>
            </w:r>
          </w:p>
        </w:tc>
        <w:tc>
          <w:tcPr>
            <w:tcW w:w="1395" w:type="dxa"/>
          </w:tcPr>
          <w:p w14:paraId="0DEEEF4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25F2A60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4A48FBF4" w14:textId="77777777" w:rsidTr="00D53C80">
        <w:trPr>
          <w:cantSplit/>
        </w:trPr>
        <w:tc>
          <w:tcPr>
            <w:tcW w:w="4077" w:type="dxa"/>
          </w:tcPr>
          <w:p w14:paraId="11B0A2A5" w14:textId="768D4909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программы трансформации системы управления основными фондами</w:t>
            </w:r>
          </w:p>
        </w:tc>
        <w:tc>
          <w:tcPr>
            <w:tcW w:w="2552" w:type="dxa"/>
          </w:tcPr>
          <w:p w14:paraId="405C4E89" w14:textId="2537C36D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Загребин В.В.</w:t>
            </w:r>
          </w:p>
        </w:tc>
        <w:tc>
          <w:tcPr>
            <w:tcW w:w="1395" w:type="dxa"/>
          </w:tcPr>
          <w:p w14:paraId="303DB94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4AF8EA80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47D33E06" w14:textId="77777777" w:rsidTr="00D53C80">
        <w:trPr>
          <w:cantSplit/>
        </w:trPr>
        <w:tc>
          <w:tcPr>
            <w:tcW w:w="4077" w:type="dxa"/>
          </w:tcPr>
          <w:p w14:paraId="604213C1" w14:textId="6750E877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 xml:space="preserve">Проектный офис программы по внедрению интегрированной системы управления Руководитель программы </w:t>
            </w:r>
          </w:p>
        </w:tc>
        <w:tc>
          <w:tcPr>
            <w:tcW w:w="2552" w:type="dxa"/>
          </w:tcPr>
          <w:p w14:paraId="61FCB963" w14:textId="25F2FC1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Рындин Е.Б.</w:t>
            </w:r>
          </w:p>
        </w:tc>
        <w:tc>
          <w:tcPr>
            <w:tcW w:w="1395" w:type="dxa"/>
          </w:tcPr>
          <w:p w14:paraId="376108D8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09D264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6E247C2B" w14:textId="77777777" w:rsidTr="00D53C80">
        <w:trPr>
          <w:cantSplit/>
        </w:trPr>
        <w:tc>
          <w:tcPr>
            <w:tcW w:w="4077" w:type="dxa"/>
          </w:tcPr>
          <w:p w14:paraId="6BA5F9D7" w14:textId="75BDD68B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Красноярск" (Красноярск)</w:t>
            </w:r>
          </w:p>
        </w:tc>
        <w:tc>
          <w:tcPr>
            <w:tcW w:w="2552" w:type="dxa"/>
          </w:tcPr>
          <w:p w14:paraId="596E9DCC" w14:textId="0EDC8AAF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Климовских Е.</w:t>
            </w:r>
            <w:r w:rsidRPr="00FC7548">
              <w:rPr>
                <w:rFonts w:ascii="Arial" w:hAnsi="Arial" w:cs="Arial"/>
                <w:sz w:val="20"/>
                <w:szCs w:val="20"/>
              </w:rPr>
              <w:t>М.</w:t>
            </w:r>
          </w:p>
        </w:tc>
        <w:tc>
          <w:tcPr>
            <w:tcW w:w="1395" w:type="dxa"/>
          </w:tcPr>
          <w:p w14:paraId="03A87C2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1AF5388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2AC3D58A" w14:textId="77777777" w:rsidTr="00D53C80">
        <w:trPr>
          <w:cantSplit/>
        </w:trPr>
        <w:tc>
          <w:tcPr>
            <w:tcW w:w="4077" w:type="dxa"/>
          </w:tcPr>
          <w:p w14:paraId="57E40403" w14:textId="3DC11C8A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</w:t>
            </w:r>
            <w:r>
              <w:rPr>
                <w:rFonts w:ascii="Arial" w:hAnsi="Arial" w:cs="Arial"/>
                <w:sz w:val="20"/>
                <w:szCs w:val="20"/>
              </w:rPr>
              <w:t xml:space="preserve"> АО "Полюс Красноярск" (Нижний К</w:t>
            </w:r>
            <w:r w:rsidRPr="00FC7548">
              <w:rPr>
                <w:rFonts w:ascii="Arial" w:hAnsi="Arial" w:cs="Arial"/>
                <w:sz w:val="20"/>
                <w:szCs w:val="20"/>
              </w:rPr>
              <w:t>уранах)</w:t>
            </w:r>
          </w:p>
        </w:tc>
        <w:tc>
          <w:tcPr>
            <w:tcW w:w="2552" w:type="dxa"/>
          </w:tcPr>
          <w:p w14:paraId="617AC8CB" w14:textId="3470A01E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Валеев Е</w:t>
            </w:r>
            <w:r w:rsidRPr="00FC7548">
              <w:rPr>
                <w:rFonts w:ascii="Arial" w:hAnsi="Arial" w:cs="Arial"/>
                <w:sz w:val="20"/>
                <w:szCs w:val="20"/>
              </w:rPr>
              <w:t>. Н.</w:t>
            </w:r>
          </w:p>
        </w:tc>
        <w:tc>
          <w:tcPr>
            <w:tcW w:w="1395" w:type="dxa"/>
          </w:tcPr>
          <w:p w14:paraId="3E760E8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2192C43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7B8AB937" w14:textId="77777777" w:rsidTr="00D53C80">
        <w:trPr>
          <w:cantSplit/>
        </w:trPr>
        <w:tc>
          <w:tcPr>
            <w:tcW w:w="4077" w:type="dxa"/>
          </w:tcPr>
          <w:p w14:paraId="0F474D0C" w14:textId="5FBB6B66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 интегрированной системы управления АО "Полюс Вернинское"</w:t>
            </w:r>
          </w:p>
        </w:tc>
        <w:tc>
          <w:tcPr>
            <w:tcW w:w="2552" w:type="dxa"/>
          </w:tcPr>
          <w:p w14:paraId="3D637F48" w14:textId="3414135A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Романова В</w:t>
            </w:r>
            <w:r w:rsidRPr="00FC7548">
              <w:rPr>
                <w:rFonts w:ascii="Arial" w:hAnsi="Arial" w:cs="Arial"/>
                <w:sz w:val="20"/>
                <w:szCs w:val="20"/>
              </w:rPr>
              <w:t>. А.</w:t>
            </w:r>
          </w:p>
        </w:tc>
        <w:tc>
          <w:tcPr>
            <w:tcW w:w="1395" w:type="dxa"/>
          </w:tcPr>
          <w:p w14:paraId="2D16B04B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A75FD7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662A631C" w14:textId="77777777" w:rsidTr="00D53C80">
        <w:trPr>
          <w:cantSplit/>
        </w:trPr>
        <w:tc>
          <w:tcPr>
            <w:tcW w:w="4077" w:type="dxa"/>
          </w:tcPr>
          <w:p w14:paraId="468717DB" w14:textId="013741BC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Директор по внедрению интегрированной системы управления АО "Полюс Красноярск" (Магадан)</w:t>
            </w:r>
          </w:p>
        </w:tc>
        <w:tc>
          <w:tcPr>
            <w:tcW w:w="2552" w:type="dxa"/>
          </w:tcPr>
          <w:p w14:paraId="47AB0F17" w14:textId="3FE17B33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Плешкова Е.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Н.</w:t>
            </w:r>
          </w:p>
        </w:tc>
        <w:tc>
          <w:tcPr>
            <w:tcW w:w="1395" w:type="dxa"/>
          </w:tcPr>
          <w:p w14:paraId="086EB9BA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1AD7DC4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77BFE28C" w14:textId="77777777" w:rsidTr="00D53C80">
        <w:trPr>
          <w:cantSplit/>
        </w:trPr>
        <w:tc>
          <w:tcPr>
            <w:tcW w:w="4077" w:type="dxa"/>
          </w:tcPr>
          <w:p w14:paraId="24119A86" w14:textId="48402C51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направления архитектуры информационных систем</w:t>
            </w:r>
          </w:p>
        </w:tc>
        <w:tc>
          <w:tcPr>
            <w:tcW w:w="2552" w:type="dxa"/>
          </w:tcPr>
          <w:p w14:paraId="5261DF2B" w14:textId="60F10E18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Безродний А.В.</w:t>
            </w:r>
          </w:p>
        </w:tc>
        <w:tc>
          <w:tcPr>
            <w:tcW w:w="1395" w:type="dxa"/>
          </w:tcPr>
          <w:p w14:paraId="0FBB6252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2B7944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1C9C355" w14:textId="77777777" w:rsidTr="00D53C80">
        <w:trPr>
          <w:cantSplit/>
        </w:trPr>
        <w:tc>
          <w:tcPr>
            <w:tcW w:w="4077" w:type="dxa"/>
          </w:tcPr>
          <w:p w14:paraId="615BB069" w14:textId="1AB6936D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операционного блока</w:t>
            </w:r>
          </w:p>
        </w:tc>
        <w:tc>
          <w:tcPr>
            <w:tcW w:w="2552" w:type="dxa"/>
          </w:tcPr>
          <w:p w14:paraId="158BA143" w14:textId="694274DE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Кузьмин А.А.</w:t>
            </w:r>
          </w:p>
        </w:tc>
        <w:tc>
          <w:tcPr>
            <w:tcW w:w="1395" w:type="dxa"/>
          </w:tcPr>
          <w:p w14:paraId="28B6372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716E5BEF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475F73C7" w14:textId="77777777" w:rsidTr="00D53C80">
        <w:trPr>
          <w:cantSplit/>
        </w:trPr>
        <w:tc>
          <w:tcPr>
            <w:tcW w:w="4077" w:type="dxa"/>
          </w:tcPr>
          <w:p w14:paraId="26A9203F" w14:textId="358A524C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Старший менеджер по интеграции проектов корпоративных функций</w:t>
            </w:r>
          </w:p>
        </w:tc>
        <w:tc>
          <w:tcPr>
            <w:tcW w:w="2552" w:type="dxa"/>
          </w:tcPr>
          <w:p w14:paraId="4146CE1A" w14:textId="16840BCC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Тюриков М.Ю.</w:t>
            </w:r>
          </w:p>
        </w:tc>
        <w:tc>
          <w:tcPr>
            <w:tcW w:w="1395" w:type="dxa"/>
          </w:tcPr>
          <w:p w14:paraId="545DA4A5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278228AE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5AD9474F" w14:textId="77777777" w:rsidTr="00D53C80">
        <w:trPr>
          <w:cantSplit/>
        </w:trPr>
        <w:tc>
          <w:tcPr>
            <w:tcW w:w="4077" w:type="dxa"/>
          </w:tcPr>
          <w:p w14:paraId="6D7BB84E" w14:textId="62C550F2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по технической архитектуре и ИТ-безопасности</w:t>
            </w:r>
          </w:p>
        </w:tc>
        <w:tc>
          <w:tcPr>
            <w:tcW w:w="2552" w:type="dxa"/>
          </w:tcPr>
          <w:p w14:paraId="3E5A88EA" w14:textId="46BF4AD3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Волков А.</w:t>
            </w:r>
            <w:r w:rsidRPr="00FC7548">
              <w:rPr>
                <w:rFonts w:ascii="Arial" w:hAnsi="Arial" w:cs="Arial"/>
                <w:sz w:val="20"/>
                <w:szCs w:val="20"/>
              </w:rPr>
              <w:t xml:space="preserve"> В.</w:t>
            </w:r>
          </w:p>
        </w:tc>
        <w:tc>
          <w:tcPr>
            <w:tcW w:w="1395" w:type="dxa"/>
          </w:tcPr>
          <w:p w14:paraId="32434729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5A0DB4AD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931C88" w:rsidRPr="00777793" w14:paraId="3E4A98E2" w14:textId="77777777" w:rsidTr="00D53C80">
        <w:trPr>
          <w:cantSplit/>
        </w:trPr>
        <w:tc>
          <w:tcPr>
            <w:tcW w:w="4077" w:type="dxa"/>
          </w:tcPr>
          <w:p w14:paraId="75710464" w14:textId="33A6649C" w:rsidR="00931C88" w:rsidRPr="00777793" w:rsidRDefault="00931C88" w:rsidP="00931C88">
            <w:pPr>
              <w:jc w:val="left"/>
              <w:rPr>
                <w:rFonts w:ascii="Arial" w:hAnsi="Arial" w:cs="Arial"/>
                <w:sz w:val="20"/>
              </w:rPr>
            </w:pPr>
            <w:r w:rsidRPr="00FC7548">
              <w:rPr>
                <w:rFonts w:ascii="Arial" w:hAnsi="Arial" w:cs="Arial"/>
                <w:sz w:val="20"/>
                <w:szCs w:val="20"/>
              </w:rPr>
              <w:t>Руководитель группы контроли и риски</w:t>
            </w:r>
          </w:p>
        </w:tc>
        <w:tc>
          <w:tcPr>
            <w:tcW w:w="2552" w:type="dxa"/>
          </w:tcPr>
          <w:p w14:paraId="0BC275C8" w14:textId="116E73FD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Глухова А</w:t>
            </w:r>
            <w:r w:rsidRPr="00FC7548">
              <w:rPr>
                <w:rFonts w:ascii="Arial" w:hAnsi="Arial" w:cs="Arial"/>
                <w:sz w:val="20"/>
                <w:szCs w:val="20"/>
              </w:rPr>
              <w:t>. В.</w:t>
            </w:r>
          </w:p>
        </w:tc>
        <w:tc>
          <w:tcPr>
            <w:tcW w:w="1395" w:type="dxa"/>
          </w:tcPr>
          <w:p w14:paraId="3E2D3107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67" w:type="dxa"/>
          </w:tcPr>
          <w:p w14:paraId="66BEBC4C" w14:textId="77777777" w:rsidR="00931C88" w:rsidRPr="00777793" w:rsidRDefault="00931C88" w:rsidP="00931C88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11957C57" w14:textId="77777777" w:rsidR="00C34A58" w:rsidRPr="00777793" w:rsidRDefault="00C34A58" w:rsidP="00C34A58">
      <w:pPr>
        <w:ind w:firstLine="426"/>
        <w:rPr>
          <w:rFonts w:ascii="Arial" w:hAnsi="Arial" w:cs="Arial"/>
          <w:i/>
        </w:rPr>
      </w:pPr>
    </w:p>
    <w:p w14:paraId="58453BD8" w14:textId="77777777" w:rsidR="00175B15" w:rsidRPr="00777793" w:rsidRDefault="00175B15" w:rsidP="00175B15">
      <w:pPr>
        <w:jc w:val="center"/>
        <w:rPr>
          <w:rFonts w:ascii="Arial" w:hAnsi="Arial" w:cs="Arial"/>
          <w:b/>
          <w:sz w:val="20"/>
        </w:rPr>
      </w:pPr>
    </w:p>
    <w:p w14:paraId="7315BBAF" w14:textId="77777777" w:rsidR="00E6247B" w:rsidRPr="00777793" w:rsidRDefault="00E6247B" w:rsidP="00895A65">
      <w:pPr>
        <w:pStyle w:val="S0"/>
        <w:rPr>
          <w:rFonts w:ascii="Arial" w:hAnsi="Arial" w:cs="Arial"/>
        </w:rPr>
        <w:sectPr w:rsidR="00E6247B" w:rsidRPr="00777793" w:rsidSect="009355E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cols w:space="708"/>
          <w:titlePg/>
          <w:docGrid w:linePitch="360"/>
        </w:sectPr>
      </w:pPr>
    </w:p>
    <w:bookmarkStart w:id="49" w:name="_Toc512271224" w:displacedByCustomXml="next"/>
    <w:bookmarkStart w:id="50" w:name="_Toc69138627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23CE3032" w14:textId="77777777" w:rsidR="00B778C7" w:rsidRPr="00777793" w:rsidRDefault="00B778C7" w:rsidP="00882AFC">
          <w:pPr>
            <w:pStyle w:val="1"/>
            <w:numPr>
              <w:ilvl w:val="0"/>
              <w:numId w:val="0"/>
            </w:numPr>
            <w:ind w:left="431"/>
          </w:pPr>
          <w:r w:rsidRPr="00777793">
            <w:t>Оглавление</w:t>
          </w:r>
          <w:bookmarkEnd w:id="50"/>
          <w:bookmarkEnd w:id="49"/>
        </w:p>
        <w:p w14:paraId="7F97594B" w14:textId="50964D02" w:rsidR="00DD0D1E" w:rsidRDefault="00B778C7">
          <w:pPr>
            <w:pStyle w:val="14"/>
            <w:rPr>
              <w:ins w:id="51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777793">
            <w:fldChar w:fldCharType="begin"/>
          </w:r>
          <w:r w:rsidRPr="00777793">
            <w:instrText xml:space="preserve"> TOC \o "1-3" \h \z \u </w:instrText>
          </w:r>
          <w:r w:rsidRPr="00777793">
            <w:fldChar w:fldCharType="separate"/>
          </w:r>
          <w:ins w:id="52" w:author="ShramkovAB" w:date="2021-04-12T16:50:00Z">
            <w:r w:rsidR="00DD0D1E" w:rsidRPr="00BA30F6">
              <w:rPr>
                <w:rStyle w:val="a9"/>
              </w:rPr>
              <w:fldChar w:fldCharType="begin"/>
            </w:r>
            <w:r w:rsidR="00DD0D1E" w:rsidRPr="00BA30F6">
              <w:rPr>
                <w:rStyle w:val="a9"/>
              </w:rPr>
              <w:instrText xml:space="preserve"> </w:instrText>
            </w:r>
            <w:r w:rsidR="00DD0D1E">
              <w:instrText>HYPERLINK \l "_Toc69138627"</w:instrText>
            </w:r>
            <w:r w:rsidR="00DD0D1E" w:rsidRPr="00BA30F6">
              <w:rPr>
                <w:rStyle w:val="a9"/>
              </w:rPr>
              <w:instrText xml:space="preserve"> </w:instrText>
            </w:r>
            <w:r w:rsidR="00DD0D1E" w:rsidRPr="00BA30F6">
              <w:rPr>
                <w:rStyle w:val="a9"/>
              </w:rPr>
              <w:fldChar w:fldCharType="separate"/>
            </w:r>
            <w:r w:rsidR="00DD0D1E" w:rsidRPr="00BA30F6">
              <w:rPr>
                <w:rStyle w:val="a9"/>
              </w:rPr>
              <w:t>Оглавление</w:t>
            </w:r>
            <w:r w:rsidR="00DD0D1E">
              <w:rPr>
                <w:webHidden/>
              </w:rPr>
              <w:tab/>
            </w:r>
            <w:r w:rsidR="00DD0D1E">
              <w:rPr>
                <w:webHidden/>
              </w:rPr>
              <w:fldChar w:fldCharType="begin"/>
            </w:r>
            <w:r w:rsidR="00DD0D1E">
              <w:rPr>
                <w:webHidden/>
              </w:rPr>
              <w:instrText xml:space="preserve"> PAGEREF _Toc69138627 \h </w:instrText>
            </w:r>
          </w:ins>
          <w:r w:rsidR="00DD0D1E">
            <w:rPr>
              <w:webHidden/>
            </w:rPr>
          </w:r>
          <w:r w:rsidR="00DD0D1E">
            <w:rPr>
              <w:webHidden/>
            </w:rPr>
            <w:fldChar w:fldCharType="separate"/>
          </w:r>
          <w:ins w:id="53" w:author="ShramkovAB" w:date="2021-04-12T16:50:00Z">
            <w:r w:rsidR="00DD0D1E">
              <w:rPr>
                <w:webHidden/>
              </w:rPr>
              <w:t>5</w:t>
            </w:r>
            <w:r w:rsidR="00DD0D1E">
              <w:rPr>
                <w:webHidden/>
              </w:rPr>
              <w:fldChar w:fldCharType="end"/>
            </w:r>
            <w:r w:rsidR="00DD0D1E" w:rsidRPr="00BA30F6">
              <w:rPr>
                <w:rStyle w:val="a9"/>
              </w:rPr>
              <w:fldChar w:fldCharType="end"/>
            </w:r>
          </w:ins>
        </w:p>
        <w:p w14:paraId="6C49925F" w14:textId="14CF8D9C" w:rsidR="00DD0D1E" w:rsidRDefault="00DD0D1E">
          <w:pPr>
            <w:pStyle w:val="14"/>
            <w:rPr>
              <w:ins w:id="54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5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"_Toc69138630"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Глоссарий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_Toc69138630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6" w:author="ShramkovAB" w:date="2021-04-12T16:50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5D8137BA" w14:textId="07974377" w:rsidR="00DD0D1E" w:rsidRDefault="00DD0D1E">
          <w:pPr>
            <w:pStyle w:val="14"/>
            <w:rPr>
              <w:ins w:id="57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58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"_Toc69138633"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Назначение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59" w:author="ShramkovAB" w:date="2021-04-12T16:50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4143C618" w14:textId="5684292E" w:rsidR="00DD0D1E" w:rsidRDefault="00DD0D1E">
          <w:pPr>
            <w:pStyle w:val="14"/>
            <w:rPr>
              <w:ins w:id="60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61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"_Toc69138634"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Предпосылки успешной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62" w:author="ShramkovAB" w:date="2021-04-12T16:50:00Z"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6013534B" w14:textId="7EE8C9E8" w:rsidR="00DD0D1E" w:rsidRDefault="00DD0D1E">
          <w:pPr>
            <w:pStyle w:val="14"/>
            <w:rPr>
              <w:ins w:id="63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64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"_Toc69138635"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Бизнес-требования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_Toc69138635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65" w:author="ShramkovAB" w:date="2021-04-12T16:50:00Z"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606F5683" w14:textId="163B4DAC" w:rsidR="00DD0D1E" w:rsidRDefault="00DD0D1E">
          <w:pPr>
            <w:pStyle w:val="14"/>
            <w:rPr>
              <w:ins w:id="6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67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"_Toc69138636"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Реализация бизнес-процессов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_Toc69138636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68" w:author="ShramkovAB" w:date="2021-04-12T16:50:00Z"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2A56B981" w14:textId="74F0AE07" w:rsidR="00DD0D1E" w:rsidRDefault="00DD0D1E">
          <w:pPr>
            <w:pStyle w:val="24"/>
            <w:rPr>
              <w:ins w:id="69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70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"_Toc69138637"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_Toc69138637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1" w:author="ShramkovAB" w:date="2021-04-12T16:50:00Z"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C176281" w14:textId="70041F86" w:rsidR="00DD0D1E" w:rsidRDefault="00DD0D1E">
          <w:pPr>
            <w:pStyle w:val="33"/>
            <w:rPr>
              <w:ins w:id="72" w:author="ShramkovAB" w:date="2021-04-12T16:50:00Z"/>
              <w:rFonts w:eastAsiaTheme="minorEastAsia" w:cstheme="minorBidi"/>
              <w:noProof/>
              <w:lang w:eastAsia="ru-RU"/>
            </w:rPr>
          </w:pPr>
          <w:ins w:id="7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"_Toc69138639"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бизнес-процесса ПП-07.03.01-ERP Оперативное (месячное)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_Toc69138639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4" w:author="ShramkovAB" w:date="2021-04-12T16:50:00Z"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82AC423" w14:textId="31A0FE75" w:rsidR="00DD0D1E" w:rsidRDefault="00DD0D1E">
          <w:pPr>
            <w:pStyle w:val="33"/>
            <w:rPr>
              <w:ins w:id="75" w:author="ShramkovAB" w:date="2021-04-12T16:50:00Z"/>
              <w:rFonts w:eastAsiaTheme="minorEastAsia" w:cstheme="minorBidi"/>
              <w:noProof/>
              <w:lang w:eastAsia="ru-RU"/>
            </w:rPr>
          </w:pPr>
          <w:ins w:id="7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бизнес-процесса ПП-07.03.02-ERP Недельно-суточное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77" w:author="ShramkovAB" w:date="2021-04-12T16:50:00Z"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BB31AF3" w14:textId="0814CC51" w:rsidR="00DD0D1E" w:rsidRDefault="00DD0D1E">
          <w:pPr>
            <w:pStyle w:val="24"/>
            <w:rPr>
              <w:ins w:id="7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7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0" w:author="ShramkovAB" w:date="2021-04-12T16:50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11DCADF" w14:textId="543D72DB" w:rsidR="00DD0D1E" w:rsidRDefault="00DD0D1E">
          <w:pPr>
            <w:pStyle w:val="33"/>
            <w:rPr>
              <w:ins w:id="81" w:author="ShramkovAB" w:date="2021-04-12T16:50:00Z"/>
              <w:rFonts w:eastAsiaTheme="minorEastAsia" w:cstheme="minorBidi"/>
              <w:noProof/>
              <w:lang w:eastAsia="ru-RU"/>
            </w:rPr>
          </w:pPr>
          <w:ins w:id="82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5.2.1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шагов бизнес-процесса ПП-07.03.01-ERP Оперативное (месячное)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3" w:author="ShramkovAB" w:date="2021-04-12T16:50:00Z"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EFCAABE" w14:textId="7690F699" w:rsidR="00DD0D1E" w:rsidRDefault="00DD0D1E">
          <w:pPr>
            <w:pStyle w:val="33"/>
            <w:rPr>
              <w:ins w:id="84" w:author="ShramkovAB" w:date="2021-04-12T16:50:00Z"/>
              <w:rFonts w:eastAsiaTheme="minorEastAsia" w:cstheme="minorBidi"/>
              <w:noProof/>
              <w:lang w:eastAsia="ru-RU"/>
            </w:rPr>
          </w:pPr>
          <w:ins w:id="85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"_Toc69138643"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5.2.2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Описание шагов бизнес-процесса ПП-07.03.02-ERP Недельно-суточное планирование воздействий на производственные активы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6" w:author="ShramkovAB" w:date="2021-04-12T16:50:00Z"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3E2F4425" w14:textId="1352BF96" w:rsidR="00DD0D1E" w:rsidRDefault="00DD0D1E">
          <w:pPr>
            <w:pStyle w:val="24"/>
            <w:rPr>
              <w:ins w:id="87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88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"_Toc69138644"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89" w:author="ShramkovAB" w:date="2021-04-12T16:50:00Z"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36560281" w14:textId="03F24D4D" w:rsidR="00DD0D1E" w:rsidRDefault="00DD0D1E">
          <w:pPr>
            <w:pStyle w:val="24"/>
            <w:rPr>
              <w:ins w:id="9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9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Риски и контрольные процедуры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2" w:author="ShramkovAB" w:date="2021-04-12T16:50:00Z"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CAAD825" w14:textId="56B628DC" w:rsidR="00DD0D1E" w:rsidRDefault="00DD0D1E">
          <w:pPr>
            <w:pStyle w:val="33"/>
            <w:rPr>
              <w:ins w:id="93" w:author="ShramkovAB" w:date="2021-04-12T16:50:00Z"/>
              <w:rFonts w:eastAsiaTheme="minorEastAsia" w:cstheme="minorBidi"/>
              <w:noProof/>
              <w:lang w:eastAsia="ru-RU"/>
            </w:rPr>
          </w:pPr>
          <w:ins w:id="94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"_Toc69138646"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ascii="Arial" w:hAnsi="Arial"/>
                <w:b/>
                <w:noProof/>
              </w:rPr>
              <w:t>5.4.1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ascii="Arial" w:hAnsi="Arial"/>
                <w:b/>
                <w:noProof/>
              </w:rPr>
              <w:t>Риски и контроли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5" w:author="ShramkovAB" w:date="2021-04-12T16:50:00Z"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132CFA4" w14:textId="4AB74636" w:rsidR="00DD0D1E" w:rsidRDefault="00DD0D1E">
          <w:pPr>
            <w:pStyle w:val="33"/>
            <w:rPr>
              <w:ins w:id="96" w:author="ShramkovAB" w:date="2021-04-12T16:50:00Z"/>
              <w:rFonts w:eastAsiaTheme="minorEastAsia" w:cstheme="minorBidi"/>
              <w:noProof/>
              <w:lang w:eastAsia="ru-RU"/>
            </w:rPr>
          </w:pPr>
          <w:ins w:id="97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"_Toc69138647"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ascii="Arial" w:hAnsi="Arial"/>
                <w:b/>
                <w:noProof/>
              </w:rPr>
              <w:t>5.4.2</w:t>
            </w:r>
            <w:r>
              <w:rPr>
                <w:rFonts w:eastAsiaTheme="minorEastAsia" w:cstheme="minorBidi"/>
                <w:noProof/>
                <w:lang w:eastAsia="ru-RU"/>
              </w:rPr>
              <w:tab/>
            </w:r>
            <w:r w:rsidRPr="00BA30F6">
              <w:rPr>
                <w:rStyle w:val="a9"/>
                <w:rFonts w:ascii="Arial" w:hAnsi="Arial"/>
                <w:b/>
                <w:noProof/>
              </w:rPr>
              <w:t>Разделение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98" w:author="ShramkovAB" w:date="2021-04-12T16:50:00Z"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554BC5D" w14:textId="010D5918" w:rsidR="00DD0D1E" w:rsidRDefault="00DD0D1E">
          <w:pPr>
            <w:pStyle w:val="24"/>
            <w:rPr>
              <w:ins w:id="99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0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"_Toc69138648"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Интеграционные точки со смежными процессами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1" w:author="ShramkovAB" w:date="2021-04-12T16:50:00Z"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ECB2A4E" w14:textId="69410FFA" w:rsidR="00DD0D1E" w:rsidRDefault="00DD0D1E">
          <w:pPr>
            <w:pStyle w:val="24"/>
            <w:rPr>
              <w:ins w:id="10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"_Toc69138649"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Основные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_Toc69138649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4" w:author="ShramkovAB" w:date="2021-04-12T16:50:00Z"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322C92D" w14:textId="7ACE8CDD" w:rsidR="00DD0D1E" w:rsidRDefault="00DD0D1E">
          <w:pPr>
            <w:pStyle w:val="24"/>
            <w:rPr>
              <w:ins w:id="105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Транзакционные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07" w:author="ShramkovAB" w:date="2021-04-12T16:50:00Z"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88CB131" w14:textId="54B32399" w:rsidR="00DD0D1E" w:rsidRDefault="00DD0D1E">
          <w:pPr>
            <w:pStyle w:val="24"/>
            <w:rPr>
              <w:ins w:id="10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0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Отчетность и выходные 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0" w:author="ShramkovAB" w:date="2021-04-12T16:50:00Z"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8768994" w14:textId="063D25E5" w:rsidR="00DD0D1E" w:rsidRDefault="00DD0D1E">
          <w:pPr>
            <w:pStyle w:val="24"/>
            <w:rPr>
              <w:ins w:id="111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12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Перечень доработок, разработок и интеграция (интерфейсы)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3" w:author="ShramkovAB" w:date="2021-04-12T16:50:00Z"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688D85E" w14:textId="55630021" w:rsidR="00DD0D1E" w:rsidRDefault="00DD0D1E">
          <w:pPr>
            <w:pStyle w:val="24"/>
            <w:rPr>
              <w:ins w:id="11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15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"_Toc69138653"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Особенности технической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6" w:author="ShramkovAB" w:date="2021-04-12T16:50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AE173AD" w14:textId="3B624CCD" w:rsidR="00DD0D1E" w:rsidRDefault="00DD0D1E">
          <w:pPr>
            <w:pStyle w:val="24"/>
            <w:rPr>
              <w:ins w:id="117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18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"_Toc69138654"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Мультиресурсное планирование (MRS)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19" w:author="ShramkovAB" w:date="2021-04-12T16:50:00Z"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61F9269" w14:textId="4EBA7229" w:rsidR="00DD0D1E" w:rsidRDefault="00DD0D1E">
          <w:pPr>
            <w:pStyle w:val="24"/>
            <w:rPr>
              <w:ins w:id="12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2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Реализация интеграции заказов ТОРО с сетевыми графиками на уровне планов-графиков воздействий на 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2" w:author="ShramkovAB" w:date="2021-04-12T16:50:00Z"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4408276" w14:textId="4F6F2E65" w:rsidR="00DD0D1E" w:rsidRDefault="00DD0D1E">
          <w:pPr>
            <w:pStyle w:val="24"/>
            <w:rPr>
              <w:ins w:id="123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24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"_Toc69138656"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Настройка управляющих ключей операций заказов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5" w:author="ShramkovAB" w:date="2021-04-12T16:50:00Z"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9D9CB2C" w14:textId="22FF866D" w:rsidR="00DD0D1E" w:rsidRDefault="00DD0D1E">
          <w:pPr>
            <w:pStyle w:val="24"/>
            <w:rPr>
              <w:ins w:id="12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27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"_Toc69138657"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Особенности корректировки бюджета на заказах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_Toc69138657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28" w:author="ShramkovAB" w:date="2021-04-12T16:50:00Z"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3543CD0" w14:textId="204C25E7" w:rsidR="00DD0D1E" w:rsidRDefault="00DD0D1E">
          <w:pPr>
            <w:pStyle w:val="24"/>
            <w:rPr>
              <w:ins w:id="129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0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"_Toc69138658"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Используемые разработки по ТОРО из других КД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_Toc69138658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1" w:author="ShramkovAB" w:date="2021-04-12T16:50:00Z"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1ADCBA3" w14:textId="24E45A9C" w:rsidR="00DD0D1E" w:rsidRDefault="00DD0D1E">
          <w:pPr>
            <w:pStyle w:val="24"/>
            <w:rPr>
              <w:ins w:id="13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"_Toc69138659"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Расширение отчета по проверке доступности материалов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_Toc69138659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4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5369D80C" w14:textId="7708E190" w:rsidR="00DD0D1E" w:rsidRDefault="00DD0D1E">
          <w:pPr>
            <w:pStyle w:val="24"/>
            <w:rPr>
              <w:ins w:id="135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cs="Arial"/>
                <w:noProof/>
              </w:rPr>
              <w:t>Реализация согласования ПЗТГ для передачи КТГ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37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1E92282B" w14:textId="7BBEC58C" w:rsidR="00DD0D1E" w:rsidRDefault="00DD0D1E">
          <w:pPr>
            <w:pStyle w:val="24"/>
            <w:rPr>
              <w:ins w:id="13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3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5.10.8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cs="Arial"/>
                <w:noProof/>
              </w:rPr>
              <w:t>Реализация контроля счетов в Заказах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0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81BAAFF" w14:textId="79C624A2" w:rsidR="00DD0D1E" w:rsidRDefault="00DD0D1E">
          <w:pPr>
            <w:pStyle w:val="24"/>
            <w:rPr>
              <w:ins w:id="141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42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5.10.9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cs="Arial"/>
                <w:noProof/>
              </w:rPr>
              <w:t>Особенности учета капитализируемых ремонтов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43" w:author="ShramkovAB" w:date="2021-04-12T16:50:00Z"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87BED61" w14:textId="1E83C8C2" w:rsidR="00DD0D1E" w:rsidRDefault="00DD0D1E">
          <w:pPr>
            <w:pStyle w:val="14"/>
            <w:rPr>
              <w:ins w:id="144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5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"_Toc69138663"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</w:rPr>
              <w:t>Информационная Безопасность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_Toc69138663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6" w:author="ShramkovAB" w:date="2021-04-12T16:50:00Z"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154E5591" w14:textId="519A1287" w:rsidR="00DD0D1E" w:rsidRDefault="00DD0D1E">
          <w:pPr>
            <w:pStyle w:val="14"/>
            <w:rPr>
              <w:ins w:id="147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48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"_Toc69138664"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Организационные изменения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_Toc69138664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49" w:author="ShramkovAB" w:date="2021-04-12T16:50:00Z"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79355F68" w14:textId="06B13048" w:rsidR="00DD0D1E" w:rsidRDefault="00DD0D1E">
          <w:pPr>
            <w:pStyle w:val="24"/>
            <w:rPr>
              <w:ins w:id="15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5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7.1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Ключевые процессные изменения и области улучшений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2" w:author="ShramkovAB" w:date="2021-04-12T16:50:00Z"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F9A20C8" w14:textId="0DEB0F4B" w:rsidR="00DD0D1E" w:rsidRDefault="00DD0D1E">
          <w:pPr>
            <w:pStyle w:val="24"/>
            <w:rPr>
              <w:ins w:id="153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54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"_Toc69138666"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7.2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Организационные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_Toc69138666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55" w:author="ShramkovAB" w:date="2021-04-12T16:50:00Z"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26E83FD8" w14:textId="723E7540" w:rsidR="00DD0D1E" w:rsidRDefault="00DD0D1E">
          <w:pPr>
            <w:pStyle w:val="14"/>
            <w:rPr>
              <w:ins w:id="15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57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"_Toc69138667"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Открытые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_Toc69138667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58" w:author="ShramkovAB" w:date="2021-04-12T16:50:00Z">
            <w:r>
              <w:rPr>
                <w:webHidden/>
              </w:rPr>
              <w:t>94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36E61B3C" w14:textId="2EB2EB9D" w:rsidR="00DD0D1E" w:rsidRDefault="00DD0D1E">
          <w:pPr>
            <w:pStyle w:val="14"/>
            <w:rPr>
              <w:ins w:id="159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ins w:id="160" w:author="ShramkovAB" w:date="2021-04-12T16:50:00Z">
            <w:r w:rsidRPr="00BA30F6">
              <w:rPr>
                <w:rStyle w:val="a9"/>
              </w:rPr>
              <w:fldChar w:fldCharType="begin"/>
            </w:r>
            <w:r w:rsidRPr="00BA30F6">
              <w:rPr>
                <w:rStyle w:val="a9"/>
              </w:rPr>
              <w:instrText xml:space="preserve"> </w:instrText>
            </w:r>
            <w:r>
              <w:instrText>HYPERLINK \l "_Toc69138668"</w:instrText>
            </w:r>
            <w:r w:rsidRPr="00BA30F6">
              <w:rPr>
                <w:rStyle w:val="a9"/>
              </w:rPr>
              <w:instrText xml:space="preserve"> </w:instrText>
            </w:r>
            <w:r w:rsidRPr="00BA30F6">
              <w:rPr>
                <w:rStyle w:val="a9"/>
              </w:rPr>
              <w:fldChar w:fldCharType="separate"/>
            </w:r>
            <w:r w:rsidRPr="00BA30F6">
              <w:rPr>
                <w:rStyle w:val="a9"/>
                <w:rFonts w:eastAsia="Calibri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BA30F6">
              <w:rPr>
                <w:rStyle w:val="a9"/>
                <w:rFonts w:eastAsia="Calibri"/>
              </w:rPr>
              <w:t>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_Toc69138668 \h </w:instrText>
            </w:r>
          </w:ins>
          <w:r>
            <w:rPr>
              <w:webHidden/>
            </w:rPr>
          </w:r>
          <w:r>
            <w:rPr>
              <w:webHidden/>
            </w:rPr>
            <w:fldChar w:fldCharType="separate"/>
          </w:r>
          <w:ins w:id="161" w:author="ShramkovAB" w:date="2021-04-12T16:50:00Z">
            <w:r>
              <w:rPr>
                <w:webHidden/>
              </w:rPr>
              <w:t>95</w:t>
            </w:r>
            <w:r>
              <w:rPr>
                <w:webHidden/>
              </w:rPr>
              <w:fldChar w:fldCharType="end"/>
            </w:r>
            <w:r w:rsidRPr="00BA30F6">
              <w:rPr>
                <w:rStyle w:val="a9"/>
              </w:rPr>
              <w:fldChar w:fldCharType="end"/>
            </w:r>
          </w:ins>
        </w:p>
        <w:p w14:paraId="34AF9780" w14:textId="6BDDBB1D" w:rsidR="00DD0D1E" w:rsidRDefault="00DD0D1E">
          <w:pPr>
            <w:pStyle w:val="24"/>
            <w:rPr>
              <w:ins w:id="16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63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"_Toc69138669"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9.1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1. Модели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_Toc69138669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4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4F53E703" w14:textId="0CB75FE8" w:rsidR="00DD0D1E" w:rsidRDefault="00DD0D1E">
          <w:pPr>
            <w:pStyle w:val="24"/>
            <w:rPr>
              <w:ins w:id="165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66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"_Toc69138670"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9.2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2. Реестр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_Toc69138670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67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0D22BF0" w14:textId="728DB0AB" w:rsidR="00DD0D1E" w:rsidRDefault="00DD0D1E">
          <w:pPr>
            <w:pStyle w:val="24"/>
            <w:rPr>
              <w:ins w:id="16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69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"_Toc69138671"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9.3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3. Описание шагов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_Toc69138671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0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9EC8BD2" w14:textId="44584806" w:rsidR="00DD0D1E" w:rsidRDefault="00DD0D1E">
          <w:pPr>
            <w:pStyle w:val="24"/>
            <w:rPr>
              <w:ins w:id="171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72" w:author="ShramkovAB" w:date="2021-04-12T16:50:00Z">
            <w:r w:rsidRPr="00BA30F6">
              <w:rPr>
                <w:rStyle w:val="a9"/>
                <w:noProof/>
              </w:rPr>
              <w:lastRenderedPageBreak/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"_Toc69138672"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9.4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4. 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_Toc69138672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3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02BCFE3D" w14:textId="2F79CA7D" w:rsidR="00DD0D1E" w:rsidRDefault="00DD0D1E">
          <w:pPr>
            <w:pStyle w:val="24"/>
            <w:rPr>
              <w:ins w:id="17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75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"_Toc69138673"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9.5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РП1-6: Роли и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_Toc69138673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6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277222E2" w14:textId="6EF86FC2" w:rsidR="00DD0D1E" w:rsidRDefault="00DD0D1E">
          <w:pPr>
            <w:pStyle w:val="24"/>
            <w:rPr>
              <w:ins w:id="177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78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"_Toc69138674"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9.6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РиК1. Матрица рисков и контрольных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_Toc69138674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79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60B0FED6" w14:textId="7B112106" w:rsidR="00DD0D1E" w:rsidRDefault="00DD0D1E">
          <w:pPr>
            <w:pStyle w:val="24"/>
            <w:rPr>
              <w:ins w:id="18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ins w:id="181" w:author="ShramkovAB" w:date="2021-04-12T16:50:00Z">
            <w:r w:rsidRPr="00BA30F6">
              <w:rPr>
                <w:rStyle w:val="a9"/>
                <w:noProof/>
              </w:rPr>
              <w:fldChar w:fldCharType="begin"/>
            </w:r>
            <w:r w:rsidRPr="00BA30F6">
              <w:rPr>
                <w:rStyle w:val="a9"/>
                <w:noProof/>
              </w:rPr>
              <w:instrText xml:space="preserve"> </w:instrText>
            </w:r>
            <w:r>
              <w:rPr>
                <w:noProof/>
              </w:rPr>
              <w:instrText>HYPERLINK \l "_Toc69138675"</w:instrText>
            </w:r>
            <w:r w:rsidRPr="00BA30F6">
              <w:rPr>
                <w:rStyle w:val="a9"/>
                <w:noProof/>
              </w:rPr>
              <w:instrText xml:space="preserve"> </w:instrText>
            </w:r>
            <w:r w:rsidRPr="00BA30F6">
              <w:rPr>
                <w:rStyle w:val="a9"/>
                <w:noProof/>
              </w:rPr>
              <w:fldChar w:fldCharType="separate"/>
            </w:r>
            <w:r w:rsidRPr="00BA30F6">
              <w:rPr>
                <w:rStyle w:val="a9"/>
                <w:rFonts w:eastAsiaTheme="majorEastAsia" w:cs="Arial"/>
                <w:noProof/>
              </w:rPr>
              <w:t>9.7</w:t>
            </w:r>
            <w:r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BA30F6">
              <w:rPr>
                <w:rStyle w:val="a9"/>
                <w:rFonts w:eastAsiaTheme="majorEastAsia" w:cs="Arial"/>
                <w:noProof/>
              </w:rPr>
              <w:t>Приложение № КП1. Матрица конфликтов полномочий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_Toc69138675 \h </w:instrText>
            </w:r>
          </w:ins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ins w:id="182" w:author="ShramkovAB" w:date="2021-04-12T16:50:00Z"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  <w:r w:rsidRPr="00BA30F6">
              <w:rPr>
                <w:rStyle w:val="a9"/>
                <w:noProof/>
              </w:rPr>
              <w:fldChar w:fldCharType="end"/>
            </w:r>
          </w:ins>
        </w:p>
        <w:p w14:paraId="73DD5C0D" w14:textId="131AA0CB" w:rsidR="002D72A9" w:rsidDel="00DD0D1E" w:rsidRDefault="002D72A9">
          <w:pPr>
            <w:pStyle w:val="14"/>
            <w:rPr>
              <w:del w:id="183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4" w:author="ShramkovAB" w:date="2021-04-12T16:50:00Z">
            <w:r w:rsidRPr="00DD0D1E" w:rsidDel="00DD0D1E">
              <w:rPr>
                <w:rPrChange w:id="185" w:author="ShramkovAB" w:date="2021-04-12T16:50:00Z">
                  <w:rPr>
                    <w:rStyle w:val="a9"/>
                    <w:b w:val="0"/>
                  </w:rPr>
                </w:rPrChange>
              </w:rPr>
              <w:delText>Оглавление</w:delText>
            </w:r>
            <w:r w:rsidDel="00DD0D1E">
              <w:rPr>
                <w:webHidden/>
              </w:rPr>
              <w:tab/>
              <w:delText>5</w:delText>
            </w:r>
          </w:del>
        </w:p>
        <w:p w14:paraId="0E214B13" w14:textId="2CC1F16D" w:rsidR="002D72A9" w:rsidDel="00DD0D1E" w:rsidRDefault="002D72A9">
          <w:pPr>
            <w:pStyle w:val="14"/>
            <w:rPr>
              <w:del w:id="18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87" w:author="ShramkovAB" w:date="2021-04-12T16:50:00Z">
            <w:r w:rsidRPr="00DD0D1E" w:rsidDel="00DD0D1E">
              <w:rPr>
                <w:rPrChange w:id="188" w:author="ShramkovAB" w:date="2021-04-12T16:50:00Z">
                  <w:rPr>
                    <w:rStyle w:val="a9"/>
                    <w:b w:val="0"/>
                  </w:rPr>
                </w:rPrChange>
              </w:rPr>
              <w:delText>1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189" w:author="ShramkovAB" w:date="2021-04-12T16:50:00Z">
                  <w:rPr>
                    <w:rStyle w:val="a9"/>
                    <w:b w:val="0"/>
                  </w:rPr>
                </w:rPrChange>
              </w:rPr>
              <w:delText>Глоссарий</w:delText>
            </w:r>
            <w:r w:rsidDel="00DD0D1E">
              <w:rPr>
                <w:webHidden/>
              </w:rPr>
              <w:tab/>
              <w:delText>7</w:delText>
            </w:r>
          </w:del>
        </w:p>
        <w:p w14:paraId="2E49BE31" w14:textId="07CE5D5B" w:rsidR="002D72A9" w:rsidDel="00DD0D1E" w:rsidRDefault="002D72A9">
          <w:pPr>
            <w:pStyle w:val="14"/>
            <w:rPr>
              <w:del w:id="190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1" w:author="ShramkovAB" w:date="2021-04-12T16:50:00Z">
            <w:r w:rsidRPr="00DD0D1E" w:rsidDel="00DD0D1E">
              <w:rPr>
                <w:rPrChange w:id="192" w:author="ShramkovAB" w:date="2021-04-12T16:50:00Z">
                  <w:rPr>
                    <w:rStyle w:val="a9"/>
                    <w:b w:val="0"/>
                  </w:rPr>
                </w:rPrChange>
              </w:rPr>
              <w:delText>2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193" w:author="ShramkovAB" w:date="2021-04-12T16:50:00Z">
                  <w:rPr>
                    <w:rStyle w:val="a9"/>
                    <w:b w:val="0"/>
                  </w:rPr>
                </w:rPrChange>
              </w:rPr>
              <w:delText>Назначение документа</w:delText>
            </w:r>
            <w:r w:rsidDel="00DD0D1E">
              <w:rPr>
                <w:webHidden/>
              </w:rPr>
              <w:tab/>
              <w:delText>7</w:delText>
            </w:r>
          </w:del>
        </w:p>
        <w:p w14:paraId="5E1230AC" w14:textId="225AD061" w:rsidR="002D72A9" w:rsidDel="00DD0D1E" w:rsidRDefault="002D72A9">
          <w:pPr>
            <w:pStyle w:val="14"/>
            <w:rPr>
              <w:del w:id="194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5" w:author="ShramkovAB" w:date="2021-04-12T16:50:00Z">
            <w:r w:rsidRPr="00DD0D1E" w:rsidDel="00DD0D1E">
              <w:rPr>
                <w:rPrChange w:id="196" w:author="ShramkovAB" w:date="2021-04-12T16:50:00Z">
                  <w:rPr>
                    <w:rStyle w:val="a9"/>
                    <w:b w:val="0"/>
                  </w:rPr>
                </w:rPrChange>
              </w:rPr>
              <w:delText>3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197" w:author="ShramkovAB" w:date="2021-04-12T16:50:00Z">
                  <w:rPr>
                    <w:rStyle w:val="a9"/>
                    <w:b w:val="0"/>
                  </w:rPr>
                </w:rPrChange>
              </w:rPr>
              <w:delText>Предпосылки успешной реализации</w:delText>
            </w:r>
            <w:r w:rsidDel="00DD0D1E">
              <w:rPr>
                <w:webHidden/>
              </w:rPr>
              <w:tab/>
              <w:delText>7</w:delText>
            </w:r>
          </w:del>
        </w:p>
        <w:p w14:paraId="7AE20C46" w14:textId="35949AEF" w:rsidR="002D72A9" w:rsidDel="00DD0D1E" w:rsidRDefault="002D72A9">
          <w:pPr>
            <w:pStyle w:val="14"/>
            <w:rPr>
              <w:del w:id="198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199" w:author="ShramkovAB" w:date="2021-04-12T16:50:00Z">
            <w:r w:rsidRPr="00DD0D1E" w:rsidDel="00DD0D1E">
              <w:rPr>
                <w:rFonts w:eastAsia="Calibri"/>
                <w:rPrChange w:id="200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4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201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Бизнес-требования</w:delText>
            </w:r>
            <w:r w:rsidDel="00DD0D1E">
              <w:rPr>
                <w:webHidden/>
              </w:rPr>
              <w:tab/>
              <w:delText>8</w:delText>
            </w:r>
          </w:del>
        </w:p>
        <w:p w14:paraId="4CFDD8CF" w14:textId="68E4F012" w:rsidR="002D72A9" w:rsidDel="00DD0D1E" w:rsidRDefault="002D72A9">
          <w:pPr>
            <w:pStyle w:val="14"/>
            <w:rPr>
              <w:del w:id="202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203" w:author="ShramkovAB" w:date="2021-04-12T16:50:00Z">
            <w:r w:rsidRPr="00DD0D1E" w:rsidDel="00DD0D1E">
              <w:rPr>
                <w:rFonts w:eastAsia="Calibri"/>
                <w:rPrChange w:id="204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5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205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Реализация бизнес-процессов</w:delText>
            </w:r>
            <w:r w:rsidDel="00DD0D1E">
              <w:rPr>
                <w:webHidden/>
              </w:rPr>
              <w:tab/>
              <w:delText>9</w:delText>
            </w:r>
          </w:del>
        </w:p>
        <w:p w14:paraId="41734EF2" w14:textId="4F63400D" w:rsidR="002D72A9" w:rsidDel="00DD0D1E" w:rsidRDefault="002D72A9">
          <w:pPr>
            <w:pStyle w:val="24"/>
            <w:rPr>
              <w:del w:id="20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07" w:author="ShramkovAB" w:date="2021-04-12T16:50:00Z">
            <w:r w:rsidRPr="00DD0D1E" w:rsidDel="00DD0D1E">
              <w:rPr>
                <w:rFonts w:eastAsiaTheme="majorEastAsia"/>
                <w:rPrChange w:id="20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0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Описание бизнес-процессов</w:delText>
            </w:r>
            <w:r w:rsidDel="00DD0D1E">
              <w:rPr>
                <w:noProof/>
                <w:webHidden/>
              </w:rPr>
              <w:tab/>
              <w:delText>9</w:delText>
            </w:r>
          </w:del>
        </w:p>
        <w:p w14:paraId="7FA87A45" w14:textId="75AF3007" w:rsidR="002D72A9" w:rsidDel="00DD0D1E" w:rsidRDefault="002D72A9">
          <w:pPr>
            <w:pStyle w:val="33"/>
            <w:rPr>
              <w:del w:id="210" w:author="ShramkovAB" w:date="2021-04-12T16:50:00Z"/>
              <w:rFonts w:eastAsiaTheme="minorEastAsia" w:cstheme="minorBidi"/>
              <w:noProof/>
              <w:lang w:eastAsia="ru-RU"/>
            </w:rPr>
          </w:pPr>
          <w:del w:id="211" w:author="ShramkovAB" w:date="2021-04-12T16:50:00Z">
            <w:r w:rsidRPr="00DD0D1E" w:rsidDel="00DD0D1E">
              <w:rPr>
                <w:rFonts w:eastAsiaTheme="majorEastAsia"/>
                <w:rPrChange w:id="212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5.1.1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13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бизнес-процесса ПП-07.03.01-ERP Оперативное (месячное)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11</w:delText>
            </w:r>
          </w:del>
        </w:p>
        <w:p w14:paraId="7D679988" w14:textId="1B4C051D" w:rsidR="002D72A9" w:rsidDel="00DD0D1E" w:rsidRDefault="002D72A9">
          <w:pPr>
            <w:pStyle w:val="33"/>
            <w:rPr>
              <w:del w:id="214" w:author="ShramkovAB" w:date="2021-04-12T16:50:00Z"/>
              <w:rFonts w:eastAsiaTheme="minorEastAsia" w:cstheme="minorBidi"/>
              <w:noProof/>
              <w:lang w:eastAsia="ru-RU"/>
            </w:rPr>
          </w:pPr>
          <w:del w:id="215" w:author="ShramkovAB" w:date="2021-04-12T16:50:00Z">
            <w:r w:rsidRPr="00DD0D1E" w:rsidDel="00DD0D1E">
              <w:rPr>
                <w:rFonts w:eastAsiaTheme="majorEastAsia"/>
                <w:rPrChange w:id="216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5.1.2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17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бизнес-процесса ПП-07.03.02-ERP Недельно-суточное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13</w:delText>
            </w:r>
          </w:del>
        </w:p>
        <w:p w14:paraId="0A79E8FA" w14:textId="16FE35D8" w:rsidR="002D72A9" w:rsidDel="00DD0D1E" w:rsidRDefault="002D72A9">
          <w:pPr>
            <w:pStyle w:val="24"/>
            <w:rPr>
              <w:del w:id="21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19" w:author="ShramkovAB" w:date="2021-04-12T16:50:00Z">
            <w:r w:rsidRPr="00DD0D1E" w:rsidDel="00DD0D1E">
              <w:rPr>
                <w:rFonts w:eastAsiaTheme="majorEastAsia"/>
                <w:rPrChange w:id="22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2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Описание шагов бизнес-процессов</w:delText>
            </w:r>
            <w:r w:rsidDel="00DD0D1E">
              <w:rPr>
                <w:noProof/>
                <w:webHidden/>
              </w:rPr>
              <w:tab/>
              <w:delText>15</w:delText>
            </w:r>
          </w:del>
        </w:p>
        <w:p w14:paraId="01EB67F6" w14:textId="28DC32B0" w:rsidR="002D72A9" w:rsidDel="00DD0D1E" w:rsidRDefault="002D72A9">
          <w:pPr>
            <w:pStyle w:val="33"/>
            <w:rPr>
              <w:del w:id="222" w:author="ShramkovAB" w:date="2021-04-12T16:50:00Z"/>
              <w:rFonts w:eastAsiaTheme="minorEastAsia" w:cstheme="minorBidi"/>
              <w:noProof/>
              <w:lang w:eastAsia="ru-RU"/>
            </w:rPr>
          </w:pPr>
          <w:del w:id="223" w:author="ShramkovAB" w:date="2021-04-12T16:50:00Z">
            <w:r w:rsidRPr="00DD0D1E" w:rsidDel="00DD0D1E">
              <w:rPr>
                <w:rFonts w:eastAsiaTheme="majorEastAsia"/>
                <w:rPrChange w:id="224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5.2.1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25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шагов бизнес-процесса ПП-07.03.01-ERP Оперативное (месячное)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15</w:delText>
            </w:r>
          </w:del>
        </w:p>
        <w:p w14:paraId="3EFFF121" w14:textId="7A4C9675" w:rsidR="002D72A9" w:rsidDel="00DD0D1E" w:rsidRDefault="002D72A9">
          <w:pPr>
            <w:pStyle w:val="33"/>
            <w:rPr>
              <w:del w:id="226" w:author="ShramkovAB" w:date="2021-04-12T16:50:00Z"/>
              <w:rFonts w:eastAsiaTheme="minorEastAsia" w:cstheme="minorBidi"/>
              <w:noProof/>
              <w:lang w:eastAsia="ru-RU"/>
            </w:rPr>
          </w:pPr>
          <w:del w:id="227" w:author="ShramkovAB" w:date="2021-04-12T16:50:00Z">
            <w:r w:rsidRPr="00DD0D1E" w:rsidDel="00DD0D1E">
              <w:rPr>
                <w:rFonts w:eastAsiaTheme="majorEastAsia"/>
                <w:rPrChange w:id="228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5.2.2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29" w:author="ShramkovAB" w:date="2021-04-12T16:50:00Z">
                  <w:rPr>
                    <w:rStyle w:val="a9"/>
                    <w:rFonts w:eastAsiaTheme="majorEastAsia" w:cs="Arial"/>
                    <w:noProof/>
                  </w:rPr>
                </w:rPrChange>
              </w:rPr>
              <w:delText>Описание шагов бизнес-процесса ПП-07.03.02-ERP Недельно-суточное планирование воздействий на производственные активы</w:delText>
            </w:r>
            <w:r w:rsidDel="00DD0D1E">
              <w:rPr>
                <w:noProof/>
                <w:webHidden/>
              </w:rPr>
              <w:tab/>
              <w:delText>35</w:delText>
            </w:r>
          </w:del>
        </w:p>
        <w:p w14:paraId="7BD251A2" w14:textId="78D6B0C9" w:rsidR="002D72A9" w:rsidDel="00DD0D1E" w:rsidRDefault="002D72A9">
          <w:pPr>
            <w:pStyle w:val="24"/>
            <w:rPr>
              <w:del w:id="23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31" w:author="ShramkovAB" w:date="2021-04-12T16:50:00Z">
            <w:r w:rsidRPr="00DD0D1E" w:rsidDel="00DD0D1E">
              <w:rPr>
                <w:rFonts w:eastAsiaTheme="majorEastAsia"/>
                <w:rPrChange w:id="23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5.3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3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Роли и полномочия</w:delText>
            </w:r>
            <w:r w:rsidDel="00DD0D1E">
              <w:rPr>
                <w:noProof/>
                <w:webHidden/>
              </w:rPr>
              <w:tab/>
              <w:delText>45</w:delText>
            </w:r>
          </w:del>
        </w:p>
        <w:p w14:paraId="4E92B21B" w14:textId="7AA36C4F" w:rsidR="002D72A9" w:rsidDel="00DD0D1E" w:rsidRDefault="002D72A9">
          <w:pPr>
            <w:pStyle w:val="24"/>
            <w:rPr>
              <w:del w:id="23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35" w:author="ShramkovAB" w:date="2021-04-12T16:50:00Z">
            <w:r w:rsidRPr="00DD0D1E" w:rsidDel="00DD0D1E">
              <w:rPr>
                <w:rFonts w:eastAsiaTheme="majorEastAsia"/>
                <w:rPrChange w:id="23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5.4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3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Риски и контрольные процедуры</w:delText>
            </w:r>
            <w:r w:rsidDel="00DD0D1E">
              <w:rPr>
                <w:noProof/>
                <w:webHidden/>
              </w:rPr>
              <w:tab/>
              <w:delText>46</w:delText>
            </w:r>
          </w:del>
        </w:p>
        <w:p w14:paraId="6CC79231" w14:textId="143C1829" w:rsidR="002D72A9" w:rsidDel="00DD0D1E" w:rsidRDefault="002D72A9">
          <w:pPr>
            <w:pStyle w:val="33"/>
            <w:rPr>
              <w:del w:id="238" w:author="ShramkovAB" w:date="2021-04-12T16:50:00Z"/>
              <w:rFonts w:eastAsiaTheme="minorEastAsia" w:cstheme="minorBidi"/>
              <w:noProof/>
              <w:lang w:eastAsia="ru-RU"/>
            </w:rPr>
          </w:pPr>
          <w:del w:id="239" w:author="ShramkovAB" w:date="2021-04-12T16:50:00Z">
            <w:r w:rsidRPr="00DD0D1E" w:rsidDel="00DD0D1E">
              <w:rPr>
                <w:rPrChange w:id="240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5.4.1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PrChange w:id="241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Риски и контроли</w:delText>
            </w:r>
            <w:r w:rsidDel="00DD0D1E">
              <w:rPr>
                <w:noProof/>
                <w:webHidden/>
              </w:rPr>
              <w:tab/>
              <w:delText>46</w:delText>
            </w:r>
          </w:del>
        </w:p>
        <w:p w14:paraId="3F406094" w14:textId="40B4E8CA" w:rsidR="002D72A9" w:rsidDel="00DD0D1E" w:rsidRDefault="002D72A9">
          <w:pPr>
            <w:pStyle w:val="33"/>
            <w:rPr>
              <w:del w:id="242" w:author="ShramkovAB" w:date="2021-04-12T16:50:00Z"/>
              <w:rFonts w:eastAsiaTheme="minorEastAsia" w:cstheme="minorBidi"/>
              <w:noProof/>
              <w:lang w:eastAsia="ru-RU"/>
            </w:rPr>
          </w:pPr>
          <w:del w:id="243" w:author="ShramkovAB" w:date="2021-04-12T16:50:00Z">
            <w:r w:rsidRPr="00DD0D1E" w:rsidDel="00DD0D1E">
              <w:rPr>
                <w:rPrChange w:id="244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5.4.2</w:delText>
            </w:r>
            <w:r w:rsidDel="00DD0D1E">
              <w:rPr>
                <w:rFonts w:eastAsiaTheme="minorEastAsia" w:cstheme="minorBidi"/>
                <w:noProof/>
                <w:lang w:eastAsia="ru-RU"/>
              </w:rPr>
              <w:tab/>
            </w:r>
            <w:r w:rsidRPr="00DD0D1E" w:rsidDel="00DD0D1E">
              <w:rPr>
                <w:rPrChange w:id="245" w:author="ShramkovAB" w:date="2021-04-12T16:50:00Z">
                  <w:rPr>
                    <w:rStyle w:val="a9"/>
                    <w:rFonts w:ascii="Arial" w:hAnsi="Arial"/>
                    <w:b/>
                    <w:noProof/>
                  </w:rPr>
                </w:rPrChange>
              </w:rPr>
              <w:delText>Разделение полномочий</w:delText>
            </w:r>
            <w:r w:rsidDel="00DD0D1E">
              <w:rPr>
                <w:noProof/>
                <w:webHidden/>
              </w:rPr>
              <w:tab/>
              <w:delText>47</w:delText>
            </w:r>
          </w:del>
        </w:p>
        <w:p w14:paraId="23C5F47F" w14:textId="5F92F728" w:rsidR="002D72A9" w:rsidDel="00DD0D1E" w:rsidRDefault="002D72A9">
          <w:pPr>
            <w:pStyle w:val="24"/>
            <w:rPr>
              <w:del w:id="24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47" w:author="ShramkovAB" w:date="2021-04-12T16:50:00Z">
            <w:r w:rsidRPr="00DD0D1E" w:rsidDel="00DD0D1E">
              <w:rPr>
                <w:rFonts w:eastAsiaTheme="majorEastAsia"/>
                <w:rPrChange w:id="24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5.5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4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Интеграционные точки со смежными процессами</w:delText>
            </w:r>
            <w:r w:rsidDel="00DD0D1E">
              <w:rPr>
                <w:noProof/>
                <w:webHidden/>
              </w:rPr>
              <w:tab/>
              <w:delText>48</w:delText>
            </w:r>
          </w:del>
        </w:p>
        <w:p w14:paraId="7C4160BC" w14:textId="1AB2A52C" w:rsidR="002D72A9" w:rsidDel="00DD0D1E" w:rsidRDefault="002D72A9">
          <w:pPr>
            <w:pStyle w:val="24"/>
            <w:rPr>
              <w:del w:id="25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51" w:author="ShramkovAB" w:date="2021-04-12T16:50:00Z">
            <w:r w:rsidRPr="00DD0D1E" w:rsidDel="00DD0D1E">
              <w:rPr>
                <w:rFonts w:eastAsiaTheme="majorEastAsia"/>
                <w:rPrChange w:id="25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5.6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5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Основные данные</w:delText>
            </w:r>
            <w:r w:rsidDel="00DD0D1E">
              <w:rPr>
                <w:noProof/>
                <w:webHidden/>
              </w:rPr>
              <w:tab/>
              <w:delText>57</w:delText>
            </w:r>
          </w:del>
        </w:p>
        <w:p w14:paraId="7328F9C4" w14:textId="24F12FB9" w:rsidR="002D72A9" w:rsidDel="00DD0D1E" w:rsidRDefault="002D72A9">
          <w:pPr>
            <w:pStyle w:val="24"/>
            <w:rPr>
              <w:del w:id="25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55" w:author="ShramkovAB" w:date="2021-04-12T16:50:00Z">
            <w:r w:rsidRPr="00DD0D1E" w:rsidDel="00DD0D1E">
              <w:rPr>
                <w:rFonts w:eastAsiaTheme="majorEastAsia"/>
                <w:rPrChange w:id="25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5.7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5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Транзакционные данные</w:delText>
            </w:r>
            <w:r w:rsidDel="00DD0D1E">
              <w:rPr>
                <w:noProof/>
                <w:webHidden/>
              </w:rPr>
              <w:tab/>
              <w:delText>58</w:delText>
            </w:r>
          </w:del>
        </w:p>
        <w:p w14:paraId="0602BC95" w14:textId="59AFE3F4" w:rsidR="002D72A9" w:rsidDel="00DD0D1E" w:rsidRDefault="002D72A9">
          <w:pPr>
            <w:pStyle w:val="24"/>
            <w:rPr>
              <w:del w:id="25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59" w:author="ShramkovAB" w:date="2021-04-12T16:50:00Z">
            <w:r w:rsidRPr="00DD0D1E" w:rsidDel="00DD0D1E">
              <w:rPr>
                <w:rFonts w:eastAsiaTheme="majorEastAsia"/>
                <w:rPrChange w:id="26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5.8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6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Отчетность и выходные формы</w:delText>
            </w:r>
            <w:r w:rsidDel="00DD0D1E">
              <w:rPr>
                <w:noProof/>
                <w:webHidden/>
              </w:rPr>
              <w:tab/>
              <w:delText>58</w:delText>
            </w:r>
          </w:del>
        </w:p>
        <w:p w14:paraId="320954A8" w14:textId="22457866" w:rsidR="002D72A9" w:rsidDel="00DD0D1E" w:rsidRDefault="002D72A9">
          <w:pPr>
            <w:pStyle w:val="24"/>
            <w:rPr>
              <w:del w:id="26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63" w:author="ShramkovAB" w:date="2021-04-12T16:50:00Z">
            <w:r w:rsidRPr="00DD0D1E" w:rsidDel="00DD0D1E">
              <w:rPr>
                <w:rFonts w:eastAsiaTheme="majorEastAsia"/>
                <w:rPrChange w:id="26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5.9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65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Перечень доработок, Разработок и интеграция (интерфейсы)</w:delText>
            </w:r>
            <w:r w:rsidDel="00DD0D1E">
              <w:rPr>
                <w:noProof/>
                <w:webHidden/>
              </w:rPr>
              <w:tab/>
              <w:delText>59</w:delText>
            </w:r>
          </w:del>
        </w:p>
        <w:p w14:paraId="2B01712C" w14:textId="17F2194A" w:rsidR="002D72A9" w:rsidDel="00DD0D1E" w:rsidRDefault="002D72A9">
          <w:pPr>
            <w:pStyle w:val="24"/>
            <w:rPr>
              <w:del w:id="26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67" w:author="ShramkovAB" w:date="2021-04-12T16:50:00Z">
            <w:r w:rsidRPr="00DD0D1E" w:rsidDel="00DD0D1E">
              <w:rPr>
                <w:rFonts w:eastAsiaTheme="majorEastAsia"/>
                <w:rPrChange w:id="26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6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Особенности технической реализации</w:delText>
            </w:r>
            <w:r w:rsidDel="00DD0D1E">
              <w:rPr>
                <w:noProof/>
                <w:webHidden/>
              </w:rPr>
              <w:tab/>
              <w:delText>61</w:delText>
            </w:r>
          </w:del>
        </w:p>
        <w:p w14:paraId="715F6B0A" w14:textId="30ECEF8C" w:rsidR="002D72A9" w:rsidDel="00DD0D1E" w:rsidRDefault="002D72A9">
          <w:pPr>
            <w:pStyle w:val="24"/>
            <w:rPr>
              <w:del w:id="27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71" w:author="ShramkovAB" w:date="2021-04-12T16:50:00Z">
            <w:r w:rsidRPr="00DD0D1E" w:rsidDel="00DD0D1E">
              <w:rPr>
                <w:rFonts w:eastAsiaTheme="majorEastAsia"/>
                <w:rPrChange w:id="27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7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Мультиресурсное планирование (MRS)</w:delText>
            </w:r>
            <w:r w:rsidDel="00DD0D1E">
              <w:rPr>
                <w:noProof/>
                <w:webHidden/>
              </w:rPr>
              <w:tab/>
              <w:delText>61</w:delText>
            </w:r>
          </w:del>
        </w:p>
        <w:p w14:paraId="749A5877" w14:textId="6A821EBC" w:rsidR="002D72A9" w:rsidDel="00DD0D1E" w:rsidRDefault="002D72A9">
          <w:pPr>
            <w:pStyle w:val="24"/>
            <w:rPr>
              <w:del w:id="27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75" w:author="ShramkovAB" w:date="2021-04-12T16:50:00Z">
            <w:r w:rsidRPr="00DD0D1E" w:rsidDel="00DD0D1E">
              <w:rPr>
                <w:rFonts w:eastAsiaTheme="majorEastAsia"/>
                <w:rPrChange w:id="27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7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Реализация интеграции заказов ТОРО с сетевыми графиками на уровне планов-графиков воздействий на ПА</w:delText>
            </w:r>
            <w:r w:rsidDel="00DD0D1E">
              <w:rPr>
                <w:noProof/>
                <w:webHidden/>
              </w:rPr>
              <w:tab/>
              <w:delText>62</w:delText>
            </w:r>
          </w:del>
        </w:p>
        <w:p w14:paraId="6040B48E" w14:textId="502E6309" w:rsidR="002D72A9" w:rsidDel="00DD0D1E" w:rsidRDefault="002D72A9">
          <w:pPr>
            <w:pStyle w:val="24"/>
            <w:rPr>
              <w:del w:id="27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79" w:author="ShramkovAB" w:date="2021-04-12T16:50:00Z">
            <w:r w:rsidRPr="00DD0D1E" w:rsidDel="00DD0D1E">
              <w:rPr>
                <w:rFonts w:eastAsiaTheme="majorEastAsia"/>
                <w:rPrChange w:id="28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5.10.3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8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Настройка управляющих ключей операций заказов ТОРО</w:delText>
            </w:r>
            <w:r w:rsidDel="00DD0D1E">
              <w:rPr>
                <w:noProof/>
                <w:webHidden/>
              </w:rPr>
              <w:tab/>
              <w:delText>63</w:delText>
            </w:r>
          </w:del>
        </w:p>
        <w:p w14:paraId="2D5B9802" w14:textId="06898BD2" w:rsidR="002D72A9" w:rsidDel="00DD0D1E" w:rsidRDefault="002D72A9">
          <w:pPr>
            <w:pStyle w:val="24"/>
            <w:rPr>
              <w:del w:id="28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83" w:author="ShramkovAB" w:date="2021-04-12T16:50:00Z">
            <w:r w:rsidRPr="00DD0D1E" w:rsidDel="00DD0D1E">
              <w:rPr>
                <w:rFonts w:eastAsiaTheme="majorEastAsia"/>
                <w:rPrChange w:id="28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5.10.4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85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Особенности корректировки бюджета на заказах ТОРО</w:delText>
            </w:r>
            <w:r w:rsidDel="00DD0D1E">
              <w:rPr>
                <w:noProof/>
                <w:webHidden/>
              </w:rPr>
              <w:tab/>
              <w:delText>63</w:delText>
            </w:r>
          </w:del>
        </w:p>
        <w:p w14:paraId="2DE35833" w14:textId="17A4545D" w:rsidR="002D72A9" w:rsidDel="00DD0D1E" w:rsidRDefault="002D72A9">
          <w:pPr>
            <w:pStyle w:val="24"/>
            <w:rPr>
              <w:del w:id="28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87" w:author="ShramkovAB" w:date="2021-04-12T16:50:00Z">
            <w:r w:rsidRPr="00DD0D1E" w:rsidDel="00DD0D1E">
              <w:rPr>
                <w:rFonts w:eastAsiaTheme="majorEastAsia"/>
                <w:rPrChange w:id="28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5.10.5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8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Используемые разработки по ТОРО из других КД</w:delText>
            </w:r>
            <w:r w:rsidDel="00DD0D1E">
              <w:rPr>
                <w:noProof/>
                <w:webHidden/>
              </w:rPr>
              <w:tab/>
              <w:delText>64</w:delText>
            </w:r>
          </w:del>
        </w:p>
        <w:p w14:paraId="05BB5D58" w14:textId="44725035" w:rsidR="002D72A9" w:rsidDel="00DD0D1E" w:rsidRDefault="002D72A9">
          <w:pPr>
            <w:pStyle w:val="24"/>
            <w:rPr>
              <w:del w:id="29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91" w:author="ShramkovAB" w:date="2021-04-12T16:50:00Z">
            <w:r w:rsidRPr="00DD0D1E" w:rsidDel="00DD0D1E">
              <w:rPr>
                <w:rFonts w:eastAsiaTheme="majorEastAsia"/>
                <w:rPrChange w:id="29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5.10.6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29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Расширение отчета по проверке доступности материалов</w:delText>
            </w:r>
            <w:r w:rsidDel="00DD0D1E">
              <w:rPr>
                <w:noProof/>
                <w:webHidden/>
              </w:rPr>
              <w:tab/>
              <w:delText>65</w:delText>
            </w:r>
          </w:del>
        </w:p>
        <w:p w14:paraId="7FF8B103" w14:textId="4F1FAA54" w:rsidR="002D72A9" w:rsidDel="00DD0D1E" w:rsidRDefault="002D72A9">
          <w:pPr>
            <w:pStyle w:val="24"/>
            <w:rPr>
              <w:del w:id="29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95" w:author="ShramkovAB" w:date="2021-04-12T16:50:00Z">
            <w:r w:rsidRPr="00DD0D1E" w:rsidDel="00DD0D1E">
              <w:rPr>
                <w:rFonts w:eastAsiaTheme="majorEastAsia"/>
                <w:rPrChange w:id="29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5.10.7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PrChange w:id="297" w:author="ShramkovAB" w:date="2021-04-12T16:50:00Z">
                  <w:rPr>
                    <w:rStyle w:val="a9"/>
                    <w:rFonts w:cs="Arial"/>
                    <w:b w:val="0"/>
                    <w:noProof/>
                  </w:rPr>
                </w:rPrChange>
              </w:rPr>
              <w:delText>Реализация согласования ПЗТГ для передачи КТГ</w:delText>
            </w:r>
            <w:r w:rsidDel="00DD0D1E">
              <w:rPr>
                <w:noProof/>
                <w:webHidden/>
              </w:rPr>
              <w:tab/>
              <w:delText>66</w:delText>
            </w:r>
          </w:del>
        </w:p>
        <w:p w14:paraId="02ABBB33" w14:textId="17553751" w:rsidR="002D72A9" w:rsidDel="00DD0D1E" w:rsidRDefault="002D72A9">
          <w:pPr>
            <w:pStyle w:val="24"/>
            <w:rPr>
              <w:del w:id="29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299" w:author="ShramkovAB" w:date="2021-04-12T16:50:00Z">
            <w:r w:rsidRPr="00DD0D1E" w:rsidDel="00DD0D1E">
              <w:rPr>
                <w:rFonts w:eastAsiaTheme="majorEastAsia"/>
                <w:rPrChange w:id="30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5.10.8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PrChange w:id="301" w:author="ShramkovAB" w:date="2021-04-12T16:50:00Z">
                  <w:rPr>
                    <w:rStyle w:val="a9"/>
                    <w:rFonts w:cs="Arial"/>
                    <w:b w:val="0"/>
                    <w:noProof/>
                  </w:rPr>
                </w:rPrChange>
              </w:rPr>
              <w:delText>Реализация контроля счетов в Заказах ТОРО</w:delText>
            </w:r>
            <w:r w:rsidDel="00DD0D1E">
              <w:rPr>
                <w:noProof/>
                <w:webHidden/>
              </w:rPr>
              <w:tab/>
              <w:delText>66</w:delText>
            </w:r>
          </w:del>
        </w:p>
        <w:p w14:paraId="113957CA" w14:textId="546BD7C0" w:rsidR="002D72A9" w:rsidDel="00DD0D1E" w:rsidRDefault="002D72A9">
          <w:pPr>
            <w:pStyle w:val="24"/>
            <w:rPr>
              <w:del w:id="30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03" w:author="ShramkovAB" w:date="2021-04-12T16:50:00Z">
            <w:r w:rsidRPr="00DD0D1E" w:rsidDel="00DD0D1E">
              <w:rPr>
                <w:rFonts w:eastAsiaTheme="majorEastAsia"/>
                <w:rPrChange w:id="30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5.10.9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PrChange w:id="305" w:author="ShramkovAB" w:date="2021-04-12T16:50:00Z">
                  <w:rPr>
                    <w:rStyle w:val="a9"/>
                    <w:rFonts w:cs="Arial"/>
                    <w:b w:val="0"/>
                    <w:noProof/>
                  </w:rPr>
                </w:rPrChange>
              </w:rPr>
              <w:delText>Особенности учета капитализируемых ремонтов</w:delText>
            </w:r>
            <w:r w:rsidDel="00DD0D1E">
              <w:rPr>
                <w:noProof/>
                <w:webHidden/>
              </w:rPr>
              <w:tab/>
              <w:delText>66</w:delText>
            </w:r>
          </w:del>
        </w:p>
        <w:p w14:paraId="5FE9A611" w14:textId="795BBC93" w:rsidR="002D72A9" w:rsidDel="00DD0D1E" w:rsidRDefault="002D72A9">
          <w:pPr>
            <w:pStyle w:val="14"/>
            <w:rPr>
              <w:del w:id="30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07" w:author="ShramkovAB" w:date="2021-04-12T16:50:00Z">
            <w:r w:rsidRPr="00DD0D1E" w:rsidDel="00DD0D1E">
              <w:rPr>
                <w:rPrChange w:id="308" w:author="ShramkovAB" w:date="2021-04-12T16:50:00Z">
                  <w:rPr>
                    <w:rStyle w:val="a9"/>
                    <w:b w:val="0"/>
                  </w:rPr>
                </w:rPrChange>
              </w:rPr>
              <w:delText>6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PrChange w:id="309" w:author="ShramkovAB" w:date="2021-04-12T16:50:00Z">
                  <w:rPr>
                    <w:rStyle w:val="a9"/>
                    <w:b w:val="0"/>
                  </w:rPr>
                </w:rPrChange>
              </w:rPr>
              <w:delText>Информационная Безопасность</w:delText>
            </w:r>
            <w:r w:rsidDel="00DD0D1E">
              <w:rPr>
                <w:webHidden/>
              </w:rPr>
              <w:tab/>
              <w:delText>67</w:delText>
            </w:r>
          </w:del>
        </w:p>
        <w:p w14:paraId="2194C82C" w14:textId="7B6A1189" w:rsidR="002D72A9" w:rsidDel="00DD0D1E" w:rsidRDefault="002D72A9">
          <w:pPr>
            <w:pStyle w:val="14"/>
            <w:rPr>
              <w:del w:id="310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11" w:author="ShramkovAB" w:date="2021-04-12T16:50:00Z">
            <w:r w:rsidRPr="00DD0D1E" w:rsidDel="00DD0D1E">
              <w:rPr>
                <w:rFonts w:eastAsia="Calibri"/>
                <w:rPrChange w:id="312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7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313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Организационные изменения</w:delText>
            </w:r>
            <w:r w:rsidDel="00DD0D1E">
              <w:rPr>
                <w:webHidden/>
              </w:rPr>
              <w:tab/>
              <w:delText>67</w:delText>
            </w:r>
          </w:del>
        </w:p>
        <w:p w14:paraId="63D00C56" w14:textId="0242FD8D" w:rsidR="002D72A9" w:rsidDel="00DD0D1E" w:rsidRDefault="002D72A9">
          <w:pPr>
            <w:pStyle w:val="24"/>
            <w:rPr>
              <w:del w:id="31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15" w:author="ShramkovAB" w:date="2021-04-12T16:50:00Z">
            <w:r w:rsidRPr="00DD0D1E" w:rsidDel="00DD0D1E">
              <w:rPr>
                <w:rFonts w:eastAsiaTheme="majorEastAsia"/>
                <w:rPrChange w:id="31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7.1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1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Ключевые процессные изменения и области улучшений</w:delText>
            </w:r>
            <w:r w:rsidDel="00DD0D1E">
              <w:rPr>
                <w:noProof/>
                <w:webHidden/>
              </w:rPr>
              <w:tab/>
              <w:delText>67</w:delText>
            </w:r>
          </w:del>
        </w:p>
        <w:p w14:paraId="3F761C9A" w14:textId="047E3DB7" w:rsidR="002D72A9" w:rsidDel="00DD0D1E" w:rsidRDefault="002D72A9">
          <w:pPr>
            <w:pStyle w:val="24"/>
            <w:rPr>
              <w:del w:id="31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19" w:author="ShramkovAB" w:date="2021-04-12T16:50:00Z">
            <w:r w:rsidRPr="00DD0D1E" w:rsidDel="00DD0D1E">
              <w:rPr>
                <w:rFonts w:eastAsiaTheme="majorEastAsia"/>
                <w:rPrChange w:id="32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7.2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2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Организационные аспекты</w:delText>
            </w:r>
            <w:r w:rsidDel="00DD0D1E">
              <w:rPr>
                <w:noProof/>
                <w:webHidden/>
              </w:rPr>
              <w:tab/>
              <w:delText>77</w:delText>
            </w:r>
          </w:del>
        </w:p>
        <w:p w14:paraId="31342639" w14:textId="19FED8EF" w:rsidR="002D72A9" w:rsidDel="00DD0D1E" w:rsidRDefault="002D72A9">
          <w:pPr>
            <w:pStyle w:val="14"/>
            <w:rPr>
              <w:del w:id="322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23" w:author="ShramkovAB" w:date="2021-04-12T16:50:00Z">
            <w:r w:rsidRPr="00DD0D1E" w:rsidDel="00DD0D1E">
              <w:rPr>
                <w:rFonts w:eastAsia="Calibri"/>
                <w:rPrChange w:id="324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8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325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Открытые вопросы</w:delText>
            </w:r>
            <w:r w:rsidDel="00DD0D1E">
              <w:rPr>
                <w:webHidden/>
              </w:rPr>
              <w:tab/>
              <w:delText>79</w:delText>
            </w:r>
          </w:del>
        </w:p>
        <w:p w14:paraId="38AB3039" w14:textId="675E3CB2" w:rsidR="002D72A9" w:rsidDel="00DD0D1E" w:rsidRDefault="002D72A9">
          <w:pPr>
            <w:pStyle w:val="14"/>
            <w:rPr>
              <w:del w:id="326" w:author="ShramkovAB" w:date="2021-04-12T16:50:00Z"/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del w:id="327" w:author="ShramkovAB" w:date="2021-04-12T16:50:00Z">
            <w:r w:rsidRPr="00DD0D1E" w:rsidDel="00DD0D1E">
              <w:rPr>
                <w:rFonts w:eastAsia="Calibri"/>
                <w:rPrChange w:id="328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9</w:delText>
            </w:r>
            <w:r w:rsidDel="00DD0D1E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DD0D1E" w:rsidDel="00DD0D1E">
              <w:rPr>
                <w:rFonts w:eastAsia="Calibri"/>
                <w:rPrChange w:id="329" w:author="ShramkovAB" w:date="2021-04-12T16:50:00Z">
                  <w:rPr>
                    <w:rStyle w:val="a9"/>
                    <w:rFonts w:eastAsia="Calibri"/>
                    <w:b w:val="0"/>
                  </w:rPr>
                </w:rPrChange>
              </w:rPr>
              <w:delText>Приложения</w:delText>
            </w:r>
            <w:r w:rsidDel="00DD0D1E">
              <w:rPr>
                <w:webHidden/>
              </w:rPr>
              <w:tab/>
              <w:delText>80</w:delText>
            </w:r>
          </w:del>
        </w:p>
        <w:p w14:paraId="1A65DA8B" w14:textId="7A8938A3" w:rsidR="002D72A9" w:rsidDel="00DD0D1E" w:rsidRDefault="002D72A9">
          <w:pPr>
            <w:pStyle w:val="24"/>
            <w:rPr>
              <w:del w:id="33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31" w:author="ShramkovAB" w:date="2021-04-12T16:50:00Z">
            <w:r w:rsidRPr="00DD0D1E" w:rsidDel="00DD0D1E">
              <w:rPr>
                <w:rFonts w:eastAsiaTheme="majorEastAsia"/>
                <w:rPrChange w:id="33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9.1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3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1. Модели бизнес-процессов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507DC62F" w14:textId="3BB077A3" w:rsidR="002D72A9" w:rsidDel="00DD0D1E" w:rsidRDefault="002D72A9">
          <w:pPr>
            <w:pStyle w:val="24"/>
            <w:rPr>
              <w:del w:id="33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35" w:author="ShramkovAB" w:date="2021-04-12T16:50:00Z">
            <w:r w:rsidRPr="00DD0D1E" w:rsidDel="00DD0D1E">
              <w:rPr>
                <w:rFonts w:eastAsiaTheme="majorEastAsia"/>
                <w:rPrChange w:id="33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9.2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3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2. Реестр бизнес-требований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0428E20D" w14:textId="2CA48CF8" w:rsidR="002D72A9" w:rsidDel="00DD0D1E" w:rsidRDefault="002D72A9">
          <w:pPr>
            <w:pStyle w:val="24"/>
            <w:rPr>
              <w:del w:id="338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39" w:author="ShramkovAB" w:date="2021-04-12T16:50:00Z">
            <w:r w:rsidRPr="00DD0D1E" w:rsidDel="00DD0D1E">
              <w:rPr>
                <w:rFonts w:eastAsiaTheme="majorEastAsia"/>
                <w:rPrChange w:id="340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9.3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41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3. Описание шагов бизнес-процессов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2F74D28F" w14:textId="6D559775" w:rsidR="002D72A9" w:rsidDel="00DD0D1E" w:rsidRDefault="002D72A9">
          <w:pPr>
            <w:pStyle w:val="24"/>
            <w:rPr>
              <w:del w:id="342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43" w:author="ShramkovAB" w:date="2021-04-12T16:50:00Z">
            <w:r w:rsidRPr="00DD0D1E" w:rsidDel="00DD0D1E">
              <w:rPr>
                <w:rFonts w:eastAsiaTheme="majorEastAsia"/>
                <w:rPrChange w:id="344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9.4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45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4. Прочее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2FBE7684" w14:textId="758447EC" w:rsidR="002D72A9" w:rsidDel="00DD0D1E" w:rsidRDefault="002D72A9">
          <w:pPr>
            <w:pStyle w:val="24"/>
            <w:rPr>
              <w:del w:id="346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47" w:author="ShramkovAB" w:date="2021-04-12T16:50:00Z">
            <w:r w:rsidRPr="00DD0D1E" w:rsidDel="00DD0D1E">
              <w:rPr>
                <w:rFonts w:eastAsiaTheme="majorEastAsia"/>
                <w:rPrChange w:id="348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9.5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49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РП1-6: Роли и полномочия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38D57321" w14:textId="400657A7" w:rsidR="002D72A9" w:rsidDel="00DD0D1E" w:rsidRDefault="002D72A9">
          <w:pPr>
            <w:pStyle w:val="24"/>
            <w:rPr>
              <w:del w:id="350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51" w:author="ShramkovAB" w:date="2021-04-12T16:50:00Z">
            <w:r w:rsidRPr="00DD0D1E" w:rsidDel="00DD0D1E">
              <w:rPr>
                <w:rFonts w:eastAsiaTheme="majorEastAsia"/>
                <w:rPrChange w:id="352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9.6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53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РиК1. Матрица рисков и контрольных процедур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6FAE9645" w14:textId="60293319" w:rsidR="002D72A9" w:rsidDel="00DD0D1E" w:rsidRDefault="002D72A9">
          <w:pPr>
            <w:pStyle w:val="24"/>
            <w:rPr>
              <w:del w:id="354" w:author="ShramkovAB" w:date="2021-04-12T16:50:00Z"/>
              <w:rFonts w:eastAsiaTheme="minorEastAsia" w:cstheme="minorBidi"/>
              <w:b w:val="0"/>
              <w:noProof/>
              <w:lang w:eastAsia="ru-RU"/>
            </w:rPr>
          </w:pPr>
          <w:del w:id="355" w:author="ShramkovAB" w:date="2021-04-12T16:50:00Z">
            <w:r w:rsidRPr="00DD0D1E" w:rsidDel="00DD0D1E">
              <w:rPr>
                <w:rFonts w:eastAsiaTheme="majorEastAsia"/>
                <w:rPrChange w:id="356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9.7</w:delText>
            </w:r>
            <w:r w:rsidDel="00DD0D1E">
              <w:rPr>
                <w:rFonts w:eastAsiaTheme="minorEastAsia" w:cstheme="minorBidi"/>
                <w:b w:val="0"/>
                <w:noProof/>
                <w:lang w:eastAsia="ru-RU"/>
              </w:rPr>
              <w:tab/>
            </w:r>
            <w:r w:rsidRPr="00DD0D1E" w:rsidDel="00DD0D1E">
              <w:rPr>
                <w:rFonts w:eastAsiaTheme="majorEastAsia"/>
                <w:rPrChange w:id="357" w:author="ShramkovAB" w:date="2021-04-12T16:50:00Z">
                  <w:rPr>
                    <w:rStyle w:val="a9"/>
                    <w:rFonts w:eastAsiaTheme="majorEastAsia" w:cs="Arial"/>
                    <w:b w:val="0"/>
                    <w:noProof/>
                  </w:rPr>
                </w:rPrChange>
              </w:rPr>
              <w:delText>Приложение № КП1. Матрица конфликтов полномочий</w:delText>
            </w:r>
            <w:r w:rsidDel="00DD0D1E">
              <w:rPr>
                <w:noProof/>
                <w:webHidden/>
              </w:rPr>
              <w:tab/>
              <w:delText>80</w:delText>
            </w:r>
          </w:del>
        </w:p>
        <w:p w14:paraId="190128D0" w14:textId="3999A831" w:rsidR="008D5309" w:rsidRDefault="00B778C7" w:rsidP="00B478E6">
          <w:r w:rsidRPr="00777793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257CB92" w14:textId="3FAD1E01" w:rsidR="008D5309" w:rsidRPr="00B478E6" w:rsidDel="001A4543" w:rsidRDefault="008D5309" w:rsidP="00B478E6">
      <w:pPr>
        <w:rPr>
          <w:del w:id="358" w:author="Попова Дарья" w:date="2020-07-22T12:23:00Z"/>
        </w:rPr>
      </w:pPr>
    </w:p>
    <w:p w14:paraId="523DD428" w14:textId="0BAC9867" w:rsidR="008D5309" w:rsidDel="001A4543" w:rsidRDefault="008D5309" w:rsidP="00B478E6">
      <w:pPr>
        <w:rPr>
          <w:del w:id="359" w:author="Попова Дарья" w:date="2020-07-22T12:23:00Z"/>
        </w:rPr>
      </w:pPr>
    </w:p>
    <w:p w14:paraId="65798EFA" w14:textId="775F6D79" w:rsidR="008D5309" w:rsidDel="001A4543" w:rsidRDefault="008D5309" w:rsidP="00B478E6">
      <w:pPr>
        <w:rPr>
          <w:del w:id="360" w:author="Попова Дарья" w:date="2020-07-22T12:23:00Z"/>
        </w:rPr>
      </w:pPr>
    </w:p>
    <w:p w14:paraId="02C252C0" w14:textId="22F7B4CB" w:rsidR="008D5309" w:rsidDel="001A4543" w:rsidRDefault="008D5309" w:rsidP="00B478E6">
      <w:pPr>
        <w:rPr>
          <w:del w:id="361" w:author="Попова Дарья" w:date="2020-07-22T12:23:00Z"/>
        </w:rPr>
      </w:pPr>
    </w:p>
    <w:p w14:paraId="6E1F51ED" w14:textId="13DF90B6" w:rsidR="008D5309" w:rsidDel="001A4543" w:rsidRDefault="008D5309" w:rsidP="00B478E6">
      <w:pPr>
        <w:rPr>
          <w:del w:id="362" w:author="Попова Дарья" w:date="2020-07-22T12:23:00Z"/>
        </w:rPr>
      </w:pPr>
    </w:p>
    <w:p w14:paraId="31D6BE30" w14:textId="02BF5C1B" w:rsidR="008D5309" w:rsidDel="001A4543" w:rsidRDefault="008D5309" w:rsidP="00B478E6">
      <w:pPr>
        <w:rPr>
          <w:del w:id="363" w:author="Попова Дарья" w:date="2020-07-22T12:23:00Z"/>
        </w:rPr>
      </w:pPr>
    </w:p>
    <w:p w14:paraId="58E58256" w14:textId="023D1DF4" w:rsidR="008D5309" w:rsidDel="001A4543" w:rsidRDefault="008D5309" w:rsidP="00B478E6">
      <w:pPr>
        <w:rPr>
          <w:del w:id="364" w:author="Попова Дарья" w:date="2020-07-22T12:23:00Z"/>
        </w:rPr>
      </w:pPr>
    </w:p>
    <w:p w14:paraId="7FF55A30" w14:textId="7DB2B836" w:rsidR="008D5309" w:rsidDel="001A4543" w:rsidRDefault="008D5309" w:rsidP="00B478E6">
      <w:pPr>
        <w:rPr>
          <w:del w:id="365" w:author="Попова Дарья" w:date="2020-07-22T12:23:00Z"/>
        </w:rPr>
      </w:pPr>
    </w:p>
    <w:p w14:paraId="2F363A97" w14:textId="4C51E4A6" w:rsidR="008D5309" w:rsidDel="001A4543" w:rsidRDefault="008D5309" w:rsidP="00B478E6">
      <w:pPr>
        <w:rPr>
          <w:del w:id="366" w:author="Попова Дарья" w:date="2020-07-22T12:23:00Z"/>
        </w:rPr>
      </w:pPr>
    </w:p>
    <w:p w14:paraId="178FFF41" w14:textId="7CBDA25F" w:rsidR="008D5309" w:rsidDel="001A4543" w:rsidRDefault="008D5309" w:rsidP="00B478E6">
      <w:pPr>
        <w:rPr>
          <w:del w:id="367" w:author="Попова Дарья" w:date="2020-07-22T12:23:00Z"/>
        </w:rPr>
      </w:pPr>
    </w:p>
    <w:p w14:paraId="56A8CF87" w14:textId="120B1033" w:rsidR="008D5309" w:rsidDel="001A4543" w:rsidRDefault="008D5309" w:rsidP="00B478E6">
      <w:pPr>
        <w:rPr>
          <w:del w:id="368" w:author="Попова Дарья" w:date="2020-07-22T12:23:00Z"/>
        </w:rPr>
      </w:pPr>
    </w:p>
    <w:p w14:paraId="7CCA6C49" w14:textId="4D792767" w:rsidR="008D5309" w:rsidDel="001A4543" w:rsidRDefault="008D5309" w:rsidP="00B478E6">
      <w:pPr>
        <w:rPr>
          <w:del w:id="369" w:author="Попова Дарья" w:date="2020-07-22T12:23:00Z"/>
        </w:rPr>
      </w:pPr>
    </w:p>
    <w:p w14:paraId="00E649CE" w14:textId="3BE98112" w:rsidR="008D5309" w:rsidDel="001A4543" w:rsidRDefault="008D5309" w:rsidP="00B478E6">
      <w:pPr>
        <w:rPr>
          <w:del w:id="370" w:author="Попова Дарья" w:date="2020-07-22T12:23:00Z"/>
        </w:rPr>
      </w:pPr>
    </w:p>
    <w:p w14:paraId="1EA10884" w14:textId="0809638A" w:rsidR="008D5309" w:rsidDel="001A4543" w:rsidRDefault="008D5309" w:rsidP="00B478E6">
      <w:pPr>
        <w:rPr>
          <w:del w:id="371" w:author="Попова Дарья" w:date="2020-07-22T12:23:00Z"/>
        </w:rPr>
      </w:pPr>
    </w:p>
    <w:p w14:paraId="346CDC0E" w14:textId="6B3C49FF" w:rsidR="008D5309" w:rsidDel="001A4543" w:rsidRDefault="008D5309" w:rsidP="00B478E6">
      <w:pPr>
        <w:rPr>
          <w:del w:id="372" w:author="Попова Дарья" w:date="2020-07-22T12:23:00Z"/>
        </w:rPr>
      </w:pPr>
    </w:p>
    <w:p w14:paraId="50822D75" w14:textId="02EFA391" w:rsidR="008D5309" w:rsidDel="001A4543" w:rsidRDefault="008D5309" w:rsidP="00B478E6">
      <w:pPr>
        <w:rPr>
          <w:del w:id="373" w:author="Попова Дарья" w:date="2020-07-22T12:23:00Z"/>
        </w:rPr>
      </w:pPr>
    </w:p>
    <w:p w14:paraId="5ED2B179" w14:textId="3E62A2C1" w:rsidR="008D5309" w:rsidDel="001A4543" w:rsidRDefault="008D5309" w:rsidP="00B478E6">
      <w:pPr>
        <w:rPr>
          <w:del w:id="374" w:author="Попова Дарья" w:date="2020-07-22T12:23:00Z"/>
        </w:rPr>
      </w:pPr>
    </w:p>
    <w:p w14:paraId="1E5B2530" w14:textId="690A9EFA" w:rsidR="008D5309" w:rsidDel="001A4543" w:rsidRDefault="008D5309" w:rsidP="00B478E6">
      <w:pPr>
        <w:rPr>
          <w:del w:id="375" w:author="Попова Дарья" w:date="2020-07-22T12:23:00Z"/>
        </w:rPr>
      </w:pPr>
    </w:p>
    <w:p w14:paraId="231101ED" w14:textId="5781DDFF" w:rsidR="008D5309" w:rsidDel="001A4543" w:rsidRDefault="008D5309" w:rsidP="00B478E6">
      <w:pPr>
        <w:rPr>
          <w:del w:id="376" w:author="Попова Дарья" w:date="2020-07-22T12:23:00Z"/>
        </w:rPr>
      </w:pPr>
    </w:p>
    <w:p w14:paraId="7E5F7E17" w14:textId="2C2E5F2C" w:rsidR="008D5309" w:rsidDel="001A4543" w:rsidRDefault="008D5309" w:rsidP="00B478E6">
      <w:pPr>
        <w:rPr>
          <w:del w:id="377" w:author="Попова Дарья" w:date="2020-07-22T12:23:00Z"/>
        </w:rPr>
      </w:pPr>
    </w:p>
    <w:p w14:paraId="1A278D39" w14:textId="0A05E52B" w:rsidR="008D5309" w:rsidDel="001A4543" w:rsidRDefault="008D5309" w:rsidP="00B478E6">
      <w:pPr>
        <w:rPr>
          <w:del w:id="378" w:author="Попова Дарья" w:date="2020-07-22T12:23:00Z"/>
        </w:rPr>
      </w:pPr>
    </w:p>
    <w:p w14:paraId="07BBBC89" w14:textId="1F354F5B" w:rsidR="008D5309" w:rsidDel="001A4543" w:rsidRDefault="008D5309" w:rsidP="00B478E6">
      <w:pPr>
        <w:rPr>
          <w:del w:id="379" w:author="Попова Дарья" w:date="2020-07-22T12:23:00Z"/>
        </w:rPr>
      </w:pPr>
    </w:p>
    <w:p w14:paraId="54E98FE3" w14:textId="5B321A64" w:rsidR="008D5309" w:rsidDel="001A4543" w:rsidRDefault="008D5309" w:rsidP="00B478E6">
      <w:pPr>
        <w:rPr>
          <w:del w:id="380" w:author="Попова Дарья" w:date="2020-07-22T12:23:00Z"/>
        </w:rPr>
      </w:pPr>
    </w:p>
    <w:p w14:paraId="3A94742E" w14:textId="2C2B6158" w:rsidR="008D5309" w:rsidDel="001A4543" w:rsidRDefault="008D5309" w:rsidP="00B478E6">
      <w:pPr>
        <w:rPr>
          <w:del w:id="381" w:author="Попова Дарья" w:date="2020-07-22T12:23:00Z"/>
        </w:rPr>
      </w:pPr>
    </w:p>
    <w:p w14:paraId="0558BA04" w14:textId="17423FD8" w:rsidR="008D5309" w:rsidDel="001A4543" w:rsidRDefault="008D5309" w:rsidP="00B478E6">
      <w:pPr>
        <w:rPr>
          <w:del w:id="382" w:author="Попова Дарья" w:date="2020-07-22T12:23:00Z"/>
        </w:rPr>
      </w:pPr>
    </w:p>
    <w:p w14:paraId="64098DF5" w14:textId="6397F0E6" w:rsidR="008D5309" w:rsidDel="001A4543" w:rsidRDefault="008D5309" w:rsidP="00B478E6">
      <w:pPr>
        <w:rPr>
          <w:del w:id="383" w:author="Попова Дарья" w:date="2020-07-22T12:23:00Z"/>
        </w:rPr>
      </w:pPr>
    </w:p>
    <w:p w14:paraId="247A65E2" w14:textId="57018092" w:rsidR="008D5309" w:rsidDel="001A4543" w:rsidRDefault="008D5309" w:rsidP="00B478E6">
      <w:pPr>
        <w:rPr>
          <w:del w:id="384" w:author="Попова Дарья" w:date="2020-07-22T12:23:00Z"/>
        </w:rPr>
      </w:pPr>
    </w:p>
    <w:p w14:paraId="4209E4BF" w14:textId="6FAE32C9" w:rsidR="008D5309" w:rsidDel="001A4543" w:rsidRDefault="008D5309" w:rsidP="00B478E6">
      <w:pPr>
        <w:rPr>
          <w:del w:id="385" w:author="Попова Дарья" w:date="2020-07-22T12:23:00Z"/>
        </w:rPr>
      </w:pPr>
    </w:p>
    <w:p w14:paraId="630F48EE" w14:textId="08DF2962" w:rsidR="008D5309" w:rsidDel="001A4543" w:rsidRDefault="008D5309" w:rsidP="00B478E6">
      <w:pPr>
        <w:rPr>
          <w:del w:id="386" w:author="Попова Дарья" w:date="2020-07-22T12:23:00Z"/>
        </w:rPr>
      </w:pPr>
    </w:p>
    <w:p w14:paraId="7BE7190C" w14:textId="7443387D" w:rsidR="008D5309" w:rsidDel="001A4543" w:rsidRDefault="008D5309" w:rsidP="00B478E6">
      <w:pPr>
        <w:rPr>
          <w:del w:id="387" w:author="Попова Дарья" w:date="2020-07-22T12:23:00Z"/>
        </w:rPr>
      </w:pPr>
    </w:p>
    <w:p w14:paraId="2EAC6352" w14:textId="51DB13D6" w:rsidR="008D5309" w:rsidDel="001A4543" w:rsidRDefault="008D5309" w:rsidP="00B478E6">
      <w:pPr>
        <w:rPr>
          <w:del w:id="388" w:author="Попова Дарья" w:date="2020-07-22T12:23:00Z"/>
        </w:rPr>
      </w:pPr>
    </w:p>
    <w:p w14:paraId="7262CCC4" w14:textId="5C94DF78" w:rsidR="008D5309" w:rsidDel="001A4543" w:rsidRDefault="008D5309" w:rsidP="00B478E6">
      <w:pPr>
        <w:rPr>
          <w:del w:id="389" w:author="Попова Дарья" w:date="2020-07-22T12:23:00Z"/>
        </w:rPr>
      </w:pPr>
    </w:p>
    <w:p w14:paraId="362B2927" w14:textId="564DD98E" w:rsidR="008D5309" w:rsidDel="001A4543" w:rsidRDefault="008D5309" w:rsidP="00B478E6">
      <w:pPr>
        <w:rPr>
          <w:del w:id="390" w:author="Попова Дарья" w:date="2020-07-22T12:23:00Z"/>
        </w:rPr>
      </w:pPr>
    </w:p>
    <w:p w14:paraId="31583153" w14:textId="03A00A0F" w:rsidR="008D5309" w:rsidDel="001A4543" w:rsidRDefault="008D5309" w:rsidP="00B478E6">
      <w:pPr>
        <w:rPr>
          <w:del w:id="391" w:author="Попова Дарья" w:date="2020-07-22T12:23:00Z"/>
        </w:rPr>
      </w:pPr>
    </w:p>
    <w:p w14:paraId="1CD7C921" w14:textId="2DAEA363" w:rsidR="008D5309" w:rsidDel="001A4543" w:rsidRDefault="008D5309" w:rsidP="00B478E6">
      <w:pPr>
        <w:rPr>
          <w:del w:id="392" w:author="Попова Дарья" w:date="2020-07-22T12:23:00Z"/>
        </w:rPr>
      </w:pPr>
    </w:p>
    <w:p w14:paraId="7E60E029" w14:textId="1FBEE0D0" w:rsidR="008D5309" w:rsidDel="001A4543" w:rsidRDefault="008D5309" w:rsidP="00B478E6">
      <w:pPr>
        <w:rPr>
          <w:del w:id="393" w:author="Попова Дарья" w:date="2020-07-22T12:23:00Z"/>
        </w:rPr>
      </w:pPr>
    </w:p>
    <w:p w14:paraId="28D037CC" w14:textId="78C348DA" w:rsidR="008D5309" w:rsidDel="001A4543" w:rsidRDefault="008D5309" w:rsidP="00B478E6">
      <w:pPr>
        <w:rPr>
          <w:del w:id="394" w:author="Попова Дарья" w:date="2020-07-22T12:23:00Z"/>
        </w:rPr>
      </w:pPr>
    </w:p>
    <w:p w14:paraId="374E7CB4" w14:textId="76CEC35C" w:rsidR="008D5309" w:rsidDel="001A4543" w:rsidRDefault="008D5309" w:rsidP="00B478E6">
      <w:pPr>
        <w:rPr>
          <w:del w:id="395" w:author="Попова Дарья" w:date="2020-07-22T12:23:00Z"/>
        </w:rPr>
      </w:pPr>
    </w:p>
    <w:p w14:paraId="4189A8F2" w14:textId="75299D79" w:rsidR="008D5309" w:rsidDel="001A4543" w:rsidRDefault="008D5309" w:rsidP="00B478E6">
      <w:pPr>
        <w:rPr>
          <w:del w:id="396" w:author="Попова Дарья" w:date="2020-07-22T12:23:00Z"/>
        </w:rPr>
      </w:pPr>
    </w:p>
    <w:p w14:paraId="3418D289" w14:textId="588B314D" w:rsidR="008D5309" w:rsidDel="001A4543" w:rsidRDefault="008D5309" w:rsidP="00B478E6">
      <w:pPr>
        <w:rPr>
          <w:del w:id="397" w:author="Попова Дарья" w:date="2020-07-22T12:23:00Z"/>
        </w:rPr>
      </w:pPr>
    </w:p>
    <w:p w14:paraId="53C9AA7D" w14:textId="120604D5" w:rsidR="001A4543" w:rsidRDefault="001A4543" w:rsidP="00B478E6">
      <w:pPr>
        <w:rPr>
          <w:ins w:id="398" w:author="Попова Дарья" w:date="2020-07-22T12:24:00Z"/>
        </w:rPr>
      </w:pPr>
      <w:ins w:id="399" w:author="Попова Дарья" w:date="2020-07-22T12:24:00Z">
        <w:r>
          <w:br w:type="page"/>
        </w:r>
      </w:ins>
    </w:p>
    <w:p w14:paraId="0BF40D63" w14:textId="2CB256AC" w:rsidR="008D5309" w:rsidDel="001A4543" w:rsidRDefault="008D5309" w:rsidP="00B478E6">
      <w:pPr>
        <w:rPr>
          <w:del w:id="400" w:author="Попова Дарья" w:date="2020-07-22T12:24:00Z"/>
        </w:rPr>
      </w:pPr>
      <w:bookmarkStart w:id="401" w:name="_Toc69138628"/>
      <w:bookmarkEnd w:id="401"/>
    </w:p>
    <w:p w14:paraId="29381065" w14:textId="50B3D7CE" w:rsidR="008D5309" w:rsidRPr="00B478E6" w:rsidDel="001A4543" w:rsidRDefault="008D5309" w:rsidP="00B478E6">
      <w:pPr>
        <w:rPr>
          <w:del w:id="402" w:author="Попова Дарья" w:date="2020-07-22T12:24:00Z"/>
        </w:rPr>
      </w:pPr>
      <w:bookmarkStart w:id="403" w:name="_Toc69138629"/>
      <w:bookmarkEnd w:id="403"/>
    </w:p>
    <w:p w14:paraId="5ADB399E" w14:textId="63218BE8" w:rsidR="00FA572B" w:rsidRPr="00777793" w:rsidRDefault="001135C1" w:rsidP="00FA572B">
      <w:pPr>
        <w:pStyle w:val="1"/>
      </w:pPr>
      <w:bookmarkStart w:id="404" w:name="_Toc69138630"/>
      <w:r w:rsidRPr="00777793">
        <w:t>Глоссарий</w:t>
      </w:r>
      <w:bookmarkEnd w:id="404"/>
    </w:p>
    <w:p w14:paraId="41D045C0" w14:textId="565B96F5" w:rsidR="00FA572B" w:rsidRPr="00777793" w:rsidRDefault="00FA21FE" w:rsidP="00B478E6">
      <w:pPr>
        <w:spacing w:after="240" w:line="276" w:lineRule="auto"/>
        <w:ind w:firstLine="567"/>
        <w:rPr>
          <w:rFonts w:ascii="Arial" w:hAnsi="Arial" w:cs="Arial"/>
          <w:i/>
        </w:rPr>
      </w:pPr>
      <w:r w:rsidRPr="00777793">
        <w:rPr>
          <w:rFonts w:ascii="Arial" w:hAnsi="Arial" w:cs="Arial"/>
        </w:rPr>
        <w:t xml:space="preserve">Глоссарий ведется централизованно на Портале Проекта и доступен по ссылке: </w:t>
      </w:r>
      <w:r w:rsidRPr="00777793">
        <w:rPr>
          <w:rFonts w:ascii="Arial" w:hAnsi="Arial" w:cs="Arial"/>
          <w:i/>
        </w:rPr>
        <w:t>http://portal.polyus.com/ERP/ERPDocuments/00_Управление проектом/02_Реестры и списки/04_Глоссарий</w:t>
      </w:r>
    </w:p>
    <w:p w14:paraId="12BB29E5" w14:textId="1E6AD314" w:rsidR="002E068D" w:rsidRPr="00777793" w:rsidDel="001A4543" w:rsidRDefault="002E068D" w:rsidP="00FA572B">
      <w:pPr>
        <w:rPr>
          <w:del w:id="405" w:author="Попова Дарья" w:date="2020-07-22T12:24:00Z"/>
          <w:rFonts w:ascii="Arial" w:hAnsi="Arial" w:cs="Arial"/>
          <w:i/>
        </w:rPr>
      </w:pPr>
      <w:bookmarkStart w:id="406" w:name="_Toc69138631"/>
      <w:bookmarkEnd w:id="406"/>
    </w:p>
    <w:p w14:paraId="32612DC2" w14:textId="0330668F" w:rsidR="002E068D" w:rsidRPr="00777793" w:rsidDel="001A4543" w:rsidRDefault="002E068D" w:rsidP="00FA572B">
      <w:pPr>
        <w:rPr>
          <w:del w:id="407" w:author="Попова Дарья" w:date="2020-07-22T12:24:00Z"/>
          <w:rFonts w:ascii="Arial" w:hAnsi="Arial" w:cs="Arial"/>
          <w:b/>
          <w:sz w:val="20"/>
        </w:rPr>
      </w:pPr>
      <w:bookmarkStart w:id="408" w:name="_Toc69138632"/>
      <w:bookmarkEnd w:id="408"/>
    </w:p>
    <w:p w14:paraId="6E10B083" w14:textId="77777777" w:rsidR="00FA572B" w:rsidRPr="00777793" w:rsidRDefault="001135C1" w:rsidP="00FA572B">
      <w:pPr>
        <w:pStyle w:val="1"/>
      </w:pPr>
      <w:bookmarkStart w:id="409" w:name="_Toc69138633"/>
      <w:r w:rsidRPr="00777793">
        <w:t>Назн</w:t>
      </w:r>
      <w:r w:rsidR="00A8186B" w:rsidRPr="00777793">
        <w:t>а</w:t>
      </w:r>
      <w:r w:rsidRPr="00777793">
        <w:t>чение документа</w:t>
      </w:r>
      <w:bookmarkEnd w:id="409"/>
    </w:p>
    <w:p w14:paraId="115082A9" w14:textId="77777777" w:rsidR="00363CBE" w:rsidRPr="00777793" w:rsidRDefault="0084522B" w:rsidP="00B478E6">
      <w:pPr>
        <w:spacing w:after="240" w:line="276" w:lineRule="auto"/>
        <w:ind w:firstLine="567"/>
        <w:rPr>
          <w:rFonts w:ascii="Arial" w:hAnsi="Arial" w:cs="Arial"/>
        </w:rPr>
      </w:pPr>
      <w:bookmarkStart w:id="410" w:name="_Hlk519264907"/>
      <w:r w:rsidRPr="00777793">
        <w:rPr>
          <w:rFonts w:ascii="Arial" w:hAnsi="Arial" w:cs="Arial"/>
        </w:rPr>
        <w:t>Данный документ концептуально описывает будущую реализацию процессов оперативного планирования воздействий на ПА в системе SAP S/4HANA.</w:t>
      </w:r>
    </w:p>
    <w:p w14:paraId="58B1449E" w14:textId="77777777" w:rsidR="00FF5232" w:rsidRPr="00777793" w:rsidRDefault="00FF5232" w:rsidP="00FF5232">
      <w:pPr>
        <w:pStyle w:val="1"/>
      </w:pPr>
      <w:bookmarkStart w:id="411" w:name="_Toc469481037"/>
      <w:bookmarkStart w:id="412" w:name="_Toc69138634"/>
      <w:bookmarkEnd w:id="410"/>
      <w:r w:rsidRPr="00777793">
        <w:t>Предпосылки успешной реализации</w:t>
      </w:r>
      <w:bookmarkEnd w:id="411"/>
      <w:bookmarkEnd w:id="412"/>
    </w:p>
    <w:p w14:paraId="4EE75554" w14:textId="15302E4E" w:rsidR="00C44FAF" w:rsidRPr="00C44FAF" w:rsidRDefault="00C44FAF" w:rsidP="00C44FAF">
      <w:pPr>
        <w:spacing w:after="240" w:line="276" w:lineRule="auto"/>
        <w:rPr>
          <w:ins w:id="413" w:author="ShramkovAB" w:date="2021-04-01T19:27:00Z"/>
          <w:rFonts w:ascii="Arial" w:hAnsi="Arial" w:cs="Arial"/>
          <w:szCs w:val="24"/>
        </w:rPr>
      </w:pPr>
      <w:ins w:id="414" w:author="ShramkovAB" w:date="2021-04-01T19:27:00Z">
        <w:r w:rsidRPr="00C44FAF">
          <w:rPr>
            <w:rFonts w:ascii="Arial" w:hAnsi="Arial" w:cs="Arial"/>
            <w:szCs w:val="24"/>
          </w:rPr>
          <w:t>Для усп</w:t>
        </w:r>
        <w:r>
          <w:rPr>
            <w:rFonts w:ascii="Arial" w:hAnsi="Arial" w:cs="Arial"/>
            <w:szCs w:val="24"/>
          </w:rPr>
          <w:t>ешной реализации бизнес-процесс</w:t>
        </w:r>
      </w:ins>
      <w:ins w:id="415" w:author="ShramkovAB" w:date="2021-04-01T19:28:00Z">
        <w:r>
          <w:rPr>
            <w:rFonts w:ascii="Arial" w:hAnsi="Arial" w:cs="Arial"/>
            <w:szCs w:val="24"/>
          </w:rPr>
          <w:t>ов</w:t>
        </w:r>
      </w:ins>
      <w:ins w:id="416" w:author="ShramkovAB" w:date="2021-04-01T19:27:00Z">
        <w:r w:rsidRPr="00C44FAF">
          <w:rPr>
            <w:rFonts w:ascii="Arial" w:hAnsi="Arial" w:cs="Arial"/>
            <w:szCs w:val="24"/>
          </w:rPr>
          <w:t xml:space="preserve"> </w:t>
        </w:r>
      </w:ins>
      <w:ins w:id="417" w:author="ShramkovAB" w:date="2021-04-01T19:28:00Z">
        <w:r>
          <w:rPr>
            <w:rFonts w:ascii="Arial" w:hAnsi="Arial" w:cs="Arial"/>
            <w:szCs w:val="24"/>
          </w:rPr>
          <w:t>оперативного</w:t>
        </w:r>
      </w:ins>
      <w:ins w:id="418" w:author="ShramkovAB" w:date="2021-04-01T19:27:00Z">
        <w:r w:rsidRPr="00C44FAF">
          <w:rPr>
            <w:rFonts w:ascii="Arial" w:hAnsi="Arial" w:cs="Arial"/>
            <w:szCs w:val="24"/>
          </w:rPr>
          <w:t xml:space="preserve"> планирования воздействий на ПА в системе SAP S4/HANA необходима реализация связанных бизнес-процессов:</w:t>
        </w:r>
      </w:ins>
    </w:p>
    <w:p w14:paraId="0A92FF11" w14:textId="18FAB3F7" w:rsidR="008B1522" w:rsidRPr="008B1522" w:rsidRDefault="008B1522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19" w:author="ShramkovAB" w:date="2021-04-01T19:31:00Z"/>
          <w:rFonts w:ascii="Arial" w:hAnsi="Arial" w:cs="Arial"/>
          <w:szCs w:val="24"/>
        </w:rPr>
        <w:pPrChange w:id="420" w:author="ShramkovAB" w:date="2021-04-01T19:32:00Z">
          <w:pPr>
            <w:numPr>
              <w:numId w:val="47"/>
            </w:numPr>
            <w:tabs>
              <w:tab w:val="left" w:pos="567"/>
            </w:tabs>
            <w:spacing w:after="240" w:line="276" w:lineRule="auto"/>
            <w:ind w:left="720" w:hanging="360"/>
          </w:pPr>
        </w:pPrChange>
      </w:pPr>
      <w:ins w:id="421" w:author="ShramkovAB" w:date="2021-04-01T19:31:00Z">
        <w:r w:rsidRPr="008B1522">
          <w:rPr>
            <w:rFonts w:ascii="Arial" w:hAnsi="Arial" w:cs="Arial"/>
            <w:szCs w:val="24"/>
            <w:rPrChange w:id="422" w:author="ShramkovAB" w:date="2021-04-01T19:31:00Z">
              <w:rPr>
                <w:rFonts w:ascii="Arial" w:hAnsi="Arial" w:cs="Arial"/>
                <w:sz w:val="20"/>
                <w:szCs w:val="20"/>
                <w:lang w:eastAsia="ru-RU"/>
              </w:rPr>
            </w:rPrChange>
          </w:rPr>
          <w:t>ПП-07.02.03.01-ERP Годовое планирование воздействий на производственные активы</w:t>
        </w:r>
        <w:r>
          <w:rPr>
            <w:rFonts w:ascii="Arial" w:hAnsi="Arial" w:cs="Arial"/>
            <w:szCs w:val="24"/>
          </w:rPr>
          <w:t xml:space="preserve"> </w:t>
        </w:r>
      </w:ins>
      <w:ins w:id="423" w:author="ShramkovAB" w:date="2021-04-01T19:32:00Z">
        <w:r>
          <w:rPr>
            <w:rFonts w:ascii="Arial" w:hAnsi="Arial" w:cs="Arial"/>
            <w:szCs w:val="24"/>
          </w:rPr>
          <w:t>(описан в КД «ERP.13.9.2.52.PM.</w:t>
        </w:r>
        <w:r w:rsidRPr="008B1522">
          <w:rPr>
            <w:rFonts w:ascii="Arial" w:hAnsi="Arial" w:cs="Arial"/>
            <w:szCs w:val="24"/>
          </w:rPr>
          <w:t>КД Годовое планирование воздействий на ПА</w:t>
        </w:r>
        <w:r>
          <w:rPr>
            <w:rFonts w:ascii="Arial" w:hAnsi="Arial" w:cs="Arial"/>
            <w:szCs w:val="24"/>
          </w:rPr>
          <w:t>»)</w:t>
        </w:r>
      </w:ins>
    </w:p>
    <w:p w14:paraId="1BC14A77" w14:textId="0B850EBC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24" w:author="ShramkovAB" w:date="2021-04-01T19:27:00Z"/>
          <w:rFonts w:ascii="Arial" w:hAnsi="Arial" w:cs="Arial"/>
          <w:szCs w:val="24"/>
        </w:rPr>
      </w:pPr>
      <w:ins w:id="425" w:author="ShramkovAB" w:date="2021-04-01T19:27:00Z">
        <w:r w:rsidRPr="00C44FAF">
          <w:rPr>
            <w:rFonts w:ascii="Arial" w:hAnsi="Arial" w:cs="Arial"/>
            <w:szCs w:val="24"/>
          </w:rPr>
          <w:t>ПП-07.05.03-ERP</w:t>
        </w:r>
        <w:r w:rsidRPr="00C44FAF">
          <w:rPr>
            <w:rFonts w:ascii="Arial" w:hAnsi="Arial" w:cs="Arial"/>
            <w:szCs w:val="24"/>
          </w:rPr>
          <w:tab/>
          <w:t>Формирование и потребление обменного фонда (описан в КД «ERP.13.9.2.57.PM.КД Ресурсное обеспечение ТОиР»);</w:t>
        </w:r>
      </w:ins>
    </w:p>
    <w:p w14:paraId="61526DA0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26" w:author="ShramkovAB" w:date="2021-04-01T19:27:00Z"/>
          <w:rFonts w:ascii="Arial" w:hAnsi="Arial" w:cs="Arial"/>
          <w:szCs w:val="24"/>
        </w:rPr>
      </w:pPr>
      <w:ins w:id="427" w:author="ShramkovAB" w:date="2021-04-01T19:27:00Z">
        <w:r w:rsidRPr="00C44FAF">
          <w:rPr>
            <w:rFonts w:ascii="Arial" w:hAnsi="Arial" w:cs="Arial"/>
            <w:szCs w:val="24"/>
          </w:rPr>
          <w:t>ПП-07.02.03.03-ERP Определение стоимости работ (описан в текущем КД);</w:t>
        </w:r>
      </w:ins>
    </w:p>
    <w:p w14:paraId="32448E62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28" w:author="ShramkovAB" w:date="2021-04-01T19:27:00Z"/>
          <w:rFonts w:ascii="Arial" w:hAnsi="Arial" w:cs="Arial"/>
          <w:szCs w:val="24"/>
        </w:rPr>
      </w:pPr>
      <w:ins w:id="429" w:author="ShramkovAB" w:date="2021-04-01T19:27:00Z">
        <w:r w:rsidRPr="00C44FAF">
          <w:rPr>
            <w:rFonts w:ascii="Arial" w:hAnsi="Arial" w:cs="Arial"/>
            <w:szCs w:val="24"/>
          </w:rPr>
          <w:t>ПП-07.04.02-ERP Регистрация технических параметров эксплуатации оборудования (измерения, наработка) (описан в КД «ERP.13.9.2.56.PM.КД Мониторинг и оценка технического состояния ПА»);</w:t>
        </w:r>
      </w:ins>
    </w:p>
    <w:p w14:paraId="0B1717BA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0" w:author="ShramkovAB" w:date="2021-04-01T19:27:00Z"/>
          <w:rFonts w:ascii="Arial" w:hAnsi="Arial" w:cs="Arial"/>
          <w:szCs w:val="24"/>
        </w:rPr>
      </w:pPr>
      <w:ins w:id="431" w:author="ShramkovAB" w:date="2021-04-01T19:27:00Z">
        <w:r w:rsidRPr="00C44FAF">
          <w:rPr>
            <w:rFonts w:ascii="Arial" w:hAnsi="Arial" w:cs="Arial"/>
            <w:szCs w:val="24"/>
          </w:rPr>
          <w:t>ПП-07.06.03-ERP Формирование годового бюджета воздействий на производственные активы (описан в КД ERP.13.9.2.51.PM.КД "Формирование и управление бюджетами ТОиР");</w:t>
        </w:r>
      </w:ins>
    </w:p>
    <w:p w14:paraId="0FF5F10C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2" w:author="ShramkovAB" w:date="2021-04-01T19:27:00Z"/>
          <w:rFonts w:ascii="Arial" w:hAnsi="Arial" w:cs="Arial"/>
          <w:szCs w:val="24"/>
        </w:rPr>
      </w:pPr>
      <w:ins w:id="433" w:author="ShramkovAB" w:date="2021-04-01T19:27:00Z">
        <w:r w:rsidRPr="00C44FAF">
          <w:rPr>
            <w:rFonts w:ascii="Arial" w:hAnsi="Arial" w:cs="Arial"/>
            <w:szCs w:val="24"/>
          </w:rPr>
          <w:t>УП-04.02.04-ERP Загрузка плановых данных контроллинга (описан в КД «ERP.13.9.2.37 Обеспечение плановых данных»);</w:t>
        </w:r>
      </w:ins>
    </w:p>
    <w:p w14:paraId="692D0EDB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4" w:author="ShramkovAB" w:date="2021-04-01T19:27:00Z"/>
          <w:rFonts w:ascii="Arial" w:hAnsi="Arial" w:cs="Arial"/>
          <w:szCs w:val="24"/>
        </w:rPr>
      </w:pPr>
      <w:ins w:id="435" w:author="ShramkovAB" w:date="2021-04-01T19:27:00Z">
        <w:r w:rsidRPr="00C44FAF">
          <w:rPr>
            <w:rFonts w:ascii="Arial" w:hAnsi="Arial" w:cs="Arial"/>
            <w:szCs w:val="24"/>
          </w:rPr>
          <w:t>ПП-10.03.01-ERP Ведение плановых цен (описан в КД «ERP.13.9.2.58 Планирование обеспечения МТР, работами и услугами»);</w:t>
        </w:r>
      </w:ins>
    </w:p>
    <w:p w14:paraId="0B842142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ind w:left="567"/>
        <w:rPr>
          <w:ins w:id="436" w:author="ShramkovAB" w:date="2021-04-01T19:27:00Z"/>
          <w:rFonts w:ascii="Arial" w:hAnsi="Arial" w:cs="Arial"/>
          <w:szCs w:val="24"/>
        </w:rPr>
      </w:pPr>
      <w:ins w:id="437" w:author="ShramkovAB" w:date="2021-04-01T19:27:00Z">
        <w:r w:rsidRPr="00C44FAF">
          <w:rPr>
            <w:rFonts w:ascii="Arial" w:hAnsi="Arial" w:cs="Arial"/>
            <w:szCs w:val="24"/>
          </w:rPr>
          <w:t>ПП-07.02.03.02-ERP Планирование остановочных ремонтов (описан в КД «ERP.13.9.2.53.PM.КД Планирование остановочных ремонтов»);</w:t>
        </w:r>
      </w:ins>
    </w:p>
    <w:p w14:paraId="66FCA5DF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38" w:author="ShramkovAB" w:date="2021-04-01T19:27:00Z"/>
          <w:rFonts w:ascii="Arial" w:hAnsi="Arial" w:cs="Arial"/>
          <w:szCs w:val="24"/>
        </w:rPr>
      </w:pPr>
      <w:ins w:id="439" w:author="ShramkovAB" w:date="2021-04-01T19:27:00Z">
        <w:r w:rsidRPr="00C44FAF">
          <w:rPr>
            <w:rFonts w:ascii="Arial" w:hAnsi="Arial" w:cs="Arial"/>
            <w:szCs w:val="24"/>
          </w:rPr>
          <w:t>ПП-10.04.03.01-ERP Выполнение закупки (описан в КД «ERP.13.9.2.59 Закупка МТР, работ, услуг»);</w:t>
        </w:r>
      </w:ins>
    </w:p>
    <w:p w14:paraId="057449C0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40" w:author="ShramkovAB" w:date="2021-04-01T19:27:00Z"/>
          <w:rFonts w:ascii="Arial" w:hAnsi="Arial" w:cs="Arial"/>
          <w:szCs w:val="24"/>
        </w:rPr>
      </w:pPr>
      <w:ins w:id="441" w:author="ShramkovAB" w:date="2021-04-01T19:27:00Z">
        <w:r w:rsidRPr="00C44FAF">
          <w:rPr>
            <w:rFonts w:ascii="Arial" w:hAnsi="Arial" w:cs="Arial"/>
            <w:szCs w:val="24"/>
          </w:rPr>
          <w:t>ПП-07.03.03.01-ERP Выполнение и фактический учет воздействий (описан в КД «ERP.13.9.2.55.PM.КД Выполнение и фактический учет работ»);</w:t>
        </w:r>
      </w:ins>
    </w:p>
    <w:p w14:paraId="593DEB91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42" w:author="ShramkovAB" w:date="2021-04-01T19:27:00Z"/>
          <w:rFonts w:ascii="Arial" w:hAnsi="Arial" w:cs="Arial"/>
          <w:szCs w:val="24"/>
        </w:rPr>
      </w:pPr>
      <w:ins w:id="443" w:author="ShramkovAB" w:date="2021-04-01T19:27:00Z">
        <w:r w:rsidRPr="00C44FAF">
          <w:rPr>
            <w:rFonts w:ascii="Arial" w:hAnsi="Arial" w:cs="Arial"/>
            <w:szCs w:val="24"/>
          </w:rPr>
          <w:lastRenderedPageBreak/>
          <w:t>ПП-07.03.03.02-ERP Управление внеплановыми воздействиями ТОиР (описан в КД «ERP.13.9.2.55.PM.КД Выполнение и фактический учет работ»);</w:t>
        </w:r>
      </w:ins>
    </w:p>
    <w:p w14:paraId="378308F2" w14:textId="302B27C8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120" w:line="276" w:lineRule="auto"/>
        <w:ind w:left="567"/>
        <w:rPr>
          <w:ins w:id="444" w:author="ShramkovAB" w:date="2021-04-01T19:27:00Z"/>
          <w:rFonts w:ascii="Arial" w:hAnsi="Arial" w:cs="Arial"/>
          <w:szCs w:val="24"/>
        </w:rPr>
      </w:pPr>
      <w:ins w:id="445" w:author="ShramkovAB" w:date="2021-04-01T19:27:00Z">
        <w:r w:rsidRPr="00C44FAF">
          <w:rPr>
            <w:rFonts w:ascii="Arial" w:hAnsi="Arial" w:cs="Arial"/>
            <w:szCs w:val="24"/>
          </w:rPr>
          <w:t>УП-03.03.04.02-ERP Регистрация согласованных плановых показателей производственной программы и формирование потребности в основных нормируемых материалах;</w:t>
        </w:r>
      </w:ins>
    </w:p>
    <w:p w14:paraId="38FAFBA3" w14:textId="77777777" w:rsidR="00C44FAF" w:rsidRPr="00C44FAF" w:rsidRDefault="00C44FAF" w:rsidP="00C44FAF">
      <w:pPr>
        <w:numPr>
          <w:ilvl w:val="0"/>
          <w:numId w:val="47"/>
        </w:numPr>
        <w:tabs>
          <w:tab w:val="left" w:pos="567"/>
        </w:tabs>
        <w:spacing w:after="240" w:line="276" w:lineRule="auto"/>
        <w:rPr>
          <w:ins w:id="446" w:author="ShramkovAB" w:date="2021-04-01T19:27:00Z"/>
          <w:rFonts w:ascii="Arial" w:hAnsi="Arial" w:cs="Arial"/>
          <w:szCs w:val="24"/>
        </w:rPr>
      </w:pPr>
      <w:ins w:id="447" w:author="ShramkovAB" w:date="2021-04-01T19:27:00Z">
        <w:r w:rsidRPr="00C44FAF">
          <w:rPr>
            <w:rFonts w:ascii="Arial" w:hAnsi="Arial" w:cs="Arial"/>
            <w:szCs w:val="24"/>
          </w:rPr>
          <w:t>ПП-07.01.02.05 Управление заменой и модернизацией ПА (описан в КД Планирование программы ОВП в рамках программы воздействий на ПА и инвестиционной программы).</w:t>
        </w:r>
      </w:ins>
    </w:p>
    <w:p w14:paraId="0F94803F" w14:textId="2FDC25D2" w:rsidR="00C44FAF" w:rsidRPr="00C44FAF" w:rsidRDefault="00C44FAF" w:rsidP="00C44FAF">
      <w:pPr>
        <w:tabs>
          <w:tab w:val="left" w:pos="567"/>
        </w:tabs>
        <w:spacing w:after="240" w:line="276" w:lineRule="auto"/>
        <w:ind w:left="567" w:firstLine="567"/>
        <w:rPr>
          <w:ins w:id="448" w:author="ShramkovAB" w:date="2021-04-01T19:27:00Z"/>
          <w:rFonts w:ascii="Arial" w:hAnsi="Arial" w:cs="Arial"/>
          <w:szCs w:val="24"/>
        </w:rPr>
      </w:pPr>
      <w:ins w:id="449" w:author="ShramkovAB" w:date="2021-04-01T19:27:00Z">
        <w:r w:rsidRPr="00C44FAF">
          <w:rPr>
            <w:rFonts w:ascii="Arial" w:hAnsi="Arial" w:cs="Arial"/>
            <w:szCs w:val="24"/>
          </w:rPr>
          <w:t>Связанные бизнес-процессы должны в системе SAP S4/HANA</w:t>
        </w:r>
      </w:ins>
      <w:ins w:id="450" w:author="ShramkovAB" w:date="2021-04-01T19:28:00Z">
        <w:r>
          <w:rPr>
            <w:rFonts w:ascii="Arial" w:hAnsi="Arial" w:cs="Arial"/>
            <w:szCs w:val="24"/>
          </w:rPr>
          <w:t xml:space="preserve"> позволить</w:t>
        </w:r>
      </w:ins>
      <w:ins w:id="451" w:author="ShramkovAB" w:date="2021-04-01T19:27:00Z">
        <w:r w:rsidRPr="00C44FAF">
          <w:rPr>
            <w:rFonts w:ascii="Arial" w:hAnsi="Arial" w:cs="Arial"/>
            <w:szCs w:val="24"/>
          </w:rPr>
          <w:t>:</w:t>
        </w:r>
      </w:ins>
    </w:p>
    <w:p w14:paraId="23A23638" w14:textId="09075214" w:rsidR="0084522B" w:rsidRPr="00777793" w:rsidDel="00C44FAF" w:rsidRDefault="0084522B" w:rsidP="0084522B">
      <w:pPr>
        <w:spacing w:after="240" w:line="276" w:lineRule="auto"/>
        <w:ind w:firstLine="567"/>
        <w:rPr>
          <w:del w:id="452" w:author="ShramkovAB" w:date="2021-04-01T19:28:00Z"/>
          <w:rFonts w:ascii="Arial" w:hAnsi="Arial" w:cs="Arial"/>
        </w:rPr>
      </w:pPr>
      <w:del w:id="453" w:author="ShramkovAB" w:date="2021-04-01T19:28:00Z">
        <w:r w:rsidRPr="00777793" w:rsidDel="00C44FAF">
          <w:rPr>
            <w:rFonts w:ascii="Arial" w:hAnsi="Arial" w:cs="Arial"/>
          </w:rPr>
          <w:delText>Для успешной реализации процессов оперативного планирования необходимо:</w:delText>
        </w:r>
      </w:del>
    </w:p>
    <w:p w14:paraId="2106CD80" w14:textId="1930A93B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формировать годовой план воздействий на ПА (заказы ТОРО</w:t>
      </w:r>
      <w:ins w:id="454" w:author="Попова Дарья" w:date="2020-07-22T12:25:00Z">
        <w:r w:rsidR="00D63FCE" w:rsidRPr="00113761">
          <w:rPr>
            <w:rFonts w:ascii="Arial" w:hAnsi="Arial" w:cs="Arial"/>
            <w:rPrChange w:id="455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, </w:t>
        </w:r>
        <w:r w:rsidR="00D63FCE">
          <w:rPr>
            <w:rFonts w:ascii="Arial" w:hAnsi="Arial" w:cs="Arial"/>
          </w:rPr>
          <w:t>сетевые графики</w:t>
        </w:r>
      </w:ins>
      <w:r w:rsidRPr="00777793">
        <w:rPr>
          <w:rFonts w:ascii="Arial" w:hAnsi="Arial" w:cs="Arial"/>
        </w:rPr>
        <w:t>) на основе качественных справочников НСИ;</w:t>
      </w:r>
    </w:p>
    <w:p w14:paraId="1D066219" w14:textId="3FEEC3AA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своевременно инициировать обновление справочников в системе</w:t>
      </w:r>
      <w:r w:rsidR="0038447F" w:rsidRPr="00777793">
        <w:rPr>
          <w:rFonts w:ascii="Arial" w:hAnsi="Arial" w:cs="Arial"/>
        </w:rPr>
        <w:t xml:space="preserve">, влияющих </w:t>
      </w:r>
      <w:r w:rsidRPr="00777793">
        <w:rPr>
          <w:rFonts w:ascii="Arial" w:hAnsi="Arial" w:cs="Arial"/>
        </w:rPr>
        <w:t>на планирование;</w:t>
      </w:r>
    </w:p>
    <w:p w14:paraId="18EE0E35" w14:textId="77777777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обеспечивать оперативный учет расхода МТР для поддержания данных складских запасов в системе в актуальном состоянии;</w:t>
      </w:r>
    </w:p>
    <w:p w14:paraId="7FA3D8C6" w14:textId="77777777" w:rsidR="0084522B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- обеспечивать оперативный ввод подтверждений выполненных работ; </w:t>
      </w:r>
    </w:p>
    <w:p w14:paraId="0787862F" w14:textId="77777777" w:rsidR="001F38D9" w:rsidRPr="00777793" w:rsidRDefault="0084522B" w:rsidP="009E77FE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поддерживать в актуальном состоянии мощности рабочих мест</w:t>
      </w:r>
      <w:r w:rsidR="001F38D9" w:rsidRPr="00777793">
        <w:rPr>
          <w:rFonts w:ascii="Arial" w:hAnsi="Arial" w:cs="Arial"/>
        </w:rPr>
        <w:t>;</w:t>
      </w:r>
    </w:p>
    <w:p w14:paraId="277A83FB" w14:textId="7AD904A9" w:rsidR="00EB4E63" w:rsidRPr="00777793" w:rsidRDefault="0084522B" w:rsidP="0084522B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оперативно выполнять техническое закрытие заказов</w:t>
      </w:r>
      <w:ins w:id="456" w:author="Попова Дарья" w:date="2020-07-22T12:25:00Z">
        <w:r w:rsidR="00D63FCE">
          <w:rPr>
            <w:rFonts w:ascii="Arial" w:hAnsi="Arial" w:cs="Arial"/>
          </w:rPr>
          <w:t xml:space="preserve"> и сетевых графиков</w:t>
        </w:r>
      </w:ins>
      <w:r w:rsidRPr="00777793">
        <w:rPr>
          <w:rFonts w:ascii="Arial" w:hAnsi="Arial" w:cs="Arial"/>
        </w:rPr>
        <w:t xml:space="preserve"> по факту их выполнения</w:t>
      </w:r>
      <w:r w:rsidR="00EB4E63" w:rsidRPr="00777793">
        <w:rPr>
          <w:rFonts w:ascii="Arial" w:hAnsi="Arial" w:cs="Arial"/>
        </w:rPr>
        <w:t>;</w:t>
      </w:r>
    </w:p>
    <w:p w14:paraId="22DE74E2" w14:textId="7B62AF3A" w:rsidR="00EB4E63" w:rsidRPr="00777793" w:rsidRDefault="00EB4E63" w:rsidP="00EB4E63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обеспечивать оперативный ввод данных наработки и состояния (документов измерений).</w:t>
      </w:r>
    </w:p>
    <w:p w14:paraId="09D4A263" w14:textId="3D5F60A1" w:rsidR="00AF5D83" w:rsidRPr="00777793" w:rsidRDefault="0037008A" w:rsidP="00B478E6">
      <w:pPr>
        <w:spacing w:after="240" w:line="276" w:lineRule="auto"/>
        <w:ind w:firstLine="567"/>
        <w:rPr>
          <w:rFonts w:ascii="Arial" w:hAnsi="Arial" w:cs="Arial"/>
        </w:rPr>
      </w:pPr>
      <w:bookmarkStart w:id="457" w:name="_Hlk522109250"/>
      <w:r>
        <w:rPr>
          <w:rFonts w:ascii="Arial" w:hAnsi="Arial" w:cs="Arial"/>
        </w:rPr>
        <w:t>В системе</w:t>
      </w:r>
      <w:r w:rsidR="008157F4">
        <w:rPr>
          <w:rFonts w:ascii="Arial" w:hAnsi="Arial" w:cs="Arial"/>
        </w:rPr>
        <w:t xml:space="preserve"> </w:t>
      </w:r>
      <w:r w:rsidR="008157F4">
        <w:rPr>
          <w:rFonts w:ascii="Arial" w:hAnsi="Arial" w:cs="Arial"/>
          <w:lang w:val="en-US"/>
        </w:rPr>
        <w:t>SAP</w:t>
      </w:r>
      <w:r w:rsidR="008157F4" w:rsidRPr="008157F4">
        <w:rPr>
          <w:rFonts w:ascii="Arial" w:hAnsi="Arial" w:cs="Arial"/>
        </w:rPr>
        <w:t xml:space="preserve"> </w:t>
      </w:r>
      <w:r w:rsidR="008157F4">
        <w:rPr>
          <w:rFonts w:ascii="Arial" w:hAnsi="Arial" w:cs="Arial"/>
        </w:rPr>
        <w:t>S/4</w:t>
      </w:r>
      <w:r w:rsidR="008157F4">
        <w:rPr>
          <w:rFonts w:ascii="Arial" w:hAnsi="Arial" w:cs="Arial"/>
          <w:lang w:val="en-US"/>
        </w:rPr>
        <w:t>HANA</w:t>
      </w:r>
      <w:r>
        <w:rPr>
          <w:rFonts w:ascii="Arial" w:hAnsi="Arial" w:cs="Arial"/>
        </w:rPr>
        <w:t xml:space="preserve"> на основе данных АСУП </w:t>
      </w:r>
      <w:r w:rsidR="000C2B59" w:rsidRPr="00777793">
        <w:rPr>
          <w:rFonts w:ascii="Arial" w:hAnsi="Arial" w:cs="Arial"/>
        </w:rPr>
        <w:t xml:space="preserve">ведутся и поддерживаются </w:t>
      </w:r>
      <w:r w:rsidR="00AF5D83" w:rsidRPr="00777793">
        <w:rPr>
          <w:rFonts w:ascii="Arial" w:hAnsi="Arial" w:cs="Arial"/>
        </w:rPr>
        <w:t>в актуальном состоянии следующие данные:</w:t>
      </w:r>
    </w:p>
    <w:p w14:paraId="3D6665EA" w14:textId="77777777" w:rsidR="00AF5D83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>Табельный номер и ФИО сотрудников;</w:t>
      </w:r>
    </w:p>
    <w:p w14:paraId="1C609375" w14:textId="59ACE8F2" w:rsidR="00AF5D83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Для возможности подбора персонала на работы по ТОРО в соответствии с квалификационными требованиями в системе </w:t>
      </w:r>
      <w:r w:rsidRPr="00777793">
        <w:rPr>
          <w:rFonts w:ascii="Arial" w:hAnsi="Arial" w:cs="Arial"/>
          <w:lang w:val="en-US"/>
        </w:rPr>
        <w:t>SAP</w:t>
      </w:r>
      <w:r w:rsidRPr="00777793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  <w:lang w:val="en-US"/>
        </w:rPr>
        <w:t>ERP</w:t>
      </w:r>
      <w:r w:rsidRPr="00777793">
        <w:rPr>
          <w:rFonts w:ascii="Arial" w:hAnsi="Arial" w:cs="Arial"/>
        </w:rPr>
        <w:t xml:space="preserve"> </w:t>
      </w:r>
      <w:r w:rsidR="006561EA">
        <w:rPr>
          <w:rFonts w:ascii="Arial" w:hAnsi="Arial" w:cs="Arial"/>
        </w:rPr>
        <w:t>ведется</w:t>
      </w:r>
      <w:r w:rsidRPr="00777793">
        <w:rPr>
          <w:rFonts w:ascii="Arial" w:hAnsi="Arial" w:cs="Arial"/>
        </w:rPr>
        <w:t xml:space="preserve"> справочник квалификаций (группы квалификаций, их характеристики (объект </w:t>
      </w:r>
      <w:r w:rsidRPr="00777793">
        <w:rPr>
          <w:rFonts w:ascii="Arial" w:hAnsi="Arial" w:cs="Arial"/>
          <w:lang w:val="en-US"/>
        </w:rPr>
        <w:t>Q</w:t>
      </w:r>
      <w:r w:rsidRPr="00777793">
        <w:rPr>
          <w:rFonts w:ascii="Arial" w:hAnsi="Arial" w:cs="Arial"/>
        </w:rPr>
        <w:t>)) и присвоение квалификаций табельным номерам (через инфотип 0024 «Квалификации»);</w:t>
      </w:r>
    </w:p>
    <w:p w14:paraId="4005B3FD" w14:textId="171F2942" w:rsidR="00AF5D83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>Графики рабочего времени персонала, отсутствия/присутствия должны вестись в следующих инфотипах:</w:t>
      </w:r>
      <w:r w:rsidR="00155F05" w:rsidRPr="00777793" w:rsidDel="00BD6722">
        <w:rPr>
          <w:rFonts w:ascii="Arial" w:hAnsi="Arial" w:cs="Arial"/>
        </w:rPr>
        <w:t xml:space="preserve"> </w:t>
      </w:r>
    </w:p>
    <w:p w14:paraId="35D6CB80" w14:textId="77777777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0007 «Нормативное рабочее время»;</w:t>
      </w:r>
    </w:p>
    <w:p w14:paraId="0C49B822" w14:textId="77777777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2001 «Отсутствия»;</w:t>
      </w:r>
    </w:p>
    <w:p w14:paraId="0329A089" w14:textId="77777777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2002 «Присутствия»;</w:t>
      </w:r>
    </w:p>
    <w:p w14:paraId="7A8B7F23" w14:textId="79F2CF65" w:rsidR="00AF5D83" w:rsidRPr="00777793" w:rsidRDefault="00AF5D83" w:rsidP="002B422F">
      <w:pPr>
        <w:numPr>
          <w:ilvl w:val="4"/>
          <w:numId w:val="26"/>
        </w:numPr>
        <w:autoSpaceDE w:val="0"/>
        <w:autoSpaceDN w:val="0"/>
        <w:spacing w:line="288" w:lineRule="auto"/>
        <w:ind w:left="993" w:hanging="284"/>
        <w:rPr>
          <w:rFonts w:ascii="Arial" w:hAnsi="Arial" w:cs="Arial"/>
        </w:rPr>
      </w:pPr>
      <w:r w:rsidRPr="00777793">
        <w:rPr>
          <w:rFonts w:ascii="Arial" w:hAnsi="Arial" w:cs="Arial"/>
        </w:rPr>
        <w:t>2003 «Альтернативное рабочее время».</w:t>
      </w:r>
    </w:p>
    <w:p w14:paraId="14EF7A6F" w14:textId="5CE8A191" w:rsidR="00695202" w:rsidRPr="00777793" w:rsidRDefault="00AF5D83" w:rsidP="002B422F">
      <w:pPr>
        <w:pStyle w:val="afa"/>
        <w:numPr>
          <w:ilvl w:val="2"/>
          <w:numId w:val="26"/>
        </w:numPr>
        <w:autoSpaceDE w:val="0"/>
        <w:autoSpaceDN w:val="0"/>
        <w:spacing w:before="100" w:line="288" w:lineRule="auto"/>
        <w:ind w:left="993" w:hanging="567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lastRenderedPageBreak/>
        <w:t xml:space="preserve">Для присвоения табельных номеров рабочим местам ТОРО необходимо, чтобы рабочее место ТОРО </w:t>
      </w:r>
      <w:r w:rsidR="00AD5229" w:rsidRPr="00777793">
        <w:rPr>
          <w:rFonts w:ascii="Arial" w:hAnsi="Arial" w:cs="Arial"/>
        </w:rPr>
        <w:t xml:space="preserve">либо </w:t>
      </w:r>
      <w:r w:rsidRPr="00777793">
        <w:rPr>
          <w:rFonts w:ascii="Arial" w:hAnsi="Arial" w:cs="Arial"/>
        </w:rPr>
        <w:t>было связано с рабочим местом HR, и в системе велись настройки для рабочих мест HR</w:t>
      </w:r>
      <w:r w:rsidR="00866678" w:rsidRPr="00777793">
        <w:rPr>
          <w:rFonts w:ascii="Arial" w:hAnsi="Arial" w:cs="Arial"/>
        </w:rPr>
        <w:t>,</w:t>
      </w:r>
      <w:r w:rsidR="00AD5229" w:rsidRPr="00777793">
        <w:rPr>
          <w:rFonts w:ascii="Arial" w:hAnsi="Arial" w:cs="Arial"/>
        </w:rPr>
        <w:t xml:space="preserve"> либо с организационной структурой </w:t>
      </w:r>
      <w:r w:rsidR="00AD5229" w:rsidRPr="00777793">
        <w:rPr>
          <w:rFonts w:ascii="Arial" w:hAnsi="Arial" w:cs="Arial"/>
          <w:lang w:val="en-US"/>
        </w:rPr>
        <w:t>HR</w:t>
      </w:r>
      <w:r w:rsidRPr="00777793">
        <w:rPr>
          <w:rFonts w:ascii="Arial" w:hAnsi="Arial" w:cs="Arial"/>
        </w:rPr>
        <w:t>.</w:t>
      </w:r>
    </w:p>
    <w:p w14:paraId="05174748" w14:textId="5348DC98" w:rsidR="00AD5229" w:rsidRPr="00777793" w:rsidRDefault="00AD5229" w:rsidP="00B478E6">
      <w:pPr>
        <w:pStyle w:val="afa"/>
        <w:autoSpaceDE w:val="0"/>
        <w:autoSpaceDN w:val="0"/>
        <w:spacing w:before="100" w:line="288" w:lineRule="auto"/>
        <w:ind w:left="993"/>
        <w:contextualSpacing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Таким образом в </w:t>
      </w:r>
      <w:r w:rsidR="008157F4">
        <w:rPr>
          <w:rFonts w:ascii="Arial" w:hAnsi="Arial" w:cs="Arial"/>
        </w:rPr>
        <w:t xml:space="preserve">системе </w:t>
      </w:r>
      <w:r w:rsidR="008157F4">
        <w:rPr>
          <w:rFonts w:ascii="Arial" w:hAnsi="Arial" w:cs="Arial"/>
          <w:lang w:val="en-US"/>
        </w:rPr>
        <w:t>SAP</w:t>
      </w:r>
      <w:r w:rsidR="008157F4" w:rsidRPr="008157F4">
        <w:rPr>
          <w:rFonts w:ascii="Arial" w:hAnsi="Arial" w:cs="Arial"/>
        </w:rPr>
        <w:t xml:space="preserve"> </w:t>
      </w:r>
      <w:r w:rsidR="008157F4">
        <w:rPr>
          <w:rFonts w:ascii="Arial" w:hAnsi="Arial" w:cs="Arial"/>
        </w:rPr>
        <w:t>S/4</w:t>
      </w:r>
      <w:r w:rsidR="008157F4">
        <w:rPr>
          <w:rFonts w:ascii="Arial" w:hAnsi="Arial" w:cs="Arial"/>
          <w:lang w:val="en-US"/>
        </w:rPr>
        <w:t>HANA</w:t>
      </w:r>
      <w:r w:rsidR="008157F4">
        <w:rPr>
          <w:rFonts w:ascii="Arial" w:hAnsi="Arial" w:cs="Arial"/>
        </w:rPr>
        <w:t xml:space="preserve"> на основе данных АСУП</w:t>
      </w:r>
      <w:r w:rsidRPr="00777793">
        <w:rPr>
          <w:rFonts w:ascii="Arial" w:hAnsi="Arial" w:cs="Arial"/>
        </w:rPr>
        <w:t xml:space="preserve"> </w:t>
      </w:r>
      <w:r w:rsidR="006561EA">
        <w:rPr>
          <w:rFonts w:ascii="Arial" w:hAnsi="Arial" w:cs="Arial"/>
        </w:rPr>
        <w:t>ведется</w:t>
      </w:r>
      <w:r w:rsidRPr="00777793">
        <w:rPr>
          <w:rFonts w:ascii="Arial" w:hAnsi="Arial" w:cs="Arial"/>
        </w:rPr>
        <w:t xml:space="preserve"> организационная структура до рабочих мест либо до табельных номеров.</w:t>
      </w:r>
    </w:p>
    <w:p w14:paraId="4238C339" w14:textId="77777777" w:rsidR="00FA572B" w:rsidRPr="00777793" w:rsidRDefault="00FA572B" w:rsidP="00FA572B">
      <w:pPr>
        <w:pStyle w:val="1"/>
        <w:rPr>
          <w:rFonts w:eastAsia="Calibri"/>
        </w:rPr>
      </w:pPr>
      <w:bookmarkStart w:id="458" w:name="_Toc69138635"/>
      <w:bookmarkStart w:id="459" w:name="_Toc70236844"/>
      <w:bookmarkEnd w:id="457"/>
      <w:r w:rsidRPr="00777793">
        <w:rPr>
          <w:rFonts w:eastAsia="Calibri"/>
        </w:rPr>
        <w:t>Бизнес-требования</w:t>
      </w:r>
      <w:bookmarkEnd w:id="458"/>
      <w:r w:rsidRPr="00777793">
        <w:rPr>
          <w:rFonts w:eastAsia="Calibri"/>
        </w:rPr>
        <w:t xml:space="preserve"> </w:t>
      </w:r>
    </w:p>
    <w:p w14:paraId="4B3C5E11" w14:textId="03675B7C" w:rsidR="001F38D9" w:rsidRPr="00777793" w:rsidRDefault="00363CBE" w:rsidP="00461389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 w:rsidRPr="00777793">
        <w:rPr>
          <w:rFonts w:ascii="Arial" w:hAnsi="Arial" w:cs="Arial"/>
          <w:color w:val="000000" w:themeColor="text1"/>
        </w:rPr>
        <w:t>Формализованные бизнес-требования приведены в Приложении № 2.</w:t>
      </w:r>
    </w:p>
    <w:p w14:paraId="5FFDAE4B" w14:textId="77777777" w:rsidR="00461389" w:rsidRPr="00777793" w:rsidRDefault="00461389">
      <w:pPr>
        <w:spacing w:after="200" w:line="276" w:lineRule="auto"/>
        <w:jc w:val="left"/>
        <w:rPr>
          <w:rFonts w:ascii="Arial" w:eastAsia="Calibri" w:hAnsi="Arial" w:cs="Arial"/>
          <w:b/>
          <w:bCs/>
          <w:caps/>
          <w:kern w:val="32"/>
          <w:sz w:val="28"/>
          <w:szCs w:val="32"/>
        </w:rPr>
      </w:pPr>
      <w:r w:rsidRPr="00777793">
        <w:rPr>
          <w:rFonts w:eastAsia="Calibri"/>
        </w:rPr>
        <w:br w:type="page"/>
      </w:r>
    </w:p>
    <w:p w14:paraId="03D109D1" w14:textId="7E13FDD4" w:rsidR="00695202" w:rsidRPr="00777793" w:rsidRDefault="00695202" w:rsidP="00882AFC">
      <w:pPr>
        <w:pStyle w:val="1"/>
        <w:rPr>
          <w:rFonts w:eastAsia="Calibri"/>
        </w:rPr>
      </w:pPr>
      <w:bookmarkStart w:id="460" w:name="_Toc69138636"/>
      <w:r w:rsidRPr="00777793">
        <w:rPr>
          <w:rFonts w:eastAsia="Calibri"/>
        </w:rPr>
        <w:lastRenderedPageBreak/>
        <w:t>Реализация бизнес-процесс</w:t>
      </w:r>
      <w:r w:rsidR="00954BE3" w:rsidRPr="00777793">
        <w:rPr>
          <w:rFonts w:eastAsia="Calibri"/>
        </w:rPr>
        <w:t>ов</w:t>
      </w:r>
      <w:bookmarkEnd w:id="460"/>
      <w:r w:rsidR="006C49F8" w:rsidRPr="00777793">
        <w:rPr>
          <w:rFonts w:eastAsia="Calibri"/>
          <w:lang w:val="en-US"/>
        </w:rPr>
        <w:t xml:space="preserve"> </w:t>
      </w:r>
    </w:p>
    <w:p w14:paraId="057254D2" w14:textId="77777777" w:rsidR="000835FE" w:rsidRPr="00777793" w:rsidRDefault="000835FE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461" w:name="_Toc69138637"/>
      <w:bookmarkStart w:id="462" w:name="_Ref491168313"/>
      <w:r w:rsidRPr="00777793">
        <w:rPr>
          <w:rFonts w:eastAsiaTheme="majorEastAsia" w:cs="Arial"/>
          <w:bCs w:val="0"/>
          <w:iCs w:val="0"/>
          <w:szCs w:val="26"/>
        </w:rPr>
        <w:t>Описание бизнес-процессов</w:t>
      </w:r>
      <w:bookmarkEnd w:id="461"/>
    </w:p>
    <w:p w14:paraId="0E2CB11E" w14:textId="5D7B0176" w:rsidR="00E46278" w:rsidRPr="00777793" w:rsidRDefault="00C34A58" w:rsidP="00E462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Целью процессов</w:t>
      </w:r>
      <w:r w:rsidR="00E46278" w:rsidRPr="00777793">
        <w:rPr>
          <w:rFonts w:ascii="Arial" w:hAnsi="Arial" w:cs="Arial"/>
          <w:color w:val="000000" w:themeColor="text1"/>
          <w:szCs w:val="24"/>
        </w:rPr>
        <w:t xml:space="preserve"> оперативного планирования воздействий на ПА является формирование на месячном и недельном горизонтах сбалансированного и выполнимого плана-графика воздействий на ПА, выполняемых собственными силами (хозспособом) и с привлечением подрядных организаций.</w:t>
      </w:r>
    </w:p>
    <w:p w14:paraId="6393818C" w14:textId="5CC56D7F" w:rsidR="00E46278" w:rsidRPr="00777793" w:rsidRDefault="00E46278" w:rsidP="00E462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Формирование месячного </w:t>
      </w:r>
      <w:r w:rsidR="00B126F6" w:rsidRPr="00777793">
        <w:rPr>
          <w:rFonts w:ascii="Arial" w:hAnsi="Arial" w:cs="Arial"/>
          <w:color w:val="000000" w:themeColor="text1"/>
          <w:szCs w:val="24"/>
        </w:rPr>
        <w:t>плана-</w:t>
      </w:r>
      <w:r w:rsidRPr="00777793">
        <w:rPr>
          <w:rFonts w:ascii="Arial" w:hAnsi="Arial" w:cs="Arial"/>
          <w:color w:val="000000" w:themeColor="text1"/>
          <w:szCs w:val="24"/>
        </w:rPr>
        <w:t xml:space="preserve">графика </w:t>
      </w:r>
      <w:r w:rsidR="00C10B7E" w:rsidRPr="00777793">
        <w:rPr>
          <w:rFonts w:ascii="Arial" w:hAnsi="Arial" w:cs="Arial"/>
          <w:color w:val="000000" w:themeColor="text1"/>
          <w:szCs w:val="24"/>
        </w:rPr>
        <w:t xml:space="preserve">воздействий на ПА </w:t>
      </w:r>
      <w:del w:id="463" w:author="ShramkovAB" w:date="2021-04-01T16:51:00Z">
        <w:r w:rsidR="00C10B7E" w:rsidRPr="00777793" w:rsidDel="00840126">
          <w:rPr>
            <w:rFonts w:ascii="Arial" w:hAnsi="Arial" w:cs="Arial"/>
            <w:color w:val="000000" w:themeColor="text1"/>
            <w:szCs w:val="24"/>
          </w:rPr>
          <w:delText xml:space="preserve">выполняется аналогично этапам 2 и 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>3 процесса годового планирования (см. раздел 5.1. КД ERP.</w:delText>
        </w:r>
        <w:r w:rsidR="00D65C23" w:rsidDel="00840126">
          <w:rPr>
            <w:rFonts w:ascii="Arial" w:hAnsi="Arial" w:cs="Arial"/>
            <w:color w:val="000000" w:themeColor="text1"/>
            <w:szCs w:val="24"/>
          </w:rPr>
          <w:delText>9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464" w:author="Александр Шрамков" w:date="2021-03-10T18:18:00Z">
        <w:del w:id="465" w:author="ShramkovAB" w:date="2021-04-01T16:51:00Z">
          <w:r w:rsidR="00923C4E" w:rsidDel="00840126">
            <w:rPr>
              <w:rFonts w:ascii="Arial" w:hAnsi="Arial" w:cs="Arial"/>
              <w:color w:val="000000" w:themeColor="text1"/>
              <w:szCs w:val="24"/>
            </w:rPr>
            <w:delText>ERP.13.</w:delText>
          </w:r>
        </w:del>
      </w:ins>
      <w:del w:id="466" w:author="ShramkovAB" w:date="2021-04-01T16:51:00Z">
        <w:r w:rsidR="00D65C23" w:rsidDel="00840126">
          <w:rPr>
            <w:rFonts w:ascii="Arial" w:hAnsi="Arial" w:cs="Arial"/>
            <w:color w:val="000000" w:themeColor="text1"/>
            <w:szCs w:val="24"/>
          </w:rPr>
          <w:delText>9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>.</w:delText>
        </w:r>
        <w:r w:rsidR="00D65C23" w:rsidDel="00840126">
          <w:rPr>
            <w:rFonts w:ascii="Arial" w:hAnsi="Arial" w:cs="Arial"/>
            <w:color w:val="000000" w:themeColor="text1"/>
            <w:szCs w:val="24"/>
          </w:rPr>
          <w:delText>2.</w:delText>
        </w:r>
        <w:r w:rsidR="00B126F6" w:rsidRPr="00777793" w:rsidDel="00840126">
          <w:rPr>
            <w:rFonts w:ascii="Arial" w:hAnsi="Arial" w:cs="Arial"/>
            <w:color w:val="000000" w:themeColor="text1"/>
            <w:szCs w:val="24"/>
          </w:rPr>
          <w:delText xml:space="preserve">52.PM.КД Годовое планирование воздействий на ПА), и </w:delText>
        </w:r>
      </w:del>
      <w:r w:rsidRPr="00777793">
        <w:rPr>
          <w:rFonts w:ascii="Arial" w:hAnsi="Arial" w:cs="Arial"/>
          <w:color w:val="000000" w:themeColor="text1"/>
          <w:szCs w:val="24"/>
        </w:rPr>
        <w:t>включает в себя:</w:t>
      </w:r>
    </w:p>
    <w:p w14:paraId="281EB7EB" w14:textId="322F6565" w:rsidR="00866678" w:rsidRPr="00B478E6" w:rsidRDefault="008666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ранжирование заказов (выполняется автомати</w:t>
      </w:r>
      <w:ins w:id="467" w:author="Александр Шрамков" w:date="2021-03-11T12:14:00Z">
        <w:r w:rsidR="0074751B">
          <w:rPr>
            <w:rFonts w:ascii="Arial" w:hAnsi="Arial" w:cs="Arial"/>
            <w:color w:val="000000" w:themeColor="text1"/>
            <w:szCs w:val="24"/>
          </w:rPr>
          <w:t>зированно</w:t>
        </w:r>
      </w:ins>
      <w:del w:id="468" w:author="Александр Шрамков" w:date="2021-03-11T12:14:00Z">
        <w:r w:rsidRPr="00B478E6" w:rsidDel="0074751B">
          <w:rPr>
            <w:rFonts w:ascii="Arial" w:hAnsi="Arial" w:cs="Arial"/>
            <w:color w:val="000000" w:themeColor="text1"/>
            <w:szCs w:val="24"/>
          </w:rPr>
          <w:delText>чески</w:delText>
        </w:r>
      </w:del>
      <w:r w:rsidRPr="00B478E6">
        <w:rPr>
          <w:rFonts w:ascii="Arial" w:hAnsi="Arial" w:cs="Arial"/>
          <w:color w:val="000000" w:themeColor="text1"/>
          <w:szCs w:val="24"/>
        </w:rPr>
        <w:t>);</w:t>
      </w:r>
    </w:p>
    <w:p w14:paraId="2CDDB3CC" w14:textId="123A4E82" w:rsidR="004A196D" w:rsidRDefault="00E462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ins w:id="469" w:author="Попова Дарья" w:date="2020-07-22T13:59:00Z"/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 xml:space="preserve">выбор заказов </w:t>
      </w:r>
      <w:r w:rsidR="00211191" w:rsidRPr="00B478E6">
        <w:rPr>
          <w:rFonts w:ascii="Arial" w:hAnsi="Arial" w:cs="Arial"/>
          <w:color w:val="000000" w:themeColor="text1"/>
          <w:szCs w:val="24"/>
        </w:rPr>
        <w:t>по ППР</w:t>
      </w:r>
      <w:r w:rsidR="00EB4E63" w:rsidRPr="00B478E6">
        <w:rPr>
          <w:rFonts w:ascii="Arial" w:hAnsi="Arial" w:cs="Arial"/>
          <w:color w:val="000000" w:themeColor="text1"/>
          <w:szCs w:val="24"/>
        </w:rPr>
        <w:t>, наработке и</w:t>
      </w:r>
      <w:r w:rsidR="00FD753C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состоянию </w:t>
      </w:r>
      <w:r w:rsidRPr="00B478E6">
        <w:rPr>
          <w:rFonts w:ascii="Arial" w:hAnsi="Arial" w:cs="Arial"/>
          <w:color w:val="000000" w:themeColor="text1"/>
          <w:szCs w:val="24"/>
        </w:rPr>
        <w:t>на планируемый месяц, вклю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чение их в 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месячный </w:t>
      </w:r>
      <w:r w:rsidR="00C10B7E" w:rsidRPr="00B478E6">
        <w:rPr>
          <w:rFonts w:ascii="Arial" w:hAnsi="Arial" w:cs="Arial"/>
          <w:color w:val="000000" w:themeColor="text1"/>
          <w:szCs w:val="24"/>
        </w:rPr>
        <w:t>план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 (выполняет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211191" w:rsidRPr="00B478E6">
        <w:rPr>
          <w:rFonts w:ascii="Arial" w:hAnsi="Arial" w:cs="Arial"/>
          <w:color w:val="000000" w:themeColor="text1"/>
          <w:szCs w:val="24"/>
        </w:rPr>
        <w:t>)</w:t>
      </w:r>
      <w:r w:rsidR="00C10B7E" w:rsidRPr="00B478E6">
        <w:rPr>
          <w:rFonts w:ascii="Arial" w:hAnsi="Arial" w:cs="Arial"/>
          <w:color w:val="000000" w:themeColor="text1"/>
          <w:szCs w:val="24"/>
        </w:rPr>
        <w:t>;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</w:p>
    <w:p w14:paraId="3F15D89C" w14:textId="48DEA4BE" w:rsidR="00133264" w:rsidRPr="00B478E6" w:rsidRDefault="00133264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ins w:id="470" w:author="Попова Дарья" w:date="2020-07-22T13:59:00Z">
        <w:r w:rsidRPr="00133264">
          <w:rPr>
            <w:rFonts w:ascii="Arial" w:hAnsi="Arial" w:cs="Arial"/>
            <w:color w:val="000000" w:themeColor="text1"/>
            <w:szCs w:val="24"/>
            <w:rPrChange w:id="471" w:author="Попова Дарья" w:date="2020-07-22T13:59:00Z">
              <w:rPr>
                <w:rFonts w:cs="Arial"/>
              </w:rPr>
            </w:rPrChange>
          </w:rPr>
          <w:t xml:space="preserve">выбор </w:t>
        </w:r>
        <w:r w:rsidRPr="00346DEB">
          <w:rPr>
            <w:rFonts w:ascii="Arial" w:hAnsi="Arial" w:cs="Arial"/>
            <w:color w:val="000000" w:themeColor="text1"/>
            <w:szCs w:val="24"/>
          </w:rPr>
          <w:t>сетевых</w:t>
        </w:r>
        <w:r w:rsidRPr="00133264">
          <w:rPr>
            <w:rFonts w:ascii="Arial" w:hAnsi="Arial" w:cs="Arial"/>
            <w:color w:val="000000" w:themeColor="text1"/>
            <w:szCs w:val="24"/>
            <w:rPrChange w:id="472" w:author="Попова Дарья" w:date="2020-07-22T13:59:00Z">
              <w:rPr>
                <w:rFonts w:cs="Arial"/>
              </w:rPr>
            </w:rPrChange>
          </w:rPr>
          <w:t xml:space="preserve"> график</w:t>
        </w:r>
        <w:r>
          <w:rPr>
            <w:rFonts w:ascii="Arial" w:hAnsi="Arial" w:cs="Arial"/>
            <w:color w:val="000000" w:themeColor="text1"/>
            <w:szCs w:val="24"/>
          </w:rPr>
          <w:t>ов</w:t>
        </w:r>
        <w:r w:rsidRPr="00346DEB">
          <w:rPr>
            <w:rFonts w:ascii="Arial" w:hAnsi="Arial" w:cs="Arial"/>
            <w:color w:val="000000" w:themeColor="text1"/>
            <w:szCs w:val="24"/>
          </w:rPr>
          <w:t>, созданных</w:t>
        </w:r>
        <w:r w:rsidRPr="00133264">
          <w:rPr>
            <w:rFonts w:ascii="Arial" w:hAnsi="Arial" w:cs="Arial"/>
            <w:color w:val="000000" w:themeColor="text1"/>
            <w:szCs w:val="24"/>
            <w:rPrChange w:id="473" w:author="Попова Дарья" w:date="2020-07-22T13:59:00Z">
              <w:rPr>
                <w:rFonts w:cs="Arial"/>
              </w:rPr>
            </w:rPrChange>
          </w:rPr>
          <w:t xml:space="preserve"> для воздействий на ЗиС</w:t>
        </w:r>
      </w:ins>
      <w:ins w:id="474" w:author="Попова Дарья" w:date="2020-07-22T14:00:00Z">
        <w:r>
          <w:rPr>
            <w:rFonts w:ascii="Arial" w:hAnsi="Arial" w:cs="Arial"/>
            <w:color w:val="000000" w:themeColor="text1"/>
            <w:szCs w:val="24"/>
          </w:rPr>
          <w:t xml:space="preserve"> на планируемый месяц (выполняет Планировщик ЗиС УО);</w:t>
        </w:r>
      </w:ins>
    </w:p>
    <w:p w14:paraId="50476E14" w14:textId="0DFA558E" w:rsidR="00E46278" w:rsidRPr="00B478E6" w:rsidRDefault="00E462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уточнение доступности рес</w:t>
      </w:r>
      <w:r w:rsidR="000A7909" w:rsidRPr="00B478E6">
        <w:rPr>
          <w:rFonts w:ascii="Arial" w:hAnsi="Arial" w:cs="Arial"/>
          <w:color w:val="000000" w:themeColor="text1"/>
          <w:szCs w:val="24"/>
        </w:rPr>
        <w:t>урсов (</w:t>
      </w:r>
      <w:r w:rsidR="0073085D" w:rsidRPr="00B478E6">
        <w:rPr>
          <w:rFonts w:ascii="Arial" w:hAnsi="Arial" w:cs="Arial"/>
          <w:color w:val="000000" w:themeColor="text1"/>
          <w:szCs w:val="24"/>
        </w:rPr>
        <w:t>МТР, исполнителей и ВПС</w:t>
      </w:r>
      <w:r w:rsidR="00866678" w:rsidRPr="00B478E6">
        <w:rPr>
          <w:rFonts w:ascii="Arial" w:hAnsi="Arial" w:cs="Arial"/>
          <w:color w:val="000000" w:themeColor="text1"/>
          <w:szCs w:val="24"/>
        </w:rPr>
        <w:t xml:space="preserve">), выполняет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ins w:id="475" w:author="Попова Дарья" w:date="2020-07-22T14:00:00Z">
        <w:r w:rsidR="00133264">
          <w:rPr>
            <w:rFonts w:ascii="Arial" w:hAnsi="Arial" w:cs="Arial"/>
            <w:color w:val="000000" w:themeColor="text1"/>
            <w:szCs w:val="24"/>
          </w:rPr>
          <w:t xml:space="preserve"> или Планировщик ЗиС УО</w:t>
        </w:r>
      </w:ins>
      <w:r w:rsidR="00866678" w:rsidRPr="00B478E6">
        <w:rPr>
          <w:rFonts w:ascii="Arial" w:hAnsi="Arial" w:cs="Arial"/>
          <w:color w:val="000000" w:themeColor="text1"/>
          <w:szCs w:val="24"/>
        </w:rPr>
        <w:t>;</w:t>
      </w:r>
    </w:p>
    <w:p w14:paraId="5F56CE5B" w14:textId="7A99548F" w:rsidR="00E46278" w:rsidRPr="00B478E6" w:rsidRDefault="004A196D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корректировк</w:t>
      </w:r>
      <w:r w:rsidR="00B05A10" w:rsidRPr="00777793">
        <w:rPr>
          <w:rFonts w:ascii="Arial" w:hAnsi="Arial" w:cs="Arial"/>
          <w:color w:val="000000" w:themeColor="text1"/>
          <w:szCs w:val="24"/>
        </w:rPr>
        <w:t>у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  <w:del w:id="476" w:author="ShramkovAB" w:date="2021-04-01T16:55:00Z">
        <w:r w:rsidRPr="00B478E6" w:rsidDel="00E81FA0">
          <w:rPr>
            <w:rFonts w:ascii="Arial" w:hAnsi="Arial" w:cs="Arial"/>
            <w:color w:val="000000" w:themeColor="text1"/>
            <w:szCs w:val="24"/>
          </w:rPr>
          <w:delText xml:space="preserve">плана </w:delText>
        </w:r>
      </w:del>
      <w:r w:rsidRPr="00B478E6">
        <w:rPr>
          <w:rFonts w:ascii="Arial" w:hAnsi="Arial" w:cs="Arial"/>
          <w:color w:val="000000" w:themeColor="text1"/>
          <w:szCs w:val="24"/>
        </w:rPr>
        <w:t xml:space="preserve">воздействий </w:t>
      </w:r>
      <w:del w:id="477" w:author="ShramkovAB" w:date="2021-04-01T16:55:00Z">
        <w:r w:rsidRPr="00B478E6" w:rsidDel="008A648D">
          <w:rPr>
            <w:rFonts w:ascii="Arial" w:hAnsi="Arial" w:cs="Arial"/>
            <w:color w:val="000000" w:themeColor="text1"/>
            <w:szCs w:val="24"/>
          </w:rPr>
          <w:delText xml:space="preserve">путем </w:delText>
        </w:r>
      </w:del>
      <w:ins w:id="478" w:author="ShramkovAB" w:date="2021-04-01T16:55:00Z">
        <w:r w:rsidR="008A648D">
          <w:rPr>
            <w:rFonts w:ascii="Arial" w:hAnsi="Arial" w:cs="Arial"/>
            <w:color w:val="000000" w:themeColor="text1"/>
            <w:szCs w:val="24"/>
          </w:rPr>
          <w:t>за счет</w:t>
        </w:r>
        <w:r w:rsidR="008A648D" w:rsidRPr="00B478E6">
          <w:rPr>
            <w:rFonts w:ascii="Arial" w:hAnsi="Arial" w:cs="Arial"/>
            <w:color w:val="000000" w:themeColor="text1"/>
            <w:szCs w:val="24"/>
          </w:rPr>
          <w:t xml:space="preserve"> </w:t>
        </w:r>
      </w:ins>
      <w:r w:rsidRPr="00B478E6">
        <w:rPr>
          <w:rFonts w:ascii="Arial" w:hAnsi="Arial" w:cs="Arial"/>
          <w:color w:val="000000" w:themeColor="text1"/>
          <w:szCs w:val="24"/>
        </w:rPr>
        <w:t>замены</w:t>
      </w:r>
      <w:r w:rsidR="00E46278" w:rsidRPr="00B478E6">
        <w:rPr>
          <w:rFonts w:ascii="Arial" w:hAnsi="Arial" w:cs="Arial"/>
          <w:color w:val="000000" w:themeColor="text1"/>
          <w:szCs w:val="24"/>
        </w:rPr>
        <w:t xml:space="preserve"> ресурсов в случае недоступности изначально запланированных, </w:t>
      </w:r>
      <w:r w:rsidRPr="00B478E6">
        <w:rPr>
          <w:rFonts w:ascii="Arial" w:hAnsi="Arial" w:cs="Arial"/>
          <w:color w:val="000000" w:themeColor="text1"/>
          <w:szCs w:val="24"/>
        </w:rPr>
        <w:t xml:space="preserve">либо изменения </w:t>
      </w:r>
      <w:r w:rsidR="00E46278" w:rsidRPr="00B478E6">
        <w:rPr>
          <w:rFonts w:ascii="Arial" w:hAnsi="Arial" w:cs="Arial"/>
          <w:color w:val="000000" w:themeColor="text1"/>
          <w:szCs w:val="24"/>
        </w:rPr>
        <w:t>сроков воздействий</w:t>
      </w:r>
      <w:r w:rsidR="00211191" w:rsidRPr="00B478E6">
        <w:rPr>
          <w:rFonts w:ascii="Arial" w:hAnsi="Arial" w:cs="Arial"/>
          <w:color w:val="000000" w:themeColor="text1"/>
          <w:szCs w:val="24"/>
        </w:rPr>
        <w:t>, а также в случае получения замечаний от согласующих лиц</w:t>
      </w:r>
      <w:r w:rsidR="00866678" w:rsidRPr="00B478E6">
        <w:rPr>
          <w:rFonts w:ascii="Arial" w:hAnsi="Arial" w:cs="Arial"/>
          <w:color w:val="000000" w:themeColor="text1"/>
          <w:szCs w:val="24"/>
        </w:rPr>
        <w:t>. В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ins w:id="479" w:author="Попова Дарья" w:date="2020-07-22T14:01:00Z">
        <w:r w:rsidR="00133264">
          <w:rPr>
            <w:rFonts w:ascii="Arial" w:hAnsi="Arial" w:cs="Arial"/>
            <w:color w:val="000000" w:themeColor="text1"/>
            <w:szCs w:val="24"/>
          </w:rPr>
          <w:t xml:space="preserve"> или Планировщик ЗиС УО</w:t>
        </w:r>
      </w:ins>
      <w:r w:rsidR="00E46278" w:rsidRPr="00B478E6">
        <w:rPr>
          <w:rFonts w:ascii="Arial" w:hAnsi="Arial" w:cs="Arial"/>
          <w:color w:val="000000" w:themeColor="text1"/>
          <w:szCs w:val="24"/>
        </w:rPr>
        <w:t>;</w:t>
      </w:r>
    </w:p>
    <w:p w14:paraId="1F2E5378" w14:textId="0CEC631D" w:rsidR="00E86A68" w:rsidRPr="00B478E6" w:rsidRDefault="00E86A6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 xml:space="preserve">выравнивание плана-графика со смежными службами (механики, энергетики, КИП). Выполняют Планировщики ТОиР </w:t>
      </w:r>
      <w:r w:rsidR="007C2A87">
        <w:rPr>
          <w:rFonts w:ascii="Arial" w:hAnsi="Arial" w:cs="Arial"/>
          <w:color w:val="000000" w:themeColor="text1"/>
          <w:szCs w:val="24"/>
        </w:rPr>
        <w:t xml:space="preserve">УО </w:t>
      </w:r>
      <w:r w:rsidRPr="00B478E6">
        <w:rPr>
          <w:rFonts w:ascii="Arial" w:hAnsi="Arial" w:cs="Arial"/>
          <w:color w:val="000000" w:themeColor="text1"/>
          <w:szCs w:val="24"/>
        </w:rPr>
        <w:t>соответствующих служб</w:t>
      </w:r>
      <w:ins w:id="480" w:author="Попова Дарья" w:date="2020-07-22T14:01:00Z">
        <w:r w:rsidR="00133264">
          <w:rPr>
            <w:rFonts w:ascii="Arial" w:hAnsi="Arial" w:cs="Arial"/>
            <w:color w:val="000000" w:themeColor="text1"/>
            <w:szCs w:val="24"/>
          </w:rPr>
          <w:t xml:space="preserve"> и Планировщик ЗиС УО</w:t>
        </w:r>
      </w:ins>
      <w:r w:rsidRPr="00B478E6">
        <w:rPr>
          <w:rFonts w:ascii="Arial" w:hAnsi="Arial" w:cs="Arial"/>
          <w:color w:val="000000" w:themeColor="text1"/>
          <w:szCs w:val="24"/>
        </w:rPr>
        <w:t>;</w:t>
      </w:r>
    </w:p>
    <w:p w14:paraId="10EBBE86" w14:textId="1C5C554C" w:rsidR="00A079A4" w:rsidRPr="00B478E6" w:rsidRDefault="00A079A4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запрос на корректировку бюдже</w:t>
      </w:r>
      <w:r w:rsidR="00EC7192" w:rsidRPr="00B478E6">
        <w:rPr>
          <w:rFonts w:ascii="Arial" w:hAnsi="Arial" w:cs="Arial"/>
          <w:color w:val="000000" w:themeColor="text1"/>
          <w:szCs w:val="24"/>
        </w:rPr>
        <w:t>та в случае его недостаточности;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</w:p>
    <w:p w14:paraId="0792AC95" w14:textId="63A2F885" w:rsidR="007E1D1D" w:rsidRDefault="00211191" w:rsidP="007E1D1D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корректировк</w:t>
      </w:r>
      <w:r w:rsidR="00B05A10" w:rsidRPr="00777793">
        <w:rPr>
          <w:rFonts w:ascii="Arial" w:hAnsi="Arial" w:cs="Arial"/>
          <w:color w:val="000000" w:themeColor="text1"/>
          <w:szCs w:val="24"/>
        </w:rPr>
        <w:t>у</w:t>
      </w:r>
      <w:r w:rsidRPr="00B478E6">
        <w:rPr>
          <w:rFonts w:ascii="Arial" w:hAnsi="Arial" w:cs="Arial"/>
          <w:color w:val="000000" w:themeColor="text1"/>
          <w:szCs w:val="24"/>
        </w:rPr>
        <w:t xml:space="preserve"> плана (состава и объема работ) в случае нехватки бюджета (выполняет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ins w:id="481" w:author="Попова Дарья" w:date="2020-07-22T14:01:00Z">
        <w:r w:rsidR="00133264">
          <w:rPr>
            <w:rFonts w:ascii="Arial" w:hAnsi="Arial" w:cs="Arial"/>
            <w:color w:val="000000" w:themeColor="text1"/>
            <w:szCs w:val="24"/>
          </w:rPr>
          <w:t xml:space="preserve"> или Планировщик ЗиС УО</w:t>
        </w:r>
      </w:ins>
      <w:r w:rsidRPr="00B478E6">
        <w:rPr>
          <w:rFonts w:ascii="Arial" w:hAnsi="Arial" w:cs="Arial"/>
          <w:color w:val="000000" w:themeColor="text1"/>
          <w:szCs w:val="24"/>
        </w:rPr>
        <w:t>);</w:t>
      </w:r>
      <w:r w:rsidR="007E1D1D" w:rsidRPr="007E1D1D">
        <w:rPr>
          <w:rFonts w:ascii="Arial" w:hAnsi="Arial" w:cs="Arial"/>
          <w:color w:val="000000" w:themeColor="text1"/>
          <w:szCs w:val="24"/>
        </w:rPr>
        <w:t xml:space="preserve"> </w:t>
      </w:r>
    </w:p>
    <w:p w14:paraId="75156ECB" w14:textId="224C45A3" w:rsidR="007E1D1D" w:rsidRPr="007E1D1D" w:rsidRDefault="007E1D1D" w:rsidP="007E1D1D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>
        <w:rPr>
          <w:rFonts w:ascii="Arial" w:hAnsi="Arial" w:cs="Arial"/>
          <w:color w:val="000000" w:themeColor="text1"/>
          <w:szCs w:val="24"/>
        </w:rPr>
        <w:t>согласование</w:t>
      </w:r>
      <w:r w:rsidRPr="00B478E6">
        <w:rPr>
          <w:rFonts w:ascii="Arial" w:hAnsi="Arial" w:cs="Arial"/>
          <w:color w:val="000000" w:themeColor="text1"/>
          <w:szCs w:val="24"/>
        </w:rPr>
        <w:t xml:space="preserve"> месячного плана-графика. Выполняет Главный специалист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Pr="00B478E6">
        <w:rPr>
          <w:rFonts w:ascii="Arial" w:hAnsi="Arial" w:cs="Arial"/>
          <w:color w:val="000000" w:themeColor="text1"/>
          <w:szCs w:val="24"/>
        </w:rPr>
        <w:t>, подписывает бумажную форму, распечатанную из системы;</w:t>
      </w:r>
    </w:p>
    <w:p w14:paraId="55CF15B8" w14:textId="51B1DB12" w:rsidR="00211191" w:rsidRPr="007E1D1D" w:rsidRDefault="007E1D1D" w:rsidP="007E1D1D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у</w:t>
      </w:r>
      <w:r w:rsidRPr="00B478E6">
        <w:rPr>
          <w:rFonts w:ascii="Arial" w:hAnsi="Arial" w:cs="Arial"/>
          <w:color w:val="000000" w:themeColor="text1"/>
          <w:szCs w:val="24"/>
        </w:rPr>
        <w:t xml:space="preserve">тверждение месячного плана-графика. Выполняет Главный </w:t>
      </w:r>
      <w:r>
        <w:rPr>
          <w:rFonts w:ascii="Arial" w:hAnsi="Arial" w:cs="Arial"/>
          <w:color w:val="000000" w:themeColor="text1"/>
          <w:szCs w:val="24"/>
        </w:rPr>
        <w:t>инженер</w:t>
      </w:r>
      <w:r w:rsidRPr="00B478E6">
        <w:rPr>
          <w:rFonts w:ascii="Arial" w:hAnsi="Arial" w:cs="Arial"/>
          <w:color w:val="000000" w:themeColor="text1"/>
          <w:szCs w:val="24"/>
        </w:rPr>
        <w:t xml:space="preserve"> </w:t>
      </w:r>
      <w:ins w:id="482" w:author="ShramkovAB" w:date="2021-03-16T18:54:00Z">
        <w:r w:rsidR="00680903">
          <w:rPr>
            <w:rFonts w:ascii="Arial" w:hAnsi="Arial" w:cs="Arial"/>
            <w:color w:val="000000" w:themeColor="text1"/>
            <w:szCs w:val="24"/>
          </w:rPr>
          <w:t xml:space="preserve">ТОиР </w:t>
        </w:r>
      </w:ins>
      <w:r w:rsidR="00E701F5">
        <w:rPr>
          <w:rFonts w:ascii="Arial" w:hAnsi="Arial" w:cs="Arial"/>
          <w:color w:val="000000" w:themeColor="text1"/>
          <w:szCs w:val="24"/>
        </w:rPr>
        <w:t>УО</w:t>
      </w:r>
      <w:r w:rsidRPr="00B478E6">
        <w:rPr>
          <w:rFonts w:ascii="Arial" w:hAnsi="Arial" w:cs="Arial"/>
          <w:color w:val="000000" w:themeColor="text1"/>
          <w:szCs w:val="24"/>
        </w:rPr>
        <w:t>, подписывает бумажную форму, распечатанную из системы;</w:t>
      </w:r>
    </w:p>
    <w:p w14:paraId="203751C7" w14:textId="128F88CE" w:rsidR="00E46278" w:rsidRPr="00B478E6" w:rsidRDefault="00E46278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согласование месячного плана воздействий</w:t>
      </w:r>
      <w:r w:rsidR="00A079A4" w:rsidRPr="00B478E6">
        <w:rPr>
          <w:rFonts w:ascii="Arial" w:hAnsi="Arial" w:cs="Arial"/>
          <w:color w:val="000000" w:themeColor="text1"/>
          <w:szCs w:val="24"/>
        </w:rPr>
        <w:t xml:space="preserve">, в процессе которого выполняется также расчет планового КТГ и выгрузка данных в </w:t>
      </w:r>
      <w:r w:rsidR="00382DC8">
        <w:rPr>
          <w:rFonts w:ascii="Arial" w:hAnsi="Arial" w:cs="Arial"/>
          <w:color w:val="000000" w:themeColor="text1"/>
          <w:szCs w:val="24"/>
          <w:lang w:val="en-US"/>
        </w:rPr>
        <w:t>FS</w:t>
      </w:r>
      <w:r w:rsidR="00382DC8" w:rsidRPr="001A4543">
        <w:rPr>
          <w:rFonts w:ascii="Arial" w:hAnsi="Arial" w:cs="Arial"/>
          <w:color w:val="000000" w:themeColor="text1"/>
          <w:szCs w:val="24"/>
        </w:rPr>
        <w:t>-</w:t>
      </w:r>
      <w:r w:rsidR="00382DC8">
        <w:rPr>
          <w:rFonts w:ascii="Arial" w:hAnsi="Arial" w:cs="Arial"/>
          <w:color w:val="000000" w:themeColor="text1"/>
          <w:szCs w:val="24"/>
          <w:lang w:val="en-US"/>
        </w:rPr>
        <w:t>PER</w:t>
      </w:r>
      <w:r w:rsidR="00382DC8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A079A4" w:rsidRPr="00B478E6">
        <w:rPr>
          <w:rFonts w:ascii="Arial" w:hAnsi="Arial" w:cs="Arial"/>
          <w:color w:val="000000" w:themeColor="text1"/>
          <w:szCs w:val="24"/>
        </w:rPr>
        <w:t>(при наличии)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. </w:t>
      </w:r>
      <w:r w:rsidR="00A079A4" w:rsidRPr="00B478E6">
        <w:rPr>
          <w:rFonts w:ascii="Arial" w:hAnsi="Arial" w:cs="Arial"/>
          <w:color w:val="000000" w:themeColor="text1"/>
          <w:szCs w:val="24"/>
        </w:rPr>
        <w:t>Замечания</w:t>
      </w:r>
      <w:del w:id="483" w:author="Попова Дарья" w:date="2020-07-22T14:02:00Z">
        <w:r w:rsidR="00A079A4" w:rsidRPr="00B478E6" w:rsidDel="00133264">
          <w:rPr>
            <w:rFonts w:ascii="Arial" w:hAnsi="Arial" w:cs="Arial"/>
            <w:color w:val="000000" w:themeColor="text1"/>
            <w:szCs w:val="24"/>
          </w:rPr>
          <w:delText>,</w:delText>
        </w:r>
      </w:del>
      <w:r w:rsidR="00A079A4" w:rsidRPr="00B478E6">
        <w:rPr>
          <w:rFonts w:ascii="Arial" w:hAnsi="Arial" w:cs="Arial"/>
          <w:color w:val="000000" w:themeColor="text1"/>
          <w:szCs w:val="24"/>
        </w:rPr>
        <w:t xml:space="preserve"> при </w:t>
      </w:r>
      <w:r w:rsidR="00A079A4" w:rsidRPr="00B478E6">
        <w:rPr>
          <w:rFonts w:ascii="Arial" w:hAnsi="Arial" w:cs="Arial"/>
          <w:color w:val="000000" w:themeColor="text1"/>
          <w:szCs w:val="24"/>
        </w:rPr>
        <w:lastRenderedPageBreak/>
        <w:t>наличии</w:t>
      </w:r>
      <w:del w:id="484" w:author="Попова Дарья" w:date="2020-07-22T14:02:00Z">
        <w:r w:rsidR="00A079A4" w:rsidRPr="00B478E6" w:rsidDel="00133264">
          <w:rPr>
            <w:rFonts w:ascii="Arial" w:hAnsi="Arial" w:cs="Arial"/>
            <w:color w:val="000000" w:themeColor="text1"/>
            <w:szCs w:val="24"/>
          </w:rPr>
          <w:delText>,</w:delText>
        </w:r>
      </w:del>
      <w:r w:rsidR="00A079A4" w:rsidRPr="00B478E6">
        <w:rPr>
          <w:rFonts w:ascii="Arial" w:hAnsi="Arial" w:cs="Arial"/>
          <w:color w:val="000000" w:themeColor="text1"/>
          <w:szCs w:val="24"/>
        </w:rPr>
        <w:t xml:space="preserve"> фиксируются в листе замечаний, который направляется планировщику с целью доработки плана-графика. </w:t>
      </w:r>
      <w:r w:rsidR="00C10B7E" w:rsidRPr="00B478E6">
        <w:rPr>
          <w:rFonts w:ascii="Arial" w:hAnsi="Arial" w:cs="Arial"/>
          <w:color w:val="000000" w:themeColor="text1"/>
          <w:szCs w:val="24"/>
        </w:rPr>
        <w:t>Участники</w:t>
      </w:r>
      <w:r w:rsidR="00A079A4" w:rsidRPr="00B478E6">
        <w:rPr>
          <w:rFonts w:ascii="Arial" w:hAnsi="Arial" w:cs="Arial"/>
          <w:color w:val="000000" w:themeColor="text1"/>
          <w:szCs w:val="24"/>
        </w:rPr>
        <w:t xml:space="preserve"> согласования</w:t>
      </w:r>
      <w:r w:rsidR="00C10B7E" w:rsidRPr="00B478E6">
        <w:rPr>
          <w:rFonts w:ascii="Arial" w:hAnsi="Arial" w:cs="Arial"/>
          <w:color w:val="000000" w:themeColor="text1"/>
          <w:szCs w:val="24"/>
        </w:rPr>
        <w:t>:</w:t>
      </w:r>
      <w:r w:rsidR="00211191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6610C4" w:rsidRPr="00B478E6">
        <w:rPr>
          <w:rFonts w:ascii="Arial" w:hAnsi="Arial" w:cs="Arial"/>
          <w:color w:val="000000" w:themeColor="text1"/>
          <w:szCs w:val="24"/>
        </w:rPr>
        <w:t xml:space="preserve">Старший 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, </w:t>
      </w:r>
      <w:r w:rsidR="00A079A4" w:rsidRPr="00B478E6">
        <w:rPr>
          <w:rFonts w:ascii="Arial" w:hAnsi="Arial" w:cs="Arial"/>
          <w:color w:val="000000" w:themeColor="text1"/>
          <w:szCs w:val="24"/>
        </w:rPr>
        <w:t>Главный специалист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C10B7E" w:rsidRPr="00B478E6">
        <w:rPr>
          <w:rFonts w:ascii="Arial" w:hAnsi="Arial" w:cs="Arial"/>
          <w:color w:val="000000" w:themeColor="text1"/>
          <w:szCs w:val="24"/>
        </w:rPr>
        <w:t xml:space="preserve">, </w:t>
      </w:r>
      <w:r w:rsidR="006610C4" w:rsidRPr="00B478E6">
        <w:rPr>
          <w:rFonts w:ascii="Arial" w:hAnsi="Arial" w:cs="Arial"/>
          <w:color w:val="000000" w:themeColor="text1"/>
          <w:szCs w:val="24"/>
        </w:rPr>
        <w:t xml:space="preserve">Специалист </w:t>
      </w:r>
      <w:r w:rsidR="00C10B7E" w:rsidRPr="00B478E6">
        <w:rPr>
          <w:rFonts w:ascii="Arial" w:hAnsi="Arial" w:cs="Arial"/>
          <w:color w:val="000000" w:themeColor="text1"/>
          <w:szCs w:val="24"/>
        </w:rPr>
        <w:t>ПТО</w:t>
      </w:r>
      <w:r w:rsidR="006610C4" w:rsidRPr="00B478E6">
        <w:rPr>
          <w:rFonts w:ascii="Arial" w:hAnsi="Arial" w:cs="Arial"/>
          <w:color w:val="000000" w:themeColor="text1"/>
          <w:szCs w:val="24"/>
        </w:rPr>
        <w:t xml:space="preserve">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0A7909" w:rsidRPr="00B478E6">
        <w:rPr>
          <w:rFonts w:ascii="Arial" w:hAnsi="Arial" w:cs="Arial"/>
          <w:color w:val="000000" w:themeColor="text1"/>
          <w:szCs w:val="24"/>
        </w:rPr>
        <w:t>;</w:t>
      </w:r>
    </w:p>
    <w:p w14:paraId="6C006B6C" w14:textId="27800AF3" w:rsidR="00211191" w:rsidRPr="00B478E6" w:rsidRDefault="00211191" w:rsidP="00B478E6">
      <w:pPr>
        <w:pStyle w:val="afa"/>
        <w:numPr>
          <w:ilvl w:val="0"/>
          <w:numId w:val="33"/>
        </w:numPr>
        <w:spacing w:after="240" w:line="276" w:lineRule="auto"/>
        <w:ind w:left="709" w:hanging="283"/>
        <w:rPr>
          <w:rFonts w:ascii="Arial" w:hAnsi="Arial" w:cs="Arial"/>
          <w:color w:val="000000" w:themeColor="text1"/>
          <w:szCs w:val="24"/>
        </w:rPr>
      </w:pPr>
      <w:r w:rsidRPr="00B478E6">
        <w:rPr>
          <w:rFonts w:ascii="Arial" w:hAnsi="Arial" w:cs="Arial"/>
          <w:color w:val="000000" w:themeColor="text1"/>
          <w:szCs w:val="24"/>
        </w:rPr>
        <w:t>деблокирование заказов ТОРО</w:t>
      </w:r>
      <w:r w:rsidR="00B05A10" w:rsidRPr="00777793">
        <w:rPr>
          <w:rFonts w:ascii="Arial" w:hAnsi="Arial" w:cs="Arial"/>
          <w:color w:val="000000" w:themeColor="text1"/>
          <w:szCs w:val="24"/>
        </w:rPr>
        <w:t xml:space="preserve">. Деблокирование - </w:t>
      </w:r>
      <w:r w:rsidRPr="00B478E6">
        <w:rPr>
          <w:rFonts w:ascii="Arial" w:hAnsi="Arial" w:cs="Arial"/>
          <w:color w:val="000000" w:themeColor="text1"/>
          <w:szCs w:val="24"/>
        </w:rPr>
        <w:t xml:space="preserve">операция, позволяющая отражать факт выполненных работ и расхода материалов (выполняет </w:t>
      </w:r>
      <w:r w:rsidR="009464C4" w:rsidRPr="00B478E6">
        <w:rPr>
          <w:rFonts w:ascii="Arial" w:hAnsi="Arial" w:cs="Arial"/>
          <w:color w:val="000000" w:themeColor="text1"/>
          <w:szCs w:val="24"/>
        </w:rPr>
        <w:t>Старший планировщик</w:t>
      </w:r>
      <w:r w:rsidR="004035E5" w:rsidRPr="00B478E6">
        <w:rPr>
          <w:rFonts w:ascii="Arial" w:hAnsi="Arial" w:cs="Arial"/>
          <w:color w:val="000000" w:themeColor="text1"/>
          <w:szCs w:val="24"/>
        </w:rPr>
        <w:t xml:space="preserve">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Pr="00B478E6">
        <w:rPr>
          <w:rFonts w:ascii="Arial" w:hAnsi="Arial" w:cs="Arial"/>
          <w:color w:val="000000" w:themeColor="text1"/>
          <w:szCs w:val="24"/>
        </w:rPr>
        <w:t>).</w:t>
      </w:r>
    </w:p>
    <w:p w14:paraId="0548F52C" w14:textId="7EDAF00E" w:rsidR="00E46278" w:rsidRPr="00777793" w:rsidRDefault="00E46278" w:rsidP="00E46278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Формирование недельного плана-графика 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воздействий на ПА </w:t>
      </w:r>
      <w:r w:rsidRPr="00777793">
        <w:rPr>
          <w:rFonts w:ascii="Arial" w:hAnsi="Arial" w:cs="Arial"/>
          <w:color w:val="000000" w:themeColor="text1"/>
          <w:szCs w:val="24"/>
        </w:rPr>
        <w:t>производится аналогично месячному, но в рамках планируемой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 (следующей)</w:t>
      </w:r>
      <w:r w:rsidRPr="00777793">
        <w:rPr>
          <w:rFonts w:ascii="Arial" w:hAnsi="Arial" w:cs="Arial"/>
          <w:color w:val="000000" w:themeColor="text1"/>
          <w:szCs w:val="24"/>
        </w:rPr>
        <w:t xml:space="preserve"> недели.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 </w:t>
      </w:r>
      <w:r w:rsidR="006610C4" w:rsidRPr="00777793">
        <w:rPr>
          <w:rFonts w:ascii="Arial" w:hAnsi="Arial" w:cs="Arial"/>
          <w:color w:val="000000" w:themeColor="text1"/>
          <w:szCs w:val="24"/>
        </w:rPr>
        <w:t>На этапе недельного планирования дополнительно выполняется актуализация и календарное планирование ЕТО, путем формирования заказов на ЕТО из планов (прим.: план ТОРО - системный объект</w:t>
      </w:r>
      <w:ins w:id="485" w:author="Александр Шрамков" w:date="2021-03-11T12:24:00Z">
        <w:r w:rsidR="00C24E5B">
          <w:rPr>
            <w:rFonts w:ascii="Arial" w:hAnsi="Arial" w:cs="Arial"/>
            <w:color w:val="000000" w:themeColor="text1"/>
            <w:szCs w:val="24"/>
          </w:rPr>
          <w:t xml:space="preserve">, описание 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>приведен</w:t>
        </w:r>
        <w:r w:rsidR="00C24E5B">
          <w:rPr>
            <w:rFonts w:ascii="Arial" w:hAnsi="Arial" w:cs="Arial"/>
            <w:color w:val="000000" w:themeColor="text1"/>
            <w:szCs w:val="24"/>
          </w:rPr>
          <w:t>о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 xml:space="preserve"> в разделе 5.7.</w:t>
        </w:r>
      </w:ins>
      <w:ins w:id="486" w:author="Александр Шрамков" w:date="2021-03-11T12:27:00Z">
        <w:r w:rsidR="003366C9">
          <w:rPr>
            <w:rFonts w:ascii="Arial" w:hAnsi="Arial" w:cs="Arial"/>
            <w:color w:val="000000" w:themeColor="text1"/>
            <w:szCs w:val="24"/>
          </w:rPr>
          <w:t>2</w:t>
        </w:r>
      </w:ins>
      <w:ins w:id="487" w:author="Александр Шрамков" w:date="2021-03-11T12:24:00Z">
        <w:r w:rsidR="00C24E5B" w:rsidRPr="00777793">
          <w:rPr>
            <w:rFonts w:ascii="Arial" w:hAnsi="Arial" w:cs="Arial"/>
            <w:color w:val="000000" w:themeColor="text1"/>
            <w:szCs w:val="24"/>
          </w:rPr>
          <w:t xml:space="preserve"> КД </w:t>
        </w:r>
        <w:r w:rsidR="00C24E5B">
          <w:rPr>
            <w:rFonts w:ascii="Arial" w:hAnsi="Arial" w:cs="Arial"/>
            <w:color w:val="000000" w:themeColor="text1"/>
            <w:szCs w:val="24"/>
          </w:rPr>
          <w:t>ERP.13.9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>.</w:t>
        </w:r>
        <w:r w:rsidR="00C24E5B">
          <w:rPr>
            <w:rFonts w:ascii="Arial" w:hAnsi="Arial" w:cs="Arial"/>
            <w:color w:val="000000" w:themeColor="text1"/>
            <w:szCs w:val="24"/>
          </w:rPr>
          <w:t>2.</w:t>
        </w:r>
        <w:r w:rsidR="00C24E5B" w:rsidRPr="00777793">
          <w:rPr>
            <w:rFonts w:ascii="Arial" w:hAnsi="Arial" w:cs="Arial"/>
            <w:color w:val="000000" w:themeColor="text1"/>
            <w:szCs w:val="24"/>
          </w:rPr>
          <w:t>52 Годовое планирование воздействий на ПА</w:t>
        </w:r>
      </w:ins>
      <w:r w:rsidR="006610C4" w:rsidRPr="00777793">
        <w:rPr>
          <w:rFonts w:ascii="Arial" w:hAnsi="Arial" w:cs="Arial"/>
          <w:color w:val="000000" w:themeColor="text1"/>
          <w:szCs w:val="24"/>
        </w:rPr>
        <w:t xml:space="preserve">) на ЕТО. 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Участники согласования: </w:t>
      </w:r>
      <w:r w:rsidR="006610C4" w:rsidRPr="00777793">
        <w:rPr>
          <w:rFonts w:ascii="Arial" w:hAnsi="Arial" w:cs="Arial"/>
          <w:color w:val="000000" w:themeColor="text1"/>
          <w:szCs w:val="24"/>
        </w:rPr>
        <w:t xml:space="preserve">Старший </w:t>
      </w:r>
      <w:r w:rsidR="004035E5" w:rsidRPr="00777793">
        <w:rPr>
          <w:rFonts w:ascii="Arial" w:hAnsi="Arial" w:cs="Arial"/>
          <w:color w:val="000000" w:themeColor="text1"/>
          <w:szCs w:val="24"/>
        </w:rPr>
        <w:t xml:space="preserve">Планировщик ТОиР </w:t>
      </w:r>
      <w:r w:rsidR="007C2A87">
        <w:rPr>
          <w:rFonts w:ascii="Arial" w:hAnsi="Arial" w:cs="Arial"/>
          <w:color w:val="000000" w:themeColor="text1"/>
          <w:szCs w:val="24"/>
        </w:rPr>
        <w:t>УО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, </w:t>
      </w:r>
      <w:r w:rsidR="00EB4E63" w:rsidRPr="00777793">
        <w:rPr>
          <w:rFonts w:ascii="Arial" w:hAnsi="Arial" w:cs="Arial"/>
          <w:color w:val="000000" w:themeColor="text1"/>
          <w:szCs w:val="24"/>
        </w:rPr>
        <w:t xml:space="preserve">Специалист </w:t>
      </w:r>
      <w:r w:rsidR="00E82429" w:rsidRPr="00777793">
        <w:rPr>
          <w:rFonts w:ascii="Arial" w:hAnsi="Arial" w:cs="Arial"/>
          <w:color w:val="000000" w:themeColor="text1"/>
          <w:szCs w:val="24"/>
        </w:rPr>
        <w:t>ПТО</w:t>
      </w:r>
      <w:r w:rsidR="003B3CF5">
        <w:rPr>
          <w:rFonts w:ascii="Arial" w:hAnsi="Arial" w:cs="Arial"/>
          <w:color w:val="000000" w:themeColor="text1"/>
          <w:szCs w:val="24"/>
        </w:rPr>
        <w:t xml:space="preserve"> УО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. Утверждает недельный план-график </w:t>
      </w:r>
      <w:r w:rsidR="00A079A4" w:rsidRPr="00777793">
        <w:rPr>
          <w:rFonts w:ascii="Arial" w:hAnsi="Arial" w:cs="Arial"/>
          <w:color w:val="000000" w:themeColor="text1"/>
          <w:szCs w:val="24"/>
        </w:rPr>
        <w:t>Г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лавный </w:t>
      </w:r>
      <w:r w:rsidR="00690B5F">
        <w:rPr>
          <w:rFonts w:ascii="Arial" w:hAnsi="Arial" w:cs="Arial"/>
          <w:color w:val="000000" w:themeColor="text1"/>
          <w:szCs w:val="24"/>
        </w:rPr>
        <w:t>инженер</w:t>
      </w:r>
      <w:r w:rsidR="00E82429" w:rsidRPr="00777793">
        <w:rPr>
          <w:rFonts w:ascii="Arial" w:hAnsi="Arial" w:cs="Arial"/>
          <w:color w:val="000000" w:themeColor="text1"/>
          <w:szCs w:val="24"/>
        </w:rPr>
        <w:t xml:space="preserve"> </w:t>
      </w:r>
      <w:ins w:id="488" w:author="ShramkovAB" w:date="2021-03-16T18:54:00Z">
        <w:r w:rsidR="00680903">
          <w:rPr>
            <w:rFonts w:ascii="Arial" w:hAnsi="Arial" w:cs="Arial"/>
            <w:color w:val="000000" w:themeColor="text1"/>
            <w:szCs w:val="24"/>
          </w:rPr>
          <w:t xml:space="preserve">ТОиР </w:t>
        </w:r>
      </w:ins>
      <w:r w:rsidR="00E701F5">
        <w:rPr>
          <w:rFonts w:ascii="Arial" w:hAnsi="Arial" w:cs="Arial"/>
          <w:color w:val="000000" w:themeColor="text1"/>
          <w:szCs w:val="24"/>
        </w:rPr>
        <w:t>УО</w:t>
      </w:r>
      <w:r w:rsidR="00E82429" w:rsidRPr="00777793">
        <w:rPr>
          <w:rFonts w:ascii="Arial" w:hAnsi="Arial" w:cs="Arial"/>
          <w:color w:val="000000" w:themeColor="text1"/>
          <w:szCs w:val="24"/>
        </w:rPr>
        <w:t>. При подготовке к выполнению воздействий на ПА выполняется перемещение запасов на склады МОЛ.</w:t>
      </w:r>
    </w:p>
    <w:p w14:paraId="105AF19B" w14:textId="76DC916E" w:rsidR="00211191" w:rsidRPr="00777793" w:rsidRDefault="00E46278" w:rsidP="0021119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Формирование суточного плана-графика производится условно, в рамках суток </w:t>
      </w:r>
      <w:r w:rsidR="001E7252" w:rsidRPr="00777793">
        <w:rPr>
          <w:rFonts w:ascii="Arial" w:hAnsi="Arial" w:cs="Arial"/>
          <w:color w:val="000000" w:themeColor="text1"/>
          <w:szCs w:val="24"/>
        </w:rPr>
        <w:t>уточняется/</w:t>
      </w:r>
      <w:r w:rsidRPr="00777793">
        <w:rPr>
          <w:rFonts w:ascii="Arial" w:hAnsi="Arial" w:cs="Arial"/>
          <w:color w:val="000000" w:themeColor="text1"/>
          <w:szCs w:val="24"/>
        </w:rPr>
        <w:t>проверяется доступность ресурсов</w:t>
      </w:r>
      <w:r w:rsidR="00EC7192" w:rsidRPr="00777793">
        <w:rPr>
          <w:rFonts w:ascii="Arial" w:hAnsi="Arial" w:cs="Arial"/>
          <w:color w:val="000000" w:themeColor="text1"/>
          <w:szCs w:val="24"/>
        </w:rPr>
        <w:t>, проверяется наработка оборудования,</w:t>
      </w:r>
      <w:r w:rsidRPr="00777793">
        <w:rPr>
          <w:rFonts w:ascii="Arial" w:hAnsi="Arial" w:cs="Arial"/>
          <w:color w:val="000000" w:themeColor="text1"/>
          <w:szCs w:val="24"/>
        </w:rPr>
        <w:t xml:space="preserve"> и при необходимости осуществляется переназначение ресурсов либо сроков воздействий. Суточный план-график не формируется в бумажном виде и не проходит согласований.</w:t>
      </w:r>
      <w:r w:rsidR="00211191" w:rsidRPr="00777793">
        <w:rPr>
          <w:rFonts w:ascii="Arial" w:hAnsi="Arial" w:cs="Arial"/>
          <w:color w:val="000000" w:themeColor="text1"/>
          <w:szCs w:val="24"/>
        </w:rPr>
        <w:t xml:space="preserve"> </w:t>
      </w:r>
    </w:p>
    <w:p w14:paraId="58CEBB04" w14:textId="56596AD1" w:rsidR="00211191" w:rsidRPr="00777793" w:rsidRDefault="00211191" w:rsidP="00211191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bookmarkStart w:id="489" w:name="_Hlk524945229"/>
      <w:r w:rsidRPr="00777793">
        <w:rPr>
          <w:rFonts w:ascii="Arial" w:hAnsi="Arial" w:cs="Arial"/>
          <w:color w:val="000000" w:themeColor="text1"/>
          <w:szCs w:val="24"/>
        </w:rPr>
        <w:t xml:space="preserve">В рамках процессов как годового, так и оперативного планирования воздействий на ПА при </w:t>
      </w:r>
      <w:r w:rsidR="00BB7C8D">
        <w:rPr>
          <w:rFonts w:ascii="Arial" w:hAnsi="Arial" w:cs="Arial"/>
          <w:color w:val="000000" w:themeColor="text1"/>
          <w:szCs w:val="24"/>
        </w:rPr>
        <w:t>соответствующем</w:t>
      </w:r>
      <w:r w:rsidR="009C0928" w:rsidRPr="00777793">
        <w:rPr>
          <w:rFonts w:ascii="Arial" w:hAnsi="Arial" w:cs="Arial"/>
          <w:color w:val="000000" w:themeColor="text1"/>
          <w:szCs w:val="24"/>
        </w:rPr>
        <w:t xml:space="preserve"> </w:t>
      </w:r>
      <w:r w:rsidRPr="00777793">
        <w:rPr>
          <w:rFonts w:ascii="Arial" w:hAnsi="Arial" w:cs="Arial"/>
          <w:color w:val="000000" w:themeColor="text1"/>
          <w:szCs w:val="24"/>
        </w:rPr>
        <w:t xml:space="preserve">изменении заказов ТОРО обработчик заказов должен устанавливать статус заказа, подтверждающий результат того или иного шага. </w:t>
      </w:r>
      <w:bookmarkEnd w:id="489"/>
      <w:r w:rsidRPr="00777793">
        <w:rPr>
          <w:rFonts w:ascii="Arial" w:hAnsi="Arial" w:cs="Arial"/>
          <w:color w:val="000000" w:themeColor="text1"/>
          <w:szCs w:val="24"/>
        </w:rPr>
        <w:t xml:space="preserve">Применение данных статусов, в терминологии системы называемых пользовательскими, описано в шагах процессов планирования воздействий на ПА. Полный перечень пользовательских статусов приведен в разделе 5.7. КД </w:t>
      </w:r>
      <w:del w:id="490" w:author="Александр Шрамков" w:date="2021-03-10T18:18:00Z">
        <w:r w:rsidRPr="00777793" w:rsidDel="00923C4E">
          <w:rPr>
            <w:rFonts w:ascii="Arial" w:hAnsi="Arial" w:cs="Arial"/>
            <w:color w:val="000000" w:themeColor="text1"/>
            <w:szCs w:val="24"/>
          </w:rPr>
          <w:delText>ERP.</w:delText>
        </w:r>
        <w:r w:rsidR="00D65C23" w:rsidDel="00923C4E">
          <w:rPr>
            <w:rFonts w:ascii="Arial" w:hAnsi="Arial" w:cs="Arial"/>
            <w:color w:val="000000" w:themeColor="text1"/>
            <w:szCs w:val="24"/>
          </w:rPr>
          <w:delText>9</w:delText>
        </w:r>
        <w:r w:rsidRPr="00777793" w:rsidDel="00923C4E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491" w:author="Александр Шрамков" w:date="2021-03-10T18:18:00Z">
        <w:r w:rsidR="00923C4E">
          <w:rPr>
            <w:rFonts w:ascii="Arial" w:hAnsi="Arial" w:cs="Arial"/>
            <w:color w:val="000000" w:themeColor="text1"/>
            <w:szCs w:val="24"/>
          </w:rPr>
          <w:t>ERP.13.</w:t>
        </w:r>
      </w:ins>
      <w:r w:rsidR="00D65C23">
        <w:rPr>
          <w:rFonts w:ascii="Arial" w:hAnsi="Arial" w:cs="Arial"/>
          <w:color w:val="000000" w:themeColor="text1"/>
          <w:szCs w:val="24"/>
        </w:rPr>
        <w:t>9</w:t>
      </w:r>
      <w:r w:rsidRPr="00777793">
        <w:rPr>
          <w:rFonts w:ascii="Arial" w:hAnsi="Arial" w:cs="Arial"/>
          <w:color w:val="000000" w:themeColor="text1"/>
          <w:szCs w:val="24"/>
        </w:rPr>
        <w:t>.</w:t>
      </w:r>
      <w:r w:rsidR="00D65C23">
        <w:rPr>
          <w:rFonts w:ascii="Arial" w:hAnsi="Arial" w:cs="Arial"/>
          <w:color w:val="000000" w:themeColor="text1"/>
          <w:szCs w:val="24"/>
        </w:rPr>
        <w:t>2.</w:t>
      </w:r>
      <w:r w:rsidRPr="00777793">
        <w:rPr>
          <w:rFonts w:ascii="Arial" w:hAnsi="Arial" w:cs="Arial"/>
          <w:color w:val="000000" w:themeColor="text1"/>
          <w:szCs w:val="24"/>
        </w:rPr>
        <w:t>52 Годовое планирование воздействий на ПА.</w:t>
      </w:r>
    </w:p>
    <w:p w14:paraId="1A1ED70E" w14:textId="210FBE04" w:rsidR="00204E05" w:rsidRPr="00B478E6" w:rsidRDefault="00204E05" w:rsidP="00AD5B0D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  <w:color w:val="000000" w:themeColor="text1"/>
          <w:szCs w:val="24"/>
        </w:rPr>
        <w:t>При формировани</w:t>
      </w:r>
      <w:r w:rsidR="00965BE5" w:rsidRPr="00777793">
        <w:rPr>
          <w:rFonts w:ascii="Arial" w:hAnsi="Arial" w:cs="Arial"/>
          <w:color w:val="000000" w:themeColor="text1"/>
          <w:szCs w:val="24"/>
        </w:rPr>
        <w:t xml:space="preserve">и плана-графика </w:t>
      </w:r>
      <w:r w:rsidR="00B126F6" w:rsidRPr="00777793">
        <w:rPr>
          <w:rFonts w:ascii="Arial" w:hAnsi="Arial" w:cs="Arial"/>
          <w:color w:val="000000" w:themeColor="text1"/>
          <w:szCs w:val="24"/>
        </w:rPr>
        <w:t xml:space="preserve">на оперативном горизонте </w:t>
      </w:r>
      <w:r w:rsidR="00965BE5" w:rsidRPr="00777793">
        <w:rPr>
          <w:rFonts w:ascii="Arial" w:hAnsi="Arial" w:cs="Arial"/>
          <w:color w:val="000000" w:themeColor="text1"/>
          <w:szCs w:val="24"/>
        </w:rPr>
        <w:t>будет использоваться разработка</w:t>
      </w:r>
      <w:r w:rsidR="009660E8" w:rsidRPr="00777793">
        <w:rPr>
          <w:rFonts w:ascii="Arial" w:hAnsi="Arial" w:cs="Arial"/>
          <w:color w:val="000000" w:themeColor="text1"/>
          <w:szCs w:val="24"/>
        </w:rPr>
        <w:t xml:space="preserve"> </w:t>
      </w:r>
      <w:r w:rsidR="00AD5B0D" w:rsidRPr="00777793">
        <w:rPr>
          <w:rFonts w:ascii="Arial" w:hAnsi="Arial" w:cs="Arial"/>
        </w:rPr>
        <w:t>PM21 «Оптимизация плана-графика»,</w:t>
      </w:r>
      <w:r w:rsidR="00965BE5" w:rsidRPr="00777793">
        <w:rPr>
          <w:rFonts w:ascii="Arial" w:hAnsi="Arial" w:cs="Arial"/>
          <w:color w:val="000000" w:themeColor="text1"/>
          <w:szCs w:val="24"/>
        </w:rPr>
        <w:t xml:space="preserve"> выполняющая изменение сроков заказов, с </w:t>
      </w:r>
      <w:r w:rsidR="006610C4" w:rsidRPr="00777793">
        <w:rPr>
          <w:rFonts w:ascii="Arial" w:hAnsi="Arial" w:cs="Arial"/>
        </w:rPr>
        <w:t>целью синхронизации работ и сокращения простоя ПА в ремонте</w:t>
      </w:r>
      <w:r w:rsidR="006610C4" w:rsidRPr="00777793" w:rsidDel="006610C4">
        <w:rPr>
          <w:rFonts w:ascii="Arial" w:hAnsi="Arial" w:cs="Arial"/>
          <w:color w:val="000000" w:themeColor="text1"/>
          <w:szCs w:val="24"/>
        </w:rPr>
        <w:t xml:space="preserve"> </w:t>
      </w:r>
      <w:r w:rsidR="00965BE5" w:rsidRPr="00777793">
        <w:rPr>
          <w:rFonts w:ascii="Arial" w:hAnsi="Arial" w:cs="Arial"/>
          <w:color w:val="000000" w:themeColor="text1"/>
          <w:szCs w:val="24"/>
        </w:rPr>
        <w:t>. В рамках данной разработки должен анализироваться комплекс воздействий: план модернизации/замен оборудования, плановые, внеплановые, аварийные воздействия</w:t>
      </w:r>
      <w:r w:rsidR="000E29D6" w:rsidRPr="00777793">
        <w:rPr>
          <w:rFonts w:ascii="Arial" w:hAnsi="Arial" w:cs="Arial"/>
          <w:color w:val="000000" w:themeColor="text1"/>
          <w:szCs w:val="24"/>
        </w:rPr>
        <w:t xml:space="preserve">, </w:t>
      </w:r>
      <w:r w:rsidR="00965BE5" w:rsidRPr="00777793">
        <w:rPr>
          <w:rFonts w:ascii="Arial" w:hAnsi="Arial" w:cs="Arial"/>
          <w:color w:val="000000" w:themeColor="text1"/>
          <w:szCs w:val="24"/>
        </w:rPr>
        <w:t>остановочные ремонты; должны учитываться ранги воздействий, а также доступный бюджет.</w:t>
      </w:r>
    </w:p>
    <w:p w14:paraId="547C6D66" w14:textId="42957C1A" w:rsidR="006610C4" w:rsidRPr="00777793" w:rsidRDefault="001E7252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Объект</w:t>
      </w:r>
      <w:r w:rsidR="006610C4" w:rsidRPr="00777793">
        <w:rPr>
          <w:rFonts w:ascii="Arial" w:hAnsi="Arial" w:cs="Arial"/>
          <w:color w:val="000000" w:themeColor="text1"/>
          <w:szCs w:val="24"/>
        </w:rPr>
        <w:t>ами</w:t>
      </w:r>
      <w:r w:rsidRPr="00777793">
        <w:rPr>
          <w:rFonts w:ascii="Arial" w:hAnsi="Arial" w:cs="Arial"/>
          <w:color w:val="000000" w:themeColor="text1"/>
          <w:szCs w:val="24"/>
        </w:rPr>
        <w:t xml:space="preserve"> системы SAP S/4HANA, на котором строится месячный и недельный план график воздействий на ПА, </w:t>
      </w:r>
      <w:r w:rsidR="00B126F6" w:rsidRPr="00777793">
        <w:rPr>
          <w:rFonts w:ascii="Arial" w:hAnsi="Arial" w:cs="Arial"/>
          <w:color w:val="000000" w:themeColor="text1"/>
          <w:szCs w:val="24"/>
        </w:rPr>
        <w:t>как и на годовом горизонте, явля</w:t>
      </w:r>
      <w:r w:rsidR="006610C4" w:rsidRPr="00777793">
        <w:rPr>
          <w:rFonts w:ascii="Arial" w:hAnsi="Arial" w:cs="Arial"/>
          <w:color w:val="000000" w:themeColor="text1"/>
          <w:szCs w:val="24"/>
        </w:rPr>
        <w:t>ю</w:t>
      </w:r>
      <w:r w:rsidR="00B126F6" w:rsidRPr="00777793">
        <w:rPr>
          <w:rFonts w:ascii="Arial" w:hAnsi="Arial" w:cs="Arial"/>
          <w:color w:val="000000" w:themeColor="text1"/>
          <w:szCs w:val="24"/>
        </w:rPr>
        <w:t>тся</w:t>
      </w:r>
      <w:r w:rsidR="006610C4" w:rsidRPr="00777793">
        <w:rPr>
          <w:rFonts w:ascii="Arial" w:hAnsi="Arial" w:cs="Arial"/>
          <w:color w:val="000000" w:themeColor="text1"/>
          <w:szCs w:val="24"/>
        </w:rPr>
        <w:t>:</w:t>
      </w:r>
    </w:p>
    <w:p w14:paraId="419AB0E7" w14:textId="0E167953" w:rsidR="006610C4" w:rsidRPr="00777793" w:rsidRDefault="006610C4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- </w:t>
      </w:r>
      <w:r w:rsidR="00B126F6" w:rsidRPr="00777793">
        <w:rPr>
          <w:rFonts w:ascii="Arial" w:hAnsi="Arial" w:cs="Arial"/>
          <w:color w:val="000000" w:themeColor="text1"/>
          <w:szCs w:val="24"/>
        </w:rPr>
        <w:t xml:space="preserve">заказ ТОРО, для обработки заказов используется функционал SAP PM (Plant Maintenance) – Техническое обслуживание и ремонт оборудования. </w:t>
      </w:r>
      <w:ins w:id="492" w:author="Александр Шрамков" w:date="2021-03-11T12:28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Полный перечень </w:t>
        </w:r>
        <w:r w:rsidR="00A411F5">
          <w:rPr>
            <w:rFonts w:ascii="Arial" w:hAnsi="Arial" w:cs="Arial"/>
            <w:color w:val="000000" w:themeColor="text1"/>
            <w:szCs w:val="24"/>
          </w:rPr>
          <w:t>видов заказов ТОРО</w:t>
        </w:r>
      </w:ins>
      <w:ins w:id="493" w:author="Александр Шрамков" w:date="2021-03-11T12:30:00Z">
        <w:r w:rsidR="005C06EF">
          <w:rPr>
            <w:rFonts w:ascii="Arial" w:hAnsi="Arial" w:cs="Arial"/>
            <w:color w:val="000000" w:themeColor="text1"/>
            <w:szCs w:val="24"/>
          </w:rPr>
          <w:t>, используемых в решении,</w:t>
        </w:r>
      </w:ins>
      <w:ins w:id="494" w:author="Александр Шрамков" w:date="2021-03-11T12:28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приведен в разделе 5.7.</w:t>
        </w:r>
        <w:r w:rsidR="00A411F5">
          <w:rPr>
            <w:rFonts w:ascii="Arial" w:hAnsi="Arial" w:cs="Arial"/>
            <w:color w:val="000000" w:themeColor="text1"/>
            <w:szCs w:val="24"/>
          </w:rPr>
          <w:t>1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КД </w:t>
        </w:r>
        <w:r w:rsidR="00A411F5">
          <w:rPr>
            <w:rFonts w:ascii="Arial" w:hAnsi="Arial" w:cs="Arial"/>
            <w:color w:val="000000" w:themeColor="text1"/>
            <w:szCs w:val="24"/>
          </w:rPr>
          <w:t>ERP.13.9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.</w:t>
        </w:r>
        <w:r w:rsidR="00A411F5">
          <w:rPr>
            <w:rFonts w:ascii="Arial" w:hAnsi="Arial" w:cs="Arial"/>
            <w:color w:val="000000" w:themeColor="text1"/>
            <w:szCs w:val="24"/>
          </w:rPr>
          <w:t>2.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52 Годовое планирование воздействий на ПА.</w:t>
        </w:r>
      </w:ins>
    </w:p>
    <w:p w14:paraId="2A680D27" w14:textId="0482A819" w:rsidR="006610C4" w:rsidRPr="00777793" w:rsidRDefault="006610C4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lastRenderedPageBreak/>
        <w:t>- сетевой график, для обработки сетевых графиков используется функционал SAP PS (Project System) – Система проектов.</w:t>
      </w:r>
      <w:del w:id="495" w:author="Александр Шрамков" w:date="2021-03-11T12:29:00Z">
        <w:r w:rsidRPr="00777793" w:rsidDel="00A411F5">
          <w:rPr>
            <w:rFonts w:ascii="Arial" w:hAnsi="Arial" w:cs="Arial"/>
            <w:color w:val="000000" w:themeColor="text1"/>
            <w:szCs w:val="24"/>
          </w:rPr>
          <w:delText xml:space="preserve"> Описание обработки сетевых графиков приведено в КД </w:delText>
        </w:r>
        <w:r w:rsidR="00E24BD2" w:rsidDel="00A411F5">
          <w:rPr>
            <w:rFonts w:ascii="Arial" w:hAnsi="Arial" w:cs="Arial"/>
            <w:color w:val="000000" w:themeColor="text1"/>
            <w:szCs w:val="24"/>
          </w:rPr>
          <w:delText>«Управление заменой и модернизацией»</w:delText>
        </w:r>
        <w:r w:rsidRPr="00777793" w:rsidDel="00A411F5">
          <w:rPr>
            <w:rFonts w:ascii="Arial" w:hAnsi="Arial" w:cs="Arial"/>
            <w:color w:val="000000" w:themeColor="text1"/>
            <w:szCs w:val="24"/>
          </w:rPr>
          <w:delText>.</w:delText>
        </w:r>
      </w:del>
      <w:ins w:id="496" w:author="Александр Шрамков" w:date="2021-03-11T12:29:00Z">
        <w:r w:rsidR="00A411F5">
          <w:rPr>
            <w:rFonts w:ascii="Arial" w:hAnsi="Arial" w:cs="Arial"/>
            <w:color w:val="000000" w:themeColor="text1"/>
            <w:szCs w:val="24"/>
          </w:rPr>
          <w:t xml:space="preserve"> 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Полный перечень </w:t>
        </w:r>
        <w:r w:rsidR="00A411F5">
          <w:rPr>
            <w:rFonts w:ascii="Arial" w:hAnsi="Arial" w:cs="Arial"/>
            <w:color w:val="000000" w:themeColor="text1"/>
            <w:szCs w:val="24"/>
          </w:rPr>
          <w:t>видов СГ, используемых в решении</w:t>
        </w:r>
      </w:ins>
      <w:ins w:id="497" w:author="Александр Шрамков" w:date="2021-03-11T12:30:00Z">
        <w:r w:rsidR="00A411F5">
          <w:rPr>
            <w:rFonts w:ascii="Arial" w:hAnsi="Arial" w:cs="Arial"/>
            <w:color w:val="000000" w:themeColor="text1"/>
            <w:szCs w:val="24"/>
          </w:rPr>
          <w:t>,</w:t>
        </w:r>
      </w:ins>
      <w:ins w:id="498" w:author="Александр Шрамков" w:date="2021-03-11T12:29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приведен в разделе 5.7.</w:t>
        </w:r>
      </w:ins>
      <w:ins w:id="499" w:author="Александр Шрамков" w:date="2021-03-11T12:30:00Z">
        <w:r w:rsidR="00A411F5">
          <w:rPr>
            <w:rFonts w:ascii="Arial" w:hAnsi="Arial" w:cs="Arial"/>
            <w:color w:val="000000" w:themeColor="text1"/>
            <w:szCs w:val="24"/>
          </w:rPr>
          <w:t>3</w:t>
        </w:r>
      </w:ins>
      <w:ins w:id="500" w:author="Александр Шрамков" w:date="2021-03-11T12:29:00Z">
        <w:r w:rsidR="00A411F5" w:rsidRPr="00777793">
          <w:rPr>
            <w:rFonts w:ascii="Arial" w:hAnsi="Arial" w:cs="Arial"/>
            <w:color w:val="000000" w:themeColor="text1"/>
            <w:szCs w:val="24"/>
          </w:rPr>
          <w:t xml:space="preserve"> КД </w:t>
        </w:r>
        <w:r w:rsidR="00A411F5">
          <w:rPr>
            <w:rFonts w:ascii="Arial" w:hAnsi="Arial" w:cs="Arial"/>
            <w:color w:val="000000" w:themeColor="text1"/>
            <w:szCs w:val="24"/>
          </w:rPr>
          <w:t>ERP.13.9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.</w:t>
        </w:r>
        <w:r w:rsidR="00A411F5">
          <w:rPr>
            <w:rFonts w:ascii="Arial" w:hAnsi="Arial" w:cs="Arial"/>
            <w:color w:val="000000" w:themeColor="text1"/>
            <w:szCs w:val="24"/>
          </w:rPr>
          <w:t>2.</w:t>
        </w:r>
        <w:r w:rsidR="00A411F5" w:rsidRPr="00777793">
          <w:rPr>
            <w:rFonts w:ascii="Arial" w:hAnsi="Arial" w:cs="Arial"/>
            <w:color w:val="000000" w:themeColor="text1"/>
            <w:szCs w:val="24"/>
          </w:rPr>
          <w:t>52 Годовое планирование воздействий на ПА.</w:t>
        </w:r>
      </w:ins>
    </w:p>
    <w:p w14:paraId="67DBBE63" w14:textId="02138324" w:rsidR="00204E05" w:rsidRPr="00777793" w:rsidRDefault="00B126F6" w:rsidP="00B126F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 xml:space="preserve">Для оперативного назначения и переназначения ресурсов персонала и вспомогательных производственных средств используется функционал SAP MRS (Multi-Resource Scheduling) – </w:t>
      </w:r>
      <w:r w:rsidR="00AF351A" w:rsidRPr="00777793">
        <w:rPr>
          <w:rFonts w:ascii="Arial" w:hAnsi="Arial" w:cs="Arial"/>
          <w:color w:val="000000" w:themeColor="text1"/>
          <w:szCs w:val="24"/>
        </w:rPr>
        <w:t>Мульти-ресурсное планирование.</w:t>
      </w:r>
    </w:p>
    <w:p w14:paraId="1ADB63DA" w14:textId="029984C0" w:rsidR="00E46278" w:rsidRPr="00777793" w:rsidDel="00F84003" w:rsidRDefault="00E46278" w:rsidP="00E46278">
      <w:pPr>
        <w:rPr>
          <w:del w:id="501" w:author="Попова Дарья" w:date="2020-07-22T14:10:00Z"/>
          <w:rFonts w:ascii="Arial" w:eastAsiaTheme="majorEastAsia" w:hAnsi="Arial" w:cs="Arial"/>
        </w:rPr>
      </w:pPr>
      <w:bookmarkStart w:id="502" w:name="_Toc69138638"/>
      <w:bookmarkEnd w:id="502"/>
    </w:p>
    <w:p w14:paraId="6D926614" w14:textId="77777777" w:rsidR="00695202" w:rsidRPr="00777793" w:rsidRDefault="00695202" w:rsidP="00E95EC0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503" w:name="_Toc69138639"/>
      <w:r w:rsidRPr="00777793">
        <w:rPr>
          <w:rFonts w:eastAsiaTheme="majorEastAsia" w:cs="Arial"/>
          <w:caps w:val="0"/>
          <w:sz w:val="24"/>
          <w:szCs w:val="24"/>
        </w:rPr>
        <w:t>Описание бизнес-процесса</w:t>
      </w:r>
      <w:r w:rsidR="00954BE3" w:rsidRPr="00777793">
        <w:rPr>
          <w:rFonts w:eastAsiaTheme="majorEastAsia" w:cs="Arial"/>
          <w:caps w:val="0"/>
          <w:sz w:val="24"/>
          <w:szCs w:val="24"/>
        </w:rPr>
        <w:t xml:space="preserve"> </w:t>
      </w:r>
      <w:r w:rsidR="00E95EC0" w:rsidRPr="00777793">
        <w:rPr>
          <w:rFonts w:eastAsiaTheme="majorEastAsia" w:cs="Arial"/>
          <w:caps w:val="0"/>
          <w:sz w:val="24"/>
          <w:szCs w:val="24"/>
        </w:rPr>
        <w:t>ПП-07.03.01-ERP Оперативное (месячное) планирование воздействий на производственные активы</w:t>
      </w:r>
      <w:bookmarkEnd w:id="503"/>
    </w:p>
    <w:p w14:paraId="2462FCD6" w14:textId="65F7E3E5" w:rsidR="00A152FB" w:rsidRPr="00777793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Pr="00777793">
        <w:rPr>
          <w:rFonts w:ascii="Arial" w:hAnsi="Arial" w:cs="Arial"/>
          <w:b/>
          <w:sz w:val="22"/>
        </w:rPr>
        <w:fldChar w:fldCharType="begin"/>
      </w:r>
      <w:r w:rsidRPr="00777793">
        <w:rPr>
          <w:rFonts w:ascii="Arial" w:hAnsi="Arial" w:cs="Arial"/>
          <w:b/>
          <w:sz w:val="22"/>
        </w:rPr>
        <w:instrText xml:space="preserve"> SEQ Таблица \* ARABIC </w:instrText>
      </w:r>
      <w:r w:rsidRPr="00777793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6</w:t>
      </w:r>
      <w:r w:rsidRPr="00777793">
        <w:rPr>
          <w:rFonts w:ascii="Arial" w:hAnsi="Arial" w:cs="Arial"/>
          <w:b/>
          <w:sz w:val="22"/>
        </w:rPr>
        <w:fldChar w:fldCharType="end"/>
      </w:r>
      <w:r w:rsidRPr="00777793">
        <w:rPr>
          <w:rFonts w:ascii="Arial" w:hAnsi="Arial" w:cs="Arial"/>
          <w:b/>
          <w:sz w:val="22"/>
        </w:rPr>
        <w:t>. Описание бизнес-процесса</w:t>
      </w:r>
      <w:r w:rsidR="000835FE" w:rsidRPr="00777793">
        <w:rPr>
          <w:rFonts w:ascii="Arial" w:hAnsi="Arial" w:cs="Arial"/>
          <w:b/>
          <w:sz w:val="22"/>
        </w:rPr>
        <w:t xml:space="preserve"> </w:t>
      </w:r>
      <w:r w:rsidR="00AF30C9" w:rsidRPr="00777793">
        <w:rPr>
          <w:rFonts w:ascii="Arial" w:hAnsi="Arial" w:cs="Arial"/>
          <w:b/>
          <w:sz w:val="22"/>
        </w:rPr>
        <w:t xml:space="preserve">ПП-07.03.01-ERP Оперативное (месячное) </w:t>
      </w:r>
      <w:r w:rsidR="004A740D" w:rsidRPr="00777793">
        <w:rPr>
          <w:rFonts w:ascii="Arial" w:hAnsi="Arial" w:cs="Arial"/>
          <w:b/>
          <w:sz w:val="22"/>
        </w:rPr>
        <w:t>планирование воздействий на про</w:t>
      </w:r>
      <w:r w:rsidR="00AF30C9" w:rsidRPr="00777793">
        <w:rPr>
          <w:rFonts w:ascii="Arial" w:hAnsi="Arial" w:cs="Arial"/>
          <w:b/>
          <w:sz w:val="22"/>
        </w:rPr>
        <w:t>изводственные активы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89502E" w:rsidRPr="00777793" w14:paraId="3AA31BD2" w14:textId="77777777" w:rsidTr="00BE014D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048A630E" w14:textId="77777777" w:rsidR="0089502E" w:rsidRPr="00777793" w:rsidRDefault="0089502E" w:rsidP="0089502E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4C06C43C" w14:textId="77777777" w:rsidR="0089502E" w:rsidRPr="00777793" w:rsidRDefault="0084522B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</w:tc>
      </w:tr>
      <w:tr w:rsidR="005B1D79" w:rsidRPr="00777793" w14:paraId="60307994" w14:textId="77777777" w:rsidTr="00D13392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E6F21F4" w14:textId="77777777" w:rsidR="005B1D79" w:rsidRPr="00777793" w:rsidRDefault="005B1D79" w:rsidP="005B1D79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</w:tcPr>
          <w:p w14:paraId="28765F3D" w14:textId="35F09A28" w:rsidR="005B1D79" w:rsidRPr="00777793" w:rsidRDefault="00E82429" w:rsidP="005B1D7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на месячном горизонте сбалансированного и выполнимого плана-графика воздействий на ПА</w:t>
            </w:r>
          </w:p>
        </w:tc>
      </w:tr>
      <w:tr w:rsidR="005B1D79" w:rsidRPr="00777793" w14:paraId="2864BC87" w14:textId="77777777" w:rsidTr="00D13392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3EB51B7A" w14:textId="77777777" w:rsidR="005B1D79" w:rsidRPr="00777793" w:rsidRDefault="005B1D79" w:rsidP="005B1D79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</w:tcPr>
          <w:p w14:paraId="44EBE2B3" w14:textId="77777777" w:rsidR="005B1D79" w:rsidRPr="00777793" w:rsidRDefault="005B1D79" w:rsidP="005B1D79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Ежемесячно</w:t>
            </w:r>
          </w:p>
        </w:tc>
      </w:tr>
      <w:tr w:rsidR="00E95EC0" w:rsidRPr="00777793" w14:paraId="7A4E0DBD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3BA1562B" w14:textId="77777777" w:rsidR="00E95EC0" w:rsidRPr="00777793" w:rsidRDefault="00E95EC0" w:rsidP="00E95EC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</w:tcPr>
          <w:p w14:paraId="0CFAB2E4" w14:textId="77777777" w:rsidR="00104276" w:rsidRPr="00104276" w:rsidRDefault="00104276" w:rsidP="00104276">
            <w:pPr>
              <w:jc w:val="left"/>
              <w:rPr>
                <w:ins w:id="504" w:author="ShramkovAB" w:date="2021-04-01T17:13:00Z"/>
                <w:rFonts w:ascii="Arial" w:hAnsi="Arial" w:cs="Arial"/>
                <w:sz w:val="20"/>
                <w:szCs w:val="20"/>
                <w:lang w:eastAsia="ru-RU"/>
              </w:rPr>
            </w:pPr>
            <w:ins w:id="505" w:author="ShramkovAB" w:date="2021-04-01T17:13:00Z">
              <w:r w:rsidRPr="00104276">
                <w:rPr>
                  <w:rFonts w:ascii="Arial" w:hAnsi="Arial" w:cs="Arial"/>
                  <w:sz w:val="20"/>
                  <w:szCs w:val="20"/>
                  <w:lang w:eastAsia="ru-RU"/>
                </w:rPr>
                <w:t>ПП-07.02.03.01-ERP Годовое планирование воздействий на производственные активы</w:t>
              </w:r>
            </w:ins>
          </w:p>
          <w:p w14:paraId="08AD9C63" w14:textId="77777777" w:rsidR="00104276" w:rsidRPr="00104276" w:rsidRDefault="00104276" w:rsidP="00104276">
            <w:pPr>
              <w:jc w:val="left"/>
              <w:rPr>
                <w:ins w:id="50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07" w:author="ShramkovAB" w:date="2021-04-01T17:13:00Z">
              <w:r w:rsidRPr="00104276">
                <w:rPr>
                  <w:rFonts w:ascii="Arial" w:hAnsi="Arial" w:cs="Arial"/>
                  <w:sz w:val="20"/>
                  <w:szCs w:val="20"/>
                  <w:lang w:eastAsia="ru-RU"/>
                </w:rPr>
                <w:t>П</w:t>
              </w:r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П-07.04.04-ERP Анализ технического состояния производственных активов</w:t>
              </w:r>
            </w:ins>
          </w:p>
          <w:p w14:paraId="0755475A" w14:textId="77777777" w:rsidR="00104276" w:rsidRPr="00104276" w:rsidRDefault="00104276" w:rsidP="00104276">
            <w:pPr>
              <w:jc w:val="left"/>
              <w:rPr>
                <w:ins w:id="508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09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ПП-07.05.03-ERP Формирование и потребление обменного фонда</w:t>
              </w:r>
            </w:ins>
          </w:p>
          <w:p w14:paraId="6D9F02D0" w14:textId="77777777" w:rsidR="00104276" w:rsidRPr="00104276" w:rsidRDefault="00104276" w:rsidP="00104276">
            <w:pPr>
              <w:jc w:val="left"/>
              <w:rPr>
                <w:ins w:id="510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1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УП-03.04.01.02-ERP Квартальное планирование производственной программы (ПЗТГ)</w:t>
              </w:r>
            </w:ins>
          </w:p>
          <w:p w14:paraId="083BCB78" w14:textId="77777777" w:rsidR="00104276" w:rsidRPr="00104276" w:rsidRDefault="00104276" w:rsidP="00104276">
            <w:pPr>
              <w:jc w:val="left"/>
              <w:rPr>
                <w:ins w:id="51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3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ОП-03.02.19.02-ERP Управление потребностью и стоимостью на работы, выполняемые собственными силами</w:t>
              </w:r>
            </w:ins>
          </w:p>
          <w:p w14:paraId="78F96F44" w14:textId="77777777" w:rsidR="00104276" w:rsidRPr="00104276" w:rsidRDefault="00104276" w:rsidP="00104276">
            <w:pPr>
              <w:jc w:val="left"/>
              <w:rPr>
                <w:ins w:id="51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5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ПП-07.06.03-ERP Формирование годового бюджета воздействий на производственные активы</w:t>
              </w:r>
            </w:ins>
          </w:p>
          <w:p w14:paraId="142E7825" w14:textId="77777777" w:rsidR="00104276" w:rsidRPr="00104276" w:rsidRDefault="00104276" w:rsidP="00104276">
            <w:pPr>
              <w:jc w:val="left"/>
              <w:rPr>
                <w:ins w:id="51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7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УП-03.04.02.02-ERP Месячное планирование производственной программы (ТПП)</w:t>
              </w:r>
            </w:ins>
          </w:p>
          <w:p w14:paraId="55C3E168" w14:textId="77777777" w:rsidR="00104276" w:rsidRPr="00104276" w:rsidRDefault="00104276" w:rsidP="00104276">
            <w:pPr>
              <w:jc w:val="left"/>
              <w:rPr>
                <w:ins w:id="518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19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УП-04.02.04-ERP Загрузка плановых данных контроллинга</w:t>
              </w:r>
            </w:ins>
          </w:p>
          <w:p w14:paraId="56AB34F0" w14:textId="77777777" w:rsidR="00104276" w:rsidRPr="00104276" w:rsidRDefault="00104276" w:rsidP="00104276">
            <w:pPr>
              <w:jc w:val="left"/>
              <w:rPr>
                <w:ins w:id="520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1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ПП-07.03.02-ERP Недельно-суточное планирование воздействий на производственные активы</w:t>
              </w:r>
            </w:ins>
          </w:p>
          <w:p w14:paraId="011AB315" w14:textId="77777777" w:rsidR="00104276" w:rsidRPr="00104276" w:rsidRDefault="00104276" w:rsidP="00104276">
            <w:pPr>
              <w:jc w:val="left"/>
              <w:rPr>
                <w:ins w:id="52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3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ПП-07.03.03.01-ERP Выполнение и фактический учет воздействий</w:t>
              </w:r>
            </w:ins>
          </w:p>
          <w:p w14:paraId="7854E293" w14:textId="77777777" w:rsidR="00104276" w:rsidRPr="00104276" w:rsidRDefault="00104276" w:rsidP="00104276">
            <w:pPr>
              <w:jc w:val="left"/>
              <w:rPr>
                <w:ins w:id="52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5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ПП-10.04.03.01-ERP Выполнение закупки</w:t>
              </w:r>
            </w:ins>
          </w:p>
          <w:p w14:paraId="2EA9E305" w14:textId="6B851936" w:rsidR="00E95EC0" w:rsidRPr="00777793" w:rsidDel="00104276" w:rsidRDefault="00104276" w:rsidP="00104276">
            <w:pPr>
              <w:jc w:val="left"/>
              <w:rPr>
                <w:del w:id="52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27" w:author="ShramkovAB" w:date="2021-04-01T17:13:00Z">
              <w:r w:rsidRPr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ПП-07.03.03.02-ERP Управление внеплановыми воздействиями ТОиР</w:t>
              </w:r>
            </w:ins>
            <w:del w:id="528" w:author="ShramkovAB" w:date="2021-04-01T17:13:00Z">
              <w:r w:rsidR="00E95EC0" w:rsidRPr="00777793" w:rsidDel="00104276">
                <w:rPr>
                  <w:rFonts w:ascii="Arial" w:hAnsi="Arial" w:cs="Arial"/>
                  <w:sz w:val="20"/>
                  <w:szCs w:val="20"/>
                  <w:lang w:eastAsia="ru-RU"/>
                </w:rPr>
                <w:delText>ПП-07.02.03.01-ERP Годовое</w:delText>
              </w:r>
              <w:r w:rsidR="001D278C" w:rsidRPr="00777793" w:rsidDel="00104276">
                <w:rPr>
                  <w:rFonts w:ascii="Arial" w:hAnsi="Arial" w:cs="Arial"/>
                  <w:sz w:val="20"/>
                  <w:szCs w:val="20"/>
                  <w:lang w:eastAsia="ru-RU"/>
                </w:rPr>
                <w:delText xml:space="preserve"> </w:delText>
              </w:r>
              <w:r w:rsidR="00E95EC0" w:rsidRPr="00777793" w:rsidDel="00104276">
                <w:rPr>
                  <w:rFonts w:ascii="Arial" w:hAnsi="Arial" w:cs="Arial"/>
                  <w:sz w:val="20"/>
                  <w:szCs w:val="20"/>
                  <w:lang w:eastAsia="ru-RU"/>
                </w:rPr>
                <w:delText>планирование воздействий на производственные активы</w:delText>
              </w:r>
              <w:r w:rsidR="00E95EC0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П-07.04.04-ERP Анализ технического состояния производственных</w:delText>
              </w:r>
              <w:r w:rsidR="001D278C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="00E95EC0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активов</w:delText>
              </w:r>
            </w:del>
          </w:p>
          <w:p w14:paraId="46770770" w14:textId="4E8E58A1" w:rsidR="00E95EC0" w:rsidRPr="00777793" w:rsidDel="00104276" w:rsidRDefault="00E95EC0" w:rsidP="00E95EC0">
            <w:pPr>
              <w:jc w:val="left"/>
              <w:rPr>
                <w:del w:id="529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0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ПП-07.05.03-ERP Формирование и потребление </w:delText>
              </w:r>
              <w:r w:rsidR="00DB6C34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обмен</w:delText>
              </w:r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ного фонда</w:delText>
              </w:r>
            </w:del>
          </w:p>
          <w:p w14:paraId="5DD3F310" w14:textId="116B7A1B" w:rsidR="00CB66DB" w:rsidDel="00104276" w:rsidRDefault="00E95EC0" w:rsidP="00E95EC0">
            <w:pPr>
              <w:jc w:val="left"/>
              <w:rPr>
                <w:ins w:id="531" w:author="Попова Дарья" w:date="2020-07-24T18:42:00Z"/>
                <w:del w:id="53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3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УП-03.04.01.02-ERP Регистрация согласованных плановых показателей ПЗТГ и актуализация потребности в основных нормируемых материалах</w:delText>
              </w:r>
            </w:del>
          </w:p>
          <w:p w14:paraId="0B504DA6" w14:textId="7BCEB18D" w:rsidR="00E95EC0" w:rsidRPr="00777793" w:rsidDel="00104276" w:rsidRDefault="00E95EC0" w:rsidP="00E95EC0">
            <w:pPr>
              <w:jc w:val="left"/>
              <w:rPr>
                <w:del w:id="53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5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ОП-03.02.19.02-ERP</w:delText>
              </w:r>
              <w:r w:rsidR="001D278C"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Управление потребностью и стоимостью на работы, выполняемые собственными силами</w:delText>
              </w:r>
            </w:del>
          </w:p>
          <w:p w14:paraId="22BF94F3" w14:textId="437E5A0B" w:rsidR="00E95EC0" w:rsidRPr="00777793" w:rsidDel="00104276" w:rsidRDefault="00E95EC0" w:rsidP="00E95EC0">
            <w:pPr>
              <w:jc w:val="left"/>
              <w:rPr>
                <w:del w:id="536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7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ПП-07.06.03-ERP Формирование годового бюджета воздействий на производственные активы</w:delText>
              </w:r>
            </w:del>
          </w:p>
          <w:p w14:paraId="2AC1F83C" w14:textId="05251712" w:rsidR="00E95EC0" w:rsidRPr="00777793" w:rsidDel="00104276" w:rsidRDefault="00E95EC0" w:rsidP="00E95EC0">
            <w:pPr>
              <w:jc w:val="left"/>
              <w:rPr>
                <w:del w:id="538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39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УП-03.04.02.02-ERP 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delText>
              </w:r>
            </w:del>
          </w:p>
          <w:p w14:paraId="6E5CD3FC" w14:textId="7AF2BE77" w:rsidR="00E95EC0" w:rsidRPr="00777793" w:rsidDel="00104276" w:rsidRDefault="00E95EC0" w:rsidP="00E95EC0">
            <w:pPr>
              <w:jc w:val="left"/>
              <w:rPr>
                <w:del w:id="540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1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УП-04.02.04-ERP Загрузка плановых данных контроллинга</w:delText>
              </w:r>
            </w:del>
          </w:p>
          <w:p w14:paraId="7F9186E8" w14:textId="078FFCBC" w:rsidR="00E95EC0" w:rsidRPr="00777793" w:rsidDel="00104276" w:rsidRDefault="00E95EC0" w:rsidP="00E95EC0">
            <w:pPr>
              <w:jc w:val="left"/>
              <w:rPr>
                <w:del w:id="542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3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ПП-07.03.02-ERP Недельно-суточное планирование воздействий на производственные активыПП-07.03.03.01-ERP Выполнение и фактический учет воздействий</w:delText>
              </w:r>
            </w:del>
          </w:p>
          <w:p w14:paraId="0CF16261" w14:textId="39DF79C9" w:rsidR="00E95EC0" w:rsidRPr="00777793" w:rsidDel="00104276" w:rsidRDefault="00E95EC0" w:rsidP="00E95EC0">
            <w:pPr>
              <w:jc w:val="left"/>
              <w:rPr>
                <w:del w:id="544" w:author="ShramkovAB" w:date="2021-04-01T17:1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5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ПП-10.04.03.01-ERP Выполнение закупки</w:delText>
              </w:r>
            </w:del>
          </w:p>
          <w:p w14:paraId="2357CC87" w14:textId="4D4FE46B" w:rsidR="00E95EC0" w:rsidRPr="00777793" w:rsidRDefault="00E95EC0" w:rsidP="00E95E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46" w:author="ShramkovAB" w:date="2021-04-01T17:13:00Z">
              <w:r w:rsidRPr="00777793" w:rsidDel="00104276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ПП-07.03.03.02-ERP Управление внеплановыми воздействиями ТОиР</w:delText>
              </w:r>
            </w:del>
          </w:p>
        </w:tc>
      </w:tr>
      <w:tr w:rsidR="0089502E" w:rsidRPr="00777793" w14:paraId="656929A0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F71FC6E" w14:textId="77777777" w:rsidR="0089502E" w:rsidRPr="00777793" w:rsidRDefault="0089502E" w:rsidP="007A0A9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72EDC9AC" w14:textId="77777777" w:rsidR="0089502E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ПП-03.02.13.06-ERP Учет прочих РБП</w:t>
            </w:r>
          </w:p>
          <w:p w14:paraId="521A00D0" w14:textId="77777777" w:rsidR="005E7811" w:rsidRDefault="00236DEF" w:rsidP="0089502E">
            <w:pPr>
              <w:jc w:val="left"/>
              <w:rPr>
                <w:ins w:id="547" w:author="ShramkovAB" w:date="2021-04-01T17:15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ПП-07.02.03.01-ERP Годовое</w:t>
            </w:r>
            <w:r w:rsidR="001D278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планирование воздействий на производственные активы</w:t>
            </w:r>
          </w:p>
          <w:p w14:paraId="0A5E5157" w14:textId="4C68232B" w:rsidR="00C842F9" w:rsidRPr="00777793" w:rsidRDefault="00C842F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ПП-07.05.01.01-ERP Производство деталей и изделий собственными силами</w:t>
            </w:r>
          </w:p>
          <w:p w14:paraId="7F34EB4F" w14:textId="0FE33E19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ПП-07.05.03-ERP Формирование и потребление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2C343D65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ПП-10.03.04-ERP Оперативное планирование обеспечения</w:t>
            </w:r>
          </w:p>
          <w:p w14:paraId="6B2423BB" w14:textId="7556564F" w:rsidR="00236DEF" w:rsidRPr="00777793" w:rsidDel="005E7811" w:rsidRDefault="00236DEF" w:rsidP="0089502E">
            <w:pPr>
              <w:jc w:val="left"/>
              <w:rPr>
                <w:del w:id="548" w:author="ShramkovAB" w:date="2021-04-01T17:1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ПП-07.02.03.03-ERP Определение стоимости работ</w:t>
            </w:r>
          </w:p>
          <w:p w14:paraId="647BA72E" w14:textId="65EAECB8" w:rsidR="00236DEF" w:rsidRPr="00777793" w:rsidDel="005E7811" w:rsidRDefault="00236DEF" w:rsidP="0011190A">
            <w:pPr>
              <w:jc w:val="left"/>
              <w:rPr>
                <w:del w:id="549" w:author="ShramkovAB" w:date="2021-04-01T17:1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50" w:author="ShramkovAB" w:date="2021-04-01T17:14:00Z">
              <w:r w:rsidRPr="00777793" w:rsidDel="005E78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УП-03.03.04.01 Выбор оптимального сценария</w:delText>
              </w:r>
            </w:del>
          </w:p>
          <w:p w14:paraId="76C97F6D" w14:textId="1A1EE16C" w:rsidR="00236DEF" w:rsidRPr="00777793" w:rsidRDefault="00236DEF" w:rsidP="00C44FA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551" w:author="ShramkovAB" w:date="2021-04-01T17:14:00Z">
              <w:r w:rsidRPr="00777793" w:rsidDel="005E78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ПП-07.06.04-ERP Исполнение, корректировка и контроль бюджета воздействий на производственные активы</w:delText>
              </w:r>
            </w:del>
          </w:p>
          <w:p w14:paraId="2B2A7222" w14:textId="77C6F04B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ОП-03.02.19.02-ERP</w:t>
            </w:r>
            <w:r w:rsidR="001D278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Управление потребностью и стоимостью на работы, выполняемые собственными силами</w:t>
            </w:r>
          </w:p>
          <w:p w14:paraId="16694DCF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ПП-07.03.02-ERP Недельно-суточное планирование воздействий на производственные активы</w:t>
            </w:r>
          </w:p>
          <w:p w14:paraId="60DAAE4D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ПП-07.02.03.02-ERP Планирование остановочных ремонтов</w:t>
            </w:r>
          </w:p>
          <w:p w14:paraId="6E8560FD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ПП-10.04.03.01-ERP Выполнение закупки</w:t>
            </w:r>
          </w:p>
          <w:p w14:paraId="405DB157" w14:textId="2732DD03" w:rsidR="002E068D" w:rsidRPr="00777793" w:rsidRDefault="002E068D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B478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ПП-07.05.01 Производство деталей и изделий собственными силами</w:t>
            </w:r>
          </w:p>
        </w:tc>
      </w:tr>
      <w:tr w:rsidR="0089502E" w:rsidRPr="00777793" w14:paraId="5771FDFB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0E6EC2DC" w14:textId="77777777" w:rsidR="0089502E" w:rsidRPr="00777793" w:rsidRDefault="0089502E" w:rsidP="0089502E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4A361C55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Утвержденный план-график воздействий на ПА по Предприятию</w:t>
            </w:r>
          </w:p>
          <w:p w14:paraId="18E9BB61" w14:textId="77777777" w:rsidR="0089502E" w:rsidRDefault="00236DEF" w:rsidP="00236DEF">
            <w:pPr>
              <w:jc w:val="left"/>
              <w:rPr>
                <w:ins w:id="552" w:author="Попова Дарья" w:date="2020-07-22T14:1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Заказ ТОРО</w:t>
            </w:r>
          </w:p>
          <w:p w14:paraId="568673AB" w14:textId="6A06179E" w:rsidR="00F84003" w:rsidRPr="00777793" w:rsidRDefault="00F84003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53" w:author="Попова Дарья" w:date="2020-07-22T14:11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Сетевой график</w:t>
              </w:r>
            </w:ins>
          </w:p>
          <w:p w14:paraId="59C62B30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Программа производства</w:t>
            </w:r>
          </w:p>
          <w:p w14:paraId="2273BE0F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Технический объект с присвоенным техническим состоянием</w:t>
            </w:r>
          </w:p>
          <w:p w14:paraId="4D4F1553" w14:textId="1BD20380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Отчет о состоянии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044E3619" w14:textId="5F13B993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объемы первичной переработки руды (плановые заказы)Лимиты бюджета по СПП-элементам</w:t>
            </w:r>
          </w:p>
          <w:p w14:paraId="477DFD60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Количество работ раб.места по операции</w:t>
            </w:r>
          </w:p>
          <w:p w14:paraId="476E30BA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Проверенные тарифы</w:t>
            </w:r>
          </w:p>
          <w:p w14:paraId="69503C24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Акт переноса ремонта</w:t>
            </w:r>
          </w:p>
          <w:p w14:paraId="4620127C" w14:textId="77777777" w:rsidR="00236DEF" w:rsidRPr="00777793" w:rsidRDefault="00236DEF" w:rsidP="00236DEF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</w:t>
            </w:r>
          </w:p>
        </w:tc>
      </w:tr>
      <w:tr w:rsidR="0089502E" w:rsidRPr="00777793" w14:paraId="4BB8C0A2" w14:textId="77777777" w:rsidTr="00BE014D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B296558" w14:textId="77777777" w:rsidR="0089502E" w:rsidRPr="00777793" w:rsidRDefault="0089502E" w:rsidP="0089502E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lastRenderedPageBreak/>
              <w:t>Исходящие данные</w:t>
            </w:r>
          </w:p>
        </w:tc>
        <w:tc>
          <w:tcPr>
            <w:tcW w:w="7229" w:type="dxa"/>
            <w:vAlign w:val="bottom"/>
          </w:tcPr>
          <w:p w14:paraId="0E21AEAC" w14:textId="77777777" w:rsidR="0089502E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Карточка РБП по незавершенным капитализируемым</w:t>
            </w:r>
          </w:p>
          <w:p w14:paraId="3D36BDD3" w14:textId="77777777" w:rsidR="00236DEF" w:rsidRDefault="00236DEF" w:rsidP="0089502E">
            <w:pPr>
              <w:jc w:val="left"/>
              <w:rPr>
                <w:ins w:id="554" w:author="Попова Дарья" w:date="2020-07-22T14:1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06C4E6F6" w14:textId="4ADD27AF" w:rsidR="00F84003" w:rsidRPr="00777793" w:rsidRDefault="00F84003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555" w:author="Попова Дарья" w:date="2020-07-22T14:11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Сетевой график</w:t>
              </w:r>
            </w:ins>
          </w:p>
          <w:p w14:paraId="781D0A1C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изготовление ЗЧ</w:t>
            </w:r>
          </w:p>
          <w:p w14:paraId="0D19D8CC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ЗЧ собственного производства</w:t>
            </w:r>
          </w:p>
          <w:p w14:paraId="339ED111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МТР</w:t>
            </w:r>
          </w:p>
          <w:p w14:paraId="6EC75389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Запрос на корректировку от сток-контроллера</w:t>
            </w:r>
          </w:p>
          <w:p w14:paraId="6FDCB138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Сводный отчет по КТГ</w:t>
            </w:r>
          </w:p>
          <w:p w14:paraId="00879454" w14:textId="77777777" w:rsidR="00236DEF" w:rsidRPr="00777793" w:rsidRDefault="00236DEF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Сбалансированная загрузка по рабочему месту (бригаде/ участку/ машине)</w:t>
            </w:r>
          </w:p>
          <w:p w14:paraId="6C520C0A" w14:textId="77777777" w:rsidR="00236DEF" w:rsidRPr="00777793" w:rsidRDefault="00AF30C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ПА, консолидированный по Предприятию (включающий Подразделения)</w:t>
            </w:r>
          </w:p>
          <w:p w14:paraId="22A4DE50" w14:textId="77777777" w:rsidR="00AF30C9" w:rsidRPr="00777793" w:rsidRDefault="00AF30C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 на месяц</w:t>
            </w:r>
          </w:p>
          <w:p w14:paraId="2B0A7860" w14:textId="12C323F5" w:rsidR="00AF30C9" w:rsidRPr="00777793" w:rsidRDefault="00AF30C9" w:rsidP="0089502E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</w:t>
            </w:r>
          </w:p>
        </w:tc>
      </w:tr>
    </w:tbl>
    <w:p w14:paraId="09C2E4D1" w14:textId="77777777" w:rsidR="00B9591F" w:rsidRPr="00777793" w:rsidRDefault="00B9591F" w:rsidP="00B9591F">
      <w:pPr>
        <w:pStyle w:val="a7"/>
        <w:keepNext/>
        <w:spacing w:after="0" w:afterAutospacing="0"/>
        <w:jc w:val="right"/>
        <w:rPr>
          <w:rFonts w:ascii="Arial" w:hAnsi="Arial" w:cs="Arial"/>
          <w:sz w:val="22"/>
        </w:rPr>
      </w:pPr>
    </w:p>
    <w:p w14:paraId="14D0D0DD" w14:textId="214846E2" w:rsidR="00A84116" w:rsidRPr="00777793" w:rsidDel="00F84003" w:rsidRDefault="00A84116" w:rsidP="00B61C4B">
      <w:pPr>
        <w:rPr>
          <w:del w:id="556" w:author="Попова Дарья" w:date="2020-07-22T14:11:00Z"/>
          <w:rFonts w:ascii="Arial" w:eastAsia="Calibri" w:hAnsi="Arial" w:cs="Arial"/>
          <w:i/>
          <w:color w:val="808080" w:themeColor="background1" w:themeShade="80"/>
        </w:rPr>
      </w:pPr>
    </w:p>
    <w:p w14:paraId="29E964D6" w14:textId="77777777" w:rsidR="00A84116" w:rsidRPr="00777793" w:rsidRDefault="00A84116" w:rsidP="00B61C4B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39FC99BA" w14:textId="356977C6" w:rsidR="00D65C23" w:rsidRPr="001A4543" w:rsidDel="00427800" w:rsidRDefault="00B61C4B" w:rsidP="00391EEC">
      <w:pPr>
        <w:rPr>
          <w:del w:id="557" w:author="ShramkovAB" w:date="2021-04-01T17:29:00Z"/>
          <w:color w:val="000000" w:themeColor="text1"/>
        </w:rPr>
      </w:pPr>
      <w:del w:id="558" w:author="ShramkovAB" w:date="2021-04-01T17:29:00Z">
        <w:r w:rsidRPr="00777793" w:rsidDel="00427800">
          <w:rPr>
            <w:rFonts w:ascii="Arial" w:hAnsi="Arial" w:cs="Arial"/>
            <w:color w:val="000000" w:themeColor="text1"/>
            <w:szCs w:val="24"/>
          </w:rPr>
          <w:delText>Ссылка на A</w:delText>
        </w:r>
        <w:r w:rsidR="00A03387" w:rsidDel="00427800">
          <w:rPr>
            <w:rFonts w:ascii="Arial" w:hAnsi="Arial" w:cs="Arial"/>
            <w:color w:val="000000" w:themeColor="text1"/>
            <w:szCs w:val="24"/>
            <w:lang w:val="en-US"/>
          </w:rPr>
          <w:delText>RIS</w:delText>
        </w:r>
        <w:r w:rsidRPr="00777793" w:rsidDel="00427800">
          <w:rPr>
            <w:rFonts w:ascii="Arial" w:hAnsi="Arial" w:cs="Arial"/>
            <w:color w:val="000000" w:themeColor="text1"/>
            <w:szCs w:val="24"/>
          </w:rPr>
          <w:delText>-схему</w:delText>
        </w:r>
        <w:r w:rsidR="00FB0F51" w:rsidDel="00427800">
          <w:rPr>
            <w:rFonts w:ascii="Arial" w:hAnsi="Arial" w:cs="Arial"/>
            <w:color w:val="000000" w:themeColor="text1"/>
            <w:szCs w:val="24"/>
          </w:rPr>
          <w:delText>:</w:delText>
        </w:r>
        <w:r w:rsidR="004B347E" w:rsidDel="00427800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bookmarkStart w:id="559" w:name="_Hlk522112372"/>
        <w:r w:rsidR="00D65C23" w:rsidDel="00427800">
          <w:rPr>
            <w:rFonts w:ascii="Arial" w:hAnsi="Arial" w:cs="Arial"/>
            <w:color w:val="000000" w:themeColor="text1"/>
            <w:szCs w:val="24"/>
          </w:rPr>
          <w:fldChar w:fldCharType="begin"/>
        </w:r>
        <w:r w:rsidR="00D65C23" w:rsidDel="00427800">
          <w:rPr>
            <w:rFonts w:ascii="Arial" w:hAnsi="Arial" w:cs="Arial"/>
            <w:color w:val="000000" w:themeColor="text1"/>
            <w:szCs w:val="24"/>
          </w:rPr>
          <w:delInstrText xml:space="preserve"> HYPERLINK "</w:delInstrText>
        </w:r>
        <w:r w:rsidR="00D65C23" w:rsidRPr="001A4543" w:rsidDel="00427800">
          <w:rPr>
            <w:color w:val="000000" w:themeColor="text1"/>
          </w:rPr>
          <w:delInstrText>http://portal.polyus.com/ERP/ERPDocuments/05_Бизнес-процессы/Целевые схемы БП/ТОиР/ERP.9.9.2.54_PM_КД_Оперативное планирование мероприятий ТОиР</w:delInstrText>
        </w:r>
      </w:del>
    </w:p>
    <w:p w14:paraId="2AA249EA" w14:textId="6AD858C0" w:rsidR="00D65C23" w:rsidRPr="00E72088" w:rsidDel="00427800" w:rsidRDefault="00D65C23" w:rsidP="00391EEC">
      <w:pPr>
        <w:rPr>
          <w:del w:id="560" w:author="ShramkovAB" w:date="2021-04-01T17:29:00Z"/>
          <w:rStyle w:val="a9"/>
          <w:rFonts w:ascii="Arial" w:hAnsi="Arial" w:cs="Arial"/>
          <w:szCs w:val="24"/>
        </w:rPr>
      </w:pPr>
      <w:del w:id="561" w:author="ShramkovAB" w:date="2021-04-01T17:29:00Z">
        <w:r w:rsidDel="00427800">
          <w:rPr>
            <w:rFonts w:ascii="Arial" w:hAnsi="Arial" w:cs="Arial"/>
            <w:color w:val="000000" w:themeColor="text1"/>
            <w:szCs w:val="24"/>
          </w:rPr>
          <w:delInstrText xml:space="preserve">" </w:delInstrText>
        </w:r>
        <w:r w:rsidDel="00427800">
          <w:rPr>
            <w:rFonts w:ascii="Arial" w:hAnsi="Arial" w:cs="Arial"/>
            <w:color w:val="000000" w:themeColor="text1"/>
            <w:szCs w:val="24"/>
          </w:rPr>
          <w:fldChar w:fldCharType="separate"/>
        </w:r>
        <w:r w:rsidRPr="00E85BA5" w:rsidDel="00427800">
          <w:rPr>
            <w:rStyle w:val="a9"/>
            <w:rFonts w:ascii="Arial" w:hAnsi="Arial" w:cs="Arial"/>
            <w:szCs w:val="24"/>
          </w:rPr>
          <w:delText>http://portal.polyus.com/ERP/ERPDocuments/05_Бизнес-процессы/Целевые схемы БП/ТОиР/</w:delText>
        </w:r>
        <w:r w:rsidRPr="006F2804" w:rsidDel="00427800">
          <w:rPr>
            <w:rStyle w:val="a9"/>
            <w:rFonts w:ascii="Arial" w:hAnsi="Arial" w:cs="Arial"/>
            <w:szCs w:val="24"/>
            <w:lang w:val="en-US"/>
          </w:rPr>
          <w:delText>ERP</w:delText>
        </w:r>
        <w:r w:rsidRPr="00E72088" w:rsidDel="00427800">
          <w:rPr>
            <w:rStyle w:val="a9"/>
            <w:rFonts w:ascii="Arial" w:hAnsi="Arial" w:cs="Arial"/>
            <w:szCs w:val="24"/>
          </w:rPr>
          <w:delText>.9.</w:delText>
        </w:r>
      </w:del>
      <w:ins w:id="562" w:author="Александр Шрамков" w:date="2021-03-10T18:18:00Z">
        <w:del w:id="563" w:author="ShramkovAB" w:date="2021-04-01T17:29:00Z">
          <w:r w:rsidR="00923C4E" w:rsidDel="00427800">
            <w:rPr>
              <w:rStyle w:val="a9"/>
              <w:rFonts w:ascii="Arial" w:hAnsi="Arial" w:cs="Arial"/>
              <w:szCs w:val="24"/>
              <w:lang w:val="en-US"/>
            </w:rPr>
            <w:delText>ERP</w:delText>
          </w:r>
          <w:r w:rsidR="00923C4E" w:rsidRPr="00923C4E" w:rsidDel="00427800">
            <w:rPr>
              <w:rStyle w:val="a9"/>
              <w:rFonts w:ascii="Arial" w:hAnsi="Arial" w:cs="Arial"/>
              <w:szCs w:val="24"/>
              <w:rPrChange w:id="564" w:author="Александр Шрамков" w:date="2021-03-10T18:18:00Z">
                <w:rPr>
                  <w:rStyle w:val="a9"/>
                  <w:rFonts w:ascii="Arial" w:hAnsi="Arial" w:cs="Arial"/>
                  <w:szCs w:val="24"/>
                  <w:lang w:val="en-US"/>
                </w:rPr>
              </w:rPrChange>
            </w:rPr>
            <w:delText>.13.</w:delText>
          </w:r>
        </w:del>
      </w:ins>
      <w:del w:id="565" w:author="ShramkovAB" w:date="2021-04-01T17:29:00Z">
        <w:r w:rsidRPr="00E72088" w:rsidDel="00427800">
          <w:rPr>
            <w:rStyle w:val="a9"/>
            <w:rFonts w:ascii="Arial" w:hAnsi="Arial" w:cs="Arial"/>
            <w:szCs w:val="24"/>
          </w:rPr>
          <w:delText>9.2.54_</w:delText>
        </w:r>
        <w:r w:rsidRPr="00E72088" w:rsidDel="00427800">
          <w:rPr>
            <w:rStyle w:val="a9"/>
            <w:rFonts w:ascii="Arial" w:hAnsi="Arial" w:cs="Arial"/>
            <w:szCs w:val="24"/>
            <w:lang w:val="en-US"/>
          </w:rPr>
          <w:delText>PM</w:delText>
        </w:r>
        <w:r w:rsidRPr="00E72088" w:rsidDel="00427800">
          <w:rPr>
            <w:rStyle w:val="a9"/>
            <w:rFonts w:ascii="Arial" w:hAnsi="Arial" w:cs="Arial"/>
            <w:szCs w:val="24"/>
          </w:rPr>
          <w:delText>_КД_Оперативное планирование мероприятий ТОиР</w:delText>
        </w:r>
      </w:del>
    </w:p>
    <w:p w14:paraId="339690BB" w14:textId="71516CBB" w:rsidR="00EF208B" w:rsidDel="00427800" w:rsidRDefault="00D65C23" w:rsidP="00391EEC">
      <w:pPr>
        <w:rPr>
          <w:del w:id="566" w:author="ShramkovAB" w:date="2021-04-01T17:29:00Z"/>
          <w:rFonts w:ascii="Arial" w:hAnsi="Arial" w:cs="Arial"/>
          <w:color w:val="000000" w:themeColor="text1"/>
          <w:szCs w:val="24"/>
        </w:rPr>
      </w:pPr>
      <w:del w:id="567" w:author="ShramkovAB" w:date="2021-04-01T17:29:00Z">
        <w:r w:rsidDel="00427800">
          <w:rPr>
            <w:rFonts w:ascii="Arial" w:hAnsi="Arial" w:cs="Arial"/>
            <w:color w:val="000000" w:themeColor="text1"/>
            <w:szCs w:val="24"/>
          </w:rPr>
          <w:fldChar w:fldCharType="end"/>
        </w:r>
      </w:del>
    </w:p>
    <w:bookmarkEnd w:id="559"/>
    <w:p w14:paraId="41E10AB1" w14:textId="1D8AE849" w:rsidR="00587596" w:rsidRPr="00777793" w:rsidRDefault="00587596" w:rsidP="00B478E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A</w:t>
      </w:r>
      <w:r w:rsidR="00EF208B">
        <w:rPr>
          <w:rFonts w:ascii="Arial" w:hAnsi="Arial" w:cs="Arial"/>
          <w:color w:val="000000" w:themeColor="text1"/>
          <w:szCs w:val="24"/>
          <w:lang w:val="en-US"/>
        </w:rPr>
        <w:t>RIS</w:t>
      </w:r>
      <w:r w:rsidRPr="00777793">
        <w:rPr>
          <w:rFonts w:ascii="Arial" w:hAnsi="Arial" w:cs="Arial"/>
          <w:color w:val="000000" w:themeColor="text1"/>
          <w:szCs w:val="24"/>
        </w:rPr>
        <w:t xml:space="preserve">-cхемы </w:t>
      </w:r>
      <w:del w:id="568" w:author="ShramkovAB" w:date="2021-04-01T17:29:00Z">
        <w:r w:rsidRPr="00777793" w:rsidDel="00427800">
          <w:rPr>
            <w:rFonts w:ascii="Arial" w:hAnsi="Arial" w:cs="Arial"/>
            <w:color w:val="000000" w:themeColor="text1"/>
            <w:szCs w:val="24"/>
          </w:rPr>
          <w:delText xml:space="preserve">также </w:delText>
        </w:r>
      </w:del>
      <w:r w:rsidRPr="00777793">
        <w:rPr>
          <w:rFonts w:ascii="Arial" w:hAnsi="Arial" w:cs="Arial"/>
          <w:color w:val="000000" w:themeColor="text1"/>
          <w:szCs w:val="24"/>
        </w:rPr>
        <w:t>приведены в Приложении 1 к данному КД.</w:t>
      </w:r>
    </w:p>
    <w:p w14:paraId="3B0E54DF" w14:textId="557454D3" w:rsidR="009E77FE" w:rsidRPr="00777793" w:rsidRDefault="009E77FE" w:rsidP="00B37212">
      <w:pPr>
        <w:spacing w:after="200" w:line="276" w:lineRule="auto"/>
        <w:jc w:val="left"/>
        <w:rPr>
          <w:rFonts w:ascii="Arial" w:eastAsiaTheme="majorEastAsia" w:hAnsi="Arial" w:cs="Arial"/>
          <w:b/>
          <w:szCs w:val="24"/>
        </w:rPr>
      </w:pPr>
      <w:r w:rsidRPr="00777793">
        <w:rPr>
          <w:rFonts w:eastAsiaTheme="majorEastAsia" w:cs="Arial"/>
          <w:caps/>
          <w:szCs w:val="24"/>
        </w:rPr>
        <w:br w:type="page"/>
      </w:r>
    </w:p>
    <w:p w14:paraId="2FDAD1D8" w14:textId="77777777" w:rsidR="000835FE" w:rsidRPr="00777793" w:rsidRDefault="000835FE" w:rsidP="00E95EC0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569" w:name="_Toc69138640"/>
      <w:r w:rsidRPr="00777793">
        <w:rPr>
          <w:rFonts w:eastAsiaTheme="majorEastAsia" w:cs="Arial"/>
          <w:caps w:val="0"/>
          <w:sz w:val="24"/>
          <w:szCs w:val="24"/>
        </w:rPr>
        <w:lastRenderedPageBreak/>
        <w:t xml:space="preserve">Описание бизнес-процесса </w:t>
      </w:r>
      <w:bookmarkStart w:id="570" w:name="_Hlk517956892"/>
      <w:r w:rsidR="00E95EC0" w:rsidRPr="00777793">
        <w:rPr>
          <w:rFonts w:eastAsiaTheme="majorEastAsia" w:cs="Arial"/>
          <w:caps w:val="0"/>
          <w:sz w:val="24"/>
          <w:szCs w:val="24"/>
        </w:rPr>
        <w:t>ПП-07.03.02-ERP Недельно-суточное плани</w:t>
      </w:r>
      <w:r w:rsidR="004A740D" w:rsidRPr="00777793">
        <w:rPr>
          <w:rFonts w:eastAsiaTheme="majorEastAsia" w:cs="Arial"/>
          <w:caps w:val="0"/>
          <w:sz w:val="24"/>
          <w:szCs w:val="24"/>
        </w:rPr>
        <w:t>рование воздействий на производ</w:t>
      </w:r>
      <w:r w:rsidR="00E95EC0" w:rsidRPr="00777793">
        <w:rPr>
          <w:rFonts w:eastAsiaTheme="majorEastAsia" w:cs="Arial"/>
          <w:caps w:val="0"/>
          <w:sz w:val="24"/>
          <w:szCs w:val="24"/>
        </w:rPr>
        <w:t>ственные активы</w:t>
      </w:r>
      <w:bookmarkEnd w:id="570"/>
      <w:bookmarkEnd w:id="569"/>
    </w:p>
    <w:p w14:paraId="78B11558" w14:textId="7422E0E9" w:rsidR="00E95EC0" w:rsidRPr="00777793" w:rsidRDefault="00E95EC0" w:rsidP="00E95EC0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777793">
        <w:rPr>
          <w:rFonts w:ascii="Arial" w:hAnsi="Arial" w:cs="Arial"/>
          <w:b/>
          <w:sz w:val="22"/>
        </w:rPr>
        <w:t xml:space="preserve">Таблица </w:t>
      </w:r>
      <w:r w:rsidR="00194722" w:rsidRPr="00B478E6">
        <w:rPr>
          <w:rFonts w:ascii="Arial" w:hAnsi="Arial" w:cs="Arial"/>
          <w:b/>
          <w:sz w:val="22"/>
        </w:rPr>
        <w:t>8</w:t>
      </w:r>
      <w:r w:rsidRPr="00777793">
        <w:rPr>
          <w:rFonts w:ascii="Arial" w:hAnsi="Arial" w:cs="Arial"/>
          <w:b/>
          <w:sz w:val="22"/>
        </w:rPr>
        <w:t xml:space="preserve">. Описание бизнес-процесса </w:t>
      </w:r>
      <w:r w:rsidR="004E3A07" w:rsidRPr="00777793">
        <w:rPr>
          <w:rFonts w:ascii="Arial" w:hAnsi="Arial" w:cs="Arial"/>
          <w:b/>
          <w:sz w:val="22"/>
        </w:rPr>
        <w:t>ПП-07.03.02-ERP Недельно-суточное плани</w:t>
      </w:r>
      <w:r w:rsidR="004A740D" w:rsidRPr="00777793">
        <w:rPr>
          <w:rFonts w:ascii="Arial" w:hAnsi="Arial" w:cs="Arial"/>
          <w:b/>
          <w:sz w:val="22"/>
        </w:rPr>
        <w:t>рование воздействий на производ</w:t>
      </w:r>
      <w:r w:rsidR="004E3A07" w:rsidRPr="00777793">
        <w:rPr>
          <w:rFonts w:ascii="Arial" w:hAnsi="Arial" w:cs="Arial"/>
          <w:b/>
          <w:sz w:val="22"/>
        </w:rPr>
        <w:t>ственные активы</w:t>
      </w:r>
    </w:p>
    <w:tbl>
      <w:tblPr>
        <w:tblpPr w:leftFromText="181" w:rightFromText="181" w:vertAnchor="text" w:horzAnchor="margin" w:tblpY="1"/>
        <w:tblOverlap w:val="never"/>
        <w:tblW w:w="1019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62"/>
        <w:gridCol w:w="7229"/>
      </w:tblGrid>
      <w:tr w:rsidR="00E95EC0" w:rsidRPr="00777793" w14:paraId="4C69D2D3" w14:textId="77777777" w:rsidTr="00E95EC0">
        <w:trPr>
          <w:cantSplit/>
          <w:trHeight w:val="396"/>
          <w:tblHeader/>
        </w:trPr>
        <w:tc>
          <w:tcPr>
            <w:tcW w:w="2962" w:type="dxa"/>
            <w:shd w:val="clear" w:color="auto" w:fill="FFC000"/>
          </w:tcPr>
          <w:p w14:paraId="3C8CD4EB" w14:textId="77777777" w:rsidR="00E95EC0" w:rsidRPr="00777793" w:rsidRDefault="00E95EC0" w:rsidP="00E95EC0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Код бизнес-процесса</w:t>
            </w:r>
          </w:p>
        </w:tc>
        <w:tc>
          <w:tcPr>
            <w:tcW w:w="7229" w:type="dxa"/>
            <w:vAlign w:val="bottom"/>
          </w:tcPr>
          <w:p w14:paraId="01D11045" w14:textId="77777777" w:rsidR="00E95EC0" w:rsidRPr="00777793" w:rsidRDefault="004E3A07" w:rsidP="00E95EC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ПП-07.03.02-ERP Недельно-суточное плани</w:t>
            </w:r>
            <w:r w:rsidR="004A740D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рование воздействий на производ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ственные активы</w:t>
            </w:r>
          </w:p>
        </w:tc>
      </w:tr>
      <w:tr w:rsidR="00D45AA4" w:rsidRPr="00777793" w14:paraId="5B4A4BBA" w14:textId="77777777" w:rsidTr="00D45AA4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12C9C57E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Цель бизнес-процесса</w:t>
            </w:r>
          </w:p>
        </w:tc>
        <w:tc>
          <w:tcPr>
            <w:tcW w:w="7229" w:type="dxa"/>
          </w:tcPr>
          <w:p w14:paraId="61AA3F46" w14:textId="252C300D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Формирование на недельном горизонте и уточнение на суточном сбалансированного и выполнимого плана-графика воздействий на ПА</w:t>
            </w:r>
          </w:p>
        </w:tc>
      </w:tr>
      <w:tr w:rsidR="00D45AA4" w:rsidRPr="00777793" w14:paraId="5F7A4631" w14:textId="77777777" w:rsidTr="00E95EC0">
        <w:trPr>
          <w:cantSplit/>
          <w:trHeight w:val="290"/>
        </w:trPr>
        <w:tc>
          <w:tcPr>
            <w:tcW w:w="2962" w:type="dxa"/>
            <w:shd w:val="clear" w:color="auto" w:fill="FFC000"/>
          </w:tcPr>
          <w:p w14:paraId="4C47FC9B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Периодичность</w:t>
            </w:r>
          </w:p>
        </w:tc>
        <w:tc>
          <w:tcPr>
            <w:tcW w:w="7229" w:type="dxa"/>
            <w:vAlign w:val="bottom"/>
          </w:tcPr>
          <w:p w14:paraId="00B29E9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Еженедельно, ежедневно</w:t>
            </w:r>
          </w:p>
        </w:tc>
      </w:tr>
      <w:tr w:rsidR="00D45AA4" w:rsidRPr="00777793" w14:paraId="7B59F288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70E3A901" w14:textId="77777777" w:rsidR="00D45AA4" w:rsidRPr="00777793" w:rsidRDefault="00D45AA4" w:rsidP="00D45AA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Предваряющие связанные процессы</w:t>
            </w:r>
          </w:p>
        </w:tc>
        <w:tc>
          <w:tcPr>
            <w:tcW w:w="7229" w:type="dxa"/>
            <w:vAlign w:val="bottom"/>
          </w:tcPr>
          <w:p w14:paraId="4537064A" w14:textId="7D00DBC4" w:rsidR="00A52683" w:rsidRDefault="00D45AA4" w:rsidP="00D45AA4">
            <w:pPr>
              <w:jc w:val="left"/>
              <w:rPr>
                <w:ins w:id="571" w:author="ShramkovAB" w:date="2021-04-01T17:1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УП-03.04.03.02-ERP </w:t>
            </w:r>
            <w:ins w:id="572" w:author="ShramkovAB" w:date="2021-04-01T17:18:00Z">
              <w:r w:rsidR="00A52683" w:rsidRPr="00A5268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Недельно-суточное планирование производственной программы</w:t>
              </w:r>
            </w:ins>
            <w:del w:id="573" w:author="ShramkovAB" w:date="2021-04-01T17:18:00Z">
              <w:r w:rsidRPr="00777793" w:rsidDel="00A5268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Регистрация плановых показателей недельно-суточного плана производства</w:delText>
              </w:r>
            </w:del>
          </w:p>
          <w:p w14:paraId="27DBEC6C" w14:textId="54C28361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ПП-07.05.03-ERP Формирование и потребление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3259E20D" w14:textId="77777777" w:rsidR="00DF7AAB" w:rsidRDefault="00D45AA4" w:rsidP="00D45AA4">
            <w:pPr>
              <w:jc w:val="left"/>
              <w:rPr>
                <w:ins w:id="574" w:author="ShramkovAB" w:date="2021-04-01T17:1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ПП-07.04.02-ERP Регистрация технических параметров эксплуатации оборудования (измерения, наработка)</w:t>
            </w:r>
          </w:p>
          <w:p w14:paraId="26EE28F5" w14:textId="52341015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ПП-07.06.03-ERP Формирование годового бюджета воздействий на производственные активы</w:t>
            </w:r>
          </w:p>
          <w:p w14:paraId="19A5F86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УП-04.02.04-ERP Загрузка плановых данных контроллинга</w:t>
            </w:r>
          </w:p>
          <w:p w14:paraId="7EAD4FC3" w14:textId="77777777" w:rsidR="00DF7AAB" w:rsidRDefault="00D45AA4" w:rsidP="00D45AA4">
            <w:pPr>
              <w:jc w:val="left"/>
              <w:rPr>
                <w:ins w:id="575" w:author="ShramkovAB" w:date="2021-04-01T17:20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6F6B8900" w14:textId="77777777" w:rsidR="00DF7AAB" w:rsidRDefault="00D45AA4" w:rsidP="00D45AA4">
            <w:pPr>
              <w:jc w:val="left"/>
              <w:rPr>
                <w:ins w:id="576" w:author="ShramkovAB" w:date="2021-04-01T17:2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ПП-07.03.03.01-ERP Выполнение и фактический учет воздействи</w:t>
            </w:r>
          </w:p>
          <w:p w14:paraId="5C386A7C" w14:textId="3052B160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ПП-07.03.03.02-ERP Управление внеплановыми воздействиями ТОиР</w:t>
            </w:r>
          </w:p>
        </w:tc>
      </w:tr>
      <w:tr w:rsidR="00D45AA4" w:rsidRPr="00777793" w14:paraId="403D90AD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4BA434B" w14:textId="77777777" w:rsidR="00D45AA4" w:rsidRPr="00777793" w:rsidRDefault="00D45AA4" w:rsidP="00D45AA4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Последующие связанные процессы</w:t>
            </w:r>
          </w:p>
        </w:tc>
        <w:tc>
          <w:tcPr>
            <w:tcW w:w="7229" w:type="dxa"/>
            <w:vAlign w:val="bottom"/>
          </w:tcPr>
          <w:p w14:paraId="38B45FB3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ПП-07.03.03.04-ERP Регистрация ежесменного обслуживания</w:t>
            </w:r>
          </w:p>
          <w:p w14:paraId="699B25FA" w14:textId="77777777" w:rsidR="00DF7AAB" w:rsidRDefault="00D45AA4">
            <w:pPr>
              <w:jc w:val="left"/>
              <w:rPr>
                <w:ins w:id="577" w:author="ShramkovAB" w:date="2021-04-01T17:21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ПП-07.02.03.01-ERP Годовое</w:t>
            </w:r>
            <w:r w:rsidR="001D278C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планирование воздействий на производственные активы</w:t>
            </w:r>
          </w:p>
          <w:p w14:paraId="24F3630F" w14:textId="13F99A24" w:rsidR="00DB6C34" w:rsidRPr="00777793" w:rsidRDefault="00DB6C3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</w:t>
            </w:r>
            <w:del w:id="578" w:author="ShramkovAB" w:date="2021-04-01T17:22:00Z">
              <w:r w:rsidRPr="00777793" w:rsidDel="00DF7AAB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.01</w:delText>
              </w:r>
            </w:del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.01-ERP Производство деталей и изделий собственными силами</w:t>
            </w:r>
          </w:p>
          <w:p w14:paraId="329A6B2D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ПП-07.04.03-ERP Выполнение и регистрация результатов диагностики производственных активов</w:t>
            </w:r>
          </w:p>
          <w:p w14:paraId="690E61C1" w14:textId="09EE5851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ПП-07.05.03-ERP Формирование и потребление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67C92318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ПП-10.06.03-ERP Выполнение транспортных работ и работ технологического транспорта</w:t>
            </w:r>
          </w:p>
          <w:p w14:paraId="2A5444D5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ПП-10.03.04-ERP Оперативное планирование обеспечения</w:t>
            </w:r>
          </w:p>
          <w:p w14:paraId="7DE1758B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ПП-07.02.03.03-ERP Определение стоимости работ</w:t>
            </w:r>
          </w:p>
          <w:p w14:paraId="4D67515A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ПП-07.06.04-ERP Исполнение, корректировка и контроль бюджета воздействий на производственные активы</w:t>
            </w:r>
          </w:p>
          <w:p w14:paraId="0FA8CD4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ПП-07.03.01-ERP Оперативное (месячное) планирование воздействий на производственные активы</w:t>
            </w:r>
          </w:p>
          <w:p w14:paraId="59D7DFA1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ПП-07.02.03.02-ERP Планирование остановочных ремонтов</w:t>
            </w:r>
          </w:p>
          <w:p w14:paraId="49AAFE3A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ПП-07.03.03.01-ERP Выполнение и фактический учет воздействий</w:t>
            </w:r>
          </w:p>
          <w:p w14:paraId="16BB3CFE" w14:textId="2FB85D1B" w:rsidR="002E068D" w:rsidRPr="00777793" w:rsidRDefault="00D45AA4" w:rsidP="0011190A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ПП-10.04.03.01-ERP Выполнение закупки</w:t>
            </w:r>
            <w:del w:id="579" w:author="ShramkovAB" w:date="2021-04-01T17:25:00Z">
              <w:r w:rsidR="002E068D" w:rsidRPr="00777793" w:rsidDel="008143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ПП-07.05.01 Производство деталей и изделий собственными силами</w:delText>
              </w:r>
            </w:del>
          </w:p>
          <w:p w14:paraId="3B156E84" w14:textId="7F5A0559" w:rsidR="00D45AA4" w:rsidRPr="00777793" w:rsidRDefault="002E068D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ПП-07.05.01</w:t>
            </w:r>
            <w:r w:rsidR="00BE3A46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-ERP </w:t>
            </w:r>
            <w:del w:id="580" w:author="ShramkovAB" w:date="2021-04-01T17:25:00Z">
              <w:r w:rsidRPr="00777793" w:rsidDel="00814311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 xml:space="preserve"> </w:delText>
              </w:r>
            </w:del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Производство деталей и изделий собственными силами</w:t>
            </w:r>
          </w:p>
        </w:tc>
      </w:tr>
      <w:tr w:rsidR="00D45AA4" w:rsidRPr="00777793" w14:paraId="282287CE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14E404B5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Входящие данные</w:t>
            </w:r>
          </w:p>
        </w:tc>
        <w:tc>
          <w:tcPr>
            <w:tcW w:w="7229" w:type="dxa"/>
            <w:vAlign w:val="bottom"/>
          </w:tcPr>
          <w:p w14:paraId="0A954EA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объемы горной добычи (плановые заказы)</w:t>
            </w:r>
          </w:p>
          <w:p w14:paraId="6AE1BBD3" w14:textId="4E95BC0A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Плановые объемы первичной переработки руды (плановые заказы)Плановые объемы вспомогательного добычного производства (плановые заказы)</w:t>
            </w:r>
          </w:p>
          <w:p w14:paraId="70EF7C65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Программа производства</w:t>
            </w:r>
          </w:p>
          <w:p w14:paraId="2E841A84" w14:textId="615B9942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Отчет о состоянии </w:t>
            </w:r>
            <w:r w:rsidR="00DB6C34"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обмен</w:t>
            </w: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ного фонда</w:t>
            </w:r>
          </w:p>
          <w:p w14:paraId="535540CF" w14:textId="4B61EDEA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Документ измерений</w:t>
            </w:r>
          </w:p>
          <w:p w14:paraId="08A4367F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Лимиты бюджета по СПП-элементам</w:t>
            </w:r>
          </w:p>
          <w:p w14:paraId="1ECB4BD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Проверенные тарифы</w:t>
            </w:r>
          </w:p>
          <w:p w14:paraId="7828C580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Заказ ТОРО </w:t>
            </w:r>
          </w:p>
          <w:p w14:paraId="1D718C5D" w14:textId="27369C7A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План-график воздействий на ПА, консолидированный по Предприятию (включающий Подразделения)Акт переноса ремонт</w:t>
            </w:r>
          </w:p>
        </w:tc>
      </w:tr>
      <w:tr w:rsidR="00D45AA4" w:rsidRPr="00777793" w14:paraId="7BC6AAA9" w14:textId="77777777" w:rsidTr="00E95EC0">
        <w:trPr>
          <w:cantSplit/>
          <w:trHeight w:val="293"/>
        </w:trPr>
        <w:tc>
          <w:tcPr>
            <w:tcW w:w="2962" w:type="dxa"/>
            <w:shd w:val="clear" w:color="auto" w:fill="FFC000"/>
          </w:tcPr>
          <w:p w14:paraId="4FC0B045" w14:textId="77777777" w:rsidR="00D45AA4" w:rsidRPr="00777793" w:rsidRDefault="00D45AA4" w:rsidP="00D45AA4">
            <w:pPr>
              <w:rPr>
                <w:rFonts w:ascii="Arial" w:hAnsi="Arial" w:cs="Arial"/>
                <w:sz w:val="20"/>
                <w:szCs w:val="20"/>
              </w:rPr>
            </w:pPr>
            <w:r w:rsidRPr="00777793">
              <w:rPr>
                <w:rFonts w:ascii="Arial" w:hAnsi="Arial" w:cs="Arial"/>
                <w:sz w:val="20"/>
                <w:szCs w:val="20"/>
              </w:rPr>
              <w:t>Исходящие данные</w:t>
            </w:r>
          </w:p>
        </w:tc>
        <w:tc>
          <w:tcPr>
            <w:tcW w:w="7229" w:type="dxa"/>
            <w:vAlign w:val="bottom"/>
          </w:tcPr>
          <w:p w14:paraId="2E37170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Заказ ТОРО</w:t>
            </w:r>
          </w:p>
          <w:p w14:paraId="127AC70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изготовление ЗЧ</w:t>
            </w:r>
          </w:p>
          <w:p w14:paraId="0B321177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Потребность в МТР</w:t>
            </w:r>
          </w:p>
          <w:p w14:paraId="1AD4C55E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План-график воздействий на ПА на неделю</w:t>
            </w:r>
          </w:p>
          <w:p w14:paraId="6FA47765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Дефектная ведомость</w:t>
            </w:r>
          </w:p>
          <w:p w14:paraId="13854C24" w14:textId="77777777" w:rsidR="00D45AA4" w:rsidRPr="00777793" w:rsidRDefault="00D45AA4" w:rsidP="00D45AA4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777793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Заявка на закупку работ, услуг</w:t>
            </w:r>
          </w:p>
        </w:tc>
      </w:tr>
    </w:tbl>
    <w:p w14:paraId="0F8E0E55" w14:textId="77777777" w:rsidR="00E95EC0" w:rsidRPr="00777793" w:rsidRDefault="00E95EC0" w:rsidP="00E95EC0">
      <w:pPr>
        <w:rPr>
          <w:rFonts w:ascii="Arial" w:eastAsiaTheme="majorEastAsia" w:hAnsi="Arial" w:cs="Arial"/>
        </w:rPr>
      </w:pPr>
    </w:p>
    <w:p w14:paraId="5BC225E9" w14:textId="6CD40B90" w:rsidR="00DB6C34" w:rsidRPr="00777793" w:rsidDel="00F84003" w:rsidRDefault="00DB6C34" w:rsidP="009E77FE">
      <w:pPr>
        <w:rPr>
          <w:del w:id="581" w:author="Попова Дарья" w:date="2020-07-22T14:11:00Z"/>
          <w:rFonts w:ascii="Arial" w:hAnsi="Arial" w:cs="Arial"/>
        </w:rPr>
      </w:pPr>
    </w:p>
    <w:p w14:paraId="6EE9573E" w14:textId="1DCC8DBF" w:rsidR="00DB6C34" w:rsidRPr="00777793" w:rsidDel="00F84003" w:rsidRDefault="00DB6C34" w:rsidP="009E77FE">
      <w:pPr>
        <w:rPr>
          <w:del w:id="582" w:author="Попова Дарья" w:date="2020-07-22T14:11:00Z"/>
          <w:rFonts w:ascii="Arial" w:hAnsi="Arial" w:cs="Arial"/>
        </w:rPr>
      </w:pPr>
    </w:p>
    <w:p w14:paraId="103FCBC6" w14:textId="1BD6D17D" w:rsidR="00DB6C34" w:rsidRPr="00777793" w:rsidDel="0073543D" w:rsidRDefault="00DB6C34" w:rsidP="009E77FE">
      <w:pPr>
        <w:rPr>
          <w:del w:id="583" w:author="ShramkovAB" w:date="2021-04-01T17:28:00Z"/>
          <w:rFonts w:ascii="Arial" w:hAnsi="Arial" w:cs="Arial"/>
        </w:rPr>
      </w:pPr>
    </w:p>
    <w:p w14:paraId="225BD4CB" w14:textId="0A16738C" w:rsidR="00D65C23" w:rsidRPr="001A4543" w:rsidDel="0073543D" w:rsidRDefault="00EF208B" w:rsidP="00EF208B">
      <w:pPr>
        <w:rPr>
          <w:del w:id="584" w:author="ShramkovAB" w:date="2021-04-01T17:28:00Z"/>
        </w:rPr>
      </w:pPr>
      <w:del w:id="585" w:author="ShramkovAB" w:date="2021-04-01T17:28:00Z">
        <w:r w:rsidRPr="00777793" w:rsidDel="0073543D">
          <w:rPr>
            <w:rFonts w:ascii="Arial" w:hAnsi="Arial" w:cs="Arial"/>
            <w:color w:val="000000" w:themeColor="text1"/>
            <w:szCs w:val="24"/>
          </w:rPr>
          <w:delText>Ссылка на A</w:delText>
        </w:r>
        <w:r w:rsidDel="0073543D">
          <w:rPr>
            <w:rFonts w:ascii="Arial" w:hAnsi="Arial" w:cs="Arial"/>
            <w:color w:val="000000" w:themeColor="text1"/>
            <w:szCs w:val="24"/>
            <w:lang w:val="en-US"/>
          </w:rPr>
          <w:delText>RIS</w:delText>
        </w:r>
        <w:r w:rsidRPr="00777793" w:rsidDel="0073543D">
          <w:rPr>
            <w:rFonts w:ascii="Arial" w:hAnsi="Arial" w:cs="Arial"/>
            <w:color w:val="000000" w:themeColor="text1"/>
            <w:szCs w:val="24"/>
          </w:rPr>
          <w:delText>-схему</w:delText>
        </w:r>
        <w:r w:rsidR="00FB0F51" w:rsidDel="0073543D">
          <w:rPr>
            <w:rFonts w:ascii="Arial" w:hAnsi="Arial" w:cs="Arial"/>
            <w:color w:val="000000" w:themeColor="text1"/>
            <w:szCs w:val="24"/>
          </w:rPr>
          <w:delText>:</w:delText>
        </w:r>
        <w:r w:rsidDel="0073543D">
          <w:rPr>
            <w:rFonts w:ascii="Arial" w:hAnsi="Arial" w:cs="Arial"/>
            <w:color w:val="000000" w:themeColor="text1"/>
            <w:szCs w:val="24"/>
          </w:rPr>
          <w:delText xml:space="preserve"> </w:delText>
        </w:r>
        <w:r w:rsidR="00D65C23" w:rsidDel="0073543D">
          <w:rPr>
            <w:rFonts w:ascii="Arial" w:hAnsi="Arial" w:cs="Arial"/>
            <w:szCs w:val="24"/>
          </w:rPr>
          <w:fldChar w:fldCharType="begin"/>
        </w:r>
        <w:r w:rsidR="00D65C23" w:rsidDel="0073543D">
          <w:rPr>
            <w:rFonts w:ascii="Arial" w:hAnsi="Arial" w:cs="Arial"/>
            <w:szCs w:val="24"/>
          </w:rPr>
          <w:delInstrText xml:space="preserve"> HYPERLINK "</w:delInstrText>
        </w:r>
        <w:r w:rsidR="00D65C23" w:rsidRPr="001A4543" w:rsidDel="0073543D">
          <w:delInstrText>http://portal.polyus.com/ERP/ERPDocuments/05_Бизнес-процессы/Целевые схемы БП/ТОиР/ERP.9.9.2.54_PM_КД_Оперативное планирование мероприятий ТОиР.</w:delInstrText>
        </w:r>
      </w:del>
    </w:p>
    <w:p w14:paraId="37FF294B" w14:textId="3DD7D7BE" w:rsidR="00D65C23" w:rsidRPr="00E72088" w:rsidDel="0073543D" w:rsidRDefault="00D65C23" w:rsidP="00EF208B">
      <w:pPr>
        <w:rPr>
          <w:del w:id="586" w:author="ShramkovAB" w:date="2021-04-01T17:28:00Z"/>
          <w:rStyle w:val="a9"/>
          <w:rFonts w:ascii="Arial" w:hAnsi="Arial" w:cs="Arial"/>
          <w:szCs w:val="24"/>
        </w:rPr>
      </w:pPr>
      <w:del w:id="587" w:author="ShramkovAB" w:date="2021-04-01T17:28:00Z">
        <w:r w:rsidDel="0073543D">
          <w:rPr>
            <w:rFonts w:ascii="Arial" w:hAnsi="Arial" w:cs="Arial"/>
            <w:szCs w:val="24"/>
          </w:rPr>
          <w:delInstrText xml:space="preserve">" </w:delInstrText>
        </w:r>
        <w:r w:rsidDel="0073543D">
          <w:rPr>
            <w:rFonts w:ascii="Arial" w:hAnsi="Arial" w:cs="Arial"/>
            <w:szCs w:val="24"/>
          </w:rPr>
          <w:fldChar w:fldCharType="separate"/>
        </w:r>
        <w:r w:rsidRPr="00E85BA5" w:rsidDel="0073543D">
          <w:rPr>
            <w:rStyle w:val="a9"/>
            <w:rFonts w:ascii="Arial" w:hAnsi="Arial" w:cs="Arial"/>
            <w:szCs w:val="24"/>
          </w:rPr>
          <w:delText>http://portal.polyus.com/ERP/ERPDocuments/05_Бизнес-процессы/Целевые схемы БП/ТОиР/</w:delText>
        </w:r>
        <w:r w:rsidRPr="006F2804" w:rsidDel="0073543D">
          <w:rPr>
            <w:rStyle w:val="a9"/>
            <w:rFonts w:ascii="Arial" w:hAnsi="Arial" w:cs="Arial"/>
            <w:szCs w:val="24"/>
            <w:lang w:val="en-US"/>
          </w:rPr>
          <w:delText>ERP</w:delText>
        </w:r>
        <w:r w:rsidRPr="00E72088" w:rsidDel="0073543D">
          <w:rPr>
            <w:rStyle w:val="a9"/>
            <w:rFonts w:ascii="Arial" w:hAnsi="Arial" w:cs="Arial"/>
            <w:szCs w:val="24"/>
          </w:rPr>
          <w:delText>.9.</w:delText>
        </w:r>
      </w:del>
      <w:ins w:id="588" w:author="Александр Шрамков" w:date="2021-03-10T18:18:00Z">
        <w:del w:id="589" w:author="ShramkovAB" w:date="2021-04-01T17:28:00Z">
          <w:r w:rsidR="00923C4E" w:rsidDel="0073543D">
            <w:rPr>
              <w:rStyle w:val="a9"/>
              <w:rFonts w:ascii="Arial" w:hAnsi="Arial" w:cs="Arial"/>
              <w:szCs w:val="24"/>
              <w:lang w:val="en-US"/>
            </w:rPr>
            <w:delText>ERP</w:delText>
          </w:r>
          <w:r w:rsidR="00923C4E" w:rsidRPr="00923C4E" w:rsidDel="0073543D">
            <w:rPr>
              <w:rStyle w:val="a9"/>
              <w:rFonts w:ascii="Arial" w:hAnsi="Arial" w:cs="Arial"/>
              <w:szCs w:val="24"/>
              <w:rPrChange w:id="590" w:author="Александр Шрамков" w:date="2021-03-10T18:18:00Z">
                <w:rPr>
                  <w:rStyle w:val="a9"/>
                  <w:rFonts w:ascii="Arial" w:hAnsi="Arial" w:cs="Arial"/>
                  <w:szCs w:val="24"/>
                  <w:lang w:val="en-US"/>
                </w:rPr>
              </w:rPrChange>
            </w:rPr>
            <w:delText>.13.</w:delText>
          </w:r>
        </w:del>
      </w:ins>
      <w:del w:id="591" w:author="ShramkovAB" w:date="2021-04-01T17:28:00Z">
        <w:r w:rsidRPr="00E72088" w:rsidDel="0073543D">
          <w:rPr>
            <w:rStyle w:val="a9"/>
            <w:rFonts w:ascii="Arial" w:hAnsi="Arial" w:cs="Arial"/>
            <w:szCs w:val="24"/>
          </w:rPr>
          <w:delText>9.2.54_</w:delText>
        </w:r>
        <w:r w:rsidRPr="00E72088" w:rsidDel="0073543D">
          <w:rPr>
            <w:rStyle w:val="a9"/>
            <w:rFonts w:ascii="Arial" w:hAnsi="Arial" w:cs="Arial"/>
            <w:szCs w:val="24"/>
            <w:lang w:val="en-US"/>
          </w:rPr>
          <w:delText>PM</w:delText>
        </w:r>
        <w:r w:rsidRPr="00E72088" w:rsidDel="0073543D">
          <w:rPr>
            <w:rStyle w:val="a9"/>
            <w:rFonts w:ascii="Arial" w:hAnsi="Arial" w:cs="Arial"/>
            <w:szCs w:val="24"/>
          </w:rPr>
          <w:delText>_КД_Оперативное планирование мероприятий ТОиР.</w:delText>
        </w:r>
      </w:del>
    </w:p>
    <w:p w14:paraId="603453C1" w14:textId="1C7C7655" w:rsidR="00FB0F51" w:rsidRDefault="00D65C23" w:rsidP="00EF208B">
      <w:pPr>
        <w:rPr>
          <w:rFonts w:ascii="Arial" w:hAnsi="Arial" w:cs="Arial"/>
          <w:color w:val="000000" w:themeColor="text1"/>
          <w:szCs w:val="24"/>
        </w:rPr>
      </w:pPr>
      <w:del w:id="592" w:author="ShramkovAB" w:date="2021-04-01T17:28:00Z">
        <w:r w:rsidDel="0073543D">
          <w:rPr>
            <w:rFonts w:ascii="Arial" w:hAnsi="Arial" w:cs="Arial"/>
            <w:szCs w:val="24"/>
          </w:rPr>
          <w:fldChar w:fldCharType="end"/>
        </w:r>
      </w:del>
    </w:p>
    <w:p w14:paraId="4B6DF7BD" w14:textId="6C571AC6" w:rsidR="00587596" w:rsidRPr="00777793" w:rsidRDefault="00587596" w:rsidP="00B478E6">
      <w:pPr>
        <w:spacing w:after="240" w:line="276" w:lineRule="auto"/>
        <w:ind w:firstLine="567"/>
        <w:rPr>
          <w:rFonts w:ascii="Arial" w:hAnsi="Arial" w:cs="Arial"/>
          <w:color w:val="000000" w:themeColor="text1"/>
          <w:szCs w:val="24"/>
        </w:rPr>
      </w:pPr>
      <w:r w:rsidRPr="00777793">
        <w:rPr>
          <w:rFonts w:ascii="Arial" w:hAnsi="Arial" w:cs="Arial"/>
          <w:color w:val="000000" w:themeColor="text1"/>
          <w:szCs w:val="24"/>
        </w:rPr>
        <w:t>A</w:t>
      </w:r>
      <w:r w:rsidR="00EF208B">
        <w:rPr>
          <w:rFonts w:ascii="Arial" w:hAnsi="Arial" w:cs="Arial"/>
          <w:color w:val="000000" w:themeColor="text1"/>
          <w:szCs w:val="24"/>
          <w:lang w:val="en-US"/>
        </w:rPr>
        <w:t>RIS</w:t>
      </w:r>
      <w:r w:rsidRPr="00777793">
        <w:rPr>
          <w:rFonts w:ascii="Arial" w:hAnsi="Arial" w:cs="Arial"/>
          <w:color w:val="000000" w:themeColor="text1"/>
          <w:szCs w:val="24"/>
        </w:rPr>
        <w:t xml:space="preserve">-cхемы </w:t>
      </w:r>
      <w:del w:id="593" w:author="ShramkovAB" w:date="2021-04-01T17:29:00Z">
        <w:r w:rsidRPr="00B478E6" w:rsidDel="0073543D">
          <w:rPr>
            <w:rFonts w:ascii="Arial" w:hAnsi="Arial" w:cs="Arial"/>
          </w:rPr>
          <w:delText>также</w:delText>
        </w:r>
        <w:r w:rsidRPr="00777793" w:rsidDel="0073543D">
          <w:rPr>
            <w:rFonts w:ascii="Arial" w:hAnsi="Arial" w:cs="Arial"/>
            <w:color w:val="000000" w:themeColor="text1"/>
            <w:szCs w:val="24"/>
          </w:rPr>
          <w:delText xml:space="preserve"> </w:delText>
        </w:r>
      </w:del>
      <w:r w:rsidRPr="00777793">
        <w:rPr>
          <w:rFonts w:ascii="Arial" w:hAnsi="Arial" w:cs="Arial"/>
          <w:color w:val="000000" w:themeColor="text1"/>
          <w:szCs w:val="24"/>
        </w:rPr>
        <w:t>приведены в Приложении 1 к данному КД.</w:t>
      </w:r>
    </w:p>
    <w:p w14:paraId="3A909FB4" w14:textId="77777777" w:rsidR="00E95EC0" w:rsidRPr="00777793" w:rsidRDefault="00E95EC0" w:rsidP="00E95EC0">
      <w:pPr>
        <w:rPr>
          <w:rFonts w:ascii="Arial" w:eastAsiaTheme="majorEastAsia" w:hAnsi="Arial" w:cs="Arial"/>
        </w:rPr>
      </w:pPr>
    </w:p>
    <w:p w14:paraId="594B8538" w14:textId="77777777" w:rsidR="00E95EC0" w:rsidRPr="00777793" w:rsidRDefault="00E95EC0" w:rsidP="00E95EC0">
      <w:pPr>
        <w:rPr>
          <w:rFonts w:ascii="Arial" w:eastAsiaTheme="majorEastAsia" w:hAnsi="Arial" w:cs="Arial"/>
        </w:rPr>
      </w:pPr>
    </w:p>
    <w:p w14:paraId="392A6412" w14:textId="77777777" w:rsidR="008771EE" w:rsidRPr="00777793" w:rsidRDefault="008771EE">
      <w:pPr>
        <w:spacing w:after="200" w:line="276" w:lineRule="auto"/>
        <w:jc w:val="left"/>
        <w:rPr>
          <w:rFonts w:ascii="Arial" w:eastAsiaTheme="majorEastAsia" w:hAnsi="Arial" w:cs="Arial"/>
          <w:b/>
          <w:caps/>
          <w:szCs w:val="26"/>
        </w:rPr>
      </w:pPr>
      <w:r w:rsidRPr="00777793">
        <w:rPr>
          <w:rFonts w:eastAsiaTheme="majorEastAsia" w:cs="Arial"/>
          <w:bCs/>
          <w:iCs/>
          <w:szCs w:val="26"/>
        </w:rPr>
        <w:br w:type="page"/>
      </w:r>
    </w:p>
    <w:p w14:paraId="4142A476" w14:textId="7727490D" w:rsidR="0043622A" w:rsidRPr="00777793" w:rsidRDefault="0043622A" w:rsidP="0043622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594" w:name="_Toc69138641"/>
      <w:r w:rsidRPr="00777793">
        <w:rPr>
          <w:rFonts w:eastAsiaTheme="majorEastAsia" w:cs="Arial"/>
          <w:bCs w:val="0"/>
          <w:iCs w:val="0"/>
          <w:szCs w:val="26"/>
        </w:rPr>
        <w:lastRenderedPageBreak/>
        <w:t>Описание шагов бизнес-процесс</w:t>
      </w:r>
      <w:r w:rsidR="003737BB" w:rsidRPr="00777793">
        <w:rPr>
          <w:rFonts w:eastAsiaTheme="majorEastAsia" w:cs="Arial"/>
          <w:bCs w:val="0"/>
          <w:iCs w:val="0"/>
          <w:szCs w:val="26"/>
        </w:rPr>
        <w:t>ов</w:t>
      </w:r>
      <w:bookmarkEnd w:id="594"/>
    </w:p>
    <w:p w14:paraId="34AC2B05" w14:textId="77777777" w:rsidR="0043622A" w:rsidRPr="00777793" w:rsidRDefault="0043622A" w:rsidP="00AF30C9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595" w:name="_Toc514340553"/>
      <w:bookmarkStart w:id="596" w:name="_Toc69138642"/>
      <w:r w:rsidRPr="00777793">
        <w:rPr>
          <w:rFonts w:eastAsiaTheme="majorEastAsia" w:cs="Arial"/>
          <w:caps w:val="0"/>
          <w:sz w:val="24"/>
          <w:szCs w:val="24"/>
        </w:rPr>
        <w:t xml:space="preserve">Описание шагов бизнес-процесса </w:t>
      </w:r>
      <w:bookmarkEnd w:id="595"/>
      <w:r w:rsidR="00AF30C9" w:rsidRPr="00777793">
        <w:rPr>
          <w:rFonts w:eastAsiaTheme="majorEastAsia" w:cs="Arial"/>
          <w:caps w:val="0"/>
          <w:sz w:val="24"/>
          <w:szCs w:val="24"/>
        </w:rPr>
        <w:t>ПП-07.03.01-ERP Оперативное (месячное) планирование воздействий на производственные активы</w:t>
      </w:r>
      <w:bookmarkEnd w:id="596"/>
    </w:p>
    <w:p w14:paraId="4BFB24B9" w14:textId="307DD0A5" w:rsidR="00401B8F" w:rsidRPr="00777793" w:rsidRDefault="00401B8F" w:rsidP="00401B8F">
      <w:pPr>
        <w:rPr>
          <w:rFonts w:ascii="Arial" w:eastAsiaTheme="majorEastAsia" w:hAnsi="Arial" w:cs="Arial"/>
        </w:rPr>
      </w:pPr>
    </w:p>
    <w:p w14:paraId="7CBCB91A" w14:textId="5F4FFF52" w:rsidR="00401B8F" w:rsidRPr="00777793" w:rsidRDefault="00500F85">
      <w:pPr>
        <w:pStyle w:val="4"/>
      </w:pPr>
      <w:bookmarkStart w:id="597" w:name="_Ref39069877"/>
      <w:r>
        <w:t>Шаг процесса 5</w:t>
      </w:r>
      <w:r w:rsidR="00401B8F" w:rsidRPr="00777793">
        <w:t>0 – Актуализация сроков плановых заказов по наработке/</w:t>
      </w:r>
      <w:r w:rsidR="00401B8F" w:rsidRPr="001842E4">
        <w:rPr>
          <w:rPrChange w:id="598" w:author="Попова Дарья" w:date="2020-07-23T10:22:00Z">
            <w:rPr>
              <w:b w:val="0"/>
              <w:i/>
              <w:caps/>
            </w:rPr>
          </w:rPrChange>
        </w:rPr>
        <w:t>состоянию</w:t>
      </w:r>
      <w:bookmarkEnd w:id="597"/>
    </w:p>
    <w:p w14:paraId="6F1609DC" w14:textId="2A11F759" w:rsidR="00401B8F" w:rsidRPr="00777793" w:rsidDel="001842E4" w:rsidRDefault="00401B8F" w:rsidP="00401B8F">
      <w:pPr>
        <w:rPr>
          <w:del w:id="599" w:author="Попова Дарья" w:date="2020-07-23T10:22:00Z"/>
          <w:rFonts w:ascii="Arial" w:eastAsiaTheme="majorEastAsia" w:hAnsi="Arial" w:cs="Arial"/>
        </w:rPr>
      </w:pPr>
    </w:p>
    <w:p w14:paraId="021C3FA7" w14:textId="03911303" w:rsidR="005B1D79" w:rsidRPr="001842E4" w:rsidRDefault="004035E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600" w:author="Попова Дарья" w:date="2020-07-23T10:22:00Z">
            <w:rPr>
              <w:rFonts w:ascii="Arial" w:hAnsi="Arial" w:cs="Arial"/>
            </w:rPr>
          </w:rPrChange>
        </w:rPr>
      </w:pPr>
      <w:r w:rsidRPr="001842E4">
        <w:rPr>
          <w:rFonts w:ascii="Arial" w:hAnsi="Arial" w:cs="Arial"/>
          <w:color w:val="000000" w:themeColor="text1"/>
          <w:rPrChange w:id="601" w:author="Попова Дарья" w:date="2020-07-23T10:22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1842E4">
        <w:rPr>
          <w:rFonts w:ascii="Arial" w:hAnsi="Arial" w:cs="Arial"/>
          <w:color w:val="000000" w:themeColor="text1"/>
          <w:rPrChange w:id="602" w:author="Попова Дарья" w:date="2020-07-23T10:22:00Z">
            <w:rPr>
              <w:rFonts w:ascii="Arial" w:hAnsi="Arial" w:cs="Arial"/>
            </w:rPr>
          </w:rPrChange>
        </w:rPr>
        <w:t xml:space="preserve">УО </w:t>
      </w:r>
      <w:r w:rsidR="00401B8F" w:rsidRPr="001842E4">
        <w:rPr>
          <w:rFonts w:ascii="Arial" w:hAnsi="Arial" w:cs="Arial"/>
          <w:color w:val="000000" w:themeColor="text1"/>
          <w:rPrChange w:id="603" w:author="Попова Дарья" w:date="2020-07-23T10:22:00Z">
            <w:rPr>
              <w:rFonts w:ascii="Arial" w:hAnsi="Arial" w:cs="Arial"/>
            </w:rPr>
          </w:rPrChange>
        </w:rPr>
        <w:t>(</w:t>
      </w:r>
      <w:r w:rsidR="00562687" w:rsidRPr="001842E4">
        <w:rPr>
          <w:rFonts w:ascii="Arial" w:hAnsi="Arial" w:cs="Arial"/>
          <w:color w:val="000000" w:themeColor="text1"/>
          <w:rPrChange w:id="604" w:author="Попова Дарья" w:date="2020-07-23T10:22:00Z">
            <w:rPr>
              <w:rFonts w:ascii="Arial" w:hAnsi="Arial" w:cs="Arial"/>
            </w:rPr>
          </w:rPrChange>
        </w:rPr>
        <w:t>также</w:t>
      </w:r>
      <w:r w:rsidR="00401B8F" w:rsidRPr="001842E4">
        <w:rPr>
          <w:rFonts w:ascii="Arial" w:hAnsi="Arial" w:cs="Arial"/>
          <w:color w:val="000000" w:themeColor="text1"/>
          <w:rPrChange w:id="605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="002D5241" w:rsidRPr="001842E4">
        <w:rPr>
          <w:rFonts w:ascii="Arial" w:hAnsi="Arial" w:cs="Arial"/>
          <w:color w:val="000000" w:themeColor="text1"/>
          <w:rPrChange w:id="606" w:author="Попова Дарья" w:date="2020-07-23T10:22:00Z">
            <w:rPr>
              <w:rFonts w:ascii="Arial" w:hAnsi="Arial" w:cs="Arial"/>
            </w:rPr>
          </w:rPrChange>
        </w:rPr>
        <w:t>является Исполнителем</w:t>
      </w:r>
      <w:r w:rsidR="00401B8F" w:rsidRPr="001842E4">
        <w:rPr>
          <w:rFonts w:ascii="Arial" w:hAnsi="Arial" w:cs="Arial"/>
          <w:color w:val="000000" w:themeColor="text1"/>
          <w:rPrChange w:id="607" w:author="Попова Дарья" w:date="2020-07-23T10:22:00Z">
            <w:rPr>
              <w:rFonts w:ascii="Arial" w:hAnsi="Arial" w:cs="Arial"/>
            </w:rPr>
          </w:rPrChange>
        </w:rPr>
        <w:t xml:space="preserve"> КП) проводит актуализацию сроков р</w:t>
      </w:r>
      <w:r w:rsidR="002D5241" w:rsidRPr="001842E4">
        <w:rPr>
          <w:rFonts w:ascii="Arial" w:hAnsi="Arial" w:cs="Arial"/>
          <w:color w:val="000000" w:themeColor="text1"/>
          <w:rPrChange w:id="608" w:author="Попова Дарья" w:date="2020-07-23T10:22:00Z">
            <w:rPr>
              <w:rFonts w:ascii="Arial" w:hAnsi="Arial" w:cs="Arial"/>
            </w:rPr>
          </w:rPrChange>
        </w:rPr>
        <w:t xml:space="preserve">абот, для этого </w:t>
      </w:r>
      <w:del w:id="609" w:author="Попова Дарья" w:date="2020-07-23T10:20:00Z">
        <w:r w:rsidR="00B75C90" w:rsidRPr="001842E4" w:rsidDel="001842E4">
          <w:rPr>
            <w:rFonts w:ascii="Arial" w:hAnsi="Arial" w:cs="Arial"/>
            <w:color w:val="000000" w:themeColor="text1"/>
            <w:rPrChange w:id="610" w:author="Попова Дарья" w:date="2020-07-23T10:22:00Z">
              <w:rPr>
                <w:rFonts w:ascii="Arial" w:hAnsi="Arial" w:cs="Arial"/>
              </w:rPr>
            </w:rPrChange>
          </w:rPr>
          <w:delText xml:space="preserve"> </w:delText>
        </w:r>
      </w:del>
      <w:r w:rsidR="00B75C90" w:rsidRPr="001842E4">
        <w:rPr>
          <w:rFonts w:ascii="Arial" w:hAnsi="Arial" w:cs="Arial"/>
          <w:color w:val="000000" w:themeColor="text1"/>
          <w:rPrChange w:id="611" w:author="Попова Дарья" w:date="2020-07-23T10:22:00Z">
            <w:rPr>
              <w:rFonts w:ascii="Arial" w:hAnsi="Arial" w:cs="Arial"/>
            </w:rPr>
          </w:rPrChange>
        </w:rPr>
        <w:t>использует разработку PM21 «Оптимизация плана-графика»</w:t>
      </w:r>
      <w:ins w:id="612" w:author="Александр Шрамков" w:date="2021-03-11T14:05:00Z">
        <w:r w:rsidR="002A2ED7">
          <w:rPr>
            <w:rFonts w:ascii="Arial" w:hAnsi="Arial" w:cs="Arial"/>
            <w:color w:val="000000" w:themeColor="text1"/>
          </w:rPr>
          <w:t xml:space="preserve"> (</w:t>
        </w:r>
      </w:ins>
      <w:ins w:id="613" w:author="Александр Шрамков" w:date="2021-03-11T14:06:00Z">
        <w:r w:rsidR="00653C42">
          <w:rPr>
            <w:rFonts w:ascii="Arial" w:hAnsi="Arial" w:cs="Arial"/>
            <w:color w:val="000000" w:themeColor="text1"/>
          </w:rPr>
          <w:t>транзакция</w:t>
        </w:r>
        <w:r w:rsidR="002A2ED7" w:rsidRPr="002A2ED7">
          <w:rPr>
            <w:rFonts w:ascii="Arial" w:hAnsi="Arial" w:cs="Arial"/>
            <w:color w:val="000000" w:themeColor="text1"/>
          </w:rPr>
          <w:t xml:space="preserve"> ZPM_PLAN «АРМ планировщика ТОиР»</w:t>
        </w:r>
        <w:r w:rsidR="002A2ED7">
          <w:rPr>
            <w:rFonts w:ascii="Arial" w:hAnsi="Arial" w:cs="Arial"/>
            <w:color w:val="000000" w:themeColor="text1"/>
          </w:rPr>
          <w:t>)</w:t>
        </w:r>
      </w:ins>
      <w:r w:rsidR="00900100" w:rsidRPr="001842E4">
        <w:rPr>
          <w:rFonts w:ascii="Arial" w:hAnsi="Arial" w:cs="Arial"/>
          <w:color w:val="000000" w:themeColor="text1"/>
          <w:rPrChange w:id="614" w:author="Попова Дарья" w:date="2020-07-23T10:22:00Z">
            <w:rPr>
              <w:rFonts w:ascii="Arial" w:hAnsi="Arial" w:cs="Arial"/>
            </w:rPr>
          </w:rPrChange>
        </w:rPr>
        <w:t>. В рамках актуализации  выполняется операция оптимизации сроков, исходя</w:t>
      </w:r>
      <w:bookmarkStart w:id="615" w:name="_Hlk519852495"/>
      <w:r w:rsidR="00401B8F" w:rsidRPr="001842E4">
        <w:rPr>
          <w:rFonts w:ascii="Arial" w:hAnsi="Arial" w:cs="Arial"/>
          <w:color w:val="000000" w:themeColor="text1"/>
          <w:rPrChange w:id="616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="00900100" w:rsidRPr="001842E4">
        <w:rPr>
          <w:rFonts w:ascii="Arial" w:hAnsi="Arial" w:cs="Arial"/>
          <w:color w:val="000000" w:themeColor="text1"/>
          <w:rPrChange w:id="617" w:author="Попова Дарья" w:date="2020-07-23T10:22:00Z">
            <w:rPr>
              <w:rFonts w:ascii="Arial" w:hAnsi="Arial" w:cs="Arial"/>
            </w:rPr>
          </w:rPrChange>
        </w:rPr>
        <w:t xml:space="preserve">из </w:t>
      </w:r>
      <w:r w:rsidR="00401B8F" w:rsidRPr="001842E4">
        <w:rPr>
          <w:rFonts w:ascii="Arial" w:hAnsi="Arial" w:cs="Arial"/>
          <w:color w:val="000000" w:themeColor="text1"/>
          <w:rPrChange w:id="618" w:author="Попова Дарья" w:date="2020-07-23T10:22:00Z">
            <w:rPr>
              <w:rFonts w:ascii="Arial" w:hAnsi="Arial" w:cs="Arial"/>
            </w:rPr>
          </w:rPrChange>
        </w:rPr>
        <w:t xml:space="preserve">фактических значений </w:t>
      </w:r>
      <w:r w:rsidR="00653901" w:rsidRPr="001842E4">
        <w:rPr>
          <w:rFonts w:ascii="Arial" w:hAnsi="Arial" w:cs="Arial"/>
          <w:color w:val="000000" w:themeColor="text1"/>
          <w:rPrChange w:id="619" w:author="Попова Дарья" w:date="2020-07-23T10:22:00Z">
            <w:rPr>
              <w:rFonts w:ascii="Arial" w:hAnsi="Arial" w:cs="Arial"/>
            </w:rPr>
          </w:rPrChange>
        </w:rPr>
        <w:t xml:space="preserve">наработки </w:t>
      </w:r>
      <w:r w:rsidR="00401B8F" w:rsidRPr="001842E4">
        <w:rPr>
          <w:rFonts w:ascii="Arial" w:hAnsi="Arial" w:cs="Arial"/>
          <w:color w:val="000000" w:themeColor="text1"/>
          <w:rPrChange w:id="620" w:author="Попова Дарья" w:date="2020-07-23T10:22:00Z">
            <w:rPr>
              <w:rFonts w:ascii="Arial" w:hAnsi="Arial" w:cs="Arial"/>
            </w:rPr>
          </w:rPrChange>
        </w:rPr>
        <w:t>в документах измерений</w:t>
      </w:r>
      <w:r w:rsidR="00900100" w:rsidRPr="001842E4">
        <w:rPr>
          <w:rFonts w:ascii="Arial" w:hAnsi="Arial" w:cs="Arial"/>
          <w:color w:val="000000" w:themeColor="text1"/>
          <w:rPrChange w:id="621" w:author="Попова Дарья" w:date="2020-07-23T10:22:00Z">
            <w:rPr>
              <w:rFonts w:ascii="Arial" w:hAnsi="Arial" w:cs="Arial"/>
            </w:rPr>
          </w:rPrChange>
        </w:rPr>
        <w:t xml:space="preserve">, либо технического состояния, либо </w:t>
      </w:r>
      <w:r w:rsidR="005B1D79" w:rsidRPr="001842E4">
        <w:rPr>
          <w:rFonts w:ascii="Arial" w:hAnsi="Arial" w:cs="Arial"/>
          <w:color w:val="000000" w:themeColor="text1"/>
          <w:rPrChange w:id="622" w:author="Попова Дарья" w:date="2020-07-23T10:22:00Z">
            <w:rPr>
              <w:rFonts w:ascii="Arial" w:hAnsi="Arial" w:cs="Arial"/>
            </w:rPr>
          </w:rPrChange>
        </w:rPr>
        <w:t>фактических сроков выполненных воздействий</w:t>
      </w:r>
      <w:r w:rsidR="00653901" w:rsidRPr="001842E4">
        <w:rPr>
          <w:rFonts w:ascii="Arial" w:hAnsi="Arial" w:cs="Arial"/>
          <w:color w:val="000000" w:themeColor="text1"/>
          <w:rPrChange w:id="623" w:author="Попова Дарья" w:date="2020-07-23T10:22:00Z">
            <w:rPr>
              <w:rFonts w:ascii="Arial" w:hAnsi="Arial" w:cs="Arial"/>
            </w:rPr>
          </w:rPrChange>
        </w:rPr>
        <w:t xml:space="preserve"> (дат технического закрытия заказов ТОРО)</w:t>
      </w:r>
      <w:bookmarkEnd w:id="615"/>
      <w:r w:rsidR="00401B8F" w:rsidRPr="001842E4">
        <w:rPr>
          <w:rFonts w:ascii="Arial" w:hAnsi="Arial" w:cs="Arial"/>
          <w:color w:val="000000" w:themeColor="text1"/>
          <w:rPrChange w:id="624" w:author="Попова Дарья" w:date="2020-07-23T10:22:00Z">
            <w:rPr>
              <w:rFonts w:ascii="Arial" w:hAnsi="Arial" w:cs="Arial"/>
            </w:rPr>
          </w:rPrChange>
        </w:rPr>
        <w:t>.</w:t>
      </w:r>
      <w:r w:rsidR="00C0429C" w:rsidRPr="001842E4" w:rsidDel="00C0429C">
        <w:rPr>
          <w:rFonts w:ascii="Arial" w:hAnsi="Arial" w:cs="Arial"/>
          <w:color w:val="000000" w:themeColor="text1"/>
          <w:rPrChange w:id="625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</w:p>
    <w:p w14:paraId="7B7E3C22" w14:textId="271904E5" w:rsidR="00B75C90" w:rsidRPr="001842E4" w:rsidRDefault="00401B8F" w:rsidP="00B478E6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626" w:author="Попова Дарья" w:date="2020-07-23T10:22:00Z">
            <w:rPr>
              <w:rFonts w:ascii="Arial" w:hAnsi="Arial" w:cs="Arial"/>
            </w:rPr>
          </w:rPrChange>
        </w:rPr>
      </w:pPr>
      <w:r w:rsidRPr="001842E4">
        <w:rPr>
          <w:rFonts w:ascii="Arial" w:hAnsi="Arial" w:cs="Arial"/>
          <w:color w:val="000000" w:themeColor="text1"/>
          <w:rPrChange w:id="627" w:author="Попова Дарья" w:date="2020-07-23T10:22:00Z">
            <w:rPr>
              <w:rFonts w:ascii="Arial" w:hAnsi="Arial" w:cs="Arial"/>
            </w:rPr>
          </w:rPrChange>
        </w:rPr>
        <w:t>В случае наличия замечаний</w:t>
      </w:r>
      <w:r w:rsidR="005B1D79" w:rsidRPr="001842E4">
        <w:rPr>
          <w:rFonts w:ascii="Arial" w:hAnsi="Arial" w:cs="Arial"/>
          <w:color w:val="000000" w:themeColor="text1"/>
          <w:rPrChange w:id="628" w:author="Попова Дарья" w:date="2020-07-23T10:22:00Z">
            <w:rPr>
              <w:rFonts w:ascii="Arial" w:hAnsi="Arial" w:cs="Arial"/>
            </w:rPr>
          </w:rPrChange>
        </w:rPr>
        <w:t>, выданных на последующих циклах согласования месячного плана-графика,</w:t>
      </w:r>
      <w:r w:rsidRPr="001842E4">
        <w:rPr>
          <w:rFonts w:ascii="Arial" w:hAnsi="Arial" w:cs="Arial"/>
          <w:color w:val="000000" w:themeColor="text1"/>
          <w:rPrChange w:id="629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="009F45BF" w:rsidRPr="001842E4">
        <w:rPr>
          <w:rFonts w:ascii="Arial" w:hAnsi="Arial" w:cs="Arial"/>
          <w:color w:val="000000" w:themeColor="text1"/>
          <w:rPrChange w:id="630" w:author="Попова Дарья" w:date="2020-07-23T10:22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1842E4">
        <w:rPr>
          <w:rFonts w:ascii="Arial" w:hAnsi="Arial" w:cs="Arial"/>
          <w:color w:val="000000" w:themeColor="text1"/>
          <w:rPrChange w:id="631" w:author="Попова Дарья" w:date="2020-07-23T10:22:00Z">
            <w:rPr>
              <w:rFonts w:ascii="Arial" w:hAnsi="Arial" w:cs="Arial"/>
            </w:rPr>
          </w:rPrChange>
        </w:rPr>
        <w:t>УО</w:t>
      </w:r>
      <w:r w:rsidR="003255A3" w:rsidRPr="001842E4">
        <w:rPr>
          <w:rFonts w:ascii="Arial" w:hAnsi="Arial" w:cs="Arial"/>
          <w:color w:val="000000" w:themeColor="text1"/>
          <w:rPrChange w:id="632" w:author="Попова Дарья" w:date="2020-07-23T10:22:00Z">
            <w:rPr>
              <w:rFonts w:ascii="Arial" w:hAnsi="Arial" w:cs="Arial"/>
            </w:rPr>
          </w:rPrChange>
        </w:rPr>
        <w:t xml:space="preserve"> </w:t>
      </w:r>
      <w:r w:rsidRPr="001842E4">
        <w:rPr>
          <w:rFonts w:ascii="Arial" w:hAnsi="Arial" w:cs="Arial"/>
          <w:color w:val="000000" w:themeColor="text1"/>
          <w:rPrChange w:id="633" w:author="Попова Дарья" w:date="2020-07-23T10:22:00Z">
            <w:rPr>
              <w:rFonts w:ascii="Arial" w:hAnsi="Arial" w:cs="Arial"/>
            </w:rPr>
          </w:rPrChange>
        </w:rPr>
        <w:t xml:space="preserve">выясняет причины и инициирует корректировку </w:t>
      </w:r>
      <w:r w:rsidR="00900100" w:rsidRPr="001842E4">
        <w:rPr>
          <w:rFonts w:ascii="Arial" w:hAnsi="Arial" w:cs="Arial"/>
          <w:color w:val="000000" w:themeColor="text1"/>
          <w:rPrChange w:id="634" w:author="Попова Дарья" w:date="2020-07-23T10:22:00Z">
            <w:rPr>
              <w:rFonts w:ascii="Arial" w:hAnsi="Arial" w:cs="Arial"/>
            </w:rPr>
          </w:rPrChange>
        </w:rPr>
        <w:t xml:space="preserve">сроков </w:t>
      </w:r>
      <w:r w:rsidRPr="001842E4">
        <w:rPr>
          <w:rFonts w:ascii="Arial" w:hAnsi="Arial" w:cs="Arial"/>
          <w:color w:val="000000" w:themeColor="text1"/>
          <w:rPrChange w:id="635" w:author="Попова Дарья" w:date="2020-07-23T10:22:00Z">
            <w:rPr>
              <w:rFonts w:ascii="Arial" w:hAnsi="Arial" w:cs="Arial"/>
            </w:rPr>
          </w:rPrChange>
        </w:rPr>
        <w:t xml:space="preserve">в зависимости от характера замечания. </w:t>
      </w:r>
    </w:p>
    <w:p w14:paraId="32F0D3AA" w14:textId="77777777" w:rsidR="00B118A6" w:rsidRPr="00B118A6" w:rsidRDefault="00B118A6" w:rsidP="00B118A6">
      <w:pPr>
        <w:spacing w:after="240" w:line="276" w:lineRule="auto"/>
        <w:ind w:firstLine="567"/>
        <w:rPr>
          <w:ins w:id="636" w:author="Александр Шрамков" w:date="2021-03-11T14:06:00Z"/>
          <w:rFonts w:ascii="Arial" w:hAnsi="Arial" w:cs="Arial"/>
          <w:color w:val="000000" w:themeColor="text1"/>
        </w:rPr>
      </w:pPr>
      <w:bookmarkStart w:id="637" w:name="_Hlk522034313"/>
      <w:ins w:id="638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5BF4F08E" w14:textId="77777777" w:rsidR="00B118A6" w:rsidRPr="00B118A6" w:rsidRDefault="00B118A6" w:rsidP="00B118A6">
      <w:pPr>
        <w:spacing w:after="240" w:line="276" w:lineRule="auto"/>
        <w:ind w:firstLine="567"/>
        <w:rPr>
          <w:ins w:id="639" w:author="Александр Шрамков" w:date="2021-03-11T14:06:00Z"/>
          <w:rFonts w:ascii="Arial" w:hAnsi="Arial" w:cs="Arial"/>
          <w:color w:val="000000" w:themeColor="text1"/>
        </w:rPr>
      </w:pPr>
      <w:ins w:id="640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5EBD6295" w14:textId="783A388F" w:rsidR="00B118A6" w:rsidRPr="00B118A6" w:rsidRDefault="00B118A6" w:rsidP="00B118A6">
      <w:pPr>
        <w:spacing w:after="240" w:line="276" w:lineRule="auto"/>
        <w:ind w:firstLine="567"/>
        <w:rPr>
          <w:ins w:id="641" w:author="Александр Шрамков" w:date="2021-03-11T14:06:00Z"/>
          <w:rFonts w:ascii="Arial" w:hAnsi="Arial" w:cs="Arial"/>
          <w:color w:val="000000" w:themeColor="text1"/>
        </w:rPr>
      </w:pPr>
      <w:ins w:id="642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</w:ins>
      <w:ins w:id="643" w:author="Александр Шрамков" w:date="2021-03-11T14:07:00Z">
        <w:r>
          <w:rPr>
            <w:rFonts w:ascii="Arial" w:hAnsi="Arial" w:cs="Arial"/>
            <w:color w:val="000000" w:themeColor="text1"/>
          </w:rPr>
          <w:t>месячного</w:t>
        </w:r>
      </w:ins>
      <w:ins w:id="644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227BD6A8" w14:textId="77777777" w:rsidR="00B118A6" w:rsidRPr="00B118A6" w:rsidRDefault="00B118A6" w:rsidP="00B118A6">
      <w:pPr>
        <w:spacing w:after="240" w:line="276" w:lineRule="auto"/>
        <w:ind w:firstLine="567"/>
        <w:rPr>
          <w:ins w:id="645" w:author="Александр Шрамков" w:date="2021-03-11T14:06:00Z"/>
          <w:rFonts w:ascii="Arial" w:hAnsi="Arial" w:cs="Arial"/>
          <w:color w:val="000000" w:themeColor="text1"/>
        </w:rPr>
      </w:pPr>
      <w:ins w:id="646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03E6AD6C" w14:textId="77777777" w:rsidR="00B118A6" w:rsidRPr="00B118A6" w:rsidRDefault="00B118A6" w:rsidP="00B118A6">
      <w:pPr>
        <w:spacing w:after="240" w:line="276" w:lineRule="auto"/>
        <w:ind w:firstLine="567"/>
        <w:rPr>
          <w:ins w:id="647" w:author="Александр Шрамков" w:date="2021-03-11T14:06:00Z"/>
          <w:rFonts w:ascii="Arial" w:hAnsi="Arial" w:cs="Arial"/>
          <w:color w:val="000000" w:themeColor="text1"/>
        </w:rPr>
      </w:pPr>
      <w:ins w:id="648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4397B92A" w14:textId="46B4EF18" w:rsidR="00B118A6" w:rsidRPr="00B118A6" w:rsidRDefault="00B118A6" w:rsidP="00B118A6">
      <w:pPr>
        <w:spacing w:after="240" w:line="276" w:lineRule="auto"/>
        <w:ind w:firstLine="567"/>
        <w:rPr>
          <w:ins w:id="649" w:author="Александр Шрамков" w:date="2021-03-11T14:06:00Z"/>
          <w:rFonts w:ascii="Arial" w:hAnsi="Arial" w:cs="Arial"/>
          <w:color w:val="000000" w:themeColor="text1"/>
        </w:rPr>
      </w:pPr>
      <w:ins w:id="650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 xml:space="preserve">- </w:t>
        </w:r>
      </w:ins>
      <w:ins w:id="651" w:author="ShramkovAB" w:date="2021-04-12T16:44:00Z">
        <w:r w:rsidR="001132E8">
          <w:rPr>
            <w:rFonts w:ascii="Arial" w:hAnsi="Arial" w:cs="Arial"/>
            <w:color w:val="000000" w:themeColor="text1"/>
          </w:rPr>
          <w:t>Г</w:t>
        </w:r>
        <w:r w:rsidR="001132E8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1132E8" w:rsidRPr="001132E8" w:rsidDel="001132E8">
          <w:rPr>
            <w:rFonts w:ascii="Arial" w:hAnsi="Arial" w:cs="Arial"/>
            <w:color w:val="000000" w:themeColor="text1"/>
          </w:rPr>
          <w:t xml:space="preserve"> </w:t>
        </w:r>
      </w:ins>
      <w:ins w:id="652" w:author="Александр Шрамков" w:date="2021-03-11T14:06:00Z">
        <w:del w:id="653" w:author="ShramkovAB" w:date="2021-04-12T16:44:00Z">
          <w:r w:rsidRPr="00B118A6" w:rsidDel="001132E8">
            <w:rPr>
              <w:rFonts w:ascii="Arial" w:hAnsi="Arial" w:cs="Arial"/>
              <w:color w:val="000000" w:themeColor="text1"/>
            </w:rPr>
            <w:delText>Год планирования</w:delText>
          </w:r>
        </w:del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6661A686" w14:textId="2EA74B30" w:rsidR="00B75C90" w:rsidRPr="001842E4" w:rsidDel="00B118A6" w:rsidRDefault="00B118A6" w:rsidP="00B118A6">
      <w:pPr>
        <w:spacing w:after="240" w:line="276" w:lineRule="auto"/>
        <w:ind w:firstLine="567"/>
        <w:rPr>
          <w:del w:id="654" w:author="Александр Шрамков" w:date="2021-03-11T14:06:00Z"/>
          <w:rFonts w:ascii="Arial" w:hAnsi="Arial" w:cs="Arial"/>
          <w:color w:val="000000" w:themeColor="text1"/>
          <w:rPrChange w:id="655" w:author="Попова Дарья" w:date="2020-07-23T10:22:00Z">
            <w:rPr>
              <w:del w:id="656" w:author="Александр Шрамков" w:date="2021-03-11T14:06:00Z"/>
              <w:rFonts w:ascii="Arial" w:hAnsi="Arial" w:cs="Arial"/>
            </w:rPr>
          </w:rPrChange>
        </w:rPr>
      </w:pPr>
      <w:ins w:id="657" w:author="Александр Шрамков" w:date="2021-03-11T14:06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  <w:del w:id="658" w:author="Александр Шрамков" w:date="2021-03-11T14:06:00Z">
        <w:r w:rsidR="00B75C90" w:rsidRPr="001842E4" w:rsidDel="00B118A6">
          <w:rPr>
            <w:rFonts w:ascii="Arial" w:hAnsi="Arial" w:cs="Arial"/>
            <w:color w:val="000000" w:themeColor="text1"/>
            <w:rPrChange w:id="659" w:author="Попова Дарья" w:date="2020-07-23T10:22:00Z">
              <w:rPr>
                <w:rFonts w:ascii="Arial" w:hAnsi="Arial" w:cs="Arial"/>
              </w:rPr>
            </w:rPrChange>
          </w:rPr>
          <w:delText>Используется разработка PM21 «Оптимизация плана-графика».</w:delText>
        </w:r>
      </w:del>
    </w:p>
    <w:p w14:paraId="4B3E60B5" w14:textId="743BA91A" w:rsidR="00B75C90" w:rsidRPr="00254389" w:rsidDel="00B118A6" w:rsidRDefault="00B75C90" w:rsidP="00B75C90">
      <w:pPr>
        <w:spacing w:after="240" w:line="276" w:lineRule="auto"/>
        <w:ind w:firstLine="567"/>
        <w:rPr>
          <w:del w:id="660" w:author="Александр Шрамков" w:date="2021-03-11T14:06:00Z"/>
          <w:rFonts w:ascii="Arial" w:hAnsi="Arial" w:cs="Arial"/>
          <w:color w:val="000000" w:themeColor="text1"/>
          <w:rPrChange w:id="661" w:author="Попова Дарья" w:date="2020-07-23T10:23:00Z">
            <w:rPr>
              <w:del w:id="662" w:author="Александр Шрамков" w:date="2021-03-11T14:06:00Z"/>
              <w:rFonts w:ascii="Arial" w:hAnsi="Arial" w:cs="Arial"/>
            </w:rPr>
          </w:rPrChange>
        </w:rPr>
      </w:pPr>
      <w:del w:id="663" w:author="Александр Шрамков" w:date="2021-03-11T14:06:00Z">
        <w:r w:rsidRPr="00254389" w:rsidDel="00B118A6">
          <w:rPr>
            <w:rFonts w:ascii="Arial" w:hAnsi="Arial" w:cs="Arial"/>
            <w:color w:val="000000" w:themeColor="text1"/>
            <w:rPrChange w:id="664" w:author="Попова Дарья" w:date="2020-07-23T10:23:00Z">
              <w:rPr>
                <w:rFonts w:ascii="Arial" w:hAnsi="Arial" w:cs="Arial"/>
              </w:rPr>
            </w:rPrChange>
          </w:rPr>
          <w:delText>Поля для заполнения на селекционном экране:</w:delText>
        </w:r>
      </w:del>
    </w:p>
    <w:p w14:paraId="3310ED86" w14:textId="553A52C7" w:rsidR="00B75C90" w:rsidRPr="00777793" w:rsidDel="00B118A6" w:rsidRDefault="00B75C90" w:rsidP="00B75C90">
      <w:pPr>
        <w:spacing w:after="240" w:line="276" w:lineRule="auto"/>
        <w:ind w:left="927"/>
        <w:rPr>
          <w:del w:id="665" w:author="Александр Шрамков" w:date="2021-03-11T14:06:00Z"/>
          <w:rFonts w:ascii="Arial" w:hAnsi="Arial" w:cs="Arial"/>
        </w:rPr>
      </w:pPr>
      <w:del w:id="666" w:author="Александр Шрамков" w:date="2021-03-11T14:06:00Z">
        <w:r w:rsidRPr="00777793" w:rsidDel="00B118A6">
          <w:rPr>
            <w:rFonts w:ascii="Arial" w:hAnsi="Arial" w:cs="Arial"/>
          </w:rPr>
          <w:delText>- Техническое место;</w:delText>
        </w:r>
      </w:del>
    </w:p>
    <w:p w14:paraId="2B750B7E" w14:textId="7557F491" w:rsidR="00B75C90" w:rsidRPr="00777793" w:rsidDel="00B118A6" w:rsidRDefault="00B75C90" w:rsidP="00B75C90">
      <w:pPr>
        <w:spacing w:after="240" w:line="276" w:lineRule="auto"/>
        <w:ind w:left="927"/>
        <w:rPr>
          <w:del w:id="667" w:author="Александр Шрамков" w:date="2021-03-11T14:06:00Z"/>
          <w:rFonts w:ascii="Arial" w:hAnsi="Arial" w:cs="Arial"/>
        </w:rPr>
      </w:pPr>
      <w:del w:id="668" w:author="Александр Шрамков" w:date="2021-03-11T14:06:00Z">
        <w:r w:rsidRPr="00777793" w:rsidDel="00B118A6">
          <w:rPr>
            <w:rFonts w:ascii="Arial" w:hAnsi="Arial" w:cs="Arial"/>
          </w:rPr>
          <w:delText>- Группа планирования;</w:delText>
        </w:r>
      </w:del>
    </w:p>
    <w:p w14:paraId="4446A422" w14:textId="3833B699" w:rsidR="00B75C90" w:rsidDel="00B118A6" w:rsidRDefault="00B75C90" w:rsidP="00B75C90">
      <w:pPr>
        <w:spacing w:after="240" w:line="276" w:lineRule="auto"/>
        <w:ind w:left="927"/>
        <w:jc w:val="left"/>
        <w:rPr>
          <w:ins w:id="669" w:author="Попова Дарья" w:date="2020-07-22T14:12:00Z"/>
          <w:del w:id="670" w:author="Александр Шрамков" w:date="2021-03-11T14:06:00Z"/>
          <w:rFonts w:ascii="Arial" w:hAnsi="Arial" w:cs="Arial"/>
        </w:rPr>
      </w:pPr>
      <w:del w:id="671" w:author="Александр Шрамков" w:date="2021-03-11T14:06:00Z">
        <w:r w:rsidRPr="00777793" w:rsidDel="00B118A6">
          <w:rPr>
            <w:rFonts w:ascii="Arial" w:hAnsi="Arial" w:cs="Arial"/>
          </w:rPr>
          <w:delText>- Период (с .. по).</w:delText>
        </w:r>
      </w:del>
    </w:p>
    <w:p w14:paraId="4AA8AB6D" w14:textId="77777777" w:rsidR="00F84003" w:rsidRDefault="00F84003">
      <w:pPr>
        <w:spacing w:after="240" w:line="276" w:lineRule="auto"/>
        <w:ind w:firstLine="567"/>
        <w:rPr>
          <w:ins w:id="672" w:author="Попова Дарья" w:date="2020-07-22T14:12:00Z"/>
          <w:rFonts w:ascii="Arial" w:hAnsi="Arial" w:cs="Arial"/>
        </w:rPr>
        <w:pPrChange w:id="673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</w:p>
    <w:p w14:paraId="23353115" w14:textId="73E61A1E" w:rsidR="00F84003" w:rsidRPr="00777793" w:rsidRDefault="00F84003">
      <w:pPr>
        <w:pStyle w:val="4"/>
        <w:rPr>
          <w:ins w:id="674" w:author="Попова Дарья" w:date="2020-07-22T14:12:00Z"/>
        </w:rPr>
      </w:pPr>
      <w:ins w:id="675" w:author="Попова Дарья" w:date="2020-07-22T14:12:00Z">
        <w:r>
          <w:t>Шаг процесса 55</w:t>
        </w:r>
        <w:r w:rsidRPr="00777793">
          <w:t xml:space="preserve"> – </w:t>
        </w:r>
      </w:ins>
      <w:ins w:id="676" w:author="Попова Дарья" w:date="2020-07-22T14:13:00Z">
        <w:r>
          <w:t>Актуализация сроков и наполнения сетевых графиков</w:t>
        </w:r>
      </w:ins>
    </w:p>
    <w:p w14:paraId="646024CE" w14:textId="4F938F5F" w:rsidR="00642513" w:rsidRPr="00254389" w:rsidRDefault="00F84003" w:rsidP="00F84003">
      <w:pPr>
        <w:spacing w:after="240" w:line="276" w:lineRule="auto"/>
        <w:ind w:firstLine="567"/>
        <w:rPr>
          <w:ins w:id="677" w:author="Попова Дарья" w:date="2020-07-22T14:26:00Z"/>
          <w:rFonts w:ascii="Arial" w:hAnsi="Arial" w:cs="Arial"/>
          <w:color w:val="000000" w:themeColor="text1"/>
          <w:rPrChange w:id="678" w:author="Попова Дарья" w:date="2020-07-23T10:23:00Z">
            <w:rPr>
              <w:ins w:id="679" w:author="Попова Дарья" w:date="2020-07-22T14:26:00Z"/>
              <w:rFonts w:ascii="Arial" w:hAnsi="Arial" w:cs="Arial"/>
            </w:rPr>
          </w:rPrChange>
        </w:rPr>
      </w:pPr>
      <w:ins w:id="680" w:author="Попова Дарья" w:date="2020-07-22T14:22:00Z">
        <w:r w:rsidRPr="00254389">
          <w:rPr>
            <w:rFonts w:ascii="Arial" w:hAnsi="Arial" w:cs="Arial"/>
            <w:color w:val="000000" w:themeColor="text1"/>
            <w:rPrChange w:id="681" w:author="Попова Дарья" w:date="2020-07-23T10:23:00Z">
              <w:rPr>
                <w:rFonts w:ascii="Arial" w:hAnsi="Arial" w:cs="Arial"/>
              </w:rPr>
            </w:rPrChange>
          </w:rPr>
          <w:t xml:space="preserve">Планировщик ЗиС УО проводит актуализацию сроков </w:t>
        </w:r>
      </w:ins>
      <w:ins w:id="682" w:author="Попова Дарья" w:date="2020-07-22T14:23:00Z">
        <w:r w:rsidR="00642513" w:rsidRPr="00254389">
          <w:rPr>
            <w:rFonts w:ascii="Arial" w:hAnsi="Arial" w:cs="Arial"/>
            <w:color w:val="000000" w:themeColor="text1"/>
            <w:rPrChange w:id="683" w:author="Попова Дарья" w:date="2020-07-23T10:23:00Z">
              <w:rPr>
                <w:rFonts w:ascii="Arial" w:hAnsi="Arial" w:cs="Arial"/>
              </w:rPr>
            </w:rPrChange>
          </w:rPr>
          <w:t>и наполнения сетевых графиков</w:t>
        </w:r>
      </w:ins>
      <w:ins w:id="684" w:author="Попова Дарья" w:date="2020-07-22T14:25:00Z">
        <w:r w:rsidR="00642513" w:rsidRPr="00254389">
          <w:rPr>
            <w:rFonts w:ascii="Arial" w:hAnsi="Arial" w:cs="Arial"/>
            <w:color w:val="000000" w:themeColor="text1"/>
            <w:rPrChange w:id="685" w:author="Попова Дарья" w:date="2020-07-23T10:23:00Z">
              <w:rPr>
                <w:rFonts w:ascii="Arial" w:hAnsi="Arial" w:cs="Arial"/>
              </w:rPr>
            </w:rPrChange>
          </w:rPr>
          <w:t>, для этого с помощью транзакции</w:t>
        </w:r>
        <w:r w:rsidR="00642513" w:rsidRPr="00254389">
          <w:rPr>
            <w:rFonts w:ascii="Arial" w:hAnsi="Arial" w:cs="Arial"/>
            <w:color w:val="000000" w:themeColor="text1"/>
            <w:rPrChange w:id="686" w:author="Попова Дарья" w:date="2020-07-23T10:23:00Z">
              <w:rPr>
                <w:rFonts w:ascii="Arial" w:hAnsi="Arial" w:cs="Arial"/>
                <w:lang w:val="en-US"/>
              </w:rPr>
            </w:rPrChange>
          </w:rPr>
          <w:t xml:space="preserve"> CN47N </w:t>
        </w:r>
      </w:ins>
      <w:ins w:id="687" w:author="Попова Дарья" w:date="2020-07-22T14:26:00Z">
        <w:r w:rsidR="00642513" w:rsidRPr="00254389">
          <w:rPr>
            <w:rFonts w:ascii="Arial" w:hAnsi="Arial" w:cs="Arial"/>
            <w:color w:val="000000" w:themeColor="text1"/>
            <w:rPrChange w:id="688" w:author="Попова Дарья" w:date="2020-07-23T10:23:00Z">
              <w:rPr>
                <w:rFonts w:ascii="Arial" w:hAnsi="Arial" w:cs="Arial"/>
              </w:rPr>
            </w:rPrChange>
          </w:rPr>
          <w:t xml:space="preserve">формирует и анализирует список операций сетевых графиков. Изменение сетевого графика осуществляется через транзакцию </w:t>
        </w:r>
      </w:ins>
      <w:ins w:id="689" w:author="Попова Дарья" w:date="2020-07-22T14:27:00Z">
        <w:r w:rsidR="00642513" w:rsidRPr="00254389">
          <w:rPr>
            <w:rFonts w:ascii="Arial" w:hAnsi="Arial" w:cs="Arial"/>
            <w:color w:val="000000" w:themeColor="text1"/>
            <w:rPrChange w:id="690" w:author="Попова Дарья" w:date="2020-07-23T10:23:00Z">
              <w:rPr>
                <w:rFonts w:ascii="Arial" w:hAnsi="Arial" w:cs="Arial"/>
                <w:lang w:val="en-US"/>
              </w:rPr>
            </w:rPrChange>
          </w:rPr>
          <w:t>CJ20N.</w:t>
        </w:r>
      </w:ins>
    </w:p>
    <w:p w14:paraId="19F9DB06" w14:textId="10F77565" w:rsidR="00F84003" w:rsidRPr="00254389" w:rsidRDefault="00F84003" w:rsidP="00F84003">
      <w:pPr>
        <w:spacing w:after="240" w:line="276" w:lineRule="auto"/>
        <w:ind w:firstLine="567"/>
        <w:rPr>
          <w:ins w:id="691" w:author="Попова Дарья" w:date="2020-07-22T14:22:00Z"/>
          <w:rFonts w:ascii="Arial" w:hAnsi="Arial" w:cs="Arial"/>
          <w:color w:val="000000" w:themeColor="text1"/>
          <w:rPrChange w:id="692" w:author="Попова Дарья" w:date="2020-07-23T10:23:00Z">
            <w:rPr>
              <w:ins w:id="693" w:author="Попова Дарья" w:date="2020-07-22T14:22:00Z"/>
              <w:rFonts w:ascii="Arial" w:hAnsi="Arial" w:cs="Arial"/>
            </w:rPr>
          </w:rPrChange>
        </w:rPr>
      </w:pPr>
      <w:ins w:id="694" w:author="Попова Дарья" w:date="2020-07-22T14:22:00Z">
        <w:r w:rsidRPr="00254389">
          <w:rPr>
            <w:rFonts w:ascii="Arial" w:hAnsi="Arial" w:cs="Arial"/>
            <w:color w:val="000000" w:themeColor="text1"/>
            <w:rPrChange w:id="695" w:author="Попова Дарья" w:date="2020-07-23T10:23:00Z">
              <w:rPr>
                <w:rFonts w:ascii="Arial" w:hAnsi="Arial" w:cs="Arial"/>
              </w:rPr>
            </w:rPrChange>
          </w:rPr>
          <w:t xml:space="preserve">В случае наличия замечаний, выданных на последующих циклах согласования месячного плана-графика, Планировщик </w:t>
        </w:r>
      </w:ins>
      <w:ins w:id="696" w:author="Попова Дарья" w:date="2020-07-22T14:28:00Z">
        <w:r w:rsidR="00642513" w:rsidRPr="00254389">
          <w:rPr>
            <w:rFonts w:ascii="Arial" w:hAnsi="Arial" w:cs="Arial"/>
            <w:color w:val="000000" w:themeColor="text1"/>
            <w:rPrChange w:id="697" w:author="Попова Дарья" w:date="2020-07-23T10:23:00Z">
              <w:rPr>
                <w:rFonts w:ascii="Arial" w:hAnsi="Arial" w:cs="Arial"/>
              </w:rPr>
            </w:rPrChange>
          </w:rPr>
          <w:t>ЗиС</w:t>
        </w:r>
      </w:ins>
      <w:ins w:id="698" w:author="Попова Дарья" w:date="2020-07-22T14:22:00Z">
        <w:r w:rsidRPr="00254389">
          <w:rPr>
            <w:rFonts w:ascii="Arial" w:hAnsi="Arial" w:cs="Arial"/>
            <w:color w:val="000000" w:themeColor="text1"/>
            <w:rPrChange w:id="699" w:author="Попова Дарья" w:date="2020-07-23T10:23:00Z">
              <w:rPr>
                <w:rFonts w:ascii="Arial" w:hAnsi="Arial" w:cs="Arial"/>
              </w:rPr>
            </w:rPrChange>
          </w:rPr>
          <w:t xml:space="preserve"> УО выясняет причины и инициирует корректировку сроков в зависимости от характера замечания. </w:t>
        </w:r>
      </w:ins>
    </w:p>
    <w:p w14:paraId="75C045D2" w14:textId="1F18456E" w:rsidR="003F4E9D" w:rsidRPr="00254389" w:rsidRDefault="00E505D2">
      <w:pPr>
        <w:spacing w:after="240" w:line="276" w:lineRule="auto"/>
        <w:ind w:firstLine="567"/>
        <w:rPr>
          <w:ins w:id="700" w:author="Попова Дарья" w:date="2020-07-22T14:39:00Z"/>
          <w:rFonts w:ascii="Arial" w:hAnsi="Arial" w:cs="Arial"/>
          <w:color w:val="000000" w:themeColor="text1"/>
          <w:rPrChange w:id="701" w:author="Попова Дарья" w:date="2020-07-23T10:24:00Z">
            <w:rPr>
              <w:ins w:id="702" w:author="Попова Дарья" w:date="2020-07-22T14:39:00Z"/>
              <w:rFonts w:cs="Arial"/>
            </w:rPr>
          </w:rPrChange>
        </w:rPr>
        <w:pPrChange w:id="703" w:author="Попова Дарья" w:date="2020-07-22T14:40:00Z">
          <w:pPr>
            <w:spacing w:after="240" w:line="276" w:lineRule="auto"/>
          </w:pPr>
        </w:pPrChange>
      </w:pPr>
      <w:ins w:id="704" w:author="Попова Дарья" w:date="2020-07-22T14:39:00Z">
        <w:r w:rsidRPr="00254389">
          <w:rPr>
            <w:rFonts w:ascii="Arial" w:hAnsi="Arial" w:cs="Arial"/>
            <w:color w:val="000000" w:themeColor="text1"/>
            <w:rPrChange w:id="705" w:author="Попова Дарья" w:date="2020-07-23T10:24:00Z">
              <w:rPr>
                <w:rFonts w:ascii="Arial" w:hAnsi="Arial" w:cs="Arial"/>
              </w:rPr>
            </w:rPrChange>
          </w:rPr>
          <w:t>Используемые транзакции</w:t>
        </w:r>
        <w:r w:rsidR="003F4E9D" w:rsidRPr="00254389">
          <w:rPr>
            <w:rFonts w:ascii="Arial" w:hAnsi="Arial" w:cs="Arial"/>
            <w:color w:val="000000" w:themeColor="text1"/>
            <w:rPrChange w:id="706" w:author="Попова Дарья" w:date="2020-07-23T10:24:00Z">
              <w:rPr>
                <w:rFonts w:cs="Arial"/>
              </w:rPr>
            </w:rPrChange>
          </w:rPr>
          <w:t>:</w:t>
        </w:r>
      </w:ins>
    </w:p>
    <w:p w14:paraId="60144CA7" w14:textId="0C407080" w:rsidR="003F4E9D" w:rsidRPr="003F4E9D" w:rsidRDefault="003F4E9D" w:rsidP="003F4E9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707" w:author="Попова Дарья" w:date="2020-07-22T14:40:00Z"/>
          <w:rFonts w:ascii="Arial" w:hAnsi="Arial" w:cs="Arial"/>
          <w:rPrChange w:id="708" w:author="Попова Дарья" w:date="2020-07-22T14:40:00Z">
            <w:rPr>
              <w:ins w:id="709" w:author="Попова Дарья" w:date="2020-07-22T14:40:00Z"/>
              <w:rFonts w:ascii="Arial" w:hAnsi="Arial" w:cs="Arial"/>
              <w:lang w:val="en-US"/>
            </w:rPr>
          </w:rPrChange>
        </w:rPr>
      </w:pPr>
      <w:ins w:id="710" w:author="Попова Дарья" w:date="2020-07-22T14:40:00Z">
        <w:r>
          <w:rPr>
            <w:rFonts w:ascii="Arial" w:hAnsi="Arial" w:cs="Arial"/>
            <w:lang w:val="en-US"/>
          </w:rPr>
          <w:t xml:space="preserve">CN47N – </w:t>
        </w:r>
        <w:r>
          <w:rPr>
            <w:rFonts w:ascii="Arial" w:hAnsi="Arial" w:cs="Arial"/>
          </w:rPr>
          <w:t>Обзор: операции/ элементы;</w:t>
        </w:r>
      </w:ins>
    </w:p>
    <w:p w14:paraId="6C438F2F" w14:textId="77777777" w:rsidR="003F4E9D" w:rsidRPr="003F4E9D" w:rsidRDefault="003F4E9D" w:rsidP="003F4E9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711" w:author="Попова Дарья" w:date="2020-07-22T14:39:00Z"/>
          <w:rFonts w:ascii="Arial" w:hAnsi="Arial" w:cs="Arial"/>
          <w:rPrChange w:id="712" w:author="Попова Дарья" w:date="2020-07-22T14:39:00Z">
            <w:rPr>
              <w:ins w:id="713" w:author="Попова Дарья" w:date="2020-07-22T14:39:00Z"/>
              <w:rFonts w:cs="Arial"/>
            </w:rPr>
          </w:rPrChange>
        </w:rPr>
      </w:pPr>
      <w:ins w:id="714" w:author="Попова Дарья" w:date="2020-07-22T14:39:00Z">
        <w:r w:rsidRPr="003F4E9D">
          <w:rPr>
            <w:rFonts w:ascii="Arial" w:hAnsi="Arial" w:cs="Arial"/>
            <w:lang w:val="en-US"/>
            <w:rPrChange w:id="715" w:author="Попова Дарья" w:date="2020-07-22T14:39:00Z">
              <w:rPr>
                <w:rFonts w:cs="Arial"/>
                <w:lang w:val="en-US"/>
              </w:rPr>
            </w:rPrChange>
          </w:rPr>
          <w:lastRenderedPageBreak/>
          <w:t>CJ20N</w:t>
        </w:r>
        <w:r w:rsidRPr="003F4E9D">
          <w:rPr>
            <w:rFonts w:ascii="Arial" w:hAnsi="Arial" w:cs="Arial"/>
            <w:rPrChange w:id="716" w:author="Попова Дарья" w:date="2020-07-22T14:39:00Z">
              <w:rPr>
                <w:rFonts w:cs="Arial"/>
              </w:rPr>
            </w:rPrChange>
          </w:rPr>
          <w:t xml:space="preserve"> – Project Builder.</w:t>
        </w:r>
      </w:ins>
    </w:p>
    <w:p w14:paraId="76D8EEB0" w14:textId="77777777" w:rsidR="003F4E9D" w:rsidRPr="003F4E9D" w:rsidRDefault="003F4E9D" w:rsidP="003F4E9D">
      <w:pPr>
        <w:pStyle w:val="afa"/>
        <w:spacing w:after="120" w:line="276" w:lineRule="auto"/>
        <w:ind w:left="1287"/>
        <w:rPr>
          <w:ins w:id="717" w:author="Попова Дарья" w:date="2020-07-22T14:39:00Z"/>
          <w:rFonts w:ascii="Arial" w:hAnsi="Arial" w:cs="Arial"/>
          <w:rPrChange w:id="718" w:author="Попова Дарья" w:date="2020-07-22T14:39:00Z">
            <w:rPr>
              <w:ins w:id="719" w:author="Попова Дарья" w:date="2020-07-22T14:39:00Z"/>
              <w:rFonts w:cs="Arial"/>
            </w:rPr>
          </w:rPrChange>
        </w:rPr>
      </w:pPr>
      <w:ins w:id="720" w:author="Попова Дарья" w:date="2020-07-22T14:39:00Z">
        <w:r w:rsidRPr="003F4E9D">
          <w:rPr>
            <w:rFonts w:ascii="Arial" w:hAnsi="Arial" w:cs="Arial"/>
            <w:rPrChange w:id="721" w:author="Попова Дарья" w:date="2020-07-22T14:39:00Z">
              <w:rPr>
                <w:rFonts w:cs="Arial"/>
              </w:rPr>
            </w:rPrChange>
          </w:rPr>
          <w:t>Поля для заполнения на селекционном экране:</w:t>
        </w:r>
      </w:ins>
    </w:p>
    <w:p w14:paraId="7B49D670" w14:textId="77777777" w:rsidR="003F4E9D" w:rsidRPr="003F4E9D" w:rsidRDefault="003F4E9D" w:rsidP="003F4E9D">
      <w:pPr>
        <w:pStyle w:val="afa"/>
        <w:spacing w:after="240" w:line="276" w:lineRule="auto"/>
        <w:ind w:left="1287"/>
        <w:rPr>
          <w:ins w:id="722" w:author="Попова Дарья" w:date="2020-07-22T14:39:00Z"/>
          <w:rFonts w:ascii="Arial" w:hAnsi="Arial" w:cs="Arial"/>
          <w:rPrChange w:id="723" w:author="Попова Дарья" w:date="2020-07-22T14:39:00Z">
            <w:rPr>
              <w:ins w:id="724" w:author="Попова Дарья" w:date="2020-07-22T14:39:00Z"/>
              <w:rFonts w:cs="Arial"/>
            </w:rPr>
          </w:rPrChange>
        </w:rPr>
      </w:pPr>
      <w:ins w:id="725" w:author="Попова Дарья" w:date="2020-07-22T14:39:00Z">
        <w:r w:rsidRPr="003F4E9D">
          <w:rPr>
            <w:rFonts w:ascii="Arial" w:hAnsi="Arial" w:cs="Arial"/>
            <w:rPrChange w:id="726" w:author="Попова Дарья" w:date="2020-07-22T14:39:00Z">
              <w:rPr>
                <w:rFonts w:cs="Arial"/>
              </w:rPr>
            </w:rPrChange>
          </w:rPr>
          <w:t>- Проект;</w:t>
        </w:r>
      </w:ins>
    </w:p>
    <w:p w14:paraId="5AB4744E" w14:textId="77777777" w:rsidR="003F4E9D" w:rsidRPr="003F4E9D" w:rsidRDefault="003F4E9D" w:rsidP="003F4E9D">
      <w:pPr>
        <w:pStyle w:val="afa"/>
        <w:spacing w:after="240" w:line="276" w:lineRule="auto"/>
        <w:ind w:left="1287"/>
        <w:rPr>
          <w:ins w:id="727" w:author="Попова Дарья" w:date="2020-07-22T14:39:00Z"/>
          <w:rFonts w:ascii="Arial" w:hAnsi="Arial" w:cs="Arial"/>
          <w:rPrChange w:id="728" w:author="Попова Дарья" w:date="2020-07-22T14:39:00Z">
            <w:rPr>
              <w:ins w:id="729" w:author="Попова Дарья" w:date="2020-07-22T14:39:00Z"/>
              <w:rFonts w:cs="Arial"/>
            </w:rPr>
          </w:rPrChange>
        </w:rPr>
      </w:pPr>
      <w:ins w:id="730" w:author="Попова Дарья" w:date="2020-07-22T14:39:00Z">
        <w:r w:rsidRPr="003F4E9D">
          <w:rPr>
            <w:rFonts w:ascii="Arial" w:hAnsi="Arial" w:cs="Arial"/>
            <w:rPrChange w:id="731" w:author="Попова Дарья" w:date="2020-07-22T14:39:00Z">
              <w:rPr>
                <w:rFonts w:cs="Arial"/>
              </w:rPr>
            </w:rPrChange>
          </w:rPr>
          <w:t>- СПП-элемент.</w:t>
        </w:r>
      </w:ins>
    </w:p>
    <w:p w14:paraId="5D84D41A" w14:textId="77777777" w:rsidR="00F84003" w:rsidRDefault="00F84003">
      <w:pPr>
        <w:spacing w:after="240" w:line="276" w:lineRule="auto"/>
        <w:ind w:firstLine="567"/>
        <w:rPr>
          <w:ins w:id="732" w:author="Попова Дарья" w:date="2020-07-22T15:51:00Z"/>
          <w:rFonts w:ascii="Arial" w:hAnsi="Arial" w:cs="Arial"/>
        </w:rPr>
        <w:pPrChange w:id="733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</w:p>
    <w:p w14:paraId="62418FD7" w14:textId="54689DBA" w:rsidR="00C90594" w:rsidRPr="00777793" w:rsidRDefault="00C90594">
      <w:pPr>
        <w:pStyle w:val="4"/>
        <w:rPr>
          <w:ins w:id="734" w:author="Попова Дарья" w:date="2020-07-22T15:51:00Z"/>
        </w:rPr>
      </w:pPr>
      <w:ins w:id="735" w:author="Попова Дарья" w:date="2020-07-22T15:51:00Z">
        <w:r>
          <w:t>Шаг процесса 56</w:t>
        </w:r>
        <w:r w:rsidRPr="00777793">
          <w:t xml:space="preserve"> – </w:t>
        </w:r>
      </w:ins>
      <w:ins w:id="736" w:author="Попова Дарья" w:date="2020-07-22T15:52:00Z">
        <w:r>
          <w:t>Формирование сетевых графиков для внеплановых воздействий на ЗиС</w:t>
        </w:r>
      </w:ins>
    </w:p>
    <w:p w14:paraId="41623FD7" w14:textId="27C6E98C" w:rsidR="00C90594" w:rsidRPr="00254389" w:rsidRDefault="00C90594">
      <w:pPr>
        <w:spacing w:after="240" w:line="276" w:lineRule="auto"/>
        <w:ind w:firstLine="567"/>
        <w:rPr>
          <w:ins w:id="737" w:author="Попова Дарья" w:date="2020-07-22T15:56:00Z"/>
          <w:rFonts w:ascii="Arial" w:hAnsi="Arial" w:cs="Arial"/>
          <w:color w:val="000000" w:themeColor="text1"/>
          <w:rPrChange w:id="738" w:author="Попова Дарья" w:date="2020-07-23T10:24:00Z">
            <w:rPr>
              <w:ins w:id="739" w:author="Попова Дарья" w:date="2020-07-22T15:56:00Z"/>
              <w:rFonts w:ascii="Arial" w:hAnsi="Arial" w:cs="Arial"/>
            </w:rPr>
          </w:rPrChange>
        </w:rPr>
        <w:pPrChange w:id="740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  <w:ins w:id="741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42" w:author="Попова Дарья" w:date="2020-07-23T10:24:00Z">
              <w:rPr>
                <w:rFonts w:cs="Arial"/>
              </w:rPr>
            </w:rPrChange>
          </w:rPr>
          <w:t>На основании данных о результатах осмотров</w:t>
        </w:r>
      </w:ins>
      <w:ins w:id="743" w:author="Попова Дарья" w:date="2020-07-22T15:59:00Z">
        <w:r w:rsidRPr="00254389">
          <w:rPr>
            <w:rFonts w:ascii="Arial" w:hAnsi="Arial" w:cs="Arial"/>
            <w:color w:val="000000" w:themeColor="text1"/>
            <w:rPrChange w:id="744" w:author="Попова Дарья" w:date="2020-07-23T10:24:00Z">
              <w:rPr>
                <w:rFonts w:ascii="Arial" w:hAnsi="Arial" w:cs="Arial"/>
              </w:rPr>
            </w:rPrChange>
          </w:rPr>
          <w:t xml:space="preserve"> ЗиС </w:t>
        </w:r>
      </w:ins>
      <w:ins w:id="745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46" w:author="Попова Дарья" w:date="2020-07-23T10:24:00Z">
              <w:rPr>
                <w:rFonts w:cs="Arial"/>
              </w:rPr>
            </w:rPrChange>
          </w:rPr>
          <w:t xml:space="preserve">Планировщик ЗиС УО при помощи транзакции </w:t>
        </w:r>
        <w:r w:rsidRPr="00254389">
          <w:rPr>
            <w:rFonts w:ascii="Arial" w:hAnsi="Arial" w:cs="Arial"/>
            <w:color w:val="000000" w:themeColor="text1"/>
            <w:rPrChange w:id="747" w:author="Попова Дарья" w:date="2020-07-23T10:24:00Z">
              <w:rPr>
                <w:rFonts w:ascii="Arial" w:hAnsi="Arial" w:cs="Arial"/>
              </w:rPr>
            </w:rPrChange>
          </w:rPr>
          <w:t>CJ20N:</w:t>
        </w:r>
      </w:ins>
    </w:p>
    <w:p w14:paraId="5E7F9B3D" w14:textId="07CCC7F3" w:rsidR="00C90594" w:rsidRPr="00254389" w:rsidRDefault="00C90594">
      <w:pPr>
        <w:spacing w:after="240" w:line="276" w:lineRule="auto"/>
        <w:ind w:firstLine="567"/>
        <w:rPr>
          <w:ins w:id="748" w:author="Попова Дарья" w:date="2020-07-22T15:57:00Z"/>
          <w:rFonts w:ascii="Arial" w:hAnsi="Arial" w:cs="Arial"/>
          <w:color w:val="000000" w:themeColor="text1"/>
          <w:rPrChange w:id="749" w:author="Попова Дарья" w:date="2020-07-23T10:24:00Z">
            <w:rPr>
              <w:ins w:id="750" w:author="Попова Дарья" w:date="2020-07-22T15:57:00Z"/>
              <w:rFonts w:ascii="Arial" w:hAnsi="Arial" w:cs="Arial"/>
            </w:rPr>
          </w:rPrChange>
        </w:rPr>
        <w:pPrChange w:id="751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  <w:ins w:id="752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53" w:author="Попова Дарья" w:date="2020-07-23T10:24:00Z">
              <w:rPr>
                <w:rFonts w:ascii="Arial" w:hAnsi="Arial" w:cs="Arial"/>
              </w:rPr>
            </w:rPrChange>
          </w:rPr>
          <w:t xml:space="preserve">- </w:t>
        </w:r>
      </w:ins>
      <w:ins w:id="754" w:author="Попова Дарья" w:date="2020-07-22T15:57:00Z">
        <w:r w:rsidRPr="00254389">
          <w:rPr>
            <w:rFonts w:ascii="Arial" w:hAnsi="Arial" w:cs="Arial"/>
            <w:color w:val="000000" w:themeColor="text1"/>
            <w:rPrChange w:id="755" w:author="Попова Дарья" w:date="2020-07-23T10:24:00Z">
              <w:rPr>
                <w:rFonts w:ascii="Arial" w:hAnsi="Arial" w:cs="Arial"/>
              </w:rPr>
            </w:rPrChange>
          </w:rPr>
          <w:t>д</w:t>
        </w:r>
      </w:ins>
      <w:ins w:id="756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57" w:author="Попова Дарья" w:date="2020-07-23T10:24:00Z">
              <w:rPr>
                <w:rFonts w:ascii="Arial" w:hAnsi="Arial" w:cs="Arial"/>
              </w:rPr>
            </w:rPrChange>
          </w:rPr>
          <w:t>ля текущих воздействий создает сетевой график с профилем P00330 «</w:t>
        </w:r>
        <w:r w:rsidRPr="00254389">
          <w:rPr>
            <w:rFonts w:ascii="Arial" w:hAnsi="Arial" w:cs="Arial"/>
            <w:color w:val="000000" w:themeColor="text1"/>
            <w:rPrChange w:id="758" w:author="Попова Дарья" w:date="2020-07-23T10:24:00Z">
              <w:rPr>
                <w:rFonts w:cs="Arial"/>
              </w:rPr>
            </w:rPrChange>
          </w:rPr>
          <w:t xml:space="preserve">ЗиС (OPEX)» вида P330 «Воздействия на ЗиС (OPEX)» на отдельное ЗиС в рамках группирующего СПП-элемента «Здания и Сооружения (OPEX)», осуществляет ручное наполнение сетевого графика операциями, выполняемые собственными силами или сторонней организацией, материалами и услугами. При сохранении сетевого графика вида </w:t>
        </w:r>
        <w:r w:rsidRPr="00254389">
          <w:rPr>
            <w:rFonts w:ascii="Arial" w:hAnsi="Arial" w:cs="Arial"/>
            <w:color w:val="000000" w:themeColor="text1"/>
            <w:rPrChange w:id="759" w:author="Попова Дарья" w:date="2020-07-23T10:24:00Z">
              <w:rPr>
                <w:rFonts w:cs="Arial"/>
                <w:lang w:val="en-US"/>
              </w:rPr>
            </w:rPrChange>
          </w:rPr>
          <w:t xml:space="preserve">P330 </w:t>
        </w:r>
        <w:r w:rsidRPr="00254389">
          <w:rPr>
            <w:rFonts w:ascii="Arial" w:hAnsi="Arial" w:cs="Arial"/>
            <w:color w:val="000000" w:themeColor="text1"/>
            <w:rPrChange w:id="760" w:author="Попова Дарья" w:date="2020-07-23T10:24:00Z">
              <w:rPr>
                <w:rFonts w:cs="Arial"/>
              </w:rPr>
            </w:rPrChange>
          </w:rPr>
          <w:t xml:space="preserve">должна выполняться проверка по присвоению к СПП-элементу </w:t>
        </w:r>
        <w:r w:rsidRPr="00254389">
          <w:rPr>
            <w:rFonts w:ascii="Arial" w:hAnsi="Arial" w:cs="Arial"/>
            <w:color w:val="000000" w:themeColor="text1"/>
            <w:rPrChange w:id="761" w:author="Попова Дарья" w:date="2020-07-23T10:24:00Z">
              <w:rPr>
                <w:rFonts w:cs="Arial"/>
                <w:lang w:val="en-US"/>
              </w:rPr>
            </w:rPrChange>
          </w:rPr>
          <w:t>OPEX (</w:t>
        </w:r>
        <w:r w:rsidRPr="00254389">
          <w:rPr>
            <w:rFonts w:ascii="Arial" w:hAnsi="Arial" w:cs="Arial"/>
            <w:color w:val="000000" w:themeColor="text1"/>
            <w:rPrChange w:id="762" w:author="Попова Дарья" w:date="2020-07-23T10:24:00Z">
              <w:rPr>
                <w:rFonts w:cs="Arial"/>
              </w:rPr>
            </w:rPrChange>
          </w:rPr>
          <w:t>причина инвестиции O1)</w:t>
        </w:r>
      </w:ins>
      <w:ins w:id="763" w:author="Попова Дарья" w:date="2020-10-22T16:31:00Z">
        <w:r w:rsidR="00737F81" w:rsidRPr="00113761">
          <w:rPr>
            <w:rFonts w:ascii="Arial" w:hAnsi="Arial" w:cs="Arial"/>
            <w:color w:val="000000" w:themeColor="text1"/>
            <w:rPrChange w:id="764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  <w:color w:val="000000" w:themeColor="text1"/>
          </w:rPr>
          <w:t xml:space="preserve">разработка </w:t>
        </w:r>
      </w:ins>
      <w:ins w:id="765" w:author="Попова Дарья" w:date="2020-10-22T16:32:00Z">
        <w:r w:rsidR="00737F81">
          <w:rPr>
            <w:rFonts w:ascii="Arial" w:hAnsi="Arial" w:cs="Arial"/>
            <w:color w:val="000000" w:themeColor="text1"/>
            <w:lang w:val="en-US"/>
          </w:rPr>
          <w:t>PM</w:t>
        </w:r>
        <w:r w:rsidR="00737F81" w:rsidRPr="00113761">
          <w:rPr>
            <w:rFonts w:ascii="Arial" w:hAnsi="Arial" w:cs="Arial"/>
            <w:color w:val="000000" w:themeColor="text1"/>
            <w:rPrChange w:id="766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50</w:t>
        </w:r>
      </w:ins>
      <w:ins w:id="767" w:author="Попова Дарья" w:date="2020-10-22T16:31:00Z">
        <w:r w:rsidR="00737F81" w:rsidRPr="00113761">
          <w:rPr>
            <w:rFonts w:ascii="Arial" w:hAnsi="Arial" w:cs="Arial"/>
            <w:color w:val="000000" w:themeColor="text1"/>
            <w:rPrChange w:id="768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)</w:t>
        </w:r>
      </w:ins>
      <w:ins w:id="769" w:author="Попова Дарья" w:date="2020-07-22T15:56:00Z">
        <w:r w:rsidRPr="00254389">
          <w:rPr>
            <w:rFonts w:ascii="Arial" w:hAnsi="Arial" w:cs="Arial"/>
            <w:color w:val="000000" w:themeColor="text1"/>
            <w:rPrChange w:id="770" w:author="Попова Дарья" w:date="2020-07-23T10:24:00Z">
              <w:rPr>
                <w:rFonts w:cs="Arial"/>
              </w:rPr>
            </w:rPrChange>
          </w:rPr>
          <w:t>.</w:t>
        </w:r>
      </w:ins>
    </w:p>
    <w:p w14:paraId="7265D53B" w14:textId="21FE6B62" w:rsidR="00C90594" w:rsidRPr="00254389" w:rsidRDefault="00C90594">
      <w:pPr>
        <w:spacing w:after="240" w:line="276" w:lineRule="auto"/>
        <w:ind w:firstLine="567"/>
        <w:rPr>
          <w:ins w:id="771" w:author="Попова Дарья" w:date="2020-07-22T16:00:00Z"/>
          <w:rFonts w:ascii="Arial" w:hAnsi="Arial" w:cs="Arial"/>
          <w:color w:val="000000" w:themeColor="text1"/>
          <w:rPrChange w:id="772" w:author="Попова Дарья" w:date="2020-07-23T10:24:00Z">
            <w:rPr>
              <w:ins w:id="773" w:author="Попова Дарья" w:date="2020-07-22T16:00:00Z"/>
              <w:rFonts w:ascii="Arial" w:hAnsi="Arial" w:cs="Arial"/>
            </w:rPr>
          </w:rPrChange>
        </w:rPr>
        <w:pPrChange w:id="774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  <w:ins w:id="775" w:author="Попова Дарья" w:date="2020-07-22T15:57:00Z">
        <w:r w:rsidRPr="00254389">
          <w:rPr>
            <w:rFonts w:ascii="Arial" w:hAnsi="Arial" w:cs="Arial"/>
            <w:color w:val="000000" w:themeColor="text1"/>
            <w:rPrChange w:id="776" w:author="Попова Дарья" w:date="2020-07-23T10:24:00Z">
              <w:rPr>
                <w:rFonts w:ascii="Arial" w:hAnsi="Arial" w:cs="Arial"/>
              </w:rPr>
            </w:rPrChange>
          </w:rPr>
          <w:t>- для капитализируемых воздействий создает сетевой график с профилем P00340 «</w:t>
        </w:r>
        <w:r w:rsidRPr="00254389">
          <w:rPr>
            <w:rFonts w:ascii="Arial" w:hAnsi="Arial" w:cs="Arial"/>
            <w:color w:val="000000" w:themeColor="text1"/>
            <w:rPrChange w:id="777" w:author="Попова Дарья" w:date="2020-07-23T10:24:00Z">
              <w:rPr>
                <w:rFonts w:cs="Arial"/>
              </w:rPr>
            </w:rPrChange>
          </w:rPr>
          <w:t xml:space="preserve">ЗиС (CAPEX)» вида P340 «Воздействия на ЗиС (CAPEX)» на отдельное ЗиС в рамках СПП-элемента по конкретному капитализируемому воздействию. При сохранении сетевого графика вида </w:t>
        </w:r>
        <w:r w:rsidRPr="00254389">
          <w:rPr>
            <w:rFonts w:ascii="Arial" w:hAnsi="Arial" w:cs="Arial"/>
            <w:color w:val="000000" w:themeColor="text1"/>
            <w:rPrChange w:id="778" w:author="Попова Дарья" w:date="2020-07-23T10:24:00Z">
              <w:rPr>
                <w:rFonts w:cs="Arial"/>
                <w:lang w:val="en-US"/>
              </w:rPr>
            </w:rPrChange>
          </w:rPr>
          <w:t>P340</w:t>
        </w:r>
        <w:r w:rsidRPr="00254389">
          <w:rPr>
            <w:rFonts w:ascii="Arial" w:hAnsi="Arial" w:cs="Arial"/>
            <w:color w:val="000000" w:themeColor="text1"/>
            <w:rPrChange w:id="779" w:author="Попова Дарья" w:date="2020-07-23T10:24:00Z">
              <w:rPr>
                <w:rFonts w:cs="Arial"/>
              </w:rPr>
            </w:rPrChange>
          </w:rPr>
          <w:t xml:space="preserve"> должна выполняться проверка по присвоению к СПП-элементу </w:t>
        </w:r>
        <w:r w:rsidRPr="00254389">
          <w:rPr>
            <w:rFonts w:ascii="Arial" w:hAnsi="Arial" w:cs="Arial"/>
            <w:color w:val="000000" w:themeColor="text1"/>
            <w:rPrChange w:id="780" w:author="Попова Дарья" w:date="2020-07-23T10:24:00Z">
              <w:rPr>
                <w:rFonts w:cs="Arial"/>
                <w:lang w:val="en-US"/>
              </w:rPr>
            </w:rPrChange>
          </w:rPr>
          <w:t>CAPEX (</w:t>
        </w:r>
        <w:r w:rsidRPr="00254389">
          <w:rPr>
            <w:rFonts w:ascii="Arial" w:hAnsi="Arial" w:cs="Arial"/>
            <w:color w:val="000000" w:themeColor="text1"/>
            <w:rPrChange w:id="781" w:author="Попова Дарья" w:date="2020-07-23T10:24:00Z">
              <w:rPr>
                <w:rFonts w:cs="Arial"/>
              </w:rPr>
            </w:rPrChange>
          </w:rPr>
          <w:t>причина инвестиций A1)</w:t>
        </w:r>
      </w:ins>
      <w:ins w:id="782" w:author="Попова Дарья" w:date="2020-10-22T16:32:00Z">
        <w:r w:rsidR="00737F81" w:rsidRPr="00113761">
          <w:rPr>
            <w:rFonts w:ascii="Arial" w:hAnsi="Arial" w:cs="Arial"/>
            <w:color w:val="000000" w:themeColor="text1"/>
            <w:rPrChange w:id="783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  <w:color w:val="000000" w:themeColor="text1"/>
          </w:rPr>
          <w:t xml:space="preserve">разработка </w:t>
        </w:r>
        <w:r w:rsidR="00737F81">
          <w:rPr>
            <w:rFonts w:ascii="Arial" w:hAnsi="Arial" w:cs="Arial"/>
            <w:color w:val="000000" w:themeColor="text1"/>
            <w:lang w:val="en-US"/>
          </w:rPr>
          <w:t>PM</w:t>
        </w:r>
        <w:r w:rsidR="00737F81" w:rsidRPr="00113761">
          <w:rPr>
            <w:rFonts w:ascii="Arial" w:hAnsi="Arial" w:cs="Arial"/>
            <w:color w:val="000000" w:themeColor="text1"/>
            <w:rPrChange w:id="784" w:author="Александр Шрамков" w:date="2021-03-10T18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50)</w:t>
        </w:r>
      </w:ins>
      <w:ins w:id="785" w:author="Попова Дарья" w:date="2020-07-22T15:57:00Z">
        <w:r w:rsidRPr="00254389">
          <w:rPr>
            <w:rFonts w:ascii="Arial" w:hAnsi="Arial" w:cs="Arial"/>
            <w:color w:val="000000" w:themeColor="text1"/>
            <w:rPrChange w:id="786" w:author="Попова Дарья" w:date="2020-07-23T10:24:00Z">
              <w:rPr>
                <w:rFonts w:cs="Arial"/>
              </w:rPr>
            </w:rPrChange>
          </w:rPr>
          <w:t>.</w:t>
        </w:r>
      </w:ins>
      <w:ins w:id="787" w:author="Попова Дарья" w:date="2020-07-22T15:58:00Z">
        <w:r w:rsidRPr="00254389">
          <w:rPr>
            <w:rFonts w:ascii="Arial" w:hAnsi="Arial" w:cs="Arial"/>
            <w:color w:val="000000" w:themeColor="text1"/>
            <w:rPrChange w:id="788" w:author="Попова Дарья" w:date="2020-07-23T10:24:00Z">
              <w:rPr>
                <w:rFonts w:ascii="Arial" w:hAnsi="Arial" w:cs="Arial"/>
              </w:rPr>
            </w:rPrChange>
          </w:rPr>
          <w:t xml:space="preserve"> СПП-элемент на конкретное капитализируемое воздействие создается на этапе годового планирования.</w:t>
        </w:r>
      </w:ins>
    </w:p>
    <w:p w14:paraId="012C581E" w14:textId="77777777" w:rsidR="00E505D2" w:rsidRPr="00254389" w:rsidRDefault="00E505D2" w:rsidP="00E505D2">
      <w:pPr>
        <w:spacing w:after="240" w:line="276" w:lineRule="auto"/>
        <w:ind w:firstLine="567"/>
        <w:rPr>
          <w:ins w:id="789" w:author="Попова Дарья" w:date="2020-07-22T16:01:00Z"/>
          <w:rFonts w:ascii="Arial" w:hAnsi="Arial" w:cs="Arial"/>
          <w:color w:val="000000" w:themeColor="text1"/>
          <w:rPrChange w:id="790" w:author="Попова Дарья" w:date="2020-07-23T10:24:00Z">
            <w:rPr>
              <w:ins w:id="791" w:author="Попова Дарья" w:date="2020-07-22T16:01:00Z"/>
              <w:rFonts w:ascii="Arial" w:hAnsi="Arial" w:cs="Arial"/>
            </w:rPr>
          </w:rPrChange>
        </w:rPr>
      </w:pPr>
      <w:ins w:id="792" w:author="Попова Дарья" w:date="2020-07-22T16:01:00Z">
        <w:r w:rsidRPr="00254389">
          <w:rPr>
            <w:rFonts w:ascii="Arial" w:hAnsi="Arial" w:cs="Arial"/>
            <w:color w:val="000000" w:themeColor="text1"/>
            <w:rPrChange w:id="793" w:author="Попова Дарья" w:date="2020-07-23T10:24:00Z">
              <w:rPr>
                <w:rFonts w:ascii="Arial" w:hAnsi="Arial" w:cs="Arial"/>
              </w:rPr>
            </w:rPrChange>
          </w:rPr>
          <w:t>Используемая транзакция:</w:t>
        </w:r>
      </w:ins>
    </w:p>
    <w:p w14:paraId="4FA08A43" w14:textId="77777777" w:rsidR="00E505D2" w:rsidRPr="006C4A8D" w:rsidRDefault="00E505D2" w:rsidP="00E505D2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794" w:author="Попова Дарья" w:date="2020-07-22T16:01:00Z"/>
          <w:rFonts w:ascii="Arial" w:hAnsi="Arial" w:cs="Arial"/>
        </w:rPr>
      </w:pPr>
      <w:ins w:id="795" w:author="Попова Дарья" w:date="2020-07-22T16:01:00Z">
        <w:r w:rsidRPr="006C4A8D">
          <w:rPr>
            <w:rFonts w:ascii="Arial" w:hAnsi="Arial" w:cs="Arial"/>
            <w:lang w:val="en-US"/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5CE5095D" w14:textId="77777777" w:rsidR="00E505D2" w:rsidRPr="006C4A8D" w:rsidRDefault="00E505D2" w:rsidP="00E505D2">
      <w:pPr>
        <w:pStyle w:val="afa"/>
        <w:spacing w:after="120" w:line="276" w:lineRule="auto"/>
        <w:ind w:left="1287"/>
        <w:rPr>
          <w:ins w:id="796" w:author="Попова Дарья" w:date="2020-07-22T16:01:00Z"/>
          <w:rFonts w:ascii="Arial" w:hAnsi="Arial" w:cs="Arial"/>
        </w:rPr>
      </w:pPr>
      <w:ins w:id="797" w:author="Попова Дарья" w:date="2020-07-22T16:01:00Z">
        <w:r w:rsidRPr="006C4A8D">
          <w:rPr>
            <w:rFonts w:ascii="Arial" w:hAnsi="Arial" w:cs="Arial"/>
          </w:rPr>
          <w:t>Поля для заполнения на селекционном экране:</w:t>
        </w:r>
      </w:ins>
    </w:p>
    <w:p w14:paraId="59A50ED9" w14:textId="77777777" w:rsidR="00E505D2" w:rsidRPr="006C4A8D" w:rsidRDefault="00E505D2" w:rsidP="00E505D2">
      <w:pPr>
        <w:pStyle w:val="afa"/>
        <w:spacing w:after="240" w:line="276" w:lineRule="auto"/>
        <w:ind w:left="1287"/>
        <w:rPr>
          <w:ins w:id="798" w:author="Попова Дарья" w:date="2020-07-22T16:01:00Z"/>
          <w:rFonts w:ascii="Arial" w:hAnsi="Arial" w:cs="Arial"/>
        </w:rPr>
      </w:pPr>
      <w:ins w:id="799" w:author="Попова Дарья" w:date="2020-07-22T16:01:00Z">
        <w:r w:rsidRPr="006C4A8D">
          <w:rPr>
            <w:rFonts w:ascii="Arial" w:hAnsi="Arial" w:cs="Arial"/>
          </w:rPr>
          <w:t>- Проект;</w:t>
        </w:r>
      </w:ins>
    </w:p>
    <w:p w14:paraId="2C378169" w14:textId="77777777" w:rsidR="00E505D2" w:rsidRPr="006C4A8D" w:rsidRDefault="00E505D2" w:rsidP="00E505D2">
      <w:pPr>
        <w:pStyle w:val="afa"/>
        <w:spacing w:after="240" w:line="276" w:lineRule="auto"/>
        <w:ind w:left="1287"/>
        <w:rPr>
          <w:ins w:id="800" w:author="Попова Дарья" w:date="2020-07-22T16:01:00Z"/>
          <w:rFonts w:ascii="Arial" w:hAnsi="Arial" w:cs="Arial"/>
        </w:rPr>
      </w:pPr>
      <w:ins w:id="801" w:author="Попова Дарья" w:date="2020-07-22T16:01:00Z">
        <w:r w:rsidRPr="006C4A8D">
          <w:rPr>
            <w:rFonts w:ascii="Arial" w:hAnsi="Arial" w:cs="Arial"/>
          </w:rPr>
          <w:t>- СПП-элемент.</w:t>
        </w:r>
      </w:ins>
    </w:p>
    <w:p w14:paraId="14FA6FF6" w14:textId="77777777" w:rsidR="00C90594" w:rsidRPr="00777793" w:rsidRDefault="00C90594">
      <w:pPr>
        <w:spacing w:after="240" w:line="276" w:lineRule="auto"/>
        <w:ind w:firstLine="567"/>
        <w:rPr>
          <w:rFonts w:ascii="Arial" w:hAnsi="Arial" w:cs="Arial"/>
        </w:rPr>
        <w:pPrChange w:id="802" w:author="Попова Дарья" w:date="2020-07-22T14:12:00Z">
          <w:pPr>
            <w:spacing w:after="240" w:line="276" w:lineRule="auto"/>
            <w:ind w:left="927"/>
            <w:jc w:val="left"/>
          </w:pPr>
        </w:pPrChange>
      </w:pPr>
    </w:p>
    <w:bookmarkEnd w:id="637"/>
    <w:p w14:paraId="1959D63E" w14:textId="5BDDCA6A" w:rsidR="00401B8F" w:rsidRPr="00777793" w:rsidRDefault="00500F85">
      <w:pPr>
        <w:pStyle w:val="4"/>
      </w:pPr>
      <w:r>
        <w:t>Шаг процесса 60</w:t>
      </w:r>
      <w:r w:rsidR="00401B8F" w:rsidRPr="00777793">
        <w:t xml:space="preserve"> – Ранжирование </w:t>
      </w:r>
      <w:r w:rsidR="004A740D" w:rsidRPr="00777793">
        <w:t>заказов ТОРО</w:t>
      </w:r>
    </w:p>
    <w:p w14:paraId="267CD819" w14:textId="6B196FEE" w:rsidR="00401B8F" w:rsidRPr="00C90594" w:rsidDel="00254389" w:rsidRDefault="00401B8F">
      <w:pPr>
        <w:spacing w:after="240" w:line="276" w:lineRule="auto"/>
        <w:ind w:firstLine="567"/>
        <w:rPr>
          <w:del w:id="803" w:author="Попова Дарья" w:date="2020-07-23T10:24:00Z"/>
          <w:rFonts w:ascii="Arial" w:hAnsi="Arial" w:cs="Arial"/>
          <w:rPrChange w:id="804" w:author="Попова Дарья" w:date="2020-07-22T16:00:00Z">
            <w:rPr>
              <w:del w:id="805" w:author="Попова Дарья" w:date="2020-07-23T10:24:00Z"/>
              <w:rFonts w:ascii="Arial" w:eastAsiaTheme="majorEastAsia" w:hAnsi="Arial" w:cs="Arial"/>
            </w:rPr>
          </w:rPrChange>
        </w:rPr>
        <w:pPrChange w:id="806" w:author="Попова Дарья" w:date="2020-07-22T14:13:00Z">
          <w:pPr/>
        </w:pPrChange>
      </w:pPr>
    </w:p>
    <w:p w14:paraId="238F5266" w14:textId="28099C58" w:rsidR="0018170D" w:rsidRPr="00254389" w:rsidRDefault="0018170D" w:rsidP="0018170D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807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808" w:author="Попова Дарья" w:date="2020-07-23T10:24:00Z">
            <w:rPr>
              <w:rFonts w:ascii="Arial" w:hAnsi="Arial" w:cs="Arial"/>
            </w:rPr>
          </w:rPrChange>
        </w:rPr>
        <w:t xml:space="preserve">В системе реализуется </w:t>
      </w:r>
      <w:ins w:id="809" w:author="Александр Шрамков" w:date="2021-03-12T13:10:00Z">
        <w:r w:rsidR="00623CBC" w:rsidRPr="00623CBC">
          <w:rPr>
            <w:rFonts w:ascii="Arial" w:hAnsi="Arial" w:cs="Arial"/>
            <w:color w:val="000000" w:themeColor="text1"/>
          </w:rPr>
          <w:t>автоматизированное определение и установка ранга (</w:t>
        </w:r>
        <w:r w:rsidR="00A10F39">
          <w:rPr>
            <w:rFonts w:ascii="Arial" w:hAnsi="Arial" w:cs="Arial"/>
            <w:color w:val="000000" w:themeColor="text1"/>
          </w:rPr>
          <w:t>приоритета</w:t>
        </w:r>
      </w:ins>
      <w:ins w:id="810" w:author="Александр Шрамков" w:date="2021-03-12T13:16:00Z">
        <w:r w:rsidR="004A103F">
          <w:rPr>
            <w:rFonts w:ascii="Arial" w:hAnsi="Arial" w:cs="Arial"/>
            <w:color w:val="000000" w:themeColor="text1"/>
          </w:rPr>
          <w:t xml:space="preserve"> работы</w:t>
        </w:r>
      </w:ins>
      <w:ins w:id="811" w:author="Александр Шрамков" w:date="2021-03-12T13:10:00Z">
        <w:r w:rsidR="00A10F39">
          <w:rPr>
            <w:rFonts w:ascii="Arial" w:hAnsi="Arial" w:cs="Arial"/>
            <w:color w:val="000000" w:themeColor="text1"/>
          </w:rPr>
          <w:t xml:space="preserve">) </w:t>
        </w:r>
      </w:ins>
      <w:ins w:id="812" w:author="Александр Шрамков" w:date="2021-03-12T13:16:00Z">
        <w:r w:rsidR="004A103F">
          <w:rPr>
            <w:rFonts w:ascii="Arial" w:hAnsi="Arial" w:cs="Arial"/>
            <w:color w:val="000000" w:themeColor="text1"/>
          </w:rPr>
          <w:t xml:space="preserve">из </w:t>
        </w:r>
      </w:ins>
      <w:ins w:id="813" w:author="Александр Шрамков" w:date="2021-03-12T13:10:00Z">
        <w:r w:rsidR="00A10F39">
          <w:rPr>
            <w:rFonts w:ascii="Arial" w:hAnsi="Arial" w:cs="Arial"/>
            <w:color w:val="000000" w:themeColor="text1"/>
          </w:rPr>
          <w:t>заказа ТОРО на осно</w:t>
        </w:r>
        <w:r w:rsidR="00623CBC" w:rsidRPr="00623CBC">
          <w:rPr>
            <w:rFonts w:ascii="Arial" w:hAnsi="Arial" w:cs="Arial"/>
            <w:color w:val="000000" w:themeColor="text1"/>
          </w:rPr>
          <w:t xml:space="preserve">ве </w:t>
        </w:r>
      </w:ins>
      <w:ins w:id="814" w:author="Александр Шрамков" w:date="2021-03-12T13:15:00Z">
        <w:r w:rsidR="007E67A0">
          <w:rPr>
            <w:rFonts w:ascii="Arial" w:hAnsi="Arial" w:cs="Arial"/>
            <w:color w:val="000000" w:themeColor="text1"/>
          </w:rPr>
          <w:t xml:space="preserve">ведения параметров </w:t>
        </w:r>
      </w:ins>
      <w:ins w:id="815" w:author="Александр Шрамков" w:date="2021-03-12T13:10:00Z">
        <w:r w:rsidR="00623CBC" w:rsidRPr="00623CBC">
          <w:rPr>
            <w:rFonts w:ascii="Arial" w:hAnsi="Arial" w:cs="Arial"/>
            <w:color w:val="000000" w:themeColor="text1"/>
          </w:rPr>
          <w:t xml:space="preserve">критичности ПА </w:t>
        </w:r>
      </w:ins>
      <w:ins w:id="816" w:author="Александр Шрамков" w:date="2021-03-12T13:16:00Z">
        <w:r w:rsidR="007E67A0">
          <w:rPr>
            <w:rFonts w:ascii="Arial" w:hAnsi="Arial" w:cs="Arial"/>
            <w:color w:val="000000" w:themeColor="text1"/>
          </w:rPr>
          <w:t xml:space="preserve">в заказе </w:t>
        </w:r>
        <w:r w:rsidR="007E67A0">
          <w:rPr>
            <w:rFonts w:ascii="Arial" w:hAnsi="Arial" w:cs="Arial"/>
            <w:color w:val="000000" w:themeColor="text1"/>
          </w:rPr>
          <w:lastRenderedPageBreak/>
          <w:t xml:space="preserve">ТОРО </w:t>
        </w:r>
      </w:ins>
      <w:ins w:id="817" w:author="Александр Шрамков" w:date="2021-03-12T13:10:00Z">
        <w:r w:rsidR="00623CBC" w:rsidRPr="00623CBC">
          <w:rPr>
            <w:rFonts w:ascii="Arial" w:hAnsi="Arial" w:cs="Arial"/>
            <w:color w:val="000000" w:themeColor="text1"/>
          </w:rPr>
          <w:t>согласно МУ «Приоритизация работ по ТОиР»</w:t>
        </w:r>
      </w:ins>
      <w:del w:id="818" w:author="Александр Шрамков" w:date="2021-03-12T13:10:00Z">
        <w:r w:rsidRPr="00254389" w:rsidDel="00623CBC">
          <w:rPr>
            <w:rFonts w:ascii="Arial" w:hAnsi="Arial" w:cs="Arial"/>
            <w:color w:val="000000" w:themeColor="text1"/>
            <w:rPrChange w:id="819" w:author="Попова Дарья" w:date="2020-07-23T10:24:00Z">
              <w:rPr>
                <w:rFonts w:ascii="Arial" w:hAnsi="Arial" w:cs="Arial"/>
              </w:rPr>
            </w:rPrChange>
          </w:rPr>
          <w:delText>автоматическое определение и установка критичности/ приоритета заказа ТОРО на основе критичности/ ранга актива согласно Методике ранжирования работ ТОРО</w:delText>
        </w:r>
      </w:del>
      <w:r w:rsidRPr="00254389">
        <w:rPr>
          <w:rFonts w:ascii="Arial" w:hAnsi="Arial" w:cs="Arial"/>
          <w:color w:val="000000" w:themeColor="text1"/>
          <w:rPrChange w:id="820" w:author="Попова Дарья" w:date="2020-07-23T10:24:00Z">
            <w:rPr>
              <w:rFonts w:ascii="Arial" w:hAnsi="Arial" w:cs="Arial"/>
            </w:rPr>
          </w:rPrChange>
        </w:rPr>
        <w:t>. См. раздел 5.10.8. КД «</w:t>
      </w:r>
      <w:del w:id="821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822" w:author="Попова Дарья" w:date="2020-07-23T10:24:00Z">
              <w:rPr>
                <w:rFonts w:ascii="Arial" w:hAnsi="Arial" w:cs="Arial"/>
              </w:rPr>
            </w:rPrChange>
          </w:rPr>
          <w:delText>ERP.</w:delText>
        </w:r>
        <w:r w:rsidR="00D65C23" w:rsidRPr="00254389" w:rsidDel="00923C4E">
          <w:rPr>
            <w:rFonts w:ascii="Arial" w:hAnsi="Arial" w:cs="Arial"/>
            <w:color w:val="000000" w:themeColor="text1"/>
            <w:rPrChange w:id="823" w:author="Попова Дарья" w:date="2020-07-23T10:24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824" w:author="Попова Дарья" w:date="2020-07-23T10:24:00Z">
              <w:rPr>
                <w:rFonts w:ascii="Arial" w:hAnsi="Arial" w:cs="Arial"/>
              </w:rPr>
            </w:rPrChange>
          </w:rPr>
          <w:delText>.</w:delText>
        </w:r>
      </w:del>
      <w:ins w:id="825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D65C23" w:rsidRPr="00254389">
        <w:rPr>
          <w:rFonts w:ascii="Arial" w:hAnsi="Arial" w:cs="Arial"/>
          <w:color w:val="000000" w:themeColor="text1"/>
          <w:rPrChange w:id="826" w:author="Попова Дарья" w:date="2020-07-23T10:24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827" w:author="Попова Дарья" w:date="2020-07-23T10:24:00Z">
            <w:rPr>
              <w:rFonts w:ascii="Arial" w:hAnsi="Arial" w:cs="Arial"/>
            </w:rPr>
          </w:rPrChange>
        </w:rPr>
        <w:t>.</w:t>
      </w:r>
      <w:r w:rsidR="00D65C23" w:rsidRPr="00254389">
        <w:rPr>
          <w:rFonts w:ascii="Arial" w:hAnsi="Arial" w:cs="Arial"/>
          <w:color w:val="000000" w:themeColor="text1"/>
          <w:rPrChange w:id="828" w:author="Попова Дарья" w:date="2020-07-23T10:24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829" w:author="Попова Дарья" w:date="2020-07-23T10:24:00Z">
            <w:rPr>
              <w:rFonts w:ascii="Arial" w:hAnsi="Arial" w:cs="Arial"/>
            </w:rPr>
          </w:rPrChange>
        </w:rPr>
        <w:t xml:space="preserve">52.PM.КД Годовое планирование воздействий на ПА». </w:t>
      </w:r>
    </w:p>
    <w:p w14:paraId="36B5C426" w14:textId="0AE7623A" w:rsidR="0018170D" w:rsidRPr="00254389" w:rsidRDefault="0018170D" w:rsidP="0018170D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830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831" w:author="Попова Дарья" w:date="2020-07-23T10:24:00Z">
            <w:rPr>
              <w:rFonts w:ascii="Arial" w:hAnsi="Arial" w:cs="Arial"/>
            </w:rPr>
          </w:rPrChange>
        </w:rPr>
        <w:t xml:space="preserve">Значение </w:t>
      </w:r>
      <w:del w:id="832" w:author="Александр Шрамков" w:date="2021-03-12T13:13:00Z">
        <w:r w:rsidRPr="00254389" w:rsidDel="004F32E3">
          <w:rPr>
            <w:rFonts w:ascii="Arial" w:hAnsi="Arial" w:cs="Arial"/>
            <w:color w:val="000000" w:themeColor="text1"/>
            <w:rPrChange w:id="833" w:author="Попова Дарья" w:date="2020-07-23T10:24:00Z">
              <w:rPr>
                <w:rFonts w:ascii="Arial" w:hAnsi="Arial" w:cs="Arial"/>
              </w:rPr>
            </w:rPrChange>
          </w:rPr>
          <w:delText xml:space="preserve">ранга </w:delText>
        </w:r>
      </w:del>
      <w:ins w:id="834" w:author="Александр Шрамков" w:date="2021-03-12T13:13:00Z">
        <w:r w:rsidR="004F32E3">
          <w:rPr>
            <w:rFonts w:ascii="Arial" w:hAnsi="Arial" w:cs="Arial"/>
            <w:color w:val="000000" w:themeColor="text1"/>
          </w:rPr>
          <w:t>приоритета работы из</w:t>
        </w:r>
        <w:r w:rsidR="004F32E3" w:rsidRPr="00254389">
          <w:rPr>
            <w:rFonts w:ascii="Arial" w:hAnsi="Arial" w:cs="Arial"/>
            <w:color w:val="000000" w:themeColor="text1"/>
            <w:rPrChange w:id="835" w:author="Попова Дарья" w:date="2020-07-23T10:24:00Z">
              <w:rPr>
                <w:rFonts w:ascii="Arial" w:hAnsi="Arial" w:cs="Arial"/>
              </w:rPr>
            </w:rPrChange>
          </w:rPr>
          <w:t xml:space="preserve"> </w:t>
        </w:r>
      </w:ins>
      <w:r w:rsidRPr="00254389">
        <w:rPr>
          <w:rFonts w:ascii="Arial" w:hAnsi="Arial" w:cs="Arial"/>
          <w:color w:val="000000" w:themeColor="text1"/>
          <w:rPrChange w:id="836" w:author="Попова Дарья" w:date="2020-07-23T10:24:00Z">
            <w:rPr>
              <w:rFonts w:ascii="Arial" w:hAnsi="Arial" w:cs="Arial"/>
            </w:rPr>
          </w:rPrChange>
        </w:rPr>
        <w:t>заказа</w:t>
      </w:r>
      <w:ins w:id="837" w:author="Александр Шрамков" w:date="2021-03-12T13:14:00Z">
        <w:r w:rsidR="004F32E3">
          <w:rPr>
            <w:rFonts w:ascii="Arial" w:hAnsi="Arial" w:cs="Arial"/>
            <w:color w:val="000000" w:themeColor="text1"/>
          </w:rPr>
          <w:t>, а также категории работы</w:t>
        </w:r>
      </w:ins>
      <w:r w:rsidRPr="00254389">
        <w:rPr>
          <w:rFonts w:ascii="Arial" w:hAnsi="Arial" w:cs="Arial"/>
          <w:color w:val="000000" w:themeColor="text1"/>
          <w:rPrChange w:id="838" w:author="Попова Дарья" w:date="2020-07-23T10:24:00Z">
            <w:rPr>
              <w:rFonts w:ascii="Arial" w:hAnsi="Arial" w:cs="Arial"/>
            </w:rPr>
          </w:rPrChange>
        </w:rPr>
        <w:t xml:space="preserve"> в</w:t>
      </w:r>
      <w:r w:rsidR="00A94766" w:rsidRPr="00254389">
        <w:rPr>
          <w:rFonts w:ascii="Arial" w:hAnsi="Arial" w:cs="Arial"/>
          <w:color w:val="000000" w:themeColor="text1"/>
          <w:rPrChange w:id="839" w:author="Попова Дарья" w:date="2020-07-23T10:24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840" w:author="Попова Дарья" w:date="2020-07-23T10:24:00Z">
            <w:rPr>
              <w:rFonts w:ascii="Arial" w:hAnsi="Arial" w:cs="Arial"/>
            </w:rPr>
          </w:rPrChange>
        </w:rPr>
        <w:t xml:space="preserve">последствии используется Планировщиком ТОиР </w:t>
      </w:r>
      <w:r w:rsidR="003255A3" w:rsidRPr="00254389">
        <w:rPr>
          <w:rFonts w:ascii="Arial" w:hAnsi="Arial" w:cs="Arial"/>
          <w:color w:val="000000" w:themeColor="text1"/>
          <w:rPrChange w:id="841" w:author="Попова Дарья" w:date="2020-07-23T10:24:00Z">
            <w:rPr>
              <w:rFonts w:ascii="Arial" w:hAnsi="Arial" w:cs="Arial"/>
            </w:rPr>
          </w:rPrChange>
        </w:rPr>
        <w:t xml:space="preserve">УО </w:t>
      </w:r>
      <w:r w:rsidRPr="00254389">
        <w:rPr>
          <w:rFonts w:ascii="Arial" w:hAnsi="Arial" w:cs="Arial"/>
          <w:color w:val="000000" w:themeColor="text1"/>
          <w:rPrChange w:id="842" w:author="Попова Дарья" w:date="2020-07-23T10:24:00Z">
            <w:rPr>
              <w:rFonts w:ascii="Arial" w:hAnsi="Arial" w:cs="Arial"/>
            </w:rPr>
          </w:rPrChange>
        </w:rPr>
        <w:t>в случае нехватки бюджета/ресурсов, предназначенного для выполнения работ в рамках запланированного горизонта (года, месяца), для определения</w:t>
      </w:r>
      <w:ins w:id="843" w:author="ShramkovAB" w:date="2021-04-02T10:54:00Z">
        <w:r w:rsidR="001D61EF" w:rsidRPr="00BE4E9C">
          <w:rPr>
            <w:rFonts w:ascii="Arial" w:hAnsi="Arial" w:cs="Arial"/>
            <w:color w:val="000000" w:themeColor="text1"/>
          </w:rPr>
          <w:t xml:space="preserve">, какие воздействия </w:t>
        </w:r>
        <w:r w:rsidR="001D61EF">
          <w:rPr>
            <w:rFonts w:ascii="Arial" w:hAnsi="Arial" w:cs="Arial"/>
            <w:color w:val="000000" w:themeColor="text1"/>
          </w:rPr>
          <w:t>требуется исключить из</w:t>
        </w:r>
        <w:r w:rsidR="001D61EF" w:rsidRPr="00BE4E9C">
          <w:rPr>
            <w:rFonts w:ascii="Arial" w:hAnsi="Arial" w:cs="Arial"/>
            <w:color w:val="000000" w:themeColor="text1"/>
          </w:rPr>
          <w:t xml:space="preserve"> план</w:t>
        </w:r>
        <w:r w:rsidR="001D61EF">
          <w:rPr>
            <w:rFonts w:ascii="Arial" w:hAnsi="Arial" w:cs="Arial"/>
            <w:color w:val="000000" w:themeColor="text1"/>
          </w:rPr>
          <w:t>а</w:t>
        </w:r>
        <w:r w:rsidR="001D61EF" w:rsidRPr="00BE4E9C">
          <w:rPr>
            <w:rFonts w:ascii="Arial" w:hAnsi="Arial" w:cs="Arial"/>
            <w:color w:val="000000" w:themeColor="text1"/>
          </w:rPr>
          <w:t>-график</w:t>
        </w:r>
        <w:r w:rsidR="001D61EF">
          <w:rPr>
            <w:rFonts w:ascii="Arial" w:hAnsi="Arial" w:cs="Arial"/>
            <w:color w:val="000000" w:themeColor="text1"/>
          </w:rPr>
          <w:t>а</w:t>
        </w:r>
        <w:r w:rsidR="001D61EF" w:rsidRPr="00BE4E9C">
          <w:rPr>
            <w:rFonts w:ascii="Arial" w:hAnsi="Arial" w:cs="Arial"/>
            <w:color w:val="000000" w:themeColor="text1"/>
          </w:rPr>
          <w:t>.</w:t>
        </w:r>
      </w:ins>
      <w:del w:id="844" w:author="ShramkovAB" w:date="2021-04-02T10:54:00Z">
        <w:r w:rsidRPr="00254389" w:rsidDel="001D61EF">
          <w:rPr>
            <w:rFonts w:ascii="Arial" w:hAnsi="Arial" w:cs="Arial"/>
            <w:color w:val="000000" w:themeColor="text1"/>
            <w:rPrChange w:id="845" w:author="Попова Дарья" w:date="2020-07-23T10:24:00Z">
              <w:rPr>
                <w:rFonts w:ascii="Arial" w:hAnsi="Arial" w:cs="Arial"/>
              </w:rPr>
            </w:rPrChange>
          </w:rPr>
          <w:delText>, какие воздействия не включать в план-график.</w:delText>
        </w:r>
      </w:del>
    </w:p>
    <w:p w14:paraId="09B2E9D7" w14:textId="2770F5C9" w:rsidR="001B5A1B" w:rsidRPr="00254389" w:rsidRDefault="001B5A1B">
      <w:pPr>
        <w:spacing w:after="240" w:line="276" w:lineRule="auto"/>
        <w:ind w:firstLine="567"/>
        <w:rPr>
          <w:ins w:id="846" w:author="Попова Дарья" w:date="2020-07-22T16:02:00Z"/>
          <w:rFonts w:ascii="Arial" w:hAnsi="Arial" w:cs="Arial"/>
          <w:color w:val="000000" w:themeColor="text1"/>
          <w:rPrChange w:id="847" w:author="Попова Дарья" w:date="2020-07-23T10:24:00Z">
            <w:rPr>
              <w:ins w:id="848" w:author="Попова Дарья" w:date="2020-07-22T16:02:00Z"/>
              <w:rFonts w:ascii="Arial" w:hAnsi="Arial" w:cs="Arial"/>
            </w:rPr>
          </w:rPrChange>
        </w:rPr>
        <w:pPrChange w:id="849" w:author="Попова Дарья" w:date="2020-07-23T10:24:00Z">
          <w:pPr>
            <w:tabs>
              <w:tab w:val="left" w:pos="567"/>
            </w:tabs>
            <w:spacing w:after="240" w:line="276" w:lineRule="auto"/>
            <w:ind w:firstLine="708"/>
          </w:pPr>
        </w:pPrChange>
      </w:pPr>
      <w:r w:rsidRPr="00254389">
        <w:rPr>
          <w:rFonts w:ascii="Arial" w:hAnsi="Arial" w:cs="Arial"/>
          <w:color w:val="000000" w:themeColor="text1"/>
          <w:rPrChange w:id="850" w:author="Попова Дарья" w:date="2020-07-23T10:24:00Z">
            <w:rPr>
              <w:rFonts w:ascii="Arial" w:hAnsi="Arial" w:cs="Arial"/>
            </w:rPr>
          </w:rPrChange>
        </w:rPr>
        <w:t xml:space="preserve">В случае отсутствия </w:t>
      </w:r>
      <w:del w:id="851" w:author="Александр Шрамков" w:date="2021-03-12T13:12:00Z">
        <w:r w:rsidRPr="00254389" w:rsidDel="00A10F39">
          <w:rPr>
            <w:rFonts w:ascii="Arial" w:hAnsi="Arial" w:cs="Arial"/>
            <w:color w:val="000000" w:themeColor="text1"/>
            <w:rPrChange w:id="852" w:author="Попова Дарья" w:date="2020-07-23T10:24:00Z">
              <w:rPr>
                <w:rFonts w:ascii="Arial" w:hAnsi="Arial" w:cs="Arial"/>
              </w:rPr>
            </w:rPrChange>
          </w:rPr>
          <w:delText>методики расчета ранга воздействия</w:delText>
        </w:r>
      </w:del>
      <w:ins w:id="853" w:author="Александр Шрамков" w:date="2021-03-12T13:12:00Z">
        <w:r w:rsidR="00A10F39">
          <w:rPr>
            <w:rFonts w:ascii="Arial" w:hAnsi="Arial" w:cs="Arial"/>
            <w:color w:val="000000" w:themeColor="text1"/>
          </w:rPr>
          <w:t>данных в заказе ТОРО для определения приоритета</w:t>
        </w:r>
        <w:r w:rsidR="00AD02E8">
          <w:rPr>
            <w:rFonts w:ascii="Arial" w:hAnsi="Arial" w:cs="Arial"/>
            <w:color w:val="000000" w:themeColor="text1"/>
          </w:rPr>
          <w:t xml:space="preserve"> работы</w:t>
        </w:r>
      </w:ins>
      <w:r w:rsidRPr="00254389">
        <w:rPr>
          <w:rFonts w:ascii="Arial" w:hAnsi="Arial" w:cs="Arial"/>
          <w:color w:val="000000" w:themeColor="text1"/>
          <w:rPrChange w:id="854" w:author="Попова Дарья" w:date="2020-07-23T10:24:00Z">
            <w:rPr>
              <w:rFonts w:ascii="Arial" w:hAnsi="Arial" w:cs="Arial"/>
            </w:rPr>
          </w:rPrChange>
        </w:rPr>
        <w:t xml:space="preserve">, </w:t>
      </w:r>
      <w:r w:rsidR="00C12E41" w:rsidRPr="00254389">
        <w:rPr>
          <w:rFonts w:ascii="Arial" w:hAnsi="Arial" w:cs="Arial"/>
          <w:color w:val="000000" w:themeColor="text1"/>
          <w:rPrChange w:id="855" w:author="Попова Дарья" w:date="2020-07-23T10:24:00Z">
            <w:rPr>
              <w:rFonts w:ascii="Arial" w:hAnsi="Arial" w:cs="Arial"/>
            </w:rPr>
          </w:rPrChange>
        </w:rPr>
        <w:t>для ранжирования Заказов ТОРО Планировщик ТОиР УО использует стандартное поле «Приоритет», определяя в ручном режиме критичность выполнения мероприятий ТОиР для производственного актива.</w:t>
      </w:r>
    </w:p>
    <w:p w14:paraId="2F0BE439" w14:textId="77777777" w:rsidR="00A9218F" w:rsidRPr="001B5A1B" w:rsidRDefault="00A9218F" w:rsidP="001B5A1B">
      <w:pPr>
        <w:tabs>
          <w:tab w:val="left" w:pos="567"/>
        </w:tabs>
        <w:spacing w:after="240" w:line="276" w:lineRule="auto"/>
        <w:ind w:firstLine="708"/>
        <w:rPr>
          <w:rFonts w:ascii="Arial" w:hAnsi="Arial" w:cs="Arial"/>
        </w:rPr>
      </w:pPr>
    </w:p>
    <w:p w14:paraId="772C50C8" w14:textId="4C6ED6D6" w:rsidR="001B5A1B" w:rsidDel="00A0422F" w:rsidRDefault="001B5A1B">
      <w:pPr>
        <w:pStyle w:val="4"/>
        <w:rPr>
          <w:del w:id="856" w:author="Попова Дарья" w:date="2020-07-22T14:12:00Z"/>
        </w:rPr>
        <w:pPrChange w:id="857" w:author="Попова Дарья" w:date="2020-07-23T10:22:00Z">
          <w:pPr/>
        </w:pPrChange>
      </w:pPr>
    </w:p>
    <w:p w14:paraId="01E03100" w14:textId="4058323C" w:rsidR="00A0422F" w:rsidRPr="00777793" w:rsidRDefault="00A9218F">
      <w:pPr>
        <w:pStyle w:val="4"/>
        <w:rPr>
          <w:ins w:id="858" w:author="Попова Дарья" w:date="2020-07-22T16:02:00Z"/>
        </w:rPr>
      </w:pPr>
      <w:ins w:id="859" w:author="Попова Дарья" w:date="2020-07-22T16:02:00Z">
        <w:r>
          <w:t>Шаг процесса 65</w:t>
        </w:r>
        <w:r w:rsidR="00A0422F" w:rsidRPr="00777793">
          <w:t xml:space="preserve"> – Ранжирование </w:t>
        </w:r>
        <w:r>
          <w:t>сетевых графиков</w:t>
        </w:r>
      </w:ins>
    </w:p>
    <w:p w14:paraId="6EE80290" w14:textId="5725DB02" w:rsidR="00A9218F" w:rsidRPr="00254389" w:rsidRDefault="00A9218F">
      <w:pPr>
        <w:spacing w:after="240" w:line="276" w:lineRule="auto"/>
        <w:ind w:firstLine="567"/>
        <w:rPr>
          <w:ins w:id="860" w:author="Попова Дарья" w:date="2020-07-22T16:03:00Z"/>
          <w:rFonts w:ascii="Arial" w:hAnsi="Arial" w:cs="Arial"/>
          <w:color w:val="000000" w:themeColor="text1"/>
          <w:rPrChange w:id="861" w:author="Попова Дарья" w:date="2020-07-23T10:24:00Z">
            <w:rPr>
              <w:ins w:id="862" w:author="Попова Дарья" w:date="2020-07-22T16:03:00Z"/>
            </w:rPr>
          </w:rPrChange>
        </w:rPr>
        <w:pPrChange w:id="863" w:author="Попова Дарья" w:date="2020-07-22T16:03:00Z">
          <w:pPr>
            <w:spacing w:after="240" w:line="276" w:lineRule="auto"/>
          </w:pPr>
        </w:pPrChange>
      </w:pPr>
      <w:ins w:id="864" w:author="Попова Дарья" w:date="2020-07-22T16:03:00Z">
        <w:r w:rsidRPr="00254389">
          <w:rPr>
            <w:rFonts w:ascii="Arial" w:hAnsi="Arial" w:cs="Arial"/>
            <w:color w:val="000000" w:themeColor="text1"/>
            <w:rPrChange w:id="865" w:author="Попова Дарья" w:date="2020-07-23T10:24:00Z">
              <w:rPr>
                <w:rFonts w:cs="Arial"/>
              </w:rPr>
            </w:rPrChange>
          </w:rPr>
          <w:t>Планировщиком ЗиС вручную осуществляется ранжирование внеплановых сетевых графиков на основании категорий ЗиС. Для ЗиС категории 1, 2, 3 в порядке убывания назначается наивысший приоритет и проведение обследований технического состояния, проектирование, а также выполнение работ КР для этих ЗиС следует планировать в первую очередь.</w:t>
        </w:r>
      </w:ins>
    </w:p>
    <w:p w14:paraId="7661A0AC" w14:textId="77777777" w:rsidR="009037CD" w:rsidRPr="00254389" w:rsidRDefault="009037CD" w:rsidP="009037CD">
      <w:pPr>
        <w:spacing w:after="240" w:line="276" w:lineRule="auto"/>
        <w:ind w:firstLine="567"/>
        <w:rPr>
          <w:ins w:id="866" w:author="Попова Дарья" w:date="2020-07-22T16:56:00Z"/>
          <w:rFonts w:ascii="Arial" w:hAnsi="Arial" w:cs="Arial"/>
          <w:color w:val="000000" w:themeColor="text1"/>
          <w:rPrChange w:id="867" w:author="Попова Дарья" w:date="2020-07-23T10:24:00Z">
            <w:rPr>
              <w:ins w:id="868" w:author="Попова Дарья" w:date="2020-07-22T16:56:00Z"/>
              <w:rFonts w:ascii="Arial" w:hAnsi="Arial" w:cs="Arial"/>
            </w:rPr>
          </w:rPrChange>
        </w:rPr>
      </w:pPr>
      <w:ins w:id="869" w:author="Попова Дарья" w:date="2020-07-22T16:56:00Z">
        <w:r w:rsidRPr="00254389">
          <w:rPr>
            <w:rFonts w:ascii="Arial" w:hAnsi="Arial" w:cs="Arial"/>
            <w:color w:val="000000" w:themeColor="text1"/>
            <w:rPrChange w:id="870" w:author="Попова Дарья" w:date="2020-07-23T10:24:00Z">
              <w:rPr>
                <w:rFonts w:ascii="Arial" w:hAnsi="Arial" w:cs="Arial"/>
              </w:rPr>
            </w:rPrChange>
          </w:rPr>
          <w:t>Используемая транзакция:</w:t>
        </w:r>
      </w:ins>
    </w:p>
    <w:p w14:paraId="1A5DDFA5" w14:textId="77777777" w:rsidR="009037CD" w:rsidRPr="006C4A8D" w:rsidRDefault="009037CD" w:rsidP="009037C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871" w:author="Попова Дарья" w:date="2020-07-22T16:56:00Z"/>
          <w:rFonts w:ascii="Arial" w:hAnsi="Arial" w:cs="Arial"/>
        </w:rPr>
      </w:pPr>
      <w:ins w:id="872" w:author="Попова Дарья" w:date="2020-07-22T16:56:00Z">
        <w:r w:rsidRPr="006C4A8D">
          <w:rPr>
            <w:rFonts w:ascii="Arial" w:hAnsi="Arial" w:cs="Arial"/>
            <w:lang w:val="en-US"/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1E598BD8" w14:textId="77777777" w:rsidR="009037CD" w:rsidRPr="006C4A8D" w:rsidRDefault="009037CD" w:rsidP="009037CD">
      <w:pPr>
        <w:pStyle w:val="afa"/>
        <w:spacing w:after="120" w:line="276" w:lineRule="auto"/>
        <w:ind w:left="1287"/>
        <w:rPr>
          <w:ins w:id="873" w:author="Попова Дарья" w:date="2020-07-22T16:56:00Z"/>
          <w:rFonts w:ascii="Arial" w:hAnsi="Arial" w:cs="Arial"/>
        </w:rPr>
      </w:pPr>
      <w:ins w:id="874" w:author="Попова Дарья" w:date="2020-07-22T16:56:00Z">
        <w:r w:rsidRPr="006C4A8D">
          <w:rPr>
            <w:rFonts w:ascii="Arial" w:hAnsi="Arial" w:cs="Arial"/>
          </w:rPr>
          <w:t>Поля для заполнения на селекционном экране:</w:t>
        </w:r>
      </w:ins>
    </w:p>
    <w:p w14:paraId="6C569B35" w14:textId="77777777" w:rsidR="009037CD" w:rsidRPr="006C4A8D" w:rsidRDefault="009037CD" w:rsidP="009037CD">
      <w:pPr>
        <w:pStyle w:val="afa"/>
        <w:spacing w:after="240" w:line="276" w:lineRule="auto"/>
        <w:ind w:left="1287"/>
        <w:rPr>
          <w:ins w:id="875" w:author="Попова Дарья" w:date="2020-07-22T16:56:00Z"/>
          <w:rFonts w:ascii="Arial" w:hAnsi="Arial" w:cs="Arial"/>
        </w:rPr>
      </w:pPr>
      <w:ins w:id="876" w:author="Попова Дарья" w:date="2020-07-22T16:56:00Z">
        <w:r w:rsidRPr="006C4A8D">
          <w:rPr>
            <w:rFonts w:ascii="Arial" w:hAnsi="Arial" w:cs="Arial"/>
          </w:rPr>
          <w:t>- Проект;</w:t>
        </w:r>
      </w:ins>
    </w:p>
    <w:p w14:paraId="518D33DE" w14:textId="77777777" w:rsidR="009037CD" w:rsidRPr="006C4A8D" w:rsidRDefault="009037CD" w:rsidP="009037CD">
      <w:pPr>
        <w:pStyle w:val="afa"/>
        <w:spacing w:after="240" w:line="276" w:lineRule="auto"/>
        <w:ind w:left="1287"/>
        <w:rPr>
          <w:ins w:id="877" w:author="Попова Дарья" w:date="2020-07-22T16:56:00Z"/>
          <w:rFonts w:ascii="Arial" w:hAnsi="Arial" w:cs="Arial"/>
        </w:rPr>
      </w:pPr>
      <w:ins w:id="878" w:author="Попова Дарья" w:date="2020-07-22T16:56:00Z">
        <w:r w:rsidRPr="006C4A8D">
          <w:rPr>
            <w:rFonts w:ascii="Arial" w:hAnsi="Arial" w:cs="Arial"/>
          </w:rPr>
          <w:t>- СПП-элемент.</w:t>
        </w:r>
      </w:ins>
    </w:p>
    <w:p w14:paraId="3ED03890" w14:textId="77777777" w:rsidR="00A9218F" w:rsidRPr="00777793" w:rsidRDefault="00A9218F" w:rsidP="0018170D">
      <w:pPr>
        <w:spacing w:after="240" w:line="276" w:lineRule="auto"/>
        <w:ind w:firstLine="567"/>
        <w:rPr>
          <w:ins w:id="879" w:author="Попова Дарья" w:date="2020-07-22T16:02:00Z"/>
          <w:rFonts w:ascii="Arial" w:hAnsi="Arial" w:cs="Arial"/>
        </w:rPr>
      </w:pPr>
    </w:p>
    <w:p w14:paraId="6EB4E2CA" w14:textId="1CE60165" w:rsidR="00401B8F" w:rsidRPr="00777793" w:rsidDel="00A9218F" w:rsidRDefault="00401B8F">
      <w:pPr>
        <w:pStyle w:val="4"/>
        <w:rPr>
          <w:del w:id="880" w:author="Попова Дарья" w:date="2020-07-22T16:02:00Z"/>
        </w:rPr>
        <w:pPrChange w:id="881" w:author="Попова Дарья" w:date="2020-07-23T10:22:00Z">
          <w:pPr/>
        </w:pPrChange>
      </w:pPr>
    </w:p>
    <w:p w14:paraId="2C6D4836" w14:textId="3C88BF53" w:rsidR="00401B8F" w:rsidRPr="00777793" w:rsidRDefault="00401B8F">
      <w:pPr>
        <w:pStyle w:val="4"/>
      </w:pPr>
      <w:bookmarkStart w:id="882" w:name="_Ref39061554"/>
      <w:r w:rsidRPr="00777793">
        <w:t xml:space="preserve">Шаг процесса </w:t>
      </w:r>
      <w:r w:rsidR="00500F85">
        <w:t>7</w:t>
      </w:r>
      <w:r w:rsidRPr="00777793">
        <w:t>0 – Формирование плана-</w:t>
      </w:r>
      <w:r w:rsidR="004A740D" w:rsidRPr="00777793">
        <w:t>графика воздействий на ПА</w:t>
      </w:r>
      <w:r w:rsidRPr="00777793">
        <w:t xml:space="preserve"> на месяц</w:t>
      </w:r>
      <w:bookmarkEnd w:id="882"/>
    </w:p>
    <w:p w14:paraId="7777F796" w14:textId="7D085079" w:rsidR="00401B8F" w:rsidRPr="00777793" w:rsidDel="00254389" w:rsidRDefault="00401B8F" w:rsidP="00401B8F">
      <w:pPr>
        <w:rPr>
          <w:del w:id="883" w:author="Попова Дарья" w:date="2020-07-23T10:25:00Z"/>
          <w:rFonts w:ascii="Arial" w:eastAsiaTheme="majorEastAsia" w:hAnsi="Arial" w:cs="Arial"/>
        </w:rPr>
      </w:pPr>
    </w:p>
    <w:p w14:paraId="714BA4E0" w14:textId="5995A93E" w:rsidR="00572042" w:rsidRPr="00254389" w:rsidRDefault="004035E5" w:rsidP="00562687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884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885" w:author="Попова Дарья" w:date="2020-07-23T10:24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254389">
        <w:rPr>
          <w:rFonts w:ascii="Arial" w:hAnsi="Arial" w:cs="Arial"/>
          <w:color w:val="000000" w:themeColor="text1"/>
          <w:rPrChange w:id="886" w:author="Попова Дарья" w:date="2020-07-23T10:24:00Z">
            <w:rPr>
              <w:rFonts w:ascii="Arial" w:hAnsi="Arial" w:cs="Arial"/>
            </w:rPr>
          </w:rPrChange>
        </w:rPr>
        <w:t>УО</w:t>
      </w:r>
      <w:ins w:id="887" w:author="Попова Дарья" w:date="2020-07-22T16:05:00Z">
        <w:r w:rsidR="00A9218F" w:rsidRPr="00254389">
          <w:rPr>
            <w:rFonts w:ascii="Arial" w:hAnsi="Arial" w:cs="Arial"/>
            <w:color w:val="000000" w:themeColor="text1"/>
            <w:rPrChange w:id="888" w:author="Попова Дарья" w:date="2020-07-23T10:24:00Z">
              <w:rPr>
                <w:rFonts w:ascii="Arial" w:hAnsi="Arial" w:cs="Arial"/>
              </w:rPr>
            </w:rPrChange>
          </w:rPr>
          <w:t xml:space="preserve"> или Планировщик ЗиС УО</w:t>
        </w:r>
      </w:ins>
      <w:r w:rsidR="007C2A87" w:rsidRPr="00254389">
        <w:rPr>
          <w:rFonts w:ascii="Arial" w:hAnsi="Arial" w:cs="Arial"/>
          <w:color w:val="000000" w:themeColor="text1"/>
          <w:rPrChange w:id="889" w:author="Попова Дарья" w:date="2020-07-23T10:24:00Z">
            <w:rPr>
              <w:rFonts w:ascii="Arial" w:hAnsi="Arial" w:cs="Arial"/>
            </w:rPr>
          </w:rPrChange>
        </w:rPr>
        <w:t xml:space="preserve"> </w:t>
      </w:r>
      <w:r w:rsidR="00401B8F" w:rsidRPr="00254389">
        <w:rPr>
          <w:rFonts w:ascii="Arial" w:hAnsi="Arial" w:cs="Arial"/>
          <w:color w:val="000000" w:themeColor="text1"/>
          <w:rPrChange w:id="890" w:author="Попова Дарья" w:date="2020-07-23T10:24:00Z">
            <w:rPr>
              <w:rFonts w:ascii="Arial" w:hAnsi="Arial" w:cs="Arial"/>
            </w:rPr>
          </w:rPrChange>
        </w:rPr>
        <w:t xml:space="preserve">формирует план-график воздействий на ПА на месяц </w:t>
      </w:r>
      <w:r w:rsidR="00345F52" w:rsidRPr="00254389">
        <w:rPr>
          <w:rFonts w:ascii="Arial" w:hAnsi="Arial" w:cs="Arial"/>
          <w:color w:val="000000" w:themeColor="text1"/>
          <w:rPrChange w:id="891" w:author="Попова Дарья" w:date="2020-07-23T10:24:00Z">
            <w:rPr>
              <w:rFonts w:ascii="Arial" w:hAnsi="Arial" w:cs="Arial"/>
            </w:rPr>
          </w:rPrChange>
        </w:rPr>
        <w:t>путем выбора всех заказов</w:t>
      </w:r>
      <w:ins w:id="892" w:author="Попова Дарья" w:date="2020-07-22T16:05:00Z">
        <w:r w:rsidR="00A9218F" w:rsidRPr="00254389">
          <w:rPr>
            <w:rFonts w:ascii="Arial" w:hAnsi="Arial" w:cs="Arial"/>
            <w:color w:val="000000" w:themeColor="text1"/>
            <w:rPrChange w:id="893" w:author="Попова Дарья" w:date="2020-07-23T10:24:00Z">
              <w:rPr>
                <w:rFonts w:ascii="Arial" w:hAnsi="Arial" w:cs="Arial"/>
              </w:rPr>
            </w:rPrChange>
          </w:rPr>
          <w:t>/ сетевых графиков</w:t>
        </w:r>
      </w:ins>
      <w:r w:rsidR="005D59A9" w:rsidRPr="00254389">
        <w:rPr>
          <w:rFonts w:ascii="Arial" w:hAnsi="Arial" w:cs="Arial"/>
          <w:color w:val="000000" w:themeColor="text1"/>
          <w:rPrChange w:id="894" w:author="Попова Дарья" w:date="2020-07-23T10:24:00Z">
            <w:rPr>
              <w:rFonts w:ascii="Arial" w:hAnsi="Arial" w:cs="Arial"/>
            </w:rPr>
          </w:rPrChange>
        </w:rPr>
        <w:t>, по срокам</w:t>
      </w:r>
      <w:r w:rsidR="00345F52" w:rsidRPr="00254389">
        <w:rPr>
          <w:rFonts w:ascii="Arial" w:hAnsi="Arial" w:cs="Arial"/>
          <w:color w:val="000000" w:themeColor="text1"/>
          <w:rPrChange w:id="895" w:author="Попова Дарья" w:date="2020-07-23T10:24:00Z">
            <w:rPr>
              <w:rFonts w:ascii="Arial" w:hAnsi="Arial" w:cs="Arial"/>
            </w:rPr>
          </w:rPrChange>
        </w:rPr>
        <w:t xml:space="preserve"> попадающим в планируемый месяц и задав</w:t>
      </w:r>
      <w:r w:rsidR="00574744" w:rsidRPr="00254389">
        <w:rPr>
          <w:rFonts w:ascii="Arial" w:hAnsi="Arial" w:cs="Arial"/>
          <w:color w:val="000000" w:themeColor="text1"/>
          <w:rPrChange w:id="896" w:author="Попова Дарья" w:date="2020-07-23T10:24:00Z">
            <w:rPr>
              <w:rFonts w:ascii="Arial" w:hAnsi="Arial" w:cs="Arial"/>
            </w:rPr>
          </w:rPrChange>
        </w:rPr>
        <w:t>а</w:t>
      </w:r>
      <w:r w:rsidR="00345F52" w:rsidRPr="00254389">
        <w:rPr>
          <w:rFonts w:ascii="Arial" w:hAnsi="Arial" w:cs="Arial"/>
          <w:color w:val="000000" w:themeColor="text1"/>
          <w:rPrChange w:id="897" w:author="Попова Дарья" w:date="2020-07-23T10:24:00Z">
            <w:rPr>
              <w:rFonts w:ascii="Arial" w:hAnsi="Arial" w:cs="Arial"/>
            </w:rPr>
          </w:rPrChange>
        </w:rPr>
        <w:t>емый допустимый горизонт, при котором возможна оптимизация сроков (например, перенос с первых чисел последующего за планируемым месяца на конец планируемого месяца)</w:t>
      </w:r>
      <w:r w:rsidR="00C24529" w:rsidRPr="00254389">
        <w:rPr>
          <w:rFonts w:ascii="Arial" w:hAnsi="Arial" w:cs="Arial"/>
          <w:color w:val="000000" w:themeColor="text1"/>
          <w:rPrChange w:id="898" w:author="Попова Дарья" w:date="2020-07-23T10:24:00Z">
            <w:rPr>
              <w:rFonts w:ascii="Arial" w:hAnsi="Arial" w:cs="Arial"/>
            </w:rPr>
          </w:rPrChange>
        </w:rPr>
        <w:t>.</w:t>
      </w:r>
      <w:r w:rsidR="00345F52" w:rsidRPr="00254389">
        <w:rPr>
          <w:rFonts w:ascii="Arial" w:hAnsi="Arial" w:cs="Arial"/>
          <w:color w:val="000000" w:themeColor="text1"/>
          <w:rPrChange w:id="899" w:author="Попова Дарья" w:date="2020-07-23T10:24:00Z">
            <w:rPr>
              <w:rFonts w:ascii="Arial" w:hAnsi="Arial" w:cs="Arial"/>
            </w:rPr>
          </w:rPrChange>
        </w:rPr>
        <w:t xml:space="preserve"> </w:t>
      </w:r>
      <w:ins w:id="900" w:author="ShramkovAB" w:date="2021-04-01T17:47:00Z">
        <w:r w:rsidR="005F6BCB">
          <w:rPr>
            <w:rFonts w:ascii="Arial" w:hAnsi="Arial" w:cs="Arial"/>
            <w:color w:val="000000" w:themeColor="text1"/>
          </w:rPr>
          <w:t>Планировщий включает в</w:t>
        </w:r>
      </w:ins>
      <w:del w:id="901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02" w:author="Попова Дарья" w:date="2020-07-23T10:24:00Z">
              <w:rPr>
                <w:rFonts w:ascii="Arial" w:hAnsi="Arial" w:cs="Arial"/>
              </w:rPr>
            </w:rPrChange>
          </w:rPr>
          <w:delText>В</w:delText>
        </w:r>
      </w:del>
      <w:r w:rsidR="00C70FFC" w:rsidRPr="00254389">
        <w:rPr>
          <w:rFonts w:ascii="Arial" w:hAnsi="Arial" w:cs="Arial"/>
          <w:color w:val="000000" w:themeColor="text1"/>
          <w:rPrChange w:id="903" w:author="Попова Дарья" w:date="2020-07-23T10:24:00Z">
            <w:rPr>
              <w:rFonts w:ascii="Arial" w:hAnsi="Arial" w:cs="Arial"/>
            </w:rPr>
          </w:rPrChange>
        </w:rPr>
        <w:t xml:space="preserve"> выборку для планирования месяца </w:t>
      </w:r>
      <w:ins w:id="904" w:author="ShramkovAB" w:date="2021-04-01T17:47:00Z">
        <w:r w:rsidR="005F6BCB">
          <w:rPr>
            <w:rFonts w:ascii="Arial" w:hAnsi="Arial" w:cs="Arial"/>
            <w:color w:val="000000" w:themeColor="text1"/>
          </w:rPr>
          <w:t>заказы</w:t>
        </w:r>
      </w:ins>
      <w:del w:id="905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06" w:author="Попова Дарья" w:date="2020-07-23T10:24:00Z">
              <w:rPr>
                <w:rFonts w:ascii="Arial" w:hAnsi="Arial" w:cs="Arial"/>
              </w:rPr>
            </w:rPrChange>
          </w:rPr>
          <w:delText xml:space="preserve">должны попадать </w:delText>
        </w:r>
      </w:del>
      <w:ins w:id="907" w:author="ShramkovAB" w:date="2021-04-01T17:47:00Z">
        <w:r w:rsidR="005F6BCB">
          <w:rPr>
            <w:rFonts w:ascii="Arial" w:hAnsi="Arial" w:cs="Arial"/>
            <w:color w:val="000000" w:themeColor="text1"/>
          </w:rPr>
          <w:t xml:space="preserve">, </w:t>
        </w:r>
      </w:ins>
      <w:r w:rsidR="00C70FFC" w:rsidRPr="00254389">
        <w:rPr>
          <w:rFonts w:ascii="Arial" w:hAnsi="Arial" w:cs="Arial"/>
          <w:color w:val="000000" w:themeColor="text1"/>
          <w:rPrChange w:id="908" w:author="Попова Дарья" w:date="2020-07-23T10:24:00Z">
            <w:rPr>
              <w:rFonts w:ascii="Arial" w:hAnsi="Arial" w:cs="Arial"/>
            </w:rPr>
          </w:rPrChange>
        </w:rPr>
        <w:t xml:space="preserve">не закрытые и не подтвержденные </w:t>
      </w:r>
      <w:del w:id="909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10" w:author="Попова Дарья" w:date="2020-07-23T10:24:00Z">
              <w:rPr>
                <w:rFonts w:ascii="Arial" w:hAnsi="Arial" w:cs="Arial"/>
              </w:rPr>
            </w:rPrChange>
          </w:rPr>
          <w:delText xml:space="preserve">заказы </w:delText>
        </w:r>
      </w:del>
      <w:ins w:id="911" w:author="ShramkovAB" w:date="2021-04-01T17:47:00Z">
        <w:r w:rsidR="005F6BCB">
          <w:rPr>
            <w:rFonts w:ascii="Arial" w:hAnsi="Arial" w:cs="Arial"/>
            <w:color w:val="000000" w:themeColor="text1"/>
          </w:rPr>
          <w:t xml:space="preserve">в </w:t>
        </w:r>
      </w:ins>
      <w:r w:rsidR="00C70FFC" w:rsidRPr="00254389">
        <w:rPr>
          <w:rFonts w:ascii="Arial" w:hAnsi="Arial" w:cs="Arial"/>
          <w:color w:val="000000" w:themeColor="text1"/>
          <w:rPrChange w:id="912" w:author="Попова Дарья" w:date="2020-07-23T10:24:00Z">
            <w:rPr>
              <w:rFonts w:ascii="Arial" w:hAnsi="Arial" w:cs="Arial"/>
            </w:rPr>
          </w:rPrChange>
        </w:rPr>
        <w:t>предыдуще</w:t>
      </w:r>
      <w:ins w:id="913" w:author="ShramkovAB" w:date="2021-04-01T17:47:00Z">
        <w:r w:rsidR="005F6BCB">
          <w:rPr>
            <w:rFonts w:ascii="Arial" w:hAnsi="Arial" w:cs="Arial"/>
            <w:color w:val="000000" w:themeColor="text1"/>
          </w:rPr>
          <w:t>м</w:t>
        </w:r>
      </w:ins>
      <w:del w:id="914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15" w:author="Попова Дарья" w:date="2020-07-23T10:24:00Z">
              <w:rPr>
                <w:rFonts w:ascii="Arial" w:hAnsi="Arial" w:cs="Arial"/>
              </w:rPr>
            </w:rPrChange>
          </w:rPr>
          <w:delText>го</w:delText>
        </w:r>
      </w:del>
      <w:r w:rsidR="00C70FFC" w:rsidRPr="00254389">
        <w:rPr>
          <w:rFonts w:ascii="Arial" w:hAnsi="Arial" w:cs="Arial"/>
          <w:color w:val="000000" w:themeColor="text1"/>
          <w:rPrChange w:id="916" w:author="Попова Дарья" w:date="2020-07-23T10:24:00Z">
            <w:rPr>
              <w:rFonts w:ascii="Arial" w:hAnsi="Arial" w:cs="Arial"/>
            </w:rPr>
          </w:rPrChange>
        </w:rPr>
        <w:t xml:space="preserve"> месяц</w:t>
      </w:r>
      <w:ins w:id="917" w:author="ShramkovAB" w:date="2021-04-01T17:47:00Z">
        <w:r w:rsidR="005F6BCB">
          <w:rPr>
            <w:rFonts w:ascii="Arial" w:hAnsi="Arial" w:cs="Arial"/>
            <w:color w:val="000000" w:themeColor="text1"/>
          </w:rPr>
          <w:t>е</w:t>
        </w:r>
      </w:ins>
      <w:del w:id="918" w:author="ShramkovAB" w:date="2021-04-01T17:47:00Z">
        <w:r w:rsidR="00C70FFC" w:rsidRPr="00254389" w:rsidDel="005F6BCB">
          <w:rPr>
            <w:rFonts w:ascii="Arial" w:hAnsi="Arial" w:cs="Arial"/>
            <w:color w:val="000000" w:themeColor="text1"/>
            <w:rPrChange w:id="919" w:author="Попова Дарья" w:date="2020-07-23T10:24:00Z">
              <w:rPr>
                <w:rFonts w:ascii="Arial" w:hAnsi="Arial" w:cs="Arial"/>
              </w:rPr>
            </w:rPrChange>
          </w:rPr>
          <w:delText>а</w:delText>
        </w:r>
      </w:del>
      <w:r w:rsidR="00C70FFC" w:rsidRPr="00254389">
        <w:rPr>
          <w:rFonts w:ascii="Arial" w:hAnsi="Arial" w:cs="Arial"/>
          <w:color w:val="000000" w:themeColor="text1"/>
          <w:rPrChange w:id="920" w:author="Попова Дарья" w:date="2020-07-23T10:24:00Z">
            <w:rPr>
              <w:rFonts w:ascii="Arial" w:hAnsi="Arial" w:cs="Arial"/>
            </w:rPr>
          </w:rPrChange>
        </w:rPr>
        <w:t xml:space="preserve"> (без статуса ПДТВ, ТЗКР).</w:t>
      </w:r>
    </w:p>
    <w:p w14:paraId="50BAE4A5" w14:textId="460BFE25" w:rsidR="00217C41" w:rsidRPr="00254389" w:rsidRDefault="00217C41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21" w:author="Попова Дарья" w:date="2020-07-23T10:24:00Z">
            <w:rPr>
              <w:rFonts w:ascii="Arial" w:hAnsi="Arial" w:cs="Arial"/>
            </w:rPr>
          </w:rPrChange>
        </w:rPr>
        <w:pPrChange w:id="922" w:author="Попова Дарья" w:date="2020-07-22T16:05:00Z">
          <w:pPr>
            <w:ind w:firstLine="567"/>
          </w:pPr>
        </w:pPrChange>
      </w:pPr>
      <w:r w:rsidRPr="00254389">
        <w:rPr>
          <w:rFonts w:ascii="Arial" w:hAnsi="Arial" w:cs="Arial"/>
          <w:color w:val="000000" w:themeColor="text1"/>
          <w:rPrChange w:id="923" w:author="Попова Дарья" w:date="2020-07-23T10:24:00Z">
            <w:rPr>
              <w:rFonts w:ascii="Arial" w:hAnsi="Arial" w:cs="Arial"/>
            </w:rPr>
          </w:rPrChange>
        </w:rPr>
        <w:lastRenderedPageBreak/>
        <w:t xml:space="preserve">Для включения Заказов ТОРО в план-график воздействий на ПА на месяц, Планировщик ТОиР УО </w:t>
      </w:r>
      <w:r w:rsidR="00345F52" w:rsidRPr="00254389">
        <w:rPr>
          <w:rFonts w:ascii="Arial" w:hAnsi="Arial" w:cs="Arial"/>
          <w:color w:val="000000" w:themeColor="text1"/>
          <w:rPrChange w:id="924" w:author="Попова Дарья" w:date="2020-07-23T10:24:00Z">
            <w:rPr>
              <w:rFonts w:ascii="Arial" w:hAnsi="Arial" w:cs="Arial"/>
            </w:rPr>
          </w:rPrChange>
        </w:rPr>
        <w:t xml:space="preserve">устанавливает статус </w:t>
      </w:r>
      <w:r w:rsidR="00AD5B0D" w:rsidRPr="00254389">
        <w:rPr>
          <w:rFonts w:ascii="Arial" w:hAnsi="Arial" w:cs="Arial"/>
          <w:color w:val="000000" w:themeColor="text1"/>
          <w:rPrChange w:id="925" w:author="Попова Дарья" w:date="2020-07-23T10:24:00Z">
            <w:rPr>
              <w:rFonts w:ascii="Arial" w:hAnsi="Arial" w:cs="Arial"/>
            </w:rPr>
          </w:rPrChange>
        </w:rPr>
        <w:t>«</w:t>
      </w:r>
      <w:r w:rsidR="00345F52" w:rsidRPr="00254389">
        <w:rPr>
          <w:rFonts w:ascii="Arial" w:hAnsi="Arial" w:cs="Arial"/>
          <w:color w:val="000000" w:themeColor="text1"/>
          <w:rPrChange w:id="926" w:author="Попова Дарья" w:date="2020-07-23T10:24:00Z">
            <w:rPr>
              <w:rFonts w:ascii="Arial" w:hAnsi="Arial" w:cs="Arial"/>
            </w:rPr>
          </w:rPrChange>
        </w:rPr>
        <w:t>МЕС</w:t>
      </w:r>
      <w:r w:rsidR="00AD5B0D" w:rsidRPr="00254389">
        <w:rPr>
          <w:rFonts w:ascii="Arial" w:hAnsi="Arial" w:cs="Arial"/>
          <w:color w:val="000000" w:themeColor="text1"/>
          <w:rPrChange w:id="927" w:author="Попова Дарья" w:date="2020-07-23T10:24:00Z">
            <w:rPr>
              <w:rFonts w:ascii="Arial" w:hAnsi="Arial" w:cs="Arial"/>
            </w:rPr>
          </w:rPrChange>
        </w:rPr>
        <w:t xml:space="preserve"> - </w:t>
      </w:r>
      <w:r w:rsidRPr="00254389">
        <w:rPr>
          <w:rFonts w:ascii="Arial" w:hAnsi="Arial" w:cs="Arial"/>
          <w:color w:val="000000" w:themeColor="text1"/>
          <w:rPrChange w:id="928" w:author="Попова Дарья" w:date="2020-07-23T10:24:00Z">
            <w:rPr>
              <w:rFonts w:ascii="Arial" w:hAnsi="Arial" w:cs="Arial"/>
            </w:rPr>
          </w:rPrChange>
        </w:rPr>
        <w:t>З</w:t>
      </w:r>
      <w:r w:rsidR="00AD5B0D" w:rsidRPr="00254389">
        <w:rPr>
          <w:rFonts w:ascii="Arial" w:hAnsi="Arial" w:cs="Arial"/>
          <w:color w:val="000000" w:themeColor="text1"/>
          <w:rPrChange w:id="929" w:author="Попова Дарья" w:date="2020-07-23T10:24:00Z">
            <w:rPr>
              <w:rFonts w:ascii="Arial" w:hAnsi="Arial" w:cs="Arial"/>
            </w:rPr>
          </w:rPrChange>
        </w:rPr>
        <w:t>аказ включен в месячный план»</w:t>
      </w:r>
      <w:r w:rsidR="0018170D" w:rsidRPr="00254389">
        <w:rPr>
          <w:rFonts w:ascii="Arial" w:hAnsi="Arial" w:cs="Arial"/>
          <w:color w:val="000000" w:themeColor="text1"/>
          <w:rPrChange w:id="930" w:author="Попова Дарья" w:date="2020-07-23T10:24:00Z">
            <w:rPr>
              <w:rFonts w:ascii="Arial" w:hAnsi="Arial" w:cs="Arial"/>
            </w:rPr>
          </w:rPrChange>
        </w:rPr>
        <w:t xml:space="preserve"> (см. описание статусов заказов в разделе 5.7.</w:t>
      </w:r>
      <w:r w:rsidR="00AD5B0D" w:rsidRPr="00254389">
        <w:rPr>
          <w:rFonts w:ascii="Arial" w:hAnsi="Arial" w:cs="Arial"/>
          <w:color w:val="000000" w:themeColor="text1"/>
          <w:rPrChange w:id="931" w:author="Попова Дарья" w:date="2020-07-23T10:24:00Z">
            <w:rPr>
              <w:rFonts w:ascii="Arial" w:hAnsi="Arial" w:cs="Arial"/>
            </w:rPr>
          </w:rPrChange>
        </w:rPr>
        <w:t xml:space="preserve">1 </w:t>
      </w:r>
      <w:r w:rsidR="0018170D" w:rsidRPr="00254389">
        <w:rPr>
          <w:rFonts w:ascii="Arial" w:hAnsi="Arial" w:cs="Arial"/>
          <w:color w:val="000000" w:themeColor="text1"/>
          <w:rPrChange w:id="932" w:author="Попова Дарья" w:date="2020-07-23T10:24:00Z">
            <w:rPr>
              <w:rFonts w:ascii="Arial" w:hAnsi="Arial" w:cs="Arial"/>
            </w:rPr>
          </w:rPrChange>
        </w:rPr>
        <w:t xml:space="preserve">КД </w:t>
      </w:r>
      <w:r w:rsidR="00AD5B0D" w:rsidRPr="00254389">
        <w:rPr>
          <w:rFonts w:ascii="Arial" w:hAnsi="Arial" w:cs="Arial"/>
          <w:color w:val="000000" w:themeColor="text1"/>
          <w:rPrChange w:id="933" w:author="Попова Дарья" w:date="2020-07-23T10:24:00Z">
            <w:rPr>
              <w:rFonts w:ascii="Arial" w:hAnsi="Arial" w:cs="Arial"/>
            </w:rPr>
          </w:rPrChange>
        </w:rPr>
        <w:t>«</w:t>
      </w:r>
      <w:del w:id="934" w:author="Александр Шрамков" w:date="2021-03-10T18:18:00Z">
        <w:r w:rsidR="00AD5B0D" w:rsidRPr="00254389" w:rsidDel="00923C4E">
          <w:rPr>
            <w:rFonts w:ascii="Arial" w:hAnsi="Arial" w:cs="Arial"/>
            <w:color w:val="000000" w:themeColor="text1"/>
            <w:rPrChange w:id="935" w:author="Попова Дарья" w:date="2020-07-23T10:24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936" w:author="Попова Дарья" w:date="2020-07-23T10:24:00Z">
              <w:rPr>
                <w:rFonts w:ascii="Arial" w:hAnsi="Arial" w:cs="Arial"/>
              </w:rPr>
            </w:rPrChange>
          </w:rPr>
          <w:delText>9</w:delText>
        </w:r>
        <w:r w:rsidR="00AD5B0D" w:rsidRPr="00254389" w:rsidDel="00923C4E">
          <w:rPr>
            <w:rFonts w:ascii="Arial" w:hAnsi="Arial" w:cs="Arial"/>
            <w:color w:val="000000" w:themeColor="text1"/>
            <w:rPrChange w:id="937" w:author="Попова Дарья" w:date="2020-07-23T10:24:00Z">
              <w:rPr>
                <w:rFonts w:ascii="Arial" w:hAnsi="Arial" w:cs="Arial"/>
              </w:rPr>
            </w:rPrChange>
          </w:rPr>
          <w:delText>.</w:delText>
        </w:r>
      </w:del>
      <w:ins w:id="938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939" w:author="Попова Дарья" w:date="2020-07-23T10:24:00Z">
            <w:rPr>
              <w:rFonts w:ascii="Arial" w:hAnsi="Arial" w:cs="Arial"/>
            </w:rPr>
          </w:rPrChange>
        </w:rPr>
        <w:t>9</w:t>
      </w:r>
      <w:r w:rsidR="00AD5B0D" w:rsidRPr="00254389">
        <w:rPr>
          <w:rFonts w:ascii="Arial" w:hAnsi="Arial" w:cs="Arial"/>
          <w:color w:val="000000" w:themeColor="text1"/>
          <w:rPrChange w:id="940" w:author="Попова Дарья" w:date="2020-07-23T10:24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941" w:author="Попова Дарья" w:date="2020-07-23T10:24:00Z">
            <w:rPr>
              <w:rFonts w:ascii="Arial" w:hAnsi="Arial" w:cs="Arial"/>
            </w:rPr>
          </w:rPrChange>
        </w:rPr>
        <w:t>2.</w:t>
      </w:r>
      <w:r w:rsidR="00AD5B0D" w:rsidRPr="00254389">
        <w:rPr>
          <w:rFonts w:ascii="Arial" w:hAnsi="Arial" w:cs="Arial"/>
          <w:color w:val="000000" w:themeColor="text1"/>
          <w:rPrChange w:id="942" w:author="Попова Дарья" w:date="2020-07-23T10:24:00Z">
            <w:rPr>
              <w:rFonts w:ascii="Arial" w:hAnsi="Arial" w:cs="Arial"/>
            </w:rPr>
          </w:rPrChange>
        </w:rPr>
        <w:t>52.PM.КД Годовое планирование воздействий на ПА»)</w:t>
      </w:r>
      <w:r w:rsidR="00345F52" w:rsidRPr="00254389">
        <w:rPr>
          <w:rFonts w:ascii="Arial" w:hAnsi="Arial" w:cs="Arial"/>
          <w:color w:val="000000" w:themeColor="text1"/>
          <w:rPrChange w:id="943" w:author="Попова Дарья" w:date="2020-07-23T10:24:00Z">
            <w:rPr>
              <w:rFonts w:ascii="Arial" w:hAnsi="Arial" w:cs="Arial"/>
            </w:rPr>
          </w:rPrChange>
        </w:rPr>
        <w:t xml:space="preserve">, </w:t>
      </w:r>
      <w:r w:rsidRPr="00254389">
        <w:rPr>
          <w:rFonts w:ascii="Arial" w:hAnsi="Arial" w:cs="Arial"/>
          <w:color w:val="000000" w:themeColor="text1"/>
          <w:rPrChange w:id="944" w:author="Попова Дарья" w:date="2020-07-23T10:24:00Z">
            <w:rPr>
              <w:rFonts w:ascii="Arial" w:hAnsi="Arial" w:cs="Arial"/>
            </w:rPr>
          </w:rPrChange>
        </w:rPr>
        <w:t>который показывает</w:t>
      </w:r>
      <w:r w:rsidR="00345F52" w:rsidRPr="00254389">
        <w:rPr>
          <w:rFonts w:ascii="Arial" w:hAnsi="Arial" w:cs="Arial"/>
          <w:color w:val="000000" w:themeColor="text1"/>
          <w:rPrChange w:id="945" w:author="Попова Дарья" w:date="2020-07-23T10:24:00Z">
            <w:rPr>
              <w:rFonts w:ascii="Arial" w:hAnsi="Arial" w:cs="Arial"/>
            </w:rPr>
          </w:rPrChange>
        </w:rPr>
        <w:t xml:space="preserve">, что заказы </w:t>
      </w:r>
      <w:r w:rsidR="0018591E" w:rsidRPr="00254389">
        <w:rPr>
          <w:rFonts w:ascii="Arial" w:hAnsi="Arial" w:cs="Arial"/>
          <w:color w:val="000000" w:themeColor="text1"/>
          <w:rPrChange w:id="946" w:author="Попова Дарья" w:date="2020-07-23T10:24:00Z">
            <w:rPr>
              <w:rFonts w:ascii="Arial" w:hAnsi="Arial" w:cs="Arial"/>
            </w:rPr>
          </w:rPrChange>
        </w:rPr>
        <w:t>войдут</w:t>
      </w:r>
      <w:r w:rsidR="009E77EF" w:rsidRPr="00254389">
        <w:rPr>
          <w:rFonts w:ascii="Arial" w:hAnsi="Arial" w:cs="Arial"/>
          <w:color w:val="000000" w:themeColor="text1"/>
          <w:rPrChange w:id="947" w:author="Попова Дарья" w:date="2020-07-23T10:24:00Z">
            <w:rPr>
              <w:rFonts w:ascii="Arial" w:hAnsi="Arial" w:cs="Arial"/>
            </w:rPr>
          </w:rPrChange>
        </w:rPr>
        <w:t xml:space="preserve"> в </w:t>
      </w:r>
      <w:r w:rsidR="00BD6722" w:rsidRPr="00254389">
        <w:rPr>
          <w:rFonts w:ascii="Arial" w:hAnsi="Arial" w:cs="Arial"/>
          <w:color w:val="000000" w:themeColor="text1"/>
          <w:rPrChange w:id="948" w:author="Попова Дарья" w:date="2020-07-23T10:24:00Z">
            <w:rPr>
              <w:rFonts w:ascii="Arial" w:hAnsi="Arial" w:cs="Arial"/>
            </w:rPr>
          </w:rPrChange>
        </w:rPr>
        <w:t>месячный</w:t>
      </w:r>
      <w:r w:rsidR="009E77EF" w:rsidRPr="00254389">
        <w:rPr>
          <w:rFonts w:ascii="Arial" w:hAnsi="Arial" w:cs="Arial"/>
          <w:color w:val="000000" w:themeColor="text1"/>
          <w:rPrChange w:id="949" w:author="Попова Дарья" w:date="2020-07-23T10:24:00Z">
            <w:rPr>
              <w:rFonts w:ascii="Arial" w:hAnsi="Arial" w:cs="Arial"/>
            </w:rPr>
          </w:rPrChange>
        </w:rPr>
        <w:t xml:space="preserve"> план-график </w:t>
      </w:r>
      <w:r w:rsidR="00FA6DC8" w:rsidRPr="00254389">
        <w:rPr>
          <w:rFonts w:ascii="Arial" w:hAnsi="Arial" w:cs="Arial"/>
          <w:color w:val="000000" w:themeColor="text1"/>
          <w:rPrChange w:id="950" w:author="Попова Дарья" w:date="2020-07-23T10:24:00Z">
            <w:rPr>
              <w:rFonts w:ascii="Arial" w:hAnsi="Arial" w:cs="Arial"/>
            </w:rPr>
          </w:rPrChange>
        </w:rPr>
        <w:t xml:space="preserve">и </w:t>
      </w:r>
      <w:r w:rsidR="0018591E" w:rsidRPr="00254389">
        <w:rPr>
          <w:rFonts w:ascii="Arial" w:hAnsi="Arial" w:cs="Arial"/>
          <w:color w:val="000000" w:themeColor="text1"/>
          <w:rPrChange w:id="951" w:author="Попова Дарья" w:date="2020-07-23T10:24:00Z">
            <w:rPr>
              <w:rFonts w:ascii="Arial" w:hAnsi="Arial" w:cs="Arial"/>
            </w:rPr>
          </w:rPrChange>
        </w:rPr>
        <w:t xml:space="preserve">будут </w:t>
      </w:r>
      <w:r w:rsidR="00FA6DC8" w:rsidRPr="00254389">
        <w:rPr>
          <w:rFonts w:ascii="Arial" w:hAnsi="Arial" w:cs="Arial"/>
          <w:color w:val="000000" w:themeColor="text1"/>
          <w:rPrChange w:id="952" w:author="Попова Дарья" w:date="2020-07-23T10:24:00Z">
            <w:rPr>
              <w:rFonts w:ascii="Arial" w:hAnsi="Arial" w:cs="Arial"/>
            </w:rPr>
          </w:rPrChange>
        </w:rPr>
        <w:t>в дальнейшем обрабатываться п</w:t>
      </w:r>
      <w:r w:rsidR="00345F52" w:rsidRPr="00254389">
        <w:rPr>
          <w:rFonts w:ascii="Arial" w:hAnsi="Arial" w:cs="Arial"/>
          <w:color w:val="000000" w:themeColor="text1"/>
          <w:rPrChange w:id="953" w:author="Попова Дарья" w:date="2020-07-23T10:24:00Z">
            <w:rPr>
              <w:rFonts w:ascii="Arial" w:hAnsi="Arial" w:cs="Arial"/>
            </w:rPr>
          </w:rPrChange>
        </w:rPr>
        <w:t>ланировщиком и подготавливаться к дальнейшему согласованию.</w:t>
      </w:r>
      <w:r w:rsidRPr="00254389">
        <w:rPr>
          <w:rFonts w:ascii="Arial" w:hAnsi="Arial" w:cs="Arial"/>
          <w:color w:val="000000" w:themeColor="text1"/>
          <w:rPrChange w:id="954" w:author="Попова Дарья" w:date="2020-07-23T10:24:00Z">
            <w:rPr>
              <w:rFonts w:ascii="Arial" w:hAnsi="Arial" w:cs="Arial"/>
            </w:rPr>
          </w:rPrChange>
        </w:rPr>
        <w:t xml:space="preserve"> При установке статуса «МЕС» в рамках разработки PM21 «Оптимизация плана-графика» выполняется в автоматическом режиме изменение статуса с порядковым номером на статус «ПЛАН – планируется». </w:t>
      </w:r>
      <w:r w:rsidR="00145C21" w:rsidRPr="00254389">
        <w:rPr>
          <w:rFonts w:ascii="Arial" w:hAnsi="Arial" w:cs="Arial"/>
          <w:color w:val="000000" w:themeColor="text1"/>
          <w:rPrChange w:id="955" w:author="Попова Дарья" w:date="2020-07-23T10:24:00Z">
            <w:rPr>
              <w:rFonts w:ascii="Arial" w:hAnsi="Arial" w:cs="Arial"/>
            </w:rPr>
          </w:rPrChange>
        </w:rPr>
        <w:t>Данный статус</w:t>
      </w:r>
      <w:del w:id="956" w:author="ShramkovAB" w:date="2021-04-01T17:59:00Z">
        <w:r w:rsidR="00145C21" w:rsidRPr="00254389" w:rsidDel="009E55CC">
          <w:rPr>
            <w:rFonts w:ascii="Arial" w:hAnsi="Arial" w:cs="Arial"/>
            <w:color w:val="000000" w:themeColor="text1"/>
            <w:rPrChange w:id="957" w:author="Попова Дарья" w:date="2020-07-23T10:24:00Z">
              <w:rPr>
                <w:rFonts w:ascii="Arial" w:hAnsi="Arial" w:cs="Arial"/>
              </w:rPr>
            </w:rPrChange>
          </w:rPr>
          <w:delText>а</w:delText>
        </w:r>
      </w:del>
      <w:r w:rsidR="00145C21" w:rsidRPr="00254389">
        <w:rPr>
          <w:rFonts w:ascii="Arial" w:hAnsi="Arial" w:cs="Arial"/>
          <w:color w:val="000000" w:themeColor="text1"/>
          <w:rPrChange w:id="958" w:author="Попова Дарья" w:date="2020-07-23T10:24:00Z">
            <w:rPr>
              <w:rFonts w:ascii="Arial" w:hAnsi="Arial" w:cs="Arial"/>
            </w:rPr>
          </w:rPrChange>
        </w:rPr>
        <w:t xml:space="preserve"> позволяет вносить в Заказы ТОРО требуемые корректировки в рамках подготовки месячного план-графика воздейтсивй на ПА.</w:t>
      </w:r>
    </w:p>
    <w:p w14:paraId="7C51C24D" w14:textId="2A50CE84" w:rsidR="00217C41" w:rsidRPr="00254389" w:rsidDel="00A9218F" w:rsidRDefault="00217C41">
      <w:pPr>
        <w:spacing w:after="240" w:line="276" w:lineRule="auto"/>
        <w:ind w:firstLine="567"/>
        <w:rPr>
          <w:del w:id="959" w:author="Попова Дарья" w:date="2020-07-22T16:06:00Z"/>
          <w:rFonts w:ascii="Arial" w:hAnsi="Arial" w:cs="Arial"/>
          <w:color w:val="000000" w:themeColor="text1"/>
          <w:rPrChange w:id="960" w:author="Попова Дарья" w:date="2020-07-23T10:24:00Z">
            <w:rPr>
              <w:del w:id="961" w:author="Попова Дарья" w:date="2020-07-22T16:06:00Z"/>
              <w:rFonts w:ascii="Arial" w:hAnsi="Arial" w:cs="Arial"/>
            </w:rPr>
          </w:rPrChange>
        </w:rPr>
        <w:pPrChange w:id="962" w:author="Попова Дарья" w:date="2020-07-22T16:05:00Z">
          <w:pPr>
            <w:ind w:firstLine="567"/>
          </w:pPr>
        </w:pPrChange>
      </w:pPr>
    </w:p>
    <w:p w14:paraId="7EC3F78E" w14:textId="40E41976" w:rsidR="00AD5B0D" w:rsidRPr="00254389" w:rsidRDefault="00217C41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63" w:author="Попова Дарья" w:date="2020-07-23T10:24:00Z">
            <w:rPr>
              <w:rFonts w:ascii="Arial" w:hAnsi="Arial" w:cs="Arial"/>
            </w:rPr>
          </w:rPrChange>
        </w:rPr>
        <w:pPrChange w:id="964" w:author="Попова Дарья" w:date="2020-07-22T16:05:00Z">
          <w:pPr>
            <w:ind w:firstLine="567"/>
          </w:pPr>
        </w:pPrChange>
      </w:pPr>
      <w:r w:rsidRPr="00254389">
        <w:rPr>
          <w:rFonts w:ascii="Arial" w:hAnsi="Arial" w:cs="Arial"/>
          <w:color w:val="000000" w:themeColor="text1"/>
          <w:rPrChange w:id="965" w:author="Попова Дарья" w:date="2020-07-23T10:24:00Z">
            <w:rPr>
              <w:rFonts w:ascii="Arial" w:hAnsi="Arial" w:cs="Arial"/>
            </w:rPr>
          </w:rPrChange>
        </w:rPr>
        <w:t xml:space="preserve">При помощи разработки PM21 «Оптимизация плана-графика» Планировщик ТОиР УО </w:t>
      </w:r>
      <w:ins w:id="966" w:author="Попова Дарья" w:date="2020-07-22T16:06:00Z">
        <w:r w:rsidR="00A9218F" w:rsidRPr="00254389">
          <w:rPr>
            <w:rFonts w:ascii="Arial" w:hAnsi="Arial" w:cs="Arial"/>
            <w:color w:val="000000" w:themeColor="text1"/>
            <w:rPrChange w:id="967" w:author="Попова Дарья" w:date="2020-07-23T10:24:00Z">
              <w:rPr>
                <w:rFonts w:ascii="Arial" w:hAnsi="Arial" w:cs="Arial"/>
              </w:rPr>
            </w:rPrChange>
          </w:rPr>
          <w:t xml:space="preserve">или Планировщик ЗиС УО </w:t>
        </w:r>
      </w:ins>
      <w:r w:rsidRPr="00254389">
        <w:rPr>
          <w:rFonts w:ascii="Arial" w:hAnsi="Arial" w:cs="Arial"/>
          <w:color w:val="000000" w:themeColor="text1"/>
          <w:rPrChange w:id="968" w:author="Попова Дарья" w:date="2020-07-23T10:24:00Z">
            <w:rPr>
              <w:rFonts w:ascii="Arial" w:hAnsi="Arial" w:cs="Arial"/>
            </w:rPr>
          </w:rPrChange>
        </w:rPr>
        <w:t>выполняет переход в отчет «Доступность МТР»</w:t>
      </w:r>
      <w:ins w:id="969" w:author="Попова Дарья" w:date="2020-07-22T16:07:00Z">
        <w:r w:rsidR="00A9218F" w:rsidRPr="00254389">
          <w:rPr>
            <w:rFonts w:ascii="Arial" w:hAnsi="Arial" w:cs="Arial"/>
            <w:color w:val="000000" w:themeColor="text1"/>
            <w:rPrChange w:id="970" w:author="Попова Дарья" w:date="2020-07-23T10:24:00Z">
              <w:rPr>
                <w:rFonts w:ascii="Arial" w:hAnsi="Arial" w:cs="Arial"/>
              </w:rPr>
            </w:rPrChange>
          </w:rPr>
          <w:t xml:space="preserve"> (разработка </w:t>
        </w:r>
        <w:r w:rsidR="00A9218F" w:rsidRPr="00254389">
          <w:rPr>
            <w:rFonts w:ascii="Arial" w:hAnsi="Arial" w:cs="Arial"/>
            <w:color w:val="000000" w:themeColor="text1"/>
            <w:rPrChange w:id="971" w:author="Попова Дарья" w:date="2020-07-23T10:24:00Z">
              <w:rPr>
                <w:rFonts w:ascii="Arial" w:hAnsi="Arial" w:cs="Arial"/>
                <w:lang w:val="en-US"/>
              </w:rPr>
            </w:rPrChange>
          </w:rPr>
          <w:t>PM75</w:t>
        </w:r>
        <w:r w:rsidR="00A9218F" w:rsidRPr="00254389">
          <w:rPr>
            <w:rFonts w:ascii="Arial" w:hAnsi="Arial" w:cs="Arial"/>
            <w:color w:val="000000" w:themeColor="text1"/>
            <w:rPrChange w:id="972" w:author="Попова Дарья" w:date="2020-07-23T10:24:00Z">
              <w:rPr>
                <w:rFonts w:ascii="Arial" w:hAnsi="Arial" w:cs="Arial"/>
              </w:rPr>
            </w:rPrChange>
          </w:rPr>
          <w:t>)</w:t>
        </w:r>
      </w:ins>
      <w:r w:rsidRPr="00254389">
        <w:rPr>
          <w:rFonts w:ascii="Arial" w:hAnsi="Arial" w:cs="Arial"/>
          <w:color w:val="000000" w:themeColor="text1"/>
          <w:rPrChange w:id="973" w:author="Попова Дарья" w:date="2020-07-23T10:24:00Z">
            <w:rPr>
              <w:rFonts w:ascii="Arial" w:hAnsi="Arial" w:cs="Arial"/>
            </w:rPr>
          </w:rPrChange>
        </w:rPr>
        <w:t xml:space="preserve"> и выполняет массовое присвоение </w:t>
      </w:r>
      <w:r w:rsidR="00145C21" w:rsidRPr="00254389">
        <w:rPr>
          <w:rFonts w:ascii="Arial" w:hAnsi="Arial" w:cs="Arial"/>
          <w:color w:val="000000" w:themeColor="text1"/>
          <w:rPrChange w:id="974" w:author="Попова Дарья" w:date="2020-07-23T10:24:00Z">
            <w:rPr>
              <w:rFonts w:ascii="Arial" w:hAnsi="Arial" w:cs="Arial"/>
            </w:rPr>
          </w:rPrChange>
        </w:rPr>
        <w:t xml:space="preserve">склада МОЛ всем </w:t>
      </w:r>
      <w:r w:rsidRPr="00254389">
        <w:rPr>
          <w:rFonts w:ascii="Arial" w:hAnsi="Arial" w:cs="Arial"/>
          <w:color w:val="000000" w:themeColor="text1"/>
          <w:rPrChange w:id="975" w:author="Попова Дарья" w:date="2020-07-23T10:24:00Z">
            <w:rPr>
              <w:rFonts w:ascii="Arial" w:hAnsi="Arial" w:cs="Arial"/>
            </w:rPr>
          </w:rPrChange>
        </w:rPr>
        <w:t>позициям МТР</w:t>
      </w:r>
      <w:r w:rsidR="00145C21" w:rsidRPr="00254389">
        <w:rPr>
          <w:rFonts w:ascii="Arial" w:hAnsi="Arial" w:cs="Arial"/>
          <w:color w:val="000000" w:themeColor="text1"/>
          <w:rPrChange w:id="976" w:author="Попова Дарья" w:date="2020-07-23T10:24:00Z">
            <w:rPr>
              <w:rFonts w:ascii="Arial" w:hAnsi="Arial" w:cs="Arial"/>
            </w:rPr>
          </w:rPrChange>
        </w:rPr>
        <w:t>, запланированным</w:t>
      </w:r>
      <w:r w:rsidRPr="00254389">
        <w:rPr>
          <w:rFonts w:ascii="Arial" w:hAnsi="Arial" w:cs="Arial"/>
          <w:color w:val="000000" w:themeColor="text1"/>
          <w:rPrChange w:id="977" w:author="Попова Дарья" w:date="2020-07-23T10:24:00Z">
            <w:rPr>
              <w:rFonts w:ascii="Arial" w:hAnsi="Arial" w:cs="Arial"/>
            </w:rPr>
          </w:rPrChange>
        </w:rPr>
        <w:t xml:space="preserve"> в заказах ТОРО</w:t>
      </w:r>
      <w:ins w:id="978" w:author="Попова Дарья" w:date="2020-07-22T16:07:00Z">
        <w:r w:rsidR="00A9218F" w:rsidRPr="00254389">
          <w:rPr>
            <w:rFonts w:ascii="Arial" w:hAnsi="Arial" w:cs="Arial"/>
            <w:color w:val="000000" w:themeColor="text1"/>
            <w:rPrChange w:id="979" w:author="Попова Дарья" w:date="2020-07-23T10:24:00Z">
              <w:rPr>
                <w:rFonts w:ascii="Arial" w:hAnsi="Arial" w:cs="Arial"/>
              </w:rPr>
            </w:rPrChange>
          </w:rPr>
          <w:t xml:space="preserve"> или сетевых графиках</w:t>
        </w:r>
      </w:ins>
      <w:r w:rsidRPr="00254389">
        <w:rPr>
          <w:rFonts w:ascii="Arial" w:hAnsi="Arial" w:cs="Arial"/>
          <w:color w:val="000000" w:themeColor="text1"/>
          <w:rPrChange w:id="980" w:author="Попова Дарья" w:date="2020-07-23T10:24:00Z">
            <w:rPr>
              <w:rFonts w:ascii="Arial" w:hAnsi="Arial" w:cs="Arial"/>
            </w:rPr>
          </w:rPrChange>
        </w:rPr>
        <w:t>. Данная операция выполняется</w:t>
      </w:r>
      <w:r w:rsidR="00145C21" w:rsidRPr="00254389">
        <w:rPr>
          <w:rFonts w:ascii="Arial" w:hAnsi="Arial" w:cs="Arial"/>
          <w:color w:val="000000" w:themeColor="text1"/>
          <w:rPrChange w:id="981" w:author="Попова Дарья" w:date="2020-07-23T10:24:00Z">
            <w:rPr>
              <w:rFonts w:ascii="Arial" w:hAnsi="Arial" w:cs="Arial"/>
            </w:rPr>
          </w:rPrChange>
        </w:rPr>
        <w:t xml:space="preserve"> с целью планирования </w:t>
      </w:r>
      <w:r w:rsidRPr="00254389">
        <w:rPr>
          <w:rFonts w:ascii="Arial" w:hAnsi="Arial" w:cs="Arial"/>
          <w:color w:val="000000" w:themeColor="text1"/>
          <w:rPrChange w:id="982" w:author="Попова Дарья" w:date="2020-07-23T10:24:00Z">
            <w:rPr>
              <w:rFonts w:ascii="Arial" w:hAnsi="Arial" w:cs="Arial"/>
            </w:rPr>
          </w:rPrChange>
        </w:rPr>
        <w:t>перемещени</w:t>
      </w:r>
      <w:r w:rsidR="00145C21" w:rsidRPr="00254389">
        <w:rPr>
          <w:rFonts w:ascii="Arial" w:hAnsi="Arial" w:cs="Arial"/>
          <w:color w:val="000000" w:themeColor="text1"/>
          <w:rPrChange w:id="983" w:author="Попова Дарья" w:date="2020-07-23T10:24:00Z">
            <w:rPr>
              <w:rFonts w:ascii="Arial" w:hAnsi="Arial" w:cs="Arial"/>
            </w:rPr>
          </w:rPrChange>
        </w:rPr>
        <w:t>й</w:t>
      </w:r>
      <w:r w:rsidRPr="00254389">
        <w:rPr>
          <w:rFonts w:ascii="Arial" w:hAnsi="Arial" w:cs="Arial"/>
          <w:color w:val="000000" w:themeColor="text1"/>
          <w:rPrChange w:id="984" w:author="Попова Дарья" w:date="2020-07-23T10:24:00Z">
            <w:rPr>
              <w:rFonts w:ascii="Arial" w:hAnsi="Arial" w:cs="Arial"/>
            </w:rPr>
          </w:rPrChange>
        </w:rPr>
        <w:t xml:space="preserve"> МТР </w:t>
      </w:r>
      <w:r w:rsidR="00145C21" w:rsidRPr="00254389">
        <w:rPr>
          <w:rFonts w:ascii="Arial" w:hAnsi="Arial" w:cs="Arial"/>
          <w:color w:val="000000" w:themeColor="text1"/>
          <w:rPrChange w:id="985" w:author="Попова Дарья" w:date="2020-07-23T10:24:00Z">
            <w:rPr>
              <w:rFonts w:ascii="Arial" w:hAnsi="Arial" w:cs="Arial"/>
            </w:rPr>
          </w:rPrChange>
        </w:rPr>
        <w:t xml:space="preserve">с центральных складов </w:t>
      </w:r>
      <w:r w:rsidRPr="00254389">
        <w:rPr>
          <w:rFonts w:ascii="Arial" w:hAnsi="Arial" w:cs="Arial"/>
          <w:color w:val="000000" w:themeColor="text1"/>
          <w:rPrChange w:id="986" w:author="Попова Дарья" w:date="2020-07-23T10:24:00Z">
            <w:rPr>
              <w:rFonts w:ascii="Arial" w:hAnsi="Arial" w:cs="Arial"/>
            </w:rPr>
          </w:rPrChange>
        </w:rPr>
        <w:t>на склад</w:t>
      </w:r>
      <w:r w:rsidR="00145C21" w:rsidRPr="00254389">
        <w:rPr>
          <w:rFonts w:ascii="Arial" w:hAnsi="Arial" w:cs="Arial"/>
          <w:color w:val="000000" w:themeColor="text1"/>
          <w:rPrChange w:id="987" w:author="Попова Дарья" w:date="2020-07-23T10:24:00Z">
            <w:rPr>
              <w:rFonts w:ascii="Arial" w:hAnsi="Arial" w:cs="Arial"/>
            </w:rPr>
          </w:rPrChange>
        </w:rPr>
        <w:t>ы</w:t>
      </w:r>
      <w:r w:rsidRPr="00254389">
        <w:rPr>
          <w:rFonts w:ascii="Arial" w:hAnsi="Arial" w:cs="Arial"/>
          <w:color w:val="000000" w:themeColor="text1"/>
          <w:rPrChange w:id="988" w:author="Попова Дарья" w:date="2020-07-23T10:24:00Z">
            <w:rPr>
              <w:rFonts w:ascii="Arial" w:hAnsi="Arial" w:cs="Arial"/>
            </w:rPr>
          </w:rPrChange>
        </w:rPr>
        <w:t xml:space="preserve"> МОЛ для последующей передачи </w:t>
      </w:r>
      <w:r w:rsidR="00145C21" w:rsidRPr="00254389">
        <w:rPr>
          <w:rFonts w:ascii="Arial" w:hAnsi="Arial" w:cs="Arial"/>
          <w:color w:val="000000" w:themeColor="text1"/>
          <w:rPrChange w:id="989" w:author="Попова Дарья" w:date="2020-07-23T10:24:00Z">
            <w:rPr>
              <w:rFonts w:ascii="Arial" w:hAnsi="Arial" w:cs="Arial"/>
            </w:rPr>
          </w:rPrChange>
        </w:rPr>
        <w:t xml:space="preserve">МТР </w:t>
      </w:r>
      <w:r w:rsidRPr="00254389">
        <w:rPr>
          <w:rFonts w:ascii="Arial" w:hAnsi="Arial" w:cs="Arial"/>
          <w:color w:val="000000" w:themeColor="text1"/>
          <w:rPrChange w:id="990" w:author="Попова Дарья" w:date="2020-07-23T10:24:00Z">
            <w:rPr>
              <w:rFonts w:ascii="Arial" w:hAnsi="Arial" w:cs="Arial"/>
            </w:rPr>
          </w:rPrChange>
        </w:rPr>
        <w:t>в работу.</w:t>
      </w:r>
      <w:del w:id="991" w:author="Попова Дарья" w:date="2020-07-22T16:07:00Z">
        <w:r w:rsidRPr="00254389" w:rsidDel="00A9218F">
          <w:rPr>
            <w:rFonts w:ascii="Arial" w:hAnsi="Arial" w:cs="Arial"/>
            <w:color w:val="000000" w:themeColor="text1"/>
            <w:rPrChange w:id="992" w:author="Попова Дарья" w:date="2020-07-23T10:24:00Z">
              <w:rPr>
                <w:rFonts w:ascii="Arial" w:hAnsi="Arial" w:cs="Arial"/>
              </w:rPr>
            </w:rPrChange>
          </w:rPr>
          <w:delText xml:space="preserve"> </w:delText>
        </w:r>
        <w:r w:rsidR="00FA6DC8" w:rsidRPr="00254389" w:rsidDel="00A9218F">
          <w:rPr>
            <w:rFonts w:ascii="Arial" w:hAnsi="Arial" w:cs="Arial"/>
            <w:color w:val="000000" w:themeColor="text1"/>
            <w:rPrChange w:id="993" w:author="Попова Дарья" w:date="2020-07-23T10:24:00Z">
              <w:rPr>
                <w:rFonts w:ascii="Arial" w:hAnsi="Arial" w:cs="Arial"/>
              </w:rPr>
            </w:rPrChange>
          </w:rPr>
          <w:delText xml:space="preserve"> </w:delText>
        </w:r>
      </w:del>
    </w:p>
    <w:p w14:paraId="71247DD6" w14:textId="790F6F3F" w:rsidR="006565CF" w:rsidRPr="00254389" w:rsidDel="00A9218F" w:rsidRDefault="006565CF">
      <w:pPr>
        <w:spacing w:after="240" w:line="276" w:lineRule="auto"/>
        <w:ind w:firstLine="567"/>
        <w:rPr>
          <w:del w:id="994" w:author="Попова Дарья" w:date="2020-07-22T16:06:00Z"/>
          <w:rFonts w:ascii="Arial" w:hAnsi="Arial" w:cs="Arial"/>
          <w:color w:val="000000" w:themeColor="text1"/>
          <w:rPrChange w:id="995" w:author="Попова Дарья" w:date="2020-07-23T10:24:00Z">
            <w:rPr>
              <w:del w:id="996" w:author="Попова Дарья" w:date="2020-07-22T16:06:00Z"/>
              <w:rFonts w:ascii="Arial" w:hAnsi="Arial" w:cs="Arial"/>
            </w:rPr>
          </w:rPrChange>
        </w:rPr>
        <w:pPrChange w:id="997" w:author="Попова Дарья" w:date="2020-07-22T16:05:00Z">
          <w:pPr>
            <w:ind w:firstLine="567"/>
          </w:pPr>
        </w:pPrChange>
      </w:pPr>
    </w:p>
    <w:p w14:paraId="331A6D53" w14:textId="5521A7C2" w:rsidR="00C14588" w:rsidRPr="00254389" w:rsidRDefault="00C14588" w:rsidP="00562687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998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999" w:author="Попова Дарья" w:date="2020-07-23T10:24:00Z">
            <w:rPr>
              <w:rFonts w:ascii="Arial" w:hAnsi="Arial" w:cs="Arial"/>
            </w:rPr>
          </w:rPrChange>
        </w:rPr>
        <w:t xml:space="preserve">Заказ на перемещение </w:t>
      </w:r>
      <w:r w:rsidR="006565CF" w:rsidRPr="00254389">
        <w:rPr>
          <w:rFonts w:ascii="Arial" w:hAnsi="Arial" w:cs="Arial"/>
          <w:color w:val="000000" w:themeColor="text1"/>
          <w:rPrChange w:id="1000" w:author="Попова Дарья" w:date="2020-07-23T10:24:00Z">
            <w:rPr>
              <w:rFonts w:ascii="Arial" w:hAnsi="Arial" w:cs="Arial"/>
            </w:rPr>
          </w:rPrChange>
        </w:rPr>
        <w:t xml:space="preserve">МТР </w:t>
      </w:r>
      <w:r w:rsidRPr="00254389">
        <w:rPr>
          <w:rFonts w:ascii="Arial" w:hAnsi="Arial" w:cs="Arial"/>
          <w:color w:val="000000" w:themeColor="text1"/>
          <w:rPrChange w:id="1001" w:author="Попова Дарья" w:date="2020-07-23T10:24:00Z">
            <w:rPr>
              <w:rFonts w:ascii="Arial" w:hAnsi="Arial" w:cs="Arial"/>
            </w:rPr>
          </w:rPrChange>
        </w:rPr>
        <w:t>будет сформирован в процессе ПП-10.03.04-ERP «Оперативное планирование обеспечения» после утверждения месячного плана-графика воздействий на ПА, согласно КД «</w:t>
      </w:r>
      <w:del w:id="1002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003" w:author="Попова Дарья" w:date="2020-07-23T10:24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004" w:author="Попова Дарья" w:date="2020-07-23T10:24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005" w:author="Попова Дарья" w:date="2020-07-23T10:24:00Z">
              <w:rPr>
                <w:rFonts w:ascii="Arial" w:hAnsi="Arial" w:cs="Arial"/>
              </w:rPr>
            </w:rPrChange>
          </w:rPr>
          <w:delText>.</w:delText>
        </w:r>
      </w:del>
      <w:ins w:id="100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007" w:author="Попова Дарья" w:date="2020-07-23T10:24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008" w:author="Попова Дарья" w:date="2020-07-23T10:24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009" w:author="Попова Дарья" w:date="2020-07-23T10:24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010" w:author="Попова Дарья" w:date="2020-07-23T10:24:00Z">
            <w:rPr>
              <w:rFonts w:ascii="Arial" w:hAnsi="Arial" w:cs="Arial"/>
            </w:rPr>
          </w:rPrChange>
        </w:rPr>
        <w:t>58 Планирование обеспечения МТР, работами и услугами».</w:t>
      </w:r>
    </w:p>
    <w:p w14:paraId="405B0262" w14:textId="072DA0E9" w:rsidR="006565CF" w:rsidRPr="00254389" w:rsidRDefault="006565CF" w:rsidP="006565CF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11" w:author="Попова Дарья" w:date="2020-07-23T10:24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012" w:author="Попова Дарья" w:date="2020-07-23T10:24:00Z">
            <w:rPr>
              <w:rFonts w:ascii="Arial" w:hAnsi="Arial" w:cs="Arial"/>
            </w:rPr>
          </w:rPrChange>
        </w:rPr>
        <w:t xml:space="preserve">Следует учитывать, что заказы ТОРО на остановочный ремонт, имеющий статус «ОСТ» не подлежат корректировке (сроки, исполнители и МТР) при месячном планировании. Данная проверка реализуется при помощи разработки PM46, см. п. </w:t>
      </w:r>
      <w:del w:id="1013" w:author="Попова Дарья" w:date="2020-07-22T16:08:00Z">
        <w:r w:rsidRPr="00254389" w:rsidDel="00FA6FD0">
          <w:rPr>
            <w:rFonts w:ascii="Arial" w:hAnsi="Arial" w:cs="Arial"/>
            <w:color w:val="000000" w:themeColor="text1"/>
            <w:rPrChange w:id="1014" w:author="Попова Дарья" w:date="2020-07-23T10:24:00Z">
              <w:rPr>
                <w:rFonts w:ascii="Arial" w:hAnsi="Arial" w:cs="Arial"/>
              </w:rPr>
            </w:rPrChange>
          </w:rPr>
          <w:delText xml:space="preserve">М </w:delText>
        </w:r>
      </w:del>
      <w:r w:rsidRPr="00254389">
        <w:rPr>
          <w:rFonts w:ascii="Arial" w:hAnsi="Arial" w:cs="Arial"/>
          <w:color w:val="000000" w:themeColor="text1"/>
          <w:rPrChange w:id="1015" w:author="Попова Дарья" w:date="2020-07-23T10:24:00Z">
            <w:rPr>
              <w:rFonts w:ascii="Arial" w:hAnsi="Arial" w:cs="Arial"/>
            </w:rPr>
          </w:rPrChange>
        </w:rPr>
        <w:t>раздела 5.10.7.3 КД</w:t>
      </w:r>
      <w:r w:rsidRPr="00254389">
        <w:rPr>
          <w:rFonts w:ascii="Arial" w:hAnsi="Arial" w:cs="Arial"/>
          <w:color w:val="000000" w:themeColor="text1"/>
          <w:rPrChange w:id="1016" w:author="Попова Дарья" w:date="2020-07-23T10:24:00Z">
            <w:rPr/>
          </w:rPrChange>
        </w:rPr>
        <w:t xml:space="preserve"> «</w:t>
      </w:r>
      <w:del w:id="1017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018" w:author="Попова Дарья" w:date="2020-07-23T10:24:00Z">
              <w:rPr>
                <w:rFonts w:ascii="Arial" w:hAnsi="Arial" w:cs="Arial"/>
              </w:rPr>
            </w:rPrChange>
          </w:rPr>
          <w:delText>ERP.9.</w:delText>
        </w:r>
      </w:del>
      <w:ins w:id="1019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Pr="00254389">
        <w:rPr>
          <w:rFonts w:ascii="Arial" w:hAnsi="Arial" w:cs="Arial"/>
          <w:color w:val="000000" w:themeColor="text1"/>
          <w:rPrChange w:id="1020" w:author="Попова Дарья" w:date="2020-07-23T10:24:00Z">
            <w:rPr>
              <w:rFonts w:ascii="Arial" w:hAnsi="Arial" w:cs="Arial"/>
            </w:rPr>
          </w:rPrChange>
        </w:rPr>
        <w:t>9.2.52 Годовое планирование воздействий на ПА».</w:t>
      </w:r>
    </w:p>
    <w:p w14:paraId="3C4C7723" w14:textId="77777777" w:rsidR="007B6B1F" w:rsidRPr="00B118A6" w:rsidRDefault="007B6B1F" w:rsidP="007B6B1F">
      <w:pPr>
        <w:spacing w:after="240" w:line="276" w:lineRule="auto"/>
        <w:ind w:firstLine="567"/>
        <w:rPr>
          <w:ins w:id="1021" w:author="Александр Шрамков" w:date="2021-03-12T13:26:00Z"/>
          <w:rFonts w:ascii="Arial" w:hAnsi="Arial" w:cs="Arial"/>
          <w:color w:val="000000" w:themeColor="text1"/>
        </w:rPr>
      </w:pPr>
      <w:ins w:id="1022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5C83446B" w14:textId="77777777" w:rsidR="007B6B1F" w:rsidRPr="00B118A6" w:rsidRDefault="007B6B1F" w:rsidP="007B6B1F">
      <w:pPr>
        <w:spacing w:after="240" w:line="276" w:lineRule="auto"/>
        <w:ind w:firstLine="567"/>
        <w:rPr>
          <w:ins w:id="1023" w:author="Александр Шрамков" w:date="2021-03-12T13:26:00Z"/>
          <w:rFonts w:ascii="Arial" w:hAnsi="Arial" w:cs="Arial"/>
          <w:color w:val="000000" w:themeColor="text1"/>
        </w:rPr>
      </w:pPr>
      <w:ins w:id="1024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32E49A62" w14:textId="77777777" w:rsidR="007B6B1F" w:rsidRPr="00B118A6" w:rsidRDefault="007B6B1F" w:rsidP="007B6B1F">
      <w:pPr>
        <w:spacing w:after="240" w:line="276" w:lineRule="auto"/>
        <w:ind w:firstLine="567"/>
        <w:rPr>
          <w:ins w:id="1025" w:author="Александр Шрамков" w:date="2021-03-12T13:26:00Z"/>
          <w:rFonts w:ascii="Arial" w:hAnsi="Arial" w:cs="Arial"/>
          <w:color w:val="000000" w:themeColor="text1"/>
        </w:rPr>
      </w:pPr>
      <w:ins w:id="1026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07036F75" w14:textId="77777777" w:rsidR="007B6B1F" w:rsidRPr="00B118A6" w:rsidRDefault="007B6B1F" w:rsidP="007B6B1F">
      <w:pPr>
        <w:spacing w:after="240" w:line="276" w:lineRule="auto"/>
        <w:ind w:firstLine="567"/>
        <w:rPr>
          <w:ins w:id="1027" w:author="Александр Шрамков" w:date="2021-03-12T13:26:00Z"/>
          <w:rFonts w:ascii="Arial" w:hAnsi="Arial" w:cs="Arial"/>
          <w:color w:val="000000" w:themeColor="text1"/>
        </w:rPr>
      </w:pPr>
      <w:ins w:id="1028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29D7846B" w14:textId="4F256C0B" w:rsidR="007B6B1F" w:rsidRPr="00B118A6" w:rsidRDefault="007B6B1F" w:rsidP="007B6B1F">
      <w:pPr>
        <w:spacing w:after="240" w:line="276" w:lineRule="auto"/>
        <w:ind w:firstLine="567"/>
        <w:rPr>
          <w:ins w:id="1029" w:author="Александр Шрамков" w:date="2021-03-12T13:26:00Z"/>
          <w:rFonts w:ascii="Arial" w:hAnsi="Arial" w:cs="Arial"/>
          <w:color w:val="000000" w:themeColor="text1"/>
        </w:rPr>
      </w:pPr>
      <w:ins w:id="1030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4BFFB717" w14:textId="78F2C66C" w:rsidR="007B6B1F" w:rsidRPr="00B118A6" w:rsidRDefault="007B6B1F" w:rsidP="007B6B1F">
      <w:pPr>
        <w:spacing w:after="240" w:line="276" w:lineRule="auto"/>
        <w:ind w:firstLine="567"/>
        <w:rPr>
          <w:ins w:id="1031" w:author="Александр Шрамков" w:date="2021-03-12T13:26:00Z"/>
          <w:rFonts w:ascii="Arial" w:hAnsi="Arial" w:cs="Arial"/>
          <w:color w:val="000000" w:themeColor="text1"/>
        </w:rPr>
      </w:pPr>
      <w:ins w:id="1032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 xml:space="preserve">- </w:t>
        </w:r>
      </w:ins>
      <w:ins w:id="1033" w:author="ShramkovAB" w:date="2021-04-12T16:45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 w:rsidRPr="00B118A6" w:rsidDel="00B1281F">
          <w:rPr>
            <w:rFonts w:ascii="Arial" w:hAnsi="Arial" w:cs="Arial"/>
            <w:color w:val="000000" w:themeColor="text1"/>
          </w:rPr>
          <w:t xml:space="preserve"> </w:t>
        </w:r>
      </w:ins>
      <w:ins w:id="1034" w:author="Александр Шрамков" w:date="2021-03-12T13:26:00Z">
        <w:del w:id="1035" w:author="ShramkovAB" w:date="2021-04-12T16:45:00Z">
          <w:r w:rsidRPr="00B118A6" w:rsidDel="00B1281F">
            <w:rPr>
              <w:rFonts w:ascii="Arial" w:hAnsi="Arial" w:cs="Arial"/>
              <w:color w:val="000000" w:themeColor="text1"/>
            </w:rPr>
            <w:delText>Год планирования</w:delText>
          </w:r>
        </w:del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03BC8375" w14:textId="2C1FCC5E" w:rsidR="007B6B1F" w:rsidRDefault="007B6B1F" w:rsidP="007B6B1F">
      <w:pPr>
        <w:spacing w:after="240" w:line="276" w:lineRule="auto"/>
        <w:ind w:firstLine="567"/>
        <w:rPr>
          <w:ins w:id="1036" w:author="Александр Шрамков" w:date="2021-03-12T13:26:00Z"/>
          <w:rFonts w:ascii="Arial" w:hAnsi="Arial" w:cs="Arial"/>
          <w:color w:val="000000" w:themeColor="text1"/>
        </w:rPr>
      </w:pPr>
      <w:ins w:id="1037" w:author="Александр Шрамков" w:date="2021-03-12T13:26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71CFC751" w14:textId="6C0ABEC4" w:rsidR="00AD5B0D" w:rsidRPr="00254389" w:rsidDel="007B6B1F" w:rsidRDefault="00AD5B0D" w:rsidP="00AD5B0D">
      <w:pPr>
        <w:spacing w:after="240" w:line="276" w:lineRule="auto"/>
        <w:ind w:firstLine="567"/>
        <w:rPr>
          <w:del w:id="1038" w:author="Александр Шрамков" w:date="2021-03-12T13:26:00Z"/>
          <w:rFonts w:ascii="Arial" w:hAnsi="Arial" w:cs="Arial"/>
          <w:color w:val="000000" w:themeColor="text1"/>
          <w:rPrChange w:id="1039" w:author="Попова Дарья" w:date="2020-07-23T10:24:00Z">
            <w:rPr>
              <w:del w:id="1040" w:author="Александр Шрамков" w:date="2021-03-12T13:26:00Z"/>
              <w:rFonts w:ascii="Arial" w:hAnsi="Arial" w:cs="Arial"/>
            </w:rPr>
          </w:rPrChange>
        </w:rPr>
      </w:pPr>
      <w:del w:id="1041" w:author="Александр Шрамков" w:date="2021-03-12T13:26:00Z">
        <w:r w:rsidRPr="00254389" w:rsidDel="007B6B1F">
          <w:rPr>
            <w:rFonts w:ascii="Arial" w:hAnsi="Arial" w:cs="Arial"/>
            <w:color w:val="000000" w:themeColor="text1"/>
            <w:rPrChange w:id="1042" w:author="Попова Дарья" w:date="2020-07-23T10:24:00Z">
              <w:rPr>
                <w:rFonts w:ascii="Arial" w:hAnsi="Arial" w:cs="Arial"/>
              </w:rPr>
            </w:rPrChange>
          </w:rPr>
          <w:delText>Используется разработка PM21 «Оптимизация плана-графика».</w:delText>
        </w:r>
      </w:del>
    </w:p>
    <w:p w14:paraId="4B1E5C7F" w14:textId="47954102" w:rsidR="00AD5B0D" w:rsidRPr="00254389" w:rsidDel="007B6B1F" w:rsidRDefault="00AD5B0D" w:rsidP="00AD5B0D">
      <w:pPr>
        <w:spacing w:after="240" w:line="276" w:lineRule="auto"/>
        <w:ind w:firstLine="567"/>
        <w:rPr>
          <w:del w:id="1043" w:author="Александр Шрамков" w:date="2021-03-12T13:26:00Z"/>
          <w:rFonts w:ascii="Arial" w:hAnsi="Arial" w:cs="Arial"/>
          <w:color w:val="000000" w:themeColor="text1"/>
          <w:rPrChange w:id="1044" w:author="Попова Дарья" w:date="2020-07-23T10:24:00Z">
            <w:rPr>
              <w:del w:id="1045" w:author="Александр Шрамков" w:date="2021-03-12T13:26:00Z"/>
              <w:rFonts w:ascii="Arial" w:hAnsi="Arial" w:cs="Arial"/>
            </w:rPr>
          </w:rPrChange>
        </w:rPr>
      </w:pPr>
      <w:del w:id="1046" w:author="Александр Шрамков" w:date="2021-03-12T13:26:00Z">
        <w:r w:rsidRPr="00254389" w:rsidDel="007B6B1F">
          <w:rPr>
            <w:rFonts w:ascii="Arial" w:hAnsi="Arial" w:cs="Arial"/>
            <w:color w:val="000000" w:themeColor="text1"/>
            <w:rPrChange w:id="1047" w:author="Попова Дарья" w:date="2020-07-23T10:24:00Z">
              <w:rPr>
                <w:rFonts w:ascii="Arial" w:hAnsi="Arial" w:cs="Arial"/>
              </w:rPr>
            </w:rPrChange>
          </w:rPr>
          <w:delText>Поля для заполнения на селекционном экране:</w:delText>
        </w:r>
      </w:del>
    </w:p>
    <w:p w14:paraId="66CF4788" w14:textId="48A8CD1A" w:rsidR="00AD5B0D" w:rsidRPr="00777793" w:rsidDel="007B6B1F" w:rsidRDefault="00AD5B0D" w:rsidP="00AD5B0D">
      <w:pPr>
        <w:spacing w:after="240" w:line="276" w:lineRule="auto"/>
        <w:ind w:left="927"/>
        <w:rPr>
          <w:del w:id="1048" w:author="Александр Шрамков" w:date="2021-03-12T13:26:00Z"/>
          <w:rFonts w:ascii="Arial" w:hAnsi="Arial" w:cs="Arial"/>
        </w:rPr>
      </w:pPr>
      <w:del w:id="1049" w:author="Александр Шрамков" w:date="2021-03-12T13:26:00Z">
        <w:r w:rsidRPr="00777793" w:rsidDel="007B6B1F">
          <w:rPr>
            <w:rFonts w:ascii="Arial" w:hAnsi="Arial" w:cs="Arial"/>
          </w:rPr>
          <w:delText>- Техническое место;</w:delText>
        </w:r>
      </w:del>
    </w:p>
    <w:p w14:paraId="38F80C9D" w14:textId="0E5A3850" w:rsidR="00AD5B0D" w:rsidRPr="00777793" w:rsidDel="007B6B1F" w:rsidRDefault="00AD5B0D" w:rsidP="00AD5B0D">
      <w:pPr>
        <w:spacing w:after="240" w:line="276" w:lineRule="auto"/>
        <w:ind w:left="927"/>
        <w:rPr>
          <w:del w:id="1050" w:author="Александр Шрамков" w:date="2021-03-12T13:26:00Z"/>
          <w:rFonts w:ascii="Arial" w:hAnsi="Arial" w:cs="Arial"/>
        </w:rPr>
      </w:pPr>
      <w:del w:id="1051" w:author="Александр Шрамков" w:date="2021-03-12T13:26:00Z">
        <w:r w:rsidRPr="00777793" w:rsidDel="007B6B1F">
          <w:rPr>
            <w:rFonts w:ascii="Arial" w:hAnsi="Arial" w:cs="Arial"/>
          </w:rPr>
          <w:delText>- Группа планирования;</w:delText>
        </w:r>
      </w:del>
    </w:p>
    <w:p w14:paraId="1F08C591" w14:textId="44817227" w:rsidR="00AD5B0D" w:rsidRPr="00777793" w:rsidDel="007B6B1F" w:rsidRDefault="00AD5B0D" w:rsidP="00AD5B0D">
      <w:pPr>
        <w:spacing w:after="240" w:line="276" w:lineRule="auto"/>
        <w:ind w:left="927"/>
        <w:jc w:val="left"/>
        <w:rPr>
          <w:del w:id="1052" w:author="Александр Шрамков" w:date="2021-03-12T13:26:00Z"/>
          <w:rFonts w:ascii="Arial" w:hAnsi="Arial" w:cs="Arial"/>
        </w:rPr>
      </w:pPr>
      <w:del w:id="1053" w:author="Александр Шрамков" w:date="2021-03-12T13:26:00Z">
        <w:r w:rsidRPr="00777793" w:rsidDel="007B6B1F">
          <w:rPr>
            <w:rFonts w:ascii="Arial" w:hAnsi="Arial" w:cs="Arial"/>
          </w:rPr>
          <w:delText>- Период (с .. по).</w:delText>
        </w:r>
      </w:del>
    </w:p>
    <w:p w14:paraId="5ECDF104" w14:textId="6157F1C3" w:rsidR="00401B8F" w:rsidRPr="00777793" w:rsidDel="007B6B1F" w:rsidRDefault="00401B8F" w:rsidP="00401B8F">
      <w:pPr>
        <w:rPr>
          <w:del w:id="1054" w:author="Александр Шрамков" w:date="2021-03-12T13:27:00Z"/>
          <w:rFonts w:ascii="Arial" w:eastAsiaTheme="majorEastAsia" w:hAnsi="Arial" w:cs="Arial"/>
        </w:rPr>
      </w:pPr>
    </w:p>
    <w:p w14:paraId="1DA3FD99" w14:textId="4E84331A" w:rsidR="00401B8F" w:rsidRPr="00777793" w:rsidRDefault="000E5A9A">
      <w:pPr>
        <w:pStyle w:val="4"/>
      </w:pPr>
      <w:bookmarkStart w:id="1055" w:name="_Ref39070074"/>
      <w:r>
        <w:t>Шаг процесса 8</w:t>
      </w:r>
      <w:r w:rsidR="00401B8F" w:rsidRPr="00777793">
        <w:t xml:space="preserve">0 – </w:t>
      </w:r>
      <w:bookmarkStart w:id="1056" w:name="_Hlk524945624"/>
      <w:r w:rsidR="002C1F38">
        <w:t>Проверка</w:t>
      </w:r>
      <w:r w:rsidR="005824C4">
        <w:t xml:space="preserve"> доступности </w:t>
      </w:r>
      <w:r w:rsidR="00401B8F" w:rsidRPr="00777793">
        <w:t xml:space="preserve">МТР по запланированным на </w:t>
      </w:r>
      <w:r w:rsidR="00A40AF9" w:rsidRPr="00777793">
        <w:t xml:space="preserve">месяц </w:t>
      </w:r>
      <w:r w:rsidR="00401B8F" w:rsidRPr="00777793">
        <w:t>воздействиям на ПА</w:t>
      </w:r>
      <w:bookmarkEnd w:id="1055"/>
      <w:bookmarkEnd w:id="1056"/>
    </w:p>
    <w:p w14:paraId="37449393" w14:textId="13D98CFF" w:rsidR="00401B8F" w:rsidRPr="00777793" w:rsidDel="00254389" w:rsidRDefault="00401B8F" w:rsidP="00401B8F">
      <w:pPr>
        <w:rPr>
          <w:del w:id="1057" w:author="Попова Дарья" w:date="2020-07-23T10:25:00Z"/>
          <w:rFonts w:ascii="Arial" w:eastAsiaTheme="majorEastAsia" w:hAnsi="Arial" w:cs="Arial"/>
        </w:rPr>
      </w:pPr>
    </w:p>
    <w:p w14:paraId="625DE629" w14:textId="1080DD7F" w:rsidR="006B1360" w:rsidRPr="00254389" w:rsidRDefault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58" w:author="Попова Дарья" w:date="2020-07-23T10:25:00Z">
            <w:rPr>
              <w:rFonts w:ascii="Arial" w:hAnsi="Arial" w:cs="Arial"/>
            </w:rPr>
          </w:rPrChange>
        </w:rPr>
        <w:pPrChange w:id="1059" w:author="Попова Дарья" w:date="2020-07-23T10:25:00Z">
          <w:pPr>
            <w:spacing w:after="240" w:line="276" w:lineRule="auto"/>
            <w:ind w:firstLine="709"/>
          </w:pPr>
        </w:pPrChange>
      </w:pPr>
      <w:r w:rsidRPr="00254389">
        <w:rPr>
          <w:rFonts w:ascii="Arial" w:hAnsi="Arial" w:cs="Arial"/>
          <w:color w:val="000000" w:themeColor="text1"/>
          <w:rPrChange w:id="1060" w:author="Попова Дарья" w:date="2020-07-23T10:25:00Z">
            <w:rPr>
              <w:rFonts w:ascii="Arial" w:hAnsi="Arial" w:cs="Arial"/>
            </w:rPr>
          </w:rPrChange>
        </w:rPr>
        <w:t>Для планируемых заказов ТОРО</w:t>
      </w:r>
      <w:ins w:id="1061" w:author="Попова Дарья" w:date="2020-07-22T16:11:00Z">
        <w:r w:rsidR="00FA6FD0" w:rsidRPr="00254389">
          <w:rPr>
            <w:rFonts w:ascii="Arial" w:hAnsi="Arial" w:cs="Arial"/>
            <w:color w:val="000000" w:themeColor="text1"/>
            <w:rPrChange w:id="1062" w:author="Попова Дарья" w:date="2020-07-23T10:25:00Z">
              <w:rPr>
                <w:rFonts w:ascii="Arial" w:hAnsi="Arial" w:cs="Arial"/>
                <w:lang w:val="en-US"/>
              </w:rPr>
            </w:rPrChange>
          </w:rPr>
          <w:t xml:space="preserve">/ </w:t>
        </w:r>
        <w:r w:rsidR="00FA6FD0" w:rsidRPr="00254389">
          <w:rPr>
            <w:rFonts w:ascii="Arial" w:hAnsi="Arial" w:cs="Arial"/>
            <w:color w:val="000000" w:themeColor="text1"/>
            <w:rPrChange w:id="1063" w:author="Попова Дарья" w:date="2020-07-23T10:25:00Z">
              <w:rPr>
                <w:rFonts w:ascii="Arial" w:hAnsi="Arial" w:cs="Arial"/>
              </w:rPr>
            </w:rPrChange>
          </w:rPr>
          <w:t>сетевых графиков</w:t>
        </w:r>
      </w:ins>
      <w:r w:rsidRPr="00254389">
        <w:rPr>
          <w:rFonts w:ascii="Arial" w:hAnsi="Arial" w:cs="Arial"/>
          <w:color w:val="000000" w:themeColor="text1"/>
          <w:rPrChange w:id="1064" w:author="Попова Дарья" w:date="2020-07-23T10:25:00Z">
            <w:rPr>
              <w:rFonts w:ascii="Arial" w:hAnsi="Arial" w:cs="Arial"/>
            </w:rPr>
          </w:rPrChange>
        </w:rPr>
        <w:t xml:space="preserve"> Планировщик ТОиР </w:t>
      </w:r>
      <w:r w:rsidR="007C2A87" w:rsidRPr="00254389">
        <w:rPr>
          <w:rFonts w:ascii="Arial" w:hAnsi="Arial" w:cs="Arial"/>
          <w:color w:val="000000" w:themeColor="text1"/>
          <w:rPrChange w:id="1065" w:author="Попова Дарья" w:date="2020-07-23T10:25:00Z">
            <w:rPr>
              <w:rFonts w:ascii="Arial" w:hAnsi="Arial" w:cs="Arial"/>
            </w:rPr>
          </w:rPrChange>
        </w:rPr>
        <w:t xml:space="preserve">УО </w:t>
      </w:r>
      <w:ins w:id="1066" w:author="Попова Дарья" w:date="2020-07-22T16:11:00Z">
        <w:r w:rsidR="00FA6FD0" w:rsidRPr="00254389">
          <w:rPr>
            <w:rFonts w:ascii="Arial" w:hAnsi="Arial" w:cs="Arial"/>
            <w:color w:val="000000" w:themeColor="text1"/>
            <w:rPrChange w:id="1067" w:author="Попова Дарья" w:date="2020-07-23T10:25:00Z">
              <w:rPr>
                <w:rFonts w:ascii="Arial" w:hAnsi="Arial" w:cs="Arial"/>
              </w:rPr>
            </w:rPrChange>
          </w:rPr>
          <w:t xml:space="preserve">или Планировщик ЗиС УО </w:t>
        </w:r>
      </w:ins>
      <w:r w:rsidRPr="00254389">
        <w:rPr>
          <w:rFonts w:ascii="Arial" w:hAnsi="Arial" w:cs="Arial"/>
          <w:color w:val="000000" w:themeColor="text1"/>
          <w:rPrChange w:id="1068" w:author="Попова Дарья" w:date="2020-07-23T10:25:00Z">
            <w:rPr>
              <w:rFonts w:ascii="Arial" w:hAnsi="Arial" w:cs="Arial"/>
            </w:rPr>
          </w:rPrChange>
        </w:rPr>
        <w:t xml:space="preserve">(Исполнитель КП) анализирует доступность МТР по запланированным </w:t>
      </w:r>
      <w:r w:rsidRPr="00254389">
        <w:rPr>
          <w:rFonts w:ascii="Arial" w:hAnsi="Arial" w:cs="Arial"/>
          <w:color w:val="000000" w:themeColor="text1"/>
          <w:rPrChange w:id="1069" w:author="Попова Дарья" w:date="2020-07-23T10:25:00Z">
            <w:rPr>
              <w:rFonts w:ascii="Arial" w:hAnsi="Arial" w:cs="Arial"/>
            </w:rPr>
          </w:rPrChange>
        </w:rPr>
        <w:lastRenderedPageBreak/>
        <w:t xml:space="preserve">на месяц воздействиям на ПА на основе сформированного плана-графика в соответствующие сроки с помощью </w:t>
      </w:r>
      <w:r w:rsidR="006A1720" w:rsidRPr="00254389">
        <w:rPr>
          <w:rFonts w:ascii="Arial" w:hAnsi="Arial" w:cs="Arial"/>
          <w:color w:val="000000" w:themeColor="text1"/>
          <w:rPrChange w:id="1070" w:author="Попова Дарья" w:date="2020-07-23T10:25:00Z">
            <w:rPr>
              <w:rFonts w:ascii="Arial" w:hAnsi="Arial" w:cs="Arial"/>
            </w:rPr>
          </w:rPrChange>
        </w:rPr>
        <w:t>отчета по проверке доступности</w:t>
      </w:r>
      <w:r w:rsidR="006B1360" w:rsidRPr="00254389">
        <w:rPr>
          <w:rFonts w:ascii="Arial" w:hAnsi="Arial" w:cs="Arial"/>
          <w:color w:val="000000" w:themeColor="text1"/>
          <w:rPrChange w:id="1071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1CA5579B" w14:textId="13132F7D" w:rsidR="000845D8" w:rsidRPr="00254389" w:rsidRDefault="00265D8F" w:rsidP="000845D8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072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073" w:author="Попова Дарья" w:date="2020-07-23T10:25:00Z">
            <w:rPr>
              <w:rFonts w:ascii="Arial" w:hAnsi="Arial" w:cs="Arial"/>
            </w:rPr>
          </w:rPrChange>
        </w:rPr>
        <w:t xml:space="preserve">Для проверки доступности МТР используется транзакция </w:t>
      </w:r>
      <w:del w:id="1074" w:author="Попова Дарья" w:date="2020-07-22T16:12:00Z">
        <w:r w:rsidRPr="00254389" w:rsidDel="00FA6FD0">
          <w:rPr>
            <w:rFonts w:ascii="Arial" w:hAnsi="Arial" w:cs="Arial"/>
            <w:color w:val="000000" w:themeColor="text1"/>
            <w:rPrChange w:id="1075" w:author="Попова Дарья" w:date="2020-07-23T10:25:00Z">
              <w:rPr>
                <w:rFonts w:ascii="Arial" w:hAnsi="Arial" w:cs="Arial"/>
              </w:rPr>
            </w:rPrChange>
          </w:rPr>
          <w:delText>«</w:delText>
        </w:r>
      </w:del>
      <w:r w:rsidR="00A529CF" w:rsidRPr="00254389">
        <w:rPr>
          <w:rFonts w:ascii="Arial" w:hAnsi="Arial" w:cs="Arial"/>
          <w:color w:val="000000" w:themeColor="text1"/>
          <w:rPrChange w:id="1076" w:author="Попова Дарья" w:date="2020-07-23T10:25:00Z">
            <w:rPr>
              <w:rFonts w:ascii="Arial" w:hAnsi="Arial" w:cs="Arial"/>
              <w:lang w:val="en-US"/>
            </w:rPr>
          </w:rPrChange>
        </w:rPr>
        <w:t>ZPM</w:t>
      </w:r>
      <w:r w:rsidR="00A529CF" w:rsidRPr="00254389">
        <w:rPr>
          <w:rFonts w:ascii="Arial" w:hAnsi="Arial" w:cs="Arial"/>
          <w:color w:val="000000" w:themeColor="text1"/>
          <w:rPrChange w:id="1077" w:author="Попова Дарья" w:date="2020-07-23T10:25:00Z">
            <w:rPr>
              <w:rFonts w:ascii="Arial" w:hAnsi="Arial" w:cs="Arial"/>
            </w:rPr>
          </w:rPrChange>
        </w:rPr>
        <w:t>_</w:t>
      </w:r>
      <w:r w:rsidRPr="00254389">
        <w:rPr>
          <w:rFonts w:ascii="Arial" w:hAnsi="Arial" w:cs="Arial"/>
          <w:color w:val="000000" w:themeColor="text1"/>
          <w:rPrChange w:id="1078" w:author="Попова Дарья" w:date="2020-07-23T10:25:00Z">
            <w:rPr>
              <w:rFonts w:ascii="Arial" w:hAnsi="Arial" w:cs="Arial"/>
            </w:rPr>
          </w:rPrChange>
        </w:rPr>
        <w:t xml:space="preserve">IWBK </w:t>
      </w:r>
      <w:ins w:id="1079" w:author="Попова Дарья" w:date="2020-07-22T16:12:00Z">
        <w:r w:rsidR="006F20EC" w:rsidRPr="00254389">
          <w:rPr>
            <w:rFonts w:ascii="Arial" w:hAnsi="Arial" w:cs="Arial"/>
            <w:color w:val="000000" w:themeColor="text1"/>
            <w:rPrChange w:id="1080" w:author="Попова Дарья" w:date="2020-07-23T10:25:00Z">
              <w:rPr>
                <w:rFonts w:ascii="Arial" w:hAnsi="Arial" w:cs="Arial"/>
              </w:rPr>
            </w:rPrChange>
          </w:rPr>
          <w:t>«</w:t>
        </w:r>
      </w:ins>
      <w:r w:rsidR="00A529CF" w:rsidRPr="00254389">
        <w:rPr>
          <w:rFonts w:ascii="Arial" w:hAnsi="Arial" w:cs="Arial"/>
          <w:color w:val="000000" w:themeColor="text1"/>
          <w:rPrChange w:id="1081" w:author="Попова Дарья" w:date="2020-07-23T10:25:00Z">
            <w:rPr>
              <w:rFonts w:ascii="Arial" w:hAnsi="Arial" w:cs="Arial"/>
            </w:rPr>
          </w:rPrChange>
        </w:rPr>
        <w:t xml:space="preserve">Отчет </w:t>
      </w:r>
      <w:r w:rsidRPr="00254389">
        <w:rPr>
          <w:rFonts w:ascii="Arial" w:hAnsi="Arial" w:cs="Arial"/>
          <w:color w:val="000000" w:themeColor="text1"/>
          <w:rPrChange w:id="1082" w:author="Попова Дарья" w:date="2020-07-23T10:25:00Z">
            <w:rPr>
              <w:rFonts w:ascii="Arial" w:hAnsi="Arial" w:cs="Arial"/>
            </w:rPr>
          </w:rPrChange>
        </w:rPr>
        <w:t>о доступности материала».</w:t>
      </w:r>
      <w:r w:rsidR="00947256" w:rsidRPr="00254389">
        <w:rPr>
          <w:rFonts w:ascii="Arial" w:hAnsi="Arial" w:cs="Arial"/>
          <w:color w:val="000000" w:themeColor="text1"/>
          <w:rPrChange w:id="1083" w:author="Попова Дарья" w:date="2020-07-23T10:25:00Z">
            <w:rPr>
              <w:rFonts w:ascii="Arial" w:hAnsi="Arial" w:cs="Arial"/>
            </w:rPr>
          </w:rPrChange>
        </w:rPr>
        <w:t xml:space="preserve"> Области планирования потребности</w:t>
      </w:r>
      <w:r w:rsidR="0036573D" w:rsidRPr="00254389">
        <w:rPr>
          <w:rFonts w:ascii="Arial" w:hAnsi="Arial" w:cs="Arial"/>
          <w:color w:val="000000" w:themeColor="text1"/>
          <w:rPrChange w:id="1084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="00947256" w:rsidRPr="00254389">
        <w:rPr>
          <w:rFonts w:ascii="Arial" w:hAnsi="Arial" w:cs="Arial"/>
          <w:color w:val="000000" w:themeColor="text1"/>
          <w:rPrChange w:id="1085" w:author="Попова Дарья" w:date="2020-07-23T10:25:00Z">
            <w:rPr>
              <w:rFonts w:ascii="Arial" w:hAnsi="Arial" w:cs="Arial"/>
            </w:rPr>
          </w:rPrChange>
        </w:rPr>
        <w:t>представлены в описании процесса Оперативного планирования обеспечения в разделе 5.2.4. КД «</w:t>
      </w:r>
      <w:del w:id="1086" w:author="Александр Шрамков" w:date="2021-03-10T18:18:00Z">
        <w:r w:rsidR="00947256" w:rsidRPr="00254389" w:rsidDel="00923C4E">
          <w:rPr>
            <w:rFonts w:ascii="Arial" w:hAnsi="Arial" w:cs="Arial"/>
            <w:color w:val="000000" w:themeColor="text1"/>
            <w:rPrChange w:id="1087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088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947256" w:rsidRPr="00254389" w:rsidDel="00923C4E">
          <w:rPr>
            <w:rFonts w:ascii="Arial" w:hAnsi="Arial" w:cs="Arial"/>
            <w:color w:val="000000" w:themeColor="text1"/>
            <w:rPrChange w:id="1089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090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091" w:author="Попова Дарья" w:date="2020-07-23T10:25:00Z">
            <w:rPr>
              <w:rFonts w:ascii="Arial" w:hAnsi="Arial" w:cs="Arial"/>
            </w:rPr>
          </w:rPrChange>
        </w:rPr>
        <w:t>9</w:t>
      </w:r>
      <w:r w:rsidR="00947256" w:rsidRPr="00254389">
        <w:rPr>
          <w:rFonts w:ascii="Arial" w:hAnsi="Arial" w:cs="Arial"/>
          <w:color w:val="000000" w:themeColor="text1"/>
          <w:rPrChange w:id="1092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093" w:author="Попова Дарья" w:date="2020-07-23T10:25:00Z">
            <w:rPr>
              <w:rFonts w:ascii="Arial" w:hAnsi="Arial" w:cs="Arial"/>
            </w:rPr>
          </w:rPrChange>
        </w:rPr>
        <w:t>2.</w:t>
      </w:r>
      <w:r w:rsidR="00947256" w:rsidRPr="00254389">
        <w:rPr>
          <w:rFonts w:ascii="Arial" w:hAnsi="Arial" w:cs="Arial"/>
          <w:color w:val="000000" w:themeColor="text1"/>
          <w:rPrChange w:id="1094" w:author="Попова Дарья" w:date="2020-07-23T10:25:00Z">
            <w:rPr>
              <w:rFonts w:ascii="Arial" w:hAnsi="Arial" w:cs="Arial"/>
            </w:rPr>
          </w:rPrChange>
        </w:rPr>
        <w:t>58 Планирование обеспечения МТР, работами и услугами».</w:t>
      </w:r>
      <w:r w:rsidR="000845D8" w:rsidRPr="00254389">
        <w:rPr>
          <w:rFonts w:ascii="Arial" w:hAnsi="Arial" w:cs="Arial"/>
          <w:color w:val="000000" w:themeColor="text1"/>
          <w:rPrChange w:id="1095" w:author="Попова Дарья" w:date="2020-07-23T10:25:00Z">
            <w:rPr>
              <w:rFonts w:ascii="Arial" w:hAnsi="Arial" w:cs="Arial"/>
            </w:rPr>
          </w:rPrChange>
        </w:rPr>
        <w:t xml:space="preserve"> Разработкой PM75 предусматривается расширение данного отчета для отражения информации по сетевым графикам и статуса обеспечения потребности</w:t>
      </w:r>
      <w:r w:rsidR="00757920" w:rsidRPr="00254389">
        <w:rPr>
          <w:rFonts w:ascii="Arial" w:hAnsi="Arial" w:cs="Arial"/>
          <w:color w:val="000000" w:themeColor="text1"/>
          <w:rPrChange w:id="1096" w:author="Попова Дарья" w:date="2020-07-23T10:25:00Z">
            <w:rPr>
              <w:rFonts w:ascii="Arial" w:hAnsi="Arial" w:cs="Arial"/>
            </w:rPr>
          </w:rPrChange>
        </w:rPr>
        <w:t xml:space="preserve"> (</w:t>
      </w:r>
      <w:r w:rsidR="000845D8" w:rsidRPr="00254389">
        <w:rPr>
          <w:rFonts w:ascii="Arial" w:hAnsi="Arial" w:cs="Arial"/>
          <w:color w:val="000000" w:themeColor="text1"/>
          <w:rPrChange w:id="1097" w:author="Попова Дарья" w:date="2020-07-23T10:25:00Z">
            <w:rPr>
              <w:rFonts w:ascii="Arial" w:hAnsi="Arial" w:cs="Arial"/>
            </w:rPr>
          </w:rPrChange>
        </w:rPr>
        <w:t xml:space="preserve">см. раздел </w:t>
      </w:r>
      <w:r w:rsidR="00757920" w:rsidRPr="00254389">
        <w:rPr>
          <w:rFonts w:ascii="Arial" w:hAnsi="Arial" w:cs="Arial"/>
          <w:color w:val="000000" w:themeColor="text1"/>
          <w:rPrChange w:id="1098" w:author="Попова Дарья" w:date="2020-07-23T10:25:00Z">
            <w:rPr>
              <w:rFonts w:ascii="Arial" w:hAnsi="Arial" w:cs="Arial"/>
            </w:rPr>
          </w:rPrChange>
        </w:rPr>
        <w:t>«</w:t>
      </w:r>
      <w:r w:rsidR="006565CF" w:rsidRPr="00254389">
        <w:rPr>
          <w:rFonts w:ascii="Arial" w:hAnsi="Arial" w:cs="Arial"/>
          <w:color w:val="000000" w:themeColor="text1"/>
          <w:rPrChange w:id="1099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6565CF" w:rsidRPr="00254389">
        <w:rPr>
          <w:rFonts w:ascii="Arial" w:hAnsi="Arial" w:cs="Arial"/>
          <w:color w:val="000000" w:themeColor="text1"/>
          <w:rPrChange w:id="1100" w:author="Попова Дарья" w:date="2020-07-23T10:25:00Z">
            <w:rPr>
              <w:rFonts w:ascii="Arial" w:hAnsi="Arial" w:cs="Arial"/>
            </w:rPr>
          </w:rPrChange>
        </w:rPr>
        <w:instrText xml:space="preserve"> REF _Ref39063779 \r \h </w:instrText>
      </w:r>
      <w:r w:rsidR="00757920" w:rsidRPr="00254389">
        <w:rPr>
          <w:rFonts w:ascii="Arial" w:hAnsi="Arial" w:cs="Arial"/>
          <w:color w:val="000000" w:themeColor="text1"/>
          <w:rPrChange w:id="1101" w:author="Попова Дарья" w:date="2020-07-23T10:25:00Z">
            <w:rPr>
              <w:rFonts w:ascii="Arial" w:hAnsi="Arial" w:cs="Arial"/>
            </w:rPr>
          </w:rPrChange>
        </w:rPr>
        <w:instrText xml:space="preserve"> \* MERGEFORMAT </w:instrText>
      </w:r>
      <w:r w:rsidR="006565CF" w:rsidRPr="00254389">
        <w:rPr>
          <w:rFonts w:ascii="Arial" w:hAnsi="Arial" w:cs="Arial"/>
          <w:color w:val="000000" w:themeColor="text1"/>
          <w:rPrChange w:id="1102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6565CF" w:rsidRPr="00254389">
        <w:rPr>
          <w:rFonts w:ascii="Arial" w:hAnsi="Arial" w:cs="Arial"/>
          <w:color w:val="000000" w:themeColor="text1"/>
          <w:rPrChange w:id="1103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ins w:id="1104" w:author="ShramkovAB" w:date="2021-04-12T16:50:00Z">
        <w:r w:rsidR="00DD0D1E">
          <w:rPr>
            <w:rFonts w:ascii="Arial" w:hAnsi="Arial" w:cs="Arial"/>
            <w:color w:val="000000" w:themeColor="text1"/>
          </w:rPr>
          <w:t>5.10.6</w:t>
        </w:r>
      </w:ins>
      <w:del w:id="1105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106" w:author="Попова Дарья" w:date="2020-07-23T10:25:00Z">
              <w:rPr>
                <w:rFonts w:ascii="Arial" w:hAnsi="Arial" w:cs="Arial"/>
              </w:rPr>
            </w:rPrChange>
          </w:rPr>
          <w:delText>5.10.6</w:delText>
        </w:r>
      </w:del>
      <w:r w:rsidR="006565CF" w:rsidRPr="00254389">
        <w:rPr>
          <w:rFonts w:ascii="Arial" w:hAnsi="Arial" w:cs="Arial"/>
          <w:color w:val="000000" w:themeColor="text1"/>
          <w:rPrChange w:id="1107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6565CF" w:rsidRPr="00254389">
        <w:rPr>
          <w:rFonts w:ascii="Arial" w:hAnsi="Arial" w:cs="Arial"/>
          <w:color w:val="000000" w:themeColor="text1"/>
          <w:rPrChange w:id="1108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="006565CF" w:rsidRPr="00254389">
        <w:rPr>
          <w:rFonts w:ascii="Arial" w:hAnsi="Arial" w:cs="Arial"/>
          <w:color w:val="000000" w:themeColor="text1"/>
          <w:rPrChange w:id="1109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6565CF" w:rsidRPr="00254389">
        <w:rPr>
          <w:rFonts w:ascii="Arial" w:hAnsi="Arial" w:cs="Arial"/>
          <w:color w:val="000000" w:themeColor="text1"/>
          <w:rPrChange w:id="1110" w:author="Попова Дарья" w:date="2020-07-23T10:25:00Z">
            <w:rPr>
              <w:rFonts w:ascii="Arial" w:hAnsi="Arial" w:cs="Arial"/>
            </w:rPr>
          </w:rPrChange>
        </w:rPr>
        <w:instrText xml:space="preserve"> REF _Ref39063784 \h </w:instrText>
      </w:r>
      <w:r w:rsidR="00757920" w:rsidRPr="00254389">
        <w:rPr>
          <w:rFonts w:ascii="Arial" w:hAnsi="Arial" w:cs="Arial"/>
          <w:color w:val="000000" w:themeColor="text1"/>
          <w:rPrChange w:id="1111" w:author="Попова Дарья" w:date="2020-07-23T10:25:00Z">
            <w:rPr>
              <w:rFonts w:ascii="Arial" w:hAnsi="Arial" w:cs="Arial"/>
            </w:rPr>
          </w:rPrChange>
        </w:rPr>
        <w:instrText xml:space="preserve"> \* MERGEFORMAT </w:instrText>
      </w:r>
      <w:r w:rsidR="006565CF" w:rsidRPr="00254389">
        <w:rPr>
          <w:rFonts w:ascii="Arial" w:hAnsi="Arial" w:cs="Arial"/>
          <w:color w:val="000000" w:themeColor="text1"/>
          <w:rPrChange w:id="1112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6565CF" w:rsidRPr="00254389">
        <w:rPr>
          <w:rFonts w:ascii="Arial" w:hAnsi="Arial" w:cs="Arial"/>
          <w:color w:val="000000" w:themeColor="text1"/>
          <w:rPrChange w:id="1113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hAnsi="Arial" w:cs="Arial"/>
          <w:color w:val="000000" w:themeColor="text1"/>
        </w:rPr>
        <w:t>Расширение отчета по проверке доступности материалов</w:t>
      </w:r>
      <w:r w:rsidR="006565CF" w:rsidRPr="00254389">
        <w:rPr>
          <w:rFonts w:ascii="Arial" w:hAnsi="Arial" w:cs="Arial"/>
          <w:color w:val="000000" w:themeColor="text1"/>
          <w:rPrChange w:id="1114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0845D8" w:rsidRPr="00254389">
        <w:rPr>
          <w:rFonts w:ascii="Arial" w:hAnsi="Arial" w:cs="Arial"/>
          <w:color w:val="000000" w:themeColor="text1"/>
          <w:rPrChange w:id="1115" w:author="Попова Дарья" w:date="2020-07-23T10:25:00Z">
            <w:rPr>
              <w:rFonts w:ascii="Arial" w:hAnsi="Arial" w:cs="Arial"/>
            </w:rPr>
          </w:rPrChange>
        </w:rPr>
        <w:t xml:space="preserve"> данного КД</w:t>
      </w:r>
      <w:r w:rsidR="00757920" w:rsidRPr="00254389">
        <w:rPr>
          <w:rFonts w:ascii="Arial" w:hAnsi="Arial" w:cs="Arial"/>
          <w:color w:val="000000" w:themeColor="text1"/>
          <w:rPrChange w:id="1116" w:author="Попова Дарья" w:date="2020-07-23T10:25:00Z">
            <w:rPr>
              <w:rFonts w:ascii="Arial" w:hAnsi="Arial" w:cs="Arial"/>
            </w:rPr>
          </w:rPrChange>
        </w:rPr>
        <w:t>»)</w:t>
      </w:r>
      <w:r w:rsidR="000845D8" w:rsidRPr="00254389">
        <w:rPr>
          <w:rFonts w:ascii="Arial" w:hAnsi="Arial" w:cs="Arial"/>
          <w:color w:val="000000" w:themeColor="text1"/>
          <w:rPrChange w:id="1117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2CA761E8" w14:textId="77777777" w:rsidR="00265D8F" w:rsidRPr="00254389" w:rsidRDefault="00265D8F" w:rsidP="00265D8F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18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119" w:author="Попова Дарья" w:date="2020-07-23T10:25:00Z">
            <w:rPr>
              <w:rFonts w:ascii="Arial" w:hAnsi="Arial" w:cs="Arial"/>
            </w:rPr>
          </w:rPrChange>
        </w:rPr>
        <w:t>Поля для заполнения на селекционном экране:</w:t>
      </w:r>
    </w:p>
    <w:p w14:paraId="78FD6A30" w14:textId="54B5EB2F" w:rsidR="00882D8C" w:rsidRDefault="00265D8F" w:rsidP="00265D8F">
      <w:pPr>
        <w:spacing w:after="240" w:line="276" w:lineRule="auto"/>
        <w:ind w:left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- </w:t>
      </w:r>
      <w:r w:rsidR="00882D8C">
        <w:rPr>
          <w:rFonts w:ascii="Arial" w:hAnsi="Arial" w:cs="Arial"/>
        </w:rPr>
        <w:t>Заказ ТОРО;</w:t>
      </w:r>
    </w:p>
    <w:p w14:paraId="2C63DC78" w14:textId="0CA0F661" w:rsidR="00265D8F" w:rsidRDefault="00882D8C" w:rsidP="00265D8F">
      <w:pPr>
        <w:spacing w:after="240" w:line="276" w:lineRule="auto"/>
        <w:ind w:left="567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r w:rsidR="00265D8F" w:rsidRPr="00777793">
        <w:rPr>
          <w:rFonts w:ascii="Arial" w:hAnsi="Arial" w:cs="Arial"/>
        </w:rPr>
        <w:t>Техническое место;</w:t>
      </w:r>
    </w:p>
    <w:p w14:paraId="16189E17" w14:textId="115030DE" w:rsidR="00A63605" w:rsidRPr="00777793" w:rsidRDefault="00A63605" w:rsidP="00265D8F">
      <w:pPr>
        <w:spacing w:after="240" w:line="276" w:lineRule="auto"/>
        <w:ind w:left="567"/>
        <w:jc w:val="left"/>
        <w:rPr>
          <w:rFonts w:ascii="Arial" w:hAnsi="Arial" w:cs="Arial"/>
        </w:rPr>
      </w:pPr>
      <w:r>
        <w:rPr>
          <w:rFonts w:ascii="Arial" w:hAnsi="Arial" w:cs="Arial"/>
        </w:rPr>
        <w:t>- Единица оборудования;</w:t>
      </w:r>
    </w:p>
    <w:p w14:paraId="33DE7376" w14:textId="0E0DC39C" w:rsidR="00265D8F" w:rsidRDefault="00265D8F" w:rsidP="002C1F38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E392A9D" w14:textId="3EFB1A7A" w:rsidR="00EA3D33" w:rsidRPr="00254389" w:rsidRDefault="00870D0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20" w:author="Попова Дарья" w:date="2020-07-23T10:25:00Z">
            <w:rPr>
              <w:rFonts w:ascii="Arial" w:hAnsi="Arial" w:cs="Arial"/>
            </w:rPr>
          </w:rPrChange>
        </w:rPr>
        <w:pPrChange w:id="1121" w:author="Попова Дарья" w:date="2020-07-23T10:25:00Z">
          <w:pPr>
            <w:spacing w:after="240" w:line="276" w:lineRule="auto"/>
            <w:ind w:firstLine="709"/>
          </w:pPr>
        </w:pPrChange>
      </w:pPr>
      <w:r w:rsidRPr="00254389">
        <w:rPr>
          <w:rFonts w:ascii="Arial" w:hAnsi="Arial" w:cs="Arial"/>
          <w:color w:val="000000" w:themeColor="text1"/>
          <w:rPrChange w:id="1122" w:author="Попова Дарья" w:date="2020-07-23T10:25:00Z">
            <w:rPr>
              <w:rFonts w:ascii="Arial" w:hAnsi="Arial" w:cs="Arial"/>
            </w:rPr>
          </w:rPrChange>
        </w:rPr>
        <w:t>Если МТР по заказу ТОРО</w:t>
      </w:r>
      <w:ins w:id="1123" w:author="Попова Дарья" w:date="2020-07-22T16:13:00Z">
        <w:r w:rsidR="006F20EC" w:rsidRPr="00254389">
          <w:rPr>
            <w:rFonts w:ascii="Arial" w:hAnsi="Arial" w:cs="Arial"/>
            <w:color w:val="000000" w:themeColor="text1"/>
            <w:rPrChange w:id="1124" w:author="Попова Дарья" w:date="2020-07-23T10:25:00Z">
              <w:rPr>
                <w:rFonts w:ascii="Arial" w:hAnsi="Arial" w:cs="Arial"/>
              </w:rPr>
            </w:rPrChange>
          </w:rPr>
          <w:t xml:space="preserve"> или сетевому графику</w:t>
        </w:r>
      </w:ins>
      <w:r w:rsidRPr="00254389">
        <w:rPr>
          <w:rFonts w:ascii="Arial" w:hAnsi="Arial" w:cs="Arial"/>
          <w:color w:val="000000" w:themeColor="text1"/>
          <w:rPrChange w:id="1125" w:author="Попова Дарья" w:date="2020-07-23T10:25:00Z">
            <w:rPr>
              <w:rFonts w:ascii="Arial" w:hAnsi="Arial" w:cs="Arial"/>
            </w:rPr>
          </w:rPrChange>
        </w:rPr>
        <w:t xml:space="preserve"> будет не доступен, Планировщик ТОиР </w:t>
      </w:r>
      <w:r w:rsidR="007C2A87" w:rsidRPr="00254389">
        <w:rPr>
          <w:rFonts w:ascii="Arial" w:hAnsi="Arial" w:cs="Arial"/>
          <w:color w:val="000000" w:themeColor="text1"/>
          <w:rPrChange w:id="1126" w:author="Попова Дарья" w:date="2020-07-23T10:25:00Z">
            <w:rPr>
              <w:rFonts w:ascii="Arial" w:hAnsi="Arial" w:cs="Arial"/>
            </w:rPr>
          </w:rPrChange>
        </w:rPr>
        <w:t>УО</w:t>
      </w:r>
      <w:ins w:id="1127" w:author="Попова Дарья" w:date="2020-07-22T16:14:00Z">
        <w:r w:rsidR="006F20EC" w:rsidRPr="00254389">
          <w:rPr>
            <w:rFonts w:ascii="Arial" w:hAnsi="Arial" w:cs="Arial"/>
            <w:color w:val="000000" w:themeColor="text1"/>
            <w:rPrChange w:id="1128" w:author="Попова Дарья" w:date="2020-07-23T10:25:00Z">
              <w:rPr>
                <w:rFonts w:ascii="Arial" w:hAnsi="Arial" w:cs="Arial"/>
              </w:rPr>
            </w:rPrChange>
          </w:rPr>
          <w:t xml:space="preserve"> или Планировщик ЗиС УО</w:t>
        </w:r>
      </w:ins>
      <w:r w:rsidR="007C2A87" w:rsidRPr="00254389">
        <w:rPr>
          <w:rFonts w:ascii="Arial" w:hAnsi="Arial" w:cs="Arial"/>
          <w:color w:val="000000" w:themeColor="text1"/>
          <w:rPrChange w:id="1129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130" w:author="Попова Дарья" w:date="2020-07-23T10:25:00Z">
            <w:rPr>
              <w:rFonts w:ascii="Arial" w:hAnsi="Arial" w:cs="Arial"/>
            </w:rPr>
          </w:rPrChange>
        </w:rPr>
        <w:t>имеет возможность по данным позициям перейти в отчет</w:t>
      </w:r>
      <w:r w:rsidR="00EA3D33" w:rsidRPr="00254389">
        <w:rPr>
          <w:rFonts w:ascii="Arial" w:hAnsi="Arial" w:cs="Arial"/>
          <w:color w:val="000000" w:themeColor="text1"/>
          <w:rPrChange w:id="1131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132" w:author="Попова Дарья" w:date="2020-07-23T10:25:00Z">
            <w:rPr>
              <w:rFonts w:ascii="Arial" w:hAnsi="Arial" w:cs="Arial"/>
            </w:rPr>
          </w:rPrChange>
        </w:rPr>
        <w:t>для</w:t>
      </w:r>
      <w:r w:rsidR="00EA3D33" w:rsidRPr="00254389">
        <w:rPr>
          <w:rFonts w:ascii="Arial" w:hAnsi="Arial" w:cs="Arial"/>
          <w:color w:val="000000" w:themeColor="text1"/>
          <w:rPrChange w:id="1133" w:author="Попова Дарья" w:date="2020-07-23T10:25:00Z">
            <w:rPr>
              <w:rFonts w:ascii="Arial" w:hAnsi="Arial" w:cs="Arial"/>
            </w:rPr>
          </w:rPrChange>
        </w:rPr>
        <w:t xml:space="preserve"> анализ</w:t>
      </w:r>
      <w:r w:rsidRPr="00254389">
        <w:rPr>
          <w:rFonts w:ascii="Arial" w:hAnsi="Arial" w:cs="Arial"/>
          <w:color w:val="000000" w:themeColor="text1"/>
          <w:rPrChange w:id="1134" w:author="Попова Дарья" w:date="2020-07-23T10:25:00Z">
            <w:rPr>
              <w:rFonts w:ascii="Arial" w:hAnsi="Arial" w:cs="Arial"/>
            </w:rPr>
          </w:rPrChange>
        </w:rPr>
        <w:t>а</w:t>
      </w:r>
      <w:r w:rsidR="00EA3D33" w:rsidRPr="00254389">
        <w:rPr>
          <w:rFonts w:ascii="Arial" w:hAnsi="Arial" w:cs="Arial"/>
          <w:color w:val="000000" w:themeColor="text1"/>
          <w:rPrChange w:id="1135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136" w:author="Попова Дарья" w:date="2020-07-23T10:25:00Z">
            <w:rPr>
              <w:rFonts w:ascii="Arial" w:hAnsi="Arial" w:cs="Arial"/>
            </w:rPr>
          </w:rPrChange>
        </w:rPr>
        <w:t xml:space="preserve">доступных </w:t>
      </w:r>
      <w:r w:rsidR="00EA3D33" w:rsidRPr="00254389">
        <w:rPr>
          <w:rFonts w:ascii="Arial" w:hAnsi="Arial" w:cs="Arial"/>
          <w:color w:val="000000" w:themeColor="text1"/>
          <w:rPrChange w:id="1137" w:author="Попова Дарья" w:date="2020-07-23T10:25:00Z">
            <w:rPr>
              <w:rFonts w:ascii="Arial" w:hAnsi="Arial" w:cs="Arial"/>
            </w:rPr>
          </w:rPrChange>
        </w:rPr>
        <w:t xml:space="preserve"> МТР в заказах ТОРО</w:t>
      </w:r>
      <w:r w:rsidR="00591CC5" w:rsidRPr="00254389">
        <w:rPr>
          <w:rFonts w:ascii="Arial" w:hAnsi="Arial" w:cs="Arial"/>
          <w:color w:val="000000" w:themeColor="text1"/>
          <w:rPrChange w:id="1138" w:author="Попова Дарья" w:date="2020-07-23T10:25:00Z">
            <w:rPr>
              <w:rFonts w:ascii="Arial" w:hAnsi="Arial" w:cs="Arial"/>
            </w:rPr>
          </w:rPrChange>
        </w:rPr>
        <w:t xml:space="preserve"> (№ разработки в реестре – PM25</w:t>
      </w:r>
      <w:r w:rsidR="00EB71E3" w:rsidRPr="00254389">
        <w:rPr>
          <w:rFonts w:ascii="Arial" w:hAnsi="Arial" w:cs="Arial"/>
          <w:color w:val="000000" w:themeColor="text1"/>
          <w:rPrChange w:id="1139" w:author="Попова Дарья" w:date="2020-07-23T10:25:00Z">
            <w:rPr>
              <w:rFonts w:ascii="Arial" w:hAnsi="Arial" w:cs="Arial"/>
            </w:rPr>
          </w:rPrChange>
        </w:rPr>
        <w:t xml:space="preserve"> «Отчет по целесообразности использования МТР в заказах ТОРО»</w:t>
      </w:r>
      <w:r w:rsidR="00591CC5" w:rsidRPr="00254389">
        <w:rPr>
          <w:rFonts w:ascii="Arial" w:hAnsi="Arial" w:cs="Arial"/>
          <w:color w:val="000000" w:themeColor="text1"/>
          <w:rPrChange w:id="1140" w:author="Попова Дарья" w:date="2020-07-23T10:25:00Z">
            <w:rPr>
              <w:rFonts w:ascii="Arial" w:hAnsi="Arial" w:cs="Arial"/>
            </w:rPr>
          </w:rPrChange>
        </w:rPr>
        <w:t>, см. раздел 5.10.7.2. КД</w:t>
      </w:r>
      <w:r w:rsidR="00E54291" w:rsidRPr="00254389">
        <w:rPr>
          <w:rFonts w:ascii="Arial" w:hAnsi="Arial" w:cs="Arial"/>
          <w:color w:val="000000" w:themeColor="text1"/>
          <w:rPrChange w:id="1141" w:author="Попова Дарья" w:date="2020-07-23T10:25:00Z">
            <w:rPr>
              <w:rFonts w:ascii="Arial" w:hAnsi="Arial" w:cs="Arial"/>
            </w:rPr>
          </w:rPrChange>
        </w:rPr>
        <w:t xml:space="preserve"> «</w:t>
      </w:r>
      <w:del w:id="1142" w:author="Александр Шрамков" w:date="2021-03-10T18:18:00Z">
        <w:r w:rsidR="00E54291" w:rsidRPr="00254389" w:rsidDel="00923C4E">
          <w:rPr>
            <w:rFonts w:ascii="Arial" w:hAnsi="Arial" w:cs="Arial"/>
            <w:color w:val="000000" w:themeColor="text1"/>
            <w:rPrChange w:id="1143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144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E54291" w:rsidRPr="00254389" w:rsidDel="00923C4E">
          <w:rPr>
            <w:rFonts w:ascii="Arial" w:hAnsi="Arial" w:cs="Arial"/>
            <w:color w:val="000000" w:themeColor="text1"/>
            <w:rPrChange w:id="1145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14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147" w:author="Попова Дарья" w:date="2020-07-23T10:25:00Z">
            <w:rPr>
              <w:rFonts w:ascii="Arial" w:hAnsi="Arial" w:cs="Arial"/>
            </w:rPr>
          </w:rPrChange>
        </w:rPr>
        <w:t>9</w:t>
      </w:r>
      <w:r w:rsidR="00E54291" w:rsidRPr="00254389">
        <w:rPr>
          <w:rFonts w:ascii="Arial" w:hAnsi="Arial" w:cs="Arial"/>
          <w:color w:val="000000" w:themeColor="text1"/>
          <w:rPrChange w:id="1148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149" w:author="Попова Дарья" w:date="2020-07-23T10:25:00Z">
            <w:rPr>
              <w:rFonts w:ascii="Arial" w:hAnsi="Arial" w:cs="Arial"/>
            </w:rPr>
          </w:rPrChange>
        </w:rPr>
        <w:t>2.</w:t>
      </w:r>
      <w:r w:rsidR="00E54291" w:rsidRPr="00254389">
        <w:rPr>
          <w:rFonts w:ascii="Arial" w:hAnsi="Arial" w:cs="Arial"/>
          <w:color w:val="000000" w:themeColor="text1"/>
          <w:rPrChange w:id="1150" w:author="Попова Дарья" w:date="2020-07-23T10:25:00Z">
            <w:rPr>
              <w:rFonts w:ascii="Arial" w:hAnsi="Arial" w:cs="Arial"/>
            </w:rPr>
          </w:rPrChange>
        </w:rPr>
        <w:t>52.PM.КД Годовое планирование воздействий на ПА»</w:t>
      </w:r>
      <w:r w:rsidR="00591CC5" w:rsidRPr="00254389">
        <w:rPr>
          <w:rFonts w:ascii="Arial" w:hAnsi="Arial" w:cs="Arial"/>
          <w:color w:val="000000" w:themeColor="text1"/>
          <w:rPrChange w:id="1151" w:author="Попова Дарья" w:date="2020-07-23T10:25:00Z">
            <w:rPr>
              <w:rFonts w:ascii="Arial" w:hAnsi="Arial" w:cs="Arial"/>
            </w:rPr>
          </w:rPrChange>
        </w:rPr>
        <w:t>)</w:t>
      </w:r>
      <w:r w:rsidR="00EA3D33" w:rsidRPr="00254389">
        <w:rPr>
          <w:rFonts w:ascii="Arial" w:hAnsi="Arial" w:cs="Arial"/>
          <w:color w:val="000000" w:themeColor="text1"/>
          <w:rPrChange w:id="1152" w:author="Попова Дарья" w:date="2020-07-23T10:25:00Z">
            <w:rPr>
              <w:rFonts w:ascii="Arial" w:hAnsi="Arial" w:cs="Arial"/>
            </w:rPr>
          </w:rPrChange>
        </w:rPr>
        <w:t>.</w:t>
      </w:r>
      <w:r w:rsidR="00CD69BF" w:rsidRPr="00254389">
        <w:rPr>
          <w:rFonts w:ascii="Arial" w:hAnsi="Arial" w:cs="Arial"/>
          <w:color w:val="000000" w:themeColor="text1"/>
          <w:rPrChange w:id="1153" w:author="Попова Дарья" w:date="2020-07-23T10:25:00Z">
            <w:rPr>
              <w:rFonts w:ascii="Arial" w:hAnsi="Arial" w:cs="Arial"/>
            </w:rPr>
          </w:rPrChange>
        </w:rPr>
        <w:t xml:space="preserve"> Используется транзакция </w:t>
      </w:r>
      <w:r w:rsidR="00470E81" w:rsidRPr="00254389">
        <w:rPr>
          <w:rFonts w:ascii="Arial" w:hAnsi="Arial" w:cs="Arial"/>
          <w:color w:val="000000" w:themeColor="text1"/>
          <w:rPrChange w:id="1154" w:author="Попова Дарья" w:date="2020-07-23T10:25:00Z">
            <w:rPr>
              <w:rFonts w:ascii="Arial" w:hAnsi="Arial" w:cs="Arial"/>
              <w:lang w:val="en-US"/>
            </w:rPr>
          </w:rPrChange>
        </w:rPr>
        <w:t>ZPM</w:t>
      </w:r>
      <w:r w:rsidR="00470E81" w:rsidRPr="00254389">
        <w:rPr>
          <w:rFonts w:ascii="Arial" w:hAnsi="Arial" w:cs="Arial"/>
          <w:color w:val="000000" w:themeColor="text1"/>
          <w:rPrChange w:id="1155" w:author="Попова Дарья" w:date="2020-07-23T10:25:00Z">
            <w:rPr>
              <w:rFonts w:ascii="Arial" w:hAnsi="Arial" w:cs="Arial"/>
            </w:rPr>
          </w:rPrChange>
        </w:rPr>
        <w:t>_</w:t>
      </w:r>
      <w:r w:rsidR="00470E81" w:rsidRPr="00254389">
        <w:rPr>
          <w:rFonts w:ascii="Arial" w:hAnsi="Arial" w:cs="Arial"/>
          <w:color w:val="000000" w:themeColor="text1"/>
          <w:rPrChange w:id="1156" w:author="Попова Дарья" w:date="2020-07-23T10:25:00Z">
            <w:rPr>
              <w:rFonts w:ascii="Arial" w:hAnsi="Arial" w:cs="Arial"/>
              <w:lang w:val="en-US"/>
            </w:rPr>
          </w:rPrChange>
        </w:rPr>
        <w:t>MTR</w:t>
      </w:r>
      <w:r w:rsidR="00CD69BF" w:rsidRPr="00254389">
        <w:rPr>
          <w:rFonts w:ascii="Arial" w:hAnsi="Arial" w:cs="Arial"/>
          <w:color w:val="000000" w:themeColor="text1"/>
          <w:rPrChange w:id="1157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6E545FD9" w14:textId="4587FF3F" w:rsidR="0046069E" w:rsidRPr="00254389" w:rsidRDefault="00EA3D33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58" w:author="Попова Дарья" w:date="2020-07-23T10:25:00Z">
            <w:rPr>
              <w:rFonts w:ascii="Arial" w:hAnsi="Arial" w:cs="Arial"/>
            </w:rPr>
          </w:rPrChange>
        </w:rPr>
        <w:pPrChange w:id="1159" w:author="Попова Дарья" w:date="2020-07-23T10:25:00Z">
          <w:pPr>
            <w:spacing w:after="240" w:line="276" w:lineRule="auto"/>
            <w:ind w:firstLine="709"/>
          </w:pPr>
        </w:pPrChange>
      </w:pPr>
      <w:del w:id="1160" w:author="Попова Дарья" w:date="2020-07-22T16:23:00Z">
        <w:r w:rsidRPr="00254389" w:rsidDel="00614365">
          <w:rPr>
            <w:rFonts w:ascii="Arial" w:hAnsi="Arial" w:cs="Arial"/>
            <w:color w:val="000000" w:themeColor="text1"/>
            <w:rPrChange w:id="1161" w:author="Попова Дарья" w:date="2020-07-23T10:25:00Z">
              <w:rPr>
                <w:rFonts w:ascii="Arial" w:hAnsi="Arial" w:cs="Arial"/>
              </w:rPr>
            </w:rPrChange>
          </w:rPr>
          <w:delText>Доработанный о</w:delText>
        </w:r>
      </w:del>
      <w:ins w:id="1162" w:author="Попова Дарья" w:date="2020-07-22T16:23:00Z">
        <w:r w:rsidR="00614365" w:rsidRPr="00254389">
          <w:rPr>
            <w:rFonts w:ascii="Arial" w:hAnsi="Arial" w:cs="Arial"/>
            <w:color w:val="000000" w:themeColor="text1"/>
            <w:rPrChange w:id="1163" w:author="Попова Дарья" w:date="2020-07-23T10:25:00Z">
              <w:rPr>
                <w:rFonts w:ascii="Arial" w:hAnsi="Arial" w:cs="Arial"/>
              </w:rPr>
            </w:rPrChange>
          </w:rPr>
          <w:t>О</w:t>
        </w:r>
      </w:ins>
      <w:r w:rsidRPr="00254389">
        <w:rPr>
          <w:rFonts w:ascii="Arial" w:hAnsi="Arial" w:cs="Arial"/>
          <w:color w:val="000000" w:themeColor="text1"/>
          <w:rPrChange w:id="1164" w:author="Попова Дарья" w:date="2020-07-23T10:25:00Z">
            <w:rPr>
              <w:rFonts w:ascii="Arial" w:hAnsi="Arial" w:cs="Arial"/>
            </w:rPr>
          </w:rPrChange>
        </w:rPr>
        <w:t xml:space="preserve">тчет </w:t>
      </w:r>
      <w:r w:rsidR="00591CC5" w:rsidRPr="00254389">
        <w:rPr>
          <w:rFonts w:ascii="Arial" w:hAnsi="Arial" w:cs="Arial"/>
          <w:color w:val="000000" w:themeColor="text1"/>
          <w:rPrChange w:id="1165" w:author="Попова Дарья" w:date="2020-07-23T10:25:00Z">
            <w:rPr>
              <w:rFonts w:ascii="Arial" w:hAnsi="Arial" w:cs="Arial"/>
            </w:rPr>
          </w:rPrChange>
        </w:rPr>
        <w:t>отража</w:t>
      </w:r>
      <w:r w:rsidRPr="00254389">
        <w:rPr>
          <w:rFonts w:ascii="Arial" w:hAnsi="Arial" w:cs="Arial"/>
          <w:color w:val="000000" w:themeColor="text1"/>
          <w:rPrChange w:id="1166" w:author="Попова Дарья" w:date="2020-07-23T10:25:00Z">
            <w:rPr>
              <w:rFonts w:ascii="Arial" w:hAnsi="Arial" w:cs="Arial"/>
            </w:rPr>
          </w:rPrChange>
        </w:rPr>
        <w:t>ет сроки поставки</w:t>
      </w:r>
      <w:r w:rsidR="00591CC5" w:rsidRPr="00254389">
        <w:rPr>
          <w:rFonts w:ascii="Arial" w:hAnsi="Arial" w:cs="Arial"/>
          <w:color w:val="000000" w:themeColor="text1"/>
          <w:rPrChange w:id="1167" w:author="Попова Дарья" w:date="2020-07-23T10:25:00Z">
            <w:rPr>
              <w:rFonts w:ascii="Arial" w:hAnsi="Arial" w:cs="Arial"/>
            </w:rPr>
          </w:rPrChange>
        </w:rPr>
        <w:t xml:space="preserve"> Lead Time</w:t>
      </w:r>
      <w:r w:rsidRPr="00254389">
        <w:rPr>
          <w:rFonts w:ascii="Arial" w:hAnsi="Arial" w:cs="Arial"/>
          <w:color w:val="000000" w:themeColor="text1"/>
          <w:rPrChange w:id="1168" w:author="Попова Дарья" w:date="2020-07-23T10:25:00Z">
            <w:rPr>
              <w:rFonts w:ascii="Arial" w:hAnsi="Arial" w:cs="Arial"/>
            </w:rPr>
          </w:rPrChange>
        </w:rPr>
        <w:t xml:space="preserve">, </w:t>
      </w:r>
      <w:r w:rsidR="00591CC5" w:rsidRPr="00254389">
        <w:rPr>
          <w:rFonts w:ascii="Arial" w:hAnsi="Arial" w:cs="Arial"/>
          <w:color w:val="000000" w:themeColor="text1"/>
          <w:rPrChange w:id="1169" w:author="Попова Дарья" w:date="2020-07-23T10:25:00Z">
            <w:rPr>
              <w:rFonts w:ascii="Arial" w:hAnsi="Arial" w:cs="Arial"/>
            </w:rPr>
          </w:rPrChange>
        </w:rPr>
        <w:t>сроки потребности,</w:t>
      </w:r>
      <w:r w:rsidR="007B7457" w:rsidRPr="00254389">
        <w:rPr>
          <w:rFonts w:ascii="Arial" w:hAnsi="Arial" w:cs="Arial"/>
          <w:color w:val="000000" w:themeColor="text1"/>
          <w:rPrChange w:id="1170" w:author="Попова Дарья" w:date="2020-07-23T10:25:00Z">
            <w:rPr>
              <w:rFonts w:ascii="Arial" w:hAnsi="Arial" w:cs="Arial"/>
            </w:rPr>
          </w:rPrChange>
        </w:rPr>
        <w:t xml:space="preserve"> доступность МТР-аналогов, включая ЗЧ собственного производства</w:t>
      </w:r>
      <w:r w:rsidRPr="00254389">
        <w:rPr>
          <w:rFonts w:ascii="Arial" w:hAnsi="Arial" w:cs="Arial"/>
          <w:color w:val="000000" w:themeColor="text1"/>
          <w:rPrChange w:id="1171" w:author="Попова Дарья" w:date="2020-07-23T10:25:00Z">
            <w:rPr>
              <w:rFonts w:ascii="Arial" w:hAnsi="Arial" w:cs="Arial"/>
            </w:rPr>
          </w:rPrChange>
        </w:rPr>
        <w:t xml:space="preserve"> путем раскрытия для каждого компонента данной информации. </w:t>
      </w:r>
    </w:p>
    <w:p w14:paraId="7D04CE55" w14:textId="42339236" w:rsidR="00591CC5" w:rsidRPr="00254389" w:rsidRDefault="0046069E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72" w:author="Попова Дарья" w:date="2020-07-23T10:25:00Z">
            <w:rPr>
              <w:rFonts w:ascii="Arial" w:hAnsi="Arial" w:cs="Arial"/>
            </w:rPr>
          </w:rPrChange>
        </w:rPr>
        <w:pPrChange w:id="1173" w:author="Попова Дарья" w:date="2020-07-23T10:25:00Z">
          <w:pPr>
            <w:spacing w:after="240" w:line="276" w:lineRule="auto"/>
            <w:ind w:firstLine="709"/>
          </w:pPr>
        </w:pPrChange>
      </w:pPr>
      <w:r w:rsidRPr="00254389">
        <w:rPr>
          <w:rFonts w:ascii="Arial" w:hAnsi="Arial" w:cs="Arial"/>
          <w:color w:val="000000" w:themeColor="text1"/>
          <w:rPrChange w:id="1174" w:author="Попова Дарья" w:date="2020-07-23T10:25:00Z">
            <w:rPr>
              <w:rFonts w:ascii="Arial" w:hAnsi="Arial" w:cs="Arial"/>
            </w:rPr>
          </w:rPrChange>
        </w:rPr>
        <w:t>Предусматривается возможность самостоятельно</w:t>
      </w:r>
      <w:r w:rsidR="00870D05" w:rsidRPr="00254389">
        <w:rPr>
          <w:rFonts w:ascii="Arial" w:hAnsi="Arial" w:cs="Arial"/>
          <w:color w:val="000000" w:themeColor="text1"/>
          <w:rPrChange w:id="1175" w:author="Попова Дарья" w:date="2020-07-23T10:25:00Z">
            <w:rPr>
              <w:rFonts w:ascii="Arial" w:hAnsi="Arial" w:cs="Arial"/>
            </w:rPr>
          </w:rPrChange>
        </w:rPr>
        <w:t>го запуска</w:t>
      </w:r>
      <w:r w:rsidRPr="00254389">
        <w:rPr>
          <w:rFonts w:ascii="Arial" w:hAnsi="Arial" w:cs="Arial"/>
          <w:color w:val="000000" w:themeColor="text1"/>
          <w:rPrChange w:id="1176" w:author="Попова Дарья" w:date="2020-07-23T10:25:00Z">
            <w:rPr>
              <w:rFonts w:ascii="Arial" w:hAnsi="Arial" w:cs="Arial"/>
            </w:rPr>
          </w:rPrChange>
        </w:rPr>
        <w:t xml:space="preserve"> отчета по использованию МТР в заказах ТОРО</w:t>
      </w:r>
      <w:ins w:id="1177" w:author="Попова Дарья" w:date="2020-07-22T16:23:00Z">
        <w:r w:rsidR="00614365" w:rsidRPr="00254389">
          <w:rPr>
            <w:rFonts w:ascii="Arial" w:hAnsi="Arial" w:cs="Arial"/>
            <w:color w:val="000000" w:themeColor="text1"/>
            <w:rPrChange w:id="1178" w:author="Попова Дарья" w:date="2020-07-23T10:25:00Z">
              <w:rPr>
                <w:rFonts w:ascii="Arial" w:hAnsi="Arial" w:cs="Arial"/>
              </w:rPr>
            </w:rPrChange>
          </w:rPr>
          <w:t>/ сетевых графиках</w:t>
        </w:r>
      </w:ins>
      <w:r w:rsidRPr="00254389">
        <w:rPr>
          <w:rFonts w:ascii="Arial" w:hAnsi="Arial" w:cs="Arial"/>
          <w:color w:val="000000" w:themeColor="text1"/>
          <w:rPrChange w:id="1179" w:author="Попова Дарья" w:date="2020-07-23T10:25:00Z">
            <w:rPr>
              <w:rFonts w:ascii="Arial" w:hAnsi="Arial" w:cs="Arial"/>
            </w:rPr>
          </w:rPrChange>
        </w:rPr>
        <w:t xml:space="preserve"> (№ разработки в реестре – PM25 «Отчет по целесообразности использования МТР в заказах ТОРО», см. раздел 5.10.7.2. КД «</w:t>
      </w:r>
      <w:del w:id="1180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181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182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183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184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185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186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187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188" w:author="Попова Дарья" w:date="2020-07-23T10:25:00Z">
            <w:rPr>
              <w:rFonts w:ascii="Arial" w:hAnsi="Arial" w:cs="Arial"/>
            </w:rPr>
          </w:rPrChange>
        </w:rPr>
        <w:t>52.PM.КД Годовое планирование воздействий на ПА»).</w:t>
      </w:r>
    </w:p>
    <w:p w14:paraId="7C8E2A4F" w14:textId="4F7CFDEE" w:rsidR="00591CC5" w:rsidRPr="00254389" w:rsidRDefault="00591CC5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189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190" w:author="Попова Дарья" w:date="2020-07-23T10:25:00Z">
            <w:rPr>
              <w:rFonts w:ascii="Arial" w:hAnsi="Arial" w:cs="Arial"/>
            </w:rPr>
          </w:rPrChange>
        </w:rPr>
        <w:t>По результатам анализа может быть принято решение о переносе сроков работ в случае отсутствия МТР в требуемые сроки, о замене МТР на аналоги или ЗЧ собственного производства.</w:t>
      </w:r>
      <w:r w:rsidR="00322FF7" w:rsidRPr="00254389">
        <w:rPr>
          <w:rFonts w:ascii="Arial" w:hAnsi="Arial" w:cs="Arial"/>
          <w:color w:val="000000" w:themeColor="text1"/>
          <w:rPrChange w:id="1191" w:author="Попова Дарья" w:date="2020-07-23T10:25:00Z">
            <w:rPr>
              <w:rFonts w:ascii="Arial" w:hAnsi="Arial" w:cs="Arial"/>
            </w:rPr>
          </w:rPrChange>
        </w:rPr>
        <w:t xml:space="preserve"> Также </w:t>
      </w:r>
      <w:r w:rsidR="003605FE" w:rsidRPr="00254389">
        <w:rPr>
          <w:rFonts w:ascii="Arial" w:hAnsi="Arial" w:cs="Arial"/>
          <w:color w:val="000000" w:themeColor="text1"/>
          <w:rPrChange w:id="1192" w:author="Попова Дарья" w:date="2020-07-23T10:25:00Z">
            <w:rPr>
              <w:rFonts w:ascii="Arial" w:hAnsi="Arial" w:cs="Arial"/>
            </w:rPr>
          </w:rPrChange>
        </w:rPr>
        <w:t>П</w:t>
      </w:r>
      <w:r w:rsidR="00322FF7" w:rsidRPr="00254389">
        <w:rPr>
          <w:rFonts w:ascii="Arial" w:hAnsi="Arial" w:cs="Arial"/>
          <w:color w:val="000000" w:themeColor="text1"/>
          <w:rPrChange w:id="1193" w:author="Попова Дарья" w:date="2020-07-23T10:25:00Z">
            <w:rPr>
              <w:rFonts w:ascii="Arial" w:hAnsi="Arial" w:cs="Arial"/>
            </w:rPr>
          </w:rPrChange>
        </w:rPr>
        <w:t>ланировщик</w:t>
      </w:r>
      <w:r w:rsidR="003605FE" w:rsidRPr="00254389">
        <w:rPr>
          <w:rFonts w:ascii="Arial" w:hAnsi="Arial" w:cs="Arial"/>
          <w:color w:val="000000" w:themeColor="text1"/>
          <w:rPrChange w:id="1194" w:author="Попова Дарья" w:date="2020-07-23T10:25:00Z">
            <w:rPr>
              <w:rFonts w:ascii="Arial" w:hAnsi="Arial" w:cs="Arial"/>
            </w:rPr>
          </w:rPrChange>
        </w:rPr>
        <w:t xml:space="preserve"> ТОиР УО</w:t>
      </w:r>
      <w:ins w:id="1195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196" w:author="Попова Дарья" w:date="2020-07-23T10:25:00Z">
              <w:rPr>
                <w:rFonts w:ascii="Arial" w:hAnsi="Arial" w:cs="Arial"/>
              </w:rPr>
            </w:rPrChange>
          </w:rPr>
          <w:t xml:space="preserve"> или Планировщик ЗиС УО</w:t>
        </w:r>
      </w:ins>
      <w:r w:rsidR="00322FF7" w:rsidRPr="00254389">
        <w:rPr>
          <w:rFonts w:ascii="Arial" w:hAnsi="Arial" w:cs="Arial"/>
          <w:color w:val="000000" w:themeColor="text1"/>
          <w:rPrChange w:id="1197" w:author="Попова Дарья" w:date="2020-07-23T10:25:00Z">
            <w:rPr>
              <w:rFonts w:ascii="Arial" w:hAnsi="Arial" w:cs="Arial"/>
            </w:rPr>
          </w:rPrChange>
        </w:rPr>
        <w:t xml:space="preserve"> должен проанализировать возможность перерезервирования имеющегося запаса с учетом приоритетов потребности (если имеются запасы МТР, запланированные под заказы ТОРО</w:t>
      </w:r>
      <w:ins w:id="1198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199" w:author="Попова Дарья" w:date="2020-07-23T10:25:00Z">
              <w:rPr>
                <w:rFonts w:ascii="Arial" w:hAnsi="Arial" w:cs="Arial"/>
              </w:rPr>
            </w:rPrChange>
          </w:rPr>
          <w:t>/ сетевые графики</w:t>
        </w:r>
      </w:ins>
      <w:r w:rsidR="00322FF7" w:rsidRPr="00254389">
        <w:rPr>
          <w:rFonts w:ascii="Arial" w:hAnsi="Arial" w:cs="Arial"/>
          <w:color w:val="000000" w:themeColor="text1"/>
          <w:rPrChange w:id="1200" w:author="Попова Дарья" w:date="2020-07-23T10:25:00Z">
            <w:rPr>
              <w:rFonts w:ascii="Arial" w:hAnsi="Arial" w:cs="Arial"/>
            </w:rPr>
          </w:rPrChange>
        </w:rPr>
        <w:t>, в резервированиях которых указан меньший приоритет потребности, чем у рассматриваемого заказа ТОРО</w:t>
      </w:r>
      <w:ins w:id="1201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202" w:author="Попова Дарья" w:date="2020-07-23T10:25:00Z">
              <w:rPr>
                <w:rFonts w:ascii="Arial" w:hAnsi="Arial" w:cs="Arial"/>
              </w:rPr>
            </w:rPrChange>
          </w:rPr>
          <w:t>/ сетевого графика</w:t>
        </w:r>
      </w:ins>
      <w:r w:rsidR="00322FF7" w:rsidRPr="00254389">
        <w:rPr>
          <w:rFonts w:ascii="Arial" w:hAnsi="Arial" w:cs="Arial"/>
          <w:color w:val="000000" w:themeColor="text1"/>
          <w:rPrChange w:id="1203" w:author="Попова Дарья" w:date="2020-07-23T10:25:00Z">
            <w:rPr>
              <w:rFonts w:ascii="Arial" w:hAnsi="Arial" w:cs="Arial"/>
            </w:rPr>
          </w:rPrChange>
        </w:rPr>
        <w:t>, они должны быть перерезервированы под рас</w:t>
      </w:r>
      <w:r w:rsidR="00322FF7" w:rsidRPr="00254389">
        <w:rPr>
          <w:rFonts w:ascii="Arial" w:hAnsi="Arial" w:cs="Arial"/>
          <w:color w:val="000000" w:themeColor="text1"/>
          <w:rPrChange w:id="1204" w:author="Попова Дарья" w:date="2020-07-23T10:25:00Z">
            <w:rPr>
              <w:rFonts w:ascii="Arial" w:hAnsi="Arial" w:cs="Arial"/>
            </w:rPr>
          </w:rPrChange>
        </w:rPr>
        <w:lastRenderedPageBreak/>
        <w:t>сматриваемый заказ ТОРО</w:t>
      </w:r>
      <w:ins w:id="1205" w:author="Попова Дарья" w:date="2020-07-22T16:24:00Z">
        <w:r w:rsidR="00614365" w:rsidRPr="00254389">
          <w:rPr>
            <w:rFonts w:ascii="Arial" w:hAnsi="Arial" w:cs="Arial"/>
            <w:color w:val="000000" w:themeColor="text1"/>
            <w:rPrChange w:id="1206" w:author="Попова Дарья" w:date="2020-07-23T10:25:00Z">
              <w:rPr>
                <w:rFonts w:ascii="Arial" w:hAnsi="Arial" w:cs="Arial"/>
              </w:rPr>
            </w:rPrChange>
          </w:rPr>
          <w:t>/ сетевой график</w:t>
        </w:r>
      </w:ins>
      <w:r w:rsidR="00322FF7" w:rsidRPr="00254389">
        <w:rPr>
          <w:rFonts w:ascii="Arial" w:hAnsi="Arial" w:cs="Arial"/>
          <w:color w:val="000000" w:themeColor="text1"/>
          <w:rPrChange w:id="1207" w:author="Попова Дарья" w:date="2020-07-23T10:25:00Z">
            <w:rPr>
              <w:rFonts w:ascii="Arial" w:hAnsi="Arial" w:cs="Arial"/>
            </w:rPr>
          </w:rPrChange>
        </w:rPr>
        <w:t>), см. КД «</w:t>
      </w:r>
      <w:del w:id="1208" w:author="Александр Шрамков" w:date="2021-03-10T18:18:00Z">
        <w:r w:rsidR="00322FF7" w:rsidRPr="00254389" w:rsidDel="00923C4E">
          <w:rPr>
            <w:rFonts w:ascii="Arial" w:hAnsi="Arial" w:cs="Arial"/>
            <w:color w:val="000000" w:themeColor="text1"/>
            <w:rPrChange w:id="1209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210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322FF7" w:rsidRPr="00254389" w:rsidDel="00923C4E">
          <w:rPr>
            <w:rFonts w:ascii="Arial" w:hAnsi="Arial" w:cs="Arial"/>
            <w:color w:val="000000" w:themeColor="text1"/>
            <w:rPrChange w:id="1211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212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213" w:author="Попова Дарья" w:date="2020-07-23T10:25:00Z">
            <w:rPr>
              <w:rFonts w:ascii="Arial" w:hAnsi="Arial" w:cs="Arial"/>
            </w:rPr>
          </w:rPrChange>
        </w:rPr>
        <w:t>9</w:t>
      </w:r>
      <w:r w:rsidR="00322FF7" w:rsidRPr="00254389">
        <w:rPr>
          <w:rFonts w:ascii="Arial" w:hAnsi="Arial" w:cs="Arial"/>
          <w:color w:val="000000" w:themeColor="text1"/>
          <w:rPrChange w:id="1214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215" w:author="Попова Дарья" w:date="2020-07-23T10:25:00Z">
            <w:rPr>
              <w:rFonts w:ascii="Arial" w:hAnsi="Arial" w:cs="Arial"/>
            </w:rPr>
          </w:rPrChange>
        </w:rPr>
        <w:t>2.</w:t>
      </w:r>
      <w:bookmarkStart w:id="1216" w:name="_Hlk517252322"/>
      <w:bookmarkEnd w:id="1216"/>
      <w:r w:rsidR="00322FF7" w:rsidRPr="00254389">
        <w:rPr>
          <w:rFonts w:ascii="Arial" w:hAnsi="Arial" w:cs="Arial"/>
          <w:color w:val="000000" w:themeColor="text1"/>
          <w:rPrChange w:id="1217" w:author="Попова Дарья" w:date="2020-07-23T10:25:00Z">
            <w:rPr>
              <w:rFonts w:ascii="Arial" w:hAnsi="Arial" w:cs="Arial"/>
            </w:rPr>
          </w:rPrChange>
        </w:rPr>
        <w:t>58 Планирование обеспечения МТР, работами и услугами», шаг процесса ПП-10.03.04.100 – Формирование запроса на перерезервирование инициатором запроса.</w:t>
      </w:r>
    </w:p>
    <w:p w14:paraId="74FA1D52" w14:textId="77E322B1" w:rsidR="00591CC5" w:rsidRPr="00254389" w:rsidRDefault="00591CC5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18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219" w:author="Попова Дарья" w:date="2020-07-23T10:25:00Z">
            <w:rPr>
              <w:rFonts w:ascii="Arial" w:hAnsi="Arial" w:cs="Arial"/>
            </w:rPr>
          </w:rPrChange>
        </w:rPr>
        <w:t>Если МТР в заказе необходимо корректировать, и в ходе обработки заказа корректировка не произведена – Планировщиком ТОиР</w:t>
      </w:r>
      <w:r w:rsidR="003605FE" w:rsidRPr="00254389">
        <w:rPr>
          <w:rFonts w:ascii="Arial" w:hAnsi="Arial" w:cs="Arial"/>
          <w:color w:val="000000" w:themeColor="text1"/>
          <w:rPrChange w:id="1220" w:author="Попова Дарья" w:date="2020-07-23T10:25:00Z">
            <w:rPr>
              <w:rFonts w:ascii="Arial" w:hAnsi="Arial" w:cs="Arial"/>
            </w:rPr>
          </w:rPrChange>
        </w:rPr>
        <w:t xml:space="preserve"> УО</w:t>
      </w:r>
      <w:r w:rsidRPr="00254389">
        <w:rPr>
          <w:rFonts w:ascii="Arial" w:hAnsi="Arial" w:cs="Arial"/>
          <w:color w:val="000000" w:themeColor="text1"/>
          <w:rPrChange w:id="1221" w:author="Попова Дарья" w:date="2020-07-23T10:25:00Z">
            <w:rPr>
              <w:rFonts w:ascii="Arial" w:hAnsi="Arial" w:cs="Arial"/>
            </w:rPr>
          </w:rPrChange>
        </w:rPr>
        <w:t xml:space="preserve"> на заказе устанавливается статус МТРК - МТР необходимо откорректировать. Корректировка </w:t>
      </w:r>
      <w:r w:rsidR="00470E81" w:rsidRPr="00254389">
        <w:rPr>
          <w:rFonts w:ascii="Arial" w:hAnsi="Arial" w:cs="Arial"/>
          <w:color w:val="000000" w:themeColor="text1"/>
          <w:rPrChange w:id="1222" w:author="Попова Дарья" w:date="2020-07-23T10:25:00Z">
            <w:rPr>
              <w:rFonts w:ascii="Arial" w:hAnsi="Arial" w:cs="Arial"/>
            </w:rPr>
          </w:rPrChange>
        </w:rPr>
        <w:t>МТР описана в разделе «</w:t>
      </w:r>
      <w:r w:rsidR="00470E81" w:rsidRPr="00254389">
        <w:rPr>
          <w:rFonts w:ascii="Arial" w:hAnsi="Arial" w:cs="Arial"/>
          <w:color w:val="000000" w:themeColor="text1"/>
          <w:rPrChange w:id="1223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470E81" w:rsidRPr="00254389">
        <w:rPr>
          <w:rFonts w:ascii="Arial" w:hAnsi="Arial" w:cs="Arial"/>
          <w:color w:val="000000" w:themeColor="text1"/>
          <w:rPrChange w:id="1224" w:author="Попова Дарья" w:date="2020-07-23T10:25:00Z">
            <w:rPr>
              <w:rFonts w:ascii="Arial" w:hAnsi="Arial" w:cs="Arial"/>
            </w:rPr>
          </w:rPrChange>
        </w:rPr>
        <w:instrText xml:space="preserve"> REF _Ref39064146 \r \h  \* MERGEFORMAT </w:instrText>
      </w:r>
      <w:r w:rsidR="00470E81" w:rsidRPr="00254389">
        <w:rPr>
          <w:rFonts w:ascii="Arial" w:hAnsi="Arial" w:cs="Arial"/>
          <w:color w:val="000000" w:themeColor="text1"/>
          <w:rPrChange w:id="1225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470E81" w:rsidRPr="00254389">
        <w:rPr>
          <w:rFonts w:ascii="Arial" w:hAnsi="Arial" w:cs="Arial"/>
          <w:color w:val="000000" w:themeColor="text1"/>
          <w:rPrChange w:id="1226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ins w:id="1227" w:author="ShramkovAB" w:date="2021-04-12T16:50:00Z">
        <w:r w:rsidR="00DD0D1E">
          <w:rPr>
            <w:rFonts w:ascii="Arial" w:hAnsi="Arial" w:cs="Arial"/>
            <w:color w:val="000000" w:themeColor="text1"/>
          </w:rPr>
          <w:t>5.2.1.8</w:t>
        </w:r>
      </w:ins>
      <w:del w:id="1228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229" w:author="Попова Дарья" w:date="2020-07-23T10:25:00Z">
              <w:rPr>
                <w:rFonts w:ascii="Arial" w:hAnsi="Arial" w:cs="Arial"/>
              </w:rPr>
            </w:rPrChange>
          </w:rPr>
          <w:delText>5.2.1.5</w:delText>
        </w:r>
      </w:del>
      <w:r w:rsidR="00470E81" w:rsidRPr="00254389">
        <w:rPr>
          <w:rFonts w:ascii="Arial" w:hAnsi="Arial" w:cs="Arial"/>
          <w:color w:val="000000" w:themeColor="text1"/>
          <w:rPrChange w:id="1230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470E81" w:rsidRPr="00254389">
        <w:rPr>
          <w:rFonts w:ascii="Arial" w:hAnsi="Arial" w:cs="Arial"/>
          <w:color w:val="000000" w:themeColor="text1"/>
          <w:rPrChange w:id="1231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="00470E81" w:rsidRPr="00254389">
        <w:rPr>
          <w:rFonts w:ascii="Arial" w:hAnsi="Arial" w:cs="Arial"/>
          <w:color w:val="000000" w:themeColor="text1"/>
          <w:rPrChange w:id="1232" w:author="Попова Дарья" w:date="2020-07-23T10:25:00Z">
            <w:rPr>
              <w:rFonts w:ascii="Arial" w:hAnsi="Arial" w:cs="Arial"/>
            </w:rPr>
          </w:rPrChange>
        </w:rPr>
        <w:fldChar w:fldCharType="begin"/>
      </w:r>
      <w:r w:rsidR="00470E81" w:rsidRPr="00254389">
        <w:rPr>
          <w:rFonts w:ascii="Arial" w:hAnsi="Arial" w:cs="Arial"/>
          <w:color w:val="000000" w:themeColor="text1"/>
          <w:rPrChange w:id="1233" w:author="Попова Дарья" w:date="2020-07-23T10:25:00Z">
            <w:rPr>
              <w:rFonts w:ascii="Arial" w:hAnsi="Arial" w:cs="Arial"/>
            </w:rPr>
          </w:rPrChange>
        </w:rPr>
        <w:instrText xml:space="preserve"> REF _Ref39064146 \h  \* MERGEFORMAT </w:instrText>
      </w:r>
      <w:r w:rsidR="00470E81" w:rsidRPr="00254389">
        <w:rPr>
          <w:rFonts w:ascii="Arial" w:hAnsi="Arial" w:cs="Arial"/>
          <w:color w:val="000000" w:themeColor="text1"/>
          <w:rPrChange w:id="1234" w:author="Попова Дарья" w:date="2020-07-23T10:25:00Z">
            <w:rPr>
              <w:rFonts w:ascii="Arial" w:hAnsi="Arial" w:cs="Arial"/>
              <w:color w:val="000000" w:themeColor="text1"/>
            </w:rPr>
          </w:rPrChange>
        </w:rPr>
      </w:r>
      <w:r w:rsidR="00470E81" w:rsidRPr="00254389">
        <w:rPr>
          <w:rFonts w:ascii="Arial" w:hAnsi="Arial" w:cs="Arial"/>
          <w:color w:val="000000" w:themeColor="text1"/>
          <w:rPrChange w:id="1235" w:author="Попова Дарья" w:date="2020-07-23T10:25:00Z">
            <w:rPr>
              <w:rFonts w:ascii="Arial" w:hAnsi="Arial" w:cs="Arial"/>
            </w:rPr>
          </w:rPrChange>
        </w:rPr>
        <w:fldChar w:fldCharType="separate"/>
      </w:r>
      <w:ins w:id="1236" w:author="ShramkovAB" w:date="2021-04-12T16:50:00Z">
        <w:r w:rsidR="00DD0D1E" w:rsidRPr="00DD0D1E">
          <w:rPr>
            <w:rFonts w:ascii="Arial" w:hAnsi="Arial" w:cs="Arial"/>
            <w:color w:val="000000" w:themeColor="text1"/>
            <w:rPrChange w:id="1237" w:author="ShramkovAB" w:date="2021-04-12T16:50:00Z">
              <w:rPr/>
            </w:rPrChange>
          </w:rPr>
          <w:t>Шаг процесса 90 – Замена МТР в заказах ТОРО/ СГ, проверка доступности</w:t>
        </w:r>
      </w:ins>
      <w:del w:id="1238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239" w:author="Попова Дарья" w:date="2020-07-23T10:25:00Z">
              <w:rPr>
                <w:rFonts w:ascii="Arial" w:hAnsi="Arial" w:cs="Arial"/>
              </w:rPr>
            </w:rPrChange>
          </w:rPr>
          <w:delText>Шаг процесса 90 – Замена МТР в заказах ТОРО</w:delText>
        </w:r>
      </w:del>
      <w:ins w:id="1240" w:author="Попова Дарья" w:date="2020-07-22T16:47:00Z">
        <w:del w:id="1241" w:author="ShramkovAB" w:date="2021-04-12T16:50:00Z">
          <w:r w:rsidR="00CF59C3" w:rsidRPr="00254389" w:rsidDel="00DD0D1E">
            <w:rPr>
              <w:rFonts w:ascii="Arial" w:hAnsi="Arial" w:cs="Arial"/>
              <w:color w:val="000000" w:themeColor="text1"/>
              <w:rPrChange w:id="1242" w:author="Попова Дарья" w:date="2020-07-23T10:25:00Z">
                <w:rPr>
                  <w:rFonts w:ascii="Arial" w:hAnsi="Arial" w:cs="Arial"/>
                </w:rPr>
              </w:rPrChange>
            </w:rPr>
            <w:delText>/ СГ</w:delText>
          </w:r>
        </w:del>
      </w:ins>
      <w:del w:id="1243" w:author="ShramkovAB" w:date="2021-04-12T16:50:00Z">
        <w:r w:rsidR="002D72A9" w:rsidRPr="00254389" w:rsidDel="00DD0D1E">
          <w:rPr>
            <w:rFonts w:ascii="Arial" w:hAnsi="Arial" w:cs="Arial"/>
            <w:color w:val="000000" w:themeColor="text1"/>
            <w:rPrChange w:id="1244" w:author="Попова Дарья" w:date="2020-07-23T10:25:00Z">
              <w:rPr>
                <w:rFonts w:ascii="Arial" w:hAnsi="Arial" w:cs="Arial"/>
              </w:rPr>
            </w:rPrChange>
          </w:rPr>
          <w:delText>, проверка доступности</w:delText>
        </w:r>
      </w:del>
      <w:r w:rsidR="00470E81" w:rsidRPr="00254389">
        <w:rPr>
          <w:rFonts w:ascii="Arial" w:hAnsi="Arial" w:cs="Arial"/>
          <w:color w:val="000000" w:themeColor="text1"/>
          <w:rPrChange w:id="1245" w:author="Попова Дарья" w:date="2020-07-23T10:25:00Z">
            <w:rPr>
              <w:rFonts w:ascii="Arial" w:hAnsi="Arial" w:cs="Arial"/>
            </w:rPr>
          </w:rPrChange>
        </w:rPr>
        <w:fldChar w:fldCharType="end"/>
      </w:r>
      <w:r w:rsidR="00470E81" w:rsidRPr="00254389">
        <w:rPr>
          <w:rFonts w:ascii="Arial" w:hAnsi="Arial" w:cs="Arial"/>
          <w:color w:val="000000" w:themeColor="text1"/>
          <w:rPrChange w:id="1246" w:author="Попова Дарья" w:date="2020-07-23T10:25:00Z">
            <w:rPr>
              <w:rFonts w:ascii="Arial" w:hAnsi="Arial" w:cs="Arial"/>
            </w:rPr>
          </w:rPrChange>
        </w:rPr>
        <w:t>»</w:t>
      </w:r>
      <w:r w:rsidRPr="00254389">
        <w:rPr>
          <w:rFonts w:ascii="Arial" w:hAnsi="Arial" w:cs="Arial"/>
          <w:color w:val="000000" w:themeColor="text1"/>
          <w:rPrChange w:id="1247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3A43C01C" w14:textId="092664E9" w:rsidR="00591CC5" w:rsidRPr="00254389" w:rsidRDefault="007B7457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48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249" w:author="Попова Дарья" w:date="2020-07-23T10:25:00Z">
            <w:rPr>
              <w:rFonts w:ascii="Arial" w:hAnsi="Arial" w:cs="Arial"/>
            </w:rPr>
          </w:rPrChange>
        </w:rPr>
        <w:t>Описание статусов</w:t>
      </w:r>
      <w:r w:rsidR="00591CC5" w:rsidRPr="00254389">
        <w:rPr>
          <w:rFonts w:ascii="Arial" w:hAnsi="Arial" w:cs="Arial"/>
          <w:color w:val="000000" w:themeColor="text1"/>
          <w:rPrChange w:id="1250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251" w:author="Попова Дарья" w:date="2020-07-23T10:25:00Z">
            <w:rPr>
              <w:rFonts w:ascii="Arial" w:hAnsi="Arial" w:cs="Arial"/>
            </w:rPr>
          </w:rPrChange>
        </w:rPr>
        <w:t xml:space="preserve">заказов </w:t>
      </w:r>
      <w:r w:rsidR="00591CC5" w:rsidRPr="00254389">
        <w:rPr>
          <w:rFonts w:ascii="Arial" w:hAnsi="Arial" w:cs="Arial"/>
          <w:color w:val="000000" w:themeColor="text1"/>
          <w:rPrChange w:id="1252" w:author="Попова Дарья" w:date="2020-07-23T10:25:00Z">
            <w:rPr>
              <w:rFonts w:ascii="Arial" w:hAnsi="Arial" w:cs="Arial"/>
            </w:rPr>
          </w:rPrChange>
        </w:rPr>
        <w:t>приведен</w:t>
      </w:r>
      <w:r w:rsidRPr="00254389">
        <w:rPr>
          <w:rFonts w:ascii="Arial" w:hAnsi="Arial" w:cs="Arial"/>
          <w:color w:val="000000" w:themeColor="text1"/>
          <w:rPrChange w:id="1253" w:author="Попова Дарья" w:date="2020-07-23T10:25:00Z">
            <w:rPr>
              <w:rFonts w:ascii="Arial" w:hAnsi="Arial" w:cs="Arial"/>
            </w:rPr>
          </w:rPrChange>
        </w:rPr>
        <w:t>о</w:t>
      </w:r>
      <w:r w:rsidR="00591CC5" w:rsidRPr="00254389">
        <w:rPr>
          <w:rFonts w:ascii="Arial" w:hAnsi="Arial" w:cs="Arial"/>
          <w:color w:val="000000" w:themeColor="text1"/>
          <w:rPrChange w:id="1254" w:author="Попова Дарья" w:date="2020-07-23T10:25:00Z">
            <w:rPr>
              <w:rFonts w:ascii="Arial" w:hAnsi="Arial" w:cs="Arial"/>
            </w:rPr>
          </w:rPrChange>
        </w:rPr>
        <w:t xml:space="preserve"> в разделе 5.7.1 КД</w:t>
      </w:r>
      <w:r w:rsidRPr="00254389">
        <w:rPr>
          <w:rFonts w:ascii="Arial" w:hAnsi="Arial" w:cs="Arial"/>
          <w:color w:val="000000" w:themeColor="text1"/>
          <w:rPrChange w:id="1255" w:author="Попова Дарья" w:date="2020-07-23T10:25:00Z">
            <w:rPr>
              <w:rFonts w:ascii="Arial" w:hAnsi="Arial" w:cs="Arial"/>
            </w:rPr>
          </w:rPrChange>
        </w:rPr>
        <w:t xml:space="preserve"> «</w:t>
      </w:r>
      <w:del w:id="1256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257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258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259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260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261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262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263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264" w:author="Попова Дарья" w:date="2020-07-23T10:25:00Z">
            <w:rPr>
              <w:rFonts w:ascii="Arial" w:hAnsi="Arial" w:cs="Arial"/>
            </w:rPr>
          </w:rPrChange>
        </w:rPr>
        <w:t>52.PM.КД Годовое планирование воздействий на ПА»</w:t>
      </w:r>
      <w:r w:rsidR="00591CC5" w:rsidRPr="00254389">
        <w:rPr>
          <w:rFonts w:ascii="Arial" w:hAnsi="Arial" w:cs="Arial"/>
          <w:color w:val="000000" w:themeColor="text1"/>
          <w:rPrChange w:id="1265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5F37E9D4" w14:textId="4681BA34" w:rsidR="00BC77F2" w:rsidRPr="00254389" w:rsidDel="00BC77F2" w:rsidRDefault="00591CC5" w:rsidP="00591CC5">
      <w:pPr>
        <w:spacing w:after="240" w:line="276" w:lineRule="auto"/>
        <w:ind w:firstLine="567"/>
        <w:rPr>
          <w:del w:id="1266" w:author="ShramkovAB" w:date="2021-04-12T16:52:00Z"/>
          <w:rFonts w:ascii="Arial" w:hAnsi="Arial" w:cs="Arial"/>
          <w:color w:val="000000" w:themeColor="text1"/>
          <w:rPrChange w:id="1267" w:author="Попова Дарья" w:date="2020-07-23T10:25:00Z">
            <w:rPr>
              <w:del w:id="1268" w:author="ShramkovAB" w:date="2021-04-12T16:52:00Z"/>
              <w:rFonts w:ascii="Arial" w:hAnsi="Arial" w:cs="Arial"/>
            </w:rPr>
          </w:rPrChange>
        </w:rPr>
      </w:pPr>
      <w:del w:id="1269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70" w:author="Попова Дарья" w:date="2020-07-23T10:25:00Z">
              <w:rPr>
                <w:rFonts w:ascii="Arial" w:hAnsi="Arial" w:cs="Arial"/>
              </w:rPr>
            </w:rPrChange>
          </w:rPr>
          <w:delText xml:space="preserve">При выявлении недоступности МТР заказам </w:delText>
        </w:r>
        <w:r w:rsidR="00E44C83" w:rsidRPr="00254389" w:rsidDel="007B0B60">
          <w:rPr>
            <w:rFonts w:ascii="Arial" w:hAnsi="Arial" w:cs="Arial"/>
            <w:color w:val="000000" w:themeColor="text1"/>
            <w:rPrChange w:id="1271" w:author="Попова Дарья" w:date="2020-07-23T10:25:00Z">
              <w:rPr>
                <w:rFonts w:ascii="Arial" w:hAnsi="Arial" w:cs="Arial"/>
              </w:rPr>
            </w:rPrChange>
          </w:rPr>
          <w:delText xml:space="preserve">автоматически </w:delText>
        </w:r>
        <w:r w:rsidRPr="00254389" w:rsidDel="007B0B60">
          <w:rPr>
            <w:rFonts w:ascii="Arial" w:hAnsi="Arial" w:cs="Arial"/>
            <w:color w:val="000000" w:themeColor="text1"/>
            <w:rPrChange w:id="1272" w:author="Попова Дарья" w:date="2020-07-23T10:25:00Z">
              <w:rPr>
                <w:rFonts w:ascii="Arial" w:hAnsi="Arial" w:cs="Arial"/>
              </w:rPr>
            </w:rPrChange>
          </w:rPr>
          <w:delText>устанавливается статус НМАТ - нет материалов</w:delText>
        </w:r>
      </w:del>
      <w:ins w:id="1273" w:author="Попова Дарья" w:date="2020-07-22T16:40:00Z">
        <w:del w:id="1274" w:author="ShramkovAB" w:date="2021-04-15T15:08:00Z">
          <w:r w:rsidR="00346DEB" w:rsidRPr="00254389" w:rsidDel="007B0B60">
            <w:rPr>
              <w:rFonts w:ascii="Arial" w:hAnsi="Arial" w:cs="Arial"/>
              <w:color w:val="000000" w:themeColor="text1"/>
              <w:rPrChange w:id="1275" w:author="Попова Дарья" w:date="2020-07-23T10:25:00Z">
                <w:rPr>
                  <w:rFonts w:ascii="Arial" w:hAnsi="Arial" w:cs="Arial"/>
                </w:rPr>
              </w:rPrChange>
            </w:rPr>
            <w:delText>, для сетевых графиков дополнительный статус не устанавливается</w:delText>
          </w:r>
        </w:del>
      </w:ins>
      <w:del w:id="1276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77" w:author="Попова Дарья" w:date="2020-07-23T10:25:00Z">
              <w:rPr>
                <w:rFonts w:ascii="Arial" w:hAnsi="Arial" w:cs="Arial"/>
              </w:rPr>
            </w:rPrChange>
          </w:rPr>
          <w:delText xml:space="preserve"> и инициируются соответствующие действия (корректировка сроков, объемов воздействий). После корректировки сроков/замены позиций МТР аналогами контрольная процедура повторяется.</w:delText>
        </w:r>
      </w:del>
    </w:p>
    <w:p w14:paraId="5C5F962F" w14:textId="73171223" w:rsidR="003C42D3" w:rsidRPr="00254389" w:rsidRDefault="00591CC5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278" w:author="Попова Дарья" w:date="2020-07-23T10:25:00Z">
            <w:rPr>
              <w:rFonts w:ascii="Arial" w:hAnsi="Arial" w:cs="Arial"/>
            </w:rPr>
          </w:rPrChange>
        </w:rPr>
      </w:pPr>
      <w:del w:id="1279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280" w:author="Попова Дарья" w:date="2020-07-23T10:25:00Z">
              <w:rPr>
                <w:rFonts w:ascii="Arial" w:hAnsi="Arial" w:cs="Arial"/>
              </w:rPr>
            </w:rPrChange>
          </w:rPr>
          <w:delText xml:space="preserve">В случае 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81" w:author="Попова Дарья" w:date="2020-07-23T10:25:00Z">
              <w:rPr>
                <w:rFonts w:ascii="Arial" w:hAnsi="Arial" w:cs="Arial"/>
              </w:rPr>
            </w:rPrChange>
          </w:rPr>
          <w:delText xml:space="preserve">доступности всех позиций заказа, при нажатии Планировщиком ТОиР </w:delText>
        </w:r>
        <w:r w:rsidR="007C2A87" w:rsidRPr="00254389" w:rsidDel="007B0B60">
          <w:rPr>
            <w:rFonts w:ascii="Arial" w:hAnsi="Arial" w:cs="Arial"/>
            <w:color w:val="000000" w:themeColor="text1"/>
            <w:rPrChange w:id="1282" w:author="Попова Дарья" w:date="2020-07-23T10:25:00Z">
              <w:rPr>
                <w:rFonts w:ascii="Arial" w:hAnsi="Arial" w:cs="Arial"/>
              </w:rPr>
            </w:rPrChange>
          </w:rPr>
          <w:delText xml:space="preserve">УО 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83" w:author="Попова Дарья" w:date="2020-07-23T10:25:00Z">
              <w:rPr>
                <w:rFonts w:ascii="Arial" w:hAnsi="Arial" w:cs="Arial"/>
              </w:rPr>
            </w:rPrChange>
          </w:rPr>
          <w:delText>на кнопку «Общая доступность материала» автоматически</w:delText>
        </w:r>
        <w:r w:rsidRPr="00254389" w:rsidDel="007B0B60">
          <w:rPr>
            <w:rFonts w:ascii="Arial" w:hAnsi="Arial" w:cs="Arial"/>
            <w:color w:val="000000" w:themeColor="text1"/>
            <w:rPrChange w:id="1284" w:author="Попова Дарья" w:date="2020-07-23T10:25:00Z">
              <w:rPr>
                <w:rFonts w:ascii="Arial" w:hAnsi="Arial" w:cs="Arial"/>
              </w:rPr>
            </w:rPrChange>
          </w:rPr>
          <w:delText xml:space="preserve"> устанавливается соответствующий </w:delText>
        </w:r>
        <w:r w:rsidR="00FB70E0" w:rsidRPr="00254389" w:rsidDel="007B0B60">
          <w:rPr>
            <w:rFonts w:ascii="Arial" w:hAnsi="Arial" w:cs="Arial"/>
            <w:color w:val="000000" w:themeColor="text1"/>
            <w:rPrChange w:id="1285" w:author="Попова Дарья" w:date="2020-07-23T10:25:00Z">
              <w:rPr>
                <w:rFonts w:ascii="Arial" w:hAnsi="Arial" w:cs="Arial"/>
              </w:rPr>
            </w:rPrChange>
          </w:rPr>
          <w:delText>c</w:delText>
        </w:r>
        <w:r w:rsidRPr="00254389" w:rsidDel="007B0B60">
          <w:rPr>
            <w:rFonts w:ascii="Arial" w:hAnsi="Arial" w:cs="Arial"/>
            <w:color w:val="000000" w:themeColor="text1"/>
            <w:rPrChange w:id="1286" w:author="Попова Дарья" w:date="2020-07-23T10:25:00Z">
              <w:rPr>
                <w:rFonts w:ascii="Arial" w:hAnsi="Arial" w:cs="Arial"/>
              </w:rPr>
            </w:rPrChange>
          </w:rPr>
          <w:delText xml:space="preserve">татус заказа ТОРО </w:delText>
        </w:r>
        <w:r w:rsidR="00FB70E0" w:rsidRPr="00254389" w:rsidDel="007B0B60">
          <w:rPr>
            <w:rFonts w:ascii="Arial" w:hAnsi="Arial" w:cs="Arial"/>
            <w:color w:val="000000" w:themeColor="text1"/>
            <w:rPrChange w:id="1287" w:author="Попова Дарья" w:date="2020-07-23T10:25:00Z">
              <w:rPr>
                <w:rFonts w:ascii="Arial" w:hAnsi="Arial" w:cs="Arial"/>
              </w:rPr>
            </w:rPrChange>
          </w:rPr>
          <w:delText>«</w:delText>
        </w:r>
        <w:r w:rsidRPr="00254389" w:rsidDel="007B0B60">
          <w:rPr>
            <w:rFonts w:ascii="Arial" w:hAnsi="Arial" w:cs="Arial"/>
            <w:color w:val="000000" w:themeColor="text1"/>
            <w:rPrChange w:id="1288" w:author="Попова Дарья" w:date="2020-07-23T10:25:00Z">
              <w:rPr>
                <w:rFonts w:ascii="Arial" w:hAnsi="Arial" w:cs="Arial"/>
              </w:rPr>
            </w:rPrChange>
          </w:rPr>
          <w:delText>МА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89" w:author="Попова Дарья" w:date="2020-07-23T10:25:00Z">
              <w:rPr>
                <w:rFonts w:ascii="Arial" w:hAnsi="Arial" w:cs="Arial"/>
              </w:rPr>
            </w:rPrChange>
          </w:rPr>
          <w:delText>ПД</w:delText>
        </w:r>
        <w:r w:rsidRPr="00254389" w:rsidDel="007B0B60">
          <w:rPr>
            <w:rFonts w:ascii="Arial" w:hAnsi="Arial" w:cs="Arial"/>
            <w:color w:val="000000" w:themeColor="text1"/>
            <w:rPrChange w:id="1290" w:author="Попова Дарья" w:date="2020-07-23T10:25:00Z">
              <w:rPr>
                <w:rFonts w:ascii="Arial" w:hAnsi="Arial" w:cs="Arial"/>
              </w:rPr>
            </w:rPrChange>
          </w:rPr>
          <w:delText xml:space="preserve"> - Материалы подтверждены</w:delText>
        </w:r>
        <w:r w:rsidR="00FB70E0" w:rsidRPr="00254389" w:rsidDel="007B0B60">
          <w:rPr>
            <w:rFonts w:ascii="Arial" w:hAnsi="Arial" w:cs="Arial"/>
            <w:color w:val="000000" w:themeColor="text1"/>
            <w:rPrChange w:id="1291" w:author="Попова Дарья" w:date="2020-07-23T10:25:00Z">
              <w:rPr>
                <w:rFonts w:ascii="Arial" w:hAnsi="Arial" w:cs="Arial"/>
              </w:rPr>
            </w:rPrChange>
          </w:rPr>
          <w:delText>»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92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  <w:r w:rsidRPr="00254389" w:rsidDel="007B0B60">
          <w:rPr>
            <w:rFonts w:ascii="Arial" w:hAnsi="Arial" w:cs="Arial"/>
            <w:color w:val="000000" w:themeColor="text1"/>
            <w:rPrChange w:id="1293" w:author="Попова Дарья" w:date="2020-07-23T10:25:00Z">
              <w:rPr>
                <w:rFonts w:ascii="Arial" w:hAnsi="Arial" w:cs="Arial"/>
              </w:rPr>
            </w:rPrChange>
          </w:rPr>
          <w:delText xml:space="preserve"> </w:delText>
        </w:r>
        <w:r w:rsidR="001E742B" w:rsidRPr="00254389" w:rsidDel="007B0B60">
          <w:rPr>
            <w:rFonts w:ascii="Arial" w:hAnsi="Arial" w:cs="Arial"/>
            <w:color w:val="000000" w:themeColor="text1"/>
            <w:rPrChange w:id="1294" w:author="Попова Дарья" w:date="2020-07-23T10:25:00Z">
              <w:rPr>
                <w:rFonts w:ascii="Arial" w:hAnsi="Arial" w:cs="Arial"/>
              </w:rPr>
            </w:rPrChange>
          </w:rPr>
          <w:delText>З</w:delText>
        </w:r>
        <w:r w:rsidRPr="00254389" w:rsidDel="007B0B60">
          <w:rPr>
            <w:rFonts w:ascii="Arial" w:hAnsi="Arial" w:cs="Arial"/>
            <w:color w:val="000000" w:themeColor="text1"/>
            <w:rPrChange w:id="1295" w:author="Попова Дарья" w:date="2020-07-23T10:25:00Z">
              <w:rPr>
                <w:rFonts w:ascii="Arial" w:hAnsi="Arial" w:cs="Arial"/>
              </w:rPr>
            </w:rPrChange>
          </w:rPr>
          <w:delText>аказы</w:delText>
        </w:r>
      </w:del>
      <w:ins w:id="1296" w:author="Попова Дарья" w:date="2020-07-22T16:41:00Z">
        <w:del w:id="1297" w:author="ShramkovAB" w:date="2021-04-15T15:08:00Z">
          <w:r w:rsidR="00346DEB" w:rsidRPr="00254389" w:rsidDel="007B0B60">
            <w:rPr>
              <w:rFonts w:ascii="Arial" w:hAnsi="Arial" w:cs="Arial"/>
              <w:color w:val="000000" w:themeColor="text1"/>
              <w:rPrChange w:id="1298" w:author="Попова Дарья" w:date="2020-07-23T10:25:00Z">
                <w:rPr>
                  <w:rFonts w:ascii="Arial" w:hAnsi="Arial" w:cs="Arial"/>
                </w:rPr>
              </w:rPrChange>
            </w:rPr>
            <w:delText xml:space="preserve"> и сетевые графики</w:delText>
          </w:r>
        </w:del>
      </w:ins>
      <w:del w:id="1299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300" w:author="Попова Дарья" w:date="2020-07-23T10:25:00Z">
              <w:rPr>
                <w:rFonts w:ascii="Arial" w:hAnsi="Arial" w:cs="Arial"/>
              </w:rPr>
            </w:rPrChange>
          </w:rPr>
          <w:delText xml:space="preserve"> передаются на дальнейшее планирование только при доступности всех требуемых и указанных в заказе</w:delText>
        </w:r>
      </w:del>
      <w:ins w:id="1301" w:author="Попова Дарья" w:date="2020-07-22T16:41:00Z">
        <w:del w:id="1302" w:author="ShramkovAB" w:date="2021-04-15T15:08:00Z">
          <w:r w:rsidR="00346DEB" w:rsidRPr="00254389" w:rsidDel="007B0B60">
            <w:rPr>
              <w:rFonts w:ascii="Arial" w:hAnsi="Arial" w:cs="Arial"/>
              <w:color w:val="000000" w:themeColor="text1"/>
              <w:rPrChange w:id="1303" w:author="Попова Дарья" w:date="2020-07-23T10:25:00Z">
                <w:rPr>
                  <w:rFonts w:ascii="Arial" w:hAnsi="Arial" w:cs="Arial"/>
                </w:rPr>
              </w:rPrChange>
            </w:rPr>
            <w:delText>/ сетевом графике</w:delText>
          </w:r>
        </w:del>
      </w:ins>
      <w:del w:id="1304" w:author="ShramkovAB" w:date="2021-04-15T15:08:00Z">
        <w:r w:rsidRPr="00254389" w:rsidDel="007B0B60">
          <w:rPr>
            <w:rFonts w:ascii="Arial" w:hAnsi="Arial" w:cs="Arial"/>
            <w:color w:val="000000" w:themeColor="text1"/>
            <w:rPrChange w:id="1305" w:author="Попова Дарья" w:date="2020-07-23T10:25:00Z">
              <w:rPr>
                <w:rFonts w:ascii="Arial" w:hAnsi="Arial" w:cs="Arial"/>
              </w:rPr>
            </w:rPrChange>
          </w:rPr>
          <w:delText xml:space="preserve"> материалов.</w:delText>
        </w:r>
      </w:del>
      <w:ins w:id="1306" w:author="ShramkovAB" w:date="2021-04-15T15:02:00Z">
        <w:r w:rsidR="003C42D3" w:rsidRPr="00777793">
          <w:rPr>
            <w:rFonts w:ascii="Arial" w:hAnsi="Arial" w:cs="Arial"/>
          </w:rPr>
          <w:t xml:space="preserve">Для проверки доступности МТР используется транзакция </w:t>
        </w:r>
        <w:r w:rsidR="003C42D3">
          <w:rPr>
            <w:rFonts w:ascii="Arial" w:hAnsi="Arial" w:cs="Arial"/>
          </w:rPr>
          <w:t>«</w:t>
        </w:r>
        <w:r w:rsidR="003C42D3" w:rsidRPr="00896892">
          <w:rPr>
            <w:rFonts w:ascii="Arial" w:hAnsi="Arial" w:cs="Arial"/>
          </w:rPr>
          <w:t>ZPM</w:t>
        </w:r>
        <w:r w:rsidR="003C42D3" w:rsidRPr="001A4543">
          <w:rPr>
            <w:rFonts w:ascii="Arial" w:hAnsi="Arial" w:cs="Arial"/>
          </w:rPr>
          <w:t>_</w:t>
        </w:r>
        <w:r w:rsidR="003C42D3">
          <w:rPr>
            <w:rFonts w:ascii="Arial" w:hAnsi="Arial" w:cs="Arial"/>
          </w:rPr>
          <w:t xml:space="preserve">IWBK Информация о доступности материала». По результатам работы функции </w:t>
        </w:r>
      </w:ins>
      <w:ins w:id="1307" w:author="ShramkovAB" w:date="2021-04-15T15:05:00Z">
        <w:r w:rsidR="003C42D3">
          <w:rPr>
            <w:rFonts w:ascii="Arial" w:hAnsi="Arial" w:cs="Arial"/>
          </w:rPr>
          <w:t xml:space="preserve">отображается </w:t>
        </w:r>
      </w:ins>
      <w:ins w:id="1308" w:author="ShramkovAB" w:date="2021-04-15T15:04:00Z">
        <w:r w:rsidR="003C42D3">
          <w:rPr>
            <w:rFonts w:ascii="Arial" w:hAnsi="Arial" w:cs="Arial"/>
          </w:rPr>
          <w:t>статус</w:t>
        </w:r>
        <w:r w:rsidR="009412B6">
          <w:rPr>
            <w:rFonts w:ascii="Arial" w:hAnsi="Arial" w:cs="Arial"/>
          </w:rPr>
          <w:t xml:space="preserve"> проверки доступности по каждо</w:t>
        </w:r>
      </w:ins>
      <w:ins w:id="1309" w:author="ShramkovAB" w:date="2021-04-15T15:07:00Z">
        <w:r w:rsidR="009412B6">
          <w:rPr>
            <w:rFonts w:ascii="Arial" w:hAnsi="Arial" w:cs="Arial"/>
          </w:rPr>
          <w:t>й позиции</w:t>
        </w:r>
      </w:ins>
      <w:ins w:id="1310" w:author="ShramkovAB" w:date="2021-04-15T15:04:00Z">
        <w:r w:rsidR="003C42D3">
          <w:rPr>
            <w:rFonts w:ascii="Arial" w:hAnsi="Arial" w:cs="Arial"/>
          </w:rPr>
          <w:t xml:space="preserve"> </w:t>
        </w:r>
      </w:ins>
      <w:ins w:id="1311" w:author="ShramkovAB" w:date="2021-04-15T15:07:00Z">
        <w:r w:rsidR="009412B6">
          <w:rPr>
            <w:rFonts w:ascii="Arial" w:hAnsi="Arial" w:cs="Arial"/>
          </w:rPr>
          <w:t>МТР</w:t>
        </w:r>
      </w:ins>
      <w:ins w:id="1312" w:author="ShramkovAB" w:date="2021-04-15T15:04:00Z">
        <w:r w:rsidR="003C42D3">
          <w:rPr>
            <w:rFonts w:ascii="Arial" w:hAnsi="Arial" w:cs="Arial"/>
          </w:rPr>
          <w:t xml:space="preserve"> заказа ТОРО, или СГ</w:t>
        </w:r>
      </w:ins>
      <w:ins w:id="1313" w:author="ShramkovAB" w:date="2021-04-15T15:05:00Z">
        <w:r w:rsidR="003C42D3">
          <w:rPr>
            <w:rFonts w:ascii="Arial" w:hAnsi="Arial" w:cs="Arial"/>
          </w:rPr>
          <w:t xml:space="preserve"> в виде светофора (красный, зеленый</w:t>
        </w:r>
      </w:ins>
      <w:ins w:id="1314" w:author="ShramkovAB" w:date="2021-04-15T15:06:00Z">
        <w:r w:rsidR="009412B6">
          <w:rPr>
            <w:rFonts w:ascii="Arial" w:hAnsi="Arial" w:cs="Arial"/>
          </w:rPr>
          <w:t>), при этом подвержденное количество МТР по ка</w:t>
        </w:r>
      </w:ins>
      <w:ins w:id="1315" w:author="ShramkovAB" w:date="2021-04-15T15:07:00Z">
        <w:r w:rsidR="009412B6">
          <w:rPr>
            <w:rFonts w:ascii="Arial" w:hAnsi="Arial" w:cs="Arial"/>
          </w:rPr>
          <w:t>ждой позиции отображается в колонке «Количество</w:t>
        </w:r>
        <w:r w:rsidR="009412B6" w:rsidRPr="009412B6">
          <w:rPr>
            <w:rFonts w:ascii="Arial" w:hAnsi="Arial" w:cs="Arial"/>
            <w:rPrChange w:id="1316" w:author="ShramkovAB" w:date="2021-04-15T15:07:00Z">
              <w:rPr>
                <w:rFonts w:ascii="Arial" w:hAnsi="Arial" w:cs="Arial"/>
                <w:lang w:val="en-US"/>
              </w:rPr>
            </w:rPrChange>
          </w:rPr>
          <w:t>/</w:t>
        </w:r>
        <w:r w:rsidR="009412B6">
          <w:rPr>
            <w:rFonts w:ascii="Arial" w:hAnsi="Arial" w:cs="Arial"/>
          </w:rPr>
          <w:t>ПроверДоступ».</w:t>
        </w:r>
      </w:ins>
    </w:p>
    <w:p w14:paraId="49FC524D" w14:textId="3BFEF3AB" w:rsidR="00614365" w:rsidRPr="00254389" w:rsidRDefault="00591CC5" w:rsidP="00591CC5">
      <w:pPr>
        <w:spacing w:after="240" w:line="276" w:lineRule="auto"/>
        <w:ind w:firstLine="567"/>
        <w:rPr>
          <w:ins w:id="1317" w:author="Попова Дарья" w:date="2020-07-22T16:32:00Z"/>
          <w:rFonts w:ascii="Arial" w:hAnsi="Arial" w:cs="Arial"/>
          <w:color w:val="000000" w:themeColor="text1"/>
          <w:rPrChange w:id="1318" w:author="Попова Дарья" w:date="2020-07-23T10:25:00Z">
            <w:rPr>
              <w:ins w:id="1319" w:author="Попова Дарья" w:date="2020-07-22T16:32:00Z"/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20" w:author="Попова Дарья" w:date="2020-07-23T10:25:00Z">
            <w:rPr>
              <w:rFonts w:ascii="Arial" w:hAnsi="Arial" w:cs="Arial"/>
            </w:rPr>
          </w:rPrChange>
        </w:rPr>
        <w:t>В случае отсутствия утвержденных плановых цен МТР на заказе ТОРО автоматически устанавливается статус МТРН (МТР не оценены)</w:t>
      </w:r>
      <w:ins w:id="1321" w:author="Попова Дарья" w:date="2020-07-22T16:32:00Z">
        <w:r w:rsidR="00346DEB" w:rsidRPr="00254389">
          <w:rPr>
            <w:rFonts w:ascii="Arial" w:hAnsi="Arial" w:cs="Arial"/>
            <w:color w:val="000000" w:themeColor="text1"/>
            <w:rPrChange w:id="1322" w:author="Попова Дарья" w:date="2020-07-23T10:25:00Z">
              <w:rPr>
                <w:rFonts w:ascii="Arial" w:hAnsi="Arial" w:cs="Arial"/>
              </w:rPr>
            </w:rPrChange>
          </w:rPr>
          <w:t>, для сетевых графиков на компоненте материала автоматически устанавливается индикатор «Расчетная цена»</w:t>
        </w:r>
      </w:ins>
      <w:ins w:id="1323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24" w:author="Попова Дарья" w:date="2020-07-23T10:25:00Z">
              <w:rPr>
                <w:rFonts w:ascii="Arial" w:hAnsi="Arial" w:cs="Arial"/>
              </w:rPr>
            </w:rPrChange>
          </w:rPr>
          <w:t xml:space="preserve"> (закладка «</w:t>
        </w:r>
      </w:ins>
      <w:ins w:id="1325" w:author="Попова Дарья" w:date="2020-07-22T16:34:00Z">
        <w:r w:rsidR="00346DEB" w:rsidRPr="00254389">
          <w:rPr>
            <w:rFonts w:ascii="Arial" w:hAnsi="Arial" w:cs="Arial"/>
            <w:color w:val="000000" w:themeColor="text1"/>
            <w:rPrChange w:id="1326" w:author="Попова Дарья" w:date="2020-07-23T10:25:00Z">
              <w:rPr>
                <w:rFonts w:ascii="Arial" w:hAnsi="Arial" w:cs="Arial"/>
              </w:rPr>
            </w:rPrChange>
          </w:rPr>
          <w:t>Расширение клиента»</w:t>
        </w:r>
      </w:ins>
      <w:ins w:id="1327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28" w:author="Попова Дарья" w:date="2020-07-23T10:25:00Z">
              <w:rPr>
                <w:rFonts w:ascii="Arial" w:hAnsi="Arial" w:cs="Arial"/>
              </w:rPr>
            </w:rPrChange>
          </w:rPr>
          <w:t>)</w:t>
        </w:r>
      </w:ins>
      <w:ins w:id="1329" w:author="Попова Дарья" w:date="2020-07-22T16:34:00Z">
        <w:r w:rsidR="00346DEB" w:rsidRPr="00254389">
          <w:rPr>
            <w:rFonts w:ascii="Arial" w:hAnsi="Arial" w:cs="Arial"/>
            <w:color w:val="000000" w:themeColor="text1"/>
            <w:rPrChange w:id="1330" w:author="Попова Дарья" w:date="2020-07-23T10:25:00Z">
              <w:rPr>
                <w:rFonts w:ascii="Arial" w:hAnsi="Arial" w:cs="Arial"/>
              </w:rPr>
            </w:rPrChange>
          </w:rPr>
          <w:t>.</w:t>
        </w:r>
      </w:ins>
      <w:del w:id="1331" w:author="Попова Дарья" w:date="2020-07-22T16:32:00Z">
        <w:r w:rsidRPr="00254389" w:rsidDel="00346DEB">
          <w:rPr>
            <w:rFonts w:ascii="Arial" w:hAnsi="Arial" w:cs="Arial"/>
            <w:color w:val="000000" w:themeColor="text1"/>
            <w:rPrChange w:id="1332" w:author="Попова Дарья" w:date="2020-07-23T10:25:00Z">
              <w:rPr>
                <w:rFonts w:ascii="Arial" w:hAnsi="Arial" w:cs="Arial"/>
              </w:rPr>
            </w:rPrChange>
          </w:rPr>
          <w:delText xml:space="preserve">. </w:delText>
        </w:r>
      </w:del>
    </w:p>
    <w:p w14:paraId="72CA00F6" w14:textId="5654EE5C" w:rsidR="00614365" w:rsidRPr="00254389" w:rsidRDefault="00591CC5" w:rsidP="00591CC5">
      <w:pPr>
        <w:spacing w:after="240" w:line="276" w:lineRule="auto"/>
        <w:ind w:firstLine="567"/>
        <w:rPr>
          <w:ins w:id="1333" w:author="Попова Дарья" w:date="2020-07-22T16:30:00Z"/>
          <w:rFonts w:ascii="Arial" w:hAnsi="Arial" w:cs="Arial"/>
          <w:color w:val="000000" w:themeColor="text1"/>
          <w:rPrChange w:id="1334" w:author="Попова Дарья" w:date="2020-07-23T10:25:00Z">
            <w:rPr>
              <w:ins w:id="1335" w:author="Попова Дарья" w:date="2020-07-22T16:30:00Z"/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36" w:author="Попова Дарья" w:date="2020-07-23T10:25:00Z">
            <w:rPr>
              <w:rFonts w:ascii="Arial" w:hAnsi="Arial" w:cs="Arial"/>
            </w:rPr>
          </w:rPrChange>
        </w:rPr>
        <w:t xml:space="preserve">Сотрудники МТО в рамках регулярного мониторинга ситуаций, в которых на объектах потребности отсутствует стоимость, устанавливают цену на МТР, после чего </w:t>
      </w:r>
      <w:r w:rsidR="00F90969" w:rsidRPr="00254389">
        <w:rPr>
          <w:rFonts w:ascii="Arial" w:hAnsi="Arial" w:cs="Arial"/>
          <w:color w:val="000000" w:themeColor="text1"/>
          <w:rPrChange w:id="1337" w:author="Попова Дарья" w:date="2020-07-23T10:25:00Z">
            <w:rPr>
              <w:rFonts w:ascii="Arial" w:hAnsi="Arial" w:cs="Arial"/>
            </w:rPr>
          </w:rPrChange>
        </w:rPr>
        <w:t>в автоматическом режиме обновляют</w:t>
      </w:r>
      <w:ins w:id="1338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39" w:author="Попова Дарья" w:date="2020-07-23T10:25:00Z">
              <w:rPr>
                <w:rFonts w:ascii="Arial" w:hAnsi="Arial" w:cs="Arial"/>
              </w:rPr>
            </w:rPrChange>
          </w:rPr>
          <w:t>ся</w:t>
        </w:r>
      </w:ins>
      <w:r w:rsidR="00F90969" w:rsidRPr="00254389">
        <w:rPr>
          <w:rFonts w:ascii="Arial" w:hAnsi="Arial" w:cs="Arial"/>
          <w:color w:val="000000" w:themeColor="text1"/>
          <w:rPrChange w:id="1340" w:author="Попова Дарья" w:date="2020-07-23T10:25:00Z">
            <w:rPr>
              <w:rFonts w:ascii="Arial" w:hAnsi="Arial" w:cs="Arial"/>
            </w:rPr>
          </w:rPrChange>
        </w:rPr>
        <w:t xml:space="preserve"> заказы ТОРО</w:t>
      </w:r>
      <w:ins w:id="1341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42" w:author="Попова Дарья" w:date="2020-07-23T10:25:00Z">
              <w:rPr>
                <w:rFonts w:ascii="Arial" w:hAnsi="Arial" w:cs="Arial"/>
              </w:rPr>
            </w:rPrChange>
          </w:rPr>
          <w:t xml:space="preserve"> и сетевые графики</w:t>
        </w:r>
      </w:ins>
      <w:r w:rsidR="007A7D0E" w:rsidRPr="00254389">
        <w:rPr>
          <w:rFonts w:ascii="Arial" w:hAnsi="Arial" w:cs="Arial"/>
          <w:color w:val="000000" w:themeColor="text1"/>
          <w:rPrChange w:id="1343" w:author="Попова Дарья" w:date="2020-07-23T10:25:00Z">
            <w:rPr>
              <w:rFonts w:ascii="Arial" w:hAnsi="Arial" w:cs="Arial"/>
            </w:rPr>
          </w:rPrChange>
        </w:rPr>
        <w:t xml:space="preserve"> по обновленным ценам</w:t>
      </w:r>
      <w:r w:rsidR="00F90969" w:rsidRPr="00254389">
        <w:rPr>
          <w:rFonts w:ascii="Arial" w:hAnsi="Arial" w:cs="Arial"/>
          <w:color w:val="000000" w:themeColor="text1"/>
          <w:rPrChange w:id="1344" w:author="Попова Дарья" w:date="2020-07-23T10:25:00Z">
            <w:rPr>
              <w:rFonts w:ascii="Arial" w:hAnsi="Arial" w:cs="Arial"/>
            </w:rPr>
          </w:rPrChange>
        </w:rPr>
        <w:t xml:space="preserve">. </w:t>
      </w:r>
      <w:r w:rsidR="007A7D0E" w:rsidRPr="00254389">
        <w:rPr>
          <w:rFonts w:ascii="Arial" w:hAnsi="Arial" w:cs="Arial"/>
          <w:color w:val="000000" w:themeColor="text1"/>
          <w:rPrChange w:id="1345" w:author="Попова Дарья" w:date="2020-07-23T10:25:00Z">
            <w:rPr>
              <w:rFonts w:ascii="Arial" w:hAnsi="Arial" w:cs="Arial"/>
            </w:rPr>
          </w:rPrChange>
        </w:rPr>
        <w:t>После обновления заказам ТОРО, прошедшим обработку автоматически, устанавливается статус МТРЦ (МТР оценены)</w:t>
      </w:r>
      <w:ins w:id="1346" w:author="Попова Дарья" w:date="2020-07-22T16:33:00Z">
        <w:r w:rsidR="00346DEB" w:rsidRPr="00254389">
          <w:rPr>
            <w:rFonts w:ascii="Arial" w:hAnsi="Arial" w:cs="Arial"/>
            <w:color w:val="000000" w:themeColor="text1"/>
            <w:rPrChange w:id="1347" w:author="Попова Дарья" w:date="2020-07-23T10:25:00Z">
              <w:rPr>
                <w:rFonts w:ascii="Arial" w:hAnsi="Arial" w:cs="Arial"/>
              </w:rPr>
            </w:rPrChange>
          </w:rPr>
          <w:t>, а компонентам материалов сетевого графика присваивается индикатор «Утвержденная цена».</w:t>
        </w:r>
      </w:ins>
      <w:del w:id="1348" w:author="Попова Дарья" w:date="2020-07-22T16:33:00Z">
        <w:r w:rsidR="007A7D0E" w:rsidRPr="00254389" w:rsidDel="00346DEB">
          <w:rPr>
            <w:rFonts w:ascii="Arial" w:hAnsi="Arial" w:cs="Arial"/>
            <w:color w:val="000000" w:themeColor="text1"/>
            <w:rPrChange w:id="1349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</w:p>
    <w:p w14:paraId="73D52728" w14:textId="479B126F" w:rsidR="007A7D0E" w:rsidRPr="00254389" w:rsidDel="00346DEB" w:rsidRDefault="007A7D0E" w:rsidP="00591CC5">
      <w:pPr>
        <w:spacing w:after="240" w:line="276" w:lineRule="auto"/>
        <w:ind w:firstLine="567"/>
        <w:rPr>
          <w:del w:id="1350" w:author="Попова Дарья" w:date="2020-07-22T16:32:00Z"/>
          <w:rFonts w:ascii="Arial" w:hAnsi="Arial" w:cs="Arial"/>
          <w:color w:val="000000" w:themeColor="text1"/>
          <w:rPrChange w:id="1351" w:author="Попова Дарья" w:date="2020-07-23T10:25:00Z">
            <w:rPr>
              <w:del w:id="1352" w:author="Попова Дарья" w:date="2020-07-22T16:32:00Z"/>
              <w:rFonts w:ascii="Arial" w:hAnsi="Arial" w:cs="Arial"/>
            </w:rPr>
          </w:rPrChange>
        </w:rPr>
      </w:pPr>
      <w:del w:id="1353" w:author="Попова Дарья" w:date="2020-07-22T16:30:00Z">
        <w:r w:rsidRPr="00254389" w:rsidDel="00614365">
          <w:rPr>
            <w:rFonts w:ascii="Arial" w:hAnsi="Arial" w:cs="Arial"/>
            <w:color w:val="000000" w:themeColor="text1"/>
            <w:rPrChange w:id="1354" w:author="Попова Дарья" w:date="2020-07-23T10:25:00Z">
              <w:rPr>
                <w:rFonts w:ascii="Arial" w:hAnsi="Arial" w:cs="Arial"/>
              </w:rPr>
            </w:rPrChange>
          </w:rPr>
          <w:delText xml:space="preserve"> </w:delText>
        </w:r>
      </w:del>
    </w:p>
    <w:p w14:paraId="437D647E" w14:textId="20FA0322" w:rsidR="003E6D78" w:rsidRPr="00254389" w:rsidRDefault="003E6D78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355" w:author="Попова Дарья" w:date="2020-07-23T10:25:00Z">
            <w:rPr>
              <w:rFonts w:ascii="Arial" w:hAnsi="Arial" w:cs="Arial"/>
            </w:rPr>
          </w:rPrChange>
        </w:rPr>
      </w:pPr>
      <w:bookmarkStart w:id="1356" w:name="_Hlk524945953"/>
      <w:r w:rsidRPr="00254389">
        <w:rPr>
          <w:rFonts w:ascii="Arial" w:hAnsi="Arial" w:cs="Arial"/>
          <w:color w:val="000000" w:themeColor="text1"/>
          <w:rPrChange w:id="1357" w:author="Попова Дарья" w:date="2020-07-23T10:25:00Z">
            <w:rPr>
              <w:rFonts w:ascii="Arial" w:hAnsi="Arial" w:cs="Arial"/>
            </w:rPr>
          </w:rPrChange>
        </w:rPr>
        <w:t>Для этого используется разработка «</w:t>
      </w:r>
      <w:r w:rsidRPr="00254389">
        <w:rPr>
          <w:rFonts w:ascii="Arial" w:hAnsi="Arial" w:cs="Arial"/>
          <w:color w:val="000000" w:themeColor="text1"/>
          <w:rPrChange w:id="1358" w:author="Попова Дарья" w:date="2020-07-23T10:25:00Z">
            <w:rPr>
              <w:rFonts w:ascii="Arial" w:hAnsi="Arial" w:cs="Arial"/>
              <w:lang w:val="en-US"/>
            </w:rPr>
          </w:rPrChange>
        </w:rPr>
        <w:t>MM</w:t>
      </w:r>
      <w:r w:rsidRPr="00254389">
        <w:rPr>
          <w:rFonts w:ascii="Arial" w:hAnsi="Arial" w:cs="Arial"/>
          <w:color w:val="000000" w:themeColor="text1"/>
          <w:rPrChange w:id="1359" w:author="Попова Дарья" w:date="2020-07-23T10:25:00Z">
            <w:rPr>
              <w:rFonts w:ascii="Arial" w:hAnsi="Arial" w:cs="Arial"/>
            </w:rPr>
          </w:rPrChange>
        </w:rPr>
        <w:t xml:space="preserve">04 – Управление плановыми ценами». Более подробно </w:t>
      </w:r>
      <w:r w:rsidR="0003281F" w:rsidRPr="00254389">
        <w:rPr>
          <w:rFonts w:ascii="Arial" w:hAnsi="Arial" w:cs="Arial"/>
          <w:color w:val="000000" w:themeColor="text1"/>
          <w:rPrChange w:id="1360" w:author="Попова Дарья" w:date="2020-07-23T10:25:00Z">
            <w:rPr>
              <w:rFonts w:ascii="Arial" w:hAnsi="Arial" w:cs="Arial"/>
            </w:rPr>
          </w:rPrChange>
        </w:rPr>
        <w:t>данная разработка описана в КД «</w:t>
      </w:r>
      <w:del w:id="1361" w:author="Александр Шрамков" w:date="2021-03-10T18:18:00Z">
        <w:r w:rsidR="0003281F" w:rsidRPr="00254389" w:rsidDel="00923C4E">
          <w:rPr>
            <w:rFonts w:ascii="Arial" w:hAnsi="Arial" w:cs="Arial"/>
            <w:color w:val="000000" w:themeColor="text1"/>
            <w:rPrChange w:id="1362" w:author="Попова Дарья" w:date="2020-07-23T10:25:00Z">
              <w:rPr>
                <w:rFonts w:ascii="Arial" w:hAnsi="Arial" w:cs="Arial"/>
                <w:lang w:val="en-US"/>
              </w:rPr>
            </w:rPrChange>
          </w:rPr>
          <w:delText>ERP</w:delText>
        </w:r>
        <w:r w:rsidR="0003281F" w:rsidRPr="00254389" w:rsidDel="00923C4E">
          <w:rPr>
            <w:rFonts w:ascii="Arial" w:hAnsi="Arial" w:cs="Arial"/>
            <w:color w:val="000000" w:themeColor="text1"/>
            <w:rPrChange w:id="1363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364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="0003281F" w:rsidRPr="00254389" w:rsidDel="00923C4E">
          <w:rPr>
            <w:rFonts w:ascii="Arial" w:hAnsi="Arial" w:cs="Arial"/>
            <w:color w:val="000000" w:themeColor="text1"/>
            <w:rPrChange w:id="1365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366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367" w:author="Попова Дарья" w:date="2020-07-23T10:25:00Z">
            <w:rPr>
              <w:rFonts w:ascii="Arial" w:hAnsi="Arial" w:cs="Arial"/>
            </w:rPr>
          </w:rPrChange>
        </w:rPr>
        <w:t>9</w:t>
      </w:r>
      <w:r w:rsidR="0003281F" w:rsidRPr="00254389">
        <w:rPr>
          <w:rFonts w:ascii="Arial" w:hAnsi="Arial" w:cs="Arial"/>
          <w:color w:val="000000" w:themeColor="text1"/>
          <w:rPrChange w:id="1368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369" w:author="Попова Дарья" w:date="2020-07-23T10:25:00Z">
            <w:rPr>
              <w:rFonts w:ascii="Arial" w:hAnsi="Arial" w:cs="Arial"/>
            </w:rPr>
          </w:rPrChange>
        </w:rPr>
        <w:t>2.</w:t>
      </w:r>
      <w:r w:rsidR="0003281F" w:rsidRPr="00254389">
        <w:rPr>
          <w:rFonts w:ascii="Arial" w:hAnsi="Arial" w:cs="Arial"/>
          <w:color w:val="000000" w:themeColor="text1"/>
          <w:rPrChange w:id="1370" w:author="Попова Дарья" w:date="2020-07-23T10:25:00Z">
            <w:rPr>
              <w:rFonts w:ascii="Arial" w:hAnsi="Arial" w:cs="Arial"/>
            </w:rPr>
          </w:rPrChange>
        </w:rPr>
        <w:t>58</w:t>
      </w:r>
      <w:r w:rsidR="003166C3" w:rsidRPr="00254389">
        <w:rPr>
          <w:rFonts w:ascii="Arial" w:hAnsi="Arial" w:cs="Arial"/>
          <w:color w:val="000000" w:themeColor="text1"/>
          <w:rPrChange w:id="1371" w:author="Попова Дарья" w:date="2020-07-23T10:25:00Z">
            <w:rPr>
              <w:rFonts w:ascii="Arial" w:hAnsi="Arial" w:cs="Arial"/>
            </w:rPr>
          </w:rPrChange>
        </w:rPr>
        <w:t xml:space="preserve">. </w:t>
      </w:r>
      <w:r w:rsidR="0003281F" w:rsidRPr="00254389">
        <w:rPr>
          <w:rFonts w:ascii="Arial" w:hAnsi="Arial" w:cs="Arial"/>
          <w:color w:val="000000" w:themeColor="text1"/>
          <w:rPrChange w:id="1372" w:author="Попова Дарья" w:date="2020-07-23T10:25:00Z">
            <w:rPr>
              <w:rFonts w:ascii="Arial" w:hAnsi="Arial" w:cs="Arial"/>
            </w:rPr>
          </w:rPrChange>
        </w:rPr>
        <w:t>Планирование обеспечения МТР работами и услугами».</w:t>
      </w:r>
    </w:p>
    <w:bookmarkEnd w:id="1356"/>
    <w:p w14:paraId="74D8415A" w14:textId="1F24A77E" w:rsidR="00591CC5" w:rsidRPr="00254389" w:rsidRDefault="007A7D0E" w:rsidP="00591CC5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373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74" w:author="Попова Дарья" w:date="2020-07-23T10:25:00Z">
            <w:rPr>
              <w:rFonts w:ascii="Arial" w:hAnsi="Arial" w:cs="Arial"/>
            </w:rPr>
          </w:rPrChange>
        </w:rPr>
        <w:t>Пл</w:t>
      </w:r>
      <w:r w:rsidR="00591CC5" w:rsidRPr="00254389">
        <w:rPr>
          <w:rFonts w:ascii="Arial" w:hAnsi="Arial" w:cs="Arial"/>
          <w:color w:val="000000" w:themeColor="text1"/>
          <w:rPrChange w:id="1375" w:author="Попова Дарья" w:date="2020-07-23T10:25:00Z">
            <w:rPr>
              <w:rFonts w:ascii="Arial" w:hAnsi="Arial" w:cs="Arial"/>
            </w:rPr>
          </w:rPrChange>
        </w:rPr>
        <w:t>анировщик ТОиР</w:t>
      </w:r>
      <w:r w:rsidR="003605FE" w:rsidRPr="00254389">
        <w:rPr>
          <w:rFonts w:ascii="Arial" w:hAnsi="Arial" w:cs="Arial"/>
          <w:color w:val="000000" w:themeColor="text1"/>
          <w:rPrChange w:id="1376" w:author="Попова Дарья" w:date="2020-07-23T10:25:00Z">
            <w:rPr>
              <w:rFonts w:ascii="Arial" w:hAnsi="Arial" w:cs="Arial"/>
            </w:rPr>
          </w:rPrChange>
        </w:rPr>
        <w:t xml:space="preserve"> УО </w:t>
      </w:r>
      <w:r w:rsidRPr="00254389">
        <w:rPr>
          <w:rFonts w:ascii="Arial" w:hAnsi="Arial" w:cs="Arial"/>
          <w:color w:val="000000" w:themeColor="text1"/>
          <w:rPrChange w:id="1377" w:author="Попова Дарья" w:date="2020-07-23T10:25:00Z">
            <w:rPr>
              <w:rFonts w:ascii="Arial" w:hAnsi="Arial" w:cs="Arial"/>
            </w:rPr>
          </w:rPrChange>
        </w:rPr>
        <w:t xml:space="preserve">просматривает заказы ТОРО со статусом МТРЦ </w:t>
      </w:r>
      <w:r w:rsidR="00686D68" w:rsidRPr="00254389">
        <w:rPr>
          <w:rFonts w:ascii="Arial" w:hAnsi="Arial" w:cs="Arial"/>
          <w:color w:val="000000" w:themeColor="text1"/>
          <w:rPrChange w:id="1378" w:author="Попова Дарья" w:date="2020-07-23T10:25:00Z">
            <w:rPr>
              <w:rFonts w:ascii="Arial" w:hAnsi="Arial" w:cs="Arial"/>
            </w:rPr>
          </w:rPrChange>
        </w:rPr>
        <w:t xml:space="preserve">с оцененными заказами ТОРО </w:t>
      </w:r>
      <w:r w:rsidRPr="00254389">
        <w:rPr>
          <w:rFonts w:ascii="Arial" w:hAnsi="Arial" w:cs="Arial"/>
          <w:color w:val="000000" w:themeColor="text1"/>
          <w:rPrChange w:id="1379" w:author="Попова Дарья" w:date="2020-07-23T10:25:00Z">
            <w:rPr>
              <w:rFonts w:ascii="Arial" w:hAnsi="Arial" w:cs="Arial"/>
            </w:rPr>
          </w:rPrChange>
        </w:rPr>
        <w:t>в стандартной транзакции «IW38 Список заказов ТОРО (изменение)»</w:t>
      </w:r>
      <w:r w:rsidR="00591CC5" w:rsidRPr="00254389">
        <w:rPr>
          <w:rFonts w:ascii="Arial" w:hAnsi="Arial" w:cs="Arial"/>
          <w:color w:val="000000" w:themeColor="text1"/>
          <w:rPrChange w:id="1380" w:author="Попова Дарья" w:date="2020-07-23T10:25:00Z">
            <w:rPr>
              <w:rFonts w:ascii="Arial" w:hAnsi="Arial" w:cs="Arial"/>
            </w:rPr>
          </w:rPrChange>
        </w:rPr>
        <w:t>.</w:t>
      </w:r>
    </w:p>
    <w:p w14:paraId="16FEB64E" w14:textId="3256E394" w:rsidR="004C4697" w:rsidRPr="00254389" w:rsidRDefault="004C4697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381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382" w:author="Попова Дарья" w:date="2020-07-23T10:25:00Z">
            <w:rPr>
              <w:rFonts w:ascii="Arial" w:hAnsi="Arial" w:cs="Arial"/>
            </w:rPr>
          </w:rPrChange>
        </w:rPr>
        <w:t>С учетом того, что запас ЗИП находится под отдельным СПП-элементом, для возможности его последующего списания на заказ ТОРО, необходимо выполнить проводку переноса с СПП-элемента в свободно используемый запас, в соответствии с разделом 5.2.4.6 «Шаг процесса ПП-10.03.04.060 – Перераспределение запаса между сегментами под потребность» КД «</w:t>
      </w:r>
      <w:del w:id="1383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384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385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386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387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388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389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390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391" w:author="Попова Дарья" w:date="2020-07-23T10:25:00Z">
            <w:rPr>
              <w:rFonts w:ascii="Arial" w:hAnsi="Arial" w:cs="Arial"/>
            </w:rPr>
          </w:rPrChange>
        </w:rPr>
        <w:t>58</w:t>
      </w:r>
      <w:r w:rsidR="003166C3" w:rsidRPr="00254389">
        <w:rPr>
          <w:rFonts w:ascii="Arial" w:hAnsi="Arial" w:cs="Arial"/>
          <w:color w:val="000000" w:themeColor="text1"/>
          <w:rPrChange w:id="1392" w:author="Попова Дарья" w:date="2020-07-23T10:25:00Z">
            <w:rPr>
              <w:rFonts w:ascii="Arial" w:hAnsi="Arial" w:cs="Arial"/>
            </w:rPr>
          </w:rPrChange>
        </w:rPr>
        <w:t xml:space="preserve"> </w:t>
      </w:r>
      <w:r w:rsidRPr="00254389">
        <w:rPr>
          <w:rFonts w:ascii="Arial" w:hAnsi="Arial" w:cs="Arial"/>
          <w:color w:val="000000" w:themeColor="text1"/>
          <w:rPrChange w:id="1393" w:author="Попова Дарья" w:date="2020-07-23T10:25:00Z">
            <w:rPr>
              <w:rFonts w:ascii="Arial" w:hAnsi="Arial" w:cs="Arial"/>
            </w:rPr>
          </w:rPrChange>
        </w:rPr>
        <w:t>Планирование обеспечения МТР работами и услугами».</w:t>
      </w:r>
      <w:ins w:id="1394" w:author="Попова Дарья" w:date="2020-07-22T16:35:00Z">
        <w:r w:rsidR="00346DEB" w:rsidRPr="00254389">
          <w:rPr>
            <w:rFonts w:ascii="Arial" w:hAnsi="Arial" w:cs="Arial"/>
            <w:color w:val="000000" w:themeColor="text1"/>
            <w:rPrChange w:id="1395" w:author="Попова Дарья" w:date="2020-07-23T10:25:00Z">
              <w:rPr>
                <w:rFonts w:ascii="Arial" w:hAnsi="Arial" w:cs="Arial"/>
              </w:rPr>
            </w:rPrChange>
          </w:rPr>
          <w:t xml:space="preserve"> Для списания матери</w:t>
        </w:r>
      </w:ins>
      <w:ins w:id="1396" w:author="Попова Дарья" w:date="2020-07-22T16:37:00Z">
        <w:r w:rsidR="00346DEB" w:rsidRPr="00254389">
          <w:rPr>
            <w:rFonts w:ascii="Arial" w:hAnsi="Arial" w:cs="Arial"/>
            <w:color w:val="000000" w:themeColor="text1"/>
            <w:rPrChange w:id="1397" w:author="Попова Дарья" w:date="2020-07-23T10:25:00Z">
              <w:rPr>
                <w:rFonts w:ascii="Arial" w:hAnsi="Arial" w:cs="Arial"/>
              </w:rPr>
            </w:rPrChange>
          </w:rPr>
          <w:t>а</w:t>
        </w:r>
      </w:ins>
      <w:ins w:id="1398" w:author="Попова Дарья" w:date="2020-07-22T16:35:00Z">
        <w:r w:rsidR="00346DEB" w:rsidRPr="00254389">
          <w:rPr>
            <w:rFonts w:ascii="Arial" w:hAnsi="Arial" w:cs="Arial"/>
            <w:color w:val="000000" w:themeColor="text1"/>
            <w:rPrChange w:id="1399" w:author="Попова Дарья" w:date="2020-07-23T10:25:00Z">
              <w:rPr>
                <w:rFonts w:ascii="Arial" w:hAnsi="Arial" w:cs="Arial"/>
              </w:rPr>
            </w:rPrChange>
          </w:rPr>
          <w:t>лов на сетевой график необ</w:t>
        </w:r>
      </w:ins>
      <w:ins w:id="1400" w:author="Попова Дарья" w:date="2020-07-22T16:36:00Z">
        <w:r w:rsidR="00346DEB" w:rsidRPr="00254389">
          <w:rPr>
            <w:rFonts w:ascii="Arial" w:hAnsi="Arial" w:cs="Arial"/>
            <w:color w:val="000000" w:themeColor="text1"/>
            <w:rPrChange w:id="1401" w:author="Попова Дарья" w:date="2020-07-23T10:25:00Z">
              <w:rPr>
                <w:rFonts w:ascii="Arial" w:hAnsi="Arial" w:cs="Arial"/>
              </w:rPr>
            </w:rPrChange>
          </w:rPr>
          <w:t>ходимо выполнить проводку переноса в особый запас СПП-элемента, к которому привязан сетевой график.</w:t>
        </w:r>
      </w:ins>
    </w:p>
    <w:p w14:paraId="55476EBE" w14:textId="306F4C3C" w:rsidR="00A55D4E" w:rsidRPr="00254389" w:rsidRDefault="00A55D4E" w:rsidP="00A55D4E">
      <w:pPr>
        <w:spacing w:after="240" w:line="276" w:lineRule="auto"/>
        <w:ind w:firstLine="567"/>
        <w:rPr>
          <w:rFonts w:ascii="Arial" w:hAnsi="Arial" w:cs="Arial"/>
          <w:color w:val="000000" w:themeColor="text1"/>
          <w:rPrChange w:id="1402" w:author="Попова Дарья" w:date="2020-07-23T10:25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color w:val="000000" w:themeColor="text1"/>
          <w:rPrChange w:id="1403" w:author="Попова Дарья" w:date="2020-07-23T10:25:00Z">
            <w:rPr>
              <w:rFonts w:ascii="Arial" w:hAnsi="Arial" w:cs="Arial"/>
            </w:rPr>
          </w:rPrChange>
        </w:rPr>
        <w:lastRenderedPageBreak/>
        <w:t>В случае, если стоимость заказа после обновления цены превышает бюджет, будет срабатывать разработка PM46 «Проверка при сохранении заказа ТОРО» (см. раздел 5.10.7.3.КД «</w:t>
      </w:r>
      <w:del w:id="1404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405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F10A84" w:rsidRPr="00254389" w:rsidDel="00923C4E">
          <w:rPr>
            <w:rFonts w:ascii="Arial" w:hAnsi="Arial" w:cs="Arial"/>
            <w:color w:val="000000" w:themeColor="text1"/>
            <w:rPrChange w:id="1406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407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408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F10A84" w:rsidRPr="00254389">
        <w:rPr>
          <w:rFonts w:ascii="Arial" w:hAnsi="Arial" w:cs="Arial"/>
          <w:color w:val="000000" w:themeColor="text1"/>
          <w:rPrChange w:id="1409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410" w:author="Попова Дарья" w:date="2020-07-23T10:25:00Z">
            <w:rPr>
              <w:rFonts w:ascii="Arial" w:hAnsi="Arial" w:cs="Arial"/>
            </w:rPr>
          </w:rPrChange>
        </w:rPr>
        <w:t>.</w:t>
      </w:r>
      <w:r w:rsidR="00F10A84" w:rsidRPr="00254389">
        <w:rPr>
          <w:rFonts w:ascii="Arial" w:hAnsi="Arial" w:cs="Arial"/>
          <w:color w:val="000000" w:themeColor="text1"/>
          <w:rPrChange w:id="1411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412" w:author="Попова Дарья" w:date="2020-07-23T10:25:00Z">
            <w:rPr>
              <w:rFonts w:ascii="Arial" w:hAnsi="Arial" w:cs="Arial"/>
            </w:rPr>
          </w:rPrChange>
        </w:rPr>
        <w:t>52 Годовое планирование воздействий на ПА», на заказе будет устанавливаться статус «ТРКБ – требуется корректировка бюджета», при котором в свою очередь будет срабатывать расширение PM66, см. раздел 5.10.5 данного КД. В результате будет рассматриваться увеличение бюджета, в соответствии с КД «</w:t>
      </w:r>
      <w:del w:id="1413" w:author="Александр Шрамков" w:date="2021-03-10T18:18:00Z">
        <w:r w:rsidRPr="00254389" w:rsidDel="00923C4E">
          <w:rPr>
            <w:rFonts w:ascii="Arial" w:hAnsi="Arial" w:cs="Arial"/>
            <w:color w:val="000000" w:themeColor="text1"/>
            <w:rPrChange w:id="1414" w:author="Попова Дарья" w:date="2020-07-23T10:25:00Z">
              <w:rPr>
                <w:rFonts w:ascii="Arial" w:hAnsi="Arial" w:cs="Arial"/>
              </w:rPr>
            </w:rPrChange>
          </w:rPr>
          <w:delText>ERP.</w:delText>
        </w:r>
        <w:r w:rsidR="008C058E" w:rsidRPr="00254389" w:rsidDel="00923C4E">
          <w:rPr>
            <w:rFonts w:ascii="Arial" w:hAnsi="Arial" w:cs="Arial"/>
            <w:color w:val="000000" w:themeColor="text1"/>
            <w:rPrChange w:id="1415" w:author="Попова Дарья" w:date="2020-07-23T10:25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color w:val="000000" w:themeColor="text1"/>
            <w:rPrChange w:id="1416" w:author="Попова Дарья" w:date="2020-07-23T10:25:00Z">
              <w:rPr>
                <w:rFonts w:ascii="Arial" w:hAnsi="Arial" w:cs="Arial"/>
              </w:rPr>
            </w:rPrChange>
          </w:rPr>
          <w:delText>.</w:delText>
        </w:r>
      </w:del>
      <w:ins w:id="1417" w:author="Александр Шрамков" w:date="2021-03-10T18:18:00Z">
        <w:r w:rsidR="00923C4E">
          <w:rPr>
            <w:rFonts w:ascii="Arial" w:hAnsi="Arial" w:cs="Arial"/>
            <w:color w:val="000000" w:themeColor="text1"/>
          </w:rPr>
          <w:t>ERP.13.</w:t>
        </w:r>
      </w:ins>
      <w:r w:rsidR="008C058E" w:rsidRPr="00254389">
        <w:rPr>
          <w:rFonts w:ascii="Arial" w:hAnsi="Arial" w:cs="Arial"/>
          <w:color w:val="000000" w:themeColor="text1"/>
          <w:rPrChange w:id="1418" w:author="Попова Дарья" w:date="2020-07-23T10:25:00Z">
            <w:rPr>
              <w:rFonts w:ascii="Arial" w:hAnsi="Arial" w:cs="Arial"/>
            </w:rPr>
          </w:rPrChange>
        </w:rPr>
        <w:t>9</w:t>
      </w:r>
      <w:r w:rsidRPr="00254389">
        <w:rPr>
          <w:rFonts w:ascii="Arial" w:hAnsi="Arial" w:cs="Arial"/>
          <w:color w:val="000000" w:themeColor="text1"/>
          <w:rPrChange w:id="1419" w:author="Попова Дарья" w:date="2020-07-23T10:25:00Z">
            <w:rPr>
              <w:rFonts w:ascii="Arial" w:hAnsi="Arial" w:cs="Arial"/>
            </w:rPr>
          </w:rPrChange>
        </w:rPr>
        <w:t>.</w:t>
      </w:r>
      <w:r w:rsidR="008C058E" w:rsidRPr="00254389">
        <w:rPr>
          <w:rFonts w:ascii="Arial" w:hAnsi="Arial" w:cs="Arial"/>
          <w:color w:val="000000" w:themeColor="text1"/>
          <w:rPrChange w:id="1420" w:author="Попова Дарья" w:date="2020-07-23T10:25:00Z">
            <w:rPr>
              <w:rFonts w:ascii="Arial" w:hAnsi="Arial" w:cs="Arial"/>
            </w:rPr>
          </w:rPrChange>
        </w:rPr>
        <w:t>2.</w:t>
      </w:r>
      <w:r w:rsidRPr="00254389">
        <w:rPr>
          <w:rFonts w:ascii="Arial" w:hAnsi="Arial" w:cs="Arial"/>
          <w:color w:val="000000" w:themeColor="text1"/>
          <w:rPrChange w:id="1421" w:author="Попова Дарья" w:date="2020-07-23T10:25:00Z">
            <w:rPr>
              <w:rFonts w:ascii="Arial" w:hAnsi="Arial" w:cs="Arial"/>
            </w:rPr>
          </w:rPrChange>
        </w:rPr>
        <w:t>51 Формирование и управление бюджетами ТОиР».</w:t>
      </w:r>
    </w:p>
    <w:p w14:paraId="26BBF2A1" w14:textId="77777777" w:rsidR="007B7457" w:rsidRPr="00777793" w:rsidRDefault="007B7457">
      <w:pPr>
        <w:spacing w:after="240" w:line="276" w:lineRule="auto"/>
        <w:ind w:firstLine="567"/>
        <w:rPr>
          <w:rFonts w:ascii="Arial" w:hAnsi="Arial" w:cs="Arial"/>
        </w:rPr>
        <w:pPrChange w:id="1422" w:author="Попова Дарья" w:date="2020-07-23T10:26:00Z">
          <w:pPr>
            <w:ind w:firstLine="567"/>
          </w:pPr>
        </w:pPrChange>
      </w:pPr>
    </w:p>
    <w:p w14:paraId="28CCAF5B" w14:textId="2CF895DE" w:rsidR="00401B8F" w:rsidRDefault="00401B8F">
      <w:pPr>
        <w:pStyle w:val="4"/>
      </w:pPr>
      <w:bookmarkStart w:id="1423" w:name="_Ref39064146"/>
      <w:r w:rsidRPr="00777793">
        <w:t>Ша</w:t>
      </w:r>
      <w:r w:rsidR="000E5A9A">
        <w:t>г процесса 9</w:t>
      </w:r>
      <w:r w:rsidRPr="00777793">
        <w:t>0 – Замена МТР в заказах ТОРО</w:t>
      </w:r>
      <w:ins w:id="1424" w:author="Попова Дарья" w:date="2020-07-22T16:46:00Z">
        <w:r w:rsidR="00CF59C3">
          <w:t>/ СГ</w:t>
        </w:r>
      </w:ins>
      <w:r w:rsidRPr="00777793">
        <w:t>, проверка доступности</w:t>
      </w:r>
      <w:bookmarkEnd w:id="1423"/>
    </w:p>
    <w:p w14:paraId="00114F13" w14:textId="102A3626" w:rsidR="00A529CF" w:rsidRPr="00254389" w:rsidDel="00254389" w:rsidRDefault="00A529CF" w:rsidP="001A4543">
      <w:pPr>
        <w:rPr>
          <w:del w:id="1425" w:author="Попова Дарья" w:date="2020-07-23T10:26:00Z"/>
          <w:rFonts w:ascii="Arial" w:hAnsi="Arial" w:cs="Arial"/>
          <w:rPrChange w:id="1426" w:author="Попова Дарья" w:date="2020-07-23T10:26:00Z">
            <w:rPr>
              <w:del w:id="1427" w:author="Попова Дарья" w:date="2020-07-23T10:26:00Z"/>
              <w:rFonts w:eastAsiaTheme="majorEastAsia"/>
              <w:i/>
              <w:caps/>
            </w:rPr>
          </w:rPrChange>
        </w:rPr>
      </w:pPr>
    </w:p>
    <w:p w14:paraId="17783ABE" w14:textId="275A62ED" w:rsidR="00401B8F" w:rsidRPr="00777793" w:rsidRDefault="004035E5" w:rsidP="00C178C5">
      <w:pPr>
        <w:spacing w:after="240" w:line="276" w:lineRule="auto"/>
        <w:ind w:firstLine="567"/>
        <w:rPr>
          <w:rFonts w:ascii="Arial" w:hAnsi="Arial" w:cs="Arial"/>
        </w:rPr>
      </w:pPr>
      <w:bookmarkStart w:id="1428" w:name="_Hlk519008772"/>
      <w:r w:rsidRPr="00777793">
        <w:rPr>
          <w:rFonts w:ascii="Arial" w:hAnsi="Arial" w:cs="Arial"/>
        </w:rPr>
        <w:t xml:space="preserve">Планировщик ТОиР </w:t>
      </w:r>
      <w:r w:rsidR="003605FE">
        <w:rPr>
          <w:rFonts w:ascii="Arial" w:hAnsi="Arial" w:cs="Arial"/>
        </w:rPr>
        <w:t xml:space="preserve">УО </w:t>
      </w:r>
      <w:ins w:id="1429" w:author="Попова Дарья" w:date="2020-07-22T16:47:00Z">
        <w:r w:rsidR="00CF59C3">
          <w:rPr>
            <w:rFonts w:ascii="Arial" w:hAnsi="Arial" w:cs="Arial"/>
          </w:rPr>
          <w:t xml:space="preserve">или Планировщик ЗиС УО </w:t>
        </w:r>
      </w:ins>
      <w:r w:rsidR="00401B8F" w:rsidRPr="00777793">
        <w:rPr>
          <w:rFonts w:ascii="Arial" w:hAnsi="Arial" w:cs="Arial"/>
        </w:rPr>
        <w:t>осуществляет замену МТР в заказах ТОРО</w:t>
      </w:r>
      <w:ins w:id="1430" w:author="Попова Дарья" w:date="2020-07-22T16:47:00Z">
        <w:r w:rsidR="00CF59C3">
          <w:rPr>
            <w:rFonts w:ascii="Arial" w:hAnsi="Arial" w:cs="Arial"/>
          </w:rPr>
          <w:t xml:space="preserve"> или сетевых графиках</w:t>
        </w:r>
      </w:ins>
      <w:r w:rsidR="00401B8F" w:rsidRPr="00777793">
        <w:rPr>
          <w:rFonts w:ascii="Arial" w:hAnsi="Arial" w:cs="Arial"/>
        </w:rPr>
        <w:t xml:space="preserve"> на аналоги</w:t>
      </w:r>
      <w:r w:rsidR="00093BBF" w:rsidRPr="00777793">
        <w:rPr>
          <w:rFonts w:ascii="Arial" w:hAnsi="Arial" w:cs="Arial"/>
        </w:rPr>
        <w:t xml:space="preserve"> (как собственного производства, так и закупаемые)</w:t>
      </w:r>
      <w:r w:rsidR="00401B8F" w:rsidRPr="00777793">
        <w:rPr>
          <w:rFonts w:ascii="Arial" w:hAnsi="Arial" w:cs="Arial"/>
        </w:rPr>
        <w:t xml:space="preserve"> и </w:t>
      </w:r>
      <w:r w:rsidR="000868F2" w:rsidRPr="00777793">
        <w:rPr>
          <w:rFonts w:ascii="Arial" w:hAnsi="Arial" w:cs="Arial"/>
        </w:rPr>
        <w:t>вновь выполняет анализ доступности</w:t>
      </w:r>
      <w:r w:rsidR="00401B8F" w:rsidRPr="00777793">
        <w:rPr>
          <w:rFonts w:ascii="Arial" w:hAnsi="Arial" w:cs="Arial"/>
        </w:rPr>
        <w:t>.</w:t>
      </w:r>
    </w:p>
    <w:p w14:paraId="3A72BF0D" w14:textId="5A662EBF" w:rsidR="00777793" w:rsidRPr="00777793" w:rsidRDefault="00777793" w:rsidP="00C178C5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При выборе аналогов используется стандартная системная функциональность управления взаимозаменами (Parts Interchangeability).</w:t>
      </w:r>
    </w:p>
    <w:p w14:paraId="5817D7F9" w14:textId="0CB514B0" w:rsidR="0018170D" w:rsidRPr="00777793" w:rsidRDefault="0018170D" w:rsidP="00C178C5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В случае полностью успешной проверки доступности на заказе ТОРО автоматически устанавливается стандартный системный статус «МАПД - материал подтвержден».</w:t>
      </w:r>
    </w:p>
    <w:p w14:paraId="0CC31B71" w14:textId="281906E2" w:rsidR="00562687" w:rsidRDefault="00562687" w:rsidP="00562687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После замены МТР </w:t>
      </w:r>
      <w:r w:rsidR="00754B1A">
        <w:rPr>
          <w:rFonts w:ascii="Arial" w:hAnsi="Arial" w:cs="Arial"/>
        </w:rPr>
        <w:t>П</w:t>
      </w:r>
      <w:r w:rsidRPr="00777793">
        <w:rPr>
          <w:rFonts w:ascii="Arial" w:hAnsi="Arial" w:cs="Arial"/>
        </w:rPr>
        <w:t xml:space="preserve">ланировщиком ТОиР </w:t>
      </w:r>
      <w:r w:rsidR="00754B1A"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 xml:space="preserve">на заказе устанавливается статус </w:t>
      </w:r>
      <w:r w:rsidR="0018170D" w:rsidRPr="00777793">
        <w:rPr>
          <w:rFonts w:ascii="Arial" w:hAnsi="Arial" w:cs="Arial"/>
        </w:rPr>
        <w:t>«</w:t>
      </w:r>
      <w:r w:rsidR="00D77FE3" w:rsidRPr="00777793">
        <w:rPr>
          <w:rFonts w:ascii="Arial" w:hAnsi="Arial" w:cs="Arial"/>
        </w:rPr>
        <w:t xml:space="preserve">МТРЗ - </w:t>
      </w:r>
      <w:r w:rsidR="00EA2DA0" w:rsidRPr="00777793">
        <w:rPr>
          <w:rFonts w:ascii="Arial" w:hAnsi="Arial" w:cs="Arial"/>
        </w:rPr>
        <w:t xml:space="preserve">материалы </w:t>
      </w:r>
      <w:r w:rsidR="00D77FE3" w:rsidRPr="00777793">
        <w:rPr>
          <w:rFonts w:ascii="Arial" w:hAnsi="Arial" w:cs="Arial"/>
        </w:rPr>
        <w:t>заменены</w:t>
      </w:r>
      <w:r w:rsidR="0018170D" w:rsidRPr="00777793">
        <w:rPr>
          <w:rFonts w:ascii="Arial" w:hAnsi="Arial" w:cs="Arial"/>
        </w:rPr>
        <w:t>»</w:t>
      </w:r>
      <w:r w:rsidRPr="00777793">
        <w:rPr>
          <w:rFonts w:ascii="Arial" w:hAnsi="Arial" w:cs="Arial"/>
        </w:rPr>
        <w:t>.</w:t>
      </w:r>
    </w:p>
    <w:p w14:paraId="24F4003F" w14:textId="04570937" w:rsidR="00811E9B" w:rsidRPr="00777793" w:rsidDel="0011190A" w:rsidRDefault="00811E9B" w:rsidP="00562687">
      <w:pPr>
        <w:spacing w:after="240" w:line="276" w:lineRule="auto"/>
        <w:ind w:firstLine="567"/>
        <w:rPr>
          <w:del w:id="1431" w:author="ShramkovAB" w:date="2021-04-01T18:03:00Z"/>
          <w:rFonts w:ascii="Arial" w:hAnsi="Arial" w:cs="Arial"/>
        </w:rPr>
      </w:pPr>
      <w:bookmarkStart w:id="1432" w:name="_Hlk523925678"/>
      <w:del w:id="1433" w:author="ShramkovAB" w:date="2021-04-01T18:03:00Z">
        <w:r w:rsidDel="0011190A">
          <w:rPr>
            <w:rFonts w:ascii="Arial" w:hAnsi="Arial" w:cs="Arial"/>
          </w:rPr>
          <w:delText>В ситуации, когда возникла недопоставка МТР по планируемым в рамках оперативного горизонта (месяц, неделя) заказам ТОРО</w:delText>
        </w:r>
      </w:del>
      <w:ins w:id="1434" w:author="Попова Дарья" w:date="2020-07-22T16:48:00Z">
        <w:del w:id="1435" w:author="ShramkovAB" w:date="2021-04-01T18:03:00Z">
          <w:r w:rsidR="00CF59C3" w:rsidDel="0011190A">
            <w:rPr>
              <w:rFonts w:ascii="Arial" w:hAnsi="Arial" w:cs="Arial"/>
            </w:rPr>
            <w:delText xml:space="preserve"> или сетевым графикам</w:delText>
          </w:r>
        </w:del>
      </w:ins>
      <w:del w:id="1436" w:author="ShramkovAB" w:date="2021-04-01T18:03:00Z">
        <w:r w:rsidDel="0011190A">
          <w:rPr>
            <w:rFonts w:ascii="Arial" w:hAnsi="Arial" w:cs="Arial"/>
          </w:rPr>
          <w:delText>, и при этом существуют заказы ТОРО</w:delText>
        </w:r>
      </w:del>
      <w:ins w:id="1437" w:author="Попова Дарья" w:date="2020-07-22T16:48:00Z">
        <w:del w:id="1438" w:author="ShramkovAB" w:date="2021-04-01T18:03:00Z">
          <w:r w:rsidR="00CF59C3" w:rsidDel="0011190A">
            <w:rPr>
              <w:rFonts w:ascii="Arial" w:hAnsi="Arial" w:cs="Arial"/>
            </w:rPr>
            <w:delText xml:space="preserve"> или сетевые графики</w:delText>
          </w:r>
        </w:del>
      </w:ins>
      <w:del w:id="1439" w:author="ShramkovAB" w:date="2021-04-01T18:03:00Z">
        <w:r w:rsidDel="0011190A">
          <w:rPr>
            <w:rFonts w:ascii="Arial" w:hAnsi="Arial" w:cs="Arial"/>
          </w:rPr>
          <w:delText xml:space="preserve"> с меткой на удаление, которые возможно выполнить при помощи поставленных МТР, снятие метки на удаление (и выполнение ранее отмененных заказов) не предполагается – необходимо переносить сроки либо рассматривать возможность отмены планируемых заказов</w:delText>
        </w:r>
        <w:r w:rsidR="00E6355D" w:rsidDel="0011190A">
          <w:rPr>
            <w:rFonts w:ascii="Arial" w:hAnsi="Arial" w:cs="Arial"/>
          </w:rPr>
          <w:delText xml:space="preserve"> ТОРО</w:delText>
        </w:r>
      </w:del>
      <w:ins w:id="1440" w:author="Попова Дарья" w:date="2020-07-22T16:49:00Z">
        <w:del w:id="1441" w:author="ShramkovAB" w:date="2021-04-01T18:03:00Z">
          <w:r w:rsidR="00CF59C3" w:rsidDel="0011190A">
            <w:rPr>
              <w:rFonts w:ascii="Arial" w:hAnsi="Arial" w:cs="Arial"/>
            </w:rPr>
            <w:delText xml:space="preserve"> или сетевых графиков</w:delText>
          </w:r>
        </w:del>
      </w:ins>
      <w:del w:id="1442" w:author="ShramkovAB" w:date="2021-04-01T18:03:00Z">
        <w:r w:rsidDel="0011190A">
          <w:rPr>
            <w:rFonts w:ascii="Arial" w:hAnsi="Arial" w:cs="Arial"/>
          </w:rPr>
          <w:delText>.</w:delText>
        </w:r>
      </w:del>
    </w:p>
    <w:bookmarkEnd w:id="1432"/>
    <w:p w14:paraId="49DD6B8D" w14:textId="2B0E4B80" w:rsidR="00577DE3" w:rsidRPr="00777793" w:rsidRDefault="00577DE3" w:rsidP="00B478E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Для проверки доступности МТР используется транзакция </w:t>
      </w:r>
      <w:r w:rsidR="00E86FC0">
        <w:rPr>
          <w:rFonts w:ascii="Arial" w:hAnsi="Arial" w:cs="Arial"/>
        </w:rPr>
        <w:t>«</w:t>
      </w:r>
      <w:r w:rsidR="00A529CF" w:rsidRPr="00254389">
        <w:rPr>
          <w:rFonts w:ascii="Arial" w:hAnsi="Arial" w:cs="Arial"/>
          <w:rPrChange w:id="1443" w:author="Попова Дарья" w:date="2020-07-23T10:26:00Z">
            <w:rPr>
              <w:rFonts w:ascii="Arial" w:hAnsi="Arial" w:cs="Arial"/>
              <w:lang w:val="en-US"/>
            </w:rPr>
          </w:rPrChange>
        </w:rPr>
        <w:t>ZPM</w:t>
      </w:r>
      <w:r w:rsidR="00A529CF" w:rsidRPr="001A4543">
        <w:rPr>
          <w:rFonts w:ascii="Arial" w:hAnsi="Arial" w:cs="Arial"/>
        </w:rPr>
        <w:t>_</w:t>
      </w:r>
      <w:r w:rsidR="00E86FC0">
        <w:rPr>
          <w:rFonts w:ascii="Arial" w:hAnsi="Arial" w:cs="Arial"/>
        </w:rPr>
        <w:t>IWBK Информация о доступности материала»</w:t>
      </w:r>
      <w:r w:rsidRPr="00777793">
        <w:rPr>
          <w:rFonts w:ascii="Arial" w:hAnsi="Arial" w:cs="Arial"/>
        </w:rPr>
        <w:t>.</w:t>
      </w:r>
      <w:r w:rsidR="000845D8">
        <w:rPr>
          <w:rFonts w:ascii="Arial" w:hAnsi="Arial" w:cs="Arial"/>
        </w:rPr>
        <w:t xml:space="preserve"> Разработкой PM75 предусматривается расширение данного отчета для отражения информации по сетевым графикам и статуса обеспечения потребности, </w:t>
      </w:r>
      <w:r w:rsidR="003C2825">
        <w:rPr>
          <w:rFonts w:ascii="Arial" w:hAnsi="Arial" w:cs="Arial"/>
        </w:rPr>
        <w:t>(см. раздел «</w:t>
      </w:r>
      <w:r w:rsidR="003C2825">
        <w:rPr>
          <w:rFonts w:ascii="Arial" w:hAnsi="Arial" w:cs="Arial"/>
        </w:rPr>
        <w:fldChar w:fldCharType="begin"/>
      </w:r>
      <w:r w:rsidR="003C2825">
        <w:rPr>
          <w:rFonts w:ascii="Arial" w:hAnsi="Arial" w:cs="Arial"/>
        </w:rPr>
        <w:instrText xml:space="preserve"> REF _Ref39063779 \r \h  \* MERGEFORMAT </w:instrText>
      </w:r>
      <w:r w:rsidR="003C2825">
        <w:rPr>
          <w:rFonts w:ascii="Arial" w:hAnsi="Arial" w:cs="Arial"/>
        </w:rPr>
      </w:r>
      <w:r w:rsidR="003C2825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5.10.6</w:t>
      </w:r>
      <w:r w:rsidR="003C2825">
        <w:rPr>
          <w:rFonts w:ascii="Arial" w:hAnsi="Arial" w:cs="Arial"/>
        </w:rPr>
        <w:fldChar w:fldCharType="end"/>
      </w:r>
      <w:r w:rsidR="003C2825">
        <w:rPr>
          <w:rFonts w:ascii="Arial" w:hAnsi="Arial" w:cs="Arial"/>
        </w:rPr>
        <w:t xml:space="preserve"> </w:t>
      </w:r>
      <w:r w:rsidR="003C2825">
        <w:rPr>
          <w:rFonts w:ascii="Arial" w:hAnsi="Arial" w:cs="Arial"/>
        </w:rPr>
        <w:fldChar w:fldCharType="begin"/>
      </w:r>
      <w:r w:rsidR="003C2825">
        <w:rPr>
          <w:rFonts w:ascii="Arial" w:hAnsi="Arial" w:cs="Arial"/>
        </w:rPr>
        <w:instrText xml:space="preserve"> REF _Ref39063784 \h  \* MERGEFORMAT </w:instrText>
      </w:r>
      <w:r w:rsidR="003C2825">
        <w:rPr>
          <w:rFonts w:ascii="Arial" w:hAnsi="Arial" w:cs="Arial"/>
        </w:rPr>
      </w:r>
      <w:r w:rsidR="003C2825">
        <w:rPr>
          <w:rFonts w:ascii="Arial" w:hAnsi="Arial" w:cs="Arial"/>
        </w:rPr>
        <w:fldChar w:fldCharType="separate"/>
      </w:r>
      <w:ins w:id="1444" w:author="ShramkovAB" w:date="2021-04-12T16:50:00Z">
        <w:r w:rsidR="00DD0D1E" w:rsidRPr="00DD0D1E">
          <w:rPr>
            <w:rFonts w:ascii="Arial" w:hAnsi="Arial" w:cs="Arial"/>
            <w:rPrChange w:id="1445" w:author="ShramkovAB" w:date="2021-04-12T16:50:00Z">
              <w:rPr>
                <w:rFonts w:eastAsiaTheme="majorEastAsia" w:cs="Arial"/>
                <w:szCs w:val="26"/>
              </w:rPr>
            </w:rPrChange>
          </w:rPr>
          <w:t>Расширение отчета по проверке доступности материалов</w:t>
        </w:r>
      </w:ins>
      <w:del w:id="1446" w:author="ShramkovAB" w:date="2021-04-12T16:50:00Z">
        <w:r w:rsidR="002D72A9" w:rsidRPr="001A4543" w:rsidDel="00DD0D1E">
          <w:rPr>
            <w:rFonts w:ascii="Arial" w:hAnsi="Arial" w:cs="Arial"/>
          </w:rPr>
          <w:delText>Расширение отчета по проверке доступности материалов</w:delText>
        </w:r>
      </w:del>
      <w:r w:rsidR="003C2825">
        <w:rPr>
          <w:rFonts w:ascii="Arial" w:hAnsi="Arial" w:cs="Arial"/>
        </w:rPr>
        <w:fldChar w:fldCharType="end"/>
      </w:r>
      <w:r w:rsidR="003C2825">
        <w:rPr>
          <w:rFonts w:ascii="Arial" w:hAnsi="Arial" w:cs="Arial"/>
        </w:rPr>
        <w:t xml:space="preserve"> данного КД»).</w:t>
      </w:r>
    </w:p>
    <w:p w14:paraId="464CE3CF" w14:textId="079C0A7E" w:rsidR="0018170D" w:rsidRPr="00777793" w:rsidRDefault="0018170D" w:rsidP="00B478E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0ECC5B70" w14:textId="77777777" w:rsidR="0018170D" w:rsidRPr="00777793" w:rsidRDefault="0018170D" w:rsidP="0018170D">
      <w:pPr>
        <w:spacing w:after="240" w:line="276" w:lineRule="auto"/>
        <w:ind w:left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16980AAA" w14:textId="07A73950" w:rsidR="006064CF" w:rsidRDefault="0018170D" w:rsidP="00B478E6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7A5585A" w14:textId="5CA9E7D4" w:rsidR="009037CD" w:rsidRDefault="006064CF">
      <w:pPr>
        <w:spacing w:after="240" w:line="276" w:lineRule="auto"/>
        <w:ind w:firstLine="567"/>
        <w:rPr>
          <w:ins w:id="1447" w:author="Попова Дарья" w:date="2020-07-22T16:56:00Z"/>
          <w:rFonts w:ascii="Arial" w:hAnsi="Arial" w:cs="Arial"/>
        </w:rPr>
        <w:pPrChange w:id="1448" w:author="Попова Дарья" w:date="2020-07-23T10:26:00Z">
          <w:pPr>
            <w:spacing w:after="240" w:line="276" w:lineRule="auto"/>
            <w:ind w:firstLine="567"/>
            <w:jc w:val="left"/>
          </w:pPr>
        </w:pPrChange>
      </w:pPr>
      <w:r>
        <w:rPr>
          <w:rFonts w:ascii="Arial" w:hAnsi="Arial" w:cs="Arial"/>
        </w:rPr>
        <w:t>Использу</w:t>
      </w:r>
      <w:ins w:id="1449" w:author="Попова Дарья" w:date="2020-07-22T16:55:00Z">
        <w:r w:rsidR="009037CD">
          <w:rPr>
            <w:rFonts w:ascii="Arial" w:hAnsi="Arial" w:cs="Arial"/>
          </w:rPr>
          <w:t>ю</w:t>
        </w:r>
      </w:ins>
      <w:del w:id="1450" w:author="Попова Дарья" w:date="2020-07-22T16:55:00Z">
        <w:r w:rsidDel="009037CD">
          <w:rPr>
            <w:rFonts w:ascii="Arial" w:hAnsi="Arial" w:cs="Arial"/>
          </w:rPr>
          <w:delText>е</w:delText>
        </w:r>
      </w:del>
      <w:r>
        <w:rPr>
          <w:rFonts w:ascii="Arial" w:hAnsi="Arial" w:cs="Arial"/>
        </w:rPr>
        <w:t xml:space="preserve">тся </w:t>
      </w:r>
      <w:ins w:id="1451" w:author="Попова Дарья" w:date="2020-07-22T16:56:00Z">
        <w:r w:rsidR="009037CD">
          <w:rPr>
            <w:rFonts w:ascii="Arial" w:hAnsi="Arial" w:cs="Arial"/>
          </w:rPr>
          <w:t xml:space="preserve">также </w:t>
        </w:r>
      </w:ins>
      <w:r w:rsidRPr="00621CB6">
        <w:rPr>
          <w:rFonts w:ascii="Arial" w:hAnsi="Arial" w:cs="Arial"/>
        </w:rPr>
        <w:t>стандартн</w:t>
      </w:r>
      <w:ins w:id="1452" w:author="Попова Дарья" w:date="2020-07-22T16:55:00Z">
        <w:r w:rsidR="009037CD">
          <w:rPr>
            <w:rFonts w:ascii="Arial" w:hAnsi="Arial" w:cs="Arial"/>
          </w:rPr>
          <w:t>ые</w:t>
        </w:r>
      </w:ins>
      <w:del w:id="1453" w:author="Попова Дарья" w:date="2020-07-22T16:55:00Z">
        <w:r w:rsidRPr="00621CB6" w:rsidDel="009037CD">
          <w:rPr>
            <w:rFonts w:ascii="Arial" w:hAnsi="Arial" w:cs="Arial"/>
          </w:rPr>
          <w:delText>ая</w:delText>
        </w:r>
      </w:del>
      <w:r w:rsidRPr="00621CB6">
        <w:rPr>
          <w:rFonts w:ascii="Arial" w:hAnsi="Arial" w:cs="Arial"/>
        </w:rPr>
        <w:t xml:space="preserve"> транзакци</w:t>
      </w:r>
      <w:ins w:id="1454" w:author="Попова Дарья" w:date="2020-07-22T16:55:00Z">
        <w:r w:rsidR="009037CD">
          <w:rPr>
            <w:rFonts w:ascii="Arial" w:hAnsi="Arial" w:cs="Arial"/>
          </w:rPr>
          <w:t>и:</w:t>
        </w:r>
      </w:ins>
    </w:p>
    <w:p w14:paraId="0250D294" w14:textId="7F483CED" w:rsidR="009037CD" w:rsidRPr="009037CD" w:rsidRDefault="006064CF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1455" w:author="Попова Дарья" w:date="2020-07-22T16:55:00Z"/>
          <w:rFonts w:ascii="Arial" w:hAnsi="Arial" w:cs="Arial"/>
          <w:lang w:val="en-US"/>
          <w:rPrChange w:id="1456" w:author="Попова Дарья" w:date="2020-07-22T16:56:00Z">
            <w:rPr>
              <w:ins w:id="1457" w:author="Попова Дарья" w:date="2020-07-22T16:55:00Z"/>
              <w:rFonts w:ascii="Arial" w:hAnsi="Arial" w:cs="Arial"/>
            </w:rPr>
          </w:rPrChange>
        </w:rPr>
        <w:pPrChange w:id="1458" w:author="Попова Дарья" w:date="2020-07-22T16:56:00Z">
          <w:pPr>
            <w:spacing w:after="240" w:line="276" w:lineRule="auto"/>
            <w:ind w:firstLine="567"/>
            <w:jc w:val="left"/>
          </w:pPr>
        </w:pPrChange>
      </w:pPr>
      <w:del w:id="1459" w:author="Попова Дарья" w:date="2020-07-22T16:55:00Z">
        <w:r w:rsidRPr="00621CB6" w:rsidDel="009037CD">
          <w:rPr>
            <w:rFonts w:ascii="Arial" w:hAnsi="Arial" w:cs="Arial"/>
          </w:rPr>
          <w:delText xml:space="preserve">я </w:delText>
        </w:r>
        <w:r w:rsidRPr="00777793" w:rsidDel="009037CD">
          <w:rPr>
            <w:rFonts w:ascii="Arial" w:hAnsi="Arial" w:cs="Arial"/>
          </w:rPr>
          <w:delText xml:space="preserve">изменения заказов </w:delText>
        </w:r>
      </w:del>
      <w:del w:id="1460" w:author="Попова Дарья" w:date="2020-07-22T16:56:00Z">
        <w:r w:rsidDel="009037CD">
          <w:rPr>
            <w:rFonts w:ascii="Arial" w:hAnsi="Arial" w:cs="Arial"/>
          </w:rPr>
          <w:delText>«</w:delText>
        </w:r>
      </w:del>
      <w:r w:rsidRPr="00777793">
        <w:rPr>
          <w:rFonts w:ascii="Arial" w:hAnsi="Arial" w:cs="Arial"/>
        </w:rPr>
        <w:t>IW32</w:t>
      </w:r>
      <w:r w:rsidRPr="00595A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 w:rsidRPr="009037CD">
        <w:rPr>
          <w:rFonts w:ascii="Arial" w:hAnsi="Arial" w:cs="Arial"/>
          <w:lang w:val="en-US"/>
          <w:rPrChange w:id="1461" w:author="Попова Дарья" w:date="2020-07-22T16:56:00Z">
            <w:rPr>
              <w:rFonts w:ascii="Arial" w:hAnsi="Arial" w:cs="Arial"/>
            </w:rPr>
          </w:rPrChange>
        </w:rPr>
        <w:t>Изменения заказа ТОРО</w:t>
      </w:r>
      <w:del w:id="1462" w:author="Попова Дарья" w:date="2020-07-22T16:56:00Z">
        <w:r w:rsidRPr="009037CD" w:rsidDel="009037CD">
          <w:rPr>
            <w:rFonts w:ascii="Arial" w:hAnsi="Arial" w:cs="Arial"/>
            <w:lang w:val="en-US"/>
            <w:rPrChange w:id="1463" w:author="Попова Дарья" w:date="2020-07-22T16:56:00Z">
              <w:rPr>
                <w:rFonts w:ascii="Arial" w:hAnsi="Arial" w:cs="Arial"/>
              </w:rPr>
            </w:rPrChange>
          </w:rPr>
          <w:delText>»</w:delText>
        </w:r>
      </w:del>
      <w:ins w:id="1464" w:author="Попова Дарья" w:date="2020-07-22T16:57:00Z">
        <w:r w:rsidR="009037CD">
          <w:rPr>
            <w:rFonts w:ascii="Arial" w:hAnsi="Arial" w:cs="Arial"/>
          </w:rPr>
          <w:t>;</w:t>
        </w:r>
      </w:ins>
    </w:p>
    <w:p w14:paraId="17C846ED" w14:textId="38F438E5" w:rsidR="006064CF" w:rsidRPr="00113761" w:rsidRDefault="006064CF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1465" w:author="Попова Дарья" w:date="2020-07-22T16:57:00Z"/>
          <w:rFonts w:ascii="Arial" w:hAnsi="Arial" w:cs="Arial"/>
        </w:rPr>
        <w:pPrChange w:id="1466" w:author="Попова Дарья" w:date="2020-07-22T16:56:00Z">
          <w:pPr>
            <w:spacing w:after="240" w:line="276" w:lineRule="auto"/>
            <w:ind w:firstLine="567"/>
            <w:jc w:val="left"/>
          </w:pPr>
        </w:pPrChange>
      </w:pPr>
      <w:del w:id="1467" w:author="Попова Дарья" w:date="2020-07-22T16:55:00Z">
        <w:r w:rsidRPr="00113761" w:rsidDel="009037CD">
          <w:rPr>
            <w:rFonts w:ascii="Arial" w:hAnsi="Arial" w:cs="Arial"/>
          </w:rPr>
          <w:delText xml:space="preserve"> или </w:delText>
        </w:r>
      </w:del>
      <w:del w:id="1468" w:author="Попова Дарья" w:date="2020-07-22T16:56:00Z">
        <w:r w:rsidRPr="00113761" w:rsidDel="009037CD">
          <w:rPr>
            <w:rFonts w:ascii="Arial" w:hAnsi="Arial" w:cs="Arial"/>
          </w:rPr>
          <w:delText>«</w:delText>
        </w:r>
      </w:del>
      <w:r w:rsidRPr="009037CD">
        <w:rPr>
          <w:rFonts w:ascii="Arial" w:hAnsi="Arial" w:cs="Arial"/>
          <w:lang w:val="en-US"/>
          <w:rPrChange w:id="1469" w:author="Попова Дарья" w:date="2020-07-22T16:56:00Z">
            <w:rPr>
              <w:rFonts w:ascii="Arial" w:hAnsi="Arial" w:cs="Arial"/>
            </w:rPr>
          </w:rPrChange>
        </w:rPr>
        <w:t>IW</w:t>
      </w:r>
      <w:r w:rsidRPr="00113761">
        <w:rPr>
          <w:rFonts w:ascii="Arial" w:hAnsi="Arial" w:cs="Arial"/>
        </w:rPr>
        <w:t>38 - Список заказов ТОРО (изменение)</w:t>
      </w:r>
      <w:del w:id="1470" w:author="Попова Дарья" w:date="2020-07-22T16:56:00Z">
        <w:r w:rsidRPr="00113761" w:rsidDel="009037CD">
          <w:rPr>
            <w:rFonts w:ascii="Arial" w:hAnsi="Arial" w:cs="Arial"/>
          </w:rPr>
          <w:delText>»</w:delText>
        </w:r>
      </w:del>
      <w:ins w:id="1471" w:author="Попова Дарья" w:date="2020-07-22T16:57:00Z">
        <w:r w:rsidR="009037CD">
          <w:rPr>
            <w:rFonts w:ascii="Arial" w:hAnsi="Arial" w:cs="Arial"/>
          </w:rPr>
          <w:t>;</w:t>
        </w:r>
      </w:ins>
    </w:p>
    <w:p w14:paraId="707EBDB9" w14:textId="77777777" w:rsidR="009037CD" w:rsidRDefault="009037CD" w:rsidP="009037CD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1472" w:author="Попова Дарья" w:date="2020-07-22T16:57:00Z"/>
          <w:rFonts w:ascii="Arial" w:hAnsi="Arial" w:cs="Arial"/>
        </w:rPr>
      </w:pPr>
      <w:ins w:id="1473" w:author="Попова Дарья" w:date="2020-07-22T16:57:00Z">
        <w:r w:rsidRPr="006C4A8D">
          <w:rPr>
            <w:rFonts w:ascii="Arial" w:hAnsi="Arial" w:cs="Arial"/>
            <w:lang w:val="en-US"/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682D78B8" w14:textId="77777777" w:rsidR="009037CD" w:rsidRPr="009037CD" w:rsidRDefault="009037CD">
      <w:pPr>
        <w:spacing w:after="240" w:line="276" w:lineRule="auto"/>
        <w:ind w:firstLine="567"/>
        <w:rPr>
          <w:ins w:id="1474" w:author="Попова Дарья" w:date="2020-07-22T16:57:00Z"/>
          <w:rFonts w:ascii="Arial" w:hAnsi="Arial" w:cs="Arial"/>
          <w:rPrChange w:id="1475" w:author="Попова Дарья" w:date="2020-07-22T16:57:00Z">
            <w:rPr>
              <w:ins w:id="1476" w:author="Попова Дарья" w:date="2020-07-22T16:57:00Z"/>
            </w:rPr>
          </w:rPrChange>
        </w:rPr>
        <w:pPrChange w:id="1477" w:author="Попова Дарья" w:date="2020-07-23T10:26:00Z">
          <w:pPr>
            <w:pStyle w:val="afa"/>
            <w:numPr>
              <w:numId w:val="32"/>
            </w:numPr>
            <w:tabs>
              <w:tab w:val="left" w:pos="567"/>
            </w:tabs>
            <w:spacing w:after="240" w:line="276" w:lineRule="auto"/>
            <w:ind w:left="1287" w:hanging="360"/>
          </w:pPr>
        </w:pPrChange>
      </w:pPr>
    </w:p>
    <w:p w14:paraId="11565B2B" w14:textId="49414629" w:rsidR="009037CD" w:rsidRPr="009037CD" w:rsidDel="009037CD" w:rsidRDefault="009037CD">
      <w:pPr>
        <w:pStyle w:val="4"/>
        <w:rPr>
          <w:del w:id="1478" w:author="Попова Дарья" w:date="2020-07-22T16:57:00Z"/>
          <w:lang w:val="en-US"/>
          <w:rPrChange w:id="1479" w:author="Попова Дарья" w:date="2020-07-22T16:56:00Z">
            <w:rPr>
              <w:del w:id="1480" w:author="Попова Дарья" w:date="2020-07-22T16:57:00Z"/>
              <w:rFonts w:ascii="Arial" w:hAnsi="Arial" w:cs="Arial"/>
            </w:rPr>
          </w:rPrChange>
        </w:rPr>
        <w:pPrChange w:id="1481" w:author="Попова Дарья" w:date="2020-07-23T10:22:00Z">
          <w:pPr>
            <w:spacing w:after="240" w:line="276" w:lineRule="auto"/>
            <w:ind w:firstLine="567"/>
            <w:jc w:val="left"/>
          </w:pPr>
        </w:pPrChange>
      </w:pPr>
    </w:p>
    <w:bookmarkEnd w:id="1428"/>
    <w:p w14:paraId="332B12B7" w14:textId="2A2D173F" w:rsidR="00401B8F" w:rsidRPr="00777793" w:rsidRDefault="000E5A9A">
      <w:pPr>
        <w:pStyle w:val="4"/>
      </w:pPr>
      <w:r>
        <w:t>Шаг процесса 95</w:t>
      </w:r>
      <w:r w:rsidR="00401B8F" w:rsidRPr="00777793">
        <w:t xml:space="preserve"> – Формирование заявки на изготовление ЗЧ собственного производства</w:t>
      </w:r>
    </w:p>
    <w:p w14:paraId="526DD8BC" w14:textId="0D906DCE" w:rsidR="00920873" w:rsidRPr="00EC6521" w:rsidRDefault="00401B8F">
      <w:pPr>
        <w:spacing w:after="240" w:line="276" w:lineRule="auto"/>
        <w:ind w:firstLine="567"/>
        <w:rPr>
          <w:rFonts w:ascii="Arial" w:hAnsi="Arial" w:cs="Arial"/>
        </w:rPr>
        <w:pPrChange w:id="1482" w:author="Попова Дарья" w:date="2020-07-22T17:30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 xml:space="preserve">При </w:t>
      </w:r>
      <w:r w:rsidR="00D53C80" w:rsidRPr="00777793">
        <w:rPr>
          <w:rFonts w:ascii="Arial" w:hAnsi="Arial" w:cs="Arial"/>
        </w:rPr>
        <w:t>указании</w:t>
      </w:r>
      <w:r w:rsidRPr="00777793">
        <w:rPr>
          <w:rFonts w:ascii="Arial" w:hAnsi="Arial" w:cs="Arial"/>
        </w:rPr>
        <w:t xml:space="preserve"> </w:t>
      </w:r>
      <w:r w:rsidR="000868F2" w:rsidRPr="00777793">
        <w:rPr>
          <w:rFonts w:ascii="Arial" w:hAnsi="Arial" w:cs="Arial"/>
        </w:rPr>
        <w:t xml:space="preserve">Планировщиком ТОиР </w:t>
      </w:r>
      <w:r w:rsidR="007C2A87">
        <w:rPr>
          <w:rFonts w:ascii="Arial" w:hAnsi="Arial" w:cs="Arial"/>
        </w:rPr>
        <w:t>УО</w:t>
      </w:r>
      <w:ins w:id="1483" w:author="Попова Дарья" w:date="2020-07-22T17:00:00Z">
        <w:r w:rsidR="00E50E99">
          <w:rPr>
            <w:rFonts w:ascii="Arial" w:hAnsi="Arial" w:cs="Arial"/>
          </w:rPr>
          <w:t xml:space="preserve"> или Планировщиком ЗиС УО</w:t>
        </w:r>
      </w:ins>
      <w:r w:rsidR="007C2A87">
        <w:rPr>
          <w:rFonts w:ascii="Arial" w:hAnsi="Arial" w:cs="Arial"/>
        </w:rPr>
        <w:t xml:space="preserve"> </w:t>
      </w:r>
      <w:r w:rsidR="00672D70" w:rsidRPr="00777793">
        <w:rPr>
          <w:rFonts w:ascii="Arial" w:hAnsi="Arial" w:cs="Arial"/>
        </w:rPr>
        <w:t xml:space="preserve">в качестве </w:t>
      </w:r>
      <w:r w:rsidRPr="00777793">
        <w:rPr>
          <w:rFonts w:ascii="Arial" w:hAnsi="Arial" w:cs="Arial"/>
        </w:rPr>
        <w:t>МТР в заказах ТОРО</w:t>
      </w:r>
      <w:ins w:id="1484" w:author="Попова Дарья" w:date="2020-07-22T17:01:00Z">
        <w:r w:rsidR="00E50E99">
          <w:rPr>
            <w:rFonts w:ascii="Arial" w:hAnsi="Arial" w:cs="Arial"/>
          </w:rPr>
          <w:t xml:space="preserve"> или сетевых графиках</w:t>
        </w:r>
      </w:ins>
      <w:r w:rsidRPr="00777793">
        <w:rPr>
          <w:rFonts w:ascii="Arial" w:hAnsi="Arial" w:cs="Arial"/>
        </w:rPr>
        <w:t xml:space="preserve"> </w:t>
      </w:r>
      <w:r w:rsidR="00672D70" w:rsidRPr="00777793">
        <w:rPr>
          <w:rFonts w:ascii="Arial" w:hAnsi="Arial" w:cs="Arial"/>
        </w:rPr>
        <w:t xml:space="preserve">запчастей </w:t>
      </w:r>
      <w:r w:rsidRPr="00777793">
        <w:rPr>
          <w:rFonts w:ascii="Arial" w:hAnsi="Arial" w:cs="Arial"/>
        </w:rPr>
        <w:t>собственного производства</w:t>
      </w:r>
      <w:r w:rsidR="00672D70" w:rsidRPr="00777793">
        <w:rPr>
          <w:rFonts w:ascii="Arial" w:hAnsi="Arial" w:cs="Arial"/>
        </w:rPr>
        <w:t>,</w:t>
      </w:r>
      <w:r w:rsidRPr="00777793">
        <w:rPr>
          <w:rFonts w:ascii="Arial" w:hAnsi="Arial" w:cs="Arial"/>
        </w:rPr>
        <w:t xml:space="preserve"> </w:t>
      </w:r>
      <w:r w:rsidR="00D53C80" w:rsidRPr="00777793">
        <w:rPr>
          <w:rFonts w:ascii="Arial" w:hAnsi="Arial" w:cs="Arial"/>
        </w:rPr>
        <w:t xml:space="preserve">в системе </w:t>
      </w:r>
      <w:r w:rsidR="006F7C06" w:rsidRPr="00777793">
        <w:rPr>
          <w:rFonts w:ascii="Arial" w:hAnsi="Arial" w:cs="Arial"/>
        </w:rPr>
        <w:t xml:space="preserve">автоматически </w:t>
      </w:r>
      <w:r w:rsidR="00D53C80" w:rsidRPr="00777793">
        <w:rPr>
          <w:rFonts w:ascii="Arial" w:hAnsi="Arial" w:cs="Arial"/>
        </w:rPr>
        <w:t>формируется</w:t>
      </w:r>
      <w:r w:rsidR="00606D0B" w:rsidRPr="00777793">
        <w:rPr>
          <w:rFonts w:ascii="Arial" w:hAnsi="Arial" w:cs="Arial"/>
        </w:rPr>
        <w:t xml:space="preserve"> заявка</w:t>
      </w:r>
      <w:r w:rsidRPr="00777793">
        <w:rPr>
          <w:rFonts w:ascii="Arial" w:hAnsi="Arial" w:cs="Arial"/>
        </w:rPr>
        <w:t xml:space="preserve"> на производство ЗЧ</w:t>
      </w:r>
      <w:r w:rsidR="00606D0B" w:rsidRPr="00777793">
        <w:rPr>
          <w:rFonts w:ascii="Arial" w:hAnsi="Arial" w:cs="Arial"/>
        </w:rPr>
        <w:t xml:space="preserve"> в виде </w:t>
      </w:r>
      <w:r w:rsidR="000868F2" w:rsidRPr="00777793">
        <w:rPr>
          <w:rFonts w:ascii="Arial" w:hAnsi="Arial" w:cs="Arial"/>
        </w:rPr>
        <w:t>плановой потребности – документ</w:t>
      </w:r>
      <w:r w:rsidR="00811460" w:rsidRPr="00777793">
        <w:rPr>
          <w:rFonts w:ascii="Arial" w:hAnsi="Arial" w:cs="Arial"/>
        </w:rPr>
        <w:t>ов</w:t>
      </w:r>
      <w:r w:rsidR="000868F2" w:rsidRPr="00777793">
        <w:rPr>
          <w:rFonts w:ascii="Arial" w:hAnsi="Arial" w:cs="Arial"/>
        </w:rPr>
        <w:t xml:space="preserve"> </w:t>
      </w:r>
      <w:r w:rsidR="00606D0B" w:rsidRPr="00777793">
        <w:rPr>
          <w:rFonts w:ascii="Arial" w:hAnsi="Arial" w:cs="Arial"/>
        </w:rPr>
        <w:t>резервирования к заказ</w:t>
      </w:r>
      <w:r w:rsidR="00811460" w:rsidRPr="00777793">
        <w:rPr>
          <w:rFonts w:ascii="Arial" w:hAnsi="Arial" w:cs="Arial"/>
        </w:rPr>
        <w:t>ам</w:t>
      </w:r>
      <w:r w:rsidR="000868F2" w:rsidRPr="00777793">
        <w:rPr>
          <w:rFonts w:ascii="Arial" w:hAnsi="Arial" w:cs="Arial"/>
        </w:rPr>
        <w:t xml:space="preserve"> ТОРО</w:t>
      </w:r>
      <w:ins w:id="1485" w:author="Попова Дарья" w:date="2020-07-22T17:27:00Z">
        <w:r w:rsidR="001D62C1">
          <w:rPr>
            <w:rFonts w:ascii="Arial" w:hAnsi="Arial" w:cs="Arial"/>
          </w:rPr>
          <w:t xml:space="preserve"> или сетевым графикам</w:t>
        </w:r>
      </w:ins>
      <w:r w:rsidR="00606D0B" w:rsidRPr="00777793">
        <w:rPr>
          <w:rFonts w:ascii="Arial" w:hAnsi="Arial" w:cs="Arial"/>
        </w:rPr>
        <w:t>.</w:t>
      </w:r>
      <w:r w:rsidR="00920873" w:rsidRPr="00777793">
        <w:rPr>
          <w:rFonts w:ascii="Arial" w:hAnsi="Arial" w:cs="Arial"/>
        </w:rPr>
        <w:t xml:space="preserve"> Данная заявка анализируется</w:t>
      </w:r>
      <w:r w:rsidR="00FF2BD2" w:rsidRPr="00777793">
        <w:rPr>
          <w:rFonts w:ascii="Arial" w:hAnsi="Arial" w:cs="Arial"/>
        </w:rPr>
        <w:t xml:space="preserve"> </w:t>
      </w:r>
      <w:r w:rsidR="002748BF">
        <w:rPr>
          <w:rFonts w:ascii="Arial" w:hAnsi="Arial" w:cs="Arial"/>
        </w:rPr>
        <w:t>в отчете</w:t>
      </w:r>
      <w:r w:rsidR="003A09FA" w:rsidRPr="00777793">
        <w:rPr>
          <w:rFonts w:ascii="Arial" w:hAnsi="Arial" w:cs="Arial"/>
        </w:rPr>
        <w:t xml:space="preserve"> </w:t>
      </w:r>
      <w:r w:rsidR="002748BF" w:rsidRPr="001D62C1">
        <w:rPr>
          <w:rFonts w:ascii="Arial" w:hAnsi="Arial" w:cs="Arial"/>
          <w:rPrChange w:id="1486" w:author="Попова Дарья" w:date="2020-07-22T17:30:00Z">
            <w:rPr>
              <w:rFonts w:ascii="Arial" w:hAnsi="Arial" w:cs="Arial"/>
              <w:lang w:val="en-US"/>
            </w:rPr>
          </w:rPrChange>
        </w:rPr>
        <w:t>ZPM</w:t>
      </w:r>
      <w:r w:rsidR="002748BF" w:rsidRPr="001A4543">
        <w:rPr>
          <w:rFonts w:ascii="Arial" w:hAnsi="Arial" w:cs="Arial"/>
        </w:rPr>
        <w:t>_</w:t>
      </w:r>
      <w:r w:rsidR="002748BF" w:rsidRPr="001D62C1">
        <w:rPr>
          <w:rFonts w:ascii="Arial" w:hAnsi="Arial" w:cs="Arial"/>
          <w:rPrChange w:id="1487" w:author="Попова Дарья" w:date="2020-07-22T17:30:00Z">
            <w:rPr>
              <w:rFonts w:ascii="Arial" w:hAnsi="Arial" w:cs="Arial"/>
              <w:lang w:val="en-US"/>
            </w:rPr>
          </w:rPrChange>
        </w:rPr>
        <w:t>IWBK</w:t>
      </w:r>
      <w:r w:rsidR="00920873" w:rsidRPr="00777793">
        <w:rPr>
          <w:rFonts w:ascii="Arial" w:hAnsi="Arial" w:cs="Arial"/>
        </w:rPr>
        <w:t xml:space="preserve"> Планировщиком ТОиР </w:t>
      </w:r>
      <w:r w:rsidR="007C2A87">
        <w:rPr>
          <w:rFonts w:ascii="Arial" w:hAnsi="Arial" w:cs="Arial"/>
        </w:rPr>
        <w:t>УО</w:t>
      </w:r>
      <w:ins w:id="1488" w:author="Попова Дарья" w:date="2020-07-22T17:27:00Z">
        <w:r w:rsidR="001D62C1">
          <w:rPr>
            <w:rFonts w:ascii="Arial" w:hAnsi="Arial" w:cs="Arial"/>
          </w:rPr>
          <w:t xml:space="preserve"> или Планировщиком ЗиС УО</w:t>
        </w:r>
      </w:ins>
      <w:r w:rsidR="007C2A87">
        <w:rPr>
          <w:rFonts w:ascii="Arial" w:hAnsi="Arial" w:cs="Arial"/>
        </w:rPr>
        <w:t xml:space="preserve"> </w:t>
      </w:r>
      <w:r w:rsidR="00920873" w:rsidRPr="00777793">
        <w:rPr>
          <w:rFonts w:ascii="Arial" w:hAnsi="Arial" w:cs="Arial"/>
        </w:rPr>
        <w:t xml:space="preserve">и </w:t>
      </w:r>
      <w:r w:rsidR="00FA2FBD" w:rsidRPr="00777793">
        <w:rPr>
          <w:rFonts w:ascii="Arial" w:hAnsi="Arial" w:cs="Arial"/>
        </w:rPr>
        <w:t>направляется</w:t>
      </w:r>
      <w:r w:rsidR="00920873" w:rsidRPr="00777793">
        <w:rPr>
          <w:rFonts w:ascii="Arial" w:hAnsi="Arial" w:cs="Arial"/>
        </w:rPr>
        <w:t xml:space="preserve"> Плановику ЦРММ</w:t>
      </w:r>
      <w:ins w:id="1489" w:author="ShramkovAB" w:date="2021-04-01T18:15:00Z">
        <w:r w:rsidR="00D754A4">
          <w:rPr>
            <w:rFonts w:ascii="Arial" w:hAnsi="Arial" w:cs="Arial"/>
          </w:rPr>
          <w:t xml:space="preserve"> вне системы (например, по электронной почте)</w:t>
        </w:r>
      </w:ins>
      <w:r w:rsidR="00920873" w:rsidRPr="00777793">
        <w:rPr>
          <w:rFonts w:ascii="Arial" w:hAnsi="Arial" w:cs="Arial"/>
        </w:rPr>
        <w:t>.</w:t>
      </w:r>
    </w:p>
    <w:p w14:paraId="5A9E46EF" w14:textId="21ADFF10" w:rsidR="00401B8F" w:rsidRPr="00777793" w:rsidRDefault="000868F2">
      <w:pPr>
        <w:spacing w:after="240" w:line="276" w:lineRule="auto"/>
        <w:ind w:firstLine="567"/>
        <w:rPr>
          <w:rFonts w:ascii="Arial" w:hAnsi="Arial" w:cs="Arial"/>
        </w:rPr>
        <w:pPrChange w:id="1490" w:author="Попова Дарья" w:date="2020-07-22T17:30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 xml:space="preserve">Плановик </w:t>
      </w:r>
      <w:r w:rsidR="00D53C80" w:rsidRPr="00777793">
        <w:rPr>
          <w:rFonts w:ascii="Arial" w:hAnsi="Arial" w:cs="Arial"/>
        </w:rPr>
        <w:t>ЦРММ</w:t>
      </w:r>
      <w:r w:rsidRPr="00777793">
        <w:rPr>
          <w:rFonts w:ascii="Arial" w:hAnsi="Arial" w:cs="Arial"/>
        </w:rPr>
        <w:t xml:space="preserve"> в рамках процесса </w:t>
      </w:r>
      <w:r w:rsidR="00D53C80" w:rsidRPr="00777793">
        <w:rPr>
          <w:rFonts w:ascii="Arial" w:hAnsi="Arial" w:cs="Arial"/>
        </w:rPr>
        <w:t>«</w:t>
      </w:r>
      <w:r w:rsidRPr="00777793">
        <w:rPr>
          <w:rFonts w:ascii="Arial" w:hAnsi="Arial" w:cs="Arial"/>
        </w:rPr>
        <w:t>ПП-07.05.01 Производство деталей и изделий собственными силами</w:t>
      </w:r>
      <w:r w:rsidR="00D53C80" w:rsidRPr="00777793">
        <w:rPr>
          <w:rFonts w:ascii="Arial" w:hAnsi="Arial" w:cs="Arial"/>
        </w:rPr>
        <w:t>»</w:t>
      </w:r>
      <w:r w:rsidRPr="00777793">
        <w:rPr>
          <w:rFonts w:ascii="Arial" w:hAnsi="Arial" w:cs="Arial"/>
        </w:rPr>
        <w:t xml:space="preserve"> анализирует потребность с заказов ТОРО</w:t>
      </w:r>
      <w:ins w:id="1491" w:author="Попова Дарья" w:date="2020-07-22T17:27:00Z">
        <w:r w:rsidR="001D62C1">
          <w:rPr>
            <w:rFonts w:ascii="Arial" w:hAnsi="Arial" w:cs="Arial"/>
          </w:rPr>
          <w:t xml:space="preserve"> или сетевых графиков</w:t>
        </w:r>
      </w:ins>
      <w:r w:rsidR="006F7C06" w:rsidRPr="00777793">
        <w:rPr>
          <w:rFonts w:ascii="Arial" w:hAnsi="Arial" w:cs="Arial"/>
        </w:rPr>
        <w:t xml:space="preserve"> при помощи отчета </w:t>
      </w:r>
      <w:r w:rsidR="003A09FA" w:rsidRPr="00777793">
        <w:rPr>
          <w:rFonts w:ascii="Arial" w:hAnsi="Arial" w:cs="Arial"/>
        </w:rPr>
        <w:t>(разработка PM26</w:t>
      </w:r>
      <w:r w:rsidR="003A09FA" w:rsidRPr="001D62C1">
        <w:rPr>
          <w:rFonts w:ascii="Arial" w:hAnsi="Arial" w:cs="Arial"/>
          <w:rPrChange w:id="1492" w:author="Попова Дарья" w:date="2020-07-22T17:30:00Z">
            <w:rPr/>
          </w:rPrChange>
        </w:rPr>
        <w:t xml:space="preserve"> </w:t>
      </w:r>
      <w:r w:rsidR="003A09FA" w:rsidRPr="00777793">
        <w:rPr>
          <w:rFonts w:ascii="Arial" w:hAnsi="Arial" w:cs="Arial"/>
        </w:rPr>
        <w:t>Отчет "Потребность в запчастях собственного изготовления")</w:t>
      </w:r>
      <w:r w:rsidRPr="00777793">
        <w:rPr>
          <w:rFonts w:ascii="Arial" w:hAnsi="Arial" w:cs="Arial"/>
        </w:rPr>
        <w:t>, и</w:t>
      </w:r>
      <w:r w:rsidR="006F7C06" w:rsidRPr="00777793">
        <w:rPr>
          <w:rFonts w:ascii="Arial" w:hAnsi="Arial" w:cs="Arial"/>
        </w:rPr>
        <w:t>,</w:t>
      </w:r>
      <w:r w:rsidRPr="00777793">
        <w:rPr>
          <w:rFonts w:ascii="Arial" w:hAnsi="Arial" w:cs="Arial"/>
        </w:rPr>
        <w:t xml:space="preserve"> в случае невозможности обеспечить покрытие </w:t>
      </w:r>
      <w:r w:rsidR="006F7C06" w:rsidRPr="00777793">
        <w:rPr>
          <w:rFonts w:ascii="Arial" w:hAnsi="Arial" w:cs="Arial"/>
        </w:rPr>
        <w:t xml:space="preserve">потребности, уведомляет </w:t>
      </w:r>
      <w:r w:rsidR="003A09FA" w:rsidRPr="00777793">
        <w:rPr>
          <w:rFonts w:ascii="Arial" w:hAnsi="Arial" w:cs="Arial"/>
        </w:rPr>
        <w:t>по электронной почте</w:t>
      </w:r>
      <w:r w:rsidR="003A09FA" w:rsidRPr="00777793" w:rsidDel="003A09FA">
        <w:rPr>
          <w:rFonts w:ascii="Arial" w:hAnsi="Arial" w:cs="Arial"/>
        </w:rPr>
        <w:t xml:space="preserve"> </w:t>
      </w:r>
      <w:r w:rsidR="003A09FA" w:rsidRPr="00777793">
        <w:rPr>
          <w:rFonts w:ascii="Arial" w:hAnsi="Arial" w:cs="Arial"/>
        </w:rPr>
        <w:t>П</w:t>
      </w:r>
      <w:r w:rsidR="006F7C06" w:rsidRPr="00777793">
        <w:rPr>
          <w:rFonts w:ascii="Arial" w:hAnsi="Arial" w:cs="Arial"/>
        </w:rPr>
        <w:t>ланировщика</w:t>
      </w:r>
      <w:r w:rsidRPr="00777793">
        <w:rPr>
          <w:rFonts w:ascii="Arial" w:hAnsi="Arial" w:cs="Arial"/>
        </w:rPr>
        <w:t xml:space="preserve"> ТОиР</w:t>
      </w:r>
      <w:r w:rsidR="00754B1A">
        <w:rPr>
          <w:rFonts w:ascii="Arial" w:hAnsi="Arial" w:cs="Arial"/>
        </w:rPr>
        <w:t xml:space="preserve"> УО</w:t>
      </w:r>
      <w:ins w:id="1493" w:author="Попова Дарья" w:date="2020-07-22T17:27:00Z">
        <w:r w:rsidR="001D62C1">
          <w:rPr>
            <w:rFonts w:ascii="Arial" w:hAnsi="Arial" w:cs="Arial"/>
          </w:rPr>
          <w:t xml:space="preserve"> или Планировщика ЗиС УО</w:t>
        </w:r>
      </w:ins>
      <w:r w:rsidR="00754B1A">
        <w:rPr>
          <w:rFonts w:ascii="Arial" w:hAnsi="Arial" w:cs="Arial"/>
        </w:rPr>
        <w:t xml:space="preserve"> </w:t>
      </w:r>
      <w:r w:rsidR="006F7C06" w:rsidRPr="00777793">
        <w:rPr>
          <w:rFonts w:ascii="Arial" w:hAnsi="Arial" w:cs="Arial"/>
        </w:rPr>
        <w:t>о невозможности изготовить изделие в ЦРММ</w:t>
      </w:r>
      <w:r w:rsidR="00C22008" w:rsidRPr="00777793">
        <w:rPr>
          <w:rFonts w:ascii="Arial" w:hAnsi="Arial" w:cs="Arial"/>
        </w:rPr>
        <w:t xml:space="preserve"> (в т.ч. в указанные сроки)</w:t>
      </w:r>
      <w:r w:rsidR="006F7C06" w:rsidRPr="00777793">
        <w:rPr>
          <w:rFonts w:ascii="Arial" w:hAnsi="Arial" w:cs="Arial"/>
        </w:rPr>
        <w:t xml:space="preserve">, после чего </w:t>
      </w:r>
      <w:r w:rsidR="004035E5" w:rsidRPr="00777793">
        <w:rPr>
          <w:rFonts w:ascii="Arial" w:hAnsi="Arial" w:cs="Arial"/>
        </w:rPr>
        <w:t>Планировщик ТОиР</w:t>
      </w:r>
      <w:r w:rsidR="00754B1A">
        <w:rPr>
          <w:rFonts w:ascii="Arial" w:hAnsi="Arial" w:cs="Arial"/>
        </w:rPr>
        <w:t xml:space="preserve"> УО</w:t>
      </w:r>
      <w:ins w:id="1494" w:author="Попова Дарья" w:date="2020-07-22T17:28:00Z">
        <w:r w:rsidR="001D62C1">
          <w:rPr>
            <w:rFonts w:ascii="Arial" w:hAnsi="Arial" w:cs="Arial"/>
          </w:rPr>
          <w:t xml:space="preserve"> или Планировщик ЗиС УО</w:t>
        </w:r>
      </w:ins>
      <w:r w:rsidR="00754B1A">
        <w:rPr>
          <w:rFonts w:ascii="Arial" w:hAnsi="Arial" w:cs="Arial"/>
        </w:rPr>
        <w:t xml:space="preserve"> </w:t>
      </w:r>
      <w:r w:rsidR="000E5A9A">
        <w:rPr>
          <w:rFonts w:ascii="Arial" w:hAnsi="Arial" w:cs="Arial"/>
        </w:rPr>
        <w:t xml:space="preserve">должен выполнить </w:t>
      </w:r>
      <w:r w:rsidR="003C2825">
        <w:rPr>
          <w:rFonts w:ascii="Arial" w:hAnsi="Arial" w:cs="Arial"/>
        </w:rPr>
        <w:t xml:space="preserve">повторно </w:t>
      </w:r>
      <w:r w:rsidR="000E5A9A">
        <w:rPr>
          <w:rFonts w:ascii="Arial" w:hAnsi="Arial" w:cs="Arial"/>
        </w:rPr>
        <w:t>шаг</w:t>
      </w:r>
      <w:r w:rsidR="006F7C06" w:rsidRPr="00777793">
        <w:rPr>
          <w:rFonts w:ascii="Arial" w:hAnsi="Arial" w:cs="Arial"/>
        </w:rPr>
        <w:t xml:space="preserve">, в рамках которого выполняется замена МТР и </w:t>
      </w:r>
      <w:r w:rsidR="000E5A9A">
        <w:rPr>
          <w:rFonts w:ascii="Arial" w:hAnsi="Arial" w:cs="Arial"/>
        </w:rPr>
        <w:t>проверка доступности</w:t>
      </w:r>
      <w:r w:rsidR="006F7C06" w:rsidRPr="00777793">
        <w:rPr>
          <w:rFonts w:ascii="Arial" w:hAnsi="Arial" w:cs="Arial"/>
        </w:rPr>
        <w:t xml:space="preserve"> МТР в заказах ТОРО</w:t>
      </w:r>
      <w:ins w:id="1495" w:author="Попова Дарья" w:date="2020-07-22T17:28:00Z">
        <w:r w:rsidR="001D62C1">
          <w:rPr>
            <w:rFonts w:ascii="Arial" w:hAnsi="Arial" w:cs="Arial"/>
          </w:rPr>
          <w:t>/ сетевых графиках</w:t>
        </w:r>
      </w:ins>
      <w:r w:rsidR="006F7C06" w:rsidRPr="00777793">
        <w:rPr>
          <w:rFonts w:ascii="Arial" w:hAnsi="Arial" w:cs="Arial"/>
        </w:rPr>
        <w:t>.</w:t>
      </w:r>
      <w:r w:rsidR="00D53C80" w:rsidRPr="00777793">
        <w:rPr>
          <w:rFonts w:ascii="Arial" w:hAnsi="Arial" w:cs="Arial"/>
        </w:rPr>
        <w:t xml:space="preserve"> </w:t>
      </w:r>
      <w:r w:rsidR="003C2825">
        <w:rPr>
          <w:rFonts w:ascii="Arial" w:hAnsi="Arial" w:cs="Arial"/>
        </w:rPr>
        <w:t xml:space="preserve">Если выполнить замену МТР не возможно, то </w:t>
      </w:r>
      <w:r w:rsidR="003C2825" w:rsidRPr="00777793">
        <w:rPr>
          <w:rFonts w:ascii="Arial" w:hAnsi="Arial" w:cs="Arial"/>
        </w:rPr>
        <w:t>Планировщик ТОиР</w:t>
      </w:r>
      <w:r w:rsidR="003C2825">
        <w:rPr>
          <w:rFonts w:ascii="Arial" w:hAnsi="Arial" w:cs="Arial"/>
        </w:rPr>
        <w:t xml:space="preserve"> УО</w:t>
      </w:r>
      <w:ins w:id="1496" w:author="Попова Дарья" w:date="2020-07-22T17:28:00Z">
        <w:r w:rsidR="001D62C1">
          <w:rPr>
            <w:rFonts w:ascii="Arial" w:hAnsi="Arial" w:cs="Arial"/>
          </w:rPr>
          <w:t xml:space="preserve"> или Планировщик ЗиС УО</w:t>
        </w:r>
      </w:ins>
      <w:r w:rsidR="003C2825">
        <w:rPr>
          <w:rFonts w:ascii="Arial" w:hAnsi="Arial" w:cs="Arial"/>
        </w:rPr>
        <w:t xml:space="preserve"> выполняет перепланировку сроков работ с учетом плановых сроков изготовления ЗЧ.</w:t>
      </w:r>
    </w:p>
    <w:p w14:paraId="3072303D" w14:textId="42CCC3BD" w:rsidR="00D53C80" w:rsidRPr="00777793" w:rsidRDefault="00D53C80">
      <w:pPr>
        <w:spacing w:after="240" w:line="276" w:lineRule="auto"/>
        <w:ind w:firstLine="567"/>
        <w:rPr>
          <w:rFonts w:ascii="Arial" w:hAnsi="Arial" w:cs="Arial"/>
        </w:rPr>
        <w:pPrChange w:id="1497" w:author="Попова Дарья" w:date="2020-07-22T17:30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>В том случае, если потребность в изделиях собственного изготовления возможно обеспечить в определенные в заказе</w:t>
      </w:r>
      <w:ins w:id="1498" w:author="Попова Дарья" w:date="2020-07-22T17:28:00Z">
        <w:r w:rsidR="001D62C1">
          <w:rPr>
            <w:rFonts w:ascii="Arial" w:hAnsi="Arial" w:cs="Arial"/>
          </w:rPr>
          <w:t xml:space="preserve"> или сетевом графике</w:t>
        </w:r>
      </w:ins>
      <w:r w:rsidRPr="00777793">
        <w:rPr>
          <w:rFonts w:ascii="Arial" w:hAnsi="Arial" w:cs="Arial"/>
        </w:rPr>
        <w:t xml:space="preserve"> сроки, </w:t>
      </w:r>
      <w:r w:rsidR="009F45BF">
        <w:rPr>
          <w:rFonts w:ascii="Arial" w:hAnsi="Arial" w:cs="Arial"/>
        </w:rPr>
        <w:t>П</w:t>
      </w:r>
      <w:r w:rsidRPr="00777793">
        <w:rPr>
          <w:rFonts w:ascii="Arial" w:hAnsi="Arial" w:cs="Arial"/>
        </w:rPr>
        <w:t xml:space="preserve">лановик ЦРММ уведомляет об </w:t>
      </w:r>
      <w:r w:rsidR="003A09FA" w:rsidRPr="00777793">
        <w:rPr>
          <w:rFonts w:ascii="Arial" w:hAnsi="Arial" w:cs="Arial"/>
        </w:rPr>
        <w:t>э</w:t>
      </w:r>
      <w:r w:rsidRPr="00777793">
        <w:rPr>
          <w:rFonts w:ascii="Arial" w:hAnsi="Arial" w:cs="Arial"/>
        </w:rPr>
        <w:t xml:space="preserve">том </w:t>
      </w:r>
      <w:r w:rsidR="003A09FA" w:rsidRPr="00777793">
        <w:rPr>
          <w:rFonts w:ascii="Arial" w:hAnsi="Arial" w:cs="Arial"/>
        </w:rPr>
        <w:t xml:space="preserve">Планировщика </w:t>
      </w:r>
      <w:r w:rsidRPr="00777793">
        <w:rPr>
          <w:rFonts w:ascii="Arial" w:hAnsi="Arial" w:cs="Arial"/>
        </w:rPr>
        <w:t>ТОиР</w:t>
      </w:r>
      <w:r w:rsidR="00754B1A">
        <w:rPr>
          <w:rFonts w:ascii="Arial" w:hAnsi="Arial" w:cs="Arial"/>
        </w:rPr>
        <w:t xml:space="preserve"> УО</w:t>
      </w:r>
      <w:ins w:id="1499" w:author="Попова Дарья" w:date="2020-07-22T17:29:00Z">
        <w:r w:rsidR="001D62C1">
          <w:rPr>
            <w:rFonts w:ascii="Arial" w:hAnsi="Arial" w:cs="Arial"/>
          </w:rPr>
          <w:t xml:space="preserve"> или Планировщика ЗиС УО</w:t>
        </w:r>
      </w:ins>
      <w:r w:rsidR="00754B1A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по электронной почте. </w:t>
      </w:r>
    </w:p>
    <w:p w14:paraId="356AAE13" w14:textId="2BB381EE" w:rsidR="00103A0B" w:rsidRPr="00777793" w:rsidRDefault="001F50C0">
      <w:pPr>
        <w:spacing w:after="240" w:line="276" w:lineRule="auto"/>
        <w:ind w:firstLine="567"/>
        <w:rPr>
          <w:rFonts w:ascii="Arial" w:hAnsi="Arial" w:cs="Arial"/>
        </w:rPr>
        <w:pPrChange w:id="1500" w:author="Попова Дарья" w:date="2020-07-22T17:30:00Z">
          <w:pPr>
            <w:spacing w:before="120"/>
            <w:ind w:firstLine="567"/>
          </w:pPr>
        </w:pPrChange>
      </w:pPr>
      <w:bookmarkStart w:id="1501" w:name="_Hlk518057696"/>
      <w:r w:rsidRPr="00777793">
        <w:rPr>
          <w:rFonts w:ascii="Arial" w:hAnsi="Arial" w:cs="Arial"/>
        </w:rPr>
        <w:t>Для обработки заказов используется с</w:t>
      </w:r>
      <w:r w:rsidR="00606D0B" w:rsidRPr="00777793">
        <w:rPr>
          <w:rFonts w:ascii="Arial" w:hAnsi="Arial" w:cs="Arial"/>
        </w:rPr>
        <w:t xml:space="preserve">тандартная транзакция для изменения заказов - </w:t>
      </w:r>
      <w:r w:rsidR="00E667F9">
        <w:rPr>
          <w:rFonts w:ascii="Arial" w:hAnsi="Arial" w:cs="Arial"/>
        </w:rPr>
        <w:t>«IW38 Список заказов ТОРО (изменение)»</w:t>
      </w:r>
      <w:r w:rsidR="00606D0B" w:rsidRPr="00777793">
        <w:rPr>
          <w:rFonts w:ascii="Arial" w:hAnsi="Arial" w:cs="Arial"/>
        </w:rPr>
        <w:t>.</w:t>
      </w:r>
      <w:r w:rsidR="006F7C06" w:rsidRPr="00777793">
        <w:rPr>
          <w:rFonts w:ascii="Arial" w:hAnsi="Arial" w:cs="Arial"/>
        </w:rPr>
        <w:t xml:space="preserve"> </w:t>
      </w:r>
      <w:bookmarkStart w:id="1502" w:name="_Hlk519009059"/>
    </w:p>
    <w:p w14:paraId="78240C51" w14:textId="03A59440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3" w:author="Попова Дарья" w:date="2020-07-22T17:30:00Z">
          <w:pPr>
            <w:spacing w:after="240" w:line="276" w:lineRule="auto"/>
            <w:ind w:firstLine="708"/>
          </w:pPr>
        </w:pPrChange>
      </w:pPr>
      <w:r w:rsidRPr="00777793">
        <w:rPr>
          <w:rFonts w:ascii="Arial" w:hAnsi="Arial" w:cs="Arial"/>
        </w:rPr>
        <w:t>Поля для заполнения на селекционном экране</w:t>
      </w:r>
      <w:r w:rsidR="003A09FA" w:rsidRPr="00777793">
        <w:rPr>
          <w:rFonts w:ascii="Arial" w:hAnsi="Arial" w:cs="Arial"/>
        </w:rPr>
        <w:t xml:space="preserve"> </w:t>
      </w:r>
      <w:r w:rsidR="008F26C5" w:rsidRPr="001D62C1">
        <w:rPr>
          <w:rFonts w:ascii="Arial" w:hAnsi="Arial" w:cs="Arial"/>
          <w:rPrChange w:id="1504" w:author="Попова Дарья" w:date="2020-07-22T17:29:00Z">
            <w:rPr>
              <w:rFonts w:ascii="Arial" w:hAnsi="Arial" w:cs="Arial"/>
              <w:lang w:val="en-US"/>
            </w:rPr>
          </w:rPrChange>
        </w:rPr>
        <w:t>ZPM</w:t>
      </w:r>
      <w:r w:rsidR="008F26C5" w:rsidRPr="001A4543">
        <w:rPr>
          <w:rFonts w:ascii="Arial" w:hAnsi="Arial" w:cs="Arial"/>
        </w:rPr>
        <w:t>_</w:t>
      </w:r>
      <w:r w:rsidR="008F26C5" w:rsidRPr="001D62C1">
        <w:rPr>
          <w:rFonts w:ascii="Arial" w:hAnsi="Arial" w:cs="Arial"/>
          <w:rPrChange w:id="1505" w:author="Попова Дарья" w:date="2020-07-22T17:29:00Z">
            <w:rPr>
              <w:rFonts w:ascii="Arial" w:hAnsi="Arial" w:cs="Arial"/>
              <w:lang w:val="en-US"/>
            </w:rPr>
          </w:rPrChange>
        </w:rPr>
        <w:t>IWBK</w:t>
      </w:r>
      <w:r w:rsidR="003A09FA" w:rsidRPr="00777793">
        <w:rPr>
          <w:rFonts w:ascii="Arial" w:hAnsi="Arial" w:cs="Arial"/>
        </w:rPr>
        <w:t xml:space="preserve"> и стандартной транзакции </w:t>
      </w:r>
      <w:r w:rsidR="00E667F9">
        <w:rPr>
          <w:rFonts w:ascii="Arial" w:hAnsi="Arial" w:cs="Arial"/>
        </w:rPr>
        <w:t>«IW38 Список заказов ТОРО (изменение</w:t>
      </w:r>
      <w:r w:rsidR="00726FC8">
        <w:rPr>
          <w:rFonts w:ascii="Arial" w:hAnsi="Arial" w:cs="Arial"/>
        </w:rPr>
        <w:t>)»</w:t>
      </w:r>
      <w:r w:rsidRPr="00777793">
        <w:rPr>
          <w:rFonts w:ascii="Arial" w:hAnsi="Arial" w:cs="Arial"/>
        </w:rPr>
        <w:t>:</w:t>
      </w:r>
    </w:p>
    <w:p w14:paraId="19F98A7F" w14:textId="77777777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6" w:author="Попова Дарья" w:date="2020-07-22T17:30:00Z">
          <w:pPr>
            <w:spacing w:after="240" w:line="276" w:lineRule="auto"/>
            <w:ind w:left="927"/>
          </w:pPr>
        </w:pPrChange>
      </w:pPr>
      <w:r w:rsidRPr="00777793">
        <w:rPr>
          <w:rFonts w:ascii="Arial" w:hAnsi="Arial" w:cs="Arial"/>
        </w:rPr>
        <w:t>- Техническое место;</w:t>
      </w:r>
    </w:p>
    <w:p w14:paraId="1542E269" w14:textId="77777777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7" w:author="Попова Дарья" w:date="2020-07-22T17:30:00Z">
          <w:pPr>
            <w:spacing w:after="240" w:line="276" w:lineRule="auto"/>
            <w:ind w:left="927"/>
          </w:pPr>
        </w:pPrChange>
      </w:pPr>
      <w:r w:rsidRPr="00777793">
        <w:rPr>
          <w:rFonts w:ascii="Arial" w:hAnsi="Arial" w:cs="Arial"/>
        </w:rPr>
        <w:t>- Группа планирования;</w:t>
      </w:r>
    </w:p>
    <w:p w14:paraId="41F4996E" w14:textId="77777777" w:rsidR="00103A0B" w:rsidRPr="00777793" w:rsidRDefault="00103A0B">
      <w:pPr>
        <w:spacing w:after="240" w:line="276" w:lineRule="auto"/>
        <w:ind w:firstLine="567"/>
        <w:rPr>
          <w:rFonts w:ascii="Arial" w:hAnsi="Arial" w:cs="Arial"/>
        </w:rPr>
        <w:pPrChange w:id="1508" w:author="Попова Дарья" w:date="2020-07-22T17:30:00Z">
          <w:pPr>
            <w:spacing w:after="240" w:line="276" w:lineRule="auto"/>
            <w:ind w:left="927"/>
            <w:jc w:val="left"/>
          </w:pPr>
        </w:pPrChange>
      </w:pPr>
      <w:r w:rsidRPr="00777793">
        <w:rPr>
          <w:rFonts w:ascii="Arial" w:hAnsi="Arial" w:cs="Arial"/>
        </w:rPr>
        <w:t>- Период (с .. по).</w:t>
      </w:r>
    </w:p>
    <w:bookmarkEnd w:id="1502"/>
    <w:p w14:paraId="2088F4AD" w14:textId="306D2E54" w:rsidR="001F50C0" w:rsidRDefault="001D62C1">
      <w:pPr>
        <w:spacing w:after="240" w:line="276" w:lineRule="auto"/>
        <w:ind w:firstLine="567"/>
        <w:rPr>
          <w:ins w:id="1509" w:author="Попова Дарья" w:date="2020-07-22T17:29:00Z"/>
          <w:rFonts w:ascii="Arial" w:hAnsi="Arial" w:cs="Arial"/>
        </w:rPr>
        <w:pPrChange w:id="1510" w:author="Попова Дарья" w:date="2020-07-22T17:30:00Z">
          <w:pPr/>
        </w:pPrChange>
      </w:pPr>
      <w:ins w:id="1511" w:author="Попова Дарья" w:date="2020-07-22T17:29:00Z">
        <w:r w:rsidRPr="00777793">
          <w:rPr>
            <w:rFonts w:ascii="Arial" w:hAnsi="Arial" w:cs="Arial"/>
          </w:rPr>
          <w:t xml:space="preserve">Для обработки </w:t>
        </w:r>
      </w:ins>
      <w:ins w:id="1512" w:author="Попова Дарья" w:date="2020-07-22T17:30:00Z">
        <w:r>
          <w:rPr>
            <w:rFonts w:ascii="Arial" w:hAnsi="Arial" w:cs="Arial"/>
          </w:rPr>
          <w:t>сетевых графиков</w:t>
        </w:r>
      </w:ins>
      <w:ins w:id="1513" w:author="Попова Дарья" w:date="2020-07-22T17:29:00Z">
        <w:r w:rsidRPr="00777793">
          <w:rPr>
            <w:rFonts w:ascii="Arial" w:hAnsi="Arial" w:cs="Arial"/>
          </w:rPr>
          <w:t xml:space="preserve"> используется стандартная транзакция</w:t>
        </w:r>
      </w:ins>
      <w:ins w:id="1514" w:author="Попова Дарья" w:date="2020-07-22T17:30:00Z">
        <w:r>
          <w:rPr>
            <w:rFonts w:ascii="Arial" w:hAnsi="Arial" w:cs="Arial"/>
          </w:rPr>
          <w:t xml:space="preserve"> </w:t>
        </w:r>
        <w:r w:rsidRPr="00254389">
          <w:rPr>
            <w:rFonts w:ascii="Arial" w:hAnsi="Arial" w:cs="Arial"/>
            <w:rPrChange w:id="1515" w:author="Попова Дарья" w:date="2020-07-23T10:27:00Z">
              <w:rPr>
                <w:rFonts w:ascii="Arial" w:hAnsi="Arial" w:cs="Arial"/>
                <w:lang w:val="en-US"/>
              </w:rPr>
            </w:rPrChange>
          </w:rPr>
          <w:t>CJ20N</w:t>
        </w:r>
        <w:r w:rsidRPr="006C4A8D">
          <w:rPr>
            <w:rFonts w:ascii="Arial" w:hAnsi="Arial" w:cs="Arial"/>
          </w:rPr>
          <w:t xml:space="preserve"> – Project Builder</w:t>
        </w:r>
        <w:r>
          <w:rPr>
            <w:rFonts w:ascii="Arial" w:hAnsi="Arial" w:cs="Arial"/>
          </w:rPr>
          <w:t>.</w:t>
        </w:r>
      </w:ins>
    </w:p>
    <w:p w14:paraId="599D0555" w14:textId="77777777" w:rsidR="001D62C1" w:rsidRPr="00777793" w:rsidRDefault="001D62C1">
      <w:pPr>
        <w:spacing w:after="240" w:line="276" w:lineRule="auto"/>
        <w:ind w:firstLine="567"/>
        <w:rPr>
          <w:rFonts w:ascii="Arial" w:hAnsi="Arial" w:cs="Arial"/>
        </w:rPr>
        <w:pPrChange w:id="1516" w:author="Попова Дарья" w:date="2020-07-23T10:27:00Z">
          <w:pPr/>
        </w:pPrChange>
      </w:pPr>
    </w:p>
    <w:p w14:paraId="192A7703" w14:textId="0235061D" w:rsidR="00340C88" w:rsidRDefault="000E5A9A">
      <w:pPr>
        <w:pStyle w:val="4"/>
      </w:pPr>
      <w:r>
        <w:lastRenderedPageBreak/>
        <w:t>Шаг процесса 100</w:t>
      </w:r>
      <w:r w:rsidR="00340C88" w:rsidRPr="00777793">
        <w:t xml:space="preserve"> – </w:t>
      </w:r>
      <w:r w:rsidR="005672DD">
        <w:t>Оценка загрузки ресурсов собственного персонала</w:t>
      </w:r>
    </w:p>
    <w:p w14:paraId="6E2892D5" w14:textId="2527C9D9" w:rsidR="005672DD" w:rsidRPr="00254389" w:rsidDel="00254389" w:rsidRDefault="005672DD" w:rsidP="001A4543">
      <w:pPr>
        <w:rPr>
          <w:del w:id="1517" w:author="Попова Дарья" w:date="2020-07-23T10:27:00Z"/>
          <w:rFonts w:ascii="Arial" w:hAnsi="Arial" w:cs="Arial"/>
          <w:rPrChange w:id="1518" w:author="Попова Дарья" w:date="2020-07-23T10:27:00Z">
            <w:rPr>
              <w:del w:id="1519" w:author="Попова Дарья" w:date="2020-07-23T10:27:00Z"/>
              <w:rFonts w:eastAsiaTheme="majorEastAsia"/>
              <w:i/>
              <w:caps/>
            </w:rPr>
          </w:rPrChange>
        </w:rPr>
      </w:pPr>
    </w:p>
    <w:p w14:paraId="5065FE74" w14:textId="4A695683" w:rsidR="005672DD" w:rsidRDefault="005672DD">
      <w:pPr>
        <w:spacing w:after="240" w:line="276" w:lineRule="auto"/>
        <w:ind w:firstLine="567"/>
        <w:rPr>
          <w:rFonts w:ascii="Arial" w:hAnsi="Arial" w:cs="Arial"/>
        </w:rPr>
        <w:pPrChange w:id="1520" w:author="Попова Дарья" w:date="2020-07-22T17:51:00Z">
          <w:pPr>
            <w:spacing w:before="120" w:line="276" w:lineRule="auto"/>
            <w:ind w:firstLine="567"/>
          </w:pPr>
        </w:pPrChange>
      </w:pPr>
      <w:r w:rsidRPr="005672DD">
        <w:rPr>
          <w:rFonts w:ascii="Arial" w:hAnsi="Arial" w:cs="Arial"/>
        </w:rPr>
        <w:t xml:space="preserve">По мере наступления сроков Планировщик ТОиР </w:t>
      </w:r>
      <w:r>
        <w:rPr>
          <w:rFonts w:ascii="Arial" w:hAnsi="Arial" w:cs="Arial"/>
        </w:rPr>
        <w:t>УО</w:t>
      </w:r>
      <w:ins w:id="1521" w:author="Попова Дарья" w:date="2020-07-22T17:40:00Z">
        <w:r w:rsidR="007F1DFC">
          <w:rPr>
            <w:rFonts w:ascii="Arial" w:hAnsi="Arial" w:cs="Arial"/>
          </w:rPr>
          <w:t xml:space="preserve"> или Планировщик ЗиС УО</w:t>
        </w:r>
      </w:ins>
      <w:r w:rsidRPr="005672DD">
        <w:rPr>
          <w:rFonts w:ascii="Arial" w:hAnsi="Arial" w:cs="Arial"/>
        </w:rPr>
        <w:t xml:space="preserve"> выполняет проверку загрузк</w:t>
      </w:r>
      <w:ins w:id="1522" w:author="Попова Дарья" w:date="2020-07-22T17:47:00Z">
        <w:r w:rsidR="007F1DFC">
          <w:rPr>
            <w:rFonts w:ascii="Arial" w:hAnsi="Arial" w:cs="Arial"/>
          </w:rPr>
          <w:t>и</w:t>
        </w:r>
      </w:ins>
      <w:del w:id="1523" w:author="Попова Дарья" w:date="2020-07-22T17:47:00Z">
        <w:r w:rsidRPr="005672DD" w:rsidDel="007F1DFC">
          <w:rPr>
            <w:rFonts w:ascii="Arial" w:hAnsi="Arial" w:cs="Arial"/>
          </w:rPr>
          <w:delText>у</w:delText>
        </w:r>
      </w:del>
      <w:r w:rsidRPr="005672DD">
        <w:rPr>
          <w:rFonts w:ascii="Arial" w:hAnsi="Arial" w:cs="Arial"/>
        </w:rPr>
        <w:t xml:space="preserve"> ресурсов по</w:t>
      </w:r>
      <w:r>
        <w:rPr>
          <w:rFonts w:ascii="Arial" w:hAnsi="Arial" w:cs="Arial"/>
        </w:rPr>
        <w:t xml:space="preserve"> рабочим местам с использованием транзакции</w:t>
      </w:r>
      <w:r w:rsidRPr="005672DD">
        <w:rPr>
          <w:rFonts w:ascii="Arial" w:hAnsi="Arial" w:cs="Arial"/>
        </w:rPr>
        <w:t xml:space="preserve"> CM04</w:t>
      </w:r>
      <w:r>
        <w:rPr>
          <w:rFonts w:ascii="Arial" w:hAnsi="Arial" w:cs="Arial"/>
        </w:rPr>
        <w:t xml:space="preserve">. Для анализа загруки ресурсов в месячном горизонте </w:t>
      </w:r>
      <w:r w:rsidRPr="005672DD">
        <w:rPr>
          <w:rFonts w:ascii="Arial" w:hAnsi="Arial" w:cs="Arial"/>
        </w:rPr>
        <w:t>необходимо выбрать настройку профиля для месяца (ZSAPX</w:t>
      </w:r>
      <w:r>
        <w:rPr>
          <w:rFonts w:ascii="Arial" w:hAnsi="Arial" w:cs="Arial"/>
        </w:rPr>
        <w:t>915_2 - для ближайшего месяца).</w:t>
      </w:r>
    </w:p>
    <w:p w14:paraId="33A6CDDA" w14:textId="38CC6BC5" w:rsidR="005672DD" w:rsidRPr="00680903" w:rsidRDefault="005672DD">
      <w:pPr>
        <w:spacing w:after="240" w:line="276" w:lineRule="auto"/>
        <w:ind w:firstLine="567"/>
        <w:rPr>
          <w:rFonts w:ascii="Arial" w:hAnsi="Arial" w:cs="Arial"/>
        </w:rPr>
        <w:pPrChange w:id="1524" w:author="Попова Дарья" w:date="2020-07-22T17:51:00Z">
          <w:pPr>
            <w:spacing w:before="120" w:line="276" w:lineRule="auto"/>
            <w:ind w:firstLine="567"/>
          </w:pPr>
        </w:pPrChange>
      </w:pPr>
      <w:r w:rsidRPr="00777793">
        <w:rPr>
          <w:rFonts w:ascii="Arial" w:hAnsi="Arial" w:cs="Arial"/>
        </w:rPr>
        <w:t>Исполнитель на уровне операции задается в виде объекта системы «Рабочее место», представляющего собой бригад</w:t>
      </w:r>
      <w:r>
        <w:rPr>
          <w:rFonts w:ascii="Arial" w:hAnsi="Arial" w:cs="Arial"/>
        </w:rPr>
        <w:t>у (совокупность) специалистов. В</w:t>
      </w:r>
      <w:r w:rsidRPr="00777793">
        <w:rPr>
          <w:rFonts w:ascii="Arial" w:hAnsi="Arial" w:cs="Arial"/>
        </w:rPr>
        <w:t xml:space="preserve"> рабочем месте также ведется мощность, определяющая какой объем работ и в какой временной интервал в течение суток данное рабочее место может выполнять. Более подробно рабочие места и мощности представлены в КД «</w:t>
      </w:r>
      <w:del w:id="1525" w:author="Александр Шрамков" w:date="2021-03-10T18:18:00Z">
        <w:r w:rsidRPr="00777793" w:rsidDel="00923C4E">
          <w:rPr>
            <w:rFonts w:ascii="Arial" w:hAnsi="Arial" w:cs="Arial"/>
          </w:rPr>
          <w:delText>ERP.</w:delText>
        </w:r>
        <w:r w:rsidDel="00923C4E">
          <w:rPr>
            <w:rFonts w:ascii="Arial" w:hAnsi="Arial" w:cs="Arial"/>
          </w:rPr>
          <w:delText>9</w:delText>
        </w:r>
        <w:r w:rsidRPr="00777793" w:rsidDel="00923C4E">
          <w:rPr>
            <w:rFonts w:ascii="Arial" w:hAnsi="Arial" w:cs="Arial"/>
          </w:rPr>
          <w:delText>.</w:delText>
        </w:r>
      </w:del>
      <w:ins w:id="1526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>
        <w:rPr>
          <w:rFonts w:ascii="Arial" w:hAnsi="Arial" w:cs="Arial"/>
        </w:rPr>
        <w:t>9</w:t>
      </w:r>
      <w:r w:rsidRPr="00777793">
        <w:rPr>
          <w:rFonts w:ascii="Arial" w:hAnsi="Arial" w:cs="Arial"/>
        </w:rPr>
        <w:t>.</w:t>
      </w:r>
      <w:r>
        <w:rPr>
          <w:rFonts w:ascii="Arial" w:hAnsi="Arial" w:cs="Arial"/>
        </w:rPr>
        <w:t>2.</w:t>
      </w:r>
      <w:r w:rsidRPr="00777793">
        <w:rPr>
          <w:rFonts w:ascii="Arial" w:hAnsi="Arial" w:cs="Arial"/>
        </w:rPr>
        <w:t>7.PM.КД Управление основными данными по направлению ТОиР». При назначении рабочего места на операцию учитывается его текущая (плановая) загрузка.</w:t>
      </w:r>
    </w:p>
    <w:p w14:paraId="683E51C6" w14:textId="06037D35" w:rsidR="00340C88" w:rsidRDefault="005672DD">
      <w:pPr>
        <w:spacing w:after="240" w:line="276" w:lineRule="auto"/>
        <w:ind w:firstLine="567"/>
        <w:rPr>
          <w:ins w:id="1527" w:author="Попова Дарья" w:date="2020-07-28T10:47:00Z"/>
          <w:rFonts w:ascii="Arial" w:hAnsi="Arial" w:cs="Arial"/>
        </w:rPr>
        <w:pPrChange w:id="1528" w:author="Попова Дарья" w:date="2020-07-22T17:51:00Z">
          <w:pPr>
            <w:spacing w:before="120" w:line="276" w:lineRule="auto"/>
            <w:ind w:firstLine="567"/>
          </w:pPr>
        </w:pPrChange>
      </w:pPr>
      <w:r w:rsidRPr="005672DD">
        <w:rPr>
          <w:rFonts w:ascii="Arial" w:hAnsi="Arial" w:cs="Arial"/>
        </w:rPr>
        <w:t xml:space="preserve">В случае </w:t>
      </w:r>
      <w:r>
        <w:rPr>
          <w:rFonts w:ascii="Arial" w:hAnsi="Arial" w:cs="Arial"/>
        </w:rPr>
        <w:t xml:space="preserve">выявления </w:t>
      </w:r>
      <w:r w:rsidRPr="005672DD">
        <w:rPr>
          <w:rFonts w:ascii="Arial" w:hAnsi="Arial" w:cs="Arial"/>
        </w:rPr>
        <w:t xml:space="preserve">перегруза мощностей рабочего места Планировщик ТОиР </w:t>
      </w:r>
      <w:r>
        <w:rPr>
          <w:rFonts w:ascii="Arial" w:hAnsi="Arial" w:cs="Arial"/>
        </w:rPr>
        <w:t>УО</w:t>
      </w:r>
      <w:ins w:id="1529" w:author="Попова Дарья" w:date="2020-07-22T17:47:00Z">
        <w:r w:rsidR="007F1DFC">
          <w:rPr>
            <w:rFonts w:ascii="Arial" w:hAnsi="Arial" w:cs="Arial"/>
          </w:rPr>
          <w:t xml:space="preserve"> или Планировщик ЗиС УО</w:t>
        </w:r>
      </w:ins>
      <w:r w:rsidRPr="005672DD">
        <w:rPr>
          <w:rFonts w:ascii="Arial" w:hAnsi="Arial" w:cs="Arial"/>
        </w:rPr>
        <w:t xml:space="preserve"> переходит к корректировке сроков </w:t>
      </w:r>
      <w:ins w:id="1530" w:author="Попова Дарья" w:date="2020-07-22T17:47:00Z">
        <w:r w:rsidR="007F1DFC">
          <w:rPr>
            <w:rFonts w:ascii="Arial" w:hAnsi="Arial" w:cs="Arial"/>
          </w:rPr>
          <w:t>з</w:t>
        </w:r>
      </w:ins>
      <w:del w:id="1531" w:author="Попова Дарья" w:date="2020-07-22T17:47:00Z">
        <w:r w:rsidRPr="005672DD" w:rsidDel="007F1DFC">
          <w:rPr>
            <w:rFonts w:ascii="Arial" w:hAnsi="Arial" w:cs="Arial"/>
          </w:rPr>
          <w:delText>З</w:delText>
        </w:r>
      </w:del>
      <w:r w:rsidRPr="005672DD">
        <w:rPr>
          <w:rFonts w:ascii="Arial" w:hAnsi="Arial" w:cs="Arial"/>
        </w:rPr>
        <w:t>аказа</w:t>
      </w:r>
      <w:ins w:id="1532" w:author="Попова Дарья" w:date="2020-07-22T17:47:00Z">
        <w:r w:rsidR="007F1DFC">
          <w:rPr>
            <w:rFonts w:ascii="Arial" w:hAnsi="Arial" w:cs="Arial"/>
          </w:rPr>
          <w:t xml:space="preserve"> или сетевого графика</w:t>
        </w:r>
      </w:ins>
      <w:r w:rsidRPr="005672DD">
        <w:rPr>
          <w:rFonts w:ascii="Arial" w:hAnsi="Arial" w:cs="Arial"/>
        </w:rPr>
        <w:t>, либо принимает решение по замене исполнителя</w:t>
      </w:r>
      <w:r w:rsidR="00340C88" w:rsidRPr="00F83697">
        <w:rPr>
          <w:rFonts w:ascii="Arial" w:hAnsi="Arial" w:cs="Arial"/>
        </w:rPr>
        <w:t>.</w:t>
      </w:r>
    </w:p>
    <w:p w14:paraId="6C7911C1" w14:textId="77777777" w:rsidR="00CB0715" w:rsidRPr="00F83697" w:rsidRDefault="00CB0715">
      <w:pPr>
        <w:spacing w:after="240" w:line="276" w:lineRule="auto"/>
        <w:ind w:firstLine="567"/>
        <w:rPr>
          <w:rFonts w:ascii="Arial" w:hAnsi="Arial" w:cs="Arial"/>
        </w:rPr>
        <w:pPrChange w:id="1533" w:author="Попова Дарья" w:date="2020-07-22T17:51:00Z">
          <w:pPr>
            <w:spacing w:before="120" w:line="276" w:lineRule="auto"/>
            <w:ind w:firstLine="567"/>
          </w:pPr>
        </w:pPrChange>
      </w:pPr>
    </w:p>
    <w:p w14:paraId="1F82BCFB" w14:textId="65E432E4" w:rsidR="00CB0715" w:rsidRDefault="00CB0715" w:rsidP="00CB0715">
      <w:pPr>
        <w:pStyle w:val="4"/>
        <w:rPr>
          <w:ins w:id="1534" w:author="Попова Дарья" w:date="2020-07-28T10:46:00Z"/>
        </w:rPr>
      </w:pPr>
      <w:ins w:id="1535" w:author="Попова Дарья" w:date="2020-07-28T10:46:00Z">
        <w:r>
          <w:t>Шаг процесса 10</w:t>
        </w:r>
      </w:ins>
      <w:ins w:id="1536" w:author="Попова Дарья" w:date="2020-07-28T11:16:00Z">
        <w:r w:rsidR="001950A7">
          <w:t>5</w:t>
        </w:r>
      </w:ins>
      <w:ins w:id="1537" w:author="Попова Дарья" w:date="2020-07-28T10:46:00Z">
        <w:r w:rsidRPr="00777793">
          <w:t xml:space="preserve"> – </w:t>
        </w:r>
      </w:ins>
      <w:ins w:id="1538" w:author="Попова Дарья" w:date="2020-07-28T10:47:00Z">
        <w:r w:rsidRPr="00CB0715">
          <w:t>Балансировка ресурсов собственного персонала и подрядчиков сетевого графика</w:t>
        </w:r>
      </w:ins>
    </w:p>
    <w:p w14:paraId="580EBF77" w14:textId="77777777" w:rsidR="00CB0715" w:rsidRPr="00A536FD" w:rsidRDefault="00CB0715" w:rsidP="00CB0715">
      <w:pPr>
        <w:spacing w:before="120" w:line="276" w:lineRule="auto"/>
        <w:ind w:firstLine="567"/>
        <w:rPr>
          <w:ins w:id="1539" w:author="Попова Дарья" w:date="2020-07-28T10:45:00Z"/>
          <w:rFonts w:ascii="Arial" w:hAnsi="Arial" w:cs="Arial"/>
        </w:rPr>
      </w:pPr>
      <w:ins w:id="1540" w:author="Попова Дарья" w:date="2020-07-28T10:45:00Z">
        <w:r w:rsidRPr="001A4543">
          <w:rPr>
            <w:rFonts w:ascii="Arial" w:hAnsi="Arial" w:cs="Arial"/>
          </w:rPr>
          <w:t xml:space="preserve">Предварительно перед началом балансировки ресурсов собственного персонала Инженеру ТОиР УО необходимо задать смены, в которые будет работать </w:t>
        </w:r>
        <w:r>
          <w:rPr>
            <w:rFonts w:ascii="Arial" w:hAnsi="Arial" w:cs="Arial"/>
          </w:rPr>
          <w:t xml:space="preserve">ремонтный </w:t>
        </w:r>
        <w:r w:rsidRPr="001A4543">
          <w:rPr>
            <w:rFonts w:ascii="Arial" w:hAnsi="Arial" w:cs="Arial"/>
          </w:rPr>
          <w:t>персонал.</w:t>
        </w:r>
        <w:r w:rsidRPr="00A536FD">
          <w:rPr>
            <w:rFonts w:ascii="Arial" w:hAnsi="Arial" w:cs="Arial"/>
          </w:rPr>
          <w:t xml:space="preserve"> </w:t>
        </w:r>
        <w:r w:rsidRPr="001A4543">
          <w:rPr>
            <w:rFonts w:ascii="Arial" w:hAnsi="Arial" w:cs="Arial"/>
          </w:rPr>
          <w:t xml:space="preserve">Для этого используется транзакция </w:t>
        </w:r>
        <w:r w:rsidRPr="001A4543">
          <w:rPr>
            <w:rFonts w:ascii="Arial" w:hAnsi="Arial" w:cs="Arial"/>
            <w:lang w:val="en-US"/>
          </w:rPr>
          <w:t>PTMW</w:t>
        </w:r>
        <w:r w:rsidRPr="001A4543">
          <w:rPr>
            <w:rFonts w:ascii="Arial" w:hAnsi="Arial" w:cs="Arial"/>
          </w:rPr>
          <w:t>.</w:t>
        </w:r>
        <w:r w:rsidRPr="00A536FD">
          <w:rPr>
            <w:rFonts w:ascii="Arial" w:hAnsi="Arial" w:cs="Arial"/>
          </w:rPr>
          <w:t xml:space="preserve"> </w:t>
        </w:r>
        <w:r w:rsidRPr="001A4543">
          <w:rPr>
            <w:rFonts w:ascii="Arial" w:hAnsi="Arial" w:cs="Arial"/>
          </w:rPr>
          <w:t>Отсутствия по каждому ресурсу передаются автоматически из АСУП.</w:t>
        </w:r>
      </w:ins>
    </w:p>
    <w:p w14:paraId="48D42793" w14:textId="7C240871" w:rsidR="00CB0715" w:rsidRPr="00A536FD" w:rsidRDefault="00CB0715" w:rsidP="00CB0715">
      <w:pPr>
        <w:spacing w:before="120" w:line="276" w:lineRule="auto"/>
        <w:ind w:firstLine="567"/>
        <w:rPr>
          <w:ins w:id="1541" w:author="Попова Дарья" w:date="2020-07-28T10:45:00Z"/>
          <w:rFonts w:ascii="Arial" w:hAnsi="Arial" w:cs="Arial"/>
        </w:rPr>
      </w:pPr>
      <w:ins w:id="1542" w:author="Попова Дарья" w:date="2020-07-28T10:45:00Z">
        <w:r w:rsidRPr="00A536FD">
          <w:rPr>
            <w:rFonts w:ascii="Arial" w:hAnsi="Arial" w:cs="Arial"/>
          </w:rPr>
          <w:t>В тран</w:t>
        </w:r>
        <w:r>
          <w:rPr>
            <w:rFonts w:ascii="Arial" w:hAnsi="Arial" w:cs="Arial"/>
          </w:rPr>
          <w:t>за</w:t>
        </w:r>
        <w:r w:rsidRPr="001A4543">
          <w:rPr>
            <w:rFonts w:ascii="Arial" w:hAnsi="Arial" w:cs="Arial"/>
          </w:rPr>
          <w:t>кц</w:t>
        </w:r>
        <w:r w:rsidRPr="00A536FD">
          <w:rPr>
            <w:rFonts w:ascii="Arial" w:hAnsi="Arial" w:cs="Arial"/>
          </w:rPr>
          <w:t xml:space="preserve">ии </w:t>
        </w:r>
        <w:r w:rsidRPr="00D86C2F">
          <w:rPr>
            <w:rFonts w:ascii="Arial" w:hAnsi="Arial" w:cs="Arial"/>
            <w:lang w:val="en-US"/>
          </w:rPr>
          <w:t>PTMW</w:t>
        </w:r>
        <w:r w:rsidRPr="00A536FD">
          <w:rPr>
            <w:rFonts w:ascii="Arial" w:hAnsi="Arial" w:cs="Arial"/>
          </w:rPr>
          <w:t xml:space="preserve"> заполняется номер подразд</w:t>
        </w:r>
        <w:r>
          <w:rPr>
            <w:rFonts w:ascii="Arial" w:hAnsi="Arial" w:cs="Arial"/>
          </w:rPr>
          <w:t>е</w:t>
        </w:r>
        <w:r w:rsidRPr="00A536FD">
          <w:rPr>
            <w:rFonts w:ascii="Arial" w:hAnsi="Arial" w:cs="Arial"/>
          </w:rPr>
          <w:t>лен</w:t>
        </w:r>
        <w:r w:rsidRPr="001A4543">
          <w:rPr>
            <w:rFonts w:ascii="Arial" w:hAnsi="Arial" w:cs="Arial"/>
          </w:rPr>
          <w:t xml:space="preserve">ия или выбирается из списка подразделений из АСУП. Далее задается период и по списку выбираются сотрудники подразделения. </w:t>
        </w:r>
        <w:r>
          <w:rPr>
            <w:rFonts w:ascii="Arial" w:hAnsi="Arial" w:cs="Arial"/>
          </w:rPr>
          <w:t>П</w:t>
        </w:r>
        <w:r w:rsidRPr="001A4543">
          <w:rPr>
            <w:rFonts w:ascii="Arial" w:hAnsi="Arial" w:cs="Arial"/>
          </w:rPr>
          <w:t>ерех</w:t>
        </w:r>
        <w:r w:rsidRPr="00A536FD">
          <w:rPr>
            <w:rFonts w:ascii="Arial" w:hAnsi="Arial" w:cs="Arial"/>
          </w:rPr>
          <w:t xml:space="preserve">од </w:t>
        </w:r>
        <w:r>
          <w:rPr>
            <w:rFonts w:ascii="Arial" w:hAnsi="Arial" w:cs="Arial"/>
          </w:rPr>
          <w:t>к списку всех выбранных исполнителей</w:t>
        </w:r>
        <w:r w:rsidRPr="00A536FD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осуществляется </w:t>
        </w:r>
        <w:r w:rsidRPr="00A536FD">
          <w:rPr>
            <w:rFonts w:ascii="Arial" w:hAnsi="Arial" w:cs="Arial"/>
          </w:rPr>
          <w:t>по кнопке «Ракурс рабочей гр</w:t>
        </w:r>
        <w:r>
          <w:rPr>
            <w:rFonts w:ascii="Arial" w:hAnsi="Arial" w:cs="Arial"/>
          </w:rPr>
          <w:t>у</w:t>
        </w:r>
        <w:r w:rsidRPr="001A4543">
          <w:rPr>
            <w:rFonts w:ascii="Arial" w:hAnsi="Arial" w:cs="Arial"/>
          </w:rPr>
          <w:t xml:space="preserve">ппы». На каждого сотрудника задаются смены или отсутствия. </w:t>
        </w:r>
      </w:ins>
      <w:ins w:id="1543" w:author="ShramkovAB" w:date="2021-04-01T18:20:00Z">
        <w:r w:rsidR="00BE7915">
          <w:rPr>
            <w:rFonts w:ascii="Arial" w:hAnsi="Arial" w:cs="Arial"/>
          </w:rPr>
          <w:t xml:space="preserve">Например, </w:t>
        </w:r>
      </w:ins>
      <w:ins w:id="1544" w:author="Попова Дарья" w:date="2020-07-28T10:45:00Z">
        <w:r w:rsidRPr="001A4543">
          <w:rPr>
            <w:rFonts w:ascii="Arial" w:hAnsi="Arial" w:cs="Arial"/>
          </w:rPr>
          <w:t>Смена 1 для персонала, работающего с 8 до 20, Смена 2 - с 20 до 8, Смена 3 - с 19 до 7, Смена 4 - с 7 до 19.</w:t>
        </w:r>
        <w:r w:rsidRPr="00A536FD">
          <w:rPr>
            <w:rFonts w:ascii="Arial" w:hAnsi="Arial" w:cs="Arial"/>
          </w:rPr>
          <w:t xml:space="preserve"> </w:t>
        </w:r>
      </w:ins>
    </w:p>
    <w:p w14:paraId="0DFF0919" w14:textId="7BAAFB91" w:rsidR="00CB0715" w:rsidRPr="001A4543" w:rsidRDefault="00CB0715" w:rsidP="00CB0715">
      <w:pPr>
        <w:spacing w:before="120" w:line="276" w:lineRule="auto"/>
        <w:ind w:firstLine="567"/>
        <w:rPr>
          <w:ins w:id="1545" w:author="Попова Дарья" w:date="2020-07-28T10:45:00Z"/>
          <w:rFonts w:ascii="Arial" w:hAnsi="Arial" w:cs="Arial"/>
        </w:rPr>
      </w:pPr>
      <w:ins w:id="1546" w:author="Попова Дарья" w:date="2020-07-28T10:45:00Z">
        <w:r w:rsidRPr="006F1AC5">
          <w:rPr>
            <w:rFonts w:ascii="Arial" w:hAnsi="Arial" w:cs="Arial"/>
          </w:rPr>
          <w:t>После внесения смен или отсутстви</w:t>
        </w:r>
        <w:r>
          <w:rPr>
            <w:rFonts w:ascii="Arial" w:hAnsi="Arial" w:cs="Arial"/>
          </w:rPr>
          <w:t>я</w:t>
        </w:r>
        <w:r w:rsidRPr="006F1AC5">
          <w:rPr>
            <w:rFonts w:ascii="Arial" w:hAnsi="Arial" w:cs="Arial"/>
          </w:rPr>
          <w:t xml:space="preserve"> (по болезни или плановое отсутствие) на каждый ресурс собственного персонала происходит передача данн</w:t>
        </w:r>
        <w:r>
          <w:rPr>
            <w:rFonts w:ascii="Arial" w:hAnsi="Arial" w:cs="Arial"/>
          </w:rPr>
          <w:t>ы</w:t>
        </w:r>
        <w:r w:rsidRPr="001A4543">
          <w:rPr>
            <w:rFonts w:ascii="Arial" w:hAnsi="Arial" w:cs="Arial"/>
          </w:rPr>
          <w:t xml:space="preserve">х в </w:t>
        </w:r>
        <w:r w:rsidRPr="001A4543">
          <w:rPr>
            <w:rFonts w:ascii="Arial" w:hAnsi="Arial" w:cs="Arial"/>
            <w:lang w:val="en-US"/>
          </w:rPr>
          <w:t>MRS</w:t>
        </w:r>
        <w:r w:rsidRPr="001A4543">
          <w:rPr>
            <w:rFonts w:ascii="Arial" w:hAnsi="Arial" w:cs="Arial"/>
          </w:rPr>
          <w:t xml:space="preserve"> с помощью транзакции </w:t>
        </w:r>
        <w:r w:rsidRPr="001A4543">
          <w:rPr>
            <w:rFonts w:ascii="Arial" w:hAnsi="Arial" w:cs="Arial"/>
            <w:lang w:val="en-US"/>
          </w:rPr>
          <w:t>ZPM</w:t>
        </w:r>
        <w:r w:rsidRPr="001A4543">
          <w:rPr>
            <w:rFonts w:ascii="Arial" w:hAnsi="Arial" w:cs="Arial"/>
          </w:rPr>
          <w:t>_</w:t>
        </w:r>
        <w:r w:rsidRPr="001A4543">
          <w:rPr>
            <w:rFonts w:ascii="Arial" w:hAnsi="Arial" w:cs="Arial"/>
            <w:lang w:val="en-US"/>
          </w:rPr>
          <w:t>HRTOMRS</w:t>
        </w:r>
        <w:r w:rsidRPr="001A4543">
          <w:rPr>
            <w:rFonts w:ascii="Arial" w:hAnsi="Arial" w:cs="Arial"/>
          </w:rPr>
          <w:t>. Заполняются поля:</w:t>
        </w:r>
      </w:ins>
    </w:p>
    <w:p w14:paraId="0C0CBDA1" w14:textId="77777777" w:rsidR="00CB0715" w:rsidRPr="001A4543" w:rsidRDefault="00CB0715" w:rsidP="00CB0715">
      <w:pPr>
        <w:spacing w:before="120" w:line="276" w:lineRule="auto"/>
        <w:ind w:firstLine="567"/>
        <w:rPr>
          <w:ins w:id="1547" w:author="Попова Дарья" w:date="2020-07-28T10:45:00Z"/>
          <w:rFonts w:ascii="Arial" w:hAnsi="Arial" w:cs="Arial"/>
        </w:rPr>
      </w:pPr>
      <w:ins w:id="1548" w:author="Попова Дарья" w:date="2020-07-28T10:45:00Z">
        <w:r w:rsidRPr="001A4543">
          <w:rPr>
            <w:rFonts w:ascii="Arial" w:hAnsi="Arial" w:cs="Arial"/>
          </w:rPr>
          <w:t>- Ид. объекта;</w:t>
        </w:r>
      </w:ins>
    </w:p>
    <w:p w14:paraId="5FD39025" w14:textId="77777777" w:rsidR="00CB0715" w:rsidRPr="00A536FD" w:rsidRDefault="00CB0715" w:rsidP="00CB0715">
      <w:pPr>
        <w:spacing w:before="120" w:line="276" w:lineRule="auto"/>
        <w:ind w:firstLine="567"/>
        <w:rPr>
          <w:ins w:id="1549" w:author="Попова Дарья" w:date="2020-07-28T10:45:00Z"/>
          <w:rFonts w:ascii="Arial" w:hAnsi="Arial" w:cs="Arial"/>
        </w:rPr>
      </w:pPr>
      <w:ins w:id="1550" w:author="Попова Дарья" w:date="2020-07-28T10:45:00Z">
        <w:r w:rsidRPr="001A4543">
          <w:rPr>
            <w:rFonts w:ascii="Arial" w:hAnsi="Arial" w:cs="Arial"/>
          </w:rPr>
          <w:t>- Период анализа.</w:t>
        </w:r>
      </w:ins>
    </w:p>
    <w:p w14:paraId="524DC04B" w14:textId="23DA2902" w:rsidR="00CB0715" w:rsidRPr="00777793" w:rsidRDefault="00CB0715" w:rsidP="00CB0715">
      <w:pPr>
        <w:spacing w:before="120" w:line="276" w:lineRule="auto"/>
        <w:ind w:firstLine="567"/>
        <w:rPr>
          <w:ins w:id="1551" w:author="Попова Дарья" w:date="2020-07-28T10:45:00Z"/>
          <w:rFonts w:ascii="Arial" w:hAnsi="Arial" w:cs="Arial"/>
        </w:rPr>
      </w:pPr>
      <w:ins w:id="1552" w:author="Попова Дарья" w:date="2020-07-28T10:45:00Z">
        <w:r>
          <w:rPr>
            <w:rFonts w:ascii="Arial" w:hAnsi="Arial" w:cs="Arial"/>
          </w:rPr>
          <w:t>Инженеру</w:t>
        </w:r>
        <w:r w:rsidRPr="00777793">
          <w:rPr>
            <w:rFonts w:ascii="Arial" w:hAnsi="Arial" w:cs="Arial"/>
          </w:rPr>
          <w:t xml:space="preserve"> ТОиР </w:t>
        </w:r>
        <w:r>
          <w:rPr>
            <w:rFonts w:ascii="Arial" w:hAnsi="Arial" w:cs="Arial"/>
          </w:rPr>
          <w:t xml:space="preserve">УО </w:t>
        </w:r>
        <w:r w:rsidRPr="00777793">
          <w:rPr>
            <w:rFonts w:ascii="Arial" w:hAnsi="Arial" w:cs="Arial"/>
          </w:rPr>
          <w:t xml:space="preserve">необходимо проверить доступность собственного персонала и персонала сторонних организаций, используемых в </w:t>
        </w:r>
      </w:ins>
      <w:ins w:id="1553" w:author="Попова Дарья" w:date="2020-07-28T10:49:00Z">
        <w:r>
          <w:rPr>
            <w:rFonts w:ascii="Arial" w:hAnsi="Arial" w:cs="Arial"/>
          </w:rPr>
          <w:t>сетевых графиках</w:t>
        </w:r>
      </w:ins>
      <w:ins w:id="1554" w:author="Попова Дарья" w:date="2020-07-28T10:45:00Z">
        <w:r w:rsidRPr="00777793">
          <w:rPr>
            <w:rFonts w:ascii="Arial" w:hAnsi="Arial" w:cs="Arial"/>
          </w:rPr>
          <w:t xml:space="preserve"> по запланированным воздействиям в транзакции /MRSS/PLBOORGSRV/, и при выявлении недоступности </w:t>
        </w:r>
        <w:r w:rsidRPr="00777793">
          <w:rPr>
            <w:rFonts w:ascii="Arial" w:hAnsi="Arial" w:cs="Arial"/>
          </w:rPr>
          <w:lastRenderedPageBreak/>
          <w:t xml:space="preserve">провести корректировку сроков, объемов работ (на уровне </w:t>
        </w:r>
      </w:ins>
      <w:ins w:id="1555" w:author="Попова Дарья" w:date="2020-07-28T10:52:00Z">
        <w:r>
          <w:rPr>
            <w:rFonts w:ascii="Arial" w:hAnsi="Arial" w:cs="Arial"/>
          </w:rPr>
          <w:t>сетевых графиков</w:t>
        </w:r>
      </w:ins>
      <w:ins w:id="1556" w:author="Попова Дарья" w:date="2020-07-28T10:45:00Z">
        <w:r w:rsidRPr="00777793">
          <w:rPr>
            <w:rFonts w:ascii="Arial" w:hAnsi="Arial" w:cs="Arial"/>
          </w:rPr>
          <w:t xml:space="preserve">, при невозможности выполнения ввиду отсутствия ресурсов отменяя часть запланированных </w:t>
        </w:r>
      </w:ins>
      <w:ins w:id="1557" w:author="Попова Дарья" w:date="2020-07-28T10:52:00Z">
        <w:r>
          <w:rPr>
            <w:rFonts w:ascii="Arial" w:hAnsi="Arial" w:cs="Arial"/>
          </w:rPr>
          <w:t>сетевых графиков</w:t>
        </w:r>
      </w:ins>
      <w:ins w:id="1558" w:author="Попова Дарья" w:date="2020-07-28T10:45:00Z">
        <w:r w:rsidRPr="00777793">
          <w:rPr>
            <w:rFonts w:ascii="Arial" w:hAnsi="Arial" w:cs="Arial"/>
          </w:rPr>
          <w:t xml:space="preserve">). </w:t>
        </w:r>
      </w:ins>
    </w:p>
    <w:p w14:paraId="0BD6E9D2" w14:textId="2BFC3214" w:rsidR="00CB0715" w:rsidRPr="00621CB6" w:rsidRDefault="00CB0715" w:rsidP="00CB0715">
      <w:pPr>
        <w:spacing w:before="120" w:line="276" w:lineRule="auto"/>
        <w:ind w:firstLine="567"/>
        <w:rPr>
          <w:ins w:id="1559" w:author="Попова Дарья" w:date="2020-07-28T10:45:00Z"/>
          <w:rFonts w:ascii="Arial" w:hAnsi="Arial" w:cs="Arial"/>
        </w:rPr>
      </w:pPr>
      <w:ins w:id="1560" w:author="Попова Дарья" w:date="2020-07-28T10:45:00Z">
        <w:r w:rsidRPr="00621CB6">
          <w:rPr>
            <w:rFonts w:ascii="Arial" w:hAnsi="Arial" w:cs="Arial"/>
          </w:rPr>
          <w:t xml:space="preserve">На этапе планирования </w:t>
        </w:r>
      </w:ins>
      <w:ins w:id="1561" w:author="Попова Дарья" w:date="2020-07-28T10:53:00Z">
        <w:r>
          <w:rPr>
            <w:rFonts w:ascii="Arial" w:hAnsi="Arial" w:cs="Arial"/>
          </w:rPr>
          <w:t>следующего месяца</w:t>
        </w:r>
      </w:ins>
      <w:ins w:id="1562" w:author="Попова Дарья" w:date="2020-07-28T10:45:00Z">
        <w:r w:rsidRPr="00621CB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ТОиР должен реализовать присвоения на уровне табельных номеров, и проверить назначения и загрузку персонала, и, при необходимости (в случае задержек выполнения работ, возникновения перегрузок, актуализации данных об отсутствии/присутствии сотрудников и т.п.), откорректировать назначения (выполнить переброску ресурсов либо откорректировать сроки </w:t>
        </w:r>
      </w:ins>
      <w:ins w:id="1563" w:author="Попова Дарья" w:date="2020-07-28T10:53:00Z">
        <w:r>
          <w:rPr>
            <w:rFonts w:ascii="Arial" w:hAnsi="Arial" w:cs="Arial"/>
          </w:rPr>
          <w:t>сетевых рафиков</w:t>
        </w:r>
      </w:ins>
      <w:ins w:id="1564" w:author="Попова Дарья" w:date="2020-07-28T10:45:00Z">
        <w:r w:rsidRPr="00621CB6">
          <w:rPr>
            <w:rFonts w:ascii="Arial" w:hAnsi="Arial" w:cs="Arial"/>
          </w:rPr>
          <w:t>). В процессе «ПП-07.03.03.01-</w:t>
        </w:r>
        <w:r w:rsidRPr="001A4543">
          <w:rPr>
            <w:rFonts w:ascii="Arial" w:hAnsi="Arial" w:cs="Arial"/>
          </w:rPr>
          <w:t>ERP</w:t>
        </w:r>
        <w:r w:rsidRPr="00621CB6">
          <w:rPr>
            <w:rFonts w:ascii="Arial" w:hAnsi="Arial" w:cs="Arial"/>
          </w:rPr>
          <w:t xml:space="preserve"> Выполнение и фактический учет воздействий» на основе данных назначений будет формироваться наряд-задание Исполнителям работ ТОиР.</w:t>
        </w:r>
      </w:ins>
    </w:p>
    <w:p w14:paraId="4ED4D855" w14:textId="67466D12" w:rsidR="00CB0715" w:rsidRPr="005D77B2" w:rsidRDefault="00CB0715" w:rsidP="00CB0715">
      <w:pPr>
        <w:spacing w:before="120" w:line="276" w:lineRule="auto"/>
        <w:ind w:firstLine="567"/>
        <w:rPr>
          <w:ins w:id="1565" w:author="Попова Дарья" w:date="2020-07-28T10:45:00Z"/>
          <w:rFonts w:ascii="Arial" w:hAnsi="Arial" w:cs="Arial"/>
        </w:rPr>
      </w:pPr>
      <w:ins w:id="1566" w:author="Попова Дарья" w:date="2020-07-28T10:45:00Z">
        <w:r w:rsidRPr="00621CB6">
          <w:rPr>
            <w:rFonts w:ascii="Arial" w:hAnsi="Arial" w:cs="Arial"/>
          </w:rPr>
          <w:t xml:space="preserve">Для обработки назначений персонала используется транзакция /MRSS/PLBOORGSRV/ </w:t>
        </w:r>
        <w:r w:rsidRPr="005D77B2">
          <w:rPr>
            <w:rFonts w:ascii="Arial" w:hAnsi="Arial" w:cs="Arial"/>
          </w:rPr>
          <w:t xml:space="preserve">(Панель планирования </w:t>
        </w:r>
        <w:r w:rsidRPr="001A4543">
          <w:rPr>
            <w:rFonts w:ascii="Arial" w:hAnsi="Arial" w:cs="Arial"/>
          </w:rPr>
          <w:t>MRS</w:t>
        </w:r>
        <w:r w:rsidRPr="005D77B2">
          <w:rPr>
            <w:rFonts w:ascii="Arial" w:hAnsi="Arial" w:cs="Arial"/>
          </w:rPr>
          <w:t xml:space="preserve">), ракурс «Представление потребностей». Для удобства проверки используется столбчатая диаграмма загрузки рабочих, привязанная к временной шкале запланированных </w:t>
        </w:r>
      </w:ins>
      <w:ins w:id="1567" w:author="Попова Дарья" w:date="2020-07-28T11:13:00Z">
        <w:r w:rsidR="001950A7">
          <w:rPr>
            <w:rFonts w:ascii="Arial" w:hAnsi="Arial" w:cs="Arial"/>
          </w:rPr>
          <w:t>сетевых графиков</w:t>
        </w:r>
      </w:ins>
      <w:ins w:id="1568" w:author="Попова Дарья" w:date="2020-07-28T10:45:00Z">
        <w:r w:rsidRPr="005D77B2">
          <w:rPr>
            <w:rFonts w:ascii="Arial" w:hAnsi="Arial" w:cs="Arial"/>
          </w:rPr>
          <w:t xml:space="preserve"> и их операций. См. общее описание планирования в MRS в разделе </w:t>
        </w:r>
        <w:r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_Ref39070511 \r \h  \* MERGEFORMAT </w:instrText>
        </w:r>
      </w:ins>
      <w:r>
        <w:rPr>
          <w:rFonts w:ascii="Arial" w:hAnsi="Arial" w:cs="Arial"/>
        </w:rPr>
      </w:r>
      <w:ins w:id="1569" w:author="Попова Дарья" w:date="2020-07-28T10:45:00Z">
        <w:r>
          <w:rPr>
            <w:rFonts w:ascii="Arial" w:hAnsi="Arial" w:cs="Arial"/>
          </w:rPr>
          <w:fldChar w:fldCharType="separate"/>
        </w:r>
      </w:ins>
      <w:ins w:id="1570" w:author="ShramkovAB" w:date="2021-04-12T16:50:00Z">
        <w:r w:rsidR="00DD0D1E">
          <w:rPr>
            <w:rFonts w:ascii="Arial" w:hAnsi="Arial" w:cs="Arial"/>
          </w:rPr>
          <w:t>5.10.1</w:t>
        </w:r>
      </w:ins>
      <w:ins w:id="1571" w:author="Попова Дарья" w:date="2020-07-28T10:45:00Z"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_Ref39070515 \h  \* MERGEFORMAT </w:instrText>
        </w:r>
      </w:ins>
      <w:r>
        <w:rPr>
          <w:rFonts w:ascii="Arial" w:hAnsi="Arial" w:cs="Arial"/>
        </w:rPr>
      </w:r>
      <w:ins w:id="1572" w:author="Попова Дарья" w:date="2020-07-28T10:45:00Z">
        <w:r>
          <w:rPr>
            <w:rFonts w:ascii="Arial" w:hAnsi="Arial" w:cs="Arial"/>
          </w:rPr>
          <w:fldChar w:fldCharType="separate"/>
        </w:r>
      </w:ins>
      <w:ins w:id="1573" w:author="ShramkovAB" w:date="2021-04-12T16:50:00Z">
        <w:r w:rsidR="00DD0D1E" w:rsidRPr="00DD0D1E">
          <w:rPr>
            <w:rFonts w:ascii="Arial" w:hAnsi="Arial" w:cs="Arial"/>
            <w:rPrChange w:id="1574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ins w:id="1575" w:author="Попова Дарья" w:date="2020-07-28T10:45:00Z">
        <w:del w:id="1576" w:author="ShramkovAB" w:date="2021-04-12T16:50:00Z">
          <w:r w:rsidRPr="001A4543" w:rsidDel="00DD0D1E">
            <w:rPr>
              <w:rFonts w:ascii="Arial" w:hAnsi="Arial" w:cs="Arial"/>
            </w:rPr>
            <w:delText>Мультиресурсное планирование (MRS)</w:delText>
          </w:r>
        </w:del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>»</w:t>
        </w:r>
        <w:r w:rsidRPr="005D77B2">
          <w:rPr>
            <w:rFonts w:ascii="Arial" w:hAnsi="Arial" w:cs="Arial"/>
          </w:rPr>
          <w:t>.</w:t>
        </w:r>
      </w:ins>
    </w:p>
    <w:p w14:paraId="567C13D0" w14:textId="77777777" w:rsidR="00CB0715" w:rsidRPr="00621CB6" w:rsidRDefault="00CB0715" w:rsidP="00CB0715">
      <w:pPr>
        <w:spacing w:before="120" w:line="276" w:lineRule="auto"/>
        <w:ind w:firstLine="567"/>
        <w:rPr>
          <w:ins w:id="1577" w:author="Попова Дарья" w:date="2020-07-28T10:45:00Z"/>
          <w:rFonts w:ascii="Arial" w:hAnsi="Arial" w:cs="Arial"/>
        </w:rPr>
      </w:pPr>
      <w:ins w:id="1578" w:author="Попова Дарья" w:date="2020-07-28T10:45:00Z">
        <w:r w:rsidRPr="00621CB6">
          <w:rPr>
            <w:rFonts w:ascii="Arial" w:hAnsi="Arial" w:cs="Arial"/>
          </w:rPr>
          <w:t>Поля для заполнения на селекционном экране</w:t>
        </w:r>
        <w:r w:rsidRPr="00E54291">
          <w:rPr>
            <w:rFonts w:ascii="Arial" w:hAnsi="Arial" w:cs="Arial"/>
          </w:rPr>
          <w:t xml:space="preserve"> </w:t>
        </w:r>
        <w:r w:rsidRPr="00621CB6">
          <w:rPr>
            <w:rFonts w:ascii="Arial" w:hAnsi="Arial" w:cs="Arial"/>
          </w:rPr>
          <w:t>транзакци</w:t>
        </w:r>
        <w:r>
          <w:rPr>
            <w:rFonts w:ascii="Arial" w:hAnsi="Arial" w:cs="Arial"/>
          </w:rPr>
          <w:t>и</w:t>
        </w:r>
        <w:r w:rsidRPr="00621CB6">
          <w:rPr>
            <w:rFonts w:ascii="Arial" w:hAnsi="Arial" w:cs="Arial"/>
          </w:rPr>
          <w:t xml:space="preserve"> /MRSS/PLBOORGSRV/ </w:t>
        </w:r>
        <w:r w:rsidRPr="00621CB6">
          <w:rPr>
            <w:rFonts w:ascii="Arial" w:hAnsi="Arial" w:cs="Arial"/>
            <w:szCs w:val="24"/>
          </w:rPr>
          <w:t xml:space="preserve">(Панель планирования </w:t>
        </w:r>
        <w:r w:rsidRPr="00621CB6">
          <w:rPr>
            <w:rFonts w:ascii="Arial" w:hAnsi="Arial" w:cs="Arial"/>
            <w:szCs w:val="24"/>
            <w:lang w:val="en-US"/>
          </w:rPr>
          <w:t>MRS</w:t>
        </w:r>
        <w:r w:rsidRPr="00621CB6">
          <w:rPr>
            <w:rFonts w:ascii="Arial" w:hAnsi="Arial" w:cs="Arial"/>
            <w:szCs w:val="24"/>
          </w:rPr>
          <w:t>)</w:t>
        </w:r>
        <w:r w:rsidRPr="00621CB6">
          <w:rPr>
            <w:rFonts w:ascii="Arial" w:hAnsi="Arial" w:cs="Arial"/>
          </w:rPr>
          <w:t>:</w:t>
        </w:r>
      </w:ins>
    </w:p>
    <w:p w14:paraId="7110F1B8" w14:textId="77777777" w:rsidR="00CB0715" w:rsidRPr="00621CB6" w:rsidRDefault="00CB0715" w:rsidP="00CB0715">
      <w:pPr>
        <w:spacing w:after="240" w:line="276" w:lineRule="auto"/>
        <w:ind w:left="927"/>
        <w:rPr>
          <w:ins w:id="1579" w:author="Попова Дарья" w:date="2020-07-28T10:45:00Z"/>
          <w:rFonts w:ascii="Arial" w:hAnsi="Arial" w:cs="Arial"/>
        </w:rPr>
      </w:pPr>
      <w:ins w:id="1580" w:author="Попова Дарья" w:date="2020-07-28T10:45:00Z">
        <w:r w:rsidRPr="00621CB6">
          <w:rPr>
            <w:rFonts w:ascii="Arial" w:hAnsi="Arial" w:cs="Arial"/>
          </w:rPr>
          <w:t>- Узел планирования ресурсов (рабочее место);</w:t>
        </w:r>
      </w:ins>
    </w:p>
    <w:p w14:paraId="321613E9" w14:textId="77777777" w:rsidR="00CB0715" w:rsidRPr="00777793" w:rsidRDefault="00CB0715" w:rsidP="00CB0715">
      <w:pPr>
        <w:spacing w:after="240" w:line="276" w:lineRule="auto"/>
        <w:ind w:left="927"/>
        <w:rPr>
          <w:ins w:id="1581" w:author="Попова Дарья" w:date="2020-07-28T10:45:00Z"/>
          <w:rFonts w:ascii="Arial" w:hAnsi="Arial" w:cs="Arial"/>
          <w:szCs w:val="24"/>
        </w:rPr>
      </w:pPr>
      <w:ins w:id="1582" w:author="Попова Дарья" w:date="2020-07-28T10:45:00Z">
        <w:r w:rsidRPr="00621CB6">
          <w:rPr>
            <w:rFonts w:ascii="Arial" w:hAnsi="Arial" w:cs="Arial"/>
          </w:rPr>
          <w:t>- Период для ресурсов (с .. по)</w:t>
        </w:r>
        <w:r w:rsidRPr="00777793">
          <w:rPr>
            <w:rFonts w:ascii="Arial" w:hAnsi="Arial" w:cs="Arial"/>
            <w:szCs w:val="24"/>
          </w:rPr>
          <w:t>.</w:t>
        </w:r>
      </w:ins>
    </w:p>
    <w:p w14:paraId="1406930F" w14:textId="59BC57DA" w:rsidR="00CB0715" w:rsidRPr="00777793" w:rsidRDefault="00CB0715" w:rsidP="00CB0715">
      <w:pPr>
        <w:pStyle w:val="afff4"/>
        <w:spacing w:after="0"/>
        <w:rPr>
          <w:ins w:id="1583" w:author="Попова Дарья" w:date="2020-07-28T10:45:00Z"/>
          <w:rFonts w:ascii="Arial" w:hAnsi="Arial" w:cs="Arial"/>
          <w:szCs w:val="24"/>
        </w:rPr>
      </w:pPr>
      <w:ins w:id="1584" w:author="Попова Дарья" w:date="2020-07-28T10:45:00Z">
        <w:r w:rsidRPr="00777793">
          <w:rPr>
            <w:rFonts w:ascii="Arial" w:hAnsi="Arial" w:cs="Arial"/>
            <w:szCs w:val="24"/>
          </w:rPr>
          <w:t xml:space="preserve">Данные по потребностям </w:t>
        </w:r>
        <w:r>
          <w:rPr>
            <w:rFonts w:ascii="Arial" w:hAnsi="Arial" w:cs="Arial"/>
            <w:szCs w:val="24"/>
          </w:rPr>
          <w:t xml:space="preserve">в ресурсах </w:t>
        </w:r>
        <w:r w:rsidRPr="00777793">
          <w:rPr>
            <w:rFonts w:ascii="Arial" w:hAnsi="Arial" w:cs="Arial"/>
            <w:szCs w:val="24"/>
          </w:rPr>
          <w:t xml:space="preserve">будут приходить из операций </w:t>
        </w:r>
      </w:ins>
      <w:ins w:id="1585" w:author="Попова Дарья" w:date="2020-07-28T11:14:00Z">
        <w:r w:rsidR="001950A7">
          <w:rPr>
            <w:rFonts w:ascii="Arial" w:hAnsi="Arial" w:cs="Arial"/>
            <w:szCs w:val="24"/>
          </w:rPr>
          <w:t>сетевых графиков</w:t>
        </w:r>
      </w:ins>
      <w:ins w:id="1586" w:author="Попова Дарья" w:date="2020-07-28T10:45:00Z">
        <w:r w:rsidRPr="00777793">
          <w:rPr>
            <w:rFonts w:ascii="Arial" w:hAnsi="Arial" w:cs="Arial"/>
            <w:szCs w:val="24"/>
          </w:rPr>
          <w:t>.</w:t>
        </w:r>
      </w:ins>
    </w:p>
    <w:p w14:paraId="5B446FE1" w14:textId="4897270F" w:rsidR="00CB0715" w:rsidRPr="00777793" w:rsidRDefault="00CB0715" w:rsidP="00CB0715">
      <w:pPr>
        <w:pStyle w:val="afff4"/>
        <w:spacing w:after="0"/>
        <w:rPr>
          <w:ins w:id="1587" w:author="Попова Дарья" w:date="2020-07-28T10:45:00Z"/>
          <w:rFonts w:ascii="Arial" w:hAnsi="Arial" w:cs="Arial"/>
          <w:szCs w:val="24"/>
        </w:rPr>
      </w:pPr>
      <w:ins w:id="1588" w:author="Попова Дарья" w:date="2020-07-28T10:45:00Z">
        <w:r w:rsidRPr="00777793">
          <w:rPr>
            <w:rFonts w:ascii="Arial" w:hAnsi="Arial" w:cs="Arial"/>
            <w:szCs w:val="24"/>
          </w:rPr>
          <w:t xml:space="preserve">Данные по доступности и квалификации персонала будут приходить </w:t>
        </w:r>
        <w:r>
          <w:rPr>
            <w:rFonts w:ascii="Arial" w:hAnsi="Arial" w:cs="Arial"/>
            <w:szCs w:val="24"/>
          </w:rPr>
          <w:t>в систему</w:t>
        </w:r>
        <w:r w:rsidRPr="00777793">
          <w:rPr>
            <w:rFonts w:ascii="Arial" w:hAnsi="Arial" w:cs="Arial"/>
            <w:szCs w:val="24"/>
          </w:rPr>
          <w:t xml:space="preserve"> </w:t>
        </w:r>
        <w:r w:rsidRPr="00777793">
          <w:rPr>
            <w:rFonts w:ascii="Arial" w:hAnsi="Arial" w:cs="Arial"/>
            <w:szCs w:val="24"/>
            <w:lang w:val="en-US"/>
          </w:rPr>
          <w:t>SAP</w:t>
        </w:r>
        <w:r w:rsidRPr="00777793">
          <w:rPr>
            <w:rFonts w:ascii="Arial" w:hAnsi="Arial" w:cs="Arial"/>
            <w:szCs w:val="24"/>
          </w:rPr>
          <w:t xml:space="preserve"> </w:t>
        </w:r>
        <w:r w:rsidRPr="00777793">
          <w:rPr>
            <w:rFonts w:ascii="Arial" w:hAnsi="Arial" w:cs="Arial"/>
            <w:szCs w:val="24"/>
            <w:lang w:val="en-US"/>
          </w:rPr>
          <w:t>S</w:t>
        </w:r>
        <w:r w:rsidRPr="00777793">
          <w:rPr>
            <w:rFonts w:ascii="Arial" w:hAnsi="Arial" w:cs="Arial"/>
            <w:szCs w:val="24"/>
          </w:rPr>
          <w:t>/4</w:t>
        </w:r>
        <w:r w:rsidRPr="00777793">
          <w:rPr>
            <w:rFonts w:ascii="Arial" w:hAnsi="Arial" w:cs="Arial"/>
            <w:szCs w:val="24"/>
            <w:lang w:val="en-US"/>
          </w:rPr>
          <w:t>HANA</w:t>
        </w:r>
        <w:r w:rsidRPr="00777793">
          <w:rPr>
            <w:rFonts w:ascii="Arial" w:hAnsi="Arial" w:cs="Arial"/>
            <w:szCs w:val="24"/>
          </w:rPr>
          <w:t xml:space="preserve">, </w:t>
        </w:r>
        <w:r>
          <w:rPr>
            <w:rFonts w:ascii="Arial" w:hAnsi="Arial" w:cs="Arial"/>
            <w:szCs w:val="24"/>
          </w:rPr>
          <w:t>в</w:t>
        </w:r>
        <w:r w:rsidRPr="00777793">
          <w:rPr>
            <w:rFonts w:ascii="Arial" w:hAnsi="Arial" w:cs="Arial"/>
            <w:szCs w:val="24"/>
          </w:rPr>
          <w:t xml:space="preserve"> инфо-тип</w:t>
        </w:r>
        <w:r>
          <w:rPr>
            <w:rFonts w:ascii="Arial" w:hAnsi="Arial" w:cs="Arial"/>
            <w:szCs w:val="24"/>
          </w:rPr>
          <w:t>ы</w:t>
        </w:r>
        <w:r w:rsidRPr="00777793">
          <w:rPr>
            <w:rFonts w:ascii="Arial" w:hAnsi="Arial" w:cs="Arial"/>
            <w:szCs w:val="24"/>
          </w:rPr>
          <w:t>, пре</w:t>
        </w:r>
        <w:r w:rsidR="001950A7">
          <w:rPr>
            <w:rFonts w:ascii="Arial" w:hAnsi="Arial" w:cs="Arial"/>
            <w:szCs w:val="24"/>
          </w:rPr>
          <w:t>дставленных в таблице ниже</w:t>
        </w:r>
        <w:del w:id="1589" w:author="Попова Дарья Николаевна (Подрядчик. ООО БерингПойнт)" w:date="2021-11-10T19:47:00Z">
          <w:r w:rsidRPr="00777793" w:rsidDel="00B40BE7">
            <w:rPr>
              <w:rFonts w:ascii="Arial" w:hAnsi="Arial" w:cs="Arial"/>
              <w:szCs w:val="24"/>
            </w:rPr>
            <w:fldChar w:fldCharType="begin"/>
          </w:r>
          <w:r w:rsidRPr="00777793" w:rsidDel="00B40BE7">
            <w:rPr>
              <w:rFonts w:ascii="Arial" w:hAnsi="Arial" w:cs="Arial"/>
              <w:szCs w:val="24"/>
            </w:rPr>
            <w:delInstrText xml:space="preserve"> REF _Ref500768995 \h  \* MERGEFORMAT </w:delInstrText>
          </w:r>
        </w:del>
      </w:ins>
      <w:del w:id="1590" w:author="Попова Дарья Николаевна (Подрядчик. ООО БерингПойнт)" w:date="2021-11-10T19:47:00Z">
        <w:r w:rsidRPr="00777793" w:rsidDel="00B40BE7">
          <w:rPr>
            <w:rFonts w:ascii="Arial" w:hAnsi="Arial" w:cs="Arial"/>
            <w:szCs w:val="24"/>
          </w:rPr>
        </w:r>
        <w:r w:rsidRPr="00777793" w:rsidDel="00B40BE7">
          <w:rPr>
            <w:rFonts w:ascii="Arial" w:hAnsi="Arial" w:cs="Arial"/>
            <w:szCs w:val="24"/>
          </w:rPr>
          <w:fldChar w:fldCharType="separate"/>
        </w:r>
      </w:del>
      <w:ins w:id="1591" w:author="ShramkovAB" w:date="2021-04-12T16:50:00Z">
        <w:del w:id="1592" w:author="Попова Дарья Николаевна (Подрядчик. ООО БерингПойнт)" w:date="2021-11-10T19:47:00Z">
          <w:r w:rsidR="00DD0D1E" w:rsidDel="00B40BE7">
            <w:rPr>
              <w:rFonts w:ascii="Arial" w:hAnsi="Arial" w:cs="Arial"/>
              <w:b/>
              <w:bCs/>
              <w:szCs w:val="24"/>
            </w:rPr>
            <w:delText>Ошибка! Источник ссылки не найден.</w:delText>
          </w:r>
        </w:del>
      </w:ins>
      <w:ins w:id="1593" w:author="Попова Дарья" w:date="2020-07-28T10:45:00Z">
        <w:del w:id="1594" w:author="Попова Дарья Николаевна (Подрядчик. ООО БерингПойнт)" w:date="2021-11-10T19:47:00Z">
          <w:r w:rsidRPr="00777793" w:rsidDel="00B40BE7">
            <w:rPr>
              <w:rFonts w:ascii="Arial" w:hAnsi="Arial" w:cs="Arial"/>
              <w:szCs w:val="24"/>
            </w:rPr>
            <w:fldChar w:fldCharType="end"/>
          </w:r>
        </w:del>
        <w:r w:rsidRPr="00777793">
          <w:rPr>
            <w:rFonts w:ascii="Arial" w:hAnsi="Arial" w:cs="Arial"/>
            <w:szCs w:val="24"/>
          </w:rPr>
          <w:t>.</w:t>
        </w:r>
      </w:ins>
    </w:p>
    <w:p w14:paraId="6B84E4E0" w14:textId="77777777" w:rsidR="00CB0715" w:rsidRPr="00777793" w:rsidRDefault="00CB0715" w:rsidP="00CB0715">
      <w:pPr>
        <w:pStyle w:val="Tabname"/>
        <w:keepNext/>
        <w:rPr>
          <w:ins w:id="1595" w:author="Попова Дарья" w:date="2020-07-28T10:45:00Z"/>
          <w:rFonts w:cs="Arial"/>
          <w:sz w:val="24"/>
        </w:rPr>
      </w:pPr>
      <w:ins w:id="1596" w:author="Попова Дарья" w:date="2020-07-28T10:45:00Z">
        <w:r w:rsidRPr="00777793">
          <w:rPr>
            <w:rFonts w:cs="Arial"/>
            <w:sz w:val="24"/>
          </w:rPr>
          <w:t xml:space="preserve">Таблица Инфо-типы </w:t>
        </w:r>
      </w:ins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830"/>
        <w:gridCol w:w="7366"/>
      </w:tblGrid>
      <w:tr w:rsidR="00CB0715" w:rsidRPr="00777793" w14:paraId="258C530C" w14:textId="77777777" w:rsidTr="00CB0715">
        <w:trPr>
          <w:tblHeader/>
          <w:ins w:id="1597" w:author="Попова Дарья" w:date="2020-07-28T10:45:00Z"/>
        </w:trPr>
        <w:tc>
          <w:tcPr>
            <w:tcW w:w="1388" w:type="pct"/>
            <w:vAlign w:val="center"/>
          </w:tcPr>
          <w:p w14:paraId="644D52EB" w14:textId="77777777" w:rsidR="00CB0715" w:rsidRPr="00777793" w:rsidRDefault="00CB0715" w:rsidP="00CB0715">
            <w:pPr>
              <w:pStyle w:val="1a"/>
              <w:jc w:val="center"/>
              <w:rPr>
                <w:ins w:id="1598" w:author="Попова Дарья" w:date="2020-07-28T10:45:00Z"/>
                <w:b/>
              </w:rPr>
            </w:pPr>
            <w:ins w:id="1599" w:author="Попова Дарья" w:date="2020-07-28T10:45:00Z">
              <w:r w:rsidRPr="00777793">
                <w:rPr>
                  <w:b/>
                </w:rPr>
                <w:t>Инфотип</w:t>
              </w:r>
            </w:ins>
          </w:p>
        </w:tc>
        <w:tc>
          <w:tcPr>
            <w:tcW w:w="3612" w:type="pct"/>
            <w:vAlign w:val="center"/>
          </w:tcPr>
          <w:p w14:paraId="0572F0CB" w14:textId="77777777" w:rsidR="00CB0715" w:rsidRPr="00777793" w:rsidRDefault="00CB0715" w:rsidP="00CB0715">
            <w:pPr>
              <w:pStyle w:val="1a"/>
              <w:jc w:val="center"/>
              <w:rPr>
                <w:ins w:id="1600" w:author="Попова Дарья" w:date="2020-07-28T10:45:00Z"/>
                <w:b/>
              </w:rPr>
            </w:pPr>
            <w:ins w:id="1601" w:author="Попова Дарья" w:date="2020-07-28T10:45:00Z">
              <w:r w:rsidRPr="00777793">
                <w:rPr>
                  <w:b/>
                </w:rPr>
                <w:t xml:space="preserve">Информация, используемая в </w:t>
              </w:r>
              <w:r w:rsidRPr="00777793">
                <w:rPr>
                  <w:b/>
                  <w:lang w:val="en-US"/>
                </w:rPr>
                <w:t>SAP</w:t>
              </w:r>
              <w:r w:rsidRPr="00777793">
                <w:rPr>
                  <w:b/>
                </w:rPr>
                <w:t xml:space="preserve"> </w:t>
              </w:r>
              <w:r w:rsidRPr="00777793">
                <w:rPr>
                  <w:b/>
                  <w:lang w:val="en-US"/>
                </w:rPr>
                <w:t>MRS</w:t>
              </w:r>
            </w:ins>
          </w:p>
        </w:tc>
      </w:tr>
      <w:tr w:rsidR="00CB0715" w:rsidRPr="00777793" w14:paraId="4FFE4A0E" w14:textId="77777777" w:rsidTr="00CB0715">
        <w:trPr>
          <w:trHeight w:val="483"/>
          <w:ins w:id="1602" w:author="Попова Дарья" w:date="2020-07-28T10:45:00Z"/>
        </w:trPr>
        <w:tc>
          <w:tcPr>
            <w:tcW w:w="1388" w:type="pct"/>
            <w:vAlign w:val="center"/>
          </w:tcPr>
          <w:p w14:paraId="135AA8C9" w14:textId="77777777" w:rsidR="00CB0715" w:rsidRPr="00777793" w:rsidRDefault="00CB0715" w:rsidP="00CB0715">
            <w:pPr>
              <w:pStyle w:val="1a"/>
              <w:rPr>
                <w:ins w:id="1603" w:author="Попова Дарья" w:date="2020-07-28T10:45:00Z"/>
              </w:rPr>
            </w:pPr>
            <w:ins w:id="1604" w:author="Попова Дарья" w:date="2020-07-28T10:45:00Z">
              <w:r w:rsidRPr="00777793">
                <w:t>0007 «Нормативное рабочее время»</w:t>
              </w:r>
            </w:ins>
          </w:p>
        </w:tc>
        <w:tc>
          <w:tcPr>
            <w:tcW w:w="3612" w:type="pct"/>
            <w:vAlign w:val="center"/>
          </w:tcPr>
          <w:p w14:paraId="1809EE0E" w14:textId="77777777" w:rsidR="00CB0715" w:rsidRPr="00777793" w:rsidRDefault="00CB0715" w:rsidP="00CB0715">
            <w:pPr>
              <w:pStyle w:val="1a"/>
              <w:rPr>
                <w:ins w:id="1605" w:author="Попова Дарья" w:date="2020-07-28T10:45:00Z"/>
              </w:rPr>
            </w:pPr>
            <w:ins w:id="1606" w:author="Попова Дарья" w:date="2020-07-28T10:45:00Z">
              <w:r w:rsidRPr="00777793">
                <w:t>График рабочего времени каждого сотрудника</w:t>
              </w:r>
            </w:ins>
          </w:p>
        </w:tc>
      </w:tr>
      <w:tr w:rsidR="00CB0715" w:rsidRPr="00777793" w14:paraId="70A45CB0" w14:textId="77777777" w:rsidTr="00CB0715">
        <w:trPr>
          <w:trHeight w:val="523"/>
          <w:ins w:id="1607" w:author="Попова Дарья" w:date="2020-07-28T10:45:00Z"/>
        </w:trPr>
        <w:tc>
          <w:tcPr>
            <w:tcW w:w="1388" w:type="pct"/>
            <w:vAlign w:val="center"/>
          </w:tcPr>
          <w:p w14:paraId="696BD30D" w14:textId="77777777" w:rsidR="00CB0715" w:rsidRPr="00777793" w:rsidRDefault="00CB0715" w:rsidP="00CB0715">
            <w:pPr>
              <w:pStyle w:val="1a"/>
              <w:rPr>
                <w:ins w:id="1608" w:author="Попова Дарья" w:date="2020-07-28T10:45:00Z"/>
              </w:rPr>
            </w:pPr>
            <w:ins w:id="1609" w:author="Попова Дарья" w:date="2020-07-28T10:45:00Z">
              <w:r w:rsidRPr="00777793">
                <w:t>2001 «Отсутствия»</w:t>
              </w:r>
            </w:ins>
          </w:p>
        </w:tc>
        <w:tc>
          <w:tcPr>
            <w:tcW w:w="3612" w:type="pct"/>
            <w:vAlign w:val="center"/>
          </w:tcPr>
          <w:p w14:paraId="688C7D00" w14:textId="77777777" w:rsidR="00CB0715" w:rsidRPr="00777793" w:rsidRDefault="00CB0715" w:rsidP="00CB0715">
            <w:pPr>
              <w:pStyle w:val="1a"/>
              <w:rPr>
                <w:ins w:id="1610" w:author="Попова Дарья" w:date="2020-07-28T10:45:00Z"/>
              </w:rPr>
            </w:pPr>
            <w:ins w:id="1611" w:author="Попова Дарья" w:date="2020-07-28T10:45:00Z">
              <w:r w:rsidRPr="00777793">
                <w:t>Время, когда сотрудник не выполняет предусмотреные графиком служебные обязанности в связи с больничным, отпуском, прогулом, донорством и пр.</w:t>
              </w:r>
            </w:ins>
          </w:p>
        </w:tc>
      </w:tr>
      <w:tr w:rsidR="00CB0715" w:rsidRPr="00777793" w14:paraId="7AAA77B2" w14:textId="77777777" w:rsidTr="00CB0715">
        <w:trPr>
          <w:ins w:id="1612" w:author="Попова Дарья" w:date="2020-07-28T10:45:00Z"/>
        </w:trPr>
        <w:tc>
          <w:tcPr>
            <w:tcW w:w="1388" w:type="pct"/>
            <w:vAlign w:val="center"/>
          </w:tcPr>
          <w:p w14:paraId="6C84B728" w14:textId="77777777" w:rsidR="00CB0715" w:rsidRPr="00777793" w:rsidRDefault="00CB0715" w:rsidP="00CB0715">
            <w:pPr>
              <w:pStyle w:val="1a"/>
              <w:rPr>
                <w:ins w:id="1613" w:author="Попова Дарья" w:date="2020-07-28T10:45:00Z"/>
              </w:rPr>
            </w:pPr>
            <w:ins w:id="1614" w:author="Попова Дарья" w:date="2020-07-28T10:45:00Z">
              <w:r w:rsidRPr="00777793">
                <w:t>2002 «Присутствия»</w:t>
              </w:r>
            </w:ins>
          </w:p>
        </w:tc>
        <w:tc>
          <w:tcPr>
            <w:tcW w:w="3612" w:type="pct"/>
            <w:vAlign w:val="center"/>
          </w:tcPr>
          <w:p w14:paraId="3A737709" w14:textId="77777777" w:rsidR="00CB0715" w:rsidRPr="00777793" w:rsidRDefault="00CB0715" w:rsidP="00CB0715">
            <w:pPr>
              <w:pStyle w:val="1a"/>
              <w:rPr>
                <w:ins w:id="1615" w:author="Попова Дарья" w:date="2020-07-28T10:45:00Z"/>
              </w:rPr>
            </w:pPr>
            <w:ins w:id="1616" w:author="Попова Дарья" w:date="2020-07-28T10:45:00Z">
              <w:r w:rsidRPr="00777793">
                <w:t>Время присутствия работника на работе помимо нормативного графика (аварийный ремонт, работа в выходные и праздничные дни и т.п.)</w:t>
              </w:r>
            </w:ins>
          </w:p>
        </w:tc>
      </w:tr>
      <w:tr w:rsidR="00CB0715" w:rsidRPr="00777793" w14:paraId="18C91BEC" w14:textId="77777777" w:rsidTr="00CB0715">
        <w:trPr>
          <w:ins w:id="1617" w:author="Попова Дарья" w:date="2020-07-28T10:45:00Z"/>
        </w:trPr>
        <w:tc>
          <w:tcPr>
            <w:tcW w:w="1388" w:type="pct"/>
            <w:vAlign w:val="center"/>
          </w:tcPr>
          <w:p w14:paraId="78BEE949" w14:textId="77777777" w:rsidR="00CB0715" w:rsidRPr="00777793" w:rsidRDefault="00CB0715" w:rsidP="00CB0715">
            <w:pPr>
              <w:pStyle w:val="1a"/>
              <w:rPr>
                <w:ins w:id="1618" w:author="Попова Дарья" w:date="2020-07-28T10:45:00Z"/>
              </w:rPr>
            </w:pPr>
            <w:ins w:id="1619" w:author="Попова Дарья" w:date="2020-07-28T10:45:00Z">
              <w:r w:rsidRPr="00777793">
                <w:t>2003 «Альтернативное рабочее время»</w:t>
              </w:r>
            </w:ins>
          </w:p>
        </w:tc>
        <w:tc>
          <w:tcPr>
            <w:tcW w:w="3612" w:type="pct"/>
            <w:vAlign w:val="center"/>
          </w:tcPr>
          <w:p w14:paraId="4F089F03" w14:textId="77777777" w:rsidR="00CB0715" w:rsidRPr="00777793" w:rsidRDefault="00CB0715" w:rsidP="00CB0715">
            <w:pPr>
              <w:pStyle w:val="1a"/>
              <w:rPr>
                <w:ins w:id="1620" w:author="Попова Дарья" w:date="2020-07-28T10:45:00Z"/>
              </w:rPr>
            </w:pPr>
            <w:ins w:id="1621" w:author="Попова Дарья" w:date="2020-07-28T10:45:00Z">
              <w:r w:rsidRPr="00777793">
                <w:t>Временные изменения в нормативном графике работника</w:t>
              </w:r>
            </w:ins>
          </w:p>
        </w:tc>
      </w:tr>
      <w:tr w:rsidR="00CB0715" w:rsidRPr="00777793" w14:paraId="3F689BC4" w14:textId="77777777" w:rsidTr="00CB0715">
        <w:trPr>
          <w:ins w:id="1622" w:author="Попова Дарья" w:date="2020-07-28T10:45:00Z"/>
        </w:trPr>
        <w:tc>
          <w:tcPr>
            <w:tcW w:w="1388" w:type="pct"/>
            <w:vAlign w:val="center"/>
          </w:tcPr>
          <w:p w14:paraId="7640DA70" w14:textId="77777777" w:rsidR="00CB0715" w:rsidRPr="00777793" w:rsidRDefault="00CB0715" w:rsidP="00CB0715">
            <w:pPr>
              <w:pStyle w:val="1a"/>
              <w:rPr>
                <w:ins w:id="1623" w:author="Попова Дарья" w:date="2020-07-28T10:45:00Z"/>
              </w:rPr>
            </w:pPr>
            <w:ins w:id="1624" w:author="Попова Дарья" w:date="2020-07-28T10:45:00Z">
              <w:r w:rsidRPr="00777793">
                <w:lastRenderedPageBreak/>
                <w:t>0024 «Квалификации»</w:t>
              </w:r>
            </w:ins>
          </w:p>
        </w:tc>
        <w:tc>
          <w:tcPr>
            <w:tcW w:w="3612" w:type="pct"/>
            <w:vAlign w:val="center"/>
          </w:tcPr>
          <w:p w14:paraId="3108F340" w14:textId="77777777" w:rsidR="00CB0715" w:rsidRPr="00777793" w:rsidRDefault="00CB0715" w:rsidP="00CB0715">
            <w:pPr>
              <w:pStyle w:val="1a"/>
              <w:rPr>
                <w:ins w:id="1625" w:author="Попова Дарья" w:date="2020-07-28T10:45:00Z"/>
              </w:rPr>
            </w:pPr>
            <w:ins w:id="1626" w:author="Попова Дарья" w:date="2020-07-28T10:45:00Z">
              <w:r w:rsidRPr="00777793">
                <w:t>Группа квалификаций, ее название, характеристика, а также начало и окончание действия</w:t>
              </w:r>
            </w:ins>
          </w:p>
        </w:tc>
      </w:tr>
    </w:tbl>
    <w:p w14:paraId="2B2C8CEA" w14:textId="77777777" w:rsidR="00CB0715" w:rsidRPr="00777793" w:rsidRDefault="00CB0715" w:rsidP="00CB0715">
      <w:pPr>
        <w:pStyle w:val="afff4"/>
        <w:rPr>
          <w:ins w:id="1627" w:author="Попова Дарья" w:date="2020-07-28T10:45:00Z"/>
          <w:rFonts w:ascii="Arial" w:hAnsi="Arial" w:cs="Arial"/>
          <w:szCs w:val="24"/>
        </w:rPr>
      </w:pPr>
      <w:ins w:id="1628" w:author="Попова Дарья" w:date="2020-07-28T10:45:00Z">
        <w:r w:rsidRPr="00777793">
          <w:rPr>
            <w:rFonts w:ascii="Arial" w:hAnsi="Arial" w:cs="Arial"/>
            <w:szCs w:val="24"/>
          </w:rPr>
          <w:t>Для целей оперативного планирования данные по доступности и квалификации персонала ведутся на уровне рабочих мест ТОРО.</w:t>
        </w:r>
      </w:ins>
    </w:p>
    <w:p w14:paraId="6726B742" w14:textId="0EDB7863" w:rsidR="00CB0715" w:rsidRPr="00777793" w:rsidRDefault="00CB0715" w:rsidP="00CB0715">
      <w:pPr>
        <w:pStyle w:val="afff4"/>
        <w:rPr>
          <w:ins w:id="1629" w:author="Попова Дарья" w:date="2020-07-28T10:45:00Z"/>
          <w:rFonts w:ascii="Arial" w:hAnsi="Arial" w:cs="Arial"/>
          <w:szCs w:val="24"/>
        </w:rPr>
      </w:pPr>
      <w:ins w:id="1630" w:author="Попова Дарья" w:date="2020-07-28T10:45:00Z">
        <w:r w:rsidRPr="00777793">
          <w:rPr>
            <w:rFonts w:ascii="Arial" w:hAnsi="Arial" w:cs="Arial"/>
            <w:szCs w:val="24"/>
          </w:rPr>
          <w:t>При необходимости оперативного изменения времени доступности персонала в SAP MRS или при отсутствии</w:t>
        </w:r>
        <w:r>
          <w:rPr>
            <w:rFonts w:ascii="Arial" w:hAnsi="Arial" w:cs="Arial"/>
            <w:szCs w:val="24"/>
          </w:rPr>
          <w:t xml:space="preserve"> в системе</w:t>
        </w:r>
        <w:r w:rsidRPr="00777793">
          <w:rPr>
            <w:rFonts w:ascii="Arial" w:hAnsi="Arial" w:cs="Arial"/>
            <w:szCs w:val="24"/>
          </w:rPr>
          <w:t xml:space="preserve"> </w:t>
        </w:r>
        <w:r>
          <w:rPr>
            <w:rFonts w:ascii="Arial" w:hAnsi="Arial" w:cs="Arial"/>
            <w:lang w:val="en-US"/>
          </w:rPr>
          <w:t>SAP</w:t>
        </w:r>
        <w:r w:rsidRPr="008157F4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S/4</w:t>
        </w:r>
        <w:r>
          <w:rPr>
            <w:rFonts w:ascii="Arial" w:hAnsi="Arial" w:cs="Arial"/>
            <w:lang w:val="en-US"/>
          </w:rPr>
          <w:t>HANA</w:t>
        </w:r>
        <w:r w:rsidRPr="00777793">
          <w:rPr>
            <w:rFonts w:ascii="Arial" w:hAnsi="Arial" w:cs="Arial"/>
            <w:szCs w:val="24"/>
          </w:rPr>
          <w:t xml:space="preserve"> данных</w:t>
        </w:r>
        <w:r>
          <w:rPr>
            <w:rFonts w:ascii="Arial" w:hAnsi="Arial" w:cs="Arial"/>
            <w:szCs w:val="24"/>
          </w:rPr>
          <w:t>, полученных из АСУП,</w:t>
        </w:r>
        <w:r w:rsidRPr="00777793">
          <w:rPr>
            <w:rFonts w:ascii="Arial" w:hAnsi="Arial" w:cs="Arial"/>
            <w:szCs w:val="24"/>
          </w:rPr>
          <w:t xml:space="preserve"> будет реализована возможность корректировки информации об отсутствии/присутствии сотрудников напрямую в окне планирования SAP MRS с использованием справочника типов присвоения времени, ведение которого осуществляется в SAP MRS. В таблице представлен предлагаемый вариант данного справочника (см. </w:t>
        </w:r>
        <w:del w:id="1631" w:author="Попова Дарья Николаевна (Подрядчик. ООО БерингПойнт)" w:date="2021-11-10T20:22:00Z">
          <w:r w:rsidRPr="00777793" w:rsidDel="00507FE5">
            <w:rPr>
              <w:rFonts w:ascii="Arial" w:hAnsi="Arial" w:cs="Arial"/>
              <w:szCs w:val="24"/>
            </w:rPr>
            <w:fldChar w:fldCharType="begin"/>
          </w:r>
          <w:r w:rsidRPr="00777793" w:rsidDel="00507FE5">
            <w:rPr>
              <w:rFonts w:ascii="Arial" w:hAnsi="Arial" w:cs="Arial"/>
              <w:szCs w:val="24"/>
            </w:rPr>
            <w:delInstrText xml:space="preserve"> REF _Ref500769093 \h  \* MERGEFORMAT </w:delInstrText>
          </w:r>
        </w:del>
      </w:ins>
      <w:del w:id="1632" w:author="Попова Дарья Николаевна (Подрядчик. ООО БерингПойнт)" w:date="2021-11-10T20:22:00Z">
        <w:r w:rsidRPr="00777793" w:rsidDel="00507FE5">
          <w:rPr>
            <w:rFonts w:ascii="Arial" w:hAnsi="Arial" w:cs="Arial"/>
            <w:szCs w:val="24"/>
          </w:rPr>
        </w:r>
        <w:r w:rsidRPr="00777793" w:rsidDel="00507FE5">
          <w:rPr>
            <w:rFonts w:ascii="Arial" w:hAnsi="Arial" w:cs="Arial"/>
            <w:szCs w:val="24"/>
          </w:rPr>
          <w:fldChar w:fldCharType="separate"/>
        </w:r>
      </w:del>
      <w:ins w:id="1633" w:author="ShramkovAB" w:date="2021-04-12T16:50:00Z">
        <w:del w:id="1634" w:author="Попова Дарья Николаевна (Подрядчик. ООО БерингПойнт)" w:date="2021-11-10T20:22:00Z">
          <w:r w:rsidR="00DD0D1E" w:rsidDel="00507FE5">
            <w:rPr>
              <w:rFonts w:ascii="Arial" w:hAnsi="Arial" w:cs="Arial"/>
              <w:b/>
              <w:bCs/>
              <w:szCs w:val="24"/>
            </w:rPr>
            <w:delText>Ошибка! Источник ссылки не найден.</w:delText>
          </w:r>
        </w:del>
      </w:ins>
      <w:ins w:id="1635" w:author="Попова Дарья" w:date="2020-07-28T10:45:00Z">
        <w:del w:id="1636" w:author="Попова Дарья Николаевна (Подрядчик. ООО БерингПойнт)" w:date="2021-11-10T20:22:00Z">
          <w:r w:rsidRPr="00777793" w:rsidDel="00507FE5">
            <w:rPr>
              <w:rFonts w:ascii="Arial" w:hAnsi="Arial" w:cs="Arial"/>
              <w:szCs w:val="24"/>
            </w:rPr>
            <w:fldChar w:fldCharType="end"/>
          </w:r>
        </w:del>
      </w:ins>
      <w:ins w:id="1637" w:author="Попова Дарья Николаевна (Подрядчик. ООО БерингПойнт)" w:date="2021-11-10T20:22:00Z">
        <w:r w:rsidR="00507FE5">
          <w:rPr>
            <w:rFonts w:ascii="Arial" w:hAnsi="Arial" w:cs="Arial"/>
            <w:szCs w:val="24"/>
          </w:rPr>
          <w:t>Таблица «</w:t>
        </w:r>
      </w:ins>
      <w:ins w:id="1638" w:author="Попова Дарья" w:date="2020-07-28T10:45:00Z">
        <w:r w:rsidRPr="00777793">
          <w:rPr>
            <w:rFonts w:ascii="Arial" w:hAnsi="Arial" w:cs="Arial"/>
          </w:rPr>
          <w:t>Типы присвоения времени</w:t>
        </w:r>
      </w:ins>
      <w:ins w:id="1639" w:author="Попова Дарья Николаевна (Подрядчик. ООО БерингПойнт)" w:date="2021-11-10T20:22:00Z">
        <w:r w:rsidR="00507FE5">
          <w:rPr>
            <w:rFonts w:ascii="Arial" w:hAnsi="Arial" w:cs="Arial"/>
          </w:rPr>
          <w:t>»</w:t>
        </w:r>
      </w:ins>
      <w:ins w:id="1640" w:author="Попова Дарья" w:date="2020-07-28T10:45:00Z">
        <w:r w:rsidRPr="00777793">
          <w:rPr>
            <w:rFonts w:ascii="Arial" w:hAnsi="Arial" w:cs="Arial"/>
            <w:szCs w:val="24"/>
          </w:rPr>
          <w:t>).</w:t>
        </w:r>
      </w:ins>
    </w:p>
    <w:p w14:paraId="53515F67" w14:textId="77777777" w:rsidR="00CB0715" w:rsidRPr="00777793" w:rsidRDefault="00CB0715" w:rsidP="00CB0715">
      <w:pPr>
        <w:pStyle w:val="Tabname"/>
        <w:keepNext/>
        <w:rPr>
          <w:ins w:id="1641" w:author="Попова Дарья" w:date="2020-07-28T10:45:00Z"/>
          <w:rFonts w:cs="Arial"/>
          <w:sz w:val="24"/>
        </w:rPr>
      </w:pPr>
      <w:ins w:id="1642" w:author="Попова Дарья" w:date="2020-07-28T10:45:00Z">
        <w:r w:rsidRPr="00777793">
          <w:rPr>
            <w:rFonts w:cs="Arial"/>
            <w:sz w:val="24"/>
          </w:rPr>
          <w:t xml:space="preserve">Таблица Типы присвоения времени 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6750"/>
      </w:tblGrid>
      <w:tr w:rsidR="00CB0715" w:rsidRPr="00777793" w14:paraId="2DEEF81C" w14:textId="77777777" w:rsidTr="00CB0715">
        <w:trPr>
          <w:trHeight w:val="441"/>
          <w:tblHeader/>
          <w:ins w:id="1643" w:author="Попова Дарья" w:date="2020-07-28T10:45:00Z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5D8FE" w14:textId="77777777" w:rsidR="00CB0715" w:rsidRPr="00777793" w:rsidRDefault="00CB0715" w:rsidP="00CB0715">
            <w:pPr>
              <w:pStyle w:val="afff6"/>
              <w:rPr>
                <w:ins w:id="1644" w:author="Попова Дарья" w:date="2020-07-28T10:45:00Z"/>
                <w:rFonts w:ascii="Arial" w:hAnsi="Arial" w:cs="Arial"/>
                <w:sz w:val="24"/>
                <w:szCs w:val="24"/>
                <w:lang w:val="en-US"/>
              </w:rPr>
            </w:pPr>
            <w:ins w:id="1645" w:author="Попова Дарья" w:date="2020-07-28T10:45:00Z">
              <w:r w:rsidRPr="00777793">
                <w:rPr>
                  <w:rFonts w:ascii="Arial" w:hAnsi="Arial" w:cs="Arial"/>
                  <w:sz w:val="24"/>
                  <w:szCs w:val="24"/>
                </w:rPr>
                <w:t>Тип присвоения времени</w:t>
              </w:r>
            </w:ins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27BAB" w14:textId="77777777" w:rsidR="00CB0715" w:rsidRPr="00777793" w:rsidRDefault="00CB0715" w:rsidP="00CB0715">
            <w:pPr>
              <w:pStyle w:val="afff6"/>
              <w:rPr>
                <w:ins w:id="1646" w:author="Попова Дарья" w:date="2020-07-28T10:45:00Z"/>
                <w:rFonts w:ascii="Arial" w:hAnsi="Arial" w:cs="Arial"/>
                <w:sz w:val="24"/>
                <w:szCs w:val="24"/>
              </w:rPr>
            </w:pPr>
            <w:ins w:id="1647" w:author="Попова Дарья" w:date="2020-07-28T10:45:00Z">
              <w:r w:rsidRPr="00777793">
                <w:rPr>
                  <w:rFonts w:ascii="Arial" w:hAnsi="Arial" w:cs="Arial"/>
                  <w:sz w:val="24"/>
                  <w:szCs w:val="24"/>
                </w:rPr>
                <w:t>Комментарий</w:t>
              </w:r>
            </w:ins>
          </w:p>
        </w:tc>
      </w:tr>
      <w:tr w:rsidR="00CB0715" w:rsidRPr="00777793" w14:paraId="783EF433" w14:textId="77777777" w:rsidTr="00CB0715">
        <w:trPr>
          <w:trHeight w:val="300"/>
          <w:ins w:id="1648" w:author="Попова Дарья" w:date="2020-07-28T10:45:00Z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10B5C" w14:textId="77777777" w:rsidR="00CB0715" w:rsidRPr="00777793" w:rsidRDefault="00CB0715" w:rsidP="00CB0715">
            <w:pPr>
              <w:spacing w:after="200" w:line="276" w:lineRule="auto"/>
              <w:rPr>
                <w:ins w:id="1649" w:author="Попова Дарья" w:date="2020-07-28T10:45:00Z"/>
                <w:rFonts w:ascii="Arial" w:hAnsi="Arial" w:cs="Arial"/>
                <w:szCs w:val="24"/>
              </w:rPr>
            </w:pPr>
            <w:ins w:id="1650" w:author="Попова Дарья" w:date="2020-07-28T10:45:00Z">
              <w:r w:rsidRPr="00777793">
                <w:rPr>
                  <w:rFonts w:ascii="Arial" w:hAnsi="Arial" w:cs="Arial"/>
                  <w:szCs w:val="24"/>
                </w:rPr>
                <w:t>ДОСТУПЕН</w:t>
              </w:r>
            </w:ins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DA34F" w14:textId="77777777" w:rsidR="00CB0715" w:rsidRPr="00777793" w:rsidRDefault="00CB0715" w:rsidP="00CB0715">
            <w:pPr>
              <w:spacing w:after="200" w:line="276" w:lineRule="auto"/>
              <w:ind w:left="140"/>
              <w:rPr>
                <w:ins w:id="1651" w:author="Попова Дарья" w:date="2020-07-28T10:45:00Z"/>
                <w:rFonts w:ascii="Arial" w:hAnsi="Arial" w:cs="Arial"/>
                <w:szCs w:val="24"/>
              </w:rPr>
            </w:pPr>
            <w:ins w:id="1652" w:author="Попова Дарья" w:date="2020-07-28T10:45:00Z">
              <w:r w:rsidRPr="00777793">
                <w:rPr>
                  <w:rFonts w:ascii="Arial" w:hAnsi="Arial" w:cs="Arial"/>
                  <w:szCs w:val="24"/>
                </w:rPr>
                <w:t>Сотрудник доступен</w:t>
              </w:r>
            </w:ins>
          </w:p>
        </w:tc>
      </w:tr>
      <w:tr w:rsidR="00CB0715" w:rsidRPr="00777793" w14:paraId="506D636F" w14:textId="77777777" w:rsidTr="00CB0715">
        <w:trPr>
          <w:trHeight w:val="300"/>
          <w:ins w:id="1653" w:author="Попова Дарья" w:date="2020-07-28T10:45:00Z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B34F3" w14:textId="77777777" w:rsidR="00CB0715" w:rsidRPr="00777793" w:rsidRDefault="00CB0715" w:rsidP="00CB0715">
            <w:pPr>
              <w:spacing w:after="200" w:line="276" w:lineRule="auto"/>
              <w:rPr>
                <w:ins w:id="1654" w:author="Попова Дарья" w:date="2020-07-28T10:45:00Z"/>
                <w:rFonts w:ascii="Arial" w:hAnsi="Arial" w:cs="Arial"/>
                <w:color w:val="000000"/>
                <w:szCs w:val="24"/>
              </w:rPr>
            </w:pPr>
            <w:ins w:id="1655" w:author="Попова Дарья" w:date="2020-07-28T10:45:00Z">
              <w:r w:rsidRPr="00777793">
                <w:rPr>
                  <w:rFonts w:ascii="Arial" w:hAnsi="Arial" w:cs="Arial"/>
                  <w:color w:val="000000"/>
                  <w:szCs w:val="24"/>
                </w:rPr>
                <w:t>НЕ ДОСТУПЕН</w:t>
              </w:r>
            </w:ins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B21D2" w14:textId="77777777" w:rsidR="00CB0715" w:rsidRPr="00777793" w:rsidRDefault="00CB0715" w:rsidP="00CB0715">
            <w:pPr>
              <w:spacing w:after="200" w:line="276" w:lineRule="auto"/>
              <w:ind w:left="140"/>
              <w:rPr>
                <w:ins w:id="1656" w:author="Попова Дарья" w:date="2020-07-28T10:45:00Z"/>
                <w:rFonts w:ascii="Arial" w:hAnsi="Arial" w:cs="Arial"/>
                <w:szCs w:val="24"/>
              </w:rPr>
            </w:pPr>
            <w:ins w:id="1657" w:author="Попова Дарья" w:date="2020-07-28T10:45:00Z">
              <w:r w:rsidRPr="00777793">
                <w:rPr>
                  <w:rFonts w:ascii="Arial" w:hAnsi="Arial" w:cs="Arial"/>
                  <w:szCs w:val="24"/>
                </w:rPr>
                <w:t>Сотрудник не доступен</w:t>
              </w:r>
            </w:ins>
          </w:p>
        </w:tc>
      </w:tr>
    </w:tbl>
    <w:p w14:paraId="0F8C73C4" w14:textId="77777777" w:rsidR="00CB0715" w:rsidRPr="00777793" w:rsidRDefault="00CB0715" w:rsidP="00CB0715">
      <w:pPr>
        <w:pStyle w:val="afff4"/>
        <w:rPr>
          <w:ins w:id="1658" w:author="Попова Дарья" w:date="2020-07-28T10:45:00Z"/>
          <w:rFonts w:ascii="Arial" w:hAnsi="Arial" w:cs="Arial"/>
          <w:szCs w:val="24"/>
        </w:rPr>
      </w:pPr>
      <w:ins w:id="1659" w:author="Попова Дарья" w:date="2020-07-28T10:45:00Z">
        <w:r w:rsidRPr="00777793">
          <w:rPr>
            <w:rFonts w:ascii="Arial" w:hAnsi="Arial" w:cs="Arial"/>
            <w:szCs w:val="24"/>
          </w:rPr>
          <w:t xml:space="preserve">Обратная передача данных об отсутствии/присутствии персонала из системы SAP MRS в </w:t>
        </w:r>
        <w:r>
          <w:rPr>
            <w:rFonts w:ascii="Arial" w:hAnsi="Arial" w:cs="Arial"/>
            <w:szCs w:val="24"/>
          </w:rPr>
          <w:t xml:space="preserve">АСУП </w:t>
        </w:r>
        <w:r w:rsidRPr="00777793">
          <w:rPr>
            <w:rFonts w:ascii="Arial" w:hAnsi="Arial" w:cs="Arial"/>
            <w:szCs w:val="24"/>
          </w:rPr>
          <w:t>выполняться не будет.</w:t>
        </w:r>
      </w:ins>
    </w:p>
    <w:p w14:paraId="4B98A85D" w14:textId="77777777" w:rsidR="00CB0715" w:rsidRDefault="00CB0715">
      <w:pPr>
        <w:spacing w:after="240" w:line="276" w:lineRule="auto"/>
        <w:ind w:firstLine="567"/>
        <w:rPr>
          <w:ins w:id="1660" w:author="Попова Дарья" w:date="2020-07-28T11:16:00Z"/>
          <w:rFonts w:ascii="Arial" w:hAnsi="Arial" w:cs="Arial"/>
        </w:rPr>
        <w:pPrChange w:id="1661" w:author="Попова Дарья" w:date="2020-07-23T10:27:00Z">
          <w:pPr>
            <w:spacing w:before="120" w:line="276" w:lineRule="auto"/>
            <w:ind w:firstLine="567"/>
          </w:pPr>
        </w:pPrChange>
      </w:pPr>
    </w:p>
    <w:p w14:paraId="49CCA1CC" w14:textId="24122686" w:rsidR="001950A7" w:rsidRDefault="001950A7" w:rsidP="001950A7">
      <w:pPr>
        <w:pStyle w:val="4"/>
        <w:rPr>
          <w:ins w:id="1662" w:author="Попова Дарья" w:date="2020-07-28T11:17:00Z"/>
        </w:rPr>
      </w:pPr>
      <w:ins w:id="1663" w:author="Попова Дарья" w:date="2020-07-28T11:17:00Z">
        <w:r>
          <w:t>Шаг процесса 106</w:t>
        </w:r>
        <w:r w:rsidRPr="00777793">
          <w:t xml:space="preserve"> – </w:t>
        </w:r>
        <w:r w:rsidRPr="001950A7">
          <w:t>Балансировка мощностей ВПС для сетевого графика</w:t>
        </w:r>
      </w:ins>
    </w:p>
    <w:p w14:paraId="253F0529" w14:textId="1902894D" w:rsidR="001950A7" w:rsidRPr="00621CB6" w:rsidRDefault="001950A7" w:rsidP="001950A7">
      <w:pPr>
        <w:spacing w:before="120"/>
        <w:ind w:firstLine="567"/>
        <w:rPr>
          <w:ins w:id="1664" w:author="Попова Дарья" w:date="2020-07-28T11:16:00Z"/>
          <w:rFonts w:ascii="Arial" w:hAnsi="Arial" w:cs="Arial"/>
        </w:rPr>
      </w:pPr>
      <w:ins w:id="1665" w:author="Попова Дарья" w:date="2020-07-28T11:16:00Z">
        <w:r w:rsidRPr="00621CB6">
          <w:rPr>
            <w:rFonts w:ascii="Arial" w:hAnsi="Arial" w:cs="Arial"/>
          </w:rPr>
          <w:t>После выполненных ранее в текущем процессе шагов подготовки</w:t>
        </w:r>
        <w:r w:rsidR="004F28B9">
          <w:rPr>
            <w:rFonts w:ascii="Arial" w:hAnsi="Arial" w:cs="Arial"/>
          </w:rPr>
          <w:t xml:space="preserve"> МТР и персонала по сетевым графикам</w:t>
        </w:r>
        <w:r w:rsidRPr="00621CB6">
          <w:rPr>
            <w:rFonts w:ascii="Arial" w:hAnsi="Arial" w:cs="Arial"/>
          </w:rPr>
          <w:t xml:space="preserve">, </w:t>
        </w:r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ТОиР БЕ ГОК проверяет доступность ВПС (вспомогательных производственных средств). В случае отсутствия ВПС в </w:t>
        </w:r>
      </w:ins>
      <w:ins w:id="1666" w:author="Попова Дарья" w:date="2020-07-28T12:07:00Z">
        <w:r w:rsidR="00371458">
          <w:rPr>
            <w:rFonts w:ascii="Arial" w:hAnsi="Arial" w:cs="Arial"/>
          </w:rPr>
          <w:t>сетевых графиках</w:t>
        </w:r>
      </w:ins>
      <w:ins w:id="1667" w:author="Попова Дарья" w:date="2020-07-28T11:16:00Z">
        <w:r w:rsidRPr="00621CB6">
          <w:rPr>
            <w:rFonts w:ascii="Arial" w:hAnsi="Arial" w:cs="Arial"/>
          </w:rPr>
          <w:t xml:space="preserve"> данный шаг балансировки не выполняется.</w:t>
        </w:r>
      </w:ins>
    </w:p>
    <w:p w14:paraId="7DB5B7FA" w14:textId="1BD798D3" w:rsidR="001950A7" w:rsidRPr="00621CB6" w:rsidRDefault="001950A7" w:rsidP="001950A7">
      <w:pPr>
        <w:spacing w:before="120"/>
        <w:ind w:firstLine="567"/>
        <w:rPr>
          <w:ins w:id="1668" w:author="Попова Дарья" w:date="2020-07-28T11:16:00Z"/>
          <w:rFonts w:ascii="Arial" w:hAnsi="Arial" w:cs="Arial"/>
        </w:rPr>
      </w:pPr>
      <w:ins w:id="1669" w:author="Попова Дарья" w:date="2020-07-28T11:16:00Z">
        <w:r w:rsidRPr="00621CB6">
          <w:rPr>
            <w:rFonts w:ascii="Arial" w:hAnsi="Arial" w:cs="Arial"/>
          </w:rPr>
          <w:t xml:space="preserve">Используется транзакция /MRSS/PLBOORGSRV/ (Панель планирования MRS), ракурс «Представление потребностей». Для удобства проверки используется столбчатая диаграмма загрузки, привязанная к временной шкале запланированных </w:t>
        </w:r>
      </w:ins>
      <w:ins w:id="1670" w:author="Попова Дарья" w:date="2020-07-28T12:07:00Z">
        <w:r w:rsidR="00371458">
          <w:rPr>
            <w:rFonts w:ascii="Arial" w:hAnsi="Arial" w:cs="Arial"/>
          </w:rPr>
          <w:t>сетевых графиков</w:t>
        </w:r>
      </w:ins>
      <w:ins w:id="1671" w:author="Попова Дарья" w:date="2020-07-28T11:16:00Z">
        <w:r w:rsidRPr="00621CB6">
          <w:rPr>
            <w:rFonts w:ascii="Arial" w:hAnsi="Arial" w:cs="Arial"/>
          </w:rPr>
          <w:t xml:space="preserve"> и их операций (cм. Общее описание планирования в MRS в разделе </w:t>
        </w:r>
        <w:r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_Ref39070511 \r \h  \* MERGEFORMAT </w:instrText>
        </w:r>
      </w:ins>
      <w:r>
        <w:rPr>
          <w:rFonts w:ascii="Arial" w:hAnsi="Arial" w:cs="Arial"/>
        </w:rPr>
      </w:r>
      <w:ins w:id="1672" w:author="Попова Дарья" w:date="2020-07-28T11:16:00Z">
        <w:r>
          <w:rPr>
            <w:rFonts w:ascii="Arial" w:hAnsi="Arial" w:cs="Arial"/>
          </w:rPr>
          <w:fldChar w:fldCharType="separate"/>
        </w:r>
      </w:ins>
      <w:ins w:id="1673" w:author="ShramkovAB" w:date="2021-04-12T16:50:00Z">
        <w:r w:rsidR="00DD0D1E">
          <w:rPr>
            <w:rFonts w:ascii="Arial" w:hAnsi="Arial" w:cs="Arial"/>
          </w:rPr>
          <w:t>5.10.1</w:t>
        </w:r>
      </w:ins>
      <w:ins w:id="1674" w:author="Попова Дарья" w:date="2020-07-28T11:16:00Z"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REF _Ref39070515 \h  \* MERGEFORMAT </w:instrText>
        </w:r>
      </w:ins>
      <w:r>
        <w:rPr>
          <w:rFonts w:ascii="Arial" w:hAnsi="Arial" w:cs="Arial"/>
        </w:rPr>
      </w:r>
      <w:ins w:id="1675" w:author="Попова Дарья" w:date="2020-07-28T11:16:00Z">
        <w:r>
          <w:rPr>
            <w:rFonts w:ascii="Arial" w:hAnsi="Arial" w:cs="Arial"/>
          </w:rPr>
          <w:fldChar w:fldCharType="separate"/>
        </w:r>
      </w:ins>
      <w:ins w:id="1676" w:author="ShramkovAB" w:date="2021-04-12T16:50:00Z">
        <w:r w:rsidR="00DD0D1E" w:rsidRPr="00DD0D1E">
          <w:rPr>
            <w:rFonts w:ascii="Arial" w:hAnsi="Arial" w:cs="Arial"/>
            <w:rPrChange w:id="1677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ins w:id="1678" w:author="Попова Дарья" w:date="2020-07-28T11:16:00Z">
        <w:del w:id="1679" w:author="ShramkovAB" w:date="2021-04-12T16:50:00Z">
          <w:r w:rsidRPr="001A4543" w:rsidDel="00DD0D1E">
            <w:rPr>
              <w:rFonts w:ascii="Arial" w:hAnsi="Arial" w:cs="Arial"/>
            </w:rPr>
            <w:delText>Мультиресурсное планирование (MRS)</w:delText>
          </w:r>
        </w:del>
        <w:r>
          <w:rPr>
            <w:rFonts w:ascii="Arial" w:hAnsi="Arial" w:cs="Arial"/>
          </w:rPr>
          <w:fldChar w:fldCharType="end"/>
        </w:r>
        <w:r>
          <w:rPr>
            <w:rFonts w:ascii="Arial" w:hAnsi="Arial" w:cs="Arial"/>
          </w:rPr>
          <w:t>»</w:t>
        </w:r>
        <w:r w:rsidRPr="00621CB6">
          <w:rPr>
            <w:rFonts w:ascii="Arial" w:hAnsi="Arial" w:cs="Arial"/>
          </w:rPr>
          <w:t xml:space="preserve"> данного КД).</w:t>
        </w:r>
      </w:ins>
    </w:p>
    <w:p w14:paraId="3F5FF9F7" w14:textId="3CD406DE" w:rsidR="001950A7" w:rsidRPr="00621CB6" w:rsidRDefault="001950A7" w:rsidP="001950A7">
      <w:pPr>
        <w:spacing w:before="120"/>
        <w:ind w:firstLine="567"/>
        <w:rPr>
          <w:ins w:id="1680" w:author="Попова Дарья" w:date="2020-07-28T11:16:00Z"/>
          <w:rFonts w:ascii="Arial" w:hAnsi="Arial" w:cs="Arial"/>
        </w:rPr>
      </w:pPr>
      <w:ins w:id="1681" w:author="Попова Дарья" w:date="2020-07-28T11:16:00Z"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ТОиР БЕ ГОК проверяет загрузку запланированных ВПС в </w:t>
        </w:r>
      </w:ins>
      <w:ins w:id="1682" w:author="Попова Дарья" w:date="2020-07-28T12:08:00Z">
        <w:r w:rsidR="00371458">
          <w:rPr>
            <w:rFonts w:ascii="Arial" w:hAnsi="Arial" w:cs="Arial"/>
          </w:rPr>
          <w:t>сетевых графиках</w:t>
        </w:r>
      </w:ins>
      <w:ins w:id="1683" w:author="Попова Дарья" w:date="2020-07-28T11:16:00Z">
        <w:r w:rsidRPr="00621CB6">
          <w:rPr>
            <w:rFonts w:ascii="Arial" w:hAnsi="Arial" w:cs="Arial"/>
          </w:rPr>
          <w:t xml:space="preserve"> в своей зоне ответственности, при необходимости производит балансировку мощностей ВПС по Подразделению либо корректирует сроки </w:t>
        </w:r>
      </w:ins>
      <w:ins w:id="1684" w:author="Попова Дарья" w:date="2020-07-28T12:08:00Z">
        <w:r w:rsidR="00371458">
          <w:rPr>
            <w:rFonts w:ascii="Arial" w:hAnsi="Arial" w:cs="Arial"/>
          </w:rPr>
          <w:t>сетевых графиков</w:t>
        </w:r>
      </w:ins>
      <w:ins w:id="1685" w:author="Попова Дарья" w:date="2020-07-28T11:16:00Z">
        <w:r w:rsidRPr="00621CB6">
          <w:rPr>
            <w:rFonts w:ascii="Arial" w:hAnsi="Arial" w:cs="Arial"/>
          </w:rPr>
          <w:t xml:space="preserve"> и/или операций. После балансировки ВПС, в случае значительной корректировки сроков, способной повлиять на перегрузку ранее запланированных мощностей персонала либо на доступность МТР (например, смещение на очень ранние сроки), </w:t>
        </w:r>
        <w:r>
          <w:rPr>
            <w:rFonts w:ascii="Arial" w:hAnsi="Arial" w:cs="Arial"/>
          </w:rPr>
          <w:t>Инженер</w:t>
        </w:r>
        <w:r w:rsidRPr="00621CB6">
          <w:rPr>
            <w:rFonts w:ascii="Arial" w:hAnsi="Arial" w:cs="Arial"/>
          </w:rPr>
          <w:t xml:space="preserve"> должен заново повторить шаги проверки доступности МТР, сбалансировать загрузку персонала, и повторить балансировку ВПС, подтвердив тем самым, что план воздействий на ПА обеспечен ресурсами, и поэтому выполним.</w:t>
        </w:r>
      </w:ins>
    </w:p>
    <w:p w14:paraId="60055437" w14:textId="77777777" w:rsidR="001950A7" w:rsidRPr="00621CB6" w:rsidRDefault="001950A7" w:rsidP="001950A7">
      <w:pPr>
        <w:spacing w:after="240" w:line="276" w:lineRule="auto"/>
        <w:ind w:firstLine="567"/>
        <w:rPr>
          <w:ins w:id="1686" w:author="Попова Дарья" w:date="2020-07-28T11:16:00Z"/>
          <w:rFonts w:ascii="Arial" w:hAnsi="Arial" w:cs="Arial"/>
        </w:rPr>
      </w:pPr>
      <w:ins w:id="1687" w:author="Попова Дарья" w:date="2020-07-28T11:16:00Z">
        <w:r w:rsidRPr="00621CB6">
          <w:rPr>
            <w:rFonts w:ascii="Arial" w:hAnsi="Arial" w:cs="Arial"/>
          </w:rPr>
          <w:t>Используется транзакция:</w:t>
        </w:r>
      </w:ins>
    </w:p>
    <w:p w14:paraId="477CB9DE" w14:textId="77777777" w:rsidR="001950A7" w:rsidRPr="00621CB6" w:rsidRDefault="001950A7" w:rsidP="001950A7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ins w:id="1688" w:author="Попова Дарья" w:date="2020-07-28T11:16:00Z"/>
          <w:rFonts w:ascii="Arial" w:hAnsi="Arial" w:cs="Arial"/>
        </w:rPr>
      </w:pPr>
      <w:ins w:id="1689" w:author="Попова Дарья" w:date="2020-07-28T11:16:00Z">
        <w:r w:rsidRPr="00621CB6">
          <w:rPr>
            <w:rFonts w:ascii="Arial" w:hAnsi="Arial" w:cs="Arial"/>
          </w:rPr>
          <w:lastRenderedPageBreak/>
          <w:t xml:space="preserve">/MRSS/PLBOORGSRV/ (Панель планирования MRS) </w:t>
        </w:r>
      </w:ins>
    </w:p>
    <w:p w14:paraId="16F3451B" w14:textId="77777777" w:rsidR="001950A7" w:rsidRPr="00621CB6" w:rsidRDefault="001950A7" w:rsidP="001950A7">
      <w:pPr>
        <w:spacing w:after="240" w:line="276" w:lineRule="auto"/>
        <w:ind w:firstLine="567"/>
        <w:jc w:val="left"/>
        <w:rPr>
          <w:ins w:id="1690" w:author="Попова Дарья" w:date="2020-07-28T11:16:00Z"/>
          <w:rFonts w:ascii="Arial" w:hAnsi="Arial" w:cs="Arial"/>
        </w:rPr>
      </w:pPr>
      <w:ins w:id="1691" w:author="Попова Дарья" w:date="2020-07-28T11:16:00Z">
        <w:r w:rsidRPr="00621CB6">
          <w:rPr>
            <w:rFonts w:ascii="Arial" w:hAnsi="Arial" w:cs="Arial"/>
          </w:rPr>
          <w:t>Поля для заполнения на селекционном экране:</w:t>
        </w:r>
      </w:ins>
    </w:p>
    <w:p w14:paraId="0DAECCEA" w14:textId="77777777" w:rsidR="001950A7" w:rsidRPr="00621CB6" w:rsidRDefault="001950A7" w:rsidP="001950A7">
      <w:pPr>
        <w:spacing w:after="240" w:line="276" w:lineRule="auto"/>
        <w:ind w:firstLine="567"/>
        <w:rPr>
          <w:ins w:id="1692" w:author="Попова Дарья" w:date="2020-07-28T11:16:00Z"/>
          <w:rFonts w:ascii="Arial" w:hAnsi="Arial" w:cs="Arial"/>
        </w:rPr>
      </w:pPr>
      <w:ins w:id="1693" w:author="Попова Дарья" w:date="2020-07-28T11:16:00Z">
        <w:r w:rsidRPr="00621CB6">
          <w:rPr>
            <w:rFonts w:ascii="Arial" w:hAnsi="Arial" w:cs="Arial"/>
          </w:rPr>
          <w:t>- Узел планирования ресурсов (рабочее место);</w:t>
        </w:r>
      </w:ins>
    </w:p>
    <w:p w14:paraId="05F7F804" w14:textId="221A16A5" w:rsidR="001950A7" w:rsidRPr="00621CB6" w:rsidRDefault="001950A7" w:rsidP="001950A7">
      <w:pPr>
        <w:spacing w:after="240" w:line="276" w:lineRule="auto"/>
        <w:ind w:firstLine="567"/>
        <w:rPr>
          <w:ins w:id="1694" w:author="Попова Дарья" w:date="2020-07-28T11:16:00Z"/>
          <w:rFonts w:ascii="Arial" w:hAnsi="Arial" w:cs="Arial"/>
        </w:rPr>
      </w:pPr>
      <w:ins w:id="1695" w:author="Попова Дарья" w:date="2020-07-28T11:16:00Z">
        <w:r w:rsidRPr="00621CB6">
          <w:rPr>
            <w:rFonts w:ascii="Arial" w:hAnsi="Arial" w:cs="Arial"/>
          </w:rPr>
          <w:t>- Период для ресурсов (с .. по)</w:t>
        </w:r>
      </w:ins>
      <w:ins w:id="1696" w:author="Попова Дарья" w:date="2020-07-28T12:19:00Z">
        <w:r w:rsidR="005374DD">
          <w:rPr>
            <w:rFonts w:ascii="Arial" w:hAnsi="Arial" w:cs="Arial"/>
          </w:rPr>
          <w:t>.</w:t>
        </w:r>
      </w:ins>
    </w:p>
    <w:p w14:paraId="1C8C93CC" w14:textId="77777777" w:rsidR="00CB0715" w:rsidRPr="00777793" w:rsidRDefault="00CB0715">
      <w:pPr>
        <w:spacing w:after="240" w:line="276" w:lineRule="auto"/>
        <w:ind w:firstLine="567"/>
        <w:rPr>
          <w:rFonts w:ascii="Arial" w:hAnsi="Arial" w:cs="Arial"/>
          <w:szCs w:val="24"/>
        </w:rPr>
        <w:pPrChange w:id="1697" w:author="Попова Дарья" w:date="2020-07-23T10:27:00Z">
          <w:pPr>
            <w:spacing w:before="120" w:line="276" w:lineRule="auto"/>
            <w:ind w:firstLine="567"/>
          </w:pPr>
        </w:pPrChange>
      </w:pPr>
    </w:p>
    <w:p w14:paraId="530FE086" w14:textId="3C82A877" w:rsidR="001F50C0" w:rsidRDefault="000E5A9A">
      <w:pPr>
        <w:pStyle w:val="4"/>
      </w:pPr>
      <w:bookmarkStart w:id="1698" w:name="_Ref39071295"/>
      <w:bookmarkStart w:id="1699" w:name="_Hlk522227466"/>
      <w:r>
        <w:t>Шаг процесса 110</w:t>
      </w:r>
      <w:r w:rsidR="001F50C0" w:rsidRPr="00777793">
        <w:t xml:space="preserve"> – Принятие решени</w:t>
      </w:r>
      <w:ins w:id="1700" w:author="Попова Дарья" w:date="2020-07-22T17:49:00Z">
        <w:r w:rsidR="007F1DFC">
          <w:t>я</w:t>
        </w:r>
      </w:ins>
      <w:del w:id="1701" w:author="Попова Дарья" w:date="2020-07-22T17:49:00Z">
        <w:r w:rsidR="001F50C0" w:rsidRPr="00777793" w:rsidDel="007F1DFC">
          <w:delText>е</w:delText>
        </w:r>
      </w:del>
      <w:r w:rsidR="001F50C0" w:rsidRPr="00777793">
        <w:t xml:space="preserve"> о необходимости корректировки сроков или замены исполнителя</w:t>
      </w:r>
      <w:bookmarkEnd w:id="1698"/>
    </w:p>
    <w:p w14:paraId="56BC4BAF" w14:textId="6590C7D5" w:rsidR="00543EE9" w:rsidRPr="001A4543" w:rsidDel="00254389" w:rsidRDefault="00543EE9" w:rsidP="001A4543">
      <w:pPr>
        <w:rPr>
          <w:del w:id="1702" w:author="Попова Дарья" w:date="2020-07-23T10:27:00Z"/>
          <w:rFonts w:eastAsiaTheme="majorEastAsia"/>
          <w:i/>
          <w:caps/>
        </w:rPr>
      </w:pPr>
    </w:p>
    <w:bookmarkEnd w:id="1501"/>
    <w:p w14:paraId="25F351F9" w14:textId="49124216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Планировщик ТОиР</w:t>
      </w:r>
      <w:r w:rsidR="009F45BF">
        <w:rPr>
          <w:rFonts w:ascii="Arial" w:hAnsi="Arial" w:cs="Arial"/>
        </w:rPr>
        <w:t xml:space="preserve"> </w:t>
      </w:r>
      <w:r w:rsidR="00754B1A">
        <w:rPr>
          <w:rFonts w:ascii="Arial" w:hAnsi="Arial" w:cs="Arial"/>
        </w:rPr>
        <w:t>УО</w:t>
      </w:r>
      <w:ins w:id="1703" w:author="Попова Дарья" w:date="2020-07-22T17:50:00Z">
        <w:r w:rsidR="007F1DFC">
          <w:rPr>
            <w:rFonts w:ascii="Arial" w:hAnsi="Arial" w:cs="Arial"/>
          </w:rPr>
          <w:t xml:space="preserve"> или Планировщик ЗиС УО</w:t>
        </w:r>
      </w:ins>
      <w:r w:rsidR="00754B1A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>должен проанализировать целесообразность привлечения конкретных исполнителей работ на уровне операций заказов</w:t>
      </w:r>
      <w:ins w:id="1704" w:author="Попова Дарья" w:date="2020-07-22T17:50:00Z">
        <w:r w:rsidR="0094649B">
          <w:rPr>
            <w:rFonts w:ascii="Arial" w:hAnsi="Arial" w:cs="Arial"/>
          </w:rPr>
          <w:t xml:space="preserve"> или сетевых графиков</w:t>
        </w:r>
      </w:ins>
      <w:r w:rsidRPr="00777793">
        <w:rPr>
          <w:rFonts w:ascii="Arial" w:hAnsi="Arial" w:cs="Arial"/>
        </w:rPr>
        <w:t>: бригад при выполнении работ хозспособом или подрядных организаций, при определении целесообразности замены ресурсов в заказах</w:t>
      </w:r>
      <w:ins w:id="1705" w:author="Попова Дарья" w:date="2020-07-22T17:50:00Z">
        <w:r w:rsidR="0094649B">
          <w:rPr>
            <w:rFonts w:ascii="Arial" w:hAnsi="Arial" w:cs="Arial"/>
          </w:rPr>
          <w:t xml:space="preserve"> и</w:t>
        </w:r>
      </w:ins>
      <w:del w:id="1706" w:author="Попова Дарья" w:date="2020-07-22T17:50:00Z">
        <w:r w:rsidRPr="00777793" w:rsidDel="0094649B">
          <w:rPr>
            <w:rFonts w:ascii="Arial" w:hAnsi="Arial" w:cs="Arial"/>
          </w:rPr>
          <w:delText>,</w:delText>
        </w:r>
      </w:del>
      <w:ins w:id="1707" w:author="Попова Дарья" w:date="2020-07-22T17:50:00Z">
        <w:r w:rsidR="0094649B">
          <w:rPr>
            <w:rFonts w:ascii="Arial" w:hAnsi="Arial" w:cs="Arial"/>
          </w:rPr>
          <w:t>ли сетевых графиках</w:t>
        </w:r>
      </w:ins>
      <w:r w:rsidRPr="00777793">
        <w:rPr>
          <w:rFonts w:ascii="Arial" w:hAnsi="Arial" w:cs="Arial"/>
        </w:rPr>
        <w:t xml:space="preserve"> произвести соответствующие замены в заказах</w:t>
      </w:r>
      <w:ins w:id="1708" w:author="Попова Дарья" w:date="2020-07-22T17:50:00Z">
        <w:r w:rsidR="0094649B">
          <w:rPr>
            <w:rFonts w:ascii="Arial" w:hAnsi="Arial" w:cs="Arial"/>
          </w:rPr>
          <w:t>/ сетевых графиках</w:t>
        </w:r>
      </w:ins>
      <w:r w:rsidRPr="00777793">
        <w:rPr>
          <w:rFonts w:ascii="Arial" w:hAnsi="Arial" w:cs="Arial"/>
        </w:rPr>
        <w:t>. На данном шаге также определяется способ исполнения тех либо иных заказов</w:t>
      </w:r>
      <w:ins w:id="1709" w:author="Попова Дарья" w:date="2020-07-22T17:51:00Z">
        <w:r w:rsidR="0094649B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 – внутренними силами (хозспособ)</w:t>
      </w:r>
      <w:del w:id="1710" w:author="Попова Дарья" w:date="2020-07-22T17:51:00Z">
        <w:r w:rsidRPr="00777793" w:rsidDel="0094649B">
          <w:rPr>
            <w:rFonts w:ascii="Arial" w:hAnsi="Arial" w:cs="Arial"/>
          </w:rPr>
          <w:delText>,</w:delText>
        </w:r>
      </w:del>
      <w:r w:rsidRPr="00777793">
        <w:rPr>
          <w:rFonts w:ascii="Arial" w:hAnsi="Arial" w:cs="Arial"/>
        </w:rPr>
        <w:t xml:space="preserve"> либо с привлечением сторонних (подрядных) организаций.</w:t>
      </w:r>
    </w:p>
    <w:p w14:paraId="4B5C9C2E" w14:textId="154F3378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В случае определения в качестве исполнителей работ подрядных организаций, выполняется переход в процесс ПП-07.02.03.03-ERP </w:t>
      </w:r>
      <w:ins w:id="1711" w:author="Попова Дарья" w:date="2020-07-22T17:51:00Z">
        <w:r w:rsidR="0094649B">
          <w:rPr>
            <w:rFonts w:ascii="Arial" w:hAnsi="Arial" w:cs="Arial"/>
          </w:rPr>
          <w:t>«</w:t>
        </w:r>
      </w:ins>
      <w:r w:rsidRPr="00777793">
        <w:rPr>
          <w:rFonts w:ascii="Arial" w:hAnsi="Arial" w:cs="Arial"/>
        </w:rPr>
        <w:t>Оценка стоимости работ</w:t>
      </w:r>
      <w:ins w:id="1712" w:author="Попова Дарья" w:date="2020-07-22T17:51:00Z">
        <w:r w:rsidR="0094649B">
          <w:rPr>
            <w:rFonts w:ascii="Arial" w:hAnsi="Arial" w:cs="Arial"/>
          </w:rPr>
          <w:t>»</w:t>
        </w:r>
      </w:ins>
      <w:r w:rsidRPr="00777793">
        <w:rPr>
          <w:rFonts w:ascii="Arial" w:hAnsi="Arial" w:cs="Arial"/>
        </w:rPr>
        <w:t xml:space="preserve"> на основании ведомости дефектов (см. раздел 5.2.2. </w:t>
      </w:r>
      <w:r w:rsidR="009F367C" w:rsidRPr="00B478E6">
        <w:rPr>
          <w:rFonts w:ascii="Arial" w:hAnsi="Arial" w:cs="Arial"/>
        </w:rPr>
        <w:t>КД</w:t>
      </w:r>
      <w:r w:rsidR="009F367C" w:rsidRPr="0094649B">
        <w:rPr>
          <w:rFonts w:ascii="Arial" w:hAnsi="Arial" w:cs="Arial"/>
          <w:rPrChange w:id="1713" w:author="Попова Дарья" w:date="2020-07-22T17:51:00Z">
            <w:rPr/>
          </w:rPrChange>
        </w:rPr>
        <w:t xml:space="preserve"> «</w:t>
      </w:r>
      <w:del w:id="1714" w:author="Александр Шрамков" w:date="2021-03-10T18:18:00Z">
        <w:r w:rsidR="009F367C" w:rsidRPr="00777793" w:rsidDel="00923C4E">
          <w:rPr>
            <w:rFonts w:ascii="Arial" w:hAnsi="Arial" w:cs="Arial"/>
          </w:rPr>
          <w:delText>ERP.</w:delText>
        </w:r>
        <w:r w:rsidR="008C058E" w:rsidDel="00923C4E">
          <w:rPr>
            <w:rFonts w:ascii="Arial" w:hAnsi="Arial" w:cs="Arial"/>
          </w:rPr>
          <w:delText>9</w:delText>
        </w:r>
        <w:r w:rsidR="009F367C" w:rsidRPr="00777793" w:rsidDel="00923C4E">
          <w:rPr>
            <w:rFonts w:ascii="Arial" w:hAnsi="Arial" w:cs="Arial"/>
          </w:rPr>
          <w:delText>.</w:delText>
        </w:r>
      </w:del>
      <w:ins w:id="1715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C058E">
        <w:rPr>
          <w:rFonts w:ascii="Arial" w:hAnsi="Arial" w:cs="Arial"/>
        </w:rPr>
        <w:t>9</w:t>
      </w:r>
      <w:r w:rsidR="009F367C" w:rsidRPr="00777793">
        <w:rPr>
          <w:rFonts w:ascii="Arial" w:hAnsi="Arial" w:cs="Arial"/>
        </w:rPr>
        <w:t>.</w:t>
      </w:r>
      <w:r w:rsidR="008C058E">
        <w:rPr>
          <w:rFonts w:ascii="Arial" w:hAnsi="Arial" w:cs="Arial"/>
        </w:rPr>
        <w:t>2.</w:t>
      </w:r>
      <w:r w:rsidR="009F367C" w:rsidRPr="00777793">
        <w:rPr>
          <w:rFonts w:ascii="Arial" w:hAnsi="Arial" w:cs="Arial"/>
        </w:rPr>
        <w:t>52.PM.КД Годовое планирование воздействий на ПА»</w:t>
      </w:r>
      <w:r w:rsidRPr="00777793">
        <w:rPr>
          <w:rFonts w:ascii="Arial" w:hAnsi="Arial" w:cs="Arial"/>
        </w:rPr>
        <w:t>), в рамках которого формируется дефектная ведомость и смета. После получения сметы в заказ</w:t>
      </w:r>
      <w:ins w:id="1716" w:author="Попова Дарья" w:date="2020-07-22T17:52:00Z">
        <w:r w:rsidR="0094649B">
          <w:rPr>
            <w:rFonts w:ascii="Arial" w:hAnsi="Arial" w:cs="Arial"/>
          </w:rPr>
          <w:t xml:space="preserve"> или сетевой график</w:t>
        </w:r>
      </w:ins>
      <w:r w:rsidRPr="00777793">
        <w:rPr>
          <w:rFonts w:ascii="Arial" w:hAnsi="Arial" w:cs="Arial"/>
        </w:rPr>
        <w:t xml:space="preserve"> вносится стоимость работ на уровень операции.</w:t>
      </w:r>
    </w:p>
    <w:p w14:paraId="3AE0659C" w14:textId="1A764056" w:rsidR="00940866" w:rsidRPr="00EC6521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Обслуживание техники на гарантии, при наличии такого уточнения в договоре поставки, должно выполняться только официальными дилерами (проверка сроков гарантии выполняется путем перехода в ЕО из заказа ТОРО). </w:t>
      </w:r>
      <w:r w:rsidRPr="00B478E6">
        <w:rPr>
          <w:rFonts w:ascii="Arial" w:hAnsi="Arial" w:cs="Arial"/>
        </w:rPr>
        <w:t xml:space="preserve">Индикация наличия гарантии также будет реализована в расширении стандартного отчета </w:t>
      </w:r>
      <w:r w:rsidR="00E667F9">
        <w:rPr>
          <w:rFonts w:ascii="Arial" w:hAnsi="Arial" w:cs="Arial"/>
        </w:rPr>
        <w:t>«IW38 Список заказов ТОРО (изменение)»</w:t>
      </w:r>
      <w:r w:rsidRPr="00B478E6">
        <w:rPr>
          <w:rFonts w:ascii="Arial" w:hAnsi="Arial" w:cs="Arial"/>
        </w:rPr>
        <w:t>, см</w:t>
      </w:r>
      <w:r w:rsidR="004C0B31" w:rsidRPr="00B478E6">
        <w:rPr>
          <w:rFonts w:ascii="Arial" w:hAnsi="Arial" w:cs="Arial"/>
        </w:rPr>
        <w:t xml:space="preserve"> описание разработки в разделе 5.10.7.5. КД</w:t>
      </w:r>
      <w:r w:rsidR="004C0B31" w:rsidRPr="0094649B">
        <w:rPr>
          <w:rFonts w:ascii="Arial" w:hAnsi="Arial" w:cs="Arial"/>
          <w:rPrChange w:id="1717" w:author="Попова Дарья" w:date="2020-07-22T17:51:00Z">
            <w:rPr/>
          </w:rPrChange>
        </w:rPr>
        <w:t xml:space="preserve"> «</w:t>
      </w:r>
      <w:del w:id="1718" w:author="Александр Шрамков" w:date="2021-03-10T18:18:00Z">
        <w:r w:rsidR="004C0B31" w:rsidRPr="00777793" w:rsidDel="00923C4E">
          <w:rPr>
            <w:rFonts w:ascii="Arial" w:hAnsi="Arial" w:cs="Arial"/>
          </w:rPr>
          <w:delText>ERP.</w:delText>
        </w:r>
        <w:r w:rsidR="008C058E" w:rsidDel="00923C4E">
          <w:rPr>
            <w:rFonts w:ascii="Arial" w:hAnsi="Arial" w:cs="Arial"/>
          </w:rPr>
          <w:delText>9</w:delText>
        </w:r>
        <w:r w:rsidR="004C0B31" w:rsidRPr="00777793" w:rsidDel="00923C4E">
          <w:rPr>
            <w:rFonts w:ascii="Arial" w:hAnsi="Arial" w:cs="Arial"/>
          </w:rPr>
          <w:delText>.</w:delText>
        </w:r>
      </w:del>
      <w:ins w:id="1719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C058E">
        <w:rPr>
          <w:rFonts w:ascii="Arial" w:hAnsi="Arial" w:cs="Arial"/>
        </w:rPr>
        <w:t>9</w:t>
      </w:r>
      <w:r w:rsidR="004C0B31" w:rsidRPr="00777793">
        <w:rPr>
          <w:rFonts w:ascii="Arial" w:hAnsi="Arial" w:cs="Arial"/>
        </w:rPr>
        <w:t>.</w:t>
      </w:r>
      <w:r w:rsidR="008C058E">
        <w:rPr>
          <w:rFonts w:ascii="Arial" w:hAnsi="Arial" w:cs="Arial"/>
        </w:rPr>
        <w:t>2.</w:t>
      </w:r>
      <w:r w:rsidR="004C0B31" w:rsidRPr="00777793">
        <w:rPr>
          <w:rFonts w:ascii="Arial" w:hAnsi="Arial" w:cs="Arial"/>
        </w:rPr>
        <w:t>52.PM.КД Годовое планирование воздействий на ПА»</w:t>
      </w:r>
      <w:r w:rsidRPr="00B478E6">
        <w:rPr>
          <w:rFonts w:ascii="Arial" w:hAnsi="Arial" w:cs="Arial"/>
        </w:rPr>
        <w:t>.</w:t>
      </w:r>
    </w:p>
    <w:p w14:paraId="4DA6D46F" w14:textId="4F20EB44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bookmarkStart w:id="1720" w:name="_Hlk524963403"/>
      <w:r w:rsidRPr="00777793">
        <w:rPr>
          <w:rFonts w:ascii="Arial" w:hAnsi="Arial" w:cs="Arial"/>
        </w:rPr>
        <w:t xml:space="preserve">В случае наличия </w:t>
      </w:r>
      <w:r w:rsidR="006A2BC6">
        <w:rPr>
          <w:rFonts w:ascii="Arial" w:hAnsi="Arial" w:cs="Arial"/>
        </w:rPr>
        <w:t xml:space="preserve">действующей </w:t>
      </w:r>
      <w:r w:rsidRPr="00777793">
        <w:rPr>
          <w:rFonts w:ascii="Arial" w:hAnsi="Arial" w:cs="Arial"/>
        </w:rPr>
        <w:t>гарантии</w:t>
      </w:r>
      <w:del w:id="1721" w:author="Попова Дарья" w:date="2020-07-22T17:52:00Z">
        <w:r w:rsidR="006A2BC6" w:rsidDel="0094649B">
          <w:rPr>
            <w:rFonts w:ascii="Arial" w:hAnsi="Arial" w:cs="Arial"/>
          </w:rPr>
          <w:delText>,</w:delText>
        </w:r>
      </w:del>
      <w:r w:rsidRPr="00777793">
        <w:rPr>
          <w:rFonts w:ascii="Arial" w:hAnsi="Arial" w:cs="Arial"/>
        </w:rPr>
        <w:t xml:space="preserve"> </w:t>
      </w:r>
      <w:r w:rsidR="006A2BC6" w:rsidRPr="00777793">
        <w:rPr>
          <w:rFonts w:ascii="Arial" w:hAnsi="Arial" w:cs="Arial"/>
        </w:rPr>
        <w:t>Планировщик ТОиР</w:t>
      </w:r>
      <w:r w:rsidR="006A2BC6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 xml:space="preserve">УО </w:t>
      </w:r>
      <w:r w:rsidR="006A2BC6">
        <w:rPr>
          <w:rFonts w:ascii="Arial" w:hAnsi="Arial" w:cs="Arial"/>
        </w:rPr>
        <w:t xml:space="preserve">выполняет </w:t>
      </w:r>
      <w:r w:rsidRPr="00777793">
        <w:rPr>
          <w:rFonts w:ascii="Arial" w:hAnsi="Arial" w:cs="Arial"/>
        </w:rPr>
        <w:t xml:space="preserve">перепланирование заказа: </w:t>
      </w:r>
      <w:r w:rsidR="006A2BC6">
        <w:rPr>
          <w:rFonts w:ascii="Arial" w:hAnsi="Arial" w:cs="Arial"/>
        </w:rPr>
        <w:t>заменяет</w:t>
      </w:r>
      <w:r w:rsidR="006A2BC6" w:rsidRPr="00777793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исполнителя </w:t>
      </w:r>
      <w:r w:rsidR="006A2BC6">
        <w:rPr>
          <w:rFonts w:ascii="Arial" w:hAnsi="Arial" w:cs="Arial"/>
        </w:rPr>
        <w:t xml:space="preserve">операций заказа ТОРО </w:t>
      </w:r>
      <w:r w:rsidRPr="00777793">
        <w:rPr>
          <w:rFonts w:ascii="Arial" w:hAnsi="Arial" w:cs="Arial"/>
        </w:rPr>
        <w:t>на Поставщика оборудования</w:t>
      </w:r>
      <w:r w:rsidR="006A2BC6">
        <w:rPr>
          <w:rFonts w:ascii="Arial" w:hAnsi="Arial" w:cs="Arial"/>
        </w:rPr>
        <w:t xml:space="preserve"> для </w:t>
      </w:r>
      <w:r w:rsidRPr="00777793">
        <w:rPr>
          <w:rFonts w:ascii="Arial" w:hAnsi="Arial" w:cs="Arial"/>
        </w:rPr>
        <w:t>мероприяти</w:t>
      </w:r>
      <w:r w:rsidR="006A2BC6">
        <w:rPr>
          <w:rFonts w:ascii="Arial" w:hAnsi="Arial" w:cs="Arial"/>
        </w:rPr>
        <w:t>й, соответствующих</w:t>
      </w:r>
      <w:r w:rsidRPr="00777793">
        <w:rPr>
          <w:rFonts w:ascii="Arial" w:hAnsi="Arial" w:cs="Arial"/>
        </w:rPr>
        <w:t xml:space="preserve"> условиям гарантийного обслуживания, измен</w:t>
      </w:r>
      <w:r w:rsidR="006A2BC6">
        <w:rPr>
          <w:rFonts w:ascii="Arial" w:hAnsi="Arial" w:cs="Arial"/>
        </w:rPr>
        <w:t>яет</w:t>
      </w:r>
      <w:r w:rsidRPr="00777793">
        <w:rPr>
          <w:rFonts w:ascii="Arial" w:hAnsi="Arial" w:cs="Arial"/>
        </w:rPr>
        <w:t xml:space="preserve"> правил</w:t>
      </w:r>
      <w:r w:rsidR="006A2BC6">
        <w:rPr>
          <w:rFonts w:ascii="Arial" w:hAnsi="Arial" w:cs="Arial"/>
        </w:rPr>
        <w:t>о</w:t>
      </w:r>
      <w:r w:rsidRPr="00777793">
        <w:rPr>
          <w:rFonts w:ascii="Arial" w:hAnsi="Arial" w:cs="Arial"/>
        </w:rPr>
        <w:t xml:space="preserve"> расчета затрат. </w:t>
      </w:r>
    </w:p>
    <w:bookmarkEnd w:id="1720"/>
    <w:p w14:paraId="14307A19" w14:textId="77777777" w:rsidR="00940866" w:rsidRPr="00777793" w:rsidRDefault="00940866" w:rsidP="00940866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Используются транзакции</w:t>
      </w:r>
    </w:p>
    <w:p w14:paraId="22C8C768" w14:textId="45524C02" w:rsidR="00940866" w:rsidRDefault="00E667F9" w:rsidP="00940866">
      <w:pPr>
        <w:pStyle w:val="afa"/>
        <w:numPr>
          <w:ilvl w:val="0"/>
          <w:numId w:val="32"/>
        </w:numPr>
        <w:spacing w:after="240" w:line="276" w:lineRule="auto"/>
        <w:rPr>
          <w:ins w:id="1722" w:author="Попова Дарья" w:date="2020-07-22T17:52:00Z"/>
          <w:rFonts w:ascii="Arial" w:hAnsi="Arial" w:cs="Arial"/>
        </w:rPr>
      </w:pPr>
      <w:r>
        <w:rPr>
          <w:rFonts w:ascii="Arial" w:hAnsi="Arial" w:cs="Arial"/>
        </w:rPr>
        <w:t>IW3</w:t>
      </w:r>
      <w:r w:rsidR="000362D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</w:t>
      </w:r>
      <w:r w:rsidR="00995BFF">
        <w:rPr>
          <w:rFonts w:ascii="Arial" w:hAnsi="Arial" w:cs="Arial"/>
        </w:rPr>
        <w:t xml:space="preserve">Список </w:t>
      </w:r>
      <w:r w:rsidR="000362D9">
        <w:rPr>
          <w:rFonts w:ascii="Arial" w:hAnsi="Arial" w:cs="Arial"/>
        </w:rPr>
        <w:t xml:space="preserve">операций </w:t>
      </w:r>
      <w:r w:rsidR="00995BFF">
        <w:rPr>
          <w:rFonts w:ascii="Arial" w:hAnsi="Arial" w:cs="Arial"/>
        </w:rPr>
        <w:t>заказов ТОРО (изменение)</w:t>
      </w:r>
      <w:r w:rsidR="00940866" w:rsidRPr="00777793">
        <w:rPr>
          <w:rFonts w:ascii="Arial" w:hAnsi="Arial" w:cs="Arial"/>
        </w:rPr>
        <w:t>, для массового изменения исполнителей</w:t>
      </w:r>
      <w:ins w:id="1723" w:author="Попова Дарья" w:date="2020-07-22T17:52:00Z">
        <w:r w:rsidR="0094649B">
          <w:rPr>
            <w:rFonts w:ascii="Arial" w:hAnsi="Arial" w:cs="Arial"/>
          </w:rPr>
          <w:t>;</w:t>
        </w:r>
      </w:ins>
    </w:p>
    <w:p w14:paraId="6BD77FE4" w14:textId="3FA870E0" w:rsidR="0094649B" w:rsidRPr="00777793" w:rsidRDefault="0094649B" w:rsidP="00940866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ins w:id="1724" w:author="Попова Дарья" w:date="2020-07-22T17:56:00Z">
        <w:r>
          <w:rPr>
            <w:rFonts w:ascii="Arial" w:hAnsi="Arial" w:cs="Arial"/>
            <w:lang w:val="en-US"/>
          </w:rPr>
          <w:t xml:space="preserve">CN47N – </w:t>
        </w:r>
        <w:r>
          <w:rPr>
            <w:rFonts w:ascii="Arial" w:hAnsi="Arial" w:cs="Arial"/>
          </w:rPr>
          <w:t>Обзор: операции/ элементы</w:t>
        </w:r>
      </w:ins>
      <w:ins w:id="1725" w:author="Попова Дарья" w:date="2020-07-22T17:53:00Z">
        <w:r>
          <w:rPr>
            <w:rFonts w:ascii="Arial" w:hAnsi="Arial" w:cs="Arial"/>
          </w:rPr>
          <w:t>;</w:t>
        </w:r>
      </w:ins>
    </w:p>
    <w:p w14:paraId="0B96AEB6" w14:textId="52129236" w:rsidR="00940866" w:rsidRPr="00777793" w:rsidRDefault="00045878" w:rsidP="00940866">
      <w:pPr>
        <w:pStyle w:val="afa"/>
        <w:numPr>
          <w:ilvl w:val="0"/>
          <w:numId w:val="32"/>
        </w:numPr>
        <w:spacing w:after="240" w:line="276" w:lineRule="auto"/>
        <w:rPr>
          <w:rFonts w:ascii="Arial" w:hAnsi="Arial" w:cs="Arial"/>
        </w:rPr>
      </w:pPr>
      <w:ins w:id="1726" w:author="Александр Шрамков" w:date="2021-03-12T17:18:00Z">
        <w:r>
          <w:rPr>
            <w:rFonts w:ascii="Arial" w:hAnsi="Arial" w:cs="Arial"/>
            <w:lang w:val="en-US"/>
          </w:rPr>
          <w:lastRenderedPageBreak/>
          <w:t>ZPM</w:t>
        </w:r>
        <w:r w:rsidRPr="00045878">
          <w:rPr>
            <w:rFonts w:ascii="Arial" w:hAnsi="Arial" w:cs="Arial"/>
            <w:rPrChange w:id="1727" w:author="Александр Шрамков" w:date="2021-03-12T17:18:00Z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CNTR</w:t>
        </w:r>
        <w:r w:rsidRPr="00045878">
          <w:rPr>
            <w:rFonts w:ascii="Arial" w:hAnsi="Arial" w:cs="Arial"/>
            <w:rPrChange w:id="1728" w:author="Александр Шрамков" w:date="2021-03-12T17:18:00Z">
              <w:rPr>
                <w:rFonts w:ascii="Arial" w:hAnsi="Arial" w:cs="Arial"/>
                <w:lang w:val="en-US"/>
              </w:rPr>
            </w:rPrChange>
          </w:rPr>
          <w:t xml:space="preserve"> </w:t>
        </w:r>
      </w:ins>
      <w:ins w:id="1729" w:author="Александр Шрамков" w:date="2021-03-12T17:19:00Z">
        <w:r w:rsidR="00D17B5B">
          <w:rPr>
            <w:rFonts w:ascii="Arial" w:hAnsi="Arial" w:cs="Arial"/>
          </w:rPr>
          <w:t>–</w:t>
        </w:r>
        <w:r w:rsidR="00D17B5B" w:rsidRPr="00D17B5B">
          <w:rPr>
            <w:rFonts w:ascii="Arial" w:hAnsi="Arial" w:cs="Arial"/>
            <w:rPrChange w:id="1730" w:author="Александр Шрамков" w:date="2021-03-12T17:19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D17B5B">
          <w:rPr>
            <w:rFonts w:ascii="Arial" w:hAnsi="Arial" w:cs="Arial"/>
          </w:rPr>
          <w:t xml:space="preserve">Отчет по анализу исполнителей </w:t>
        </w:r>
      </w:ins>
      <w:ins w:id="1731" w:author="Александр Шрамков" w:date="2021-03-12T17:18:00Z">
        <w:r w:rsidRPr="00045878">
          <w:rPr>
            <w:rFonts w:ascii="Arial" w:hAnsi="Arial" w:cs="Arial"/>
            <w:rPrChange w:id="1732" w:author="Александр Шрамков" w:date="2021-03-12T17:18:00Z">
              <w:rPr>
                <w:rFonts w:ascii="Arial" w:hAnsi="Arial" w:cs="Arial"/>
                <w:lang w:val="en-US"/>
              </w:rPr>
            </w:rPrChange>
          </w:rPr>
          <w:t>(</w:t>
        </w:r>
      </w:ins>
      <w:r w:rsidR="00940866" w:rsidRPr="00777793">
        <w:rPr>
          <w:rFonts w:ascii="Arial" w:hAnsi="Arial" w:cs="Arial"/>
        </w:rPr>
        <w:t>Разработка PM27 Отчет «Целесообразность привлечения исполнителей»</w:t>
      </w:r>
      <w:ins w:id="1733" w:author="Александр Шрамков" w:date="2021-03-12T17:19:00Z">
        <w:r w:rsidRPr="00045878">
          <w:rPr>
            <w:rFonts w:ascii="Arial" w:hAnsi="Arial" w:cs="Arial"/>
            <w:rPrChange w:id="1734" w:author="Александр Шрамков" w:date="2021-03-12T17:19:00Z">
              <w:rPr>
                <w:rFonts w:ascii="Arial" w:hAnsi="Arial" w:cs="Arial"/>
                <w:lang w:val="en-US"/>
              </w:rPr>
            </w:rPrChange>
          </w:rPr>
          <w:t>)</w:t>
        </w:r>
      </w:ins>
      <w:ins w:id="1735" w:author="Попова Дарья" w:date="2020-07-22T17:53:00Z">
        <w:del w:id="1736" w:author="Александр Шрамков" w:date="2021-03-12T17:18:00Z">
          <w:r w:rsidR="0094649B" w:rsidDel="00045878">
            <w:rPr>
              <w:rFonts w:ascii="Arial" w:hAnsi="Arial" w:cs="Arial"/>
            </w:rPr>
            <w:delText>.</w:delText>
          </w:r>
        </w:del>
      </w:ins>
    </w:p>
    <w:p w14:paraId="2EB92BFF" w14:textId="77777777" w:rsidR="00940866" w:rsidRPr="00777793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10D9B21A" w14:textId="77777777" w:rsidR="00940866" w:rsidRPr="00777793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0A924878" w14:textId="77777777" w:rsidR="00940866" w:rsidRPr="00777793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28F2DFD6" w14:textId="0C854BA0" w:rsidR="00940866" w:rsidRDefault="00940866" w:rsidP="0094086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4BB61393" w14:textId="77777777" w:rsidR="000828B8" w:rsidRPr="00F83697" w:rsidRDefault="000828B8">
      <w:pPr>
        <w:spacing w:after="240" w:line="276" w:lineRule="auto"/>
        <w:ind w:firstLine="567"/>
        <w:rPr>
          <w:rFonts w:ascii="Arial" w:hAnsi="Arial" w:cs="Arial"/>
          <w:szCs w:val="24"/>
        </w:rPr>
        <w:pPrChange w:id="1737" w:author="Попова Дарья" w:date="2020-07-23T10:27:00Z">
          <w:pPr>
            <w:spacing w:after="240" w:line="276" w:lineRule="auto"/>
            <w:ind w:left="927"/>
            <w:jc w:val="left"/>
          </w:pPr>
        </w:pPrChange>
      </w:pPr>
    </w:p>
    <w:bookmarkEnd w:id="1699"/>
    <w:p w14:paraId="044B6B19" w14:textId="5DFB81F6" w:rsidR="00732CBB" w:rsidRDefault="000E5A9A">
      <w:pPr>
        <w:pStyle w:val="4"/>
        <w:rPr>
          <w:ins w:id="1738" w:author="Попова Дарья" w:date="2020-07-22T17:57:00Z"/>
        </w:rPr>
      </w:pPr>
      <w:r>
        <w:t>Шаг процесса 12</w:t>
      </w:r>
      <w:r w:rsidR="00732CBB" w:rsidRPr="00777793">
        <w:t>0 – Корректировка сроков (в рамках планируемого месяца)</w:t>
      </w:r>
    </w:p>
    <w:p w14:paraId="6628F5BF" w14:textId="61AC97A4" w:rsidR="0094649B" w:rsidRPr="0094649B" w:rsidDel="0094649B" w:rsidRDefault="0094649B">
      <w:pPr>
        <w:rPr>
          <w:del w:id="1739" w:author="Попова Дарья" w:date="2020-07-22T17:57:00Z"/>
          <w:b/>
          <w:rPrChange w:id="1740" w:author="Попова Дарья" w:date="2020-07-22T17:57:00Z">
            <w:rPr>
              <w:del w:id="1741" w:author="Попова Дарья" w:date="2020-07-22T17:57:00Z"/>
              <w:b w:val="0"/>
              <w:i/>
              <w:caps/>
            </w:rPr>
          </w:rPrChange>
        </w:rPr>
        <w:pPrChange w:id="1742" w:author="Попова Дарья" w:date="2020-07-22T17:57:00Z">
          <w:pPr>
            <w:pStyle w:val="4"/>
          </w:pPr>
        </w:pPrChange>
      </w:pPr>
    </w:p>
    <w:p w14:paraId="4437C15F" w14:textId="4CA36A56" w:rsidR="00732CBB" w:rsidRPr="00254389" w:rsidRDefault="004035E5">
      <w:pPr>
        <w:spacing w:after="240" w:line="276" w:lineRule="auto"/>
        <w:ind w:firstLine="567"/>
        <w:rPr>
          <w:rFonts w:ascii="Arial" w:hAnsi="Arial" w:cs="Arial"/>
          <w:szCs w:val="24"/>
          <w:rPrChange w:id="1743" w:author="Попова Дарья" w:date="2020-07-23T10:27:00Z">
            <w:rPr>
              <w:rFonts w:ascii="Arial" w:hAnsi="Arial" w:cs="Arial"/>
            </w:rPr>
          </w:rPrChange>
        </w:rPr>
        <w:pPrChange w:id="1744" w:author="Попова Дарья" w:date="2020-07-22T17:57:00Z">
          <w:pPr>
            <w:spacing w:before="120"/>
            <w:ind w:firstLine="567"/>
          </w:pPr>
        </w:pPrChange>
      </w:pPr>
      <w:r w:rsidRPr="00F83697">
        <w:rPr>
          <w:rFonts w:ascii="Arial" w:hAnsi="Arial" w:cs="Arial"/>
          <w:szCs w:val="24"/>
        </w:rPr>
        <w:t xml:space="preserve">Планировщик ТОиР </w:t>
      </w:r>
      <w:r w:rsidR="007C2A87" w:rsidRPr="00547363">
        <w:rPr>
          <w:rFonts w:ascii="Arial" w:hAnsi="Arial" w:cs="Arial"/>
          <w:szCs w:val="24"/>
        </w:rPr>
        <w:t>УО</w:t>
      </w:r>
      <w:ins w:id="1745" w:author="Попова Дарья" w:date="2020-07-22T17:57:00Z">
        <w:r w:rsidR="0094649B" w:rsidRPr="00254389">
          <w:rPr>
            <w:rFonts w:ascii="Arial" w:hAnsi="Arial" w:cs="Arial"/>
            <w:szCs w:val="24"/>
            <w:rPrChange w:id="1746" w:author="Попова Дарья" w:date="2020-07-23T10:27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94649B" w:rsidRPr="00F83697">
          <w:rPr>
            <w:rFonts w:ascii="Arial" w:hAnsi="Arial" w:cs="Arial"/>
            <w:szCs w:val="24"/>
          </w:rPr>
          <w:t xml:space="preserve">или Планировщик ЗиС УО </w:t>
        </w:r>
      </w:ins>
      <w:del w:id="1747" w:author="Попова Дарья" w:date="2020-07-22T17:57:00Z">
        <w:r w:rsidR="007C2A87" w:rsidRPr="00547363" w:rsidDel="0094649B">
          <w:rPr>
            <w:rFonts w:ascii="Arial" w:hAnsi="Arial" w:cs="Arial"/>
            <w:szCs w:val="24"/>
          </w:rPr>
          <w:delText xml:space="preserve"> </w:delText>
        </w:r>
      </w:del>
      <w:r w:rsidR="00677D09" w:rsidRPr="00547363">
        <w:rPr>
          <w:rFonts w:ascii="Arial" w:hAnsi="Arial" w:cs="Arial"/>
          <w:szCs w:val="24"/>
        </w:rPr>
        <w:t xml:space="preserve">после выявления перегруженных </w:t>
      </w:r>
      <w:r w:rsidR="00564185" w:rsidRPr="00B95BF0">
        <w:rPr>
          <w:rFonts w:ascii="Arial" w:hAnsi="Arial" w:cs="Arial"/>
          <w:szCs w:val="24"/>
        </w:rPr>
        <w:t xml:space="preserve">собственных </w:t>
      </w:r>
      <w:r w:rsidR="00677D09" w:rsidRPr="00E81FA0">
        <w:rPr>
          <w:rFonts w:ascii="Arial" w:hAnsi="Arial" w:cs="Arial"/>
          <w:szCs w:val="24"/>
        </w:rPr>
        <w:t>ресурсов</w:t>
      </w:r>
      <w:r w:rsidR="00B3357F" w:rsidRPr="0011190A">
        <w:rPr>
          <w:rFonts w:ascii="Arial" w:hAnsi="Arial" w:cs="Arial"/>
          <w:szCs w:val="24"/>
        </w:rPr>
        <w:t xml:space="preserve"> на ш</w:t>
      </w:r>
      <w:r w:rsidR="00B3357F" w:rsidRPr="00C44FAF">
        <w:rPr>
          <w:rFonts w:ascii="Arial" w:hAnsi="Arial" w:cs="Arial"/>
          <w:szCs w:val="24"/>
        </w:rPr>
        <w:t xml:space="preserve">аге </w:t>
      </w:r>
      <w:r w:rsidR="006E306D" w:rsidRPr="00E0742C">
        <w:rPr>
          <w:rFonts w:ascii="Arial" w:hAnsi="Arial" w:cs="Arial"/>
          <w:szCs w:val="24"/>
        </w:rPr>
        <w:t>100</w:t>
      </w:r>
      <w:r w:rsidR="00B3357F" w:rsidRPr="003C42D3">
        <w:rPr>
          <w:rFonts w:ascii="Arial" w:hAnsi="Arial" w:cs="Arial"/>
          <w:szCs w:val="24"/>
        </w:rPr>
        <w:t xml:space="preserve">, </w:t>
      </w:r>
      <w:r w:rsidR="00677D09" w:rsidRPr="002024F0">
        <w:rPr>
          <w:rFonts w:ascii="Arial" w:hAnsi="Arial" w:cs="Arial"/>
          <w:szCs w:val="24"/>
        </w:rPr>
        <w:t>и обнаружения «окон» в их загрузке</w:t>
      </w:r>
      <w:r w:rsidR="00B3357F" w:rsidRPr="00254389">
        <w:rPr>
          <w:rFonts w:ascii="Arial" w:hAnsi="Arial" w:cs="Arial"/>
          <w:szCs w:val="24"/>
          <w:rPrChange w:id="1748" w:author="Попова Дарья" w:date="2020-07-23T10:27:00Z">
            <w:rPr>
              <w:rFonts w:ascii="Arial" w:hAnsi="Arial" w:cs="Arial"/>
            </w:rPr>
          </w:rPrChange>
        </w:rPr>
        <w:t>,</w:t>
      </w:r>
      <w:r w:rsidR="009526E9" w:rsidRPr="00254389">
        <w:rPr>
          <w:rFonts w:ascii="Arial" w:hAnsi="Arial" w:cs="Arial"/>
          <w:szCs w:val="24"/>
          <w:rPrChange w:id="1749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677D09" w:rsidRPr="00254389">
        <w:rPr>
          <w:rFonts w:ascii="Arial" w:hAnsi="Arial" w:cs="Arial"/>
          <w:szCs w:val="24"/>
          <w:rPrChange w:id="1750" w:author="Попова Дарья" w:date="2020-07-23T10:27:00Z">
            <w:rPr>
              <w:rFonts w:ascii="Arial" w:hAnsi="Arial" w:cs="Arial"/>
            </w:rPr>
          </w:rPrChange>
        </w:rPr>
        <w:t xml:space="preserve">выбирает </w:t>
      </w:r>
      <w:r w:rsidR="009526E9" w:rsidRPr="00254389">
        <w:rPr>
          <w:rFonts w:ascii="Arial" w:hAnsi="Arial" w:cs="Arial"/>
          <w:szCs w:val="24"/>
          <w:rPrChange w:id="1751" w:author="Попова Дарья" w:date="2020-07-23T10:27:00Z">
            <w:rPr>
              <w:rFonts w:ascii="Arial" w:hAnsi="Arial" w:cs="Arial"/>
            </w:rPr>
          </w:rPrChange>
        </w:rPr>
        <w:t>заказы с</w:t>
      </w:r>
      <w:ins w:id="1752" w:author="Попова Дарья" w:date="2020-07-22T17:58:00Z">
        <w:r w:rsidR="0094649B" w:rsidRPr="00254389">
          <w:rPr>
            <w:rFonts w:ascii="Arial" w:hAnsi="Arial" w:cs="Arial"/>
            <w:szCs w:val="24"/>
            <w:rPrChange w:id="1753" w:author="Попова Дарья" w:date="2020-07-23T10:27:00Z">
              <w:rPr>
                <w:rFonts w:ascii="Arial" w:hAnsi="Arial" w:cs="Arial"/>
              </w:rPr>
            </w:rPrChange>
          </w:rPr>
          <w:t>о</w:t>
        </w:r>
      </w:ins>
      <w:r w:rsidR="009526E9" w:rsidRPr="00254389">
        <w:rPr>
          <w:rFonts w:ascii="Arial" w:hAnsi="Arial" w:cs="Arial"/>
          <w:szCs w:val="24"/>
          <w:rPrChange w:id="1754" w:author="Попова Дарья" w:date="2020-07-23T10:27:00Z">
            <w:rPr>
              <w:rFonts w:ascii="Arial" w:hAnsi="Arial" w:cs="Arial"/>
            </w:rPr>
          </w:rPrChange>
        </w:rPr>
        <w:t xml:space="preserve"> статусами «ПЛАН</w:t>
      </w:r>
      <w:r w:rsidR="00CC6EDA" w:rsidRPr="00254389">
        <w:rPr>
          <w:rFonts w:ascii="Arial" w:hAnsi="Arial" w:cs="Arial"/>
          <w:szCs w:val="24"/>
          <w:rPrChange w:id="1755" w:author="Попова Дарья" w:date="2020-07-23T10:27:00Z">
            <w:rPr>
              <w:rFonts w:ascii="Arial" w:hAnsi="Arial" w:cs="Arial"/>
            </w:rPr>
          </w:rPrChange>
        </w:rPr>
        <w:t xml:space="preserve"> - </w:t>
      </w:r>
      <w:r w:rsidR="00777793" w:rsidRPr="00254389">
        <w:rPr>
          <w:rFonts w:ascii="Arial" w:hAnsi="Arial" w:cs="Arial"/>
          <w:szCs w:val="24"/>
          <w:rPrChange w:id="1756" w:author="Попова Дарья" w:date="2020-07-23T10:27:00Z">
            <w:rPr>
              <w:rFonts w:ascii="Arial" w:hAnsi="Arial" w:cs="Arial"/>
            </w:rPr>
          </w:rPrChange>
        </w:rPr>
        <w:t>п</w:t>
      </w:r>
      <w:r w:rsidR="00CC6EDA" w:rsidRPr="00254389">
        <w:rPr>
          <w:rFonts w:ascii="Arial" w:hAnsi="Arial" w:cs="Arial"/>
          <w:szCs w:val="24"/>
          <w:rPrChange w:id="1757" w:author="Попова Дарья" w:date="2020-07-23T10:27:00Z">
            <w:rPr>
              <w:rFonts w:ascii="Arial" w:hAnsi="Arial" w:cs="Arial"/>
            </w:rPr>
          </w:rPrChange>
        </w:rPr>
        <w:t>ланируется</w:t>
      </w:r>
      <w:r w:rsidR="009526E9" w:rsidRPr="00254389">
        <w:rPr>
          <w:rFonts w:ascii="Arial" w:hAnsi="Arial" w:cs="Arial"/>
          <w:szCs w:val="24"/>
          <w:rPrChange w:id="1758" w:author="Попова Дарья" w:date="2020-07-23T10:27:00Z">
            <w:rPr>
              <w:rFonts w:ascii="Arial" w:hAnsi="Arial" w:cs="Arial"/>
            </w:rPr>
          </w:rPrChange>
        </w:rPr>
        <w:t>», «МЕС</w:t>
      </w:r>
      <w:r w:rsidR="00CC6EDA" w:rsidRPr="00254389">
        <w:rPr>
          <w:rFonts w:ascii="Arial" w:hAnsi="Arial" w:cs="Arial"/>
          <w:szCs w:val="24"/>
          <w:rPrChange w:id="1759" w:author="Попова Дарья" w:date="2020-07-23T10:27:00Z">
            <w:rPr>
              <w:rFonts w:ascii="Arial" w:hAnsi="Arial" w:cs="Arial"/>
            </w:rPr>
          </w:rPrChange>
        </w:rPr>
        <w:t xml:space="preserve"> – включен в месячный план-график</w:t>
      </w:r>
      <w:r w:rsidR="009526E9" w:rsidRPr="00254389">
        <w:rPr>
          <w:rFonts w:ascii="Arial" w:hAnsi="Arial" w:cs="Arial"/>
          <w:szCs w:val="24"/>
          <w:rPrChange w:id="1760" w:author="Попова Дарья" w:date="2020-07-23T10:27:00Z">
            <w:rPr>
              <w:rFonts w:ascii="Arial" w:hAnsi="Arial" w:cs="Arial"/>
            </w:rPr>
          </w:rPrChange>
        </w:rPr>
        <w:t>»,</w:t>
      </w:r>
      <w:r w:rsidR="00B3357F" w:rsidRPr="00254389">
        <w:rPr>
          <w:rFonts w:ascii="Arial" w:hAnsi="Arial" w:cs="Arial"/>
          <w:szCs w:val="24"/>
          <w:rPrChange w:id="1761" w:author="Попова Дарья" w:date="2020-07-23T10:27:00Z">
            <w:rPr>
              <w:rFonts w:ascii="Arial" w:hAnsi="Arial" w:cs="Arial"/>
            </w:rPr>
          </w:rPrChange>
        </w:rPr>
        <w:t xml:space="preserve"> «ИСП</w:t>
      </w:r>
      <w:r w:rsidR="00EC4689" w:rsidRPr="00254389">
        <w:rPr>
          <w:rFonts w:ascii="Arial" w:hAnsi="Arial" w:cs="Arial"/>
          <w:szCs w:val="24"/>
          <w:rPrChange w:id="1762" w:author="Попова Дарья" w:date="2020-07-23T10:27:00Z">
            <w:rPr>
              <w:rFonts w:ascii="Arial" w:hAnsi="Arial" w:cs="Arial"/>
            </w:rPr>
          </w:rPrChange>
        </w:rPr>
        <w:t>К</w:t>
      </w:r>
      <w:r w:rsidR="00FA2FBD" w:rsidRPr="00254389">
        <w:rPr>
          <w:rFonts w:ascii="Arial" w:hAnsi="Arial" w:cs="Arial"/>
          <w:szCs w:val="24"/>
          <w:rPrChange w:id="1763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E05C4B" w:rsidRPr="00254389">
        <w:rPr>
          <w:rFonts w:ascii="Arial" w:hAnsi="Arial" w:cs="Arial"/>
          <w:szCs w:val="24"/>
          <w:rPrChange w:id="1764" w:author="Попова Дарья" w:date="2020-07-23T10:27:00Z">
            <w:rPr>
              <w:rFonts w:ascii="Arial" w:hAnsi="Arial" w:cs="Arial"/>
            </w:rPr>
          </w:rPrChange>
        </w:rPr>
        <w:t xml:space="preserve">– </w:t>
      </w:r>
      <w:r w:rsidR="001C42E3" w:rsidRPr="00254389">
        <w:rPr>
          <w:rFonts w:ascii="Arial" w:hAnsi="Arial" w:cs="Arial"/>
          <w:szCs w:val="24"/>
          <w:rPrChange w:id="1765" w:author="Попова Дарья" w:date="2020-07-23T10:27:00Z">
            <w:rPr>
              <w:rFonts w:ascii="Arial" w:hAnsi="Arial" w:cs="Arial"/>
            </w:rPr>
          </w:rPrChange>
        </w:rPr>
        <w:t>требуется заменить исполнителей</w:t>
      </w:r>
      <w:r w:rsidR="00B3357F" w:rsidRPr="00254389">
        <w:rPr>
          <w:rFonts w:ascii="Arial" w:hAnsi="Arial" w:cs="Arial"/>
          <w:szCs w:val="24"/>
          <w:rPrChange w:id="1766" w:author="Попова Дарья" w:date="2020-07-23T10:27:00Z">
            <w:rPr>
              <w:rFonts w:ascii="Arial" w:hAnsi="Arial" w:cs="Arial"/>
            </w:rPr>
          </w:rPrChange>
        </w:rPr>
        <w:t>»</w:t>
      </w:r>
      <w:ins w:id="1767" w:author="Попова Дарья" w:date="2020-07-22T17:58:00Z">
        <w:r w:rsidR="0094649B" w:rsidRPr="00254389">
          <w:rPr>
            <w:rFonts w:ascii="Arial" w:hAnsi="Arial" w:cs="Arial"/>
            <w:szCs w:val="24"/>
            <w:rPrChange w:id="1768" w:author="Попова Дарья" w:date="2020-07-23T10:27:00Z">
              <w:rPr>
                <w:rFonts w:ascii="Arial" w:hAnsi="Arial" w:cs="Arial"/>
              </w:rPr>
            </w:rPrChange>
          </w:rPr>
          <w:t xml:space="preserve"> или сетевые графики со статусом «ПЛАН – Планируется» и</w:t>
        </w:r>
      </w:ins>
      <w:r w:rsidR="009526E9" w:rsidRPr="00254389">
        <w:rPr>
          <w:rFonts w:ascii="Arial" w:hAnsi="Arial" w:cs="Arial"/>
          <w:szCs w:val="24"/>
          <w:rPrChange w:id="1769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732CBB" w:rsidRPr="00254389">
        <w:rPr>
          <w:rFonts w:ascii="Arial" w:hAnsi="Arial" w:cs="Arial"/>
          <w:szCs w:val="24"/>
          <w:rPrChange w:id="1770" w:author="Попова Дарья" w:date="2020-07-23T10:27:00Z">
            <w:rPr>
              <w:rFonts w:ascii="Arial" w:hAnsi="Arial" w:cs="Arial"/>
            </w:rPr>
          </w:rPrChange>
        </w:rPr>
        <w:t xml:space="preserve">корректирует сроки </w:t>
      </w:r>
      <w:r w:rsidR="008E1CCB" w:rsidRPr="00254389">
        <w:rPr>
          <w:rFonts w:ascii="Arial" w:hAnsi="Arial" w:cs="Arial"/>
          <w:szCs w:val="24"/>
          <w:rPrChange w:id="1771" w:author="Попова Дарья" w:date="2020-07-23T10:27:00Z">
            <w:rPr>
              <w:rFonts w:ascii="Arial" w:hAnsi="Arial" w:cs="Arial"/>
            </w:rPr>
          </w:rPrChange>
        </w:rPr>
        <w:t xml:space="preserve">(базовое начало и базовое окончание) в заказах </w:t>
      </w:r>
      <w:r w:rsidR="004A740D" w:rsidRPr="00254389">
        <w:rPr>
          <w:rFonts w:ascii="Arial" w:hAnsi="Arial" w:cs="Arial"/>
          <w:szCs w:val="24"/>
          <w:rPrChange w:id="1772" w:author="Попова Дарья" w:date="2020-07-23T10:27:00Z">
            <w:rPr>
              <w:rFonts w:ascii="Arial" w:hAnsi="Arial" w:cs="Arial"/>
            </w:rPr>
          </w:rPrChange>
        </w:rPr>
        <w:t>ТОРО</w:t>
      </w:r>
      <w:ins w:id="1773" w:author="Попова Дарья" w:date="2020-07-22T17:59:00Z">
        <w:r w:rsidR="0094649B" w:rsidRPr="00254389">
          <w:rPr>
            <w:rFonts w:ascii="Arial" w:hAnsi="Arial" w:cs="Arial"/>
            <w:szCs w:val="24"/>
            <w:rPrChange w:id="1774" w:author="Попова Дарья" w:date="2020-07-23T10:27:00Z">
              <w:rPr>
                <w:rFonts w:ascii="Arial" w:hAnsi="Arial" w:cs="Arial"/>
              </w:rPr>
            </w:rPrChange>
          </w:rPr>
          <w:t xml:space="preserve"> или сетевых графиках</w:t>
        </w:r>
      </w:ins>
      <w:r w:rsidR="00B3357F" w:rsidRPr="00254389">
        <w:rPr>
          <w:rFonts w:ascii="Arial" w:hAnsi="Arial" w:cs="Arial"/>
          <w:szCs w:val="24"/>
          <w:rPrChange w:id="1775" w:author="Попова Дарья" w:date="2020-07-23T10:27:00Z">
            <w:rPr>
              <w:rFonts w:ascii="Arial" w:hAnsi="Arial" w:cs="Arial"/>
            </w:rPr>
          </w:rPrChange>
        </w:rPr>
        <w:t xml:space="preserve">, повторно выполняет проверку (как на шаге </w:t>
      </w:r>
      <w:r w:rsidR="006E306D" w:rsidRPr="00254389">
        <w:rPr>
          <w:rFonts w:ascii="Arial" w:hAnsi="Arial" w:cs="Arial"/>
          <w:szCs w:val="24"/>
          <w:rPrChange w:id="1776" w:author="Попова Дарья" w:date="2020-07-23T10:27:00Z">
            <w:rPr>
              <w:rFonts w:ascii="Arial" w:hAnsi="Arial" w:cs="Arial"/>
            </w:rPr>
          </w:rPrChange>
        </w:rPr>
        <w:t>100</w:t>
      </w:r>
      <w:r w:rsidR="00B3357F" w:rsidRPr="00254389">
        <w:rPr>
          <w:rFonts w:ascii="Arial" w:hAnsi="Arial" w:cs="Arial"/>
          <w:szCs w:val="24"/>
          <w:rPrChange w:id="1777" w:author="Попова Дарья" w:date="2020-07-23T10:27:00Z">
            <w:rPr>
              <w:rFonts w:ascii="Arial" w:hAnsi="Arial" w:cs="Arial"/>
            </w:rPr>
          </w:rPrChange>
        </w:rPr>
        <w:t>)</w:t>
      </w:r>
      <w:ins w:id="1778" w:author="Попова Дарья" w:date="2020-07-22T17:59:00Z">
        <w:r w:rsidR="0094649B" w:rsidRPr="00254389">
          <w:rPr>
            <w:rFonts w:ascii="Arial" w:hAnsi="Arial" w:cs="Arial"/>
            <w:szCs w:val="24"/>
            <w:rPrChange w:id="1779" w:author="Попова Дарья" w:date="2020-07-23T10:27:00Z">
              <w:rPr>
                <w:rFonts w:ascii="Arial" w:hAnsi="Arial" w:cs="Arial"/>
              </w:rPr>
            </w:rPrChange>
          </w:rPr>
          <w:t xml:space="preserve">. </w:t>
        </w:r>
      </w:ins>
      <w:del w:id="1780" w:author="Попова Дарья" w:date="2020-07-22T17:59:00Z">
        <w:r w:rsidR="00B3357F" w:rsidRPr="00254389" w:rsidDel="0094649B">
          <w:rPr>
            <w:rFonts w:ascii="Arial" w:hAnsi="Arial" w:cs="Arial"/>
            <w:szCs w:val="24"/>
            <w:rPrChange w:id="1781" w:author="Попова Дарья" w:date="2020-07-23T10:27:00Z">
              <w:rPr>
                <w:rFonts w:ascii="Arial" w:hAnsi="Arial" w:cs="Arial"/>
              </w:rPr>
            </w:rPrChange>
          </w:rPr>
          <w:delText>, в</w:delText>
        </w:r>
      </w:del>
      <w:ins w:id="1782" w:author="Попова Дарья" w:date="2020-07-22T17:59:00Z">
        <w:r w:rsidR="0094649B" w:rsidRPr="00254389">
          <w:rPr>
            <w:rFonts w:ascii="Arial" w:hAnsi="Arial" w:cs="Arial"/>
            <w:szCs w:val="24"/>
            <w:rPrChange w:id="1783" w:author="Попова Дарья" w:date="2020-07-23T10:27:00Z">
              <w:rPr>
                <w:rFonts w:ascii="Arial" w:hAnsi="Arial" w:cs="Arial"/>
              </w:rPr>
            </w:rPrChange>
          </w:rPr>
          <w:t>В</w:t>
        </w:r>
      </w:ins>
      <w:r w:rsidR="00B3357F" w:rsidRPr="00254389">
        <w:rPr>
          <w:rFonts w:ascii="Arial" w:hAnsi="Arial" w:cs="Arial"/>
          <w:szCs w:val="24"/>
          <w:rPrChange w:id="1784" w:author="Попова Дарья" w:date="2020-07-23T10:27:00Z">
            <w:rPr>
              <w:rFonts w:ascii="Arial" w:hAnsi="Arial" w:cs="Arial"/>
            </w:rPr>
          </w:rPrChange>
        </w:rPr>
        <w:t xml:space="preserve"> случае успешной корректировки заказов</w:t>
      </w:r>
      <w:r w:rsidR="004A740D" w:rsidRPr="00254389">
        <w:rPr>
          <w:rFonts w:ascii="Arial" w:hAnsi="Arial" w:cs="Arial"/>
          <w:szCs w:val="24"/>
          <w:rPrChange w:id="1785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r w:rsidR="009526E9" w:rsidRPr="00254389">
        <w:rPr>
          <w:rFonts w:ascii="Arial" w:hAnsi="Arial" w:cs="Arial"/>
          <w:szCs w:val="24"/>
          <w:rPrChange w:id="1786" w:author="Попова Дарья" w:date="2020-07-23T10:27:00Z">
            <w:rPr>
              <w:rFonts w:ascii="Arial" w:hAnsi="Arial" w:cs="Arial"/>
            </w:rPr>
          </w:rPrChange>
        </w:rPr>
        <w:t>снимает статус «</w:t>
      </w:r>
      <w:r w:rsidR="00B3357F" w:rsidRPr="00254389">
        <w:rPr>
          <w:rFonts w:ascii="Arial" w:hAnsi="Arial" w:cs="Arial"/>
          <w:szCs w:val="24"/>
          <w:rPrChange w:id="1787" w:author="Попова Дарья" w:date="2020-07-23T10:27:00Z">
            <w:rPr>
              <w:rFonts w:ascii="Arial" w:hAnsi="Arial" w:cs="Arial"/>
            </w:rPr>
          </w:rPrChange>
        </w:rPr>
        <w:t>ИСП</w:t>
      </w:r>
      <w:r w:rsidR="001C42E3" w:rsidRPr="00254389">
        <w:rPr>
          <w:rFonts w:ascii="Arial" w:hAnsi="Arial" w:cs="Arial"/>
          <w:szCs w:val="24"/>
          <w:rPrChange w:id="1788" w:author="Попова Дарья" w:date="2020-07-23T10:27:00Z">
            <w:rPr>
              <w:rFonts w:ascii="Arial" w:hAnsi="Arial" w:cs="Arial"/>
            </w:rPr>
          </w:rPrChange>
        </w:rPr>
        <w:t>К</w:t>
      </w:r>
      <w:r w:rsidR="008B6127" w:rsidRPr="00254389">
        <w:rPr>
          <w:rFonts w:ascii="Arial" w:hAnsi="Arial" w:cs="Arial"/>
          <w:szCs w:val="24"/>
          <w:rPrChange w:id="1789" w:author="Попова Дарья" w:date="2020-07-23T10:27:00Z">
            <w:rPr>
              <w:rFonts w:ascii="Arial" w:hAnsi="Arial" w:cs="Arial"/>
            </w:rPr>
          </w:rPrChange>
        </w:rPr>
        <w:t xml:space="preserve"> – требуется заменить исполнителей</w:t>
      </w:r>
      <w:r w:rsidR="009526E9" w:rsidRPr="00254389">
        <w:rPr>
          <w:rFonts w:ascii="Arial" w:hAnsi="Arial" w:cs="Arial"/>
          <w:szCs w:val="24"/>
          <w:rPrChange w:id="1790" w:author="Попова Дарья" w:date="2020-07-23T10:27:00Z">
            <w:rPr>
              <w:rFonts w:ascii="Arial" w:hAnsi="Arial" w:cs="Arial"/>
            </w:rPr>
          </w:rPrChange>
        </w:rPr>
        <w:t>»</w:t>
      </w:r>
      <w:r w:rsidR="00B3357F" w:rsidRPr="00254389">
        <w:rPr>
          <w:rFonts w:ascii="Arial" w:hAnsi="Arial" w:cs="Arial"/>
          <w:szCs w:val="24"/>
          <w:rPrChange w:id="1791" w:author="Попова Дарья" w:date="2020-07-23T10:27:00Z">
            <w:rPr>
              <w:rFonts w:ascii="Arial" w:hAnsi="Arial" w:cs="Arial"/>
            </w:rPr>
          </w:rPrChange>
        </w:rPr>
        <w:t xml:space="preserve"> и устанавливает статус «ИСПЗ</w:t>
      </w:r>
      <w:r w:rsidR="005B771D" w:rsidRPr="00254389">
        <w:rPr>
          <w:rFonts w:ascii="Arial" w:hAnsi="Arial" w:cs="Arial"/>
          <w:szCs w:val="24"/>
          <w:rPrChange w:id="1792" w:author="Попова Дарья" w:date="2020-07-23T10:27:00Z">
            <w:rPr>
              <w:rFonts w:ascii="Arial" w:hAnsi="Arial" w:cs="Arial"/>
            </w:rPr>
          </w:rPrChange>
        </w:rPr>
        <w:t xml:space="preserve"> - Исполнители заменены</w:t>
      </w:r>
      <w:r w:rsidR="00B3357F" w:rsidRPr="00254389">
        <w:rPr>
          <w:rFonts w:ascii="Arial" w:hAnsi="Arial" w:cs="Arial"/>
          <w:szCs w:val="24"/>
          <w:rPrChange w:id="1793" w:author="Попова Дарья" w:date="2020-07-23T10:27:00Z">
            <w:rPr>
              <w:rFonts w:ascii="Arial" w:hAnsi="Arial" w:cs="Arial"/>
            </w:rPr>
          </w:rPrChange>
        </w:rPr>
        <w:t>»</w:t>
      </w:r>
      <w:r w:rsidR="009526E9" w:rsidRPr="00254389">
        <w:rPr>
          <w:rFonts w:ascii="Arial" w:hAnsi="Arial" w:cs="Arial"/>
          <w:szCs w:val="24"/>
          <w:rPrChange w:id="1794" w:author="Попова Дарья" w:date="2020-07-23T10:27:00Z">
            <w:rPr>
              <w:rFonts w:ascii="Arial" w:hAnsi="Arial" w:cs="Arial"/>
            </w:rPr>
          </w:rPrChange>
        </w:rPr>
        <w:t>.</w:t>
      </w:r>
    </w:p>
    <w:p w14:paraId="647AFDEE" w14:textId="0635B5E4" w:rsidR="00677D09" w:rsidRDefault="00677D09">
      <w:pPr>
        <w:spacing w:after="240" w:line="276" w:lineRule="auto"/>
        <w:ind w:firstLine="567"/>
        <w:rPr>
          <w:ins w:id="1795" w:author="Александр Шрамков" w:date="2021-03-12T17:27:00Z"/>
          <w:rFonts w:ascii="Arial" w:hAnsi="Arial" w:cs="Arial"/>
          <w:szCs w:val="24"/>
        </w:rPr>
        <w:pPrChange w:id="1796" w:author="Попова Дарья" w:date="2020-07-22T17:57:00Z">
          <w:pPr>
            <w:spacing w:before="120"/>
            <w:ind w:firstLine="567"/>
          </w:pPr>
        </w:pPrChange>
      </w:pPr>
      <w:r w:rsidRPr="00254389">
        <w:rPr>
          <w:rFonts w:ascii="Arial" w:hAnsi="Arial" w:cs="Arial"/>
          <w:szCs w:val="24"/>
          <w:rPrChange w:id="1797" w:author="Попова Дарья" w:date="2020-07-23T10:27:00Z">
            <w:rPr>
              <w:rFonts w:ascii="Arial" w:hAnsi="Arial" w:cs="Arial"/>
            </w:rPr>
          </w:rPrChange>
        </w:rPr>
        <w:t xml:space="preserve">Сроки операций </w:t>
      </w:r>
      <w:ins w:id="1798" w:author="Попова Дарья" w:date="2020-07-22T18:04:00Z">
        <w:r w:rsidR="000A1EA5" w:rsidRPr="00254389">
          <w:rPr>
            <w:rFonts w:ascii="Arial" w:hAnsi="Arial" w:cs="Arial"/>
            <w:szCs w:val="24"/>
            <w:rPrChange w:id="1799" w:author="Попова Дарья" w:date="2020-07-23T10:27:00Z">
              <w:rPr>
                <w:rFonts w:ascii="Arial" w:hAnsi="Arial" w:cs="Arial"/>
              </w:rPr>
            </w:rPrChange>
          </w:rPr>
          <w:t xml:space="preserve">заказов </w:t>
        </w:r>
      </w:ins>
      <w:r w:rsidRPr="00254389">
        <w:rPr>
          <w:rFonts w:ascii="Arial" w:hAnsi="Arial" w:cs="Arial"/>
          <w:szCs w:val="24"/>
          <w:rPrChange w:id="1800" w:author="Попова Дарья" w:date="2020-07-23T10:27:00Z">
            <w:rPr>
              <w:rFonts w:ascii="Arial" w:hAnsi="Arial" w:cs="Arial"/>
            </w:rPr>
          </w:rPrChange>
        </w:rPr>
        <w:t>(как следствие – заказов) можно изменять как при помощи транзакции</w:t>
      </w:r>
      <w:r w:rsidR="006E306D" w:rsidRPr="00254389">
        <w:rPr>
          <w:rFonts w:ascii="Arial" w:hAnsi="Arial" w:cs="Arial"/>
          <w:szCs w:val="24"/>
          <w:rPrChange w:id="1801" w:author="Попова Дарья" w:date="2020-07-23T10:27:00Z">
            <w:rPr>
              <w:rFonts w:ascii="Arial" w:hAnsi="Arial" w:cs="Arial"/>
            </w:rPr>
          </w:rPrChange>
        </w:rPr>
        <w:t xml:space="preserve"> </w:t>
      </w:r>
      <w:del w:id="1802" w:author="Попова Дарья" w:date="2020-07-22T18:04:00Z">
        <w:r w:rsidR="006E306D" w:rsidRPr="00254389" w:rsidDel="000A1EA5">
          <w:rPr>
            <w:rFonts w:ascii="Arial" w:hAnsi="Arial" w:cs="Arial"/>
            <w:szCs w:val="24"/>
            <w:rPrChange w:id="1803" w:author="Попова Дарья" w:date="2020-07-23T10:27:00Z">
              <w:rPr>
                <w:rFonts w:ascii="Arial" w:hAnsi="Arial" w:cs="Arial"/>
              </w:rPr>
            </w:rPrChange>
          </w:rPr>
          <w:delText xml:space="preserve"> </w:delText>
        </w:r>
      </w:del>
      <w:r w:rsidR="006E306D" w:rsidRPr="00254389">
        <w:rPr>
          <w:rFonts w:ascii="Arial" w:hAnsi="Arial" w:cs="Arial"/>
          <w:szCs w:val="24"/>
          <w:rPrChange w:id="1804" w:author="Попова Дарья" w:date="2020-07-23T10:27:00Z">
            <w:rPr>
              <w:rFonts w:ascii="Arial" w:hAnsi="Arial" w:cs="Arial"/>
            </w:rPr>
          </w:rPrChange>
        </w:rPr>
        <w:t>«</w:t>
      </w:r>
      <w:r w:rsidR="006E306D" w:rsidRPr="00254389">
        <w:rPr>
          <w:rFonts w:ascii="Arial" w:hAnsi="Arial" w:cs="Arial"/>
          <w:szCs w:val="24"/>
          <w:rPrChange w:id="1805" w:author="Попова Дарья" w:date="2020-07-23T10:27:00Z">
            <w:rPr>
              <w:rFonts w:ascii="Arial" w:hAnsi="Arial" w:cs="Arial"/>
              <w:lang w:val="en-US"/>
            </w:rPr>
          </w:rPrChange>
        </w:rPr>
        <w:t>IW</w:t>
      </w:r>
      <w:r w:rsidR="006E306D" w:rsidRPr="00F83697">
        <w:rPr>
          <w:rFonts w:ascii="Arial" w:hAnsi="Arial" w:cs="Arial"/>
          <w:szCs w:val="24"/>
        </w:rPr>
        <w:t xml:space="preserve">37 – Изменение операций» (переход из </w:t>
      </w:r>
      <w:r w:rsidR="006E306D" w:rsidRPr="00254389">
        <w:rPr>
          <w:rFonts w:ascii="Arial" w:hAnsi="Arial" w:cs="Arial"/>
          <w:szCs w:val="24"/>
          <w:rPrChange w:id="1806" w:author="Попова Дарья" w:date="2020-07-23T10:27:00Z">
            <w:rPr>
              <w:rFonts w:ascii="Arial" w:hAnsi="Arial" w:cs="Arial"/>
              <w:lang w:val="en-US"/>
            </w:rPr>
          </w:rPrChange>
        </w:rPr>
        <w:t>ZPM</w:t>
      </w:r>
      <w:r w:rsidR="006E306D" w:rsidRPr="00F83697">
        <w:rPr>
          <w:rFonts w:ascii="Arial" w:hAnsi="Arial" w:cs="Arial"/>
          <w:szCs w:val="24"/>
        </w:rPr>
        <w:t>_</w:t>
      </w:r>
      <w:r w:rsidR="006E306D" w:rsidRPr="00254389">
        <w:rPr>
          <w:rFonts w:ascii="Arial" w:hAnsi="Arial" w:cs="Arial"/>
          <w:szCs w:val="24"/>
          <w:rPrChange w:id="1807" w:author="Попова Дарья" w:date="2020-07-23T10:27:00Z">
            <w:rPr>
              <w:rFonts w:ascii="Arial" w:hAnsi="Arial" w:cs="Arial"/>
              <w:lang w:val="en-US"/>
            </w:rPr>
          </w:rPrChange>
        </w:rPr>
        <w:t>PLAN</w:t>
      </w:r>
      <w:r w:rsidR="006E306D" w:rsidRPr="00F83697">
        <w:rPr>
          <w:rFonts w:ascii="Arial" w:hAnsi="Arial" w:cs="Arial"/>
          <w:szCs w:val="24"/>
        </w:rPr>
        <w:t>)</w:t>
      </w:r>
      <w:ins w:id="1808" w:author="Попова Дарья" w:date="2020-07-22T18:04:00Z">
        <w:r w:rsidR="000A1EA5" w:rsidRPr="00547363">
          <w:rPr>
            <w:rFonts w:ascii="Arial" w:hAnsi="Arial" w:cs="Arial"/>
            <w:szCs w:val="24"/>
          </w:rPr>
          <w:t xml:space="preserve">, </w:t>
        </w:r>
        <w:del w:id="1809" w:author="Александр Шрамков" w:date="2021-03-12T17:27:00Z">
          <w:r w:rsidR="000A1EA5" w:rsidRPr="00547363" w:rsidDel="00E14B44">
            <w:rPr>
              <w:rFonts w:ascii="Arial" w:hAnsi="Arial" w:cs="Arial"/>
              <w:szCs w:val="24"/>
            </w:rPr>
            <w:delText>сроки операций сетевых гр</w:delText>
          </w:r>
        </w:del>
      </w:ins>
      <w:ins w:id="1810" w:author="Попова Дарья" w:date="2020-07-22T18:07:00Z">
        <w:del w:id="1811" w:author="Александр Шрамков" w:date="2021-03-12T17:27:00Z">
          <w:r w:rsidR="000A1EA5" w:rsidRPr="00B95BF0" w:rsidDel="00E14B44">
            <w:rPr>
              <w:rFonts w:ascii="Arial" w:hAnsi="Arial" w:cs="Arial"/>
              <w:szCs w:val="24"/>
            </w:rPr>
            <w:delText>а</w:delText>
          </w:r>
        </w:del>
      </w:ins>
      <w:ins w:id="1812" w:author="Попова Дарья" w:date="2020-07-22T18:04:00Z">
        <w:del w:id="1813" w:author="Александр Шрамков" w:date="2021-03-12T17:27:00Z">
          <w:r w:rsidR="000A1EA5" w:rsidRPr="00E81FA0" w:rsidDel="00E14B44">
            <w:rPr>
              <w:rFonts w:ascii="Arial" w:hAnsi="Arial" w:cs="Arial"/>
              <w:szCs w:val="24"/>
            </w:rPr>
            <w:delText>фиков можно изменить пр</w:delText>
          </w:r>
        </w:del>
        <w:del w:id="1814" w:author="Александр Шрамков" w:date="2021-03-12T17:20:00Z">
          <w:r w:rsidR="000A1EA5" w:rsidRPr="0011190A" w:rsidDel="006E30DD">
            <w:rPr>
              <w:rFonts w:ascii="Arial" w:hAnsi="Arial" w:cs="Arial"/>
              <w:szCs w:val="24"/>
            </w:rPr>
            <w:delText>е</w:delText>
          </w:r>
        </w:del>
        <w:del w:id="1815" w:author="Александр Шрамков" w:date="2021-03-12T17:27:00Z">
          <w:r w:rsidR="000A1EA5" w:rsidRPr="00C44FAF" w:rsidDel="00E14B44">
            <w:rPr>
              <w:rFonts w:ascii="Arial" w:hAnsi="Arial" w:cs="Arial"/>
              <w:szCs w:val="24"/>
            </w:rPr>
            <w:delText xml:space="preserve">нудительно задав сроки как </w:delText>
          </w:r>
        </w:del>
      </w:ins>
      <w:ins w:id="1816" w:author="Попова Дарья" w:date="2020-07-22T18:05:00Z">
        <w:del w:id="1817" w:author="Александр Шрамков" w:date="2021-03-12T17:27:00Z">
          <w:r w:rsidR="000A1EA5" w:rsidRPr="00E0742C" w:rsidDel="00E14B44">
            <w:rPr>
              <w:rFonts w:ascii="Arial" w:hAnsi="Arial" w:cs="Arial"/>
              <w:szCs w:val="24"/>
            </w:rPr>
            <w:delText>«Требуемое начало» и Требуемое окончание»</w:delText>
          </w:r>
        </w:del>
      </w:ins>
      <w:del w:id="1818" w:author="Александр Шрамков" w:date="2021-03-12T17:27:00Z">
        <w:r w:rsidRPr="00254389" w:rsidDel="00E14B44">
          <w:rPr>
            <w:rFonts w:ascii="Arial" w:hAnsi="Arial" w:cs="Arial"/>
            <w:szCs w:val="24"/>
          </w:rPr>
          <w:delText xml:space="preserve">, </w:delText>
        </w:r>
      </w:del>
      <w:r w:rsidRPr="00254389">
        <w:rPr>
          <w:rFonts w:ascii="Arial" w:hAnsi="Arial" w:cs="Arial"/>
          <w:szCs w:val="24"/>
        </w:rPr>
        <w:t xml:space="preserve">так и при </w:t>
      </w:r>
      <w:r w:rsidR="006E306D" w:rsidRPr="00254389">
        <w:rPr>
          <w:rFonts w:ascii="Arial" w:hAnsi="Arial" w:cs="Arial"/>
          <w:szCs w:val="24"/>
        </w:rPr>
        <w:t>выполнении оптимизации сроков в ручном режиме на уровне заголовка Заказа ТОРО</w:t>
      </w:r>
      <w:ins w:id="1819" w:author="Попова Дарья" w:date="2020-07-22T18:48:00Z">
        <w:r w:rsidR="008F3751" w:rsidRPr="00F83697">
          <w:rPr>
            <w:rFonts w:ascii="Arial" w:hAnsi="Arial" w:cs="Arial"/>
            <w:szCs w:val="24"/>
          </w:rPr>
          <w:t xml:space="preserve"> </w:t>
        </w:r>
        <w:del w:id="1820" w:author="Александр Шрамков" w:date="2021-03-12T17:27:00Z">
          <w:r w:rsidR="008F3751" w:rsidRPr="00F83697" w:rsidDel="00E14B44">
            <w:rPr>
              <w:rFonts w:ascii="Arial" w:hAnsi="Arial" w:cs="Arial"/>
              <w:szCs w:val="24"/>
            </w:rPr>
            <w:delText>или сетевого графика</w:delText>
          </w:r>
        </w:del>
      </w:ins>
      <w:del w:id="1821" w:author="Александр Шрамков" w:date="2021-03-12T17:27:00Z">
        <w:r w:rsidR="006E306D" w:rsidRPr="00254389" w:rsidDel="00E14B44">
          <w:rPr>
            <w:rFonts w:ascii="Arial" w:hAnsi="Arial" w:cs="Arial"/>
            <w:szCs w:val="24"/>
          </w:rPr>
          <w:delText xml:space="preserve"> </w:delText>
        </w:r>
      </w:del>
      <w:r w:rsidR="006E306D" w:rsidRPr="00254389">
        <w:rPr>
          <w:rFonts w:ascii="Arial" w:hAnsi="Arial" w:cs="Arial"/>
          <w:szCs w:val="24"/>
        </w:rPr>
        <w:t>в</w:t>
      </w:r>
      <w:r w:rsidR="006E306D" w:rsidRPr="00F83697">
        <w:rPr>
          <w:rFonts w:ascii="Arial" w:hAnsi="Arial" w:cs="Arial"/>
          <w:szCs w:val="24"/>
        </w:rPr>
        <w:t xml:space="preserve"> транзакции </w:t>
      </w:r>
      <w:r w:rsidR="006E306D" w:rsidRPr="00254389">
        <w:rPr>
          <w:rFonts w:ascii="Arial" w:hAnsi="Arial" w:cs="Arial"/>
          <w:szCs w:val="24"/>
          <w:rPrChange w:id="1822" w:author="Попова Дарья" w:date="2020-07-23T10:27:00Z">
            <w:rPr>
              <w:rFonts w:ascii="Arial" w:hAnsi="Arial" w:cs="Arial"/>
              <w:lang w:val="en-US"/>
            </w:rPr>
          </w:rPrChange>
        </w:rPr>
        <w:t>ZPM</w:t>
      </w:r>
      <w:r w:rsidR="006E306D" w:rsidRPr="00F83697">
        <w:rPr>
          <w:rFonts w:ascii="Arial" w:hAnsi="Arial" w:cs="Arial"/>
          <w:szCs w:val="24"/>
        </w:rPr>
        <w:t>_</w:t>
      </w:r>
      <w:r w:rsidR="006E306D" w:rsidRPr="00254389">
        <w:rPr>
          <w:rFonts w:ascii="Arial" w:hAnsi="Arial" w:cs="Arial"/>
          <w:szCs w:val="24"/>
          <w:rPrChange w:id="1823" w:author="Попова Дарья" w:date="2020-07-23T10:27:00Z">
            <w:rPr>
              <w:rFonts w:ascii="Arial" w:hAnsi="Arial" w:cs="Arial"/>
              <w:lang w:val="en-US"/>
            </w:rPr>
          </w:rPrChange>
        </w:rPr>
        <w:t>PLAN</w:t>
      </w:r>
      <w:r w:rsidR="00E667F9" w:rsidRPr="00254389">
        <w:rPr>
          <w:rFonts w:ascii="Arial" w:hAnsi="Arial" w:cs="Arial"/>
          <w:szCs w:val="24"/>
        </w:rPr>
        <w:t xml:space="preserve"> </w:t>
      </w:r>
      <w:r w:rsidR="00B3357F" w:rsidRPr="00254389">
        <w:rPr>
          <w:rFonts w:ascii="Arial" w:hAnsi="Arial" w:cs="Arial"/>
          <w:szCs w:val="24"/>
        </w:rPr>
        <w:t>(более удобно в случае необходимости переноса сразу нескольких заказов)</w:t>
      </w:r>
      <w:r w:rsidRPr="00254389">
        <w:rPr>
          <w:rFonts w:ascii="Arial" w:hAnsi="Arial" w:cs="Arial"/>
          <w:szCs w:val="24"/>
        </w:rPr>
        <w:t>.</w:t>
      </w:r>
    </w:p>
    <w:p w14:paraId="558FAED0" w14:textId="2C3114D7" w:rsidR="00E14B44" w:rsidRPr="00E14B44" w:rsidRDefault="00E14B44">
      <w:pPr>
        <w:spacing w:after="240" w:line="276" w:lineRule="auto"/>
        <w:ind w:firstLine="567"/>
        <w:rPr>
          <w:rFonts w:ascii="Arial" w:hAnsi="Arial" w:cs="Arial"/>
          <w:szCs w:val="24"/>
        </w:rPr>
        <w:pPrChange w:id="1824" w:author="Попова Дарья" w:date="2020-07-22T17:57:00Z">
          <w:pPr>
            <w:spacing w:before="120"/>
            <w:ind w:firstLine="567"/>
          </w:pPr>
        </w:pPrChange>
      </w:pPr>
      <w:ins w:id="1825" w:author="Александр Шрамков" w:date="2021-03-12T17:27:00Z">
        <w:r>
          <w:rPr>
            <w:rFonts w:ascii="Arial" w:hAnsi="Arial" w:cs="Arial"/>
            <w:szCs w:val="24"/>
          </w:rPr>
          <w:t>С</w:t>
        </w:r>
        <w:r w:rsidRPr="00547363">
          <w:rPr>
            <w:rFonts w:ascii="Arial" w:hAnsi="Arial" w:cs="Arial"/>
            <w:szCs w:val="24"/>
          </w:rPr>
          <w:t>роки операций сетевых гр</w:t>
        </w:r>
        <w:r w:rsidRPr="00240BC0">
          <w:rPr>
            <w:rFonts w:ascii="Arial" w:hAnsi="Arial" w:cs="Arial"/>
            <w:szCs w:val="24"/>
          </w:rPr>
          <w:t>афиков можно изменить пр</w:t>
        </w:r>
        <w:r>
          <w:rPr>
            <w:rFonts w:ascii="Arial" w:hAnsi="Arial" w:cs="Arial"/>
            <w:szCs w:val="24"/>
          </w:rPr>
          <w:t>и</w:t>
        </w:r>
        <w:r w:rsidRPr="00240BC0">
          <w:rPr>
            <w:rFonts w:ascii="Arial" w:hAnsi="Arial" w:cs="Arial"/>
            <w:szCs w:val="24"/>
          </w:rPr>
          <w:t>нудительно задав сроки как «Требуемое начало» и Требуемое окончание»</w:t>
        </w:r>
        <w:r>
          <w:rPr>
            <w:rFonts w:ascii="Arial" w:hAnsi="Arial" w:cs="Arial"/>
            <w:szCs w:val="24"/>
          </w:rPr>
          <w:t xml:space="preserve"> в транзакции </w:t>
        </w:r>
        <w:r>
          <w:rPr>
            <w:rFonts w:ascii="Arial" w:hAnsi="Arial" w:cs="Arial"/>
            <w:szCs w:val="24"/>
            <w:lang w:val="en-US"/>
          </w:rPr>
          <w:t>CJ</w:t>
        </w:r>
        <w:r w:rsidRPr="00E14B44">
          <w:rPr>
            <w:rFonts w:ascii="Arial" w:hAnsi="Arial" w:cs="Arial"/>
            <w:szCs w:val="24"/>
            <w:rPrChange w:id="1826" w:author="Александр Шрамков" w:date="2021-03-12T17:27:00Z">
              <w:rPr>
                <w:rFonts w:ascii="Arial" w:hAnsi="Arial" w:cs="Arial"/>
                <w:szCs w:val="24"/>
                <w:lang w:val="en-US"/>
              </w:rPr>
            </w:rPrChange>
          </w:rPr>
          <w:t>20</w:t>
        </w:r>
        <w:r>
          <w:rPr>
            <w:rFonts w:ascii="Arial" w:hAnsi="Arial" w:cs="Arial"/>
            <w:szCs w:val="24"/>
            <w:lang w:val="en-US"/>
          </w:rPr>
          <w:t>N</w:t>
        </w:r>
        <w:r w:rsidRPr="00E14B44">
          <w:rPr>
            <w:rFonts w:ascii="Arial" w:hAnsi="Arial" w:cs="Arial"/>
            <w:szCs w:val="24"/>
            <w:rPrChange w:id="1827" w:author="Александр Шрамков" w:date="2021-03-12T17:27:00Z">
              <w:rPr>
                <w:rFonts w:ascii="Arial" w:hAnsi="Arial" w:cs="Arial"/>
                <w:szCs w:val="24"/>
                <w:lang w:val="en-US"/>
              </w:rPr>
            </w:rPrChange>
          </w:rPr>
          <w:t>.</w:t>
        </w:r>
      </w:ins>
    </w:p>
    <w:p w14:paraId="51AE3A10" w14:textId="77776CF7" w:rsidR="004718AD" w:rsidRPr="0011190A" w:rsidRDefault="004718AD">
      <w:pPr>
        <w:spacing w:after="240" w:line="276" w:lineRule="auto"/>
        <w:ind w:firstLine="567"/>
        <w:rPr>
          <w:rFonts w:ascii="Arial" w:hAnsi="Arial" w:cs="Arial"/>
          <w:szCs w:val="24"/>
        </w:rPr>
        <w:pPrChange w:id="1828" w:author="Попова Дарья" w:date="2020-07-22T17:57:00Z">
          <w:pPr>
            <w:spacing w:before="120"/>
            <w:ind w:firstLine="567"/>
          </w:pPr>
        </w:pPrChange>
      </w:pPr>
      <w:r w:rsidRPr="00F83697">
        <w:rPr>
          <w:rFonts w:ascii="Arial" w:hAnsi="Arial" w:cs="Arial"/>
          <w:szCs w:val="24"/>
        </w:rPr>
        <w:t>Если у заказа ТОРО</w:t>
      </w:r>
      <w:ins w:id="1829" w:author="Попова Дарья" w:date="2020-07-22T18:48:00Z">
        <w:r w:rsidR="008F3751" w:rsidRPr="00547363">
          <w:rPr>
            <w:rFonts w:ascii="Arial" w:hAnsi="Arial" w:cs="Arial"/>
            <w:szCs w:val="24"/>
          </w:rPr>
          <w:t xml:space="preserve"> </w:t>
        </w:r>
      </w:ins>
      <w:del w:id="1830" w:author="Попова Дарья" w:date="2020-07-22T18:49:00Z">
        <w:r w:rsidRPr="00B95BF0" w:rsidDel="008F3751">
          <w:rPr>
            <w:rFonts w:ascii="Arial" w:hAnsi="Arial" w:cs="Arial"/>
            <w:szCs w:val="24"/>
          </w:rPr>
          <w:delText xml:space="preserve"> </w:delText>
        </w:r>
      </w:del>
      <w:r w:rsidRPr="00E81FA0">
        <w:rPr>
          <w:rFonts w:ascii="Arial" w:hAnsi="Arial" w:cs="Arial"/>
          <w:szCs w:val="24"/>
        </w:rPr>
        <w:t>есть отношения сроков с другими заказами</w:t>
      </w:r>
      <w:ins w:id="1831" w:author="Попова Дарья" w:date="2020-07-22T18:49:00Z">
        <w:del w:id="1832" w:author="Александр Шрамков" w:date="2021-03-12T18:17:00Z">
          <w:r w:rsidR="008F3751" w:rsidRPr="0011190A" w:rsidDel="00E52E63">
            <w:rPr>
              <w:rFonts w:ascii="Arial" w:hAnsi="Arial" w:cs="Arial"/>
              <w:szCs w:val="24"/>
            </w:rPr>
            <w:delText>/ сетевыми графиками</w:delText>
          </w:r>
        </w:del>
      </w:ins>
      <w:r w:rsidRPr="00C44FAF">
        <w:rPr>
          <w:rFonts w:ascii="Arial" w:hAnsi="Arial" w:cs="Arial"/>
          <w:szCs w:val="24"/>
        </w:rPr>
        <w:t>, в которых указана отличающаяся группа планирования, и в заказе в про</w:t>
      </w:r>
      <w:r w:rsidRPr="00E0742C">
        <w:rPr>
          <w:rFonts w:ascii="Arial" w:hAnsi="Arial" w:cs="Arial"/>
          <w:szCs w:val="24"/>
        </w:rPr>
        <w:t xml:space="preserve">цессе правок </w:t>
      </w:r>
      <w:r w:rsidRPr="003C42D3">
        <w:rPr>
          <w:rFonts w:ascii="Arial" w:hAnsi="Arial" w:cs="Arial"/>
          <w:szCs w:val="24"/>
        </w:rPr>
        <w:t xml:space="preserve">меняются базисные сроки (дата и время) начала и окончания, в текущем заказе и в связанных заказах будет автоматически устанавливаться статус «ТРСХ – </w:t>
      </w:r>
      <w:r w:rsidRPr="002024F0">
        <w:rPr>
          <w:rFonts w:ascii="Arial" w:hAnsi="Arial" w:cs="Arial"/>
          <w:szCs w:val="24"/>
        </w:rPr>
        <w:t xml:space="preserve">требуется синхронизация», для этого </w:t>
      </w:r>
      <w:r w:rsidRPr="00254389">
        <w:rPr>
          <w:rFonts w:ascii="Arial" w:hAnsi="Arial" w:cs="Arial"/>
          <w:szCs w:val="24"/>
          <w:rPrChange w:id="1833" w:author="Попова Дарья" w:date="2020-07-23T10:27:00Z">
            <w:rPr>
              <w:rFonts w:ascii="Arial" w:hAnsi="Arial" w:cs="Arial"/>
            </w:rPr>
          </w:rPrChange>
        </w:rPr>
        <w:t>будет использоваться разработка PM46 – Проверка при сохранении заказа ТОРО, см. раздел 5.10.7.3 КД «</w:t>
      </w:r>
      <w:del w:id="1834" w:author="Александр Шрамков" w:date="2021-03-10T18:18:00Z">
        <w:r w:rsidRPr="00254389" w:rsidDel="00923C4E">
          <w:rPr>
            <w:rFonts w:ascii="Arial" w:hAnsi="Arial" w:cs="Arial"/>
            <w:szCs w:val="24"/>
            <w:rPrChange w:id="1835" w:author="Попова Дарья" w:date="2020-07-23T10:27:00Z">
              <w:rPr>
                <w:rFonts w:ascii="Arial" w:hAnsi="Arial" w:cs="Arial"/>
              </w:rPr>
            </w:rPrChange>
          </w:rPr>
          <w:delText>ERP.</w:delText>
        </w:r>
        <w:r w:rsidR="008C058E" w:rsidRPr="00254389" w:rsidDel="00923C4E">
          <w:rPr>
            <w:rFonts w:ascii="Arial" w:hAnsi="Arial" w:cs="Arial"/>
            <w:szCs w:val="24"/>
            <w:rPrChange w:id="1836" w:author="Попова Дарья" w:date="2020-07-23T10:27:00Z">
              <w:rPr>
                <w:rFonts w:ascii="Arial" w:hAnsi="Arial" w:cs="Arial"/>
              </w:rPr>
            </w:rPrChange>
          </w:rPr>
          <w:delText>9</w:delText>
        </w:r>
        <w:r w:rsidRPr="00254389" w:rsidDel="00923C4E">
          <w:rPr>
            <w:rFonts w:ascii="Arial" w:hAnsi="Arial" w:cs="Arial"/>
            <w:szCs w:val="24"/>
            <w:rPrChange w:id="1837" w:author="Попова Дарья" w:date="2020-07-23T10:27:00Z">
              <w:rPr>
                <w:rFonts w:ascii="Arial" w:hAnsi="Arial" w:cs="Arial"/>
              </w:rPr>
            </w:rPrChange>
          </w:rPr>
          <w:delText>.</w:delText>
        </w:r>
      </w:del>
      <w:ins w:id="1838" w:author="Александр Шрамков" w:date="2021-03-10T18:18:00Z">
        <w:r w:rsidR="00923C4E">
          <w:rPr>
            <w:rFonts w:ascii="Arial" w:hAnsi="Arial" w:cs="Arial"/>
            <w:szCs w:val="24"/>
          </w:rPr>
          <w:t>ERP.13.</w:t>
        </w:r>
      </w:ins>
      <w:r w:rsidR="008C058E" w:rsidRPr="00547363">
        <w:rPr>
          <w:rFonts w:ascii="Arial" w:hAnsi="Arial" w:cs="Arial"/>
          <w:szCs w:val="24"/>
        </w:rPr>
        <w:t>9</w:t>
      </w:r>
      <w:r w:rsidRPr="00B95BF0">
        <w:rPr>
          <w:rFonts w:ascii="Arial" w:hAnsi="Arial" w:cs="Arial"/>
          <w:szCs w:val="24"/>
        </w:rPr>
        <w:t>.</w:t>
      </w:r>
      <w:r w:rsidR="008C058E" w:rsidRPr="00E81FA0">
        <w:rPr>
          <w:rFonts w:ascii="Arial" w:hAnsi="Arial" w:cs="Arial"/>
          <w:szCs w:val="24"/>
        </w:rPr>
        <w:t>2.</w:t>
      </w:r>
      <w:r w:rsidRPr="0011190A">
        <w:rPr>
          <w:rFonts w:ascii="Arial" w:hAnsi="Arial" w:cs="Arial"/>
          <w:szCs w:val="24"/>
        </w:rPr>
        <w:t>52 Годовое планирование воздействий на ПА».</w:t>
      </w:r>
    </w:p>
    <w:p w14:paraId="7C9503DE" w14:textId="6123B5CB" w:rsidR="004718AD" w:rsidRPr="00777793" w:rsidDel="008F3751" w:rsidRDefault="004718AD" w:rsidP="00D34C39">
      <w:pPr>
        <w:spacing w:before="120"/>
        <w:ind w:firstLine="567"/>
        <w:rPr>
          <w:del w:id="1839" w:author="Попова Дарья" w:date="2020-07-22T18:49:00Z"/>
          <w:rFonts w:ascii="Arial" w:hAnsi="Arial" w:cs="Arial"/>
          <w:szCs w:val="24"/>
        </w:rPr>
      </w:pPr>
    </w:p>
    <w:p w14:paraId="76106331" w14:textId="77777777" w:rsidR="007727BA" w:rsidRPr="00547363" w:rsidRDefault="007727BA" w:rsidP="007727BA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F83697">
        <w:rPr>
          <w:rFonts w:ascii="Arial" w:hAnsi="Arial" w:cs="Arial"/>
          <w:szCs w:val="24"/>
        </w:rPr>
        <w:t>Используются транзакции:</w:t>
      </w:r>
    </w:p>
    <w:p w14:paraId="6DBA4197" w14:textId="11F43EFA" w:rsidR="007727BA" w:rsidRPr="00777793" w:rsidRDefault="006E306D" w:rsidP="007727BA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  <w:lang w:val="en-US"/>
        </w:rPr>
        <w:t>ZPM</w:t>
      </w:r>
      <w:r w:rsidRPr="001A4543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PLAN</w:t>
      </w:r>
      <w:r w:rsidR="007727BA" w:rsidRPr="00777793">
        <w:rPr>
          <w:rFonts w:ascii="Arial" w:hAnsi="Arial" w:cs="Arial"/>
        </w:rPr>
        <w:t xml:space="preserve"> </w:t>
      </w:r>
      <w:r w:rsidR="00302D02">
        <w:rPr>
          <w:rFonts w:ascii="Arial" w:hAnsi="Arial" w:cs="Arial"/>
        </w:rPr>
        <w:t>- АРМ Планировщика ТОиР</w:t>
      </w:r>
    </w:p>
    <w:p w14:paraId="1D732230" w14:textId="55144D77" w:rsidR="007727BA" w:rsidRDefault="007727BA" w:rsidP="007727BA">
      <w:pPr>
        <w:spacing w:after="240" w:line="276" w:lineRule="auto"/>
        <w:ind w:firstLine="567"/>
        <w:jc w:val="left"/>
        <w:rPr>
          <w:ins w:id="1840" w:author="Александр Шрамков" w:date="2021-03-12T18:18:00Z"/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647E4817" w14:textId="77777777" w:rsidR="001E5A84" w:rsidRPr="00B118A6" w:rsidRDefault="001E5A84" w:rsidP="001E5A84">
      <w:pPr>
        <w:spacing w:after="240" w:line="276" w:lineRule="auto"/>
        <w:ind w:firstLine="567"/>
        <w:rPr>
          <w:ins w:id="1841" w:author="Александр Шрамков" w:date="2021-03-12T18:18:00Z"/>
          <w:rFonts w:ascii="Arial" w:hAnsi="Arial" w:cs="Arial"/>
          <w:color w:val="000000" w:themeColor="text1"/>
        </w:rPr>
      </w:pPr>
      <w:ins w:id="1842" w:author="Александр Шрамков" w:date="2021-03-12T18:18:00Z">
        <w:r w:rsidRPr="00B118A6">
          <w:rPr>
            <w:rFonts w:ascii="Arial" w:hAnsi="Arial" w:cs="Arial"/>
            <w:color w:val="000000" w:themeColor="text1"/>
          </w:rPr>
          <w:lastRenderedPageBreak/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06ECB868" w14:textId="3533BBB1" w:rsidR="001E5A84" w:rsidRPr="00777793" w:rsidDel="001E5A84" w:rsidRDefault="001E5A84" w:rsidP="007727BA">
      <w:pPr>
        <w:spacing w:after="240" w:line="276" w:lineRule="auto"/>
        <w:ind w:firstLine="567"/>
        <w:jc w:val="left"/>
        <w:rPr>
          <w:del w:id="1843" w:author="Александр Шрамков" w:date="2021-03-12T18:18:00Z"/>
          <w:rFonts w:ascii="Arial" w:hAnsi="Arial" w:cs="Arial"/>
        </w:rPr>
      </w:pPr>
    </w:p>
    <w:p w14:paraId="422C9763" w14:textId="77777777" w:rsidR="006E306D" w:rsidRPr="006E306D" w:rsidRDefault="006E306D" w:rsidP="001A454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- Техническое место;</w:t>
      </w:r>
    </w:p>
    <w:p w14:paraId="43B899B7" w14:textId="77777777" w:rsidR="006E306D" w:rsidRPr="006E306D" w:rsidRDefault="006E306D" w:rsidP="001A454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- Группа планирования;</w:t>
      </w:r>
    </w:p>
    <w:p w14:paraId="1BEDD8C6" w14:textId="2EDF81BE" w:rsidR="006E306D" w:rsidRPr="006E306D" w:rsidRDefault="006E306D" w:rsidP="001A454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 xml:space="preserve">- </w:t>
      </w:r>
      <w:ins w:id="1844" w:author="ShramkovAB" w:date="2021-04-12T16:45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</w:ins>
      <w:del w:id="1845" w:author="ShramkovAB" w:date="2021-04-12T16:45:00Z">
        <w:r w:rsidRPr="006E306D" w:rsidDel="00B1281F">
          <w:rPr>
            <w:rFonts w:ascii="Arial" w:hAnsi="Arial" w:cs="Arial"/>
          </w:rPr>
          <w:delText xml:space="preserve">Период </w:delText>
        </w:r>
        <w:r w:rsidRPr="001A4543" w:rsidDel="00B1281F">
          <w:rPr>
            <w:rFonts w:ascii="Arial" w:hAnsi="Arial" w:cs="Arial"/>
          </w:rPr>
          <w:delText>(</w:delText>
        </w:r>
        <w:r w:rsidDel="00B1281F">
          <w:rPr>
            <w:rFonts w:ascii="Arial" w:hAnsi="Arial" w:cs="Arial"/>
          </w:rPr>
          <w:delText>Год, месяц)</w:delText>
        </w:r>
      </w:del>
      <w:r w:rsidRPr="006E306D">
        <w:rPr>
          <w:rFonts w:ascii="Arial" w:hAnsi="Arial" w:cs="Arial"/>
        </w:rPr>
        <w:t>.</w:t>
      </w:r>
    </w:p>
    <w:p w14:paraId="24C101A1" w14:textId="569EC306" w:rsidR="006E306D" w:rsidRDefault="00E667F9" w:rsidP="00275CA1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IW</w:t>
      </w:r>
      <w:r w:rsidR="006E306D" w:rsidRPr="006E306D">
        <w:rPr>
          <w:rFonts w:ascii="Arial" w:hAnsi="Arial" w:cs="Arial"/>
        </w:rPr>
        <w:t>37</w:t>
      </w:r>
      <w:r w:rsidRPr="006E306D">
        <w:rPr>
          <w:rFonts w:ascii="Arial" w:hAnsi="Arial" w:cs="Arial"/>
        </w:rPr>
        <w:t xml:space="preserve"> </w:t>
      </w:r>
      <w:r w:rsidR="00302D02">
        <w:rPr>
          <w:rFonts w:ascii="Arial" w:hAnsi="Arial" w:cs="Arial"/>
        </w:rPr>
        <w:t xml:space="preserve">- </w:t>
      </w:r>
      <w:r w:rsidR="006E306D" w:rsidRPr="006E306D">
        <w:rPr>
          <w:rFonts w:ascii="Arial" w:hAnsi="Arial" w:cs="Arial"/>
        </w:rPr>
        <w:t>Изменение операций</w:t>
      </w:r>
      <w:r w:rsidR="006E306D" w:rsidRPr="006E306D" w:rsidDel="006E306D">
        <w:rPr>
          <w:rFonts w:ascii="Arial" w:hAnsi="Arial" w:cs="Arial"/>
        </w:rPr>
        <w:t xml:space="preserve"> </w:t>
      </w:r>
    </w:p>
    <w:p w14:paraId="4E327B78" w14:textId="77777777" w:rsidR="001C42E3" w:rsidRPr="006E306D" w:rsidRDefault="001C42E3" w:rsidP="001A4543">
      <w:pPr>
        <w:pStyle w:val="afa"/>
        <w:spacing w:after="240" w:line="276" w:lineRule="auto"/>
        <w:ind w:left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Поля для заполнения на селекционном экране:</w:t>
      </w:r>
    </w:p>
    <w:p w14:paraId="01B78509" w14:textId="77777777" w:rsidR="001C42E3" w:rsidRPr="00777793" w:rsidRDefault="001C42E3" w:rsidP="001C42E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787766F5" w14:textId="77777777" w:rsidR="001C42E3" w:rsidRPr="00777793" w:rsidRDefault="001C42E3" w:rsidP="001C42E3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17B5CA28" w14:textId="77777777" w:rsidR="001C42E3" w:rsidRDefault="001C42E3" w:rsidP="001C42E3">
      <w:pPr>
        <w:spacing w:after="240" w:line="276" w:lineRule="auto"/>
        <w:ind w:firstLine="567"/>
        <w:jc w:val="left"/>
        <w:rPr>
          <w:ins w:id="1846" w:author="Попова Дарья" w:date="2020-07-22T18:50:00Z"/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4F3B0CF" w14:textId="77777777" w:rsidR="008F3751" w:rsidRDefault="008F3751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ins w:id="1847" w:author="Попова Дарья" w:date="2020-07-22T18:50:00Z"/>
          <w:rFonts w:ascii="Arial" w:hAnsi="Arial" w:cs="Arial"/>
        </w:rPr>
        <w:pPrChange w:id="1848" w:author="Попова Дарья" w:date="2020-07-22T18:50:00Z">
          <w:pPr>
            <w:pStyle w:val="afa"/>
            <w:numPr>
              <w:numId w:val="32"/>
            </w:numPr>
            <w:tabs>
              <w:tab w:val="left" w:pos="567"/>
            </w:tabs>
            <w:spacing w:after="240" w:line="276" w:lineRule="auto"/>
            <w:ind w:left="1287" w:hanging="360"/>
          </w:pPr>
        </w:pPrChange>
      </w:pPr>
      <w:ins w:id="1849" w:author="Попова Дарья" w:date="2020-07-22T18:50:00Z">
        <w:r w:rsidRPr="008F3751">
          <w:rPr>
            <w:rFonts w:ascii="Arial" w:hAnsi="Arial" w:cs="Arial"/>
            <w:rPrChange w:id="1850" w:author="Попова Дарья" w:date="2020-07-22T18:50:00Z">
              <w:rPr>
                <w:rFonts w:ascii="Arial" w:hAnsi="Arial" w:cs="Arial"/>
                <w:lang w:val="en-US"/>
              </w:rPr>
            </w:rPrChange>
          </w:rPr>
          <w:t>CJ20N</w:t>
        </w:r>
        <w:r w:rsidRPr="006C4A8D">
          <w:rPr>
            <w:rFonts w:ascii="Arial" w:hAnsi="Arial" w:cs="Arial"/>
          </w:rPr>
          <w:t xml:space="preserve"> – Project Builder.</w:t>
        </w:r>
      </w:ins>
    </w:p>
    <w:p w14:paraId="32020D54" w14:textId="03D2BEC8" w:rsidR="008F3751" w:rsidRPr="00F83697" w:rsidDel="00502794" w:rsidRDefault="008F3751">
      <w:pPr>
        <w:spacing w:after="240" w:line="276" w:lineRule="auto"/>
        <w:ind w:firstLine="567"/>
        <w:rPr>
          <w:del w:id="1851" w:author="Попова Дарья" w:date="2020-07-22T18:50:00Z"/>
          <w:rFonts w:ascii="Arial" w:hAnsi="Arial" w:cs="Arial"/>
          <w:szCs w:val="24"/>
        </w:rPr>
        <w:pPrChange w:id="1852" w:author="Попова Дарья" w:date="2020-07-23T10:28:00Z">
          <w:pPr/>
        </w:pPrChange>
      </w:pPr>
    </w:p>
    <w:p w14:paraId="2A0225A4" w14:textId="77777777" w:rsidR="00401B8F" w:rsidRPr="00254389" w:rsidRDefault="00401B8F">
      <w:pPr>
        <w:spacing w:after="240" w:line="276" w:lineRule="auto"/>
        <w:ind w:firstLine="567"/>
        <w:rPr>
          <w:rFonts w:ascii="Arial" w:hAnsi="Arial" w:cs="Arial"/>
          <w:szCs w:val="24"/>
          <w:rPrChange w:id="1853" w:author="Попова Дарья" w:date="2020-07-23T10:28:00Z">
            <w:rPr>
              <w:rFonts w:ascii="Arial" w:eastAsiaTheme="majorEastAsia" w:hAnsi="Arial" w:cs="Arial"/>
            </w:rPr>
          </w:rPrChange>
        </w:rPr>
        <w:pPrChange w:id="1854" w:author="Попова Дарья" w:date="2020-07-23T10:28:00Z">
          <w:pPr/>
        </w:pPrChange>
      </w:pPr>
    </w:p>
    <w:p w14:paraId="2F6ACD09" w14:textId="703F0B5C" w:rsidR="00401B8F" w:rsidRDefault="000E5A9A">
      <w:pPr>
        <w:pStyle w:val="4"/>
      </w:pPr>
      <w:bookmarkStart w:id="1855" w:name="_Ref39071430"/>
      <w:r>
        <w:t>Шаг процесса 130</w:t>
      </w:r>
      <w:r w:rsidR="00401B8F" w:rsidRPr="00777793">
        <w:t xml:space="preserve"> – Замена исполнителя</w:t>
      </w:r>
      <w:bookmarkEnd w:id="1855"/>
    </w:p>
    <w:p w14:paraId="3DA3CB52" w14:textId="25649451" w:rsidR="00564185" w:rsidRPr="008F3751" w:rsidDel="00254389" w:rsidRDefault="00564185">
      <w:pPr>
        <w:spacing w:after="240" w:line="276" w:lineRule="auto"/>
        <w:ind w:firstLine="567"/>
        <w:rPr>
          <w:del w:id="1856" w:author="Попова Дарья" w:date="2020-07-23T10:28:00Z"/>
          <w:rFonts w:ascii="Arial" w:hAnsi="Arial" w:cs="Arial"/>
          <w:rPrChange w:id="1857" w:author="Попова Дарья" w:date="2020-07-22T18:58:00Z">
            <w:rPr>
              <w:del w:id="1858" w:author="Попова Дарья" w:date="2020-07-23T10:28:00Z"/>
              <w:rFonts w:eastAsiaTheme="majorEastAsia"/>
              <w:i/>
              <w:caps/>
            </w:rPr>
          </w:rPrChange>
        </w:rPr>
        <w:pPrChange w:id="1859" w:author="Попова Дарья" w:date="2020-07-22T18:58:00Z">
          <w:pPr/>
        </w:pPrChange>
      </w:pPr>
    </w:p>
    <w:p w14:paraId="3324027B" w14:textId="6854BAC0" w:rsidR="00564185" w:rsidRPr="00254389" w:rsidRDefault="00401B8F">
      <w:pPr>
        <w:spacing w:after="240" w:line="276" w:lineRule="auto"/>
        <w:ind w:firstLine="567"/>
        <w:rPr>
          <w:rFonts w:ascii="Arial" w:hAnsi="Arial" w:cs="Arial"/>
          <w:szCs w:val="24"/>
        </w:rPr>
        <w:pPrChange w:id="1860" w:author="Попова Дарья" w:date="2020-07-22T18:58:00Z">
          <w:pPr>
            <w:ind w:firstLine="567"/>
          </w:pPr>
        </w:pPrChange>
      </w:pPr>
      <w:r w:rsidRPr="00F83697">
        <w:rPr>
          <w:rFonts w:ascii="Arial" w:hAnsi="Arial" w:cs="Arial"/>
          <w:szCs w:val="24"/>
        </w:rPr>
        <w:t xml:space="preserve">В случае </w:t>
      </w:r>
      <w:r w:rsidR="00564185" w:rsidRPr="00547363">
        <w:rPr>
          <w:rFonts w:ascii="Arial" w:hAnsi="Arial" w:cs="Arial"/>
          <w:szCs w:val="24"/>
        </w:rPr>
        <w:t>выявления перегруженных собственных ресурсов на шаге 100</w:t>
      </w:r>
      <w:r w:rsidR="00B23747" w:rsidRPr="00B95BF0">
        <w:rPr>
          <w:rFonts w:ascii="Arial" w:hAnsi="Arial" w:cs="Arial"/>
          <w:szCs w:val="24"/>
        </w:rPr>
        <w:t xml:space="preserve"> </w:t>
      </w:r>
      <w:r w:rsidR="00564185" w:rsidRPr="00E81FA0">
        <w:rPr>
          <w:rFonts w:ascii="Arial" w:hAnsi="Arial" w:cs="Arial"/>
          <w:szCs w:val="24"/>
        </w:rPr>
        <w:t>и отсутствии окон в их загрузке, Планировщик ТОиР УО</w:t>
      </w:r>
      <w:ins w:id="1861" w:author="Попова Дарья" w:date="2020-07-22T19:02:00Z">
        <w:r w:rsidR="00502794" w:rsidRPr="0011190A">
          <w:rPr>
            <w:rFonts w:ascii="Arial" w:hAnsi="Arial" w:cs="Arial"/>
            <w:szCs w:val="24"/>
          </w:rPr>
          <w:t xml:space="preserve"> или Планировщик ЗиС УО</w:t>
        </w:r>
      </w:ins>
      <w:r w:rsidR="00564185" w:rsidRPr="00C44FAF">
        <w:rPr>
          <w:rFonts w:ascii="Arial" w:hAnsi="Arial" w:cs="Arial"/>
          <w:szCs w:val="24"/>
        </w:rPr>
        <w:t xml:space="preserve"> </w:t>
      </w:r>
      <w:r w:rsidR="00B23747" w:rsidRPr="00E0742C">
        <w:rPr>
          <w:rFonts w:ascii="Arial" w:hAnsi="Arial" w:cs="Arial"/>
          <w:szCs w:val="24"/>
        </w:rPr>
        <w:t xml:space="preserve">проверяет возможность замены, и, если замена возможна, </w:t>
      </w:r>
      <w:r w:rsidRPr="003C42D3">
        <w:rPr>
          <w:rFonts w:ascii="Arial" w:hAnsi="Arial" w:cs="Arial"/>
          <w:szCs w:val="24"/>
        </w:rPr>
        <w:t>производит заме</w:t>
      </w:r>
      <w:r w:rsidR="006C614C" w:rsidRPr="002024F0">
        <w:rPr>
          <w:rFonts w:ascii="Arial" w:hAnsi="Arial" w:cs="Arial"/>
          <w:szCs w:val="24"/>
        </w:rPr>
        <w:t>ну исполнителя</w:t>
      </w:r>
      <w:ins w:id="1862" w:author="Попова Дарья" w:date="2020-07-22T19:03:00Z">
        <w:r w:rsidR="00502794" w:rsidRPr="00254389">
          <w:rPr>
            <w:rFonts w:ascii="Arial" w:hAnsi="Arial" w:cs="Arial"/>
            <w:szCs w:val="24"/>
            <w:rPrChange w:id="1863" w:author="Попова Дарья" w:date="2020-07-23T10:28:00Z">
              <w:rPr>
                <w:rFonts w:ascii="Arial" w:hAnsi="Arial" w:cs="Arial"/>
              </w:rPr>
            </w:rPrChange>
          </w:rPr>
          <w:t xml:space="preserve"> на заказе или сетевом графике</w:t>
        </w:r>
      </w:ins>
      <w:r w:rsidR="00B23747" w:rsidRPr="00254389">
        <w:rPr>
          <w:rFonts w:ascii="Arial" w:hAnsi="Arial" w:cs="Arial"/>
          <w:szCs w:val="24"/>
          <w:rPrChange w:id="1864" w:author="Попова Дарья" w:date="2020-07-23T10:28:00Z">
            <w:rPr>
              <w:rFonts w:ascii="Arial" w:hAnsi="Arial" w:cs="Arial"/>
            </w:rPr>
          </w:rPrChange>
        </w:rPr>
        <w:t xml:space="preserve"> и</w:t>
      </w:r>
      <w:r w:rsidR="006C614C" w:rsidRPr="00254389">
        <w:rPr>
          <w:rFonts w:ascii="Arial" w:hAnsi="Arial" w:cs="Arial"/>
          <w:szCs w:val="24"/>
          <w:rPrChange w:id="1865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ins w:id="1866" w:author="Попова Дарья" w:date="2020-07-22T19:02:00Z">
        <w:r w:rsidR="00502794" w:rsidRPr="00254389">
          <w:rPr>
            <w:rFonts w:ascii="Arial" w:hAnsi="Arial" w:cs="Arial"/>
            <w:szCs w:val="24"/>
            <w:rPrChange w:id="1867" w:author="Попова Дарья" w:date="2020-07-23T10:28:00Z">
              <w:rPr>
                <w:rFonts w:ascii="Arial" w:hAnsi="Arial" w:cs="Arial"/>
              </w:rPr>
            </w:rPrChange>
          </w:rPr>
          <w:t xml:space="preserve">на заказе ТОРО </w:t>
        </w:r>
      </w:ins>
      <w:r w:rsidR="006C614C" w:rsidRPr="00254389">
        <w:rPr>
          <w:rFonts w:ascii="Arial" w:hAnsi="Arial" w:cs="Arial"/>
          <w:szCs w:val="24"/>
          <w:rPrChange w:id="1868" w:author="Попова Дарья" w:date="2020-07-23T10:28:00Z">
            <w:rPr>
              <w:rFonts w:ascii="Arial" w:hAnsi="Arial" w:cs="Arial"/>
            </w:rPr>
          </w:rPrChange>
        </w:rPr>
        <w:t>устанавливает статус ИСПЗ - Исполнители заменены</w:t>
      </w:r>
      <w:r w:rsidR="00D271D7" w:rsidRPr="00254389">
        <w:rPr>
          <w:rFonts w:ascii="Arial" w:hAnsi="Arial" w:cs="Arial"/>
          <w:szCs w:val="24"/>
        </w:rPr>
        <w:t>.</w:t>
      </w:r>
      <w:r w:rsidR="00564185" w:rsidRPr="00254389">
        <w:rPr>
          <w:rFonts w:ascii="Arial" w:hAnsi="Arial" w:cs="Arial"/>
          <w:szCs w:val="24"/>
        </w:rPr>
        <w:t xml:space="preserve"> </w:t>
      </w:r>
    </w:p>
    <w:p w14:paraId="0E35F7E0" w14:textId="158D47B2" w:rsidR="00564185" w:rsidRPr="00E81FA0" w:rsidRDefault="00564185">
      <w:pPr>
        <w:spacing w:after="240" w:line="276" w:lineRule="auto"/>
        <w:ind w:firstLine="567"/>
        <w:rPr>
          <w:rFonts w:ascii="Arial" w:hAnsi="Arial" w:cs="Arial"/>
          <w:szCs w:val="24"/>
        </w:rPr>
        <w:pPrChange w:id="1869" w:author="Попова Дарья" w:date="2020-07-22T18:58:00Z">
          <w:pPr>
            <w:ind w:firstLine="567"/>
          </w:pPr>
        </w:pPrChange>
      </w:pPr>
      <w:r w:rsidRPr="00254389">
        <w:rPr>
          <w:rFonts w:ascii="Arial" w:hAnsi="Arial" w:cs="Arial"/>
          <w:szCs w:val="24"/>
        </w:rPr>
        <w:t xml:space="preserve">Для </w:t>
      </w:r>
      <w:r w:rsidRPr="00F83697">
        <w:rPr>
          <w:rFonts w:ascii="Arial" w:hAnsi="Arial" w:cs="Arial"/>
          <w:szCs w:val="24"/>
        </w:rPr>
        <w:t>анализа и выбора</w:t>
      </w:r>
      <w:r w:rsidRPr="00547363">
        <w:rPr>
          <w:rFonts w:ascii="Arial" w:hAnsi="Arial" w:cs="Arial"/>
          <w:szCs w:val="24"/>
        </w:rPr>
        <w:t xml:space="preserve"> исполнителя на основе информации по ранее проведенным работам Планировщик ТОиР УО</w:t>
      </w:r>
      <w:ins w:id="1870" w:author="Попова Дарья" w:date="2020-07-22T19:03:00Z">
        <w:r w:rsidR="00502794" w:rsidRPr="00B95BF0">
          <w:rPr>
            <w:rFonts w:ascii="Arial" w:hAnsi="Arial" w:cs="Arial"/>
            <w:szCs w:val="24"/>
          </w:rPr>
          <w:t xml:space="preserve"> или Планировщик ЗиС УО</w:t>
        </w:r>
      </w:ins>
      <w:r w:rsidRPr="00E81FA0">
        <w:rPr>
          <w:rFonts w:ascii="Arial" w:hAnsi="Arial" w:cs="Arial"/>
          <w:szCs w:val="24"/>
        </w:rPr>
        <w:t xml:space="preserve"> использует </w:t>
      </w:r>
      <w:r w:rsidR="00172B3F" w:rsidRPr="0011190A">
        <w:rPr>
          <w:rFonts w:ascii="Arial" w:hAnsi="Arial" w:cs="Arial"/>
          <w:szCs w:val="24"/>
        </w:rPr>
        <w:t>транзакцию</w:t>
      </w:r>
      <w:r w:rsidRPr="00C44FAF">
        <w:rPr>
          <w:rFonts w:ascii="Arial" w:hAnsi="Arial" w:cs="Arial"/>
          <w:szCs w:val="24"/>
        </w:rPr>
        <w:t xml:space="preserve"> «</w:t>
      </w:r>
      <w:r w:rsidRPr="00254389">
        <w:rPr>
          <w:rFonts w:ascii="Arial" w:hAnsi="Arial" w:cs="Arial"/>
          <w:szCs w:val="24"/>
          <w:rPrChange w:id="1871" w:author="Попова Дарья" w:date="2020-07-23T10:28:00Z">
            <w:rPr>
              <w:rFonts w:ascii="Arial" w:hAnsi="Arial" w:cs="Arial"/>
              <w:lang w:val="en-US"/>
            </w:rPr>
          </w:rPrChange>
        </w:rPr>
        <w:t>ZPM</w:t>
      </w:r>
      <w:r w:rsidRPr="00F83697">
        <w:rPr>
          <w:rFonts w:ascii="Arial" w:hAnsi="Arial" w:cs="Arial"/>
          <w:szCs w:val="24"/>
        </w:rPr>
        <w:t>_</w:t>
      </w:r>
      <w:r w:rsidRPr="00254389">
        <w:rPr>
          <w:rFonts w:ascii="Arial" w:hAnsi="Arial" w:cs="Arial"/>
          <w:szCs w:val="24"/>
          <w:rPrChange w:id="1872" w:author="Попова Дарья" w:date="2020-07-23T10:28:00Z">
            <w:rPr>
              <w:rFonts w:ascii="Arial" w:hAnsi="Arial" w:cs="Arial"/>
              <w:lang w:val="en-US"/>
            </w:rPr>
          </w:rPrChange>
        </w:rPr>
        <w:t>CNTR</w:t>
      </w:r>
      <w:r w:rsidRPr="00F83697">
        <w:rPr>
          <w:rFonts w:ascii="Arial" w:hAnsi="Arial" w:cs="Arial"/>
          <w:szCs w:val="24"/>
        </w:rPr>
        <w:t xml:space="preserve"> – Отчет по анализу исполнителей».</w:t>
      </w:r>
      <w:r w:rsidR="00617741" w:rsidRPr="00547363">
        <w:rPr>
          <w:rFonts w:ascii="Arial" w:hAnsi="Arial" w:cs="Arial"/>
          <w:szCs w:val="24"/>
        </w:rPr>
        <w:t xml:space="preserve"> В рамках отчета реализуется функция изменения данных операций</w:t>
      </w:r>
      <w:r w:rsidR="00617741" w:rsidRPr="00B95BF0">
        <w:rPr>
          <w:rFonts w:ascii="Arial" w:hAnsi="Arial" w:cs="Arial"/>
          <w:szCs w:val="24"/>
        </w:rPr>
        <w:t xml:space="preserve"> Заказа в автоматическом режиме на основе данных Заказа ТОРО, используемого в качестве образца.</w:t>
      </w:r>
    </w:p>
    <w:p w14:paraId="5F2DC372" w14:textId="17ACF608" w:rsidR="00401B8F" w:rsidRPr="00254389" w:rsidRDefault="00401B8F">
      <w:pPr>
        <w:spacing w:after="240" w:line="276" w:lineRule="auto"/>
        <w:ind w:firstLine="567"/>
        <w:rPr>
          <w:rFonts w:ascii="Arial" w:hAnsi="Arial" w:cs="Arial"/>
          <w:szCs w:val="24"/>
          <w:rPrChange w:id="1873" w:author="Попова Дарья" w:date="2020-07-23T10:28:00Z">
            <w:rPr>
              <w:rFonts w:ascii="Arial" w:hAnsi="Arial" w:cs="Arial"/>
            </w:rPr>
          </w:rPrChange>
        </w:rPr>
        <w:pPrChange w:id="1874" w:author="Попова Дарья" w:date="2020-07-22T18:58:00Z">
          <w:pPr>
            <w:spacing w:before="120"/>
            <w:ind w:firstLine="567"/>
          </w:pPr>
        </w:pPrChange>
      </w:pPr>
      <w:r w:rsidRPr="0011190A">
        <w:rPr>
          <w:rFonts w:ascii="Arial" w:hAnsi="Arial" w:cs="Arial"/>
          <w:szCs w:val="24"/>
        </w:rPr>
        <w:t>Обслуживание техники на гарантии должно выполняться только официальными ди</w:t>
      </w:r>
      <w:r w:rsidRPr="00C44FAF">
        <w:rPr>
          <w:rFonts w:ascii="Arial" w:hAnsi="Arial" w:cs="Arial"/>
          <w:szCs w:val="24"/>
        </w:rPr>
        <w:t>лерами</w:t>
      </w:r>
      <w:r w:rsidR="007101A0" w:rsidRPr="00E0742C">
        <w:rPr>
          <w:rFonts w:ascii="Arial" w:hAnsi="Arial" w:cs="Arial"/>
          <w:szCs w:val="24"/>
        </w:rPr>
        <w:t>, если это прописано в договоре поставки оборудования</w:t>
      </w:r>
      <w:r w:rsidRPr="003C42D3">
        <w:rPr>
          <w:rFonts w:ascii="Arial" w:hAnsi="Arial" w:cs="Arial"/>
          <w:szCs w:val="24"/>
        </w:rPr>
        <w:t>.</w:t>
      </w:r>
      <w:r w:rsidR="00297988" w:rsidRPr="002024F0">
        <w:rPr>
          <w:rFonts w:ascii="Arial" w:hAnsi="Arial" w:cs="Arial"/>
          <w:szCs w:val="24"/>
        </w:rPr>
        <w:t xml:space="preserve"> </w:t>
      </w:r>
      <w:r w:rsidR="004035E5" w:rsidRPr="00254389">
        <w:rPr>
          <w:rFonts w:ascii="Arial" w:hAnsi="Arial" w:cs="Arial"/>
          <w:szCs w:val="24"/>
          <w:rPrChange w:id="1875" w:author="Попова Дарья" w:date="2020-07-23T10:28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254389">
        <w:rPr>
          <w:rFonts w:ascii="Arial" w:hAnsi="Arial" w:cs="Arial"/>
          <w:szCs w:val="24"/>
          <w:rPrChange w:id="1876" w:author="Попова Дарья" w:date="2020-07-23T10:28:00Z">
            <w:rPr>
              <w:rFonts w:ascii="Arial" w:hAnsi="Arial" w:cs="Arial"/>
            </w:rPr>
          </w:rPrChange>
        </w:rPr>
        <w:t>УО</w:t>
      </w:r>
      <w:r w:rsidR="00611FD1" w:rsidRPr="00254389">
        <w:rPr>
          <w:rFonts w:ascii="Arial" w:hAnsi="Arial" w:cs="Arial"/>
          <w:szCs w:val="24"/>
          <w:rPrChange w:id="1877" w:author="Попова Дарья" w:date="2020-07-23T10:28:00Z">
            <w:rPr>
              <w:rFonts w:ascii="Arial" w:hAnsi="Arial" w:cs="Arial"/>
            </w:rPr>
          </w:rPrChange>
        </w:rPr>
        <w:t xml:space="preserve">, </w:t>
      </w:r>
      <w:r w:rsidRPr="00254389">
        <w:rPr>
          <w:rFonts w:ascii="Arial" w:hAnsi="Arial" w:cs="Arial"/>
          <w:szCs w:val="24"/>
          <w:rPrChange w:id="1878" w:author="Попова Дарья" w:date="2020-07-23T10:28:00Z">
            <w:rPr>
              <w:rFonts w:ascii="Arial" w:hAnsi="Arial" w:cs="Arial"/>
            </w:rPr>
          </w:rPrChange>
        </w:rPr>
        <w:t xml:space="preserve">в системе </w:t>
      </w:r>
      <w:r w:rsidR="001D71FB" w:rsidRPr="00254389">
        <w:rPr>
          <w:rFonts w:ascii="Arial" w:hAnsi="Arial" w:cs="Arial"/>
          <w:szCs w:val="24"/>
          <w:rPrChange w:id="1879" w:author="Попова Дарья" w:date="2020-07-23T10:28:00Z">
            <w:rPr>
              <w:rFonts w:ascii="Arial" w:hAnsi="Arial" w:cs="Arial"/>
              <w:lang w:val="en-US"/>
            </w:rPr>
          </w:rPrChange>
        </w:rPr>
        <w:t>SAP</w:t>
      </w:r>
      <w:r w:rsidR="001D71FB" w:rsidRPr="00F83697">
        <w:rPr>
          <w:rFonts w:ascii="Arial" w:hAnsi="Arial" w:cs="Arial"/>
          <w:szCs w:val="24"/>
        </w:rPr>
        <w:t xml:space="preserve"> </w:t>
      </w:r>
      <w:r w:rsidR="001D71FB" w:rsidRPr="00254389">
        <w:rPr>
          <w:rFonts w:ascii="Arial" w:hAnsi="Arial" w:cs="Arial"/>
          <w:szCs w:val="24"/>
          <w:rPrChange w:id="1880" w:author="Попова Дарья" w:date="2020-07-23T10:28:00Z">
            <w:rPr>
              <w:rFonts w:ascii="Arial" w:hAnsi="Arial" w:cs="Arial"/>
              <w:lang w:val="en-US"/>
            </w:rPr>
          </w:rPrChange>
        </w:rPr>
        <w:t>S</w:t>
      </w:r>
      <w:r w:rsidR="001D71FB" w:rsidRPr="00F83697">
        <w:rPr>
          <w:rFonts w:ascii="Arial" w:hAnsi="Arial" w:cs="Arial"/>
          <w:szCs w:val="24"/>
        </w:rPr>
        <w:t>/4</w:t>
      </w:r>
      <w:r w:rsidR="001D71FB" w:rsidRPr="00254389">
        <w:rPr>
          <w:rFonts w:ascii="Arial" w:hAnsi="Arial" w:cs="Arial"/>
          <w:szCs w:val="24"/>
          <w:rPrChange w:id="1881" w:author="Попова Дарья" w:date="2020-07-23T10:28:00Z">
            <w:rPr>
              <w:rFonts w:ascii="Arial" w:hAnsi="Arial" w:cs="Arial"/>
              <w:lang w:val="en-US"/>
            </w:rPr>
          </w:rPrChange>
        </w:rPr>
        <w:t>HANA</w:t>
      </w:r>
      <w:r w:rsidR="00611FD1" w:rsidRPr="00F83697">
        <w:rPr>
          <w:rFonts w:ascii="Arial" w:hAnsi="Arial" w:cs="Arial"/>
          <w:szCs w:val="24"/>
        </w:rPr>
        <w:t xml:space="preserve">, </w:t>
      </w:r>
      <w:r w:rsidRPr="00547363">
        <w:rPr>
          <w:rFonts w:ascii="Arial" w:hAnsi="Arial" w:cs="Arial"/>
          <w:szCs w:val="24"/>
        </w:rPr>
        <w:t>проводит проверку на наличие гарантии по соответствующему оборудованию, указанному в качестве ссылочного объекта в Заказе</w:t>
      </w:r>
      <w:r w:rsidR="00611FD1" w:rsidRPr="00B95BF0">
        <w:rPr>
          <w:rFonts w:ascii="Arial" w:hAnsi="Arial" w:cs="Arial"/>
          <w:szCs w:val="24"/>
        </w:rPr>
        <w:t xml:space="preserve"> ТОРО</w:t>
      </w:r>
      <w:r w:rsidR="007B7457" w:rsidRPr="00E81FA0">
        <w:rPr>
          <w:rFonts w:ascii="Arial" w:hAnsi="Arial" w:cs="Arial"/>
          <w:szCs w:val="24"/>
        </w:rPr>
        <w:t xml:space="preserve"> (при помощи расширения с</w:t>
      </w:r>
      <w:r w:rsidR="007B7457" w:rsidRPr="0011190A">
        <w:rPr>
          <w:rFonts w:ascii="Arial" w:hAnsi="Arial" w:cs="Arial"/>
          <w:szCs w:val="24"/>
        </w:rPr>
        <w:t xml:space="preserve">тандартной транзакции </w:t>
      </w:r>
      <w:r w:rsidR="00E667F9" w:rsidRPr="00C44FAF">
        <w:rPr>
          <w:rFonts w:ascii="Arial" w:hAnsi="Arial" w:cs="Arial"/>
          <w:szCs w:val="24"/>
        </w:rPr>
        <w:t>«IW38 Список заказов ТОРО (изменение)»</w:t>
      </w:r>
      <w:r w:rsidR="00F572FD" w:rsidRPr="00E0742C">
        <w:rPr>
          <w:rFonts w:ascii="Arial" w:hAnsi="Arial" w:cs="Arial"/>
          <w:szCs w:val="24"/>
        </w:rPr>
        <w:t>– см. описание в разделе 5.10.7.5 КД «</w:t>
      </w:r>
      <w:del w:id="1882" w:author="Александр Шрамков" w:date="2021-03-10T18:18:00Z">
        <w:r w:rsidR="00F572FD" w:rsidRPr="003C42D3" w:rsidDel="00923C4E">
          <w:rPr>
            <w:rFonts w:ascii="Arial" w:hAnsi="Arial" w:cs="Arial"/>
            <w:szCs w:val="24"/>
          </w:rPr>
          <w:delText>ERP.</w:delText>
        </w:r>
        <w:r w:rsidR="000302CF" w:rsidRPr="002024F0" w:rsidDel="00923C4E">
          <w:rPr>
            <w:rFonts w:ascii="Arial" w:hAnsi="Arial" w:cs="Arial"/>
            <w:szCs w:val="24"/>
          </w:rPr>
          <w:delText>9</w:delText>
        </w:r>
        <w:r w:rsidR="00F572FD" w:rsidRPr="00254389" w:rsidDel="00923C4E">
          <w:rPr>
            <w:rFonts w:ascii="Arial" w:hAnsi="Arial" w:cs="Arial"/>
            <w:szCs w:val="24"/>
            <w:rPrChange w:id="1883" w:author="Попова Дарья" w:date="2020-07-23T10:28:00Z">
              <w:rPr>
                <w:rFonts w:ascii="Arial" w:hAnsi="Arial" w:cs="Arial"/>
              </w:rPr>
            </w:rPrChange>
          </w:rPr>
          <w:delText>.</w:delText>
        </w:r>
      </w:del>
      <w:ins w:id="1884" w:author="Александр Шрамков" w:date="2021-03-10T18:18:00Z">
        <w:r w:rsidR="00923C4E">
          <w:rPr>
            <w:rFonts w:ascii="Arial" w:hAnsi="Arial" w:cs="Arial"/>
            <w:szCs w:val="24"/>
          </w:rPr>
          <w:t>ERP.13.</w:t>
        </w:r>
      </w:ins>
      <w:r w:rsidR="000302CF" w:rsidRPr="00547363">
        <w:rPr>
          <w:rFonts w:ascii="Arial" w:hAnsi="Arial" w:cs="Arial"/>
          <w:szCs w:val="24"/>
        </w:rPr>
        <w:t>9</w:t>
      </w:r>
      <w:r w:rsidR="00F572FD" w:rsidRPr="00B95BF0">
        <w:rPr>
          <w:rFonts w:ascii="Arial" w:hAnsi="Arial" w:cs="Arial"/>
          <w:szCs w:val="24"/>
        </w:rPr>
        <w:t>.</w:t>
      </w:r>
      <w:r w:rsidR="000302CF" w:rsidRPr="00E81FA0">
        <w:rPr>
          <w:rFonts w:ascii="Arial" w:hAnsi="Arial" w:cs="Arial"/>
          <w:szCs w:val="24"/>
        </w:rPr>
        <w:t>2.</w:t>
      </w:r>
      <w:r w:rsidR="00F572FD" w:rsidRPr="0011190A">
        <w:rPr>
          <w:rFonts w:ascii="Arial" w:hAnsi="Arial" w:cs="Arial"/>
          <w:szCs w:val="24"/>
        </w:rPr>
        <w:t>52.PM.КД Годовое планирование воздействий на ПА»)</w:t>
      </w:r>
      <w:r w:rsidR="00544132" w:rsidRPr="00C44FAF">
        <w:rPr>
          <w:rFonts w:ascii="Arial" w:hAnsi="Arial" w:cs="Arial"/>
          <w:szCs w:val="24"/>
        </w:rPr>
        <w:t>.</w:t>
      </w:r>
      <w:r w:rsidRPr="00E0742C">
        <w:rPr>
          <w:rFonts w:ascii="Arial" w:hAnsi="Arial" w:cs="Arial"/>
          <w:szCs w:val="24"/>
        </w:rPr>
        <w:t xml:space="preserve"> </w:t>
      </w:r>
      <w:r w:rsidR="00F572FD" w:rsidRPr="003C42D3">
        <w:rPr>
          <w:rFonts w:ascii="Arial" w:hAnsi="Arial" w:cs="Arial"/>
          <w:szCs w:val="24"/>
        </w:rPr>
        <w:t xml:space="preserve">Просмотр </w:t>
      </w:r>
      <w:r w:rsidRPr="002024F0">
        <w:rPr>
          <w:rFonts w:ascii="Arial" w:hAnsi="Arial" w:cs="Arial"/>
          <w:szCs w:val="24"/>
        </w:rPr>
        <w:t>сроков гарантии выполняется пут</w:t>
      </w:r>
      <w:r w:rsidR="00611FD1" w:rsidRPr="00254389">
        <w:rPr>
          <w:rFonts w:ascii="Arial" w:hAnsi="Arial" w:cs="Arial"/>
          <w:szCs w:val="24"/>
          <w:rPrChange w:id="1885" w:author="Попова Дарья" w:date="2020-07-23T10:28:00Z">
            <w:rPr>
              <w:rFonts w:ascii="Arial" w:hAnsi="Arial" w:cs="Arial"/>
            </w:rPr>
          </w:rPrChange>
        </w:rPr>
        <w:t>ем перехода в ЕО из заказа ТОРО</w:t>
      </w:r>
      <w:r w:rsidRPr="00254389">
        <w:rPr>
          <w:rFonts w:ascii="Arial" w:hAnsi="Arial" w:cs="Arial"/>
          <w:szCs w:val="24"/>
          <w:rPrChange w:id="1886" w:author="Попова Дарья" w:date="2020-07-23T10:28:00Z">
            <w:rPr>
              <w:rFonts w:ascii="Arial" w:hAnsi="Arial" w:cs="Arial"/>
            </w:rPr>
          </w:rPrChange>
        </w:rPr>
        <w:t>.</w:t>
      </w:r>
    </w:p>
    <w:p w14:paraId="609A845A" w14:textId="1741AA55" w:rsidR="007727BA" w:rsidRPr="00254389" w:rsidRDefault="00401B8F" w:rsidP="00DD0D1E">
      <w:pPr>
        <w:spacing w:after="240" w:line="276" w:lineRule="auto"/>
        <w:ind w:firstLine="567"/>
        <w:rPr>
          <w:rFonts w:ascii="Arial" w:hAnsi="Arial" w:cs="Arial"/>
          <w:szCs w:val="24"/>
          <w:rPrChange w:id="1887" w:author="Попова Дарья" w:date="2020-07-23T10:28:00Z">
            <w:rPr>
              <w:rFonts w:ascii="Arial" w:hAnsi="Arial" w:cs="Arial"/>
            </w:rPr>
          </w:rPrChange>
        </w:rPr>
      </w:pPr>
      <w:r w:rsidRPr="00254389">
        <w:rPr>
          <w:rFonts w:ascii="Arial" w:hAnsi="Arial" w:cs="Arial"/>
          <w:szCs w:val="24"/>
          <w:rPrChange w:id="1888" w:author="Попова Дарья" w:date="2020-07-23T10:28:00Z">
            <w:rPr>
              <w:rFonts w:ascii="Arial" w:hAnsi="Arial" w:cs="Arial"/>
            </w:rPr>
          </w:rPrChange>
        </w:rPr>
        <w:t xml:space="preserve">В случае наличия </w:t>
      </w:r>
      <w:r w:rsidR="00B3357F" w:rsidRPr="00254389">
        <w:rPr>
          <w:rFonts w:ascii="Arial" w:hAnsi="Arial" w:cs="Arial"/>
          <w:szCs w:val="24"/>
          <w:rPrChange w:id="1889" w:author="Попова Дарья" w:date="2020-07-23T10:28:00Z">
            <w:rPr>
              <w:rFonts w:ascii="Arial" w:hAnsi="Arial" w:cs="Arial"/>
            </w:rPr>
          </w:rPrChange>
        </w:rPr>
        <w:t>действующей</w:t>
      </w:r>
      <w:r w:rsidRPr="00254389">
        <w:rPr>
          <w:rFonts w:ascii="Arial" w:hAnsi="Arial" w:cs="Arial"/>
          <w:szCs w:val="24"/>
          <w:rPrChange w:id="1890" w:author="Попова Дарья" w:date="2020-07-23T10:28:00Z">
            <w:rPr>
              <w:rFonts w:ascii="Arial" w:hAnsi="Arial" w:cs="Arial"/>
            </w:rPr>
          </w:rPrChange>
        </w:rPr>
        <w:t xml:space="preserve"> гарантии </w:t>
      </w:r>
      <w:r w:rsidR="004035E5" w:rsidRPr="00254389">
        <w:rPr>
          <w:rFonts w:ascii="Arial" w:hAnsi="Arial" w:cs="Arial"/>
          <w:szCs w:val="24"/>
          <w:rPrChange w:id="1891" w:author="Попова Дарья" w:date="2020-07-23T10:28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254389">
        <w:rPr>
          <w:rFonts w:ascii="Arial" w:hAnsi="Arial" w:cs="Arial"/>
          <w:szCs w:val="24"/>
          <w:rPrChange w:id="1892" w:author="Попова Дарья" w:date="2020-07-23T10:28:00Z">
            <w:rPr>
              <w:rFonts w:ascii="Arial" w:hAnsi="Arial" w:cs="Arial"/>
            </w:rPr>
          </w:rPrChange>
        </w:rPr>
        <w:t xml:space="preserve">УО </w:t>
      </w:r>
      <w:r w:rsidRPr="00254389">
        <w:rPr>
          <w:rFonts w:ascii="Arial" w:hAnsi="Arial" w:cs="Arial"/>
          <w:szCs w:val="24"/>
          <w:rPrChange w:id="1893" w:author="Попова Дарья" w:date="2020-07-23T10:28:00Z">
            <w:rPr>
              <w:rFonts w:ascii="Arial" w:hAnsi="Arial" w:cs="Arial"/>
            </w:rPr>
          </w:rPrChange>
        </w:rPr>
        <w:t>инициирует перепланирование Заказа</w:t>
      </w:r>
      <w:r w:rsidR="00611FD1" w:rsidRPr="00254389">
        <w:rPr>
          <w:rFonts w:ascii="Arial" w:hAnsi="Arial" w:cs="Arial"/>
          <w:szCs w:val="24"/>
          <w:rPrChange w:id="1894" w:author="Попова Дарья" w:date="2020-07-23T10:28:00Z">
            <w:rPr>
              <w:rFonts w:ascii="Arial" w:hAnsi="Arial" w:cs="Arial"/>
            </w:rPr>
          </w:rPrChange>
        </w:rPr>
        <w:t xml:space="preserve"> ТОРО</w:t>
      </w:r>
      <w:r w:rsidRPr="00254389">
        <w:rPr>
          <w:rFonts w:ascii="Arial" w:hAnsi="Arial" w:cs="Arial"/>
          <w:szCs w:val="24"/>
          <w:rPrChange w:id="1895" w:author="Попова Дарья" w:date="2020-07-23T10:28:00Z">
            <w:rPr>
              <w:rFonts w:ascii="Arial" w:hAnsi="Arial" w:cs="Arial"/>
            </w:rPr>
          </w:rPrChange>
        </w:rPr>
        <w:t xml:space="preserve">: </w:t>
      </w:r>
      <w:r w:rsidR="00297988" w:rsidRPr="00254389">
        <w:rPr>
          <w:rFonts w:ascii="Arial" w:hAnsi="Arial" w:cs="Arial"/>
          <w:szCs w:val="24"/>
          <w:rPrChange w:id="1896" w:author="Попова Дарья" w:date="2020-07-23T10:28:00Z">
            <w:rPr>
              <w:rFonts w:ascii="Arial" w:hAnsi="Arial" w:cs="Arial"/>
            </w:rPr>
          </w:rPrChange>
        </w:rPr>
        <w:t xml:space="preserve">выполняет </w:t>
      </w:r>
      <w:r w:rsidRPr="00254389">
        <w:rPr>
          <w:rFonts w:ascii="Arial" w:hAnsi="Arial" w:cs="Arial"/>
          <w:szCs w:val="24"/>
          <w:rPrChange w:id="1897" w:author="Попова Дарья" w:date="2020-07-23T10:28:00Z">
            <w:rPr>
              <w:rFonts w:ascii="Arial" w:hAnsi="Arial" w:cs="Arial"/>
            </w:rPr>
          </w:rPrChange>
        </w:rPr>
        <w:t xml:space="preserve">замену исполнителя ТОиР на </w:t>
      </w:r>
      <w:r w:rsidR="00B3357F" w:rsidRPr="00254389">
        <w:rPr>
          <w:rFonts w:ascii="Arial" w:hAnsi="Arial" w:cs="Arial"/>
          <w:szCs w:val="24"/>
          <w:rPrChange w:id="1898" w:author="Попова Дарья" w:date="2020-07-23T10:28:00Z">
            <w:rPr>
              <w:rFonts w:ascii="Arial" w:hAnsi="Arial" w:cs="Arial"/>
            </w:rPr>
          </w:rPrChange>
        </w:rPr>
        <w:t>контрагента, который должен осуществлять гарантийное обслуживание</w:t>
      </w:r>
      <w:r w:rsidRPr="00254389">
        <w:rPr>
          <w:rFonts w:ascii="Arial" w:hAnsi="Arial" w:cs="Arial"/>
          <w:szCs w:val="24"/>
          <w:rPrChange w:id="1899" w:author="Попова Дарья" w:date="2020-07-23T10:28:00Z">
            <w:rPr>
              <w:rFonts w:ascii="Arial" w:hAnsi="Arial" w:cs="Arial"/>
            </w:rPr>
          </w:rPrChange>
        </w:rPr>
        <w:t xml:space="preserve">, </w:t>
      </w:r>
      <w:r w:rsidR="00297988" w:rsidRPr="00254389">
        <w:rPr>
          <w:rFonts w:ascii="Arial" w:hAnsi="Arial" w:cs="Arial"/>
          <w:szCs w:val="24"/>
          <w:rPrChange w:id="1900" w:author="Попова Дарья" w:date="2020-07-23T10:28:00Z">
            <w:rPr>
              <w:rFonts w:ascii="Arial" w:hAnsi="Arial" w:cs="Arial"/>
            </w:rPr>
          </w:rPrChange>
        </w:rPr>
        <w:t xml:space="preserve">и </w:t>
      </w:r>
      <w:r w:rsidR="00B3357F" w:rsidRPr="00254389">
        <w:rPr>
          <w:rFonts w:ascii="Arial" w:hAnsi="Arial" w:cs="Arial"/>
          <w:szCs w:val="24"/>
          <w:rPrChange w:id="1901" w:author="Попова Дарья" w:date="2020-07-23T10:28:00Z">
            <w:rPr>
              <w:rFonts w:ascii="Arial" w:hAnsi="Arial" w:cs="Arial"/>
            </w:rPr>
          </w:rPrChange>
        </w:rPr>
        <w:t xml:space="preserve">проверяет, что запланированное </w:t>
      </w:r>
      <w:r w:rsidR="00B3357F" w:rsidRPr="00254389">
        <w:rPr>
          <w:rFonts w:ascii="Arial" w:hAnsi="Arial" w:cs="Arial"/>
          <w:szCs w:val="24"/>
          <w:rPrChange w:id="1902" w:author="Попова Дарья" w:date="2020-07-23T10:28:00Z">
            <w:rPr>
              <w:rFonts w:ascii="Arial" w:hAnsi="Arial" w:cs="Arial"/>
            </w:rPr>
          </w:rPrChange>
        </w:rPr>
        <w:lastRenderedPageBreak/>
        <w:t xml:space="preserve">воздействие соответствует </w:t>
      </w:r>
      <w:r w:rsidRPr="00254389">
        <w:rPr>
          <w:rFonts w:ascii="Arial" w:hAnsi="Arial" w:cs="Arial"/>
          <w:szCs w:val="24"/>
          <w:rPrChange w:id="1903" w:author="Попова Дарья" w:date="2020-07-23T10:28:00Z">
            <w:rPr>
              <w:rFonts w:ascii="Arial" w:hAnsi="Arial" w:cs="Arial"/>
            </w:rPr>
          </w:rPrChange>
        </w:rPr>
        <w:t xml:space="preserve">условиям </w:t>
      </w:r>
      <w:r w:rsidR="00B3357F" w:rsidRPr="00254389">
        <w:rPr>
          <w:rFonts w:ascii="Arial" w:hAnsi="Arial" w:cs="Arial"/>
          <w:szCs w:val="24"/>
          <w:rPrChange w:id="1904" w:author="Попова Дарья" w:date="2020-07-23T10:28:00Z">
            <w:rPr>
              <w:rFonts w:ascii="Arial" w:hAnsi="Arial" w:cs="Arial"/>
            </w:rPr>
          </w:rPrChange>
        </w:rPr>
        <w:t>выполнения гарантийного обслуживания</w:t>
      </w:r>
      <w:r w:rsidRPr="00254389">
        <w:rPr>
          <w:rFonts w:ascii="Arial" w:hAnsi="Arial" w:cs="Arial"/>
          <w:szCs w:val="24"/>
          <w:rPrChange w:id="1905" w:author="Попова Дарья" w:date="2020-07-23T10:28:00Z">
            <w:rPr>
              <w:rFonts w:ascii="Arial" w:hAnsi="Arial" w:cs="Arial"/>
            </w:rPr>
          </w:rPrChange>
        </w:rPr>
        <w:t>.</w:t>
      </w:r>
      <w:r w:rsidR="005534C2" w:rsidRPr="00254389">
        <w:rPr>
          <w:rFonts w:ascii="Arial" w:hAnsi="Arial" w:cs="Arial"/>
          <w:szCs w:val="24"/>
          <w:rPrChange w:id="1906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r w:rsidR="008B6127" w:rsidRPr="00254389">
        <w:rPr>
          <w:rFonts w:ascii="Arial" w:hAnsi="Arial" w:cs="Arial"/>
          <w:szCs w:val="24"/>
          <w:rPrChange w:id="1907" w:author="Попова Дарья" w:date="2020-07-23T10:28:00Z">
            <w:rPr>
              <w:rFonts w:ascii="Arial" w:hAnsi="Arial" w:cs="Arial"/>
            </w:rPr>
          </w:rPrChange>
        </w:rPr>
        <w:t>Для</w:t>
      </w:r>
      <w:r w:rsidR="0038417F" w:rsidRPr="00254389">
        <w:rPr>
          <w:rFonts w:ascii="Arial" w:hAnsi="Arial" w:cs="Arial"/>
          <w:szCs w:val="24"/>
          <w:rPrChange w:id="1908" w:author="Попова Дарья" w:date="2020-07-23T10:28:00Z">
            <w:rPr>
              <w:rFonts w:ascii="Arial" w:hAnsi="Arial" w:cs="Arial"/>
            </w:rPr>
          </w:rPrChange>
        </w:rPr>
        <w:t xml:space="preserve"> операции заказа должен быть установлен управляющий ключ РМ03</w:t>
      </w:r>
      <w:r w:rsidR="00DB7467" w:rsidRPr="00254389">
        <w:rPr>
          <w:rFonts w:ascii="Arial" w:hAnsi="Arial" w:cs="Arial"/>
          <w:szCs w:val="24"/>
          <w:rPrChange w:id="1909" w:author="Попова Дарья" w:date="2020-07-23T10:28:00Z">
            <w:rPr>
              <w:rFonts w:ascii="Arial" w:hAnsi="Arial" w:cs="Arial"/>
            </w:rPr>
          </w:rPrChange>
        </w:rPr>
        <w:t>, который не позволяет калькулировать затраты по операции в заказе</w:t>
      </w:r>
      <w:r w:rsidR="0038417F" w:rsidRPr="00254389">
        <w:rPr>
          <w:rFonts w:ascii="Arial" w:hAnsi="Arial" w:cs="Arial"/>
          <w:szCs w:val="24"/>
          <w:rPrChange w:id="1910" w:author="Попова Дарья" w:date="2020-07-23T10:28:00Z">
            <w:rPr>
              <w:rFonts w:ascii="Arial" w:hAnsi="Arial" w:cs="Arial"/>
            </w:rPr>
          </w:rPrChange>
        </w:rPr>
        <w:t xml:space="preserve"> (см.</w:t>
      </w:r>
      <w:r w:rsidR="00DB7467" w:rsidRPr="00254389">
        <w:rPr>
          <w:rFonts w:ascii="Arial" w:hAnsi="Arial" w:cs="Arial"/>
          <w:szCs w:val="24"/>
          <w:rPrChange w:id="1911" w:author="Попова Дарья" w:date="2020-07-23T10:28:00Z">
            <w:rPr>
              <w:rFonts w:ascii="Arial" w:hAnsi="Arial" w:cs="Arial"/>
            </w:rPr>
          </w:rPrChange>
        </w:rPr>
        <w:t xml:space="preserve"> полный состав настроек управляющих ключей операций </w:t>
      </w:r>
      <w:r w:rsidR="0038417F" w:rsidRPr="00254389">
        <w:rPr>
          <w:rFonts w:ascii="Arial" w:hAnsi="Arial" w:cs="Arial"/>
          <w:szCs w:val="24"/>
          <w:rPrChange w:id="1912" w:author="Попова Дарья" w:date="2020-07-23T10:28:00Z">
            <w:rPr>
              <w:rFonts w:ascii="Arial" w:hAnsi="Arial" w:cs="Arial"/>
            </w:rPr>
          </w:rPrChange>
        </w:rPr>
        <w:t xml:space="preserve">в разделе 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13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_Ref39067450 \r \h </w:instrText>
      </w:r>
      <w:r w:rsidR="008F3751" w:rsidRPr="00254389">
        <w:rPr>
          <w:rFonts w:ascii="Arial" w:hAnsi="Arial" w:cs="Arial"/>
          <w:szCs w:val="24"/>
          <w:rPrChange w:id="1914" w:author="Попова Дарья" w:date="2020-07-23T10:28:00Z">
            <w:rPr>
              <w:rFonts w:ascii="Arial" w:hAnsi="Arial" w:cs="Arial"/>
            </w:rPr>
          </w:rPrChange>
        </w:rPr>
        <w:instrText xml:space="preserve">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15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r w:rsidR="00DD0D1E">
        <w:rPr>
          <w:rFonts w:ascii="Arial" w:hAnsi="Arial" w:cs="Arial"/>
          <w:szCs w:val="24"/>
        </w:rPr>
        <w:t>5.10.3</w:t>
      </w:r>
      <w:r w:rsidR="0056506C" w:rsidRPr="00547363">
        <w:rPr>
          <w:rFonts w:ascii="Arial" w:hAnsi="Arial" w:cs="Arial"/>
          <w:szCs w:val="24"/>
        </w:rPr>
        <w:fldChar w:fldCharType="end"/>
      </w:r>
      <w:r w:rsidR="0056506C" w:rsidRPr="00F83697">
        <w:rPr>
          <w:rFonts w:ascii="Arial" w:hAnsi="Arial" w:cs="Arial"/>
          <w:szCs w:val="24"/>
        </w:rPr>
        <w:t xml:space="preserve"> 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16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_Ref39067457 \h 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17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ins w:id="1918" w:author="ShramkovAB" w:date="2021-04-12T16:50:00Z">
        <w:r w:rsidR="00DD0D1E" w:rsidRPr="00DD0D1E">
          <w:rPr>
            <w:rFonts w:ascii="Arial" w:hAnsi="Arial" w:cs="Arial"/>
            <w:szCs w:val="24"/>
            <w:rPrChange w:id="1919" w:author="ShramkovAB" w:date="2021-04-12T16:50:00Z">
              <w:rPr>
                <w:rFonts w:eastAsiaTheme="majorEastAsia" w:cs="Arial"/>
                <w:szCs w:val="26"/>
              </w:rPr>
            </w:rPrChange>
          </w:rPr>
          <w:t>Настройка управляющих ключей операций заказов ТОРО</w:t>
        </w:r>
      </w:ins>
      <w:del w:id="1920" w:author="ShramkovAB" w:date="2021-04-12T16:50:00Z">
        <w:r w:rsidR="002D72A9" w:rsidRPr="00547363" w:rsidDel="00DD0D1E">
          <w:rPr>
            <w:rFonts w:ascii="Arial" w:hAnsi="Arial" w:cs="Arial"/>
            <w:szCs w:val="24"/>
          </w:rPr>
          <w:delText>Настройка управляющих ключей операций заказов ТОРО</w:delText>
        </w:r>
      </w:del>
      <w:r w:rsidR="0056506C" w:rsidRPr="00547363">
        <w:rPr>
          <w:rFonts w:ascii="Arial" w:hAnsi="Arial" w:cs="Arial"/>
          <w:szCs w:val="24"/>
        </w:rPr>
        <w:fldChar w:fldCharType="end"/>
      </w:r>
      <w:r w:rsidR="0038417F" w:rsidRPr="00F83697">
        <w:rPr>
          <w:rFonts w:ascii="Arial" w:hAnsi="Arial" w:cs="Arial"/>
          <w:szCs w:val="24"/>
        </w:rPr>
        <w:t>),</w:t>
      </w:r>
      <w:r w:rsidR="00DB7467" w:rsidRPr="00547363">
        <w:rPr>
          <w:rFonts w:ascii="Arial" w:hAnsi="Arial" w:cs="Arial"/>
          <w:szCs w:val="24"/>
        </w:rPr>
        <w:t xml:space="preserve"> в операции должен быть указан объем и продолжительность работ. Подтверждение данной операции должно будет выполняться, но при этом не будет калькулироваться. Таким образом, по соответствующей операции заказа, либо по заказу целиком, если он полностью сост</w:t>
      </w:r>
      <w:r w:rsidR="00DB7467" w:rsidRPr="00B95BF0">
        <w:rPr>
          <w:rFonts w:ascii="Arial" w:hAnsi="Arial" w:cs="Arial"/>
          <w:szCs w:val="24"/>
        </w:rPr>
        <w:t>оит из гарантийный операций, не будет плановых и фактических затрат по работам.</w:t>
      </w:r>
      <w:r w:rsidR="008B6127" w:rsidRPr="00E81FA0">
        <w:rPr>
          <w:rFonts w:ascii="Arial" w:hAnsi="Arial" w:cs="Arial"/>
          <w:szCs w:val="24"/>
        </w:rPr>
        <w:t xml:space="preserve"> </w:t>
      </w:r>
      <w:r w:rsidR="004E0FBC" w:rsidRPr="0011190A">
        <w:rPr>
          <w:rFonts w:ascii="Arial" w:hAnsi="Arial" w:cs="Arial"/>
          <w:szCs w:val="24"/>
        </w:rPr>
        <w:t>ОЗМ</w:t>
      </w:r>
      <w:r w:rsidR="00E36E5F" w:rsidRPr="00C44FAF">
        <w:rPr>
          <w:rFonts w:ascii="Arial" w:hAnsi="Arial" w:cs="Arial"/>
          <w:szCs w:val="24"/>
        </w:rPr>
        <w:t xml:space="preserve">-услуга в </w:t>
      </w:r>
      <w:r w:rsidR="004E0FBC" w:rsidRPr="00E0742C">
        <w:rPr>
          <w:rFonts w:ascii="Arial" w:hAnsi="Arial" w:cs="Arial"/>
          <w:szCs w:val="24"/>
        </w:rPr>
        <w:t xml:space="preserve">операциях </w:t>
      </w:r>
      <w:r w:rsidR="00E36E5F" w:rsidRPr="003C42D3">
        <w:rPr>
          <w:rFonts w:ascii="Arial" w:hAnsi="Arial" w:cs="Arial"/>
          <w:szCs w:val="24"/>
        </w:rPr>
        <w:t>заказ</w:t>
      </w:r>
      <w:r w:rsidR="004E0FBC" w:rsidRPr="002024F0">
        <w:rPr>
          <w:rFonts w:ascii="Arial" w:hAnsi="Arial" w:cs="Arial"/>
          <w:szCs w:val="24"/>
        </w:rPr>
        <w:t>а, выполняемых по гарантии,</w:t>
      </w:r>
      <w:r w:rsidR="00E36E5F" w:rsidRPr="00254389">
        <w:rPr>
          <w:rFonts w:ascii="Arial" w:hAnsi="Arial" w:cs="Arial"/>
          <w:szCs w:val="24"/>
          <w:rPrChange w:id="1921" w:author="Попова Дарья" w:date="2020-07-23T10:28:00Z">
            <w:rPr>
              <w:rFonts w:ascii="Arial" w:hAnsi="Arial" w:cs="Arial"/>
            </w:rPr>
          </w:rPrChange>
        </w:rPr>
        <w:t xml:space="preserve"> не указывается</w:t>
      </w:r>
      <w:r w:rsidR="00DB7467" w:rsidRPr="00254389">
        <w:rPr>
          <w:rFonts w:ascii="Arial" w:hAnsi="Arial" w:cs="Arial"/>
          <w:szCs w:val="24"/>
          <w:rPrChange w:id="1922" w:author="Попова Дарья" w:date="2020-07-23T10:28:00Z">
            <w:rPr>
              <w:rFonts w:ascii="Arial" w:hAnsi="Arial" w:cs="Arial"/>
            </w:rPr>
          </w:rPrChange>
        </w:rPr>
        <w:t>, процесс закупки услуг по операции</w:t>
      </w:r>
      <w:r w:rsidR="004E0FBC" w:rsidRPr="00254389">
        <w:rPr>
          <w:rFonts w:ascii="Arial" w:hAnsi="Arial" w:cs="Arial"/>
          <w:szCs w:val="24"/>
          <w:rPrChange w:id="1923" w:author="Попова Дарья" w:date="2020-07-23T10:28:00Z">
            <w:rPr>
              <w:rFonts w:ascii="Arial" w:hAnsi="Arial" w:cs="Arial"/>
            </w:rPr>
          </w:rPrChange>
        </w:rPr>
        <w:t>, выполняемой в рамках гарантии,</w:t>
      </w:r>
      <w:r w:rsidR="00DB7467" w:rsidRPr="00254389">
        <w:rPr>
          <w:rFonts w:ascii="Arial" w:hAnsi="Arial" w:cs="Arial"/>
          <w:szCs w:val="24"/>
          <w:rPrChange w:id="1924" w:author="Попова Дарья" w:date="2020-07-23T10:28:00Z">
            <w:rPr>
              <w:rFonts w:ascii="Arial" w:hAnsi="Arial" w:cs="Arial"/>
            </w:rPr>
          </w:rPrChange>
        </w:rPr>
        <w:t xml:space="preserve"> не инициируется.</w:t>
      </w:r>
      <w:r w:rsidR="007727BA" w:rsidRPr="00254389">
        <w:rPr>
          <w:rFonts w:ascii="Arial" w:hAnsi="Arial" w:cs="Arial"/>
          <w:szCs w:val="24"/>
          <w:rPrChange w:id="1925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</w:p>
    <w:p w14:paraId="7CD5FD51" w14:textId="0519FD2F" w:rsidR="007727BA" w:rsidRPr="00254389" w:rsidRDefault="007727BA">
      <w:pPr>
        <w:spacing w:after="240" w:line="276" w:lineRule="auto"/>
        <w:ind w:firstLine="567"/>
        <w:rPr>
          <w:rFonts w:ascii="Arial" w:hAnsi="Arial" w:cs="Arial"/>
          <w:szCs w:val="24"/>
          <w:rPrChange w:id="1926" w:author="Попова Дарья" w:date="2020-07-23T10:28:00Z">
            <w:rPr>
              <w:rFonts w:ascii="Arial" w:hAnsi="Arial" w:cs="Arial"/>
            </w:rPr>
          </w:rPrChange>
        </w:rPr>
        <w:pPrChange w:id="1927" w:author="Попова Дарья" w:date="2020-07-22T18:58:00Z">
          <w:pPr>
            <w:spacing w:before="120"/>
            <w:ind w:firstLine="567"/>
          </w:pPr>
        </w:pPrChange>
      </w:pPr>
      <w:r w:rsidRPr="00254389">
        <w:rPr>
          <w:rFonts w:ascii="Arial" w:hAnsi="Arial" w:cs="Arial"/>
          <w:szCs w:val="24"/>
          <w:rPrChange w:id="1928" w:author="Попова Дарья" w:date="2020-07-23T10:28:00Z">
            <w:rPr>
              <w:rFonts w:ascii="Arial" w:hAnsi="Arial" w:cs="Arial"/>
            </w:rPr>
          </w:rPrChange>
        </w:rPr>
        <w:t>МТР (ОЗМ) в операциях заказа</w:t>
      </w:r>
      <w:ins w:id="1929" w:author="Попова Дарья" w:date="2020-07-22T19:05:00Z">
        <w:r w:rsidR="00502794" w:rsidRPr="00254389">
          <w:rPr>
            <w:rFonts w:ascii="Arial" w:hAnsi="Arial" w:cs="Arial"/>
            <w:szCs w:val="24"/>
            <w:rPrChange w:id="1930" w:author="Попова Дарья" w:date="2020-07-23T10:28:00Z">
              <w:rPr>
                <w:rFonts w:ascii="Arial" w:hAnsi="Arial" w:cs="Arial"/>
              </w:rPr>
            </w:rPrChange>
          </w:rPr>
          <w:t xml:space="preserve"> или сетевого графика</w:t>
        </w:r>
      </w:ins>
      <w:r w:rsidRPr="00254389">
        <w:rPr>
          <w:rFonts w:ascii="Arial" w:hAnsi="Arial" w:cs="Arial"/>
          <w:szCs w:val="24"/>
          <w:rPrChange w:id="1931" w:author="Попова Дарья" w:date="2020-07-23T10:28:00Z">
            <w:rPr>
              <w:rFonts w:ascii="Arial" w:hAnsi="Arial" w:cs="Arial"/>
            </w:rPr>
          </w:rPrChange>
        </w:rPr>
        <w:t xml:space="preserve"> должны присутствовать в том случае, когда планируется их закупка и расход за счет подразделения-заказчика воздействия на ПА. Если МТР для выполнения конкретной операции заказа</w:t>
      </w:r>
      <w:ins w:id="1932" w:author="Попова Дарья" w:date="2020-07-22T19:06:00Z">
        <w:r w:rsidR="00502794" w:rsidRPr="00254389">
          <w:rPr>
            <w:rFonts w:ascii="Arial" w:hAnsi="Arial" w:cs="Arial"/>
            <w:szCs w:val="24"/>
            <w:rPrChange w:id="1933" w:author="Попова Дарья" w:date="2020-07-23T10:28:00Z">
              <w:rPr>
                <w:rFonts w:ascii="Arial" w:hAnsi="Arial" w:cs="Arial"/>
              </w:rPr>
            </w:rPrChange>
          </w:rPr>
          <w:t xml:space="preserve"> или сетевого графика</w:t>
        </w:r>
      </w:ins>
      <w:r w:rsidRPr="00254389">
        <w:rPr>
          <w:rFonts w:ascii="Arial" w:hAnsi="Arial" w:cs="Arial"/>
          <w:szCs w:val="24"/>
          <w:rPrChange w:id="1934" w:author="Попова Дарья" w:date="2020-07-23T10:28:00Z">
            <w:rPr>
              <w:rFonts w:ascii="Arial" w:hAnsi="Arial" w:cs="Arial"/>
            </w:rPr>
          </w:rPrChange>
        </w:rPr>
        <w:t xml:space="preserve"> включаются в стоимость услуги (либо гарантийного обслуживания) – в операции их указывать не следует.</w:t>
      </w:r>
    </w:p>
    <w:p w14:paraId="7E50BE95" w14:textId="616745BB" w:rsidR="005534C2" w:rsidRPr="00254389" w:rsidRDefault="005534C2">
      <w:pPr>
        <w:spacing w:after="240" w:line="276" w:lineRule="auto"/>
        <w:ind w:firstLine="567"/>
        <w:rPr>
          <w:rFonts w:ascii="Arial" w:hAnsi="Arial" w:cs="Arial"/>
          <w:szCs w:val="24"/>
          <w:rPrChange w:id="1935" w:author="Попова Дарья" w:date="2020-07-23T10:28:00Z">
            <w:rPr>
              <w:rFonts w:ascii="Arial" w:hAnsi="Arial" w:cs="Arial"/>
            </w:rPr>
          </w:rPrChange>
        </w:rPr>
        <w:pPrChange w:id="1936" w:author="Попова Дарья" w:date="2020-07-22T18:58:00Z">
          <w:pPr>
            <w:spacing w:before="120"/>
            <w:ind w:firstLine="567"/>
          </w:pPr>
        </w:pPrChange>
      </w:pPr>
      <w:r w:rsidRPr="00254389">
        <w:rPr>
          <w:rFonts w:ascii="Arial" w:hAnsi="Arial" w:cs="Arial"/>
          <w:szCs w:val="24"/>
          <w:rPrChange w:id="1937" w:author="Попова Дарья" w:date="2020-07-23T10:28:00Z">
            <w:rPr>
              <w:rFonts w:ascii="Arial" w:hAnsi="Arial" w:cs="Arial"/>
            </w:rPr>
          </w:rPrChange>
        </w:rPr>
        <w:t>В случае определения в качестве исполнителя сторонней организации, для которой в системе не определены стоимости работ, инициируется процесс создания дефектной ведомости</w:t>
      </w:r>
      <w:r w:rsidR="002A6A5C" w:rsidRPr="00254389">
        <w:rPr>
          <w:rFonts w:ascii="Arial" w:hAnsi="Arial" w:cs="Arial"/>
          <w:szCs w:val="24"/>
          <w:rPrChange w:id="1938" w:author="Попова Дарья" w:date="2020-07-23T10:28:00Z">
            <w:rPr>
              <w:rFonts w:ascii="Arial" w:hAnsi="Arial" w:cs="Arial"/>
            </w:rPr>
          </w:rPrChange>
        </w:rPr>
        <w:t xml:space="preserve"> и сметы </w:t>
      </w:r>
      <w:r w:rsidR="009E0C2A" w:rsidRPr="00254389">
        <w:rPr>
          <w:rFonts w:ascii="Arial" w:hAnsi="Arial" w:cs="Arial"/>
          <w:szCs w:val="24"/>
          <w:rPrChange w:id="1939" w:author="Попова Дарья" w:date="2020-07-23T10:28:00Z">
            <w:rPr>
              <w:rFonts w:ascii="Arial" w:hAnsi="Arial" w:cs="Arial"/>
            </w:rPr>
          </w:rPrChange>
        </w:rPr>
        <w:t>–</w:t>
      </w:r>
      <w:r w:rsidR="002A6A5C" w:rsidRPr="00254389">
        <w:rPr>
          <w:rFonts w:ascii="Arial" w:hAnsi="Arial" w:cs="Arial"/>
          <w:szCs w:val="24"/>
          <w:rPrChange w:id="1940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r w:rsidR="009E0C2A" w:rsidRPr="00254389">
        <w:rPr>
          <w:rFonts w:ascii="Arial" w:hAnsi="Arial" w:cs="Arial"/>
          <w:szCs w:val="24"/>
          <w:rPrChange w:id="1941" w:author="Попова Дарья" w:date="2020-07-23T10:28:00Z">
            <w:rPr>
              <w:rFonts w:ascii="Arial" w:hAnsi="Arial" w:cs="Arial"/>
            </w:rPr>
          </w:rPrChange>
        </w:rPr>
        <w:t>«</w:t>
      </w:r>
      <w:r w:rsidR="00297988" w:rsidRPr="00254389">
        <w:rPr>
          <w:rFonts w:ascii="Arial" w:hAnsi="Arial" w:cs="Arial"/>
          <w:szCs w:val="24"/>
          <w:rPrChange w:id="1942" w:author="Попова Дарья" w:date="2020-07-23T10:28:00Z">
            <w:rPr>
              <w:rFonts w:ascii="Arial" w:hAnsi="Arial" w:cs="Arial"/>
            </w:rPr>
          </w:rPrChange>
        </w:rPr>
        <w:t xml:space="preserve">ПП-07.02.03.03-ERP </w:t>
      </w:r>
      <w:r w:rsidR="002A6A5C" w:rsidRPr="00254389">
        <w:rPr>
          <w:rFonts w:ascii="Arial" w:hAnsi="Arial" w:cs="Arial"/>
          <w:szCs w:val="24"/>
          <w:rPrChange w:id="1943" w:author="Попова Дарья" w:date="2020-07-23T10:28:00Z">
            <w:rPr>
              <w:rFonts w:ascii="Arial" w:hAnsi="Arial" w:cs="Arial"/>
            </w:rPr>
          </w:rPrChange>
        </w:rPr>
        <w:t>Оценка стоимости работ на основании ведомости дефектов</w:t>
      </w:r>
      <w:r w:rsidR="009E0C2A" w:rsidRPr="00254389">
        <w:rPr>
          <w:rFonts w:ascii="Arial" w:hAnsi="Arial" w:cs="Arial"/>
          <w:szCs w:val="24"/>
          <w:rPrChange w:id="1944" w:author="Попова Дарья" w:date="2020-07-23T10:28:00Z">
            <w:rPr>
              <w:rFonts w:ascii="Arial" w:hAnsi="Arial" w:cs="Arial"/>
            </w:rPr>
          </w:rPrChange>
        </w:rPr>
        <w:t>»</w:t>
      </w:r>
      <w:r w:rsidR="002A6A5C" w:rsidRPr="00254389">
        <w:rPr>
          <w:rFonts w:ascii="Arial" w:hAnsi="Arial" w:cs="Arial"/>
          <w:szCs w:val="24"/>
          <w:rPrChange w:id="1945" w:author="Попова Дарья" w:date="2020-07-23T10:28:00Z">
            <w:rPr>
              <w:rFonts w:ascii="Arial" w:hAnsi="Arial" w:cs="Arial"/>
            </w:rPr>
          </w:rPrChange>
        </w:rPr>
        <w:t xml:space="preserve">, представленный в КД </w:t>
      </w:r>
      <w:r w:rsidR="000B4DE9" w:rsidRPr="00254389">
        <w:rPr>
          <w:rFonts w:ascii="Arial" w:hAnsi="Arial" w:cs="Arial"/>
          <w:szCs w:val="24"/>
          <w:rPrChange w:id="1946" w:author="Попова Дарья" w:date="2020-07-23T10:28:00Z">
            <w:rPr>
              <w:rFonts w:ascii="Arial" w:hAnsi="Arial" w:cs="Arial"/>
            </w:rPr>
          </w:rPrChange>
        </w:rPr>
        <w:t>«</w:t>
      </w:r>
      <w:del w:id="1947" w:author="Александр Шрамков" w:date="2021-03-10T18:18:00Z">
        <w:r w:rsidR="002A6A5C" w:rsidRPr="00254389" w:rsidDel="00923C4E">
          <w:rPr>
            <w:rFonts w:ascii="Arial" w:hAnsi="Arial" w:cs="Arial"/>
            <w:szCs w:val="24"/>
            <w:rPrChange w:id="1948" w:author="Попова Дарья" w:date="2020-07-23T10:28:00Z">
              <w:rPr>
                <w:rFonts w:ascii="Arial" w:hAnsi="Arial" w:cs="Arial"/>
              </w:rPr>
            </w:rPrChange>
          </w:rPr>
          <w:delText>ERP.</w:delText>
        </w:r>
        <w:r w:rsidR="000302CF" w:rsidRPr="00254389" w:rsidDel="00923C4E">
          <w:rPr>
            <w:rFonts w:ascii="Arial" w:hAnsi="Arial" w:cs="Arial"/>
            <w:szCs w:val="24"/>
            <w:rPrChange w:id="1949" w:author="Попова Дарья" w:date="2020-07-23T10:28:00Z">
              <w:rPr>
                <w:rFonts w:ascii="Arial" w:hAnsi="Arial" w:cs="Arial"/>
              </w:rPr>
            </w:rPrChange>
          </w:rPr>
          <w:delText>9</w:delText>
        </w:r>
        <w:r w:rsidR="002A6A5C" w:rsidRPr="00254389" w:rsidDel="00923C4E">
          <w:rPr>
            <w:rFonts w:ascii="Arial" w:hAnsi="Arial" w:cs="Arial"/>
            <w:szCs w:val="24"/>
            <w:rPrChange w:id="1950" w:author="Попова Дарья" w:date="2020-07-23T10:28:00Z">
              <w:rPr>
                <w:rFonts w:ascii="Arial" w:hAnsi="Arial" w:cs="Arial"/>
              </w:rPr>
            </w:rPrChange>
          </w:rPr>
          <w:delText>.</w:delText>
        </w:r>
      </w:del>
      <w:ins w:id="1951" w:author="Александр Шрамков" w:date="2021-03-10T18:18:00Z">
        <w:r w:rsidR="00923C4E">
          <w:rPr>
            <w:rFonts w:ascii="Arial" w:hAnsi="Arial" w:cs="Arial"/>
            <w:szCs w:val="24"/>
          </w:rPr>
          <w:t>ERP.13.</w:t>
        </w:r>
      </w:ins>
      <w:r w:rsidR="000302CF" w:rsidRPr="00547363">
        <w:rPr>
          <w:rFonts w:ascii="Arial" w:hAnsi="Arial" w:cs="Arial"/>
          <w:szCs w:val="24"/>
        </w:rPr>
        <w:t>9</w:t>
      </w:r>
      <w:r w:rsidR="002A6A5C" w:rsidRPr="00E81FA0">
        <w:rPr>
          <w:rFonts w:ascii="Arial" w:hAnsi="Arial" w:cs="Arial"/>
          <w:szCs w:val="24"/>
        </w:rPr>
        <w:t>.</w:t>
      </w:r>
      <w:r w:rsidR="000302CF" w:rsidRPr="0011190A">
        <w:rPr>
          <w:rFonts w:ascii="Arial" w:hAnsi="Arial" w:cs="Arial"/>
          <w:szCs w:val="24"/>
        </w:rPr>
        <w:t>2.</w:t>
      </w:r>
      <w:r w:rsidR="002A6A5C" w:rsidRPr="00C44FAF">
        <w:rPr>
          <w:rFonts w:ascii="Arial" w:hAnsi="Arial" w:cs="Arial"/>
          <w:szCs w:val="24"/>
        </w:rPr>
        <w:t>52.PM.КД Годовое планиро</w:t>
      </w:r>
      <w:r w:rsidR="002A6A5C" w:rsidRPr="00E0742C">
        <w:rPr>
          <w:rFonts w:ascii="Arial" w:hAnsi="Arial" w:cs="Arial"/>
          <w:szCs w:val="24"/>
        </w:rPr>
        <w:t>вание воздействий на ПА</w:t>
      </w:r>
      <w:r w:rsidR="000B4DE9" w:rsidRPr="003C42D3">
        <w:rPr>
          <w:rFonts w:ascii="Arial" w:hAnsi="Arial" w:cs="Arial"/>
          <w:szCs w:val="24"/>
        </w:rPr>
        <w:t>»</w:t>
      </w:r>
      <w:r w:rsidR="002A6A5C" w:rsidRPr="002024F0">
        <w:rPr>
          <w:rFonts w:ascii="Arial" w:hAnsi="Arial" w:cs="Arial"/>
          <w:szCs w:val="24"/>
        </w:rPr>
        <w:t>.</w:t>
      </w:r>
    </w:p>
    <w:p w14:paraId="74844A3C" w14:textId="2295BC71" w:rsidR="00544132" w:rsidRPr="00E81FA0" w:rsidRDefault="00F2587F" w:rsidP="00DD0D1E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254389">
        <w:rPr>
          <w:rFonts w:ascii="Arial" w:hAnsi="Arial" w:cs="Arial"/>
          <w:szCs w:val="24"/>
          <w:rPrChange w:id="1952" w:author="Попова Дарья" w:date="2020-07-23T10:28:00Z">
            <w:rPr>
              <w:rFonts w:ascii="Arial" w:hAnsi="Arial" w:cs="Arial"/>
            </w:rPr>
          </w:rPrChange>
        </w:rPr>
        <w:t>Для выполнения работ хозспособом на уровне операции должен быть указан управляющий ключ «PM01 ТОРО – хозспособ», для внешних подрядных организаций – управляющий ключ «PM02</w:t>
      </w:r>
      <w:ins w:id="1953" w:author="Попова Дарья" w:date="2020-07-22T18:59:00Z">
        <w:r w:rsidR="00502794" w:rsidRPr="00254389">
          <w:rPr>
            <w:rFonts w:ascii="Arial" w:hAnsi="Arial" w:cs="Arial"/>
            <w:szCs w:val="24"/>
            <w:rPrChange w:id="1954" w:author="Попова Дарья" w:date="2020-07-23T10:28:00Z">
              <w:rPr>
                <w:rFonts w:ascii="Arial" w:hAnsi="Arial" w:cs="Arial"/>
              </w:rPr>
            </w:rPrChange>
          </w:rPr>
          <w:t xml:space="preserve"> </w:t>
        </w:r>
      </w:ins>
      <w:del w:id="1955" w:author="Попова Дарья" w:date="2020-07-22T18:59:00Z">
        <w:r w:rsidRPr="00254389" w:rsidDel="00502794">
          <w:rPr>
            <w:rFonts w:ascii="Arial" w:hAnsi="Arial" w:cs="Arial"/>
            <w:szCs w:val="24"/>
            <w:rPrChange w:id="1956" w:author="Попова Дарья" w:date="2020-07-23T10:28:00Z">
              <w:rPr>
                <w:rFonts w:ascii="Arial" w:hAnsi="Arial" w:cs="Arial"/>
              </w:rPr>
            </w:rPrChange>
          </w:rPr>
          <w:tab/>
        </w:r>
      </w:del>
      <w:r w:rsidRPr="00254389">
        <w:rPr>
          <w:rFonts w:ascii="Arial" w:hAnsi="Arial" w:cs="Arial"/>
          <w:szCs w:val="24"/>
          <w:rPrChange w:id="1957" w:author="Попова Дарья" w:date="2020-07-23T10:28:00Z">
            <w:rPr>
              <w:rFonts w:ascii="Arial" w:hAnsi="Arial" w:cs="Arial"/>
            </w:rPr>
          </w:rPrChange>
        </w:rPr>
        <w:t>ТОРО – УСО»</w:t>
      </w:r>
      <w:r w:rsidR="00544132" w:rsidRPr="00254389">
        <w:rPr>
          <w:rFonts w:ascii="Arial" w:hAnsi="Arial" w:cs="Arial"/>
          <w:szCs w:val="24"/>
          <w:rPrChange w:id="1958" w:author="Попова Дарья" w:date="2020-07-23T10:28:00Z">
            <w:rPr>
              <w:rFonts w:ascii="Arial" w:hAnsi="Arial" w:cs="Arial"/>
            </w:rPr>
          </w:rPrChange>
        </w:rPr>
        <w:t xml:space="preserve"> в случае</w:t>
      </w:r>
      <w:r w:rsidR="0038417F" w:rsidRPr="00254389">
        <w:rPr>
          <w:rFonts w:ascii="Arial" w:hAnsi="Arial" w:cs="Arial"/>
          <w:szCs w:val="24"/>
          <w:rPrChange w:id="1959" w:author="Попова Дарья" w:date="2020-07-23T10:28:00Z">
            <w:rPr>
              <w:rFonts w:ascii="Arial" w:hAnsi="Arial" w:cs="Arial"/>
            </w:rPr>
          </w:rPrChange>
        </w:rPr>
        <w:t xml:space="preserve"> </w:t>
      </w:r>
      <w:r w:rsidR="00544132" w:rsidRPr="00254389">
        <w:rPr>
          <w:rFonts w:ascii="Arial" w:hAnsi="Arial" w:cs="Arial"/>
          <w:szCs w:val="24"/>
          <w:rPrChange w:id="1960" w:author="Попова Дарья" w:date="2020-07-23T10:28:00Z">
            <w:rPr>
              <w:rFonts w:ascii="Arial" w:hAnsi="Arial" w:cs="Arial"/>
            </w:rPr>
          </w:rPrChange>
        </w:rPr>
        <w:t xml:space="preserve">привлечения сторонней организации для негарантийного обслуживания, </w:t>
      </w:r>
      <w:r w:rsidR="0038417F" w:rsidRPr="00254389">
        <w:rPr>
          <w:rFonts w:ascii="Arial" w:hAnsi="Arial" w:cs="Arial"/>
          <w:szCs w:val="24"/>
          <w:rPrChange w:id="1961" w:author="Попова Дарья" w:date="2020-07-23T10:28:00Z">
            <w:rPr>
              <w:rFonts w:ascii="Arial" w:hAnsi="Arial" w:cs="Arial"/>
            </w:rPr>
          </w:rPrChange>
        </w:rPr>
        <w:t xml:space="preserve">либо </w:t>
      </w:r>
      <w:r w:rsidR="008B6127" w:rsidRPr="00254389">
        <w:rPr>
          <w:rFonts w:ascii="Arial" w:hAnsi="Arial" w:cs="Arial"/>
          <w:szCs w:val="24"/>
          <w:rPrChange w:id="1962" w:author="Попова Дарья" w:date="2020-07-23T10:28:00Z">
            <w:rPr>
              <w:rFonts w:ascii="Arial" w:hAnsi="Arial" w:cs="Arial"/>
            </w:rPr>
          </w:rPrChange>
        </w:rPr>
        <w:t>«PM03 ТОРО – УСО гарантии»</w:t>
      </w:r>
      <w:r w:rsidR="00544132" w:rsidRPr="00254389">
        <w:rPr>
          <w:rFonts w:ascii="Arial" w:hAnsi="Arial" w:cs="Arial"/>
          <w:szCs w:val="24"/>
          <w:rPrChange w:id="1963" w:author="Попова Дарья" w:date="2020-07-23T10:28:00Z">
            <w:rPr>
              <w:rFonts w:ascii="Arial" w:hAnsi="Arial" w:cs="Arial"/>
            </w:rPr>
          </w:rPrChange>
        </w:rPr>
        <w:t xml:space="preserve"> - для гарантийного обслуживания</w:t>
      </w:r>
      <w:r w:rsidR="00DB7467" w:rsidRPr="00254389">
        <w:rPr>
          <w:rFonts w:ascii="Arial" w:hAnsi="Arial" w:cs="Arial"/>
          <w:szCs w:val="24"/>
          <w:rPrChange w:id="1964" w:author="Попова Дарья" w:date="2020-07-23T10:28:00Z">
            <w:rPr>
              <w:rFonts w:ascii="Arial" w:hAnsi="Arial" w:cs="Arial"/>
            </w:rPr>
          </w:rPrChange>
        </w:rPr>
        <w:t xml:space="preserve">, описание настроек управляющих ключей приведено в разделе </w:t>
      </w:r>
      <w:r w:rsidR="0056506C" w:rsidRPr="00254389">
        <w:rPr>
          <w:rFonts w:ascii="Arial" w:hAnsi="Arial" w:cs="Arial"/>
          <w:szCs w:val="24"/>
          <w:rPrChange w:id="1965" w:author="Попова Дарья" w:date="2020-07-23T10:28:00Z">
            <w:rPr>
              <w:rFonts w:ascii="Arial" w:hAnsi="Arial" w:cs="Arial"/>
            </w:rPr>
          </w:rPrChange>
        </w:rPr>
        <w:t>«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66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_Ref39067450 \r \h </w:instrText>
      </w:r>
      <w:r w:rsidR="008F3751" w:rsidRPr="00254389">
        <w:rPr>
          <w:rFonts w:ascii="Arial" w:hAnsi="Arial" w:cs="Arial"/>
          <w:szCs w:val="24"/>
          <w:rPrChange w:id="1967" w:author="Попова Дарья" w:date="2020-07-23T10:28:00Z">
            <w:rPr>
              <w:rFonts w:ascii="Arial" w:hAnsi="Arial" w:cs="Arial"/>
            </w:rPr>
          </w:rPrChange>
        </w:rPr>
        <w:instrText xml:space="preserve">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68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r w:rsidR="00DD0D1E">
        <w:rPr>
          <w:rFonts w:ascii="Arial" w:hAnsi="Arial" w:cs="Arial"/>
          <w:szCs w:val="24"/>
        </w:rPr>
        <w:t>5.10.3</w:t>
      </w:r>
      <w:r w:rsidR="0056506C" w:rsidRPr="00547363">
        <w:rPr>
          <w:rFonts w:ascii="Arial" w:hAnsi="Arial" w:cs="Arial"/>
          <w:szCs w:val="24"/>
        </w:rPr>
        <w:fldChar w:fldCharType="end"/>
      </w:r>
      <w:r w:rsidR="0056506C" w:rsidRPr="00F83697">
        <w:rPr>
          <w:rFonts w:ascii="Arial" w:hAnsi="Arial" w:cs="Arial"/>
          <w:szCs w:val="24"/>
        </w:rPr>
        <w:t xml:space="preserve"> </w:t>
      </w:r>
      <w:r w:rsidR="0056506C" w:rsidRPr="00547363">
        <w:rPr>
          <w:rFonts w:ascii="Arial" w:hAnsi="Arial" w:cs="Arial"/>
          <w:szCs w:val="24"/>
        </w:rPr>
        <w:fldChar w:fldCharType="begin"/>
      </w:r>
      <w:r w:rsidR="0056506C" w:rsidRPr="00254389">
        <w:rPr>
          <w:rFonts w:ascii="Arial" w:hAnsi="Arial" w:cs="Arial"/>
          <w:szCs w:val="24"/>
          <w:rPrChange w:id="1969" w:author="Попова Дарья" w:date="2020-07-23T10:28:00Z">
            <w:rPr>
              <w:rFonts w:ascii="Arial" w:hAnsi="Arial" w:cs="Arial"/>
            </w:rPr>
          </w:rPrChange>
        </w:rPr>
        <w:instrText xml:space="preserve"> REF _Ref39067457 \h  \* MERGEFORMAT </w:instrText>
      </w:r>
      <w:r w:rsidR="0056506C" w:rsidRPr="00547363">
        <w:rPr>
          <w:rFonts w:ascii="Arial" w:hAnsi="Arial" w:cs="Arial"/>
          <w:szCs w:val="24"/>
        </w:rPr>
      </w:r>
      <w:r w:rsidR="0056506C" w:rsidRPr="00547363">
        <w:rPr>
          <w:rFonts w:ascii="Arial" w:hAnsi="Arial" w:cs="Arial"/>
          <w:szCs w:val="24"/>
          <w:rPrChange w:id="1970" w:author="Попова Дарья" w:date="2020-07-23T10:28:00Z">
            <w:rPr>
              <w:rFonts w:ascii="Arial" w:hAnsi="Arial" w:cs="Arial"/>
              <w:szCs w:val="24"/>
            </w:rPr>
          </w:rPrChange>
        </w:rPr>
        <w:fldChar w:fldCharType="separate"/>
      </w:r>
      <w:ins w:id="1971" w:author="ShramkovAB" w:date="2021-04-12T16:50:00Z">
        <w:r w:rsidR="00DD0D1E" w:rsidRPr="00DD0D1E">
          <w:rPr>
            <w:rFonts w:ascii="Arial" w:hAnsi="Arial" w:cs="Arial"/>
            <w:szCs w:val="24"/>
            <w:rPrChange w:id="1972" w:author="ShramkovAB" w:date="2021-04-12T16:50:00Z">
              <w:rPr>
                <w:rFonts w:eastAsiaTheme="majorEastAsia" w:cs="Arial"/>
                <w:szCs w:val="26"/>
              </w:rPr>
            </w:rPrChange>
          </w:rPr>
          <w:t>Настройка управляющих ключей операций заказов ТОРО</w:t>
        </w:r>
      </w:ins>
      <w:del w:id="1973" w:author="ShramkovAB" w:date="2021-04-12T16:50:00Z">
        <w:r w:rsidR="002D72A9" w:rsidRPr="00547363" w:rsidDel="00DD0D1E">
          <w:rPr>
            <w:rFonts w:ascii="Arial" w:hAnsi="Arial" w:cs="Arial"/>
            <w:szCs w:val="24"/>
          </w:rPr>
          <w:delText>Настройка управляющих ключей операций заказов ТОРО</w:delText>
        </w:r>
      </w:del>
      <w:r w:rsidR="0056506C" w:rsidRPr="00547363">
        <w:rPr>
          <w:rFonts w:ascii="Arial" w:hAnsi="Arial" w:cs="Arial"/>
          <w:szCs w:val="24"/>
        </w:rPr>
        <w:fldChar w:fldCharType="end"/>
      </w:r>
      <w:r w:rsidR="0056506C" w:rsidRPr="00F83697">
        <w:rPr>
          <w:rFonts w:ascii="Arial" w:hAnsi="Arial" w:cs="Arial"/>
          <w:szCs w:val="24"/>
        </w:rPr>
        <w:t>»</w:t>
      </w:r>
      <w:r w:rsidR="00DB7467" w:rsidRPr="00547363">
        <w:rPr>
          <w:rFonts w:ascii="Arial" w:hAnsi="Arial" w:cs="Arial"/>
          <w:szCs w:val="24"/>
        </w:rPr>
        <w:t>.</w:t>
      </w:r>
    </w:p>
    <w:p w14:paraId="74E10526" w14:textId="61B75EA8" w:rsidR="00617741" w:rsidRPr="00F83697" w:rsidRDefault="00617741">
      <w:pPr>
        <w:spacing w:after="240" w:line="276" w:lineRule="auto"/>
        <w:ind w:firstLine="567"/>
        <w:rPr>
          <w:rFonts w:ascii="Arial" w:hAnsi="Arial" w:cs="Arial"/>
          <w:szCs w:val="24"/>
        </w:rPr>
        <w:pPrChange w:id="1974" w:author="Попова Дарья" w:date="2020-07-22T18:58:00Z">
          <w:pPr>
            <w:spacing w:before="120"/>
            <w:ind w:firstLine="567"/>
          </w:pPr>
        </w:pPrChange>
      </w:pPr>
      <w:r w:rsidRPr="00C44FAF">
        <w:rPr>
          <w:rFonts w:ascii="Arial" w:hAnsi="Arial" w:cs="Arial"/>
          <w:szCs w:val="24"/>
        </w:rPr>
        <w:t xml:space="preserve">Для </w:t>
      </w:r>
      <w:r w:rsidR="0030488E" w:rsidRPr="00E0742C">
        <w:rPr>
          <w:rFonts w:ascii="Arial" w:hAnsi="Arial" w:cs="Arial"/>
          <w:szCs w:val="24"/>
        </w:rPr>
        <w:t>ручного изменения данных об исполнителе работ на уровне операций Заказа ТОРО используется транзакция  «</w:t>
      </w:r>
      <w:r w:rsidR="0030488E" w:rsidRPr="00254389">
        <w:rPr>
          <w:rFonts w:ascii="Arial" w:hAnsi="Arial" w:cs="Arial"/>
          <w:szCs w:val="24"/>
          <w:rPrChange w:id="1975" w:author="Попова Дарья" w:date="2020-07-23T10:28:00Z">
            <w:rPr>
              <w:rFonts w:ascii="Arial" w:hAnsi="Arial" w:cs="Arial"/>
              <w:lang w:val="en-US"/>
            </w:rPr>
          </w:rPrChange>
        </w:rPr>
        <w:t>IW</w:t>
      </w:r>
      <w:r w:rsidR="0030488E" w:rsidRPr="00F83697">
        <w:rPr>
          <w:rFonts w:ascii="Arial" w:hAnsi="Arial" w:cs="Arial"/>
          <w:szCs w:val="24"/>
        </w:rPr>
        <w:t>37 – Изменение операций»</w:t>
      </w:r>
      <w:ins w:id="1976" w:author="Попова Дарья" w:date="2020-07-22T19:21:00Z">
        <w:r w:rsidR="008F4BAE" w:rsidRPr="00547363">
          <w:rPr>
            <w:rFonts w:ascii="Arial" w:hAnsi="Arial" w:cs="Arial"/>
            <w:szCs w:val="24"/>
          </w:rPr>
          <w:t xml:space="preserve">. Для изменения сетевых графиков используется транзакция </w:t>
        </w:r>
        <w:r w:rsidR="008F4BAE" w:rsidRPr="00254389">
          <w:rPr>
            <w:rFonts w:ascii="Arial" w:hAnsi="Arial" w:cs="Arial"/>
            <w:szCs w:val="24"/>
            <w:rPrChange w:id="1977" w:author="Попова Дарья" w:date="2020-07-23T10:28:00Z">
              <w:rPr>
                <w:rFonts w:ascii="Arial" w:hAnsi="Arial" w:cs="Arial"/>
                <w:lang w:val="en-US"/>
              </w:rPr>
            </w:rPrChange>
          </w:rPr>
          <w:t>CJ20N.</w:t>
        </w:r>
      </w:ins>
    </w:p>
    <w:p w14:paraId="7E7F8CF1" w14:textId="44A33FFD" w:rsidR="007727BA" w:rsidRPr="00547363" w:rsidDel="008F3751" w:rsidRDefault="007727BA" w:rsidP="007727BA">
      <w:pPr>
        <w:spacing w:after="240" w:line="276" w:lineRule="auto"/>
        <w:ind w:firstLine="567"/>
        <w:rPr>
          <w:del w:id="1978" w:author="Попова Дарья" w:date="2020-07-22T18:58:00Z"/>
          <w:rFonts w:ascii="Arial" w:hAnsi="Arial" w:cs="Arial"/>
          <w:szCs w:val="24"/>
        </w:rPr>
      </w:pPr>
    </w:p>
    <w:p w14:paraId="477DD8F4" w14:textId="77777777" w:rsidR="007727BA" w:rsidRPr="0011190A" w:rsidRDefault="007727BA" w:rsidP="007727BA">
      <w:pPr>
        <w:spacing w:after="240" w:line="276" w:lineRule="auto"/>
        <w:ind w:firstLine="567"/>
        <w:rPr>
          <w:rFonts w:ascii="Arial" w:hAnsi="Arial" w:cs="Arial"/>
          <w:szCs w:val="24"/>
        </w:rPr>
      </w:pPr>
      <w:r w:rsidRPr="00E81FA0">
        <w:rPr>
          <w:rFonts w:ascii="Arial" w:hAnsi="Arial" w:cs="Arial"/>
          <w:szCs w:val="24"/>
        </w:rPr>
        <w:t>Используются тр</w:t>
      </w:r>
      <w:r w:rsidRPr="0011190A">
        <w:rPr>
          <w:rFonts w:ascii="Arial" w:hAnsi="Arial" w:cs="Arial"/>
          <w:szCs w:val="24"/>
        </w:rPr>
        <w:t>анзакции:</w:t>
      </w:r>
    </w:p>
    <w:p w14:paraId="3437DBBC" w14:textId="17B6CCBF" w:rsidR="007727BA" w:rsidRPr="00621CB6" w:rsidRDefault="00172B3F" w:rsidP="007727BA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  <w:lang w:val="en-US"/>
        </w:rPr>
        <w:t>ZPM</w:t>
      </w:r>
      <w:r w:rsidRPr="001A4543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CNTR</w:t>
      </w:r>
      <w:r w:rsidR="00E667F9">
        <w:rPr>
          <w:rFonts w:ascii="Arial" w:hAnsi="Arial" w:cs="Arial"/>
        </w:rPr>
        <w:t xml:space="preserve"> </w:t>
      </w:r>
      <w:r w:rsidR="007727BA" w:rsidRPr="00621CB6"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>Отчет по анализу исполнителей</w:t>
      </w:r>
      <w:r w:rsidDel="00172B3F">
        <w:rPr>
          <w:rFonts w:ascii="Arial" w:hAnsi="Arial" w:cs="Arial"/>
        </w:rPr>
        <w:t xml:space="preserve"> </w:t>
      </w:r>
    </w:p>
    <w:p w14:paraId="5DF58E64" w14:textId="77777777" w:rsidR="007727BA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экране:</w:t>
      </w:r>
    </w:p>
    <w:p w14:paraId="30647D07" w14:textId="77777777" w:rsidR="007727BA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1A1D4232" w14:textId="77777777" w:rsidR="007727BA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09F21F42" w14:textId="5AD9833E" w:rsidR="00617741" w:rsidRPr="00621CB6" w:rsidRDefault="007727BA" w:rsidP="007727BA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Период (с .. по).</w:t>
      </w:r>
    </w:p>
    <w:p w14:paraId="79C1C4F9" w14:textId="77777777" w:rsidR="00617741" w:rsidRDefault="00617741" w:rsidP="00617741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lastRenderedPageBreak/>
        <w:t xml:space="preserve">IW37 </w:t>
      </w:r>
      <w:r>
        <w:rPr>
          <w:rFonts w:ascii="Arial" w:hAnsi="Arial" w:cs="Arial"/>
        </w:rPr>
        <w:t xml:space="preserve">- </w:t>
      </w:r>
      <w:r w:rsidRPr="006E306D">
        <w:rPr>
          <w:rFonts w:ascii="Arial" w:hAnsi="Arial" w:cs="Arial"/>
        </w:rPr>
        <w:t>Изменение операций</w:t>
      </w:r>
      <w:r w:rsidRPr="006E306D" w:rsidDel="006E306D">
        <w:rPr>
          <w:rFonts w:ascii="Arial" w:hAnsi="Arial" w:cs="Arial"/>
        </w:rPr>
        <w:t xml:space="preserve"> </w:t>
      </w:r>
    </w:p>
    <w:p w14:paraId="19AE8988" w14:textId="77777777" w:rsidR="00617741" w:rsidRPr="006E306D" w:rsidRDefault="00617741" w:rsidP="00617741">
      <w:pPr>
        <w:pStyle w:val="afa"/>
        <w:spacing w:after="240" w:line="276" w:lineRule="auto"/>
        <w:ind w:left="567"/>
        <w:jc w:val="left"/>
        <w:rPr>
          <w:rFonts w:ascii="Arial" w:hAnsi="Arial" w:cs="Arial"/>
        </w:rPr>
      </w:pPr>
      <w:r w:rsidRPr="006E306D">
        <w:rPr>
          <w:rFonts w:ascii="Arial" w:hAnsi="Arial" w:cs="Arial"/>
        </w:rPr>
        <w:t>Поля для заполнения на селекционном экране:</w:t>
      </w:r>
    </w:p>
    <w:p w14:paraId="57DEF0A9" w14:textId="77777777" w:rsidR="00617741" w:rsidRPr="00777793" w:rsidRDefault="00617741" w:rsidP="0061774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1EC35D76" w14:textId="77777777" w:rsidR="00617741" w:rsidRPr="00777793" w:rsidRDefault="00617741" w:rsidP="0061774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47E53815" w14:textId="77777777" w:rsidR="00617741" w:rsidRDefault="00617741" w:rsidP="00617741">
      <w:pPr>
        <w:spacing w:after="240" w:line="276" w:lineRule="auto"/>
        <w:ind w:firstLine="567"/>
        <w:jc w:val="left"/>
        <w:rPr>
          <w:ins w:id="1979" w:author="Попова Дарья" w:date="2020-07-22T19:20:00Z"/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1B112450" w14:textId="77777777" w:rsidR="00436390" w:rsidRDefault="00436390" w:rsidP="00436390">
      <w:pPr>
        <w:pStyle w:val="afa"/>
        <w:numPr>
          <w:ilvl w:val="0"/>
          <w:numId w:val="32"/>
        </w:numPr>
        <w:spacing w:after="240" w:line="276" w:lineRule="auto"/>
        <w:ind w:left="0" w:firstLine="567"/>
        <w:jc w:val="left"/>
        <w:rPr>
          <w:ins w:id="1980" w:author="Попова Дарья" w:date="2020-07-22T19:20:00Z"/>
          <w:rFonts w:ascii="Arial" w:hAnsi="Arial" w:cs="Arial"/>
        </w:rPr>
      </w:pPr>
      <w:ins w:id="1981" w:author="Попова Дарья" w:date="2020-07-22T19:20:00Z">
        <w:r w:rsidRPr="006C4A8D">
          <w:rPr>
            <w:rFonts w:ascii="Arial" w:hAnsi="Arial" w:cs="Arial"/>
          </w:rPr>
          <w:t>CJ20N – Project Builder.</w:t>
        </w:r>
      </w:ins>
    </w:p>
    <w:p w14:paraId="4E4A0C08" w14:textId="77777777" w:rsidR="00436390" w:rsidRPr="00777793" w:rsidRDefault="00436390">
      <w:pPr>
        <w:spacing w:after="240" w:line="276" w:lineRule="auto"/>
        <w:ind w:firstLine="567"/>
        <w:rPr>
          <w:rFonts w:ascii="Arial" w:hAnsi="Arial" w:cs="Arial"/>
        </w:rPr>
        <w:pPrChange w:id="1982" w:author="Попова Дарья" w:date="2020-07-23T10:28:00Z">
          <w:pPr>
            <w:spacing w:after="240" w:line="276" w:lineRule="auto"/>
            <w:ind w:firstLine="567"/>
            <w:jc w:val="left"/>
          </w:pPr>
        </w:pPrChange>
      </w:pPr>
    </w:p>
    <w:p w14:paraId="0AA2BB1A" w14:textId="31FFE98A" w:rsidR="00401B8F" w:rsidRPr="00621CB6" w:rsidRDefault="00401B8F">
      <w:pPr>
        <w:pStyle w:val="4"/>
      </w:pPr>
      <w:bookmarkStart w:id="1983" w:name="_Ref39071483"/>
      <w:r w:rsidRPr="00621CB6">
        <w:t>Шаг процесса 1</w:t>
      </w:r>
      <w:r w:rsidR="000E5A9A">
        <w:t>4</w:t>
      </w:r>
      <w:r w:rsidR="007573D8">
        <w:t>0</w:t>
      </w:r>
      <w:r w:rsidRPr="00621CB6">
        <w:t xml:space="preserve"> – Ввод данных смет в заказы ТОРО</w:t>
      </w:r>
      <w:ins w:id="1984" w:author="Попова Дарья" w:date="2020-07-23T09:24:00Z">
        <w:r w:rsidR="006E2D2E" w:rsidRPr="00C46CBE">
          <w:rPr>
            <w:rPrChange w:id="1985" w:author="Александр Шрамков" w:date="2021-03-10T18:17:00Z">
              <w:rPr>
                <w:lang w:val="en-US"/>
              </w:rPr>
            </w:rPrChange>
          </w:rPr>
          <w:t xml:space="preserve">/ </w:t>
        </w:r>
        <w:r w:rsidR="006E2D2E">
          <w:t>СГ</w:t>
        </w:r>
      </w:ins>
      <w:r w:rsidRPr="00621CB6">
        <w:t xml:space="preserve"> и приложение скан-копии</w:t>
      </w:r>
      <w:bookmarkEnd w:id="1983"/>
    </w:p>
    <w:p w14:paraId="1B452E8C" w14:textId="2AB7BD73" w:rsidR="004E2C04" w:rsidRPr="00621CB6" w:rsidRDefault="005534C2">
      <w:pPr>
        <w:spacing w:after="240" w:line="276" w:lineRule="auto"/>
        <w:ind w:firstLine="567"/>
        <w:rPr>
          <w:rFonts w:ascii="Arial" w:hAnsi="Arial" w:cs="Arial"/>
        </w:rPr>
        <w:pPrChange w:id="1986" w:author="Попова Дарья" w:date="2020-07-23T10:28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>Стоимость</w:t>
      </w:r>
      <w:r w:rsidR="007925FD" w:rsidRPr="00621CB6">
        <w:rPr>
          <w:rFonts w:ascii="Arial" w:hAnsi="Arial" w:cs="Arial"/>
        </w:rPr>
        <w:t xml:space="preserve"> работ определяется в процессе </w:t>
      </w:r>
      <w:r w:rsidR="009E0C2A" w:rsidRPr="00621CB6">
        <w:rPr>
          <w:rFonts w:ascii="Arial" w:hAnsi="Arial" w:cs="Arial"/>
        </w:rPr>
        <w:t>«</w:t>
      </w:r>
      <w:r w:rsidR="00297988" w:rsidRPr="00621CB6">
        <w:rPr>
          <w:rFonts w:ascii="Arial" w:hAnsi="Arial" w:cs="Arial"/>
        </w:rPr>
        <w:t xml:space="preserve">ПП-07.02.03.03-ERP </w:t>
      </w:r>
      <w:r w:rsidR="009E0C2A" w:rsidRPr="00621CB6">
        <w:rPr>
          <w:rFonts w:ascii="Arial" w:hAnsi="Arial" w:cs="Arial"/>
        </w:rPr>
        <w:t xml:space="preserve">Оценка </w:t>
      </w:r>
      <w:r w:rsidR="007925FD" w:rsidRPr="00621CB6">
        <w:rPr>
          <w:rFonts w:ascii="Arial" w:hAnsi="Arial" w:cs="Arial"/>
        </w:rPr>
        <w:t>стоимости работ на основании ведомости дефектов</w:t>
      </w:r>
      <w:r w:rsidR="009E0C2A" w:rsidRPr="00621CB6">
        <w:rPr>
          <w:rFonts w:ascii="Arial" w:hAnsi="Arial" w:cs="Arial"/>
        </w:rPr>
        <w:t>»</w:t>
      </w:r>
      <w:r w:rsidR="004E2C04" w:rsidRPr="00621CB6">
        <w:rPr>
          <w:rFonts w:ascii="Arial" w:hAnsi="Arial" w:cs="Arial"/>
        </w:rPr>
        <w:t>.</w:t>
      </w:r>
      <w:r w:rsidR="007925FD" w:rsidRPr="00621CB6">
        <w:rPr>
          <w:rFonts w:ascii="Arial" w:hAnsi="Arial" w:cs="Arial"/>
        </w:rPr>
        <w:t xml:space="preserve"> </w:t>
      </w:r>
    </w:p>
    <w:p w14:paraId="16CE875B" w14:textId="063C66F1" w:rsidR="007D43D3" w:rsidRDefault="004035E5">
      <w:pPr>
        <w:spacing w:after="240" w:line="276" w:lineRule="auto"/>
        <w:ind w:firstLine="567"/>
        <w:rPr>
          <w:ins w:id="1987" w:author="Попова Дарья" w:date="2020-07-23T09:30:00Z"/>
          <w:rFonts w:ascii="Arial" w:hAnsi="Arial" w:cs="Arial"/>
        </w:rPr>
        <w:pPrChange w:id="1988" w:author="Попова Дарья" w:date="2020-07-23T10:28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="007925FD" w:rsidRPr="00621CB6">
        <w:rPr>
          <w:rFonts w:ascii="Arial" w:hAnsi="Arial" w:cs="Arial"/>
        </w:rPr>
        <w:t xml:space="preserve">на основании сметы </w:t>
      </w:r>
      <w:r w:rsidR="00C97D67" w:rsidRPr="00621CB6">
        <w:rPr>
          <w:rFonts w:ascii="Arial" w:hAnsi="Arial" w:cs="Arial"/>
        </w:rPr>
        <w:t xml:space="preserve">вводит </w:t>
      </w:r>
      <w:del w:id="1989" w:author="Попова Дарья" w:date="2020-07-23T09:26:00Z">
        <w:r w:rsidR="005F1183" w:rsidRPr="00621CB6" w:rsidDel="007D43D3">
          <w:rPr>
            <w:rFonts w:ascii="Arial" w:hAnsi="Arial" w:cs="Arial"/>
          </w:rPr>
          <w:delText xml:space="preserve">объем </w:delText>
        </w:r>
      </w:del>
      <w:ins w:id="1990" w:author="Попова Дарья" w:date="2020-07-23T09:26:00Z">
        <w:r w:rsidR="007D43D3">
          <w:rPr>
            <w:rFonts w:ascii="Arial" w:hAnsi="Arial" w:cs="Arial"/>
          </w:rPr>
          <w:t>плановую стоимость услуги</w:t>
        </w:r>
      </w:ins>
      <w:ins w:id="1991" w:author="Попова Дарья" w:date="2020-07-23T09:29:00Z">
        <w:r w:rsidR="007D43D3">
          <w:rPr>
            <w:rFonts w:ascii="Arial" w:hAnsi="Arial" w:cs="Arial"/>
          </w:rPr>
          <w:t xml:space="preserve"> для ОЗМ вида </w:t>
        </w:r>
      </w:ins>
      <w:ins w:id="1992" w:author="Попова Дарья" w:date="2020-07-23T09:30:00Z">
        <w:r w:rsidR="007D43D3" w:rsidRPr="00254389">
          <w:rPr>
            <w:rFonts w:ascii="Arial" w:hAnsi="Arial" w:cs="Arial"/>
            <w:rPrChange w:id="1993" w:author="Попова Дарья" w:date="2020-07-23T10:28:00Z">
              <w:rPr>
                <w:rFonts w:ascii="Arial" w:hAnsi="Arial" w:cs="Arial"/>
                <w:lang w:val="en-US"/>
              </w:rPr>
            </w:rPrChange>
          </w:rPr>
          <w:t>ZSRV</w:t>
        </w:r>
      </w:ins>
      <w:ins w:id="1994" w:author="Попова Дарья" w:date="2020-07-23T09:26:00Z">
        <w:r w:rsidR="007D43D3" w:rsidRPr="00621CB6">
          <w:rPr>
            <w:rFonts w:ascii="Arial" w:hAnsi="Arial" w:cs="Arial"/>
          </w:rPr>
          <w:t xml:space="preserve"> </w:t>
        </w:r>
      </w:ins>
      <w:del w:id="1995" w:author="Попова Дарья" w:date="2020-07-23T09:26:00Z">
        <w:r w:rsidR="005F1183" w:rsidRPr="00621CB6" w:rsidDel="007D43D3">
          <w:rPr>
            <w:rFonts w:ascii="Arial" w:hAnsi="Arial" w:cs="Arial"/>
          </w:rPr>
          <w:delText xml:space="preserve">необходимых работ </w:delText>
        </w:r>
      </w:del>
      <w:r w:rsidR="005F1183" w:rsidRPr="00621CB6">
        <w:rPr>
          <w:rFonts w:ascii="Arial" w:hAnsi="Arial" w:cs="Arial"/>
        </w:rPr>
        <w:t>в заказ ТОРО на вкладке «</w:t>
      </w:r>
      <w:r w:rsidR="004A740D" w:rsidRPr="00621CB6">
        <w:rPr>
          <w:rFonts w:ascii="Arial" w:hAnsi="Arial" w:cs="Arial"/>
        </w:rPr>
        <w:t>Компоненты» в</w:t>
      </w:r>
      <w:r w:rsidR="005F1183" w:rsidRPr="00621CB6">
        <w:rPr>
          <w:rFonts w:ascii="Arial" w:hAnsi="Arial" w:cs="Arial"/>
        </w:rPr>
        <w:t xml:space="preserve"> поле «Объем потребности</w:t>
      </w:r>
      <w:r w:rsidR="005A5858" w:rsidRPr="00621CB6">
        <w:rPr>
          <w:rFonts w:ascii="Arial" w:hAnsi="Arial" w:cs="Arial"/>
        </w:rPr>
        <w:t xml:space="preserve">», </w:t>
      </w:r>
      <w:del w:id="1996" w:author="Попова Дарья" w:date="2020-07-23T09:27:00Z">
        <w:r w:rsidR="005A5858" w:rsidRPr="00621CB6" w:rsidDel="007D43D3">
          <w:rPr>
            <w:rFonts w:ascii="Arial" w:hAnsi="Arial" w:cs="Arial"/>
          </w:rPr>
          <w:delText xml:space="preserve">в поле «Количество» вводит общую плановую стоимость услуги, </w:delText>
        </w:r>
      </w:del>
      <w:r w:rsidR="005A5858" w:rsidRPr="00621CB6">
        <w:rPr>
          <w:rFonts w:ascii="Arial" w:hAnsi="Arial" w:cs="Arial"/>
        </w:rPr>
        <w:t>в поле «Единица измерения»</w:t>
      </w:r>
      <w:ins w:id="1997" w:author="Попова Дарья" w:date="2020-07-23T09:32:00Z">
        <w:r w:rsidR="007D43D3">
          <w:rPr>
            <w:rFonts w:ascii="Arial" w:hAnsi="Arial" w:cs="Arial"/>
          </w:rPr>
          <w:t xml:space="preserve"> автоматически</w:t>
        </w:r>
      </w:ins>
      <w:r w:rsidR="005A5858" w:rsidRPr="00621CB6">
        <w:rPr>
          <w:rFonts w:ascii="Arial" w:hAnsi="Arial" w:cs="Arial"/>
        </w:rPr>
        <w:t xml:space="preserve"> указывается «СТМ – стоимость».</w:t>
      </w:r>
      <w:ins w:id="1998" w:author="Попова Дарья" w:date="2020-07-23T09:24:00Z">
        <w:r w:rsidR="007D43D3">
          <w:rPr>
            <w:rFonts w:ascii="Arial" w:hAnsi="Arial" w:cs="Arial"/>
          </w:rPr>
          <w:t xml:space="preserve"> </w:t>
        </w:r>
      </w:ins>
    </w:p>
    <w:p w14:paraId="40C35F94" w14:textId="0BCBBEF1" w:rsidR="00401B8F" w:rsidRPr="007D43D3" w:rsidDel="007D43D3" w:rsidRDefault="00401B8F">
      <w:pPr>
        <w:spacing w:after="240" w:line="276" w:lineRule="auto"/>
        <w:ind w:firstLine="567"/>
        <w:rPr>
          <w:del w:id="1999" w:author="Попова Дарья" w:date="2020-07-23T09:30:00Z"/>
          <w:rFonts w:ascii="Arial" w:hAnsi="Arial" w:cs="Arial"/>
        </w:rPr>
        <w:pPrChange w:id="2000" w:author="Попова Дарья" w:date="2020-07-23T10:28:00Z">
          <w:pPr>
            <w:spacing w:before="120"/>
            <w:ind w:firstLine="567"/>
          </w:pPr>
        </w:pPrChange>
      </w:pPr>
    </w:p>
    <w:p w14:paraId="22368BE1" w14:textId="5477907D" w:rsidR="00D70B32" w:rsidRDefault="00D70B32">
      <w:pPr>
        <w:spacing w:after="240" w:line="276" w:lineRule="auto"/>
        <w:ind w:firstLine="567"/>
        <w:rPr>
          <w:ins w:id="2001" w:author="Попова Дарья" w:date="2020-07-23T09:31:00Z"/>
          <w:rFonts w:ascii="Arial" w:hAnsi="Arial" w:cs="Arial"/>
        </w:rPr>
        <w:pPrChange w:id="2002" w:author="Попова Дарья" w:date="2020-07-23T10:28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>Для при</w:t>
      </w:r>
      <w:r w:rsidR="00B525D7">
        <w:rPr>
          <w:rFonts w:ascii="Arial" w:hAnsi="Arial" w:cs="Arial"/>
        </w:rPr>
        <w:t>крепления скан-копий смет и любой другой необходимой документации</w:t>
      </w:r>
      <w:r w:rsidRPr="00621CB6">
        <w:rPr>
          <w:rFonts w:ascii="Arial" w:hAnsi="Arial" w:cs="Arial"/>
        </w:rPr>
        <w:t xml:space="preserve">,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>УО</w:t>
      </w:r>
      <w:r w:rsidR="009E0C2A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используя </w:t>
      </w:r>
      <w:r w:rsidR="004A740D" w:rsidRPr="00621CB6">
        <w:rPr>
          <w:rFonts w:ascii="Arial" w:hAnsi="Arial" w:cs="Arial"/>
        </w:rPr>
        <w:t>транзакцию</w:t>
      </w:r>
      <w:r w:rsidRPr="00621CB6">
        <w:rPr>
          <w:rFonts w:ascii="Arial" w:hAnsi="Arial" w:cs="Arial"/>
        </w:rPr>
        <w:t xml:space="preserve"> по изменению заказов ТОРО </w:t>
      </w:r>
      <w:r w:rsidR="00E667F9">
        <w:rPr>
          <w:rFonts w:ascii="Arial" w:hAnsi="Arial" w:cs="Arial"/>
        </w:rPr>
        <w:t>«IW38 Список заказов ТОРО (изменение)»</w:t>
      </w:r>
      <w:r w:rsidR="009E0C2A" w:rsidRPr="00621CB6">
        <w:rPr>
          <w:rFonts w:ascii="Arial" w:hAnsi="Arial" w:cs="Arial"/>
        </w:rPr>
        <w:t>,</w:t>
      </w:r>
      <w:r w:rsidR="006C1C74" w:rsidRPr="00621CB6">
        <w:rPr>
          <w:rFonts w:ascii="Arial" w:hAnsi="Arial" w:cs="Arial"/>
        </w:rPr>
        <w:t xml:space="preserve"> </w:t>
      </w:r>
      <w:r w:rsidR="00A56E91" w:rsidRPr="00621CB6">
        <w:rPr>
          <w:rFonts w:ascii="Arial" w:hAnsi="Arial" w:cs="Arial"/>
        </w:rPr>
        <w:t>за</w:t>
      </w:r>
      <w:r w:rsidR="006C1C74" w:rsidRPr="00621CB6">
        <w:rPr>
          <w:rFonts w:ascii="Arial" w:hAnsi="Arial" w:cs="Arial"/>
        </w:rPr>
        <w:t xml:space="preserve">ходит в заказ ТОРО </w:t>
      </w:r>
      <w:r w:rsidR="00A56E91" w:rsidRPr="00621CB6">
        <w:rPr>
          <w:rFonts w:ascii="Arial" w:hAnsi="Arial" w:cs="Arial"/>
        </w:rPr>
        <w:t>в режиме</w:t>
      </w:r>
      <w:r w:rsidR="006C1C74" w:rsidRPr="00621CB6">
        <w:rPr>
          <w:rFonts w:ascii="Arial" w:hAnsi="Arial" w:cs="Arial"/>
        </w:rPr>
        <w:t xml:space="preserve"> изменение и </w:t>
      </w:r>
      <w:r w:rsidR="004A740D" w:rsidRPr="00621CB6">
        <w:rPr>
          <w:rFonts w:ascii="Arial" w:hAnsi="Arial" w:cs="Arial"/>
        </w:rPr>
        <w:t>при помощи</w:t>
      </w:r>
      <w:r w:rsidR="006C1C74" w:rsidRPr="00621CB6">
        <w:rPr>
          <w:rFonts w:ascii="Arial" w:hAnsi="Arial" w:cs="Arial"/>
        </w:rPr>
        <w:t xml:space="preserve"> стандартной </w:t>
      </w:r>
      <w:r w:rsidR="004A740D" w:rsidRPr="00621CB6">
        <w:rPr>
          <w:rFonts w:ascii="Arial" w:hAnsi="Arial" w:cs="Arial"/>
        </w:rPr>
        <w:t>функции</w:t>
      </w:r>
      <w:r w:rsidR="006C1C74" w:rsidRPr="00621CB6">
        <w:rPr>
          <w:rFonts w:ascii="Arial" w:hAnsi="Arial" w:cs="Arial"/>
        </w:rPr>
        <w:t xml:space="preserve"> «Услуги к объекту»</w:t>
      </w:r>
      <w:r w:rsidR="00AF2934" w:rsidRPr="00621CB6">
        <w:rPr>
          <w:rFonts w:ascii="Arial" w:hAnsi="Arial" w:cs="Arial"/>
        </w:rPr>
        <w:t xml:space="preserve"> (</w:t>
      </w:r>
      <w:r w:rsidR="00AF2934" w:rsidRPr="00254389">
        <w:rPr>
          <w:rFonts w:ascii="Arial" w:hAnsi="Arial" w:cs="Arial"/>
          <w:rPrChange w:id="2003" w:author="Попова Дарья" w:date="2020-07-23T10:28:00Z">
            <w:rPr>
              <w:rFonts w:ascii="Arial" w:hAnsi="Arial" w:cs="Arial"/>
              <w:lang w:val="en-US"/>
            </w:rPr>
          </w:rPrChange>
        </w:rPr>
        <w:t>Archivelink</w:t>
      </w:r>
      <w:r w:rsidR="00AF2934" w:rsidRPr="00621CB6">
        <w:rPr>
          <w:rFonts w:ascii="Arial" w:hAnsi="Arial" w:cs="Arial"/>
        </w:rPr>
        <w:t>)</w:t>
      </w:r>
      <w:r w:rsidR="006C1C74" w:rsidRPr="00621CB6">
        <w:rPr>
          <w:rFonts w:ascii="Arial" w:hAnsi="Arial" w:cs="Arial"/>
        </w:rPr>
        <w:t xml:space="preserve"> </w:t>
      </w:r>
      <w:r w:rsidR="004A740D" w:rsidRPr="00621CB6">
        <w:rPr>
          <w:rFonts w:ascii="Arial" w:hAnsi="Arial" w:cs="Arial"/>
        </w:rPr>
        <w:t>при</w:t>
      </w:r>
      <w:r w:rsidR="00A56E91" w:rsidRPr="00621CB6">
        <w:rPr>
          <w:rFonts w:ascii="Arial" w:hAnsi="Arial" w:cs="Arial"/>
        </w:rPr>
        <w:t>крепляет</w:t>
      </w:r>
      <w:r w:rsidR="006C1C74" w:rsidRPr="00621CB6">
        <w:rPr>
          <w:rFonts w:ascii="Arial" w:hAnsi="Arial" w:cs="Arial"/>
        </w:rPr>
        <w:t xml:space="preserve"> отсканированны</w:t>
      </w:r>
      <w:r w:rsidR="00B525D7">
        <w:rPr>
          <w:rFonts w:ascii="Arial" w:hAnsi="Arial" w:cs="Arial"/>
        </w:rPr>
        <w:t>е</w:t>
      </w:r>
      <w:r w:rsidR="006C1C74" w:rsidRPr="00621CB6">
        <w:rPr>
          <w:rFonts w:ascii="Arial" w:hAnsi="Arial" w:cs="Arial"/>
        </w:rPr>
        <w:t xml:space="preserve"> документ</w:t>
      </w:r>
      <w:r w:rsidR="00B525D7">
        <w:rPr>
          <w:rFonts w:ascii="Arial" w:hAnsi="Arial" w:cs="Arial"/>
        </w:rPr>
        <w:t>ы</w:t>
      </w:r>
      <w:r w:rsidR="006C1C74" w:rsidRPr="00621CB6">
        <w:rPr>
          <w:rFonts w:ascii="Arial" w:hAnsi="Arial" w:cs="Arial"/>
        </w:rPr>
        <w:t xml:space="preserve"> </w:t>
      </w:r>
      <w:r w:rsidR="007925FD" w:rsidRPr="00621CB6">
        <w:rPr>
          <w:rFonts w:ascii="Arial" w:hAnsi="Arial" w:cs="Arial"/>
        </w:rPr>
        <w:t xml:space="preserve">к </w:t>
      </w:r>
      <w:r w:rsidR="006C1C74" w:rsidRPr="00621CB6">
        <w:rPr>
          <w:rFonts w:ascii="Arial" w:hAnsi="Arial" w:cs="Arial"/>
        </w:rPr>
        <w:t>заказу ТОРО.</w:t>
      </w:r>
    </w:p>
    <w:p w14:paraId="6D98D103" w14:textId="1A03BC72" w:rsidR="007D43D3" w:rsidRPr="007D43D3" w:rsidRDefault="007D43D3">
      <w:pPr>
        <w:spacing w:after="240" w:line="276" w:lineRule="auto"/>
        <w:ind w:firstLine="567"/>
        <w:rPr>
          <w:ins w:id="2004" w:author="Попова Дарья" w:date="2020-07-23T09:31:00Z"/>
          <w:rFonts w:ascii="Arial" w:hAnsi="Arial" w:cs="Arial"/>
        </w:rPr>
        <w:pPrChange w:id="2005" w:author="Попова Дарья" w:date="2020-07-23T10:28:00Z">
          <w:pPr>
            <w:spacing w:before="120"/>
            <w:ind w:firstLine="567"/>
          </w:pPr>
        </w:pPrChange>
      </w:pPr>
      <w:ins w:id="2006" w:author="Попова Дарья" w:date="2020-07-23T09:31:00Z">
        <w:r>
          <w:rPr>
            <w:rFonts w:ascii="Arial" w:hAnsi="Arial" w:cs="Arial"/>
          </w:rPr>
          <w:t xml:space="preserve">Планировщик ЗиС УО на основании сметы вводит плановую стоимость услуги в компонент материала сетевого графика для ОЗМ вида </w:t>
        </w:r>
        <w:r w:rsidRPr="00DF7C9E">
          <w:rPr>
            <w:rFonts w:ascii="Arial" w:hAnsi="Arial" w:cs="Arial"/>
            <w:rPrChange w:id="2007" w:author="Попова Дарья" w:date="2020-07-23T09:35:00Z">
              <w:rPr>
                <w:rFonts w:ascii="Arial" w:hAnsi="Arial" w:cs="Arial"/>
                <w:lang w:val="en-US"/>
              </w:rPr>
            </w:rPrChange>
          </w:rPr>
          <w:t>ZSRV</w:t>
        </w:r>
        <w:r>
          <w:rPr>
            <w:rFonts w:ascii="Arial" w:hAnsi="Arial" w:cs="Arial"/>
          </w:rPr>
          <w:t xml:space="preserve"> в поле «Количество</w:t>
        </w:r>
      </w:ins>
      <w:ins w:id="2008" w:author="Попова Дарья" w:date="2020-07-23T09:32:00Z">
        <w:r>
          <w:rPr>
            <w:rFonts w:ascii="Arial" w:hAnsi="Arial" w:cs="Arial"/>
          </w:rPr>
          <w:t xml:space="preserve"> потребности</w:t>
        </w:r>
      </w:ins>
      <w:ins w:id="2009" w:author="Попова Дарья" w:date="2020-07-23T09:31:00Z">
        <w:r>
          <w:rPr>
            <w:rFonts w:ascii="Arial" w:hAnsi="Arial" w:cs="Arial"/>
          </w:rPr>
          <w:t>»</w:t>
        </w:r>
      </w:ins>
      <w:ins w:id="2010" w:author="Попова Дарья" w:date="2020-07-23T09:32:00Z">
        <w:r>
          <w:rPr>
            <w:rFonts w:ascii="Arial" w:hAnsi="Arial" w:cs="Arial"/>
          </w:rPr>
          <w:t xml:space="preserve">, </w:t>
        </w:r>
        <w:r w:rsidRPr="00621CB6">
          <w:rPr>
            <w:rFonts w:ascii="Arial" w:hAnsi="Arial" w:cs="Arial"/>
          </w:rPr>
          <w:t>в поле «Единица измерения»</w:t>
        </w:r>
        <w:r>
          <w:rPr>
            <w:rFonts w:ascii="Arial" w:hAnsi="Arial" w:cs="Arial"/>
          </w:rPr>
          <w:t xml:space="preserve"> автоматически</w:t>
        </w:r>
        <w:r w:rsidRPr="00621CB6">
          <w:rPr>
            <w:rFonts w:ascii="Arial" w:hAnsi="Arial" w:cs="Arial"/>
          </w:rPr>
          <w:t xml:space="preserve"> указывается «СТМ – стоимость»</w:t>
        </w:r>
      </w:ins>
      <w:ins w:id="2011" w:author="Попова Дарья" w:date="2020-07-23T09:35:00Z">
        <w:r w:rsidR="00DF7C9E">
          <w:rPr>
            <w:rFonts w:ascii="Arial" w:hAnsi="Arial" w:cs="Arial"/>
          </w:rPr>
          <w:t>,</w:t>
        </w:r>
        <w:r w:rsidR="00DF7C9E" w:rsidRPr="00DF7C9E">
          <w:rPr>
            <w:rFonts w:ascii="Arial" w:hAnsi="Arial" w:cs="Arial"/>
            <w:rPrChange w:id="2012" w:author="Попова Дарья" w:date="2020-07-23T09:35:00Z">
              <w:rPr>
                <w:rFonts w:cs="Arial"/>
              </w:rPr>
            </w:rPrChange>
          </w:rPr>
          <w:t xml:space="preserve"> а также прикрепляет скан-копии дефектной ведомости, сметы и при необходимости других документов </w:t>
        </w:r>
      </w:ins>
      <w:ins w:id="2013" w:author="Попова Дарья" w:date="2020-07-23T09:53:00Z">
        <w:r w:rsidR="00D2682B">
          <w:rPr>
            <w:rFonts w:ascii="Arial" w:hAnsi="Arial" w:cs="Arial"/>
          </w:rPr>
          <w:t xml:space="preserve">к </w:t>
        </w:r>
      </w:ins>
      <w:ins w:id="2014" w:author="Попова Дарья" w:date="2020-07-23T09:35:00Z">
        <w:r w:rsidR="00DF7C9E" w:rsidRPr="00DF7C9E">
          <w:rPr>
            <w:rFonts w:ascii="Arial" w:hAnsi="Arial" w:cs="Arial"/>
            <w:rPrChange w:id="2015" w:author="Попова Дарья" w:date="2020-07-23T09:35:00Z">
              <w:rPr>
                <w:rFonts w:cs="Arial"/>
              </w:rPr>
            </w:rPrChange>
          </w:rPr>
          <w:t>компоненту материала сетевого графика.</w:t>
        </w:r>
      </w:ins>
    </w:p>
    <w:p w14:paraId="55293F30" w14:textId="77777777" w:rsidR="00D2682B" w:rsidRPr="00621CB6" w:rsidRDefault="00D2682B">
      <w:pPr>
        <w:spacing w:after="240" w:line="276" w:lineRule="auto"/>
        <w:ind w:firstLine="567"/>
        <w:rPr>
          <w:ins w:id="2016" w:author="Попова Дарья" w:date="2020-07-23T09:54:00Z"/>
          <w:rFonts w:ascii="Arial" w:hAnsi="Arial" w:cs="Arial"/>
        </w:rPr>
      </w:pPr>
      <w:ins w:id="2017" w:author="Попова Дарья" w:date="2020-07-23T09:54:00Z">
        <w:r w:rsidRPr="00621CB6">
          <w:rPr>
            <w:rFonts w:ascii="Arial" w:hAnsi="Arial" w:cs="Arial"/>
          </w:rPr>
          <w:t>Используются транзакции:</w:t>
        </w:r>
      </w:ins>
    </w:p>
    <w:p w14:paraId="2B9AD2E1" w14:textId="08737E77" w:rsidR="007D43D3" w:rsidDel="00D2682B" w:rsidRDefault="007D43D3">
      <w:pPr>
        <w:spacing w:before="120" w:after="120"/>
        <w:ind w:firstLine="567"/>
        <w:rPr>
          <w:del w:id="2018" w:author="Попова Дарья" w:date="2020-07-23T09:35:00Z"/>
          <w:rFonts w:ascii="Arial" w:hAnsi="Arial" w:cs="Arial"/>
        </w:rPr>
        <w:pPrChange w:id="2019" w:author="Попова Дарья" w:date="2020-07-23T09:55:00Z">
          <w:pPr>
            <w:spacing w:after="240" w:line="276" w:lineRule="auto"/>
            <w:ind w:firstLine="567"/>
          </w:pPr>
        </w:pPrChange>
      </w:pPr>
    </w:p>
    <w:p w14:paraId="261DBC99" w14:textId="438E3FD0" w:rsidR="00D2682B" w:rsidRDefault="00D2682B">
      <w:pPr>
        <w:pStyle w:val="afa"/>
        <w:numPr>
          <w:ilvl w:val="0"/>
          <w:numId w:val="32"/>
        </w:numPr>
        <w:spacing w:before="120" w:after="120" w:line="276" w:lineRule="auto"/>
        <w:ind w:left="0" w:firstLine="567"/>
        <w:jc w:val="left"/>
        <w:rPr>
          <w:ins w:id="2020" w:author="Попова Дарья" w:date="2020-07-23T09:54:00Z"/>
          <w:rFonts w:ascii="Arial" w:hAnsi="Arial" w:cs="Arial"/>
        </w:rPr>
        <w:pPrChange w:id="2021" w:author="Попова Дарья" w:date="2020-07-23T09:55:00Z">
          <w:pPr>
            <w:pStyle w:val="afa"/>
            <w:numPr>
              <w:numId w:val="32"/>
            </w:numPr>
            <w:spacing w:after="240" w:line="276" w:lineRule="auto"/>
            <w:ind w:left="0" w:firstLine="567"/>
            <w:jc w:val="left"/>
          </w:pPr>
        </w:pPrChange>
      </w:pPr>
      <w:ins w:id="2022" w:author="Попова Дарья" w:date="2020-07-23T09:54:00Z">
        <w:r w:rsidRPr="006E306D">
          <w:rPr>
            <w:rFonts w:ascii="Arial" w:hAnsi="Arial" w:cs="Arial"/>
          </w:rPr>
          <w:t>IW3</w:t>
        </w:r>
        <w:r>
          <w:rPr>
            <w:rFonts w:ascii="Arial" w:hAnsi="Arial" w:cs="Arial"/>
          </w:rPr>
          <w:t>8</w:t>
        </w:r>
        <w:r w:rsidRPr="006E306D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- </w:t>
        </w:r>
      </w:ins>
      <w:ins w:id="2023" w:author="Попова Дарья" w:date="2020-07-23T09:55:00Z">
        <w:r>
          <w:rPr>
            <w:rFonts w:ascii="Arial" w:hAnsi="Arial" w:cs="Arial"/>
          </w:rPr>
          <w:t>Список заказов ТОРО (изменение)</w:t>
        </w:r>
      </w:ins>
    </w:p>
    <w:p w14:paraId="2DABC251" w14:textId="23186B37" w:rsidR="00103A0B" w:rsidRPr="00621CB6" w:rsidRDefault="00103A0B">
      <w:pPr>
        <w:spacing w:before="120"/>
        <w:ind w:firstLine="567"/>
        <w:rPr>
          <w:rFonts w:ascii="Arial" w:hAnsi="Arial" w:cs="Arial"/>
        </w:rPr>
        <w:pPrChange w:id="2024" w:author="Попова Дарья" w:date="2020-07-23T09:35:00Z">
          <w:pPr>
            <w:spacing w:after="240" w:line="276" w:lineRule="auto"/>
            <w:ind w:firstLine="567"/>
          </w:pPr>
        </w:pPrChange>
      </w:pPr>
      <w:r w:rsidRPr="00621CB6">
        <w:rPr>
          <w:rFonts w:ascii="Arial" w:hAnsi="Arial" w:cs="Arial"/>
        </w:rPr>
        <w:t xml:space="preserve">Поля для заполнения на селекционном экране </w:t>
      </w:r>
      <w:r w:rsidR="00E667F9">
        <w:rPr>
          <w:rFonts w:ascii="Arial" w:hAnsi="Arial" w:cs="Arial"/>
        </w:rPr>
        <w:t>«IW38 Список заказов ТОРО (изменение)»</w:t>
      </w:r>
      <w:r w:rsidRPr="00621CB6">
        <w:rPr>
          <w:rFonts w:ascii="Arial" w:hAnsi="Arial" w:cs="Arial"/>
        </w:rPr>
        <w:t>:</w:t>
      </w:r>
    </w:p>
    <w:p w14:paraId="314A6F79" w14:textId="77777777" w:rsidR="00103A0B" w:rsidRPr="00621CB6" w:rsidRDefault="00103A0B" w:rsidP="00103A0B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0FA34AD4" w14:textId="77777777" w:rsidR="00103A0B" w:rsidRPr="00621CB6" w:rsidRDefault="00103A0B" w:rsidP="00103A0B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067A60A4" w14:textId="77777777" w:rsidR="00103A0B" w:rsidRDefault="00103A0B" w:rsidP="00103A0B">
      <w:pPr>
        <w:spacing w:after="240" w:line="276" w:lineRule="auto"/>
        <w:ind w:left="927"/>
        <w:jc w:val="left"/>
        <w:rPr>
          <w:ins w:id="2025" w:author="Попова Дарья" w:date="2020-07-23T09:55:00Z"/>
          <w:rFonts w:ascii="Arial" w:hAnsi="Arial" w:cs="Arial"/>
        </w:rPr>
      </w:pPr>
      <w:r w:rsidRPr="00621CB6">
        <w:rPr>
          <w:rFonts w:ascii="Arial" w:hAnsi="Arial" w:cs="Arial"/>
        </w:rPr>
        <w:t>- Период (с .. по).</w:t>
      </w:r>
    </w:p>
    <w:p w14:paraId="19C20A76" w14:textId="1355DA38" w:rsidR="00D2682B" w:rsidRDefault="00D2682B" w:rsidP="00D2682B">
      <w:pPr>
        <w:pStyle w:val="afa"/>
        <w:numPr>
          <w:ilvl w:val="0"/>
          <w:numId w:val="32"/>
        </w:numPr>
        <w:spacing w:before="120" w:after="120" w:line="276" w:lineRule="auto"/>
        <w:ind w:left="0" w:firstLine="567"/>
        <w:jc w:val="left"/>
        <w:rPr>
          <w:ins w:id="2026" w:author="Попова Дарья" w:date="2020-07-23T09:55:00Z"/>
          <w:rFonts w:ascii="Arial" w:hAnsi="Arial" w:cs="Arial"/>
        </w:rPr>
      </w:pPr>
      <w:ins w:id="2027" w:author="Попова Дарья" w:date="2020-07-23T09:56:00Z">
        <w:r w:rsidRPr="006C4A8D">
          <w:rPr>
            <w:rFonts w:ascii="Arial" w:hAnsi="Arial" w:cs="Arial"/>
          </w:rPr>
          <w:lastRenderedPageBreak/>
          <w:t>CJ20N – Project Builder</w:t>
        </w:r>
      </w:ins>
    </w:p>
    <w:p w14:paraId="42916382" w14:textId="77777777" w:rsidR="00D2682B" w:rsidRPr="00621CB6" w:rsidRDefault="00D2682B" w:rsidP="00103A0B">
      <w:pPr>
        <w:spacing w:after="240" w:line="276" w:lineRule="auto"/>
        <w:ind w:left="927"/>
        <w:jc w:val="left"/>
        <w:rPr>
          <w:rFonts w:ascii="Arial" w:hAnsi="Arial" w:cs="Arial"/>
        </w:rPr>
      </w:pPr>
    </w:p>
    <w:p w14:paraId="6E9BDD92" w14:textId="09EEFA28" w:rsidR="00FB156F" w:rsidRPr="00777793" w:rsidRDefault="00FB156F">
      <w:pPr>
        <w:pStyle w:val="4"/>
      </w:pPr>
      <w:r w:rsidRPr="00777793">
        <w:t xml:space="preserve">Шаг процесса </w:t>
      </w:r>
      <w:r w:rsidR="002515EA">
        <w:t>1</w:t>
      </w:r>
      <w:r w:rsidR="000E5A9A">
        <w:t>5</w:t>
      </w:r>
      <w:r w:rsidRPr="00777793">
        <w:t>0 – Выравнивание плана-графика воздействий на ПА со смежными службами на уровне подразделения</w:t>
      </w:r>
    </w:p>
    <w:p w14:paraId="6C90152F" w14:textId="2A4E0859" w:rsidR="00FB156F" w:rsidRPr="00777793" w:rsidRDefault="00FB156F">
      <w:pPr>
        <w:spacing w:after="240" w:line="276" w:lineRule="auto"/>
        <w:ind w:firstLine="567"/>
        <w:rPr>
          <w:rFonts w:ascii="Arial" w:hAnsi="Arial" w:cs="Arial"/>
        </w:rPr>
        <w:pPrChange w:id="2028" w:author="Попова Дарья" w:date="2020-07-23T10:28:00Z">
          <w:pPr>
            <w:spacing w:before="120"/>
            <w:ind w:firstLine="567"/>
          </w:pPr>
        </w:pPrChange>
      </w:pPr>
      <w:r w:rsidRPr="00777793">
        <w:rPr>
          <w:rFonts w:ascii="Arial" w:hAnsi="Arial" w:cs="Arial"/>
        </w:rPr>
        <w:t>После планирования исполнителей на заказах ТОРО</w:t>
      </w:r>
      <w:ins w:id="2029" w:author="Попова Дарья" w:date="2020-07-23T10:14:00Z">
        <w:r w:rsidR="001842E4">
          <w:rPr>
            <w:rFonts w:ascii="Arial" w:hAnsi="Arial" w:cs="Arial"/>
          </w:rPr>
          <w:t>/ сетевых графиках</w:t>
        </w:r>
      </w:ins>
      <w:r w:rsidRPr="00777793">
        <w:rPr>
          <w:rFonts w:ascii="Arial" w:hAnsi="Arial" w:cs="Arial"/>
        </w:rPr>
        <w:t xml:space="preserve"> в рамках своей области ответственности, Планировщик ТОиР </w:t>
      </w:r>
      <w:r w:rsidR="007C2A87">
        <w:rPr>
          <w:rFonts w:ascii="Arial" w:hAnsi="Arial" w:cs="Arial"/>
        </w:rPr>
        <w:t>УО</w:t>
      </w:r>
      <w:ins w:id="2030" w:author="Попова Дарья" w:date="2020-07-23T10:14:00Z">
        <w:r w:rsidR="001842E4">
          <w:rPr>
            <w:rFonts w:ascii="Arial" w:hAnsi="Arial" w:cs="Arial"/>
          </w:rPr>
          <w:t xml:space="preserve"> или Планировщик ЗиС УО</w:t>
        </w:r>
      </w:ins>
      <w:r w:rsidR="007C2A87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>должен проанализировать перечень заказов</w:t>
      </w:r>
      <w:ins w:id="2031" w:author="Попова Дарья" w:date="2020-07-23T10:14:00Z">
        <w:r w:rsidR="001842E4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 смежных служб (используется стандартная транзакция </w:t>
      </w:r>
      <w:r>
        <w:rPr>
          <w:rFonts w:ascii="Arial" w:hAnsi="Arial" w:cs="Arial"/>
        </w:rPr>
        <w:t>«IW38 Список заказов ТОРО (изменение)»</w:t>
      </w:r>
      <w:ins w:id="2032" w:author="Попова Дарья" w:date="2020-07-23T10:15:00Z">
        <w:r w:rsidR="001842E4">
          <w:rPr>
            <w:rFonts w:ascii="Arial" w:hAnsi="Arial" w:cs="Arial"/>
          </w:rPr>
          <w:t xml:space="preserve"> </w:t>
        </w:r>
      </w:ins>
      <w:r w:rsidRPr="00777793">
        <w:rPr>
          <w:rFonts w:ascii="Arial" w:hAnsi="Arial" w:cs="Arial"/>
        </w:rPr>
        <w:t xml:space="preserve">либо </w:t>
      </w:r>
      <w:ins w:id="2033" w:author="Александр Шрамков" w:date="2021-03-12T18:39:00Z">
        <w:r w:rsidR="00617354">
          <w:rPr>
            <w:rFonts w:ascii="Arial" w:hAnsi="Arial" w:cs="Arial"/>
            <w:lang w:val="en-US"/>
          </w:rPr>
          <w:t>ZPM</w:t>
        </w:r>
        <w:r w:rsidR="00617354" w:rsidRPr="00617354">
          <w:rPr>
            <w:rFonts w:ascii="Arial" w:hAnsi="Arial" w:cs="Arial"/>
            <w:rPrChange w:id="2034" w:author="Александр Шрамков" w:date="2021-03-12T18:39:00Z">
              <w:rPr>
                <w:rFonts w:ascii="Arial" w:hAnsi="Arial" w:cs="Arial"/>
                <w:lang w:val="en-US"/>
              </w:rPr>
            </w:rPrChange>
          </w:rPr>
          <w:t>_</w:t>
        </w:r>
        <w:r w:rsidR="00617354">
          <w:rPr>
            <w:rFonts w:ascii="Arial" w:hAnsi="Arial" w:cs="Arial"/>
            <w:lang w:val="en-US"/>
          </w:rPr>
          <w:t>PLAN</w:t>
        </w:r>
        <w:r w:rsidR="00617354" w:rsidRPr="00617354">
          <w:rPr>
            <w:rFonts w:ascii="Arial" w:hAnsi="Arial" w:cs="Arial"/>
            <w:rPrChange w:id="2035" w:author="Александр Шрамков" w:date="2021-03-12T18:39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 w:rsidR="00617354">
          <w:rPr>
            <w:rFonts w:ascii="Arial" w:hAnsi="Arial" w:cs="Arial"/>
          </w:rPr>
          <w:t>«АРМ</w:t>
        </w:r>
      </w:ins>
      <w:ins w:id="2036" w:author="Александр Шрамков" w:date="2021-03-12T18:40:00Z">
        <w:r w:rsidR="00617354">
          <w:rPr>
            <w:rFonts w:ascii="Arial" w:hAnsi="Arial" w:cs="Arial"/>
          </w:rPr>
          <w:t xml:space="preserve"> планировщика ТОиР</w:t>
        </w:r>
      </w:ins>
      <w:ins w:id="2037" w:author="Александр Шрамков" w:date="2021-03-12T18:39:00Z">
        <w:r w:rsidR="00617354">
          <w:rPr>
            <w:rFonts w:ascii="Arial" w:hAnsi="Arial" w:cs="Arial"/>
          </w:rPr>
          <w:t>»</w:t>
        </w:r>
      </w:ins>
      <w:ins w:id="2038" w:author="Александр Шрамков" w:date="2021-03-12T18:40:00Z">
        <w:r w:rsidR="00617354">
          <w:rPr>
            <w:rFonts w:ascii="Arial" w:hAnsi="Arial" w:cs="Arial"/>
          </w:rPr>
          <w:t xml:space="preserve"> </w:t>
        </w:r>
      </w:ins>
      <w:del w:id="2039" w:author="Александр Шрамков" w:date="2021-03-12T18:40:00Z">
        <w:r w:rsidRPr="00777793" w:rsidDel="00617354">
          <w:rPr>
            <w:rFonts w:ascii="Arial" w:hAnsi="Arial" w:cs="Arial"/>
          </w:rPr>
          <w:delText xml:space="preserve">отчет по оптимизации плана-графика, </w:delText>
        </w:r>
      </w:del>
      <w:ins w:id="2040" w:author="Александр Шрамков" w:date="2021-03-12T18:40:00Z">
        <w:r w:rsidR="00617354">
          <w:rPr>
            <w:rFonts w:ascii="Arial" w:hAnsi="Arial" w:cs="Arial"/>
          </w:rPr>
          <w:t>(</w:t>
        </w:r>
      </w:ins>
      <w:r w:rsidRPr="00777793">
        <w:rPr>
          <w:rFonts w:ascii="Arial" w:hAnsi="Arial" w:cs="Arial"/>
        </w:rPr>
        <w:t>разработка № PM21</w:t>
      </w:r>
      <w:r w:rsidRPr="004D6649">
        <w:rPr>
          <w:rFonts w:ascii="Arial" w:hAnsi="Arial" w:cs="Arial"/>
          <w:rPrChange w:id="2041" w:author="Попова Дарья" w:date="2020-07-23T09:57:00Z">
            <w:rPr/>
          </w:rPrChange>
        </w:rPr>
        <w:t xml:space="preserve"> </w:t>
      </w:r>
      <w:r w:rsidRPr="00E54291">
        <w:rPr>
          <w:rFonts w:ascii="Arial" w:hAnsi="Arial" w:cs="Arial"/>
        </w:rPr>
        <w:t>Отчет "Оптимизация плана-графика"</w:t>
      </w:r>
      <w:r w:rsidRPr="00777793">
        <w:rPr>
          <w:rFonts w:ascii="Arial" w:hAnsi="Arial" w:cs="Arial"/>
        </w:rPr>
        <w:t>), при выявлении заказов</w:t>
      </w:r>
      <w:ins w:id="2042" w:author="Попова Дарья" w:date="2020-07-23T10:15:00Z">
        <w:r w:rsidR="001842E4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, созданных на ПА с высоким уровнем критичности, </w:t>
      </w:r>
      <w:ins w:id="2043" w:author="Попова Дарья" w:date="2020-07-23T10:15:00Z">
        <w:r w:rsidR="001842E4">
          <w:rPr>
            <w:rFonts w:ascii="Arial" w:hAnsi="Arial" w:cs="Arial"/>
          </w:rPr>
          <w:t>П</w:t>
        </w:r>
      </w:ins>
      <w:del w:id="2044" w:author="Попова Дарья" w:date="2020-07-23T10:15:00Z">
        <w:r w:rsidRPr="00777793" w:rsidDel="001842E4">
          <w:rPr>
            <w:rFonts w:ascii="Arial" w:hAnsi="Arial" w:cs="Arial"/>
          </w:rPr>
          <w:delText>п</w:delText>
        </w:r>
      </w:del>
      <w:r w:rsidRPr="00777793">
        <w:rPr>
          <w:rFonts w:ascii="Arial" w:hAnsi="Arial" w:cs="Arial"/>
        </w:rPr>
        <w:t xml:space="preserve">ланировщик связывается с ответственным </w:t>
      </w:r>
      <w:ins w:id="2045" w:author="Попова Дарья" w:date="2020-07-23T10:15:00Z">
        <w:r w:rsidR="001842E4">
          <w:rPr>
            <w:rFonts w:ascii="Arial" w:hAnsi="Arial" w:cs="Arial"/>
          </w:rPr>
          <w:t>П</w:t>
        </w:r>
      </w:ins>
      <w:del w:id="2046" w:author="Попова Дарья" w:date="2020-07-23T10:15:00Z">
        <w:r w:rsidRPr="00777793" w:rsidDel="001842E4">
          <w:rPr>
            <w:rFonts w:ascii="Arial" w:hAnsi="Arial" w:cs="Arial"/>
          </w:rPr>
          <w:delText>п</w:delText>
        </w:r>
      </w:del>
      <w:r w:rsidRPr="00777793">
        <w:rPr>
          <w:rFonts w:ascii="Arial" w:hAnsi="Arial" w:cs="Arial"/>
        </w:rPr>
        <w:t>ланировщиком ТО</w:t>
      </w:r>
      <w:r w:rsidR="00553BB6">
        <w:rPr>
          <w:rFonts w:ascii="Arial" w:hAnsi="Arial" w:cs="Arial"/>
        </w:rPr>
        <w:t>иР УО</w:t>
      </w:r>
      <w:ins w:id="2047" w:author="Попова Дарья" w:date="2020-07-23T10:15:00Z">
        <w:r w:rsidR="001842E4">
          <w:rPr>
            <w:rFonts w:ascii="Arial" w:hAnsi="Arial" w:cs="Arial"/>
          </w:rPr>
          <w:t xml:space="preserve"> или Планировщиком ЗиС УО</w:t>
        </w:r>
      </w:ins>
      <w:r w:rsidR="00553BB6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другой службы либо </w:t>
      </w:r>
      <w:r w:rsidR="00553BB6">
        <w:rPr>
          <w:rFonts w:ascii="Arial" w:hAnsi="Arial" w:cs="Arial"/>
        </w:rPr>
        <w:t>П</w:t>
      </w:r>
      <w:r w:rsidRPr="00777793">
        <w:rPr>
          <w:rFonts w:ascii="Arial" w:hAnsi="Arial" w:cs="Arial"/>
        </w:rPr>
        <w:t xml:space="preserve">ланировщиком ТОИР </w:t>
      </w:r>
      <w:r w:rsidR="00553BB6"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>по другой группе оборудования</w:t>
      </w:r>
      <w:del w:id="2048" w:author="Попова Дарья" w:date="2020-07-23T10:16:00Z">
        <w:r w:rsidRPr="00777793" w:rsidDel="001842E4">
          <w:rPr>
            <w:rFonts w:ascii="Arial" w:hAnsi="Arial" w:cs="Arial"/>
          </w:rPr>
          <w:delText>,</w:delText>
        </w:r>
      </w:del>
      <w:r w:rsidRPr="00777793">
        <w:rPr>
          <w:rFonts w:ascii="Arial" w:hAnsi="Arial" w:cs="Arial"/>
        </w:rPr>
        <w:t xml:space="preserve"> в рамках своего подразделения, для синхронизации заказов</w:t>
      </w:r>
      <w:ins w:id="2049" w:author="Попова Дарья" w:date="2020-07-23T10:16:00Z">
        <w:r w:rsidR="001842E4">
          <w:rPr>
            <w:rFonts w:ascii="Arial" w:hAnsi="Arial" w:cs="Arial"/>
          </w:rPr>
          <w:t>/ сетевых графиков</w:t>
        </w:r>
      </w:ins>
      <w:r w:rsidRPr="00777793">
        <w:rPr>
          <w:rFonts w:ascii="Arial" w:hAnsi="Arial" w:cs="Arial"/>
        </w:rPr>
        <w:t xml:space="preserve">. Для выделения заказов, требующих синхронизации, Планировщик ТОиР </w:t>
      </w:r>
      <w:r w:rsidR="007C2A87"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>устанавливает статус «ТРСХ – Требуется синхронизация» соответствующим заказам ТОРО. Обязательно должны синхронизироваться заказы</w:t>
      </w:r>
      <w:ins w:id="2050" w:author="Попова Дарья" w:date="2020-07-23T10:17:00Z">
        <w:r w:rsidR="001842E4">
          <w:rPr>
            <w:rFonts w:ascii="Arial" w:hAnsi="Arial" w:cs="Arial"/>
          </w:rPr>
          <w:t>/ сетевые графики</w:t>
        </w:r>
      </w:ins>
      <w:r w:rsidRPr="00777793">
        <w:rPr>
          <w:rFonts w:ascii="Arial" w:hAnsi="Arial" w:cs="Arial"/>
        </w:rPr>
        <w:t xml:space="preserve"> для выполнения работ на ПА с высоким уровнем критичности, их выбор выполняется в соответствии с НМД «ERP.2.1.14.PM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подрядчика».</w:t>
      </w:r>
    </w:p>
    <w:p w14:paraId="6E89A2AF" w14:textId="4C45CC39" w:rsidR="00FB156F" w:rsidRPr="00777793" w:rsidRDefault="00FB156F">
      <w:pPr>
        <w:spacing w:after="240" w:line="276" w:lineRule="auto"/>
        <w:ind w:firstLine="567"/>
        <w:rPr>
          <w:rFonts w:ascii="Arial" w:hAnsi="Arial" w:cs="Arial"/>
        </w:rPr>
        <w:pPrChange w:id="2051" w:author="Попова Дарья" w:date="2020-07-23T10:28:00Z">
          <w:pPr>
            <w:spacing w:before="120"/>
            <w:ind w:firstLine="567"/>
          </w:pPr>
        </w:pPrChange>
      </w:pPr>
      <w:r w:rsidRPr="00777793">
        <w:rPr>
          <w:rFonts w:ascii="Arial" w:hAnsi="Arial" w:cs="Arial"/>
        </w:rPr>
        <w:t xml:space="preserve">Планировщики ТОиР </w:t>
      </w:r>
      <w:r w:rsidR="007C2A87">
        <w:rPr>
          <w:rFonts w:ascii="Arial" w:hAnsi="Arial" w:cs="Arial"/>
        </w:rPr>
        <w:t>УО</w:t>
      </w:r>
      <w:ins w:id="2052" w:author="Попова Дарья" w:date="2020-07-23T10:17:00Z">
        <w:r w:rsidR="001842E4">
          <w:rPr>
            <w:rFonts w:ascii="Arial" w:hAnsi="Arial" w:cs="Arial"/>
          </w:rPr>
          <w:t xml:space="preserve"> или Планировщик ЗиС УО</w:t>
        </w:r>
      </w:ins>
      <w:r w:rsidR="007C2A87">
        <w:rPr>
          <w:rFonts w:ascii="Arial" w:hAnsi="Arial" w:cs="Arial"/>
        </w:rPr>
        <w:t xml:space="preserve"> </w:t>
      </w:r>
      <w:r w:rsidRPr="00777793">
        <w:rPr>
          <w:rFonts w:ascii="Arial" w:hAnsi="Arial" w:cs="Arial"/>
        </w:rPr>
        <w:t xml:space="preserve">всех задействованных служб (пример: механик, энергетик, КИП и т.д.) собираются вместе и выравнивают план-график между исполнителями в их зоне ответственности. </w:t>
      </w:r>
    </w:p>
    <w:p w14:paraId="31330218" w14:textId="7290010C" w:rsidR="00FB156F" w:rsidRPr="00777793" w:rsidRDefault="00FB156F">
      <w:pPr>
        <w:spacing w:after="240" w:line="276" w:lineRule="auto"/>
        <w:ind w:firstLine="567"/>
        <w:rPr>
          <w:rFonts w:ascii="Arial" w:hAnsi="Arial" w:cs="Arial"/>
        </w:rPr>
        <w:pPrChange w:id="2053" w:author="Попова Дарья" w:date="2020-07-23T10:28:00Z">
          <w:pPr>
            <w:spacing w:before="120"/>
            <w:ind w:firstLine="567"/>
          </w:pPr>
        </w:pPrChange>
      </w:pPr>
      <w:r w:rsidRPr="00777793">
        <w:rPr>
          <w:rFonts w:ascii="Arial" w:hAnsi="Arial" w:cs="Arial"/>
        </w:rPr>
        <w:t>После выравнивания план-графика ресурсов планировщиками на заказах ТОРО устанавливается статус СИНХ – заказы синхронизированы</w:t>
      </w:r>
      <w:ins w:id="2054" w:author="Попова Дарья" w:date="2020-07-23T10:18:00Z">
        <w:r w:rsidR="001842E4">
          <w:rPr>
            <w:rFonts w:ascii="Arial" w:hAnsi="Arial" w:cs="Arial"/>
          </w:rPr>
          <w:t xml:space="preserve">, </w:t>
        </w:r>
        <w:r w:rsidR="001842E4" w:rsidRPr="001842E4">
          <w:rPr>
            <w:rFonts w:ascii="Arial" w:hAnsi="Arial" w:cs="Arial"/>
            <w:rPrChange w:id="2055" w:author="Попова Дарья" w:date="2020-07-23T10:18:00Z">
              <w:rPr>
                <w:rFonts w:cs="Arial"/>
              </w:rPr>
            </w:rPrChange>
          </w:rPr>
          <w:t>для сетевых графиков установка дополнительных статусов не требуется</w:t>
        </w:r>
        <w:r w:rsidR="001842E4">
          <w:rPr>
            <w:rFonts w:ascii="Arial" w:hAnsi="Arial" w:cs="Arial"/>
          </w:rPr>
          <w:t>.</w:t>
        </w:r>
      </w:ins>
      <w:del w:id="2056" w:author="Попова Дарья" w:date="2020-07-23T10:18:00Z">
        <w:r w:rsidRPr="00777793" w:rsidDel="001842E4">
          <w:rPr>
            <w:rFonts w:ascii="Arial" w:hAnsi="Arial" w:cs="Arial"/>
          </w:rPr>
          <w:delText>.</w:delText>
        </w:r>
      </w:del>
    </w:p>
    <w:p w14:paraId="0CE42990" w14:textId="77777777" w:rsidR="00FB156F" w:rsidRPr="00777793" w:rsidRDefault="00FB156F" w:rsidP="00FB156F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Используются транзакции:</w:t>
      </w:r>
    </w:p>
    <w:p w14:paraId="2589C523" w14:textId="77777777" w:rsidR="00FB156F" w:rsidRPr="00777793" w:rsidRDefault="00FB156F" w:rsidP="00FB156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IW38 </w:t>
      </w:r>
      <w:r w:rsidRPr="00777793">
        <w:rPr>
          <w:rFonts w:ascii="Arial" w:hAnsi="Arial" w:cs="Arial"/>
        </w:rPr>
        <w:t xml:space="preserve">– </w:t>
      </w:r>
      <w:r>
        <w:rPr>
          <w:rFonts w:ascii="Arial" w:hAnsi="Arial" w:cs="Arial"/>
        </w:rPr>
        <w:t>Список заказов ТОРО (изменение)</w:t>
      </w:r>
    </w:p>
    <w:p w14:paraId="315C8C09" w14:textId="77777777" w:rsidR="00FB156F" w:rsidRPr="00777793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4674F136" w14:textId="77777777" w:rsidR="00FB156F" w:rsidRPr="00777793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0F568A73" w14:textId="77777777" w:rsidR="00FB156F" w:rsidRPr="00777793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060A0B7D" w14:textId="77777777" w:rsidR="00FB156F" w:rsidRDefault="00FB156F" w:rsidP="00FB156F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4A67663E" w14:textId="36FE654D" w:rsidR="00FB156F" w:rsidRPr="00B478E6" w:rsidRDefault="00F45111" w:rsidP="00FB156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  <w:lang w:val="en-US"/>
        </w:rPr>
        <w:t xml:space="preserve">ZPM_PLAN – </w:t>
      </w:r>
      <w:r>
        <w:rPr>
          <w:rFonts w:ascii="Arial" w:hAnsi="Arial" w:cs="Arial"/>
        </w:rPr>
        <w:t>АРМ Планировщика ТОиР</w:t>
      </w:r>
    </w:p>
    <w:p w14:paraId="7BCA3C53" w14:textId="77777777" w:rsidR="00FB156F" w:rsidRPr="00B478E6" w:rsidRDefault="00FB156F" w:rsidP="00FB156F">
      <w:pPr>
        <w:spacing w:after="240" w:line="276" w:lineRule="auto"/>
        <w:ind w:firstLine="708"/>
        <w:rPr>
          <w:rFonts w:ascii="Arial" w:hAnsi="Arial" w:cs="Arial"/>
        </w:rPr>
      </w:pPr>
      <w:r w:rsidRPr="00B478E6">
        <w:rPr>
          <w:rFonts w:ascii="Arial" w:hAnsi="Arial" w:cs="Arial"/>
        </w:rPr>
        <w:lastRenderedPageBreak/>
        <w:t>Поля для заполнения на селекционном экране:</w:t>
      </w:r>
    </w:p>
    <w:p w14:paraId="18793A42" w14:textId="77777777" w:rsidR="00FB156F" w:rsidRPr="00B478E6" w:rsidRDefault="00FB156F" w:rsidP="00FB156F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Техническое место;</w:t>
      </w:r>
    </w:p>
    <w:p w14:paraId="7DBCC46C" w14:textId="77777777" w:rsidR="00FB156F" w:rsidRPr="00B478E6" w:rsidRDefault="00FB156F" w:rsidP="00FB156F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Группа планирования;</w:t>
      </w:r>
    </w:p>
    <w:p w14:paraId="3CA8DB91" w14:textId="62594DDE" w:rsidR="00103A0B" w:rsidRDefault="00FB156F" w:rsidP="001A4543">
      <w:pPr>
        <w:spacing w:after="240" w:line="276" w:lineRule="auto"/>
        <w:ind w:firstLine="567"/>
        <w:jc w:val="left"/>
        <w:rPr>
          <w:ins w:id="2057" w:author="Попова Дарья" w:date="2020-07-23T10:18:00Z"/>
          <w:rFonts w:ascii="Arial" w:hAnsi="Arial" w:cs="Arial"/>
        </w:rPr>
      </w:pPr>
      <w:r w:rsidRPr="00B478E6">
        <w:rPr>
          <w:rFonts w:ascii="Arial" w:hAnsi="Arial" w:cs="Arial"/>
        </w:rPr>
        <w:t xml:space="preserve">- </w:t>
      </w:r>
      <w:ins w:id="2058" w:author="ShramkovAB" w:date="2021-04-12T16:46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 w:rsidRPr="00B1281F">
          <w:rPr>
            <w:rFonts w:ascii="Arial" w:hAnsi="Arial" w:cs="Arial"/>
            <w:rPrChange w:id="2059" w:author="ShramkovAB" w:date="2021-04-12T16:46:00Z">
              <w:rPr>
                <w:rFonts w:ascii="Arial" w:hAnsi="Arial" w:cs="Arial"/>
                <w:lang w:val="en-US"/>
              </w:rPr>
            </w:rPrChange>
          </w:rPr>
          <w:t>;</w:t>
        </w:r>
      </w:ins>
      <w:del w:id="2060" w:author="ShramkovAB" w:date="2021-04-12T16:46:00Z">
        <w:r w:rsidRPr="00B478E6" w:rsidDel="00B1281F">
          <w:rPr>
            <w:rFonts w:ascii="Arial" w:hAnsi="Arial" w:cs="Arial"/>
          </w:rPr>
          <w:delText>Период (с .. по).</w:delText>
        </w:r>
      </w:del>
    </w:p>
    <w:p w14:paraId="19852B4A" w14:textId="267AE0E8" w:rsidR="001842E4" w:rsidRPr="00621CB6" w:rsidRDefault="001842E4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  <w:pPrChange w:id="2061" w:author="Попова Дарья" w:date="2020-07-23T10:18:00Z">
          <w:pPr>
            <w:spacing w:after="240" w:line="276" w:lineRule="auto"/>
            <w:ind w:firstLine="567"/>
            <w:jc w:val="left"/>
          </w:pPr>
        </w:pPrChange>
      </w:pPr>
      <w:ins w:id="2062" w:author="Попова Дарья" w:date="2020-07-23T10:19:00Z">
        <w:r w:rsidRPr="006C4A8D">
          <w:rPr>
            <w:rFonts w:ascii="Arial" w:hAnsi="Arial" w:cs="Arial"/>
          </w:rPr>
          <w:t>CJ20N – Project Builder.</w:t>
        </w:r>
      </w:ins>
    </w:p>
    <w:p w14:paraId="04ED1C0B" w14:textId="77777777" w:rsidR="00D34C39" w:rsidRDefault="00D34C39">
      <w:pPr>
        <w:spacing w:after="240" w:line="276" w:lineRule="auto"/>
        <w:ind w:firstLine="567"/>
        <w:rPr>
          <w:ins w:id="2063" w:author="Попова Дарья" w:date="2020-07-23T11:02:00Z"/>
          <w:rFonts w:ascii="Arial" w:hAnsi="Arial" w:cs="Arial"/>
        </w:rPr>
        <w:pPrChange w:id="2064" w:author="Попова Дарья" w:date="2020-07-23T10:29:00Z">
          <w:pPr>
            <w:spacing w:before="120"/>
            <w:ind w:firstLine="567"/>
          </w:pPr>
        </w:pPrChange>
      </w:pPr>
    </w:p>
    <w:p w14:paraId="43D0B403" w14:textId="77777777" w:rsidR="00113266" w:rsidRPr="007008A3" w:rsidRDefault="00113266" w:rsidP="00113266">
      <w:pPr>
        <w:pStyle w:val="4"/>
        <w:tabs>
          <w:tab w:val="left" w:pos="567"/>
        </w:tabs>
        <w:spacing w:before="240"/>
        <w:ind w:left="864" w:hanging="864"/>
        <w:rPr>
          <w:ins w:id="2065" w:author="Попова Дарья" w:date="2020-07-23T11:03:00Z"/>
        </w:rPr>
      </w:pPr>
      <w:ins w:id="2066" w:author="Попова Дарья" w:date="2020-07-23T11:02:00Z">
        <w:r>
          <w:t>Шаг процесса 16</w:t>
        </w:r>
        <w:r w:rsidRPr="00777793">
          <w:t xml:space="preserve">0 – </w:t>
        </w:r>
      </w:ins>
      <w:ins w:id="2067" w:author="Попова Дарья" w:date="2020-07-23T11:03:00Z">
        <w:r w:rsidRPr="007008A3">
          <w:t xml:space="preserve">Согласование </w:t>
        </w:r>
        <w:r>
          <w:t>сетевых графиков Планировщиком</w:t>
        </w:r>
      </w:ins>
    </w:p>
    <w:p w14:paraId="3896BD71" w14:textId="31DD730C" w:rsidR="00113266" w:rsidRPr="00113266" w:rsidRDefault="00113266">
      <w:pPr>
        <w:spacing w:after="240" w:line="276" w:lineRule="auto"/>
        <w:ind w:firstLine="567"/>
        <w:rPr>
          <w:ins w:id="2068" w:author="Попова Дарья" w:date="2020-07-23T11:03:00Z"/>
          <w:rFonts w:ascii="Arial" w:hAnsi="Arial" w:cs="Arial"/>
          <w:rPrChange w:id="2069" w:author="Попова Дарья" w:date="2020-07-23T11:03:00Z">
            <w:rPr>
              <w:ins w:id="2070" w:author="Попова Дарья" w:date="2020-07-23T11:03:00Z"/>
              <w:rFonts w:cs="Arial"/>
            </w:rPr>
          </w:rPrChange>
        </w:rPr>
        <w:pPrChange w:id="2071" w:author="Попова Дарья" w:date="2020-07-23T11:03:00Z">
          <w:pPr>
            <w:spacing w:after="240" w:line="276" w:lineRule="auto"/>
          </w:pPr>
        </w:pPrChange>
      </w:pPr>
      <w:ins w:id="2072" w:author="Попова Дарья" w:date="2020-07-23T11:03:00Z">
        <w:r w:rsidRPr="00113266">
          <w:rPr>
            <w:rFonts w:ascii="Arial" w:hAnsi="Arial" w:cs="Arial"/>
            <w:rPrChange w:id="2073" w:author="Попова Дарья" w:date="2020-07-23T11:03:00Z">
              <w:rPr>
                <w:rFonts w:cs="Arial"/>
              </w:rPr>
            </w:rPrChange>
          </w:rPr>
          <w:t>После проверки и балансировки всех ресурсов на сетевых графиках, выполненных в предшествующих шагах, Планировщик ЗиС УО устанавливает на сетевых графиках статус «СГПЛ - Отправлен на согласование Планировщиком ТОиР УО» (при этом статус «ПЛАН» снимается), далее сетевой график доступен на согласование Старшему планировщику ТОиР УО.</w:t>
        </w:r>
      </w:ins>
    </w:p>
    <w:p w14:paraId="09EE768A" w14:textId="24971FD9" w:rsidR="00113266" w:rsidRPr="00113266" w:rsidRDefault="00113266">
      <w:pPr>
        <w:spacing w:after="240" w:line="276" w:lineRule="auto"/>
        <w:ind w:firstLine="567"/>
        <w:rPr>
          <w:ins w:id="2074" w:author="Попова Дарья" w:date="2020-07-23T11:03:00Z"/>
          <w:rFonts w:ascii="Arial" w:hAnsi="Arial" w:cs="Arial"/>
          <w:rPrChange w:id="2075" w:author="Попова Дарья" w:date="2020-07-23T11:03:00Z">
            <w:rPr>
              <w:ins w:id="2076" w:author="Попова Дарья" w:date="2020-07-23T11:03:00Z"/>
              <w:rFonts w:cs="Arial"/>
            </w:rPr>
          </w:rPrChange>
        </w:rPr>
        <w:pPrChange w:id="2077" w:author="Попова Дарья" w:date="2020-07-23T11:03:00Z">
          <w:pPr>
            <w:spacing w:after="240" w:line="276" w:lineRule="auto"/>
          </w:pPr>
        </w:pPrChange>
      </w:pPr>
      <w:ins w:id="2078" w:author="Попова Дарья" w:date="2020-07-23T11:03:00Z">
        <w:r w:rsidRPr="00113266">
          <w:rPr>
            <w:rFonts w:ascii="Arial" w:hAnsi="Arial" w:cs="Arial"/>
            <w:rPrChange w:id="2079" w:author="Попова Дарья" w:date="2020-07-23T11:03:00Z">
              <w:rPr>
                <w:rFonts w:cs="Arial"/>
              </w:rPr>
            </w:rPrChange>
          </w:rPr>
          <w:t>После согласования Планировщиком ЗиС УО заголовок сетевого графика, операции и компоненты становятся недоступны для изме</w:t>
        </w:r>
        <w:r w:rsidR="00F83697">
          <w:rPr>
            <w:rFonts w:ascii="Arial" w:hAnsi="Arial" w:cs="Arial"/>
          </w:rPr>
          <w:t>нения</w:t>
        </w:r>
      </w:ins>
      <w:ins w:id="2080" w:author="Попова Дарья" w:date="2020-10-22T16:33:00Z">
        <w:r w:rsidR="00737F81" w:rsidRPr="00C46CBE">
          <w:rPr>
            <w:rFonts w:ascii="Arial" w:hAnsi="Arial" w:cs="Arial"/>
            <w:rPrChange w:id="2081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</w:rPr>
          <w:t xml:space="preserve">разработка </w:t>
        </w:r>
        <w:r w:rsidR="00737F81">
          <w:rPr>
            <w:rFonts w:ascii="Arial" w:hAnsi="Arial" w:cs="Arial"/>
            <w:lang w:val="en-US"/>
          </w:rPr>
          <w:t>PS</w:t>
        </w:r>
        <w:r w:rsidR="00737F81" w:rsidRPr="00C46CBE">
          <w:rPr>
            <w:rFonts w:ascii="Arial" w:hAnsi="Arial" w:cs="Arial"/>
            <w:rPrChange w:id="2082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09)</w:t>
        </w:r>
      </w:ins>
      <w:ins w:id="2083" w:author="Попова Дарья" w:date="2020-07-23T11:03:00Z">
        <w:r w:rsidR="00F83697">
          <w:rPr>
            <w:rFonts w:ascii="Arial" w:hAnsi="Arial" w:cs="Arial"/>
          </w:rPr>
          <w:t>. Ввод изменений в сетевой график</w:t>
        </w:r>
        <w:r w:rsidRPr="00113266">
          <w:rPr>
            <w:rFonts w:ascii="Arial" w:hAnsi="Arial" w:cs="Arial"/>
            <w:rPrChange w:id="2084" w:author="Попова Дарья" w:date="2020-07-23T11:03:00Z">
              <w:rPr>
                <w:rFonts w:cs="Arial"/>
              </w:rPr>
            </w:rPrChange>
          </w:rPr>
          <w:t xml:space="preserve"> возможен только в статусе «ПЛАН – Планируется». </w:t>
        </w:r>
      </w:ins>
    </w:p>
    <w:p w14:paraId="1C46417C" w14:textId="77777777" w:rsidR="00113266" w:rsidRPr="00113266" w:rsidRDefault="00113266">
      <w:pPr>
        <w:spacing w:after="240" w:line="276" w:lineRule="auto"/>
        <w:ind w:firstLine="567"/>
        <w:rPr>
          <w:ins w:id="2085" w:author="Попова Дарья" w:date="2020-07-23T11:03:00Z"/>
          <w:rFonts w:ascii="Arial" w:hAnsi="Arial" w:cs="Arial"/>
          <w:rPrChange w:id="2086" w:author="Попова Дарья" w:date="2020-07-23T11:03:00Z">
            <w:rPr>
              <w:ins w:id="2087" w:author="Попова Дарья" w:date="2020-07-23T11:03:00Z"/>
              <w:rFonts w:cs="Arial"/>
            </w:rPr>
          </w:rPrChange>
        </w:rPr>
        <w:pPrChange w:id="2088" w:author="Попова Дарья" w:date="2020-07-23T11:03:00Z">
          <w:pPr>
            <w:spacing w:after="240" w:line="276" w:lineRule="auto"/>
          </w:pPr>
        </w:pPrChange>
      </w:pPr>
      <w:ins w:id="2089" w:author="Попова Дарья" w:date="2020-07-23T11:03:00Z">
        <w:r w:rsidRPr="00113266">
          <w:rPr>
            <w:rFonts w:ascii="Arial" w:hAnsi="Arial" w:cs="Arial"/>
            <w:rPrChange w:id="2090" w:author="Попова Дарья" w:date="2020-07-23T11:03:00Z">
              <w:rPr>
                <w:rFonts w:cs="Arial"/>
              </w:rPr>
            </w:rPrChange>
          </w:rPr>
          <w:t>Используется транзакция:</w:t>
        </w:r>
      </w:ins>
    </w:p>
    <w:p w14:paraId="4E4AF21C" w14:textId="77777777" w:rsidR="00113266" w:rsidRPr="00113266" w:rsidRDefault="00113266" w:rsidP="00113266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2091" w:author="Попова Дарья" w:date="2020-07-23T11:03:00Z"/>
          <w:rFonts w:ascii="Arial" w:hAnsi="Arial" w:cs="Arial"/>
          <w:rPrChange w:id="2092" w:author="Попова Дарья" w:date="2020-07-23T11:04:00Z">
            <w:rPr>
              <w:ins w:id="2093" w:author="Попова Дарья" w:date="2020-07-23T11:03:00Z"/>
              <w:rFonts w:cs="Arial"/>
            </w:rPr>
          </w:rPrChange>
        </w:rPr>
      </w:pPr>
      <w:ins w:id="2094" w:author="Попова Дарья" w:date="2020-07-23T11:03:00Z">
        <w:r w:rsidRPr="00113266">
          <w:rPr>
            <w:rFonts w:ascii="Arial" w:hAnsi="Arial" w:cs="Arial"/>
            <w:lang w:val="en-US"/>
            <w:rPrChange w:id="2095" w:author="Попова Дарья" w:date="2020-07-23T11:04:00Z">
              <w:rPr>
                <w:rFonts w:cs="Arial"/>
                <w:lang w:val="en-US"/>
              </w:rPr>
            </w:rPrChange>
          </w:rPr>
          <w:t>CJ20N</w:t>
        </w:r>
        <w:r w:rsidRPr="00113266">
          <w:rPr>
            <w:rFonts w:ascii="Arial" w:hAnsi="Arial" w:cs="Arial"/>
            <w:rPrChange w:id="2096" w:author="Попова Дарья" w:date="2020-07-23T11:04:00Z">
              <w:rPr>
                <w:rFonts w:cs="Arial"/>
              </w:rPr>
            </w:rPrChange>
          </w:rPr>
          <w:t xml:space="preserve"> – Project Builder.</w:t>
        </w:r>
      </w:ins>
    </w:p>
    <w:p w14:paraId="2C3701A0" w14:textId="77777777" w:rsidR="00113266" w:rsidRPr="00113266" w:rsidRDefault="00113266" w:rsidP="00113266">
      <w:pPr>
        <w:pStyle w:val="afa"/>
        <w:spacing w:after="120" w:line="276" w:lineRule="auto"/>
        <w:ind w:left="1287"/>
        <w:rPr>
          <w:ins w:id="2097" w:author="Попова Дарья" w:date="2020-07-23T11:03:00Z"/>
          <w:rFonts w:ascii="Arial" w:hAnsi="Arial" w:cs="Arial"/>
          <w:rPrChange w:id="2098" w:author="Попова Дарья" w:date="2020-07-23T11:04:00Z">
            <w:rPr>
              <w:ins w:id="2099" w:author="Попова Дарья" w:date="2020-07-23T11:03:00Z"/>
              <w:rFonts w:cs="Arial"/>
            </w:rPr>
          </w:rPrChange>
        </w:rPr>
      </w:pPr>
      <w:ins w:id="2100" w:author="Попова Дарья" w:date="2020-07-23T11:03:00Z">
        <w:r w:rsidRPr="00113266">
          <w:rPr>
            <w:rFonts w:ascii="Arial" w:hAnsi="Arial" w:cs="Arial"/>
            <w:rPrChange w:id="2101" w:author="Попова Дарья" w:date="2020-07-23T11:04:00Z">
              <w:rPr>
                <w:rFonts w:cs="Arial"/>
              </w:rPr>
            </w:rPrChange>
          </w:rPr>
          <w:t>Поля для заполнения на селекционном экране:</w:t>
        </w:r>
      </w:ins>
    </w:p>
    <w:p w14:paraId="55462EB7" w14:textId="77777777" w:rsidR="00113266" w:rsidRPr="00113266" w:rsidRDefault="00113266" w:rsidP="00113266">
      <w:pPr>
        <w:pStyle w:val="afa"/>
        <w:spacing w:after="240" w:line="276" w:lineRule="auto"/>
        <w:ind w:left="1287"/>
        <w:rPr>
          <w:ins w:id="2102" w:author="Попова Дарья" w:date="2020-07-23T11:03:00Z"/>
          <w:rFonts w:ascii="Arial" w:hAnsi="Arial" w:cs="Arial"/>
          <w:rPrChange w:id="2103" w:author="Попова Дарья" w:date="2020-07-23T11:04:00Z">
            <w:rPr>
              <w:ins w:id="2104" w:author="Попова Дарья" w:date="2020-07-23T11:03:00Z"/>
              <w:rFonts w:cs="Arial"/>
            </w:rPr>
          </w:rPrChange>
        </w:rPr>
      </w:pPr>
      <w:ins w:id="2105" w:author="Попова Дарья" w:date="2020-07-23T11:03:00Z">
        <w:r w:rsidRPr="00113266">
          <w:rPr>
            <w:rFonts w:ascii="Arial" w:hAnsi="Arial" w:cs="Arial"/>
            <w:rPrChange w:id="2106" w:author="Попова Дарья" w:date="2020-07-23T11:04:00Z">
              <w:rPr>
                <w:rFonts w:cs="Arial"/>
              </w:rPr>
            </w:rPrChange>
          </w:rPr>
          <w:t>- Проект;</w:t>
        </w:r>
      </w:ins>
    </w:p>
    <w:p w14:paraId="007B0949" w14:textId="77777777" w:rsidR="00113266" w:rsidRDefault="00113266" w:rsidP="00113266">
      <w:pPr>
        <w:pStyle w:val="afa"/>
        <w:spacing w:after="240" w:line="276" w:lineRule="auto"/>
        <w:ind w:left="1287"/>
        <w:rPr>
          <w:ins w:id="2107" w:author="Попова Дарья" w:date="2020-07-23T11:04:00Z"/>
          <w:rFonts w:ascii="Arial" w:hAnsi="Arial" w:cs="Arial"/>
        </w:rPr>
      </w:pPr>
      <w:ins w:id="2108" w:author="Попова Дарья" w:date="2020-07-23T11:03:00Z">
        <w:r w:rsidRPr="00113266">
          <w:rPr>
            <w:rFonts w:ascii="Arial" w:hAnsi="Arial" w:cs="Arial"/>
            <w:rPrChange w:id="2109" w:author="Попова Дарья" w:date="2020-07-23T11:04:00Z">
              <w:rPr>
                <w:rFonts w:cs="Arial"/>
              </w:rPr>
            </w:rPrChange>
          </w:rPr>
          <w:t>- СПП-элемент.</w:t>
        </w:r>
      </w:ins>
    </w:p>
    <w:p w14:paraId="4780F0F3" w14:textId="77777777" w:rsidR="00113266" w:rsidRPr="00113266" w:rsidRDefault="00113266">
      <w:pPr>
        <w:spacing w:after="240" w:line="276" w:lineRule="auto"/>
        <w:ind w:firstLine="567"/>
        <w:rPr>
          <w:ins w:id="2110" w:author="Попова Дарья" w:date="2020-07-23T11:03:00Z"/>
          <w:rFonts w:ascii="Arial" w:hAnsi="Arial" w:cs="Arial"/>
          <w:rPrChange w:id="2111" w:author="Попова Дарья" w:date="2020-07-23T11:04:00Z">
            <w:rPr>
              <w:ins w:id="2112" w:author="Попова Дарья" w:date="2020-07-23T11:03:00Z"/>
              <w:rFonts w:cs="Arial"/>
            </w:rPr>
          </w:rPrChange>
        </w:rPr>
        <w:pPrChange w:id="2113" w:author="Попова Дарья" w:date="2020-07-23T11:04:00Z">
          <w:pPr>
            <w:pStyle w:val="afa"/>
            <w:spacing w:after="240" w:line="276" w:lineRule="auto"/>
            <w:ind w:left="1287"/>
          </w:pPr>
        </w:pPrChange>
      </w:pPr>
    </w:p>
    <w:p w14:paraId="0B248BA7" w14:textId="77777777" w:rsidR="00185A99" w:rsidRPr="007008A3" w:rsidRDefault="00185A99" w:rsidP="00185A99">
      <w:pPr>
        <w:pStyle w:val="4"/>
        <w:tabs>
          <w:tab w:val="left" w:pos="567"/>
        </w:tabs>
        <w:spacing w:before="240"/>
        <w:ind w:left="864" w:hanging="864"/>
        <w:rPr>
          <w:ins w:id="2114" w:author="Попова Дарья" w:date="2020-07-23T15:29:00Z"/>
        </w:rPr>
      </w:pPr>
      <w:ins w:id="2115" w:author="Попова Дарья" w:date="2020-07-23T15:29:00Z">
        <w:r w:rsidRPr="00621CB6">
          <w:t xml:space="preserve">Шаг процесса </w:t>
        </w:r>
        <w:r>
          <w:t xml:space="preserve">165 - </w:t>
        </w:r>
        <w:r w:rsidRPr="007008A3">
          <w:t xml:space="preserve">Согласование </w:t>
        </w:r>
        <w:r>
          <w:t>сетевых графиков Старшим планировщиком</w:t>
        </w:r>
      </w:ins>
    </w:p>
    <w:p w14:paraId="140E473C" w14:textId="77777777" w:rsidR="00185A99" w:rsidRPr="00185A99" w:rsidRDefault="00185A99">
      <w:pPr>
        <w:spacing w:after="240" w:line="276" w:lineRule="auto"/>
        <w:ind w:firstLine="567"/>
        <w:rPr>
          <w:ins w:id="2116" w:author="Попова Дарья" w:date="2020-07-23T15:29:00Z"/>
          <w:rFonts w:ascii="Arial" w:hAnsi="Arial" w:cs="Arial"/>
          <w:rPrChange w:id="2117" w:author="Попова Дарья" w:date="2020-07-23T15:30:00Z">
            <w:rPr>
              <w:ins w:id="2118" w:author="Попова Дарья" w:date="2020-07-23T15:29:00Z"/>
              <w:rFonts w:cs="Arial"/>
            </w:rPr>
          </w:rPrChange>
        </w:rPr>
        <w:pPrChange w:id="2119" w:author="Попова Дарья" w:date="2020-07-23T15:30:00Z">
          <w:pPr>
            <w:spacing w:after="240" w:line="276" w:lineRule="auto"/>
          </w:pPr>
        </w:pPrChange>
      </w:pPr>
      <w:ins w:id="2120" w:author="Попова Дарья" w:date="2020-07-23T15:29:00Z">
        <w:r w:rsidRPr="00185A99">
          <w:rPr>
            <w:rFonts w:ascii="Arial" w:hAnsi="Arial" w:cs="Arial"/>
            <w:rPrChange w:id="2121" w:author="Попова Дарья" w:date="2020-07-23T15:30:00Z">
              <w:rPr>
                <w:rFonts w:cs="Arial"/>
              </w:rPr>
            </w:rPrChange>
          </w:rPr>
          <w:t>Старший планировщик ТОиР УО проверяет корректность планирования сетевых графиков согласно НМД «ERP.2.1.14.PM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подрядчика»:</w:t>
        </w:r>
      </w:ins>
    </w:p>
    <w:p w14:paraId="02CF79CE" w14:textId="0C517726" w:rsidR="00185A99" w:rsidRPr="00185A99" w:rsidRDefault="00185A99">
      <w:pPr>
        <w:spacing w:after="240" w:line="276" w:lineRule="auto"/>
        <w:ind w:firstLine="567"/>
        <w:rPr>
          <w:ins w:id="2122" w:author="Попова Дарья" w:date="2020-07-23T15:29:00Z"/>
          <w:rFonts w:ascii="Arial" w:hAnsi="Arial" w:cs="Arial"/>
          <w:rPrChange w:id="2123" w:author="Попова Дарья" w:date="2020-07-23T15:30:00Z">
            <w:rPr>
              <w:ins w:id="2124" w:author="Попова Дарья" w:date="2020-07-23T15:29:00Z"/>
              <w:rFonts w:cs="Arial"/>
            </w:rPr>
          </w:rPrChange>
        </w:rPr>
        <w:pPrChange w:id="2125" w:author="Попова Дарья" w:date="2020-07-23T15:30:00Z">
          <w:pPr>
            <w:spacing w:after="240" w:line="276" w:lineRule="auto"/>
          </w:pPr>
        </w:pPrChange>
      </w:pPr>
      <w:ins w:id="2126" w:author="Попова Дарья" w:date="2020-07-23T15:29:00Z">
        <w:r w:rsidRPr="00185A99">
          <w:rPr>
            <w:rFonts w:ascii="Arial" w:hAnsi="Arial" w:cs="Arial"/>
            <w:rPrChange w:id="2127" w:author="Попова Дарья" w:date="2020-07-23T15:30:00Z">
              <w:rPr>
                <w:rFonts w:cs="Arial"/>
              </w:rPr>
            </w:rPrChange>
          </w:rPr>
          <w:t>- полноту сформированных сетевых графиков и охвата всех ЗиС, требуемых воздействий;</w:t>
        </w:r>
      </w:ins>
    </w:p>
    <w:p w14:paraId="6C807F5E" w14:textId="77777777" w:rsidR="00185A99" w:rsidRPr="00185A99" w:rsidRDefault="00185A99">
      <w:pPr>
        <w:spacing w:after="240" w:line="276" w:lineRule="auto"/>
        <w:ind w:firstLine="567"/>
        <w:rPr>
          <w:ins w:id="2128" w:author="Попова Дарья" w:date="2020-07-23T15:29:00Z"/>
          <w:rFonts w:ascii="Arial" w:hAnsi="Arial" w:cs="Arial"/>
          <w:rPrChange w:id="2129" w:author="Попова Дарья" w:date="2020-07-23T15:30:00Z">
            <w:rPr>
              <w:ins w:id="2130" w:author="Попова Дарья" w:date="2020-07-23T15:29:00Z"/>
              <w:rFonts w:cs="Arial"/>
            </w:rPr>
          </w:rPrChange>
        </w:rPr>
        <w:pPrChange w:id="2131" w:author="Попова Дарья" w:date="2020-07-23T15:30:00Z">
          <w:pPr>
            <w:spacing w:after="240" w:line="276" w:lineRule="auto"/>
          </w:pPr>
        </w:pPrChange>
      </w:pPr>
      <w:ins w:id="2132" w:author="Попова Дарья" w:date="2020-07-23T15:29:00Z">
        <w:r w:rsidRPr="00185A99">
          <w:rPr>
            <w:rFonts w:ascii="Arial" w:hAnsi="Arial" w:cs="Arial"/>
            <w:rPrChange w:id="2133" w:author="Попова Дарья" w:date="2020-07-23T15:30:00Z">
              <w:rPr>
                <w:rFonts w:cs="Arial"/>
              </w:rPr>
            </w:rPrChange>
          </w:rPr>
          <w:lastRenderedPageBreak/>
          <w:t xml:space="preserve">- полноту планирования требуемых мероприятий; </w:t>
        </w:r>
      </w:ins>
    </w:p>
    <w:p w14:paraId="18A32773" w14:textId="77777777" w:rsidR="00185A99" w:rsidRPr="00185A99" w:rsidRDefault="00185A99">
      <w:pPr>
        <w:spacing w:after="240" w:line="276" w:lineRule="auto"/>
        <w:ind w:firstLine="567"/>
        <w:rPr>
          <w:ins w:id="2134" w:author="Попова Дарья" w:date="2020-07-23T15:29:00Z"/>
          <w:rFonts w:ascii="Arial" w:hAnsi="Arial" w:cs="Arial"/>
          <w:rPrChange w:id="2135" w:author="Попова Дарья" w:date="2020-07-23T15:30:00Z">
            <w:rPr>
              <w:ins w:id="2136" w:author="Попова Дарья" w:date="2020-07-23T15:29:00Z"/>
              <w:rFonts w:cs="Arial"/>
            </w:rPr>
          </w:rPrChange>
        </w:rPr>
        <w:pPrChange w:id="2137" w:author="Попова Дарья" w:date="2020-07-23T15:30:00Z">
          <w:pPr>
            <w:spacing w:after="240" w:line="276" w:lineRule="auto"/>
          </w:pPr>
        </w:pPrChange>
      </w:pPr>
      <w:ins w:id="2138" w:author="Попова Дарья" w:date="2020-07-23T15:29:00Z">
        <w:r w:rsidRPr="00185A99">
          <w:rPr>
            <w:rFonts w:ascii="Arial" w:hAnsi="Arial" w:cs="Arial"/>
            <w:rPrChange w:id="2139" w:author="Попова Дарья" w:date="2020-07-23T15:30:00Z">
              <w:rPr>
                <w:rFonts w:cs="Arial"/>
              </w:rPr>
            </w:rPrChange>
          </w:rPr>
          <w:t>- корректность и обоснованность по составу и объему работ, в том числе потребность в МТР;</w:t>
        </w:r>
      </w:ins>
    </w:p>
    <w:p w14:paraId="462D195B" w14:textId="77777777" w:rsidR="00185A99" w:rsidRPr="00185A99" w:rsidRDefault="00185A99">
      <w:pPr>
        <w:spacing w:after="240" w:line="276" w:lineRule="auto"/>
        <w:ind w:firstLine="567"/>
        <w:rPr>
          <w:ins w:id="2140" w:author="Попова Дарья" w:date="2020-07-23T15:29:00Z"/>
          <w:rFonts w:ascii="Arial" w:hAnsi="Arial" w:cs="Arial"/>
          <w:rPrChange w:id="2141" w:author="Попова Дарья" w:date="2020-07-23T15:30:00Z">
            <w:rPr>
              <w:ins w:id="2142" w:author="Попова Дарья" w:date="2020-07-23T15:29:00Z"/>
              <w:rFonts w:cs="Arial"/>
            </w:rPr>
          </w:rPrChange>
        </w:rPr>
        <w:pPrChange w:id="2143" w:author="Попова Дарья" w:date="2020-07-23T15:30:00Z">
          <w:pPr>
            <w:spacing w:after="240" w:line="276" w:lineRule="auto"/>
          </w:pPr>
        </w:pPrChange>
      </w:pPr>
      <w:ins w:id="2144" w:author="Попова Дарья" w:date="2020-07-23T15:29:00Z">
        <w:r w:rsidRPr="00185A99">
          <w:rPr>
            <w:rFonts w:ascii="Arial" w:hAnsi="Arial" w:cs="Arial"/>
            <w:rPrChange w:id="2145" w:author="Попова Дарья" w:date="2020-07-23T15:30:00Z">
              <w:rPr>
                <w:rFonts w:cs="Arial"/>
              </w:rPr>
            </w:rPrChange>
          </w:rPr>
          <w:t>- балансировку ресурсов (материальных, трудовых);</w:t>
        </w:r>
      </w:ins>
    </w:p>
    <w:p w14:paraId="4B3282D6" w14:textId="77777777" w:rsidR="00185A99" w:rsidRPr="00185A99" w:rsidRDefault="00185A99">
      <w:pPr>
        <w:spacing w:after="240" w:line="276" w:lineRule="auto"/>
        <w:ind w:firstLine="567"/>
        <w:rPr>
          <w:ins w:id="2146" w:author="Попова Дарья" w:date="2020-07-23T15:29:00Z"/>
          <w:rFonts w:ascii="Arial" w:hAnsi="Arial" w:cs="Arial"/>
          <w:rPrChange w:id="2147" w:author="Попова Дарья" w:date="2020-07-23T15:30:00Z">
            <w:rPr>
              <w:ins w:id="2148" w:author="Попова Дарья" w:date="2020-07-23T15:29:00Z"/>
              <w:rFonts w:cs="Arial"/>
            </w:rPr>
          </w:rPrChange>
        </w:rPr>
        <w:pPrChange w:id="2149" w:author="Попова Дарья" w:date="2020-07-23T15:30:00Z">
          <w:pPr>
            <w:spacing w:after="240" w:line="276" w:lineRule="auto"/>
          </w:pPr>
        </w:pPrChange>
      </w:pPr>
      <w:ins w:id="2150" w:author="Попова Дарья" w:date="2020-07-23T15:29:00Z">
        <w:r w:rsidRPr="00185A99">
          <w:rPr>
            <w:rFonts w:ascii="Arial" w:hAnsi="Arial" w:cs="Arial"/>
            <w:rPrChange w:id="2151" w:author="Попова Дарья" w:date="2020-07-23T15:30:00Z">
              <w:rPr>
                <w:rFonts w:cs="Arial"/>
              </w:rPr>
            </w:rPrChange>
          </w:rPr>
          <w:t xml:space="preserve">- наличие скан-копии сметы и техзадания как приложения к компоненту материала вида ZSRV «Продаваемые И </w:t>
        </w:r>
        <w:r w:rsidRPr="00185A99">
          <w:rPr>
            <w:rFonts w:ascii="Arial" w:hAnsi="Arial" w:cs="Arial"/>
            <w:rPrChange w:id="2152" w:author="Попова Дарья" w:date="2020-07-23T15:30:00Z">
              <w:rPr>
                <w:rFonts w:cs="Arial"/>
                <w:szCs w:val="24"/>
              </w:rPr>
            </w:rPrChange>
          </w:rPr>
          <w:t>покупУслуги»</w:t>
        </w:r>
        <w:r w:rsidRPr="00185A99">
          <w:rPr>
            <w:rFonts w:ascii="Arial" w:hAnsi="Arial" w:cs="Arial"/>
            <w:rPrChange w:id="2153" w:author="Попова Дарья" w:date="2020-07-23T15:30:00Z">
              <w:rPr>
                <w:rFonts w:cs="Arial"/>
              </w:rPr>
            </w:rPrChange>
          </w:rPr>
          <w:t xml:space="preserve"> и корректность ввода данных сметы в сетевом графике;</w:t>
        </w:r>
      </w:ins>
    </w:p>
    <w:p w14:paraId="6BD23038" w14:textId="77777777" w:rsidR="00185A99" w:rsidRPr="00185A99" w:rsidRDefault="00185A99">
      <w:pPr>
        <w:spacing w:after="240" w:line="276" w:lineRule="auto"/>
        <w:ind w:firstLine="567"/>
        <w:rPr>
          <w:ins w:id="2154" w:author="Попова Дарья" w:date="2020-07-23T15:29:00Z"/>
          <w:rFonts w:ascii="Arial" w:hAnsi="Arial" w:cs="Arial"/>
          <w:rPrChange w:id="2155" w:author="Попова Дарья" w:date="2020-07-23T15:30:00Z">
            <w:rPr>
              <w:ins w:id="2156" w:author="Попова Дарья" w:date="2020-07-23T15:29:00Z"/>
              <w:rFonts w:cs="Arial"/>
            </w:rPr>
          </w:rPrChange>
        </w:rPr>
        <w:pPrChange w:id="2157" w:author="Попова Дарья" w:date="2020-07-23T15:30:00Z">
          <w:pPr>
            <w:spacing w:after="240" w:line="276" w:lineRule="auto"/>
          </w:pPr>
        </w:pPrChange>
      </w:pPr>
      <w:ins w:id="2158" w:author="Попова Дарья" w:date="2020-07-23T15:29:00Z">
        <w:r w:rsidRPr="00185A99">
          <w:rPr>
            <w:rFonts w:ascii="Arial" w:hAnsi="Arial" w:cs="Arial"/>
            <w:rPrChange w:id="2159" w:author="Попова Дарья" w:date="2020-07-23T15:30:00Z">
              <w:rPr>
                <w:rFonts w:cs="Arial"/>
              </w:rPr>
            </w:rPrChange>
          </w:rPr>
          <w:t>- расчет затрат по сетевому графику.</w:t>
        </w:r>
      </w:ins>
    </w:p>
    <w:p w14:paraId="7990C46F" w14:textId="77777777" w:rsidR="00185A99" w:rsidRPr="00185A99" w:rsidRDefault="00185A99">
      <w:pPr>
        <w:spacing w:after="240" w:line="276" w:lineRule="auto"/>
        <w:ind w:firstLine="567"/>
        <w:rPr>
          <w:ins w:id="2160" w:author="Попова Дарья" w:date="2020-07-23T15:29:00Z"/>
          <w:rFonts w:ascii="Arial" w:hAnsi="Arial" w:cs="Arial"/>
          <w:rPrChange w:id="2161" w:author="Попова Дарья" w:date="2020-07-23T15:30:00Z">
            <w:rPr>
              <w:ins w:id="2162" w:author="Попова Дарья" w:date="2020-07-23T15:29:00Z"/>
              <w:rFonts w:cs="Arial"/>
            </w:rPr>
          </w:rPrChange>
        </w:rPr>
        <w:pPrChange w:id="2163" w:author="Попова Дарья" w:date="2020-07-23T15:30:00Z">
          <w:pPr>
            <w:spacing w:after="240" w:line="276" w:lineRule="auto"/>
          </w:pPr>
        </w:pPrChange>
      </w:pPr>
      <w:ins w:id="2164" w:author="Попова Дарья" w:date="2020-07-23T15:29:00Z">
        <w:r w:rsidRPr="00185A99">
          <w:rPr>
            <w:rFonts w:ascii="Arial" w:hAnsi="Arial" w:cs="Arial"/>
            <w:rPrChange w:id="2165" w:author="Попова Дарья" w:date="2020-07-23T15:30:00Z">
              <w:rPr>
                <w:rFonts w:cs="Arial"/>
              </w:rPr>
            </w:rPrChange>
          </w:rPr>
          <w:t>При выявлении замечаний формирует замечания на заголовке сетевого графика и возвращает Планировщику ЗиС УО на корректировку/ перепланирование – устанавливает статусы ПЛАН, КОРР.</w:t>
        </w:r>
      </w:ins>
    </w:p>
    <w:p w14:paraId="41CCCC56" w14:textId="1DF3B533" w:rsidR="00185A99" w:rsidRPr="00185A99" w:rsidRDefault="00185A99">
      <w:pPr>
        <w:spacing w:after="240" w:line="276" w:lineRule="auto"/>
        <w:ind w:firstLine="567"/>
        <w:rPr>
          <w:ins w:id="2166" w:author="Попова Дарья" w:date="2020-07-23T15:29:00Z"/>
          <w:rFonts w:ascii="Arial" w:hAnsi="Arial" w:cs="Arial"/>
          <w:rPrChange w:id="2167" w:author="Попова Дарья" w:date="2020-07-23T15:30:00Z">
            <w:rPr>
              <w:ins w:id="2168" w:author="Попова Дарья" w:date="2020-07-23T15:29:00Z"/>
              <w:rFonts w:cs="Arial"/>
            </w:rPr>
          </w:rPrChange>
        </w:rPr>
        <w:pPrChange w:id="2169" w:author="Попова Дарья" w:date="2020-07-23T15:30:00Z">
          <w:pPr>
            <w:spacing w:after="240" w:line="276" w:lineRule="auto"/>
          </w:pPr>
        </w:pPrChange>
      </w:pPr>
      <w:ins w:id="2170" w:author="Попова Дарья" w:date="2020-07-23T15:29:00Z">
        <w:r w:rsidRPr="00185A99">
          <w:rPr>
            <w:rFonts w:ascii="Arial" w:hAnsi="Arial" w:cs="Arial"/>
            <w:rPrChange w:id="2171" w:author="Попова Дарья" w:date="2020-07-23T15:30:00Z">
              <w:rPr>
                <w:rFonts w:cs="Arial"/>
              </w:rPr>
            </w:rPrChange>
          </w:rPr>
          <w:t>В случае отсутствия замечаний Старший планировщик ТОиР УО согласовывает сетевой график по воздействиям на ЗиС – устанавливает статус «ССПЛ - Согласовано старшим планировщиком ТОиР УО», после чего сетевые графики блокируются для изменения/ корректировок</w:t>
        </w:r>
      </w:ins>
      <w:ins w:id="2172" w:author="Попова Дарья" w:date="2020-10-22T16:34:00Z">
        <w:r w:rsidR="00737F81" w:rsidRPr="00C46CBE">
          <w:rPr>
            <w:rFonts w:ascii="Arial" w:hAnsi="Arial" w:cs="Arial"/>
            <w:rPrChange w:id="2173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</w:rPr>
          <w:t xml:space="preserve">разработка </w:t>
        </w:r>
        <w:r w:rsidR="00737F81">
          <w:rPr>
            <w:rFonts w:ascii="Arial" w:hAnsi="Arial" w:cs="Arial"/>
            <w:lang w:val="en-US"/>
          </w:rPr>
          <w:t>PS</w:t>
        </w:r>
        <w:r w:rsidR="00737F81" w:rsidRPr="00C46CBE">
          <w:rPr>
            <w:rFonts w:ascii="Arial" w:hAnsi="Arial" w:cs="Arial"/>
            <w:rPrChange w:id="2174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09)</w:t>
        </w:r>
      </w:ins>
      <w:ins w:id="2175" w:author="Попова Дарья" w:date="2020-07-23T15:29:00Z">
        <w:r w:rsidRPr="00185A99">
          <w:rPr>
            <w:rFonts w:ascii="Arial" w:hAnsi="Arial" w:cs="Arial"/>
            <w:rPrChange w:id="2176" w:author="Попова Дарья" w:date="2020-07-23T15:30:00Z">
              <w:rPr>
                <w:rFonts w:cs="Arial"/>
              </w:rPr>
            </w:rPrChange>
          </w:rPr>
          <w:t>. Ввод изменений в сетевого графика возможен только в статусе «ПЛАН – Планируется». При сохранении сетевого графика со статусом ССПЛ должна выполняться проверка по статусу плановых цен МТР</w:t>
        </w:r>
      </w:ins>
      <w:ins w:id="2177" w:author="Попова Дарья" w:date="2020-10-22T16:35:00Z">
        <w:r w:rsidR="00737F81" w:rsidRPr="00C46CBE">
          <w:rPr>
            <w:rFonts w:ascii="Arial" w:hAnsi="Arial" w:cs="Arial"/>
            <w:rPrChange w:id="2178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  <w:r w:rsidR="00737F81">
          <w:rPr>
            <w:rFonts w:ascii="Arial" w:hAnsi="Arial" w:cs="Arial"/>
          </w:rPr>
          <w:t xml:space="preserve">разработка </w:t>
        </w:r>
        <w:r w:rsidR="00737F81">
          <w:rPr>
            <w:rFonts w:ascii="Arial" w:hAnsi="Arial" w:cs="Arial"/>
            <w:lang w:val="en-US"/>
          </w:rPr>
          <w:t>PS</w:t>
        </w:r>
        <w:r w:rsidR="00737F81" w:rsidRPr="00C46CBE">
          <w:rPr>
            <w:rFonts w:ascii="Arial" w:hAnsi="Arial" w:cs="Arial"/>
            <w:rPrChange w:id="2179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09)</w:t>
        </w:r>
      </w:ins>
      <w:ins w:id="2180" w:author="Попова Дарья" w:date="2020-07-23T15:29:00Z">
        <w:r w:rsidRPr="00185A99">
          <w:rPr>
            <w:rFonts w:ascii="Arial" w:hAnsi="Arial" w:cs="Arial"/>
            <w:rPrChange w:id="2181" w:author="Попова Дарья" w:date="2020-07-23T15:30:00Z">
              <w:rPr>
                <w:rFonts w:cs="Arial"/>
              </w:rPr>
            </w:rPrChange>
          </w:rPr>
          <w:t>.</w:t>
        </w:r>
      </w:ins>
    </w:p>
    <w:p w14:paraId="565E469C" w14:textId="77777777" w:rsidR="00185A99" w:rsidRPr="00185A99" w:rsidRDefault="00185A99">
      <w:pPr>
        <w:spacing w:after="240" w:line="276" w:lineRule="auto"/>
        <w:ind w:firstLine="567"/>
        <w:rPr>
          <w:ins w:id="2182" w:author="Попова Дарья" w:date="2020-07-23T15:29:00Z"/>
          <w:rFonts w:ascii="Arial" w:hAnsi="Arial" w:cs="Arial"/>
          <w:rPrChange w:id="2183" w:author="Попова Дарья" w:date="2020-07-23T15:30:00Z">
            <w:rPr>
              <w:ins w:id="2184" w:author="Попова Дарья" w:date="2020-07-23T15:29:00Z"/>
              <w:rFonts w:cs="Arial"/>
            </w:rPr>
          </w:rPrChange>
        </w:rPr>
        <w:pPrChange w:id="2185" w:author="Попова Дарья" w:date="2020-07-23T15:30:00Z">
          <w:pPr>
            <w:spacing w:after="240" w:line="276" w:lineRule="auto"/>
          </w:pPr>
        </w:pPrChange>
      </w:pPr>
      <w:ins w:id="2186" w:author="Попова Дарья" w:date="2020-07-23T15:29:00Z">
        <w:r w:rsidRPr="00185A99">
          <w:rPr>
            <w:rFonts w:ascii="Arial" w:hAnsi="Arial" w:cs="Arial"/>
            <w:rPrChange w:id="2187" w:author="Попова Дарья" w:date="2020-07-23T15:30:00Z">
              <w:rPr>
                <w:rFonts w:cs="Arial"/>
              </w:rPr>
            </w:rPrChange>
          </w:rPr>
          <w:t>Используются транзакции</w:t>
        </w:r>
      </w:ins>
    </w:p>
    <w:p w14:paraId="79C7B28C" w14:textId="77777777" w:rsidR="00185A99" w:rsidRPr="00185A99" w:rsidRDefault="00185A99" w:rsidP="00185A99">
      <w:pPr>
        <w:pStyle w:val="afa"/>
        <w:numPr>
          <w:ilvl w:val="0"/>
          <w:numId w:val="32"/>
        </w:numPr>
        <w:tabs>
          <w:tab w:val="left" w:pos="567"/>
        </w:tabs>
        <w:spacing w:after="240" w:line="276" w:lineRule="auto"/>
        <w:rPr>
          <w:ins w:id="2188" w:author="Попова Дарья" w:date="2020-07-23T15:29:00Z"/>
          <w:rFonts w:ascii="Arial" w:hAnsi="Arial" w:cs="Arial"/>
          <w:rPrChange w:id="2189" w:author="Попова Дарья" w:date="2020-07-23T15:30:00Z">
            <w:rPr>
              <w:ins w:id="2190" w:author="Попова Дарья" w:date="2020-07-23T15:29:00Z"/>
              <w:rFonts w:cs="Arial"/>
            </w:rPr>
          </w:rPrChange>
        </w:rPr>
      </w:pPr>
      <w:ins w:id="2191" w:author="Попова Дарья" w:date="2020-07-23T15:29:00Z">
        <w:r w:rsidRPr="00185A99">
          <w:rPr>
            <w:rFonts w:ascii="Arial" w:hAnsi="Arial" w:cs="Arial"/>
            <w:lang w:val="en-US"/>
            <w:rPrChange w:id="2192" w:author="Попова Дарья" w:date="2020-07-23T15:30:00Z">
              <w:rPr>
                <w:rFonts w:cs="Arial"/>
                <w:lang w:val="en-US"/>
              </w:rPr>
            </w:rPrChange>
          </w:rPr>
          <w:t>CJ20N</w:t>
        </w:r>
        <w:r w:rsidRPr="00185A99">
          <w:rPr>
            <w:rFonts w:ascii="Arial" w:hAnsi="Arial" w:cs="Arial"/>
            <w:rPrChange w:id="2193" w:author="Попова Дарья" w:date="2020-07-23T15:30:00Z">
              <w:rPr>
                <w:rFonts w:cs="Arial"/>
              </w:rPr>
            </w:rPrChange>
          </w:rPr>
          <w:t xml:space="preserve"> – Project Builder.</w:t>
        </w:r>
      </w:ins>
    </w:p>
    <w:p w14:paraId="7D19A9EE" w14:textId="77777777" w:rsidR="00185A99" w:rsidRPr="00185A99" w:rsidRDefault="00185A99" w:rsidP="00185A99">
      <w:pPr>
        <w:pStyle w:val="afa"/>
        <w:spacing w:after="120" w:line="276" w:lineRule="auto"/>
        <w:ind w:left="1287"/>
        <w:rPr>
          <w:ins w:id="2194" w:author="Попова Дарья" w:date="2020-07-23T15:29:00Z"/>
          <w:rFonts w:ascii="Arial" w:hAnsi="Arial" w:cs="Arial"/>
          <w:rPrChange w:id="2195" w:author="Попова Дарья" w:date="2020-07-23T15:30:00Z">
            <w:rPr>
              <w:ins w:id="2196" w:author="Попова Дарья" w:date="2020-07-23T15:29:00Z"/>
              <w:rFonts w:cs="Arial"/>
            </w:rPr>
          </w:rPrChange>
        </w:rPr>
      </w:pPr>
      <w:ins w:id="2197" w:author="Попова Дарья" w:date="2020-07-23T15:29:00Z">
        <w:r w:rsidRPr="00185A99">
          <w:rPr>
            <w:rFonts w:ascii="Arial" w:hAnsi="Arial" w:cs="Arial"/>
            <w:rPrChange w:id="2198" w:author="Попова Дарья" w:date="2020-07-23T15:30:00Z">
              <w:rPr>
                <w:rFonts w:cs="Arial"/>
              </w:rPr>
            </w:rPrChange>
          </w:rPr>
          <w:t>Поля для заполнения на селекционном экране:</w:t>
        </w:r>
      </w:ins>
    </w:p>
    <w:p w14:paraId="5C990014" w14:textId="77777777" w:rsidR="00185A99" w:rsidRPr="00185A99" w:rsidRDefault="00185A99" w:rsidP="00185A99">
      <w:pPr>
        <w:pStyle w:val="afa"/>
        <w:spacing w:after="240" w:line="276" w:lineRule="auto"/>
        <w:ind w:left="1287"/>
        <w:rPr>
          <w:ins w:id="2199" w:author="Попова Дарья" w:date="2020-07-23T15:29:00Z"/>
          <w:rFonts w:ascii="Arial" w:hAnsi="Arial" w:cs="Arial"/>
          <w:rPrChange w:id="2200" w:author="Попова Дарья" w:date="2020-07-23T15:30:00Z">
            <w:rPr>
              <w:ins w:id="2201" w:author="Попова Дарья" w:date="2020-07-23T15:29:00Z"/>
              <w:rFonts w:cs="Arial"/>
            </w:rPr>
          </w:rPrChange>
        </w:rPr>
      </w:pPr>
      <w:ins w:id="2202" w:author="Попова Дарья" w:date="2020-07-23T15:29:00Z">
        <w:r w:rsidRPr="00185A99">
          <w:rPr>
            <w:rFonts w:ascii="Arial" w:hAnsi="Arial" w:cs="Arial"/>
            <w:rPrChange w:id="2203" w:author="Попова Дарья" w:date="2020-07-23T15:30:00Z">
              <w:rPr>
                <w:rFonts w:cs="Arial"/>
              </w:rPr>
            </w:rPrChange>
          </w:rPr>
          <w:t>- Проект;</w:t>
        </w:r>
      </w:ins>
    </w:p>
    <w:p w14:paraId="74A4D967" w14:textId="77777777" w:rsidR="00185A99" w:rsidRDefault="00185A99" w:rsidP="00185A99">
      <w:pPr>
        <w:pStyle w:val="afa"/>
        <w:spacing w:after="240" w:line="276" w:lineRule="auto"/>
        <w:ind w:left="1287"/>
        <w:rPr>
          <w:ins w:id="2204" w:author="Попова Дарья" w:date="2020-07-23T15:30:00Z"/>
          <w:rFonts w:ascii="Arial" w:hAnsi="Arial" w:cs="Arial"/>
        </w:rPr>
      </w:pPr>
      <w:ins w:id="2205" w:author="Попова Дарья" w:date="2020-07-23T15:29:00Z">
        <w:r w:rsidRPr="00185A99">
          <w:rPr>
            <w:rFonts w:ascii="Arial" w:hAnsi="Arial" w:cs="Arial"/>
            <w:rPrChange w:id="2206" w:author="Попова Дарья" w:date="2020-07-23T15:30:00Z">
              <w:rPr>
                <w:rFonts w:cs="Arial"/>
              </w:rPr>
            </w:rPrChange>
          </w:rPr>
          <w:t>- СПП-элемент.</w:t>
        </w:r>
      </w:ins>
    </w:p>
    <w:p w14:paraId="30B71D0E" w14:textId="77777777" w:rsidR="00185A99" w:rsidRPr="00185A99" w:rsidRDefault="00185A99">
      <w:pPr>
        <w:spacing w:after="240" w:line="276" w:lineRule="auto"/>
        <w:ind w:firstLine="567"/>
        <w:rPr>
          <w:ins w:id="2207" w:author="Попова Дарья" w:date="2020-07-23T15:29:00Z"/>
          <w:rFonts w:ascii="Arial" w:hAnsi="Arial" w:cs="Arial"/>
          <w:rPrChange w:id="2208" w:author="Попова Дарья" w:date="2020-07-23T15:30:00Z">
            <w:rPr>
              <w:ins w:id="2209" w:author="Попова Дарья" w:date="2020-07-23T15:29:00Z"/>
              <w:rFonts w:cs="Arial"/>
            </w:rPr>
          </w:rPrChange>
        </w:rPr>
        <w:pPrChange w:id="2210" w:author="Попова Дарья" w:date="2020-07-23T15:30:00Z">
          <w:pPr>
            <w:pStyle w:val="afa"/>
            <w:spacing w:after="240" w:line="276" w:lineRule="auto"/>
            <w:ind w:left="1287"/>
          </w:pPr>
        </w:pPrChange>
      </w:pPr>
    </w:p>
    <w:p w14:paraId="5D1C9C5A" w14:textId="5C840A70" w:rsidR="00113266" w:rsidRPr="00777793" w:rsidRDefault="00BC392A" w:rsidP="00113266">
      <w:pPr>
        <w:pStyle w:val="4"/>
        <w:rPr>
          <w:ins w:id="2211" w:author="Попова Дарья" w:date="2020-07-23T11:02:00Z"/>
        </w:rPr>
      </w:pPr>
      <w:ins w:id="2212" w:author="Попова Дарья" w:date="2020-07-23T16:08:00Z">
        <w:r>
          <w:t>Шаг процесса 167 – Деблокирование сетевого графика</w:t>
        </w:r>
      </w:ins>
    </w:p>
    <w:p w14:paraId="2ED439CB" w14:textId="4CED148F" w:rsidR="00BC392A" w:rsidRPr="00BC392A" w:rsidRDefault="00BC392A">
      <w:pPr>
        <w:spacing w:after="240" w:line="276" w:lineRule="auto"/>
        <w:ind w:firstLine="567"/>
        <w:rPr>
          <w:ins w:id="2213" w:author="Попова Дарья" w:date="2020-07-23T16:09:00Z"/>
          <w:rFonts w:ascii="Arial" w:hAnsi="Arial" w:cs="Arial"/>
          <w:rPrChange w:id="2214" w:author="Попова Дарья" w:date="2020-07-23T16:09:00Z">
            <w:rPr>
              <w:ins w:id="2215" w:author="Попова Дарья" w:date="2020-07-23T16:09:00Z"/>
              <w:rFonts w:cs="Arial"/>
            </w:rPr>
          </w:rPrChange>
        </w:rPr>
        <w:pPrChange w:id="2216" w:author="Попова Дарья" w:date="2020-07-23T16:09:00Z">
          <w:pPr>
            <w:spacing w:after="240" w:line="276" w:lineRule="auto"/>
          </w:pPr>
        </w:pPrChange>
      </w:pPr>
      <w:ins w:id="2217" w:author="Попова Дарья" w:date="2020-07-23T16:09:00Z">
        <w:r>
          <w:rPr>
            <w:rFonts w:ascii="Arial" w:hAnsi="Arial" w:cs="Arial"/>
          </w:rPr>
          <w:t xml:space="preserve">После согласования сетевого графика Старшим планировщиком </w:t>
        </w:r>
      </w:ins>
      <w:ins w:id="2218" w:author="Попова Дарья" w:date="2020-07-23T16:10:00Z">
        <w:r>
          <w:rPr>
            <w:rFonts w:ascii="Arial" w:hAnsi="Arial" w:cs="Arial"/>
          </w:rPr>
          <w:t xml:space="preserve">ТОиР УО </w:t>
        </w:r>
      </w:ins>
      <w:ins w:id="2219" w:author="Попова Дарья" w:date="2020-07-23T16:09:00Z">
        <w:r>
          <w:rPr>
            <w:rFonts w:ascii="Arial" w:hAnsi="Arial" w:cs="Arial"/>
          </w:rPr>
          <w:t>Планировщик ЗиС УО выполняет</w:t>
        </w:r>
        <w:r w:rsidRPr="00BC392A">
          <w:rPr>
            <w:rFonts w:ascii="Arial" w:hAnsi="Arial" w:cs="Arial"/>
            <w:rPrChange w:id="2220" w:author="Попова Дарья" w:date="2020-07-23T16:09:00Z">
              <w:rPr>
                <w:rFonts w:cs="Arial"/>
              </w:rPr>
            </w:rPrChange>
          </w:rPr>
          <w:t xml:space="preserve"> деблокирование сетевых графиков.</w:t>
        </w:r>
      </w:ins>
    </w:p>
    <w:p w14:paraId="1EB9DDBD" w14:textId="77777777" w:rsidR="00BC392A" w:rsidRPr="00BC392A" w:rsidRDefault="00BC392A">
      <w:pPr>
        <w:spacing w:after="240" w:line="276" w:lineRule="auto"/>
        <w:ind w:firstLine="567"/>
        <w:rPr>
          <w:ins w:id="2221" w:author="Попова Дарья" w:date="2020-07-23T16:09:00Z"/>
          <w:rFonts w:ascii="Arial" w:hAnsi="Arial" w:cs="Arial"/>
          <w:rPrChange w:id="2222" w:author="Попова Дарья" w:date="2020-07-23T16:09:00Z">
            <w:rPr>
              <w:ins w:id="2223" w:author="Попова Дарья" w:date="2020-07-23T16:09:00Z"/>
              <w:rFonts w:cs="Arial"/>
              <w:lang w:val="en-US"/>
            </w:rPr>
          </w:rPrChange>
        </w:rPr>
        <w:pPrChange w:id="2224" w:author="Попова Дарья" w:date="2020-07-23T16:09:00Z">
          <w:pPr>
            <w:spacing w:after="240" w:line="276" w:lineRule="auto"/>
          </w:pPr>
        </w:pPrChange>
      </w:pPr>
      <w:ins w:id="2225" w:author="Попова Дарья" w:date="2020-07-23T16:09:00Z">
        <w:r w:rsidRPr="00BC392A">
          <w:rPr>
            <w:rFonts w:ascii="Arial" w:hAnsi="Arial" w:cs="Arial"/>
            <w:rPrChange w:id="2226" w:author="Попова Дарья" w:date="2020-07-23T16:09:00Z">
              <w:rPr>
                <w:rFonts w:cs="Arial"/>
              </w:rPr>
            </w:rPrChange>
          </w:rPr>
          <w:t xml:space="preserve">В момент деблокирования для сетевых графиков с профилем </w:t>
        </w:r>
        <w:r w:rsidRPr="00BC392A">
          <w:rPr>
            <w:rFonts w:ascii="Arial" w:hAnsi="Arial" w:cs="Arial"/>
            <w:rPrChange w:id="2227" w:author="Попова Дарья" w:date="2020-07-23T16:09:00Z">
              <w:rPr>
                <w:rFonts w:cs="Arial"/>
                <w:lang w:val="en-US"/>
              </w:rPr>
            </w:rPrChange>
          </w:rPr>
          <w:t xml:space="preserve">P00330 </w:t>
        </w:r>
        <w:r w:rsidRPr="00BC392A">
          <w:rPr>
            <w:rFonts w:ascii="Arial" w:hAnsi="Arial" w:cs="Arial"/>
            <w:rPrChange w:id="2228" w:author="Попова Дарья" w:date="2020-07-23T16:09:00Z">
              <w:rPr>
                <w:rFonts w:cs="Arial"/>
              </w:rPr>
            </w:rPrChange>
          </w:rPr>
          <w:t xml:space="preserve">вида </w:t>
        </w:r>
        <w:r w:rsidRPr="00BC392A">
          <w:rPr>
            <w:rFonts w:ascii="Arial" w:hAnsi="Arial" w:cs="Arial"/>
            <w:rPrChange w:id="2229" w:author="Попова Дарья" w:date="2020-07-23T16:09:00Z">
              <w:rPr>
                <w:rFonts w:cs="Arial"/>
                <w:lang w:val="en-US"/>
              </w:rPr>
            </w:rPrChange>
          </w:rPr>
          <w:t xml:space="preserve">P330 осуществляется проверка по заполнению ответственного МВЗ на заголовке сетевого графика, </w:t>
        </w:r>
        <w:r w:rsidRPr="00BC392A">
          <w:rPr>
            <w:rFonts w:ascii="Arial" w:hAnsi="Arial" w:cs="Arial"/>
            <w:rPrChange w:id="2230" w:author="Попова Дарья" w:date="2020-07-23T16:09:00Z">
              <w:rPr>
                <w:rFonts w:cs="Arial"/>
              </w:rPr>
            </w:rPrChange>
          </w:rPr>
          <w:t xml:space="preserve">автоматически формируется правило расчета на МВЗ (разработка </w:t>
        </w:r>
        <w:r w:rsidRPr="00BC392A">
          <w:rPr>
            <w:rFonts w:ascii="Arial" w:hAnsi="Arial" w:cs="Arial"/>
            <w:rPrChange w:id="2231" w:author="Попова Дарья" w:date="2020-07-23T16:09:00Z">
              <w:rPr>
                <w:rFonts w:cs="Arial"/>
                <w:lang w:val="en-US"/>
              </w:rPr>
            </w:rPrChange>
          </w:rPr>
          <w:t>PS212</w:t>
        </w:r>
        <w:r w:rsidRPr="00BC392A">
          <w:rPr>
            <w:rFonts w:ascii="Arial" w:hAnsi="Arial" w:cs="Arial"/>
            <w:rPrChange w:id="2232" w:author="Попова Дарья" w:date="2020-07-23T16:09:00Z">
              <w:rPr>
                <w:rFonts w:cs="Arial"/>
              </w:rPr>
            </w:rPrChange>
          </w:rPr>
          <w:t>) для операций сетевого графика.</w:t>
        </w:r>
      </w:ins>
    </w:p>
    <w:p w14:paraId="5B7C6FF4" w14:textId="18697972" w:rsidR="00BC392A" w:rsidRPr="00BC392A" w:rsidRDefault="00BC392A">
      <w:pPr>
        <w:spacing w:after="240" w:line="276" w:lineRule="auto"/>
        <w:ind w:firstLine="567"/>
        <w:rPr>
          <w:ins w:id="2233" w:author="Попова Дарья" w:date="2020-07-23T16:09:00Z"/>
          <w:rFonts w:ascii="Arial" w:hAnsi="Arial" w:cs="Arial"/>
          <w:rPrChange w:id="2234" w:author="Попова Дарья" w:date="2020-07-23T16:09:00Z">
            <w:rPr>
              <w:ins w:id="2235" w:author="Попова Дарья" w:date="2020-07-23T16:09:00Z"/>
              <w:rFonts w:cs="Arial"/>
            </w:rPr>
          </w:rPrChange>
        </w:rPr>
        <w:pPrChange w:id="2236" w:author="Попова Дарья" w:date="2020-07-23T16:09:00Z">
          <w:pPr>
            <w:spacing w:after="240" w:line="276" w:lineRule="auto"/>
          </w:pPr>
        </w:pPrChange>
      </w:pPr>
      <w:ins w:id="2237" w:author="Попова Дарья" w:date="2020-07-23T16:09:00Z">
        <w:r w:rsidRPr="00BC392A">
          <w:rPr>
            <w:rFonts w:ascii="Arial" w:hAnsi="Arial" w:cs="Arial"/>
            <w:rPrChange w:id="2238" w:author="Попова Дарья" w:date="2020-07-23T16:09:00Z">
              <w:rPr>
                <w:rFonts w:cs="Arial"/>
              </w:rPr>
            </w:rPrChange>
          </w:rPr>
          <w:lastRenderedPageBreak/>
          <w:t>Для СПП-элементов CAPEX в момент деблокирования формируется карточка НКС. Операции сетевого графика с профилем P00340 вид</w:t>
        </w:r>
      </w:ins>
      <w:ins w:id="2239" w:author="Александр Шрамков" w:date="2021-03-12T18:46:00Z">
        <w:r w:rsidR="00617354">
          <w:rPr>
            <w:rFonts w:ascii="Arial" w:hAnsi="Arial" w:cs="Arial"/>
          </w:rPr>
          <w:t>т</w:t>
        </w:r>
      </w:ins>
      <w:ins w:id="2240" w:author="Попова Дарья" w:date="2020-07-23T16:09:00Z">
        <w:r w:rsidRPr="00BC392A">
          <w:rPr>
            <w:rFonts w:ascii="Arial" w:hAnsi="Arial" w:cs="Arial"/>
            <w:rPrChange w:id="2241" w:author="Попова Дарья" w:date="2020-07-23T16:09:00Z">
              <w:rPr>
                <w:rFonts w:cs="Arial"/>
              </w:rPr>
            </w:rPrChange>
          </w:rPr>
          <w:t xml:space="preserve">а </w:t>
        </w:r>
        <w:r w:rsidRPr="00BC392A">
          <w:rPr>
            <w:rFonts w:ascii="Arial" w:hAnsi="Arial" w:cs="Arial"/>
            <w:rPrChange w:id="2242" w:author="Попова Дарья" w:date="2020-07-23T16:09:00Z">
              <w:rPr>
                <w:rFonts w:cs="Arial"/>
                <w:lang w:val="en-US"/>
              </w:rPr>
            </w:rPrChange>
          </w:rPr>
          <w:t xml:space="preserve">P340 </w:t>
        </w:r>
        <w:r w:rsidRPr="00BC392A">
          <w:rPr>
            <w:rFonts w:ascii="Arial" w:hAnsi="Arial" w:cs="Arial"/>
            <w:rPrChange w:id="2243" w:author="Попова Дарья" w:date="2020-07-23T16:09:00Z">
              <w:rPr>
                <w:rFonts w:cs="Arial"/>
              </w:rPr>
            </w:rPrChange>
          </w:rPr>
          <w:t>содержит правило расчета на вышестоящий СПП-элемент, которое формируется при создании сетевого графика.</w:t>
        </w:r>
      </w:ins>
    </w:p>
    <w:p w14:paraId="154265C0" w14:textId="5E3688F5" w:rsidR="00BC392A" w:rsidRPr="00621CB6" w:rsidRDefault="00BC392A" w:rsidP="00BC392A">
      <w:pPr>
        <w:spacing w:after="240" w:line="276" w:lineRule="auto"/>
        <w:ind w:firstLine="567"/>
        <w:rPr>
          <w:ins w:id="2244" w:author="Попова Дарья" w:date="2020-07-23T16:15:00Z"/>
          <w:rFonts w:ascii="Arial" w:hAnsi="Arial" w:cs="Arial"/>
        </w:rPr>
      </w:pPr>
      <w:ins w:id="2245" w:author="Попова Дарья" w:date="2020-07-23T16:09:00Z">
        <w:r w:rsidRPr="00BC392A">
          <w:rPr>
            <w:rFonts w:ascii="Arial" w:hAnsi="Arial" w:cs="Arial"/>
            <w:rPrChange w:id="2246" w:author="Попова Дарья" w:date="2020-07-23T16:09:00Z">
              <w:rPr>
                <w:rFonts w:cs="Arial"/>
              </w:rPr>
            </w:rPrChange>
          </w:rPr>
          <w:t xml:space="preserve">При сохранении деблокированного сетевого графика осуществляется проверка на присвоение документов компоненту материала вида </w:t>
        </w:r>
        <w:r w:rsidRPr="00BC392A">
          <w:rPr>
            <w:rFonts w:ascii="Arial" w:hAnsi="Arial" w:cs="Arial"/>
            <w:rPrChange w:id="2247" w:author="Попова Дарья" w:date="2020-07-23T16:09:00Z">
              <w:rPr>
                <w:rFonts w:cs="Arial"/>
                <w:szCs w:val="24"/>
              </w:rPr>
            </w:rPrChange>
          </w:rPr>
          <w:t>ZSRV</w:t>
        </w:r>
        <w:r w:rsidRPr="00BC392A">
          <w:rPr>
            <w:rFonts w:ascii="Arial" w:hAnsi="Arial" w:cs="Arial"/>
            <w:rPrChange w:id="2248" w:author="Попова Дарья" w:date="2020-07-23T16:09:00Z">
              <w:rPr>
                <w:rFonts w:cs="Arial"/>
                <w:szCs w:val="24"/>
                <w:lang w:val="en-US"/>
              </w:rPr>
            </w:rPrChange>
          </w:rPr>
          <w:t xml:space="preserve"> (</w:t>
        </w:r>
        <w:r w:rsidRPr="00BC392A">
          <w:rPr>
            <w:rFonts w:ascii="Arial" w:hAnsi="Arial" w:cs="Arial"/>
            <w:rPrChange w:id="2249" w:author="Попова Дарья" w:date="2020-07-23T16:09:00Z">
              <w:rPr>
                <w:rFonts w:cs="Arial"/>
                <w:szCs w:val="24"/>
              </w:rPr>
            </w:rPrChange>
          </w:rPr>
          <w:t>разработка PS</w:t>
        </w:r>
        <w:r w:rsidR="00737F81">
          <w:rPr>
            <w:rFonts w:ascii="Arial" w:hAnsi="Arial" w:cs="Arial"/>
          </w:rPr>
          <w:t>10)</w:t>
        </w:r>
        <w:r>
          <w:rPr>
            <w:rFonts w:ascii="Arial" w:hAnsi="Arial" w:cs="Arial"/>
          </w:rPr>
          <w:t>, а также</w:t>
        </w:r>
      </w:ins>
      <w:ins w:id="2250" w:author="Попова Дарья" w:date="2020-07-23T16:11:00Z">
        <w:r>
          <w:rPr>
            <w:rFonts w:ascii="Arial" w:hAnsi="Arial" w:cs="Arial"/>
          </w:rPr>
          <w:t xml:space="preserve"> </w:t>
        </w:r>
      </w:ins>
      <w:ins w:id="2251" w:author="Попова Дарья" w:date="2020-07-23T16:09:00Z">
        <w:r>
          <w:rPr>
            <w:rFonts w:ascii="Arial" w:hAnsi="Arial" w:cs="Arial"/>
          </w:rPr>
          <w:t xml:space="preserve">осуществляется </w:t>
        </w:r>
      </w:ins>
      <w:ins w:id="2252" w:author="Попова Дарья" w:date="2020-07-23T16:11:00Z">
        <w:r>
          <w:rPr>
            <w:rFonts w:ascii="Arial" w:hAnsi="Arial" w:cs="Arial"/>
          </w:rPr>
          <w:t>проверка доступности средств</w:t>
        </w:r>
      </w:ins>
      <w:ins w:id="2253" w:author="Попова Дарья" w:date="2020-07-23T16:12:00Z">
        <w:r>
          <w:rPr>
            <w:rFonts w:ascii="Arial" w:hAnsi="Arial" w:cs="Arial"/>
          </w:rPr>
          <w:t xml:space="preserve"> в бюджете</w:t>
        </w:r>
      </w:ins>
      <w:ins w:id="2254" w:author="Попова Дарья" w:date="2020-07-23T16:11:00Z">
        <w:r>
          <w:rPr>
            <w:rFonts w:ascii="Arial" w:hAnsi="Arial" w:cs="Arial"/>
          </w:rPr>
          <w:t xml:space="preserve">. </w:t>
        </w:r>
      </w:ins>
      <w:ins w:id="2255" w:author="Попова Дарья" w:date="2020-07-23T16:12:00Z">
        <w:r>
          <w:rPr>
            <w:rFonts w:ascii="Arial" w:hAnsi="Arial" w:cs="Arial"/>
          </w:rPr>
          <w:t xml:space="preserve">При нехватке бюджета формируется запрос на корректировку бюджета </w:t>
        </w:r>
      </w:ins>
      <w:ins w:id="2256" w:author="Попова Дарья" w:date="2020-07-23T16:14:00Z">
        <w:r>
          <w:rPr>
            <w:rFonts w:ascii="Arial" w:hAnsi="Arial" w:cs="Arial"/>
          </w:rPr>
          <w:t xml:space="preserve">– сетевой график остается в системном статусе ОТКР, </w:t>
        </w:r>
        <w:r>
          <w:rPr>
            <w:rFonts w:ascii="Arial" w:hAnsi="Arial" w:cs="Arial"/>
            <w:color w:val="000000" w:themeColor="text1"/>
          </w:rPr>
          <w:t>на СПП-элементе устанавливает статус ЗКОР – Запрос корректировки.</w:t>
        </w:r>
      </w:ins>
      <w:ins w:id="2257" w:author="Попова Дарья" w:date="2020-07-23T16:15:00Z">
        <w:r>
          <w:rPr>
            <w:rFonts w:ascii="Arial" w:hAnsi="Arial" w:cs="Arial"/>
            <w:color w:val="000000" w:themeColor="text1"/>
          </w:rPr>
          <w:t xml:space="preserve"> </w:t>
        </w:r>
      </w:ins>
    </w:p>
    <w:p w14:paraId="06AA5126" w14:textId="6B64DCFF" w:rsidR="00BC392A" w:rsidRDefault="00BC392A" w:rsidP="00BC392A">
      <w:pPr>
        <w:spacing w:after="240" w:line="276" w:lineRule="auto"/>
        <w:ind w:firstLine="567"/>
        <w:rPr>
          <w:ins w:id="2258" w:author="Попова Дарья" w:date="2020-07-23T16:16:00Z"/>
          <w:rFonts w:ascii="Arial" w:hAnsi="Arial" w:cs="Arial"/>
        </w:rPr>
      </w:pPr>
      <w:ins w:id="2259" w:author="Попова Дарья" w:date="2020-07-23T16:16:00Z">
        <w:r w:rsidRPr="009D061B">
          <w:rPr>
            <w:rFonts w:ascii="Arial" w:hAnsi="Arial" w:cs="Arial"/>
          </w:rPr>
          <w:t xml:space="preserve">Если </w:t>
        </w:r>
        <w:r>
          <w:rPr>
            <w:rFonts w:ascii="Arial" w:hAnsi="Arial" w:cs="Arial"/>
          </w:rPr>
          <w:t xml:space="preserve">бюджет </w:t>
        </w:r>
        <w:r w:rsidRPr="009D061B">
          <w:rPr>
            <w:rFonts w:ascii="Arial" w:hAnsi="Arial" w:cs="Arial"/>
          </w:rPr>
          <w:t xml:space="preserve">не </w:t>
        </w:r>
        <w:r>
          <w:rPr>
            <w:rFonts w:ascii="Arial" w:hAnsi="Arial" w:cs="Arial"/>
          </w:rPr>
          <w:t>будет скорректирован, то Планировщик ЗиС УО</w:t>
        </w:r>
        <w:r w:rsidRPr="009D061B">
          <w:rPr>
            <w:rFonts w:ascii="Arial" w:hAnsi="Arial" w:cs="Arial"/>
          </w:rPr>
          <w:t xml:space="preserve"> либо переносит сроки выполнения работ</w:t>
        </w:r>
        <w:r>
          <w:rPr>
            <w:rFonts w:ascii="Arial" w:hAnsi="Arial" w:cs="Arial"/>
          </w:rPr>
          <w:t xml:space="preserve"> </w:t>
        </w:r>
      </w:ins>
      <w:ins w:id="2260" w:author="Попова Дарья" w:date="2020-07-23T16:17:00Z">
        <w:r>
          <w:rPr>
            <w:rFonts w:ascii="Arial" w:hAnsi="Arial" w:cs="Arial"/>
          </w:rPr>
          <w:t>на следующий год и перепривязывает сетевой график к СПП-элементу следующего года</w:t>
        </w:r>
      </w:ins>
      <w:ins w:id="2261" w:author="Попова Дарья" w:date="2020-07-23T16:16:00Z">
        <w:r w:rsidRPr="009D061B">
          <w:rPr>
            <w:rFonts w:ascii="Arial" w:hAnsi="Arial" w:cs="Arial"/>
          </w:rPr>
          <w:t>, либо отм</w:t>
        </w:r>
        <w:r>
          <w:rPr>
            <w:rFonts w:ascii="Arial" w:hAnsi="Arial" w:cs="Arial"/>
          </w:rPr>
          <w:t xml:space="preserve">еняет </w:t>
        </w:r>
      </w:ins>
      <w:ins w:id="2262" w:author="Попова Дарья" w:date="2020-07-23T16:17:00Z">
        <w:r>
          <w:rPr>
            <w:rFonts w:ascii="Arial" w:hAnsi="Arial" w:cs="Arial"/>
          </w:rPr>
          <w:t>сетевой график</w:t>
        </w:r>
      </w:ins>
      <w:ins w:id="2263" w:author="Попова Дарья" w:date="2020-07-23T16:16:00Z">
        <w:r>
          <w:rPr>
            <w:rFonts w:ascii="Arial" w:hAnsi="Arial" w:cs="Arial"/>
          </w:rPr>
          <w:t xml:space="preserve"> </w:t>
        </w:r>
        <w:r w:rsidRPr="009D061B">
          <w:rPr>
            <w:rFonts w:ascii="Arial" w:hAnsi="Arial" w:cs="Arial"/>
          </w:rPr>
          <w:t>(устанавливает статус МТКУ)</w:t>
        </w:r>
        <w:r>
          <w:rPr>
            <w:rFonts w:ascii="Arial" w:hAnsi="Arial" w:cs="Arial"/>
          </w:rPr>
          <w:t>.</w:t>
        </w:r>
      </w:ins>
    </w:p>
    <w:p w14:paraId="4F6375BE" w14:textId="77777777" w:rsidR="001F6174" w:rsidRDefault="001F6174">
      <w:pPr>
        <w:spacing w:after="240" w:line="276" w:lineRule="auto"/>
        <w:ind w:firstLine="567"/>
        <w:rPr>
          <w:ins w:id="2264" w:author="Попова Дарья" w:date="2020-07-23T16:26:00Z"/>
          <w:rFonts w:ascii="Arial" w:hAnsi="Arial" w:cs="Arial"/>
        </w:rPr>
        <w:pPrChange w:id="2265" w:author="Попова Дарья" w:date="2020-07-23T16:09:00Z">
          <w:pPr>
            <w:spacing w:after="240" w:line="276" w:lineRule="auto"/>
          </w:pPr>
        </w:pPrChange>
      </w:pPr>
      <w:ins w:id="2266" w:author="Попова Дарья" w:date="2020-07-23T16:18:00Z">
        <w:r>
          <w:rPr>
            <w:rFonts w:ascii="Arial" w:hAnsi="Arial" w:cs="Arial"/>
          </w:rPr>
          <w:t xml:space="preserve">Если запрос корректировки согласован и </w:t>
        </w:r>
      </w:ins>
      <w:ins w:id="2267" w:author="Попова Дарья" w:date="2020-07-23T16:19:00Z">
        <w:r>
          <w:rPr>
            <w:rFonts w:ascii="Arial" w:hAnsi="Arial" w:cs="Arial"/>
          </w:rPr>
          <w:t xml:space="preserve">осуществлен перенос средств бюджета с помощью транзакции </w:t>
        </w:r>
        <w:r>
          <w:rPr>
            <w:rFonts w:ascii="Arial" w:hAnsi="Arial" w:cs="Arial"/>
            <w:lang w:val="en-US"/>
          </w:rPr>
          <w:t>ZPM</w:t>
        </w:r>
        <w:r w:rsidRPr="00C46CBE">
          <w:rPr>
            <w:rFonts w:ascii="Arial" w:hAnsi="Arial" w:cs="Arial"/>
            <w:rPrChange w:id="2268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REQ</w:t>
        </w:r>
        <w:r w:rsidRPr="00C46CBE">
          <w:rPr>
            <w:rFonts w:ascii="Arial" w:hAnsi="Arial" w:cs="Arial"/>
            <w:rPrChange w:id="2269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_</w:t>
        </w:r>
        <w:r>
          <w:rPr>
            <w:rFonts w:ascii="Arial" w:hAnsi="Arial" w:cs="Arial"/>
            <w:lang w:val="en-US"/>
          </w:rPr>
          <w:t>BUDGET</w:t>
        </w:r>
        <w:r w:rsidRPr="00C46CBE">
          <w:rPr>
            <w:rFonts w:ascii="Arial" w:hAnsi="Arial" w:cs="Arial"/>
            <w:rPrChange w:id="2270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(</w:t>
        </w:r>
      </w:ins>
      <w:ins w:id="2271" w:author="Попова Дарья" w:date="2020-07-23T16:20:00Z">
        <w:r>
          <w:rPr>
            <w:rFonts w:ascii="Arial" w:hAnsi="Arial" w:cs="Arial"/>
          </w:rPr>
          <w:t xml:space="preserve">разработка </w:t>
        </w:r>
        <w:r>
          <w:rPr>
            <w:rFonts w:ascii="Arial" w:hAnsi="Arial" w:cs="Arial"/>
            <w:lang w:val="en-US"/>
          </w:rPr>
          <w:t>PM</w:t>
        </w:r>
        <w:r w:rsidRPr="00C46CBE">
          <w:rPr>
            <w:rFonts w:ascii="Arial" w:hAnsi="Arial" w:cs="Arial"/>
            <w:rPrChange w:id="2272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65</w:t>
        </w:r>
      </w:ins>
      <w:ins w:id="2273" w:author="Попова Дарья" w:date="2020-07-23T16:19:00Z">
        <w:r w:rsidRPr="00C46CBE">
          <w:rPr>
            <w:rFonts w:ascii="Arial" w:hAnsi="Arial" w:cs="Arial"/>
            <w:rPrChange w:id="2274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)</w:t>
        </w:r>
      </w:ins>
      <w:ins w:id="2275" w:author="Попова Дарья" w:date="2020-07-23T16:26:00Z">
        <w:r w:rsidRPr="00C46CBE">
          <w:rPr>
            <w:rFonts w:ascii="Arial" w:hAnsi="Arial" w:cs="Arial"/>
            <w:rPrChange w:id="2276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, </w:t>
        </w:r>
        <w:r>
          <w:rPr>
            <w:rFonts w:ascii="Arial" w:hAnsi="Arial" w:cs="Arial"/>
          </w:rPr>
          <w:t>то сетевой график деблокируется автоматически.</w:t>
        </w:r>
      </w:ins>
    </w:p>
    <w:p w14:paraId="3EEC61BE" w14:textId="51EAF2F2" w:rsidR="001F6174" w:rsidRDefault="001F6174">
      <w:pPr>
        <w:spacing w:after="240" w:line="276" w:lineRule="auto"/>
        <w:ind w:firstLine="567"/>
        <w:rPr>
          <w:ins w:id="2277" w:author="Попова Дарья" w:date="2020-07-23T16:26:00Z"/>
          <w:rFonts w:ascii="Arial" w:hAnsi="Arial" w:cs="Arial"/>
        </w:rPr>
        <w:pPrChange w:id="2278" w:author="Попова Дарья" w:date="2020-07-23T16:09:00Z">
          <w:pPr>
            <w:spacing w:after="240" w:line="276" w:lineRule="auto"/>
          </w:pPr>
        </w:pPrChange>
      </w:pPr>
      <w:ins w:id="2279" w:author="Попова Дарья" w:date="2020-07-23T16:26:00Z">
        <w:r>
          <w:rPr>
            <w:rFonts w:ascii="Arial" w:hAnsi="Arial" w:cs="Arial"/>
          </w:rPr>
          <w:t>О</w:t>
        </w:r>
        <w:r w:rsidRPr="001332E5">
          <w:rPr>
            <w:rFonts w:ascii="Arial" w:hAnsi="Arial" w:cs="Arial"/>
          </w:rPr>
          <w:t>писание</w:t>
        </w:r>
        <w:r>
          <w:rPr>
            <w:rFonts w:ascii="Arial" w:hAnsi="Arial" w:cs="Arial"/>
          </w:rPr>
          <w:t xml:space="preserve"> процесса корректировки бюджета воздействий на ПА</w:t>
        </w:r>
        <w:r w:rsidRPr="001332E5">
          <w:rPr>
            <w:rFonts w:ascii="Arial" w:hAnsi="Arial" w:cs="Arial"/>
          </w:rPr>
          <w:t xml:space="preserve"> приводится </w:t>
        </w:r>
        <w:r>
          <w:rPr>
            <w:rFonts w:ascii="Arial" w:hAnsi="Arial" w:cs="Arial"/>
          </w:rPr>
          <w:t>в</w:t>
        </w:r>
        <w:r w:rsidRPr="001332E5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КД</w:t>
        </w:r>
        <w:r w:rsidRPr="001332E5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«</w:t>
        </w:r>
        <w:del w:id="2280" w:author="Александр Шрамков" w:date="2021-03-10T18:18:00Z">
          <w:r w:rsidDel="00923C4E">
            <w:rPr>
              <w:rFonts w:ascii="Arial" w:hAnsi="Arial" w:cs="Arial"/>
            </w:rPr>
            <w:delText>ERP.9.</w:delText>
          </w:r>
        </w:del>
      </w:ins>
      <w:ins w:id="2281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ins w:id="2282" w:author="Попова Дарья" w:date="2020-07-23T16:26:00Z">
        <w:r>
          <w:rPr>
            <w:rFonts w:ascii="Arial" w:hAnsi="Arial" w:cs="Arial"/>
          </w:rPr>
          <w:t xml:space="preserve">9.2.51 </w:t>
        </w:r>
        <w:r w:rsidRPr="001332E5">
          <w:rPr>
            <w:rFonts w:ascii="Arial" w:hAnsi="Arial" w:cs="Arial"/>
          </w:rPr>
          <w:t>Формирование и управление бюджетами ТОиР».</w:t>
        </w:r>
      </w:ins>
    </w:p>
    <w:p w14:paraId="5771B277" w14:textId="2C4CCEFF" w:rsidR="00BC392A" w:rsidRDefault="00BC392A">
      <w:pPr>
        <w:spacing w:after="240" w:line="276" w:lineRule="auto"/>
        <w:ind w:firstLine="567"/>
        <w:rPr>
          <w:ins w:id="2283" w:author="Попова Дарья" w:date="2020-07-23T16:20:00Z"/>
          <w:rFonts w:ascii="Arial" w:hAnsi="Arial" w:cs="Arial"/>
        </w:rPr>
        <w:pPrChange w:id="2284" w:author="Попова Дарья" w:date="2020-07-23T16:09:00Z">
          <w:pPr>
            <w:spacing w:after="240" w:line="276" w:lineRule="auto"/>
          </w:pPr>
        </w:pPrChange>
      </w:pPr>
      <w:ins w:id="2285" w:author="Попова Дарья" w:date="2020-07-23T16:09:00Z">
        <w:r w:rsidRPr="00BC392A">
          <w:rPr>
            <w:rFonts w:ascii="Arial" w:hAnsi="Arial" w:cs="Arial"/>
            <w:rPrChange w:id="2286" w:author="Попова Дарья" w:date="2020-07-23T16:09:00Z">
              <w:rPr>
                <w:rFonts w:cs="Arial"/>
                <w:szCs w:val="24"/>
              </w:rPr>
            </w:rPrChange>
          </w:rPr>
          <w:t xml:space="preserve">После сохранения деблокированного сетевого графика потребность в МТР и услугах передается в </w:t>
        </w:r>
        <w:r w:rsidRPr="00BC392A">
          <w:rPr>
            <w:rFonts w:ascii="Arial" w:hAnsi="Arial" w:cs="Arial"/>
            <w:rPrChange w:id="2287" w:author="Попова Дарья" w:date="2020-07-23T16:09:00Z">
              <w:rPr>
                <w:rFonts w:cs="Arial"/>
              </w:rPr>
            </w:rPrChange>
          </w:rPr>
          <w:t xml:space="preserve">закупку (процессы ПП-10.03.04-ERP «Оперативное планирование обеспечения», ПП-10.04.03.01 </w:t>
        </w:r>
        <w:r>
          <w:rPr>
            <w:rFonts w:ascii="Arial" w:hAnsi="Arial" w:cs="Arial"/>
          </w:rPr>
          <w:t>«Выполнение закупки»)</w:t>
        </w:r>
        <w:r w:rsidRPr="00BC392A">
          <w:rPr>
            <w:rFonts w:ascii="Arial" w:hAnsi="Arial" w:cs="Arial"/>
            <w:rPrChange w:id="2288" w:author="Попова Дарья" w:date="2020-07-23T16:09:00Z">
              <w:rPr>
                <w:rFonts w:cs="Arial"/>
              </w:rPr>
            </w:rPrChange>
          </w:rPr>
          <w:t>.</w:t>
        </w:r>
      </w:ins>
    </w:p>
    <w:p w14:paraId="3E601FA3" w14:textId="77777777" w:rsidR="00113266" w:rsidRPr="00621CB6" w:rsidRDefault="00113266">
      <w:pPr>
        <w:spacing w:after="240" w:line="276" w:lineRule="auto"/>
        <w:ind w:firstLine="567"/>
        <w:rPr>
          <w:rFonts w:ascii="Arial" w:hAnsi="Arial" w:cs="Arial"/>
        </w:rPr>
        <w:pPrChange w:id="2289" w:author="Попова Дарья" w:date="2020-07-23T10:29:00Z">
          <w:pPr>
            <w:spacing w:before="120"/>
            <w:ind w:firstLine="567"/>
          </w:pPr>
        </w:pPrChange>
      </w:pPr>
    </w:p>
    <w:p w14:paraId="06C4FD05" w14:textId="218EFFA4" w:rsidR="00F11D32" w:rsidRPr="00621CB6" w:rsidRDefault="00F11D32">
      <w:pPr>
        <w:pStyle w:val="4"/>
      </w:pPr>
      <w:bookmarkStart w:id="2290" w:name="_Ref39071669"/>
      <w:r w:rsidRPr="00621CB6">
        <w:t xml:space="preserve">Шаг процесса </w:t>
      </w:r>
      <w:r w:rsidR="000E5A9A">
        <w:t>17</w:t>
      </w:r>
      <w:r w:rsidR="003F4CAF">
        <w:t>0</w:t>
      </w:r>
      <w:r w:rsidRPr="00621CB6">
        <w:t xml:space="preserve"> – </w:t>
      </w:r>
      <w:r w:rsidR="000E5A9A">
        <w:t>Проверка заказов ТОРО по лимитам затрат</w:t>
      </w:r>
      <w:bookmarkEnd w:id="2290"/>
    </w:p>
    <w:p w14:paraId="5E3D05AC" w14:textId="7B86D598" w:rsidR="009D061B" w:rsidRDefault="004A38BE">
      <w:pPr>
        <w:spacing w:after="240" w:line="276" w:lineRule="auto"/>
        <w:ind w:firstLine="567"/>
        <w:rPr>
          <w:rFonts w:ascii="Arial" w:hAnsi="Arial" w:cs="Arial"/>
        </w:rPr>
        <w:pPrChange w:id="2291" w:author="Попова Дарья" w:date="2020-07-23T10:29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При изменении заказов ТОРО, система автоматически контролирует доступность средств в бюджете. </w:t>
      </w:r>
      <w:r w:rsidR="009D061B">
        <w:rPr>
          <w:rFonts w:ascii="Arial" w:hAnsi="Arial" w:cs="Arial"/>
        </w:rPr>
        <w:t xml:space="preserve">При </w:t>
      </w:r>
      <w:r w:rsidR="003632ED">
        <w:rPr>
          <w:rFonts w:ascii="Arial" w:hAnsi="Arial" w:cs="Arial"/>
        </w:rPr>
        <w:t xml:space="preserve">нехватке </w:t>
      </w:r>
      <w:r w:rsidR="009D061B">
        <w:rPr>
          <w:rFonts w:ascii="Arial" w:hAnsi="Arial" w:cs="Arial"/>
        </w:rPr>
        <w:t xml:space="preserve">бюджета </w:t>
      </w:r>
      <w:r w:rsidR="00031CF2">
        <w:rPr>
          <w:rFonts w:ascii="Arial" w:hAnsi="Arial" w:cs="Arial"/>
        </w:rPr>
        <w:t>Старший п</w:t>
      </w:r>
      <w:r w:rsidR="009D061B">
        <w:rPr>
          <w:rFonts w:ascii="Arial" w:hAnsi="Arial" w:cs="Arial"/>
        </w:rPr>
        <w:t xml:space="preserve">ланировщик ТОиР </w:t>
      </w:r>
      <w:r w:rsidR="007C2A87">
        <w:rPr>
          <w:rFonts w:ascii="Arial" w:hAnsi="Arial" w:cs="Arial"/>
        </w:rPr>
        <w:t xml:space="preserve">УО </w:t>
      </w:r>
      <w:r w:rsidR="009D061B">
        <w:rPr>
          <w:rFonts w:ascii="Arial" w:hAnsi="Arial" w:cs="Arial"/>
        </w:rPr>
        <w:t xml:space="preserve">формирует запрос на корректировку бюджета. </w:t>
      </w:r>
      <w:r w:rsidR="00DF2932">
        <w:rPr>
          <w:rFonts w:ascii="Arial" w:hAnsi="Arial" w:cs="Arial"/>
        </w:rPr>
        <w:t>Для этого используется разработка «</w:t>
      </w:r>
      <w:r w:rsidR="00DF2932" w:rsidRPr="00254389">
        <w:rPr>
          <w:rFonts w:ascii="Arial" w:hAnsi="Arial" w:cs="Arial"/>
          <w:rPrChange w:id="2292" w:author="Попова Дарья" w:date="2020-07-23T10:29:00Z">
            <w:rPr>
              <w:rFonts w:ascii="Arial" w:hAnsi="Arial" w:cs="Arial"/>
              <w:lang w:val="en-US"/>
            </w:rPr>
          </w:rPrChange>
        </w:rPr>
        <w:t>PM</w:t>
      </w:r>
      <w:r w:rsidR="00DF2932" w:rsidRPr="00B478E6">
        <w:rPr>
          <w:rFonts w:ascii="Arial" w:hAnsi="Arial" w:cs="Arial"/>
        </w:rPr>
        <w:t xml:space="preserve">60 </w:t>
      </w:r>
      <w:r w:rsidR="00DF2932" w:rsidRPr="009D061B">
        <w:rPr>
          <w:rFonts w:ascii="Arial" w:hAnsi="Arial" w:cs="Arial"/>
        </w:rPr>
        <w:t xml:space="preserve">Расширение </w:t>
      </w:r>
      <w:r w:rsidR="00DF2932">
        <w:rPr>
          <w:rFonts w:ascii="Arial" w:hAnsi="Arial" w:cs="Arial"/>
        </w:rPr>
        <w:t>заказов ТОРО</w:t>
      </w:r>
      <w:r w:rsidR="001B6130">
        <w:rPr>
          <w:rFonts w:ascii="Arial" w:hAnsi="Arial" w:cs="Arial"/>
        </w:rPr>
        <w:t>»</w:t>
      </w:r>
      <w:r w:rsidR="00DF2932">
        <w:rPr>
          <w:rFonts w:ascii="Arial" w:hAnsi="Arial" w:cs="Arial"/>
        </w:rPr>
        <w:t>.</w:t>
      </w:r>
      <w:r w:rsidR="0064730E">
        <w:rPr>
          <w:rFonts w:ascii="Arial" w:hAnsi="Arial" w:cs="Arial"/>
        </w:rPr>
        <w:t xml:space="preserve"> </w:t>
      </w:r>
      <w:r w:rsidR="00001DDB">
        <w:rPr>
          <w:rFonts w:ascii="Arial" w:hAnsi="Arial" w:cs="Arial"/>
        </w:rPr>
        <w:t>Н</w:t>
      </w:r>
      <w:r w:rsidR="00DF2932">
        <w:rPr>
          <w:rFonts w:ascii="Arial" w:hAnsi="Arial" w:cs="Arial"/>
        </w:rPr>
        <w:t>а отдельной закладке заказ</w:t>
      </w:r>
      <w:r w:rsidR="007B7750">
        <w:rPr>
          <w:rFonts w:ascii="Arial" w:hAnsi="Arial" w:cs="Arial"/>
        </w:rPr>
        <w:t>а ТОРО «</w:t>
      </w:r>
      <w:r w:rsidR="00001DDB">
        <w:rPr>
          <w:rFonts w:ascii="Arial" w:hAnsi="Arial" w:cs="Arial"/>
        </w:rPr>
        <w:t>Корректировка бюджета</w:t>
      </w:r>
      <w:r w:rsidR="007B7750">
        <w:rPr>
          <w:rFonts w:ascii="Arial" w:hAnsi="Arial" w:cs="Arial"/>
        </w:rPr>
        <w:t xml:space="preserve">» </w:t>
      </w:r>
      <w:r w:rsidR="00001DDB">
        <w:rPr>
          <w:rFonts w:ascii="Arial" w:hAnsi="Arial" w:cs="Arial"/>
        </w:rPr>
        <w:t xml:space="preserve">при нехватке бюджета система формирует </w:t>
      </w:r>
      <w:r w:rsidR="007B7750">
        <w:rPr>
          <w:rFonts w:ascii="Arial" w:hAnsi="Arial" w:cs="Arial"/>
        </w:rPr>
        <w:t>следую</w:t>
      </w:r>
      <w:r w:rsidR="00DF2932">
        <w:rPr>
          <w:rFonts w:ascii="Arial" w:hAnsi="Arial" w:cs="Arial"/>
        </w:rPr>
        <w:t>щие данные:</w:t>
      </w:r>
    </w:p>
    <w:p w14:paraId="407773AB" w14:textId="1891C12D" w:rsidR="0064730E" w:rsidRPr="009D061B" w:rsidDel="00254389" w:rsidRDefault="0064730E">
      <w:pPr>
        <w:spacing w:after="240" w:line="276" w:lineRule="auto"/>
        <w:ind w:firstLine="567"/>
        <w:rPr>
          <w:del w:id="2293" w:author="Попова Дарья" w:date="2020-07-23T10:29:00Z"/>
          <w:rFonts w:ascii="Arial" w:hAnsi="Arial" w:cs="Arial"/>
        </w:rPr>
        <w:pPrChange w:id="2294" w:author="Попова Дарья" w:date="2020-07-23T10:29:00Z">
          <w:pPr>
            <w:spacing w:before="120"/>
            <w:ind w:firstLine="567"/>
          </w:pPr>
        </w:pPrChange>
      </w:pPr>
    </w:p>
    <w:p w14:paraId="6A69F585" w14:textId="36E38B15" w:rsidR="009D061B" w:rsidRPr="009D061B" w:rsidRDefault="009D061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СПП-элемент (дефицит)</w:t>
      </w:r>
    </w:p>
    <w:p w14:paraId="7DFCEE04" w14:textId="7EBD201A" w:rsidR="009D061B" w:rsidRPr="009D061B" w:rsidRDefault="00001DD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>Доступные средства</w:t>
      </w:r>
    </w:p>
    <w:p w14:paraId="2DFC87A3" w14:textId="7344F422" w:rsidR="009D061B" w:rsidRDefault="009D061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Дефицит (разность Требуемой и Исходной стоимости)</w:t>
      </w:r>
    </w:p>
    <w:p w14:paraId="3756A2A1" w14:textId="57D8637C" w:rsidR="00001DDB" w:rsidRPr="009D061B" w:rsidRDefault="00001DDB" w:rsidP="00B478E6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t>Данные по корректировке (Номер, Автор, Дата, Время)</w:t>
      </w:r>
    </w:p>
    <w:p w14:paraId="1EB32F4E" w14:textId="208CBE52" w:rsidR="009D061B" w:rsidRPr="009D061B" w:rsidRDefault="009D061B">
      <w:pPr>
        <w:spacing w:after="240" w:line="276" w:lineRule="auto"/>
        <w:ind w:firstLine="567"/>
        <w:rPr>
          <w:rFonts w:ascii="Arial" w:hAnsi="Arial" w:cs="Arial"/>
        </w:rPr>
        <w:pPrChange w:id="2295" w:author="Попова Дарья" w:date="2020-07-23T10:30:00Z">
          <w:pPr>
            <w:spacing w:before="120"/>
            <w:ind w:firstLine="567"/>
          </w:pPr>
        </w:pPrChange>
      </w:pPr>
      <w:del w:id="2296" w:author="Попова Дарья" w:date="2020-07-23T10:58:00Z">
        <w:r w:rsidRPr="009D061B" w:rsidDel="00F60966">
          <w:rPr>
            <w:rFonts w:ascii="Arial" w:hAnsi="Arial" w:cs="Arial"/>
          </w:rPr>
          <w:delText xml:space="preserve"> </w:delText>
        </w:r>
      </w:del>
      <w:r w:rsidR="00001DDB">
        <w:rPr>
          <w:rFonts w:ascii="Arial" w:hAnsi="Arial" w:cs="Arial"/>
        </w:rPr>
        <w:t>При сохранении заказа ТОРО с дефицитом бюджета выполняется автоматическая установка статуса</w:t>
      </w:r>
      <w:r w:rsidR="0064730E">
        <w:rPr>
          <w:rFonts w:ascii="Arial" w:hAnsi="Arial" w:cs="Arial"/>
        </w:rPr>
        <w:t xml:space="preserve"> ТРКБ</w:t>
      </w:r>
      <w:r w:rsidR="00001DDB">
        <w:rPr>
          <w:rFonts w:ascii="Arial" w:hAnsi="Arial" w:cs="Arial"/>
        </w:rPr>
        <w:t xml:space="preserve"> - </w:t>
      </w:r>
      <w:r w:rsidR="00001DDB" w:rsidRPr="00001DDB">
        <w:rPr>
          <w:rFonts w:ascii="Arial" w:hAnsi="Arial" w:cs="Arial"/>
        </w:rPr>
        <w:t>Требуется коррект-ка бюджета</w:t>
      </w:r>
      <w:r w:rsidR="0064730E">
        <w:rPr>
          <w:rFonts w:ascii="Arial" w:hAnsi="Arial" w:cs="Arial"/>
        </w:rPr>
        <w:t>.</w:t>
      </w:r>
      <w:r w:rsidR="00B53FC2">
        <w:rPr>
          <w:rFonts w:ascii="Arial" w:hAnsi="Arial" w:cs="Arial"/>
        </w:rPr>
        <w:t xml:space="preserve"> При этом </w:t>
      </w:r>
      <w:r w:rsidRPr="009D061B">
        <w:rPr>
          <w:rFonts w:ascii="Arial" w:hAnsi="Arial" w:cs="Arial"/>
        </w:rPr>
        <w:t xml:space="preserve">СПП-элемент из поля </w:t>
      </w:r>
      <w:r w:rsidRPr="009D061B">
        <w:rPr>
          <w:rFonts w:ascii="Arial" w:hAnsi="Arial" w:cs="Arial"/>
        </w:rPr>
        <w:lastRenderedPageBreak/>
        <w:t>заголовка заказа переносится (в исходном поле удаляется, таким образом теряется привязка заказа к СПП-элементу, и бюджет для этого заказа не проверяется) в поле СПП-элемент (дефицит) на доп. закладку.</w:t>
      </w:r>
    </w:p>
    <w:p w14:paraId="5B2A7816" w14:textId="526E14CC" w:rsidR="009D061B" w:rsidRPr="009D061B" w:rsidRDefault="00031CF2">
      <w:pPr>
        <w:spacing w:after="240" w:line="276" w:lineRule="auto"/>
        <w:ind w:firstLine="567"/>
        <w:rPr>
          <w:rFonts w:ascii="Arial" w:hAnsi="Arial" w:cs="Arial"/>
        </w:rPr>
        <w:pPrChange w:id="2297" w:author="Попова Дарья" w:date="2020-07-23T10:30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Старший планировщик </w:t>
      </w:r>
      <w:r w:rsidR="00B53FC2">
        <w:rPr>
          <w:rFonts w:ascii="Arial" w:hAnsi="Arial" w:cs="Arial"/>
        </w:rPr>
        <w:t>ТОиР</w:t>
      </w:r>
      <w:r w:rsidR="00553BB6">
        <w:rPr>
          <w:rFonts w:ascii="Arial" w:hAnsi="Arial" w:cs="Arial"/>
        </w:rPr>
        <w:t xml:space="preserve"> УО</w:t>
      </w:r>
      <w:r w:rsidR="00B53FC2">
        <w:rPr>
          <w:rFonts w:ascii="Arial" w:hAnsi="Arial" w:cs="Arial"/>
        </w:rPr>
        <w:t xml:space="preserve"> уведомляет </w:t>
      </w:r>
      <w:r w:rsidR="009E0BB2" w:rsidRPr="009E0BB2">
        <w:rPr>
          <w:rFonts w:ascii="Arial" w:hAnsi="Arial" w:cs="Arial"/>
        </w:rPr>
        <w:t>Планировщик</w:t>
      </w:r>
      <w:r w:rsidR="009E0BB2">
        <w:rPr>
          <w:rFonts w:ascii="Arial" w:hAnsi="Arial" w:cs="Arial"/>
        </w:rPr>
        <w:t>а</w:t>
      </w:r>
      <w:r w:rsidR="009E0BB2" w:rsidRPr="009E0BB2">
        <w:rPr>
          <w:rFonts w:ascii="Arial" w:hAnsi="Arial" w:cs="Arial"/>
        </w:rPr>
        <w:t xml:space="preserve"> бюджета УА УК </w:t>
      </w:r>
      <w:r w:rsidR="00B53FC2">
        <w:rPr>
          <w:rFonts w:ascii="Arial" w:hAnsi="Arial" w:cs="Arial"/>
        </w:rPr>
        <w:t xml:space="preserve">о </w:t>
      </w:r>
      <w:r w:rsidR="00110976">
        <w:rPr>
          <w:rFonts w:ascii="Arial" w:hAnsi="Arial" w:cs="Arial"/>
        </w:rPr>
        <w:t>необходимости корректировки</w:t>
      </w:r>
      <w:r w:rsidR="000D0C20">
        <w:rPr>
          <w:rFonts w:ascii="Arial" w:hAnsi="Arial" w:cs="Arial"/>
        </w:rPr>
        <w:t xml:space="preserve"> по e-mail</w:t>
      </w:r>
      <w:r w:rsidR="009D061B" w:rsidRPr="009D061B">
        <w:rPr>
          <w:rFonts w:ascii="Arial" w:hAnsi="Arial" w:cs="Arial"/>
        </w:rPr>
        <w:t>.</w:t>
      </w:r>
    </w:p>
    <w:p w14:paraId="4A6DAA30" w14:textId="6420BB1C" w:rsidR="009D061B" w:rsidRDefault="009D061B">
      <w:pPr>
        <w:spacing w:after="240" w:line="276" w:lineRule="auto"/>
        <w:ind w:firstLine="567"/>
        <w:rPr>
          <w:rFonts w:ascii="Arial" w:hAnsi="Arial" w:cs="Arial"/>
        </w:rPr>
        <w:pPrChange w:id="2298" w:author="Попова Дарья" w:date="2020-07-23T10:30:00Z">
          <w:pPr>
            <w:spacing w:before="120"/>
            <w:ind w:firstLine="567"/>
          </w:pPr>
        </w:pPrChange>
      </w:pPr>
      <w:r w:rsidRPr="009D061B">
        <w:rPr>
          <w:rFonts w:ascii="Arial" w:hAnsi="Arial" w:cs="Arial"/>
        </w:rPr>
        <w:t xml:space="preserve">Если </w:t>
      </w:r>
      <w:r w:rsidR="00637164">
        <w:rPr>
          <w:rFonts w:ascii="Arial" w:hAnsi="Arial" w:cs="Arial"/>
        </w:rPr>
        <w:t xml:space="preserve">бюджет </w:t>
      </w:r>
      <w:r w:rsidRPr="009D061B">
        <w:rPr>
          <w:rFonts w:ascii="Arial" w:hAnsi="Arial" w:cs="Arial"/>
        </w:rPr>
        <w:t xml:space="preserve">не </w:t>
      </w:r>
      <w:r w:rsidR="00110976">
        <w:rPr>
          <w:rFonts w:ascii="Arial" w:hAnsi="Arial" w:cs="Arial"/>
        </w:rPr>
        <w:t>будет с</w:t>
      </w:r>
      <w:r w:rsidR="00637164">
        <w:rPr>
          <w:rFonts w:ascii="Arial" w:hAnsi="Arial" w:cs="Arial"/>
        </w:rPr>
        <w:t xml:space="preserve">корректирован, то </w:t>
      </w:r>
      <w:r w:rsidR="00031CF2">
        <w:rPr>
          <w:rFonts w:ascii="Arial" w:hAnsi="Arial" w:cs="Arial"/>
        </w:rPr>
        <w:t xml:space="preserve">Старший планировщик </w:t>
      </w:r>
      <w:r w:rsidRPr="009D061B">
        <w:rPr>
          <w:rFonts w:ascii="Arial" w:hAnsi="Arial" w:cs="Arial"/>
        </w:rPr>
        <w:t>ТОиР</w:t>
      </w:r>
      <w:r w:rsidR="00553BB6">
        <w:rPr>
          <w:rFonts w:ascii="Arial" w:hAnsi="Arial" w:cs="Arial"/>
        </w:rPr>
        <w:t xml:space="preserve"> УО</w:t>
      </w:r>
      <w:r w:rsidRPr="009D061B">
        <w:rPr>
          <w:rFonts w:ascii="Arial" w:hAnsi="Arial" w:cs="Arial"/>
        </w:rPr>
        <w:t xml:space="preserve"> либо переносит сроки выполнения работ</w:t>
      </w:r>
      <w:r w:rsidR="00D5054F">
        <w:rPr>
          <w:rFonts w:ascii="Arial" w:hAnsi="Arial" w:cs="Arial"/>
        </w:rPr>
        <w:t xml:space="preserve"> с пустым полем СПП-элемента</w:t>
      </w:r>
      <w:r w:rsidRPr="009D061B">
        <w:rPr>
          <w:rFonts w:ascii="Arial" w:hAnsi="Arial" w:cs="Arial"/>
        </w:rPr>
        <w:t>, либо отм</w:t>
      </w:r>
      <w:r w:rsidR="00637164">
        <w:rPr>
          <w:rFonts w:ascii="Arial" w:hAnsi="Arial" w:cs="Arial"/>
        </w:rPr>
        <w:t>еняет заказы</w:t>
      </w:r>
      <w:r w:rsidR="00D5054F">
        <w:rPr>
          <w:rFonts w:ascii="Arial" w:hAnsi="Arial" w:cs="Arial"/>
        </w:rPr>
        <w:t xml:space="preserve"> ТОРО</w:t>
      </w:r>
      <w:r w:rsidR="00637164">
        <w:rPr>
          <w:rFonts w:ascii="Arial" w:hAnsi="Arial" w:cs="Arial"/>
        </w:rPr>
        <w:t xml:space="preserve"> </w:t>
      </w:r>
      <w:del w:id="2299" w:author="Попова Дарья" w:date="2020-07-23T16:16:00Z">
        <w:r w:rsidRPr="009D061B" w:rsidDel="00BC392A">
          <w:rPr>
            <w:rFonts w:ascii="Arial" w:hAnsi="Arial" w:cs="Arial"/>
          </w:rPr>
          <w:delText xml:space="preserve"> </w:delText>
        </w:r>
      </w:del>
      <w:r w:rsidRPr="009D061B">
        <w:rPr>
          <w:rFonts w:ascii="Arial" w:hAnsi="Arial" w:cs="Arial"/>
        </w:rPr>
        <w:t>(устанавливает на заказе статус МТКУ)</w:t>
      </w:r>
      <w:r w:rsidR="00D5054F">
        <w:rPr>
          <w:rFonts w:ascii="Arial" w:hAnsi="Arial" w:cs="Arial"/>
        </w:rPr>
        <w:t>.</w:t>
      </w:r>
    </w:p>
    <w:p w14:paraId="6A321892" w14:textId="012838C1" w:rsidR="003632ED" w:rsidRDefault="003632ED" w:rsidP="00DD0D1E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При необходимости </w:t>
      </w:r>
      <w:r w:rsidR="00031CF2">
        <w:rPr>
          <w:rFonts w:ascii="Arial" w:hAnsi="Arial" w:cs="Arial"/>
        </w:rPr>
        <w:t xml:space="preserve">Старший планировщик </w:t>
      </w:r>
      <w:r w:rsidRPr="00621CB6">
        <w:rPr>
          <w:rFonts w:ascii="Arial" w:hAnsi="Arial" w:cs="Arial"/>
        </w:rPr>
        <w:t xml:space="preserve">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анализирует бюджет</w:t>
      </w:r>
      <w:r w:rsidR="00FC2E86">
        <w:rPr>
          <w:rFonts w:ascii="Arial" w:hAnsi="Arial" w:cs="Arial"/>
        </w:rPr>
        <w:t>ы по проектам</w:t>
      </w:r>
      <w:r w:rsidRPr="00621CB6">
        <w:rPr>
          <w:rFonts w:ascii="Arial" w:hAnsi="Arial" w:cs="Arial"/>
        </w:rPr>
        <w:t>, с использованием транзакции S_ALR_87013558 «Бюджет план/факт» либо S_ALR_87013559 «Бюджет / распред. / план / распред.»</w:t>
      </w:r>
      <w:r w:rsidR="001B6130">
        <w:rPr>
          <w:rFonts w:ascii="Arial" w:hAnsi="Arial" w:cs="Arial"/>
        </w:rPr>
        <w:t>, а также с использованием разработ</w:t>
      </w:r>
      <w:r w:rsidR="00B11410">
        <w:rPr>
          <w:rFonts w:ascii="Arial" w:hAnsi="Arial" w:cs="Arial"/>
        </w:rPr>
        <w:t>ок</w:t>
      </w:r>
      <w:r w:rsidR="001B6130">
        <w:rPr>
          <w:rFonts w:ascii="Arial" w:hAnsi="Arial" w:cs="Arial"/>
        </w:rPr>
        <w:t xml:space="preserve">, отчета PM65 (описание см. в разделе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_Ref39067827 \r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5.10.4</w:t>
      </w:r>
      <w:r w:rsidR="0043578C">
        <w:rPr>
          <w:rFonts w:ascii="Arial" w:hAnsi="Arial" w:cs="Arial"/>
        </w:rPr>
        <w:fldChar w:fldCharType="end"/>
      </w:r>
      <w:r w:rsidR="0043578C">
        <w:rPr>
          <w:rFonts w:ascii="Arial" w:hAnsi="Arial" w:cs="Arial"/>
        </w:rPr>
        <w:t xml:space="preserve">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_Ref39067836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ins w:id="2300" w:author="ShramkovAB" w:date="2021-04-12T16:50:00Z">
        <w:r w:rsidR="00DD0D1E" w:rsidRPr="00DD0D1E">
          <w:rPr>
            <w:rFonts w:ascii="Arial" w:hAnsi="Arial" w:cs="Arial"/>
            <w:rPrChange w:id="2301" w:author="ShramkovAB" w:date="2021-04-12T16:50:00Z">
              <w:rPr>
                <w:rFonts w:eastAsiaTheme="majorEastAsia" w:cs="Arial"/>
                <w:szCs w:val="26"/>
              </w:rPr>
            </w:rPrChange>
          </w:rPr>
          <w:t>Особенности корректировки бюджета на заказах ТОРО</w:t>
        </w:r>
      </w:ins>
      <w:del w:id="2302" w:author="ShramkovAB" w:date="2021-04-12T16:50:00Z">
        <w:r w:rsidR="002D72A9" w:rsidRPr="001A4543" w:rsidDel="00DD0D1E">
          <w:rPr>
            <w:rFonts w:ascii="Arial" w:hAnsi="Arial" w:cs="Arial"/>
          </w:rPr>
          <w:delText>Особенности корректировки бюджета на заказах ТОРО</w:delText>
        </w:r>
      </w:del>
      <w:r w:rsidR="0043578C">
        <w:rPr>
          <w:rFonts w:ascii="Arial" w:hAnsi="Arial" w:cs="Arial"/>
        </w:rPr>
        <w:fldChar w:fldCharType="end"/>
      </w:r>
      <w:r w:rsidR="001B6130">
        <w:rPr>
          <w:rFonts w:ascii="Arial" w:hAnsi="Arial" w:cs="Arial"/>
        </w:rPr>
        <w:t>)</w:t>
      </w:r>
      <w:r w:rsidR="00B11410">
        <w:rPr>
          <w:rFonts w:ascii="Arial" w:hAnsi="Arial" w:cs="Arial"/>
        </w:rPr>
        <w:t xml:space="preserve"> и PM73 (см. КД </w:t>
      </w:r>
      <w:r w:rsidR="00B56C63">
        <w:rPr>
          <w:rFonts w:ascii="Arial" w:hAnsi="Arial" w:cs="Arial"/>
        </w:rPr>
        <w:t>«</w:t>
      </w:r>
      <w:del w:id="2303" w:author="Александр Шрамков" w:date="2021-03-10T18:18:00Z">
        <w:r w:rsidR="00B56C63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="00B56C63" w:rsidDel="00923C4E">
          <w:rPr>
            <w:rFonts w:ascii="Arial" w:hAnsi="Arial" w:cs="Arial"/>
          </w:rPr>
          <w:delText>.</w:delText>
        </w:r>
      </w:del>
      <w:ins w:id="2304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B56C63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B56C63">
        <w:rPr>
          <w:rFonts w:ascii="Arial" w:hAnsi="Arial" w:cs="Arial"/>
        </w:rPr>
        <w:t xml:space="preserve">15 Отчетность по направлению ТОиР», отчет </w:t>
      </w:r>
      <w:r w:rsidR="00B56C63" w:rsidRPr="00B56C63">
        <w:rPr>
          <w:rFonts w:ascii="Arial" w:hAnsi="Arial" w:cs="Arial"/>
        </w:rPr>
        <w:t xml:space="preserve">M-R06 </w:t>
      </w:r>
      <w:r w:rsidR="00B56C63">
        <w:rPr>
          <w:rFonts w:ascii="Arial" w:hAnsi="Arial" w:cs="Arial"/>
        </w:rPr>
        <w:t>Сводный план-факт ППА)</w:t>
      </w:r>
      <w:r w:rsidR="001B6130">
        <w:rPr>
          <w:rFonts w:ascii="Arial" w:hAnsi="Arial" w:cs="Arial"/>
        </w:rPr>
        <w:t>.</w:t>
      </w:r>
      <w:r w:rsidR="00110976">
        <w:rPr>
          <w:rFonts w:ascii="Arial" w:hAnsi="Arial" w:cs="Arial"/>
        </w:rPr>
        <w:t xml:space="preserve"> </w:t>
      </w:r>
    </w:p>
    <w:p w14:paraId="2D1B0A0F" w14:textId="2F160A46" w:rsidR="00D5054F" w:rsidRPr="009D061B" w:rsidRDefault="009E0BB2" w:rsidP="00DD0D1E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Планировщик бюджета УА УК</w:t>
      </w:r>
      <w:r w:rsidR="00D5054F" w:rsidRPr="009D061B">
        <w:rPr>
          <w:rFonts w:ascii="Arial" w:hAnsi="Arial" w:cs="Arial"/>
        </w:rPr>
        <w:t xml:space="preserve"> при помощи </w:t>
      </w:r>
      <w:r w:rsidR="0043578C">
        <w:rPr>
          <w:rFonts w:ascii="Arial" w:hAnsi="Arial" w:cs="Arial"/>
        </w:rPr>
        <w:t xml:space="preserve">транзакции </w:t>
      </w:r>
      <w:r w:rsidR="0043578C" w:rsidRPr="00254389">
        <w:rPr>
          <w:rFonts w:ascii="Arial" w:hAnsi="Arial" w:cs="Arial"/>
          <w:rPrChange w:id="2305" w:author="Попова Дарья" w:date="2020-07-23T10:30:00Z">
            <w:rPr>
              <w:rFonts w:ascii="Arial" w:hAnsi="Arial" w:cs="Arial"/>
              <w:lang w:val="en-US"/>
            </w:rPr>
          </w:rPrChange>
        </w:rPr>
        <w:t>ZPM</w:t>
      </w:r>
      <w:r w:rsidR="0043578C" w:rsidRPr="001A4543">
        <w:rPr>
          <w:rFonts w:ascii="Arial" w:hAnsi="Arial" w:cs="Arial"/>
        </w:rPr>
        <w:t>_</w:t>
      </w:r>
      <w:r w:rsidR="0043578C" w:rsidRPr="00254389">
        <w:rPr>
          <w:rFonts w:ascii="Arial" w:hAnsi="Arial" w:cs="Arial"/>
          <w:rPrChange w:id="2306" w:author="Попова Дарья" w:date="2020-07-23T10:30:00Z">
            <w:rPr>
              <w:rFonts w:ascii="Arial" w:hAnsi="Arial" w:cs="Arial"/>
              <w:lang w:val="en-US"/>
            </w:rPr>
          </w:rPrChange>
        </w:rPr>
        <w:t>REQ</w:t>
      </w:r>
      <w:r w:rsidR="0043578C" w:rsidRPr="001A4543">
        <w:rPr>
          <w:rFonts w:ascii="Arial" w:hAnsi="Arial" w:cs="Arial"/>
        </w:rPr>
        <w:t>_</w:t>
      </w:r>
      <w:r w:rsidR="0043578C" w:rsidRPr="00254389">
        <w:rPr>
          <w:rFonts w:ascii="Arial" w:hAnsi="Arial" w:cs="Arial"/>
          <w:rPrChange w:id="2307" w:author="Попова Дарья" w:date="2020-07-23T10:30:00Z">
            <w:rPr>
              <w:rFonts w:ascii="Arial" w:hAnsi="Arial" w:cs="Arial"/>
              <w:lang w:val="en-US"/>
            </w:rPr>
          </w:rPrChange>
        </w:rPr>
        <w:t>BUDGET</w:t>
      </w:r>
      <w:r w:rsidR="00D5054F" w:rsidRPr="009D061B">
        <w:rPr>
          <w:rFonts w:ascii="Arial" w:hAnsi="Arial" w:cs="Arial"/>
        </w:rPr>
        <w:t xml:space="preserve"> (№ разработки PM65</w:t>
      </w:r>
      <w:r w:rsidR="0043578C" w:rsidRPr="001A4543">
        <w:rPr>
          <w:rFonts w:ascii="Arial" w:hAnsi="Arial" w:cs="Arial"/>
        </w:rPr>
        <w:t xml:space="preserve">, </w:t>
      </w:r>
      <w:r w:rsidR="0043578C">
        <w:rPr>
          <w:rFonts w:ascii="Arial" w:hAnsi="Arial" w:cs="Arial"/>
        </w:rPr>
        <w:t xml:space="preserve">описание см. в разделе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_Ref39067827 \r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5.10.4</w:t>
      </w:r>
      <w:r w:rsidR="0043578C">
        <w:rPr>
          <w:rFonts w:ascii="Arial" w:hAnsi="Arial" w:cs="Arial"/>
        </w:rPr>
        <w:fldChar w:fldCharType="end"/>
      </w:r>
      <w:r w:rsidR="0043578C">
        <w:rPr>
          <w:rFonts w:ascii="Arial" w:hAnsi="Arial" w:cs="Arial"/>
        </w:rPr>
        <w:t xml:space="preserve"> </w:t>
      </w:r>
      <w:r w:rsidR="0043578C">
        <w:rPr>
          <w:rFonts w:ascii="Arial" w:hAnsi="Arial" w:cs="Arial"/>
        </w:rPr>
        <w:fldChar w:fldCharType="begin"/>
      </w:r>
      <w:r w:rsidR="0043578C">
        <w:rPr>
          <w:rFonts w:ascii="Arial" w:hAnsi="Arial" w:cs="Arial"/>
        </w:rPr>
        <w:instrText xml:space="preserve"> REF _Ref39067836 \h  \* MERGEFORMAT </w:instrText>
      </w:r>
      <w:r w:rsidR="0043578C">
        <w:rPr>
          <w:rFonts w:ascii="Arial" w:hAnsi="Arial" w:cs="Arial"/>
        </w:rPr>
      </w:r>
      <w:r w:rsidR="0043578C">
        <w:rPr>
          <w:rFonts w:ascii="Arial" w:hAnsi="Arial" w:cs="Arial"/>
        </w:rPr>
        <w:fldChar w:fldCharType="separate"/>
      </w:r>
      <w:ins w:id="2308" w:author="ShramkovAB" w:date="2021-04-12T16:50:00Z">
        <w:r w:rsidR="00DD0D1E" w:rsidRPr="00DD0D1E">
          <w:rPr>
            <w:rFonts w:ascii="Arial" w:hAnsi="Arial" w:cs="Arial"/>
            <w:rPrChange w:id="2309" w:author="ShramkovAB" w:date="2021-04-12T16:50:00Z">
              <w:rPr>
                <w:rFonts w:eastAsiaTheme="majorEastAsia" w:cs="Arial"/>
                <w:szCs w:val="26"/>
              </w:rPr>
            </w:rPrChange>
          </w:rPr>
          <w:t>Особенности корректировки бюджета на заказах ТОРО</w:t>
        </w:r>
      </w:ins>
      <w:del w:id="2310" w:author="ShramkovAB" w:date="2021-04-12T16:50:00Z">
        <w:r w:rsidR="002D72A9" w:rsidRPr="001A4543" w:rsidDel="00DD0D1E">
          <w:rPr>
            <w:rFonts w:ascii="Arial" w:hAnsi="Arial" w:cs="Arial"/>
          </w:rPr>
          <w:delText>Особенности корректировки бюджета на заказах ТОРО</w:delText>
        </w:r>
      </w:del>
      <w:r w:rsidR="0043578C">
        <w:rPr>
          <w:rFonts w:ascii="Arial" w:hAnsi="Arial" w:cs="Arial"/>
        </w:rPr>
        <w:fldChar w:fldCharType="end"/>
      </w:r>
      <w:r w:rsidR="00110976" w:rsidRPr="00621CB6">
        <w:rPr>
          <w:rFonts w:ascii="Arial" w:hAnsi="Arial" w:cs="Arial"/>
        </w:rPr>
        <w:t>)</w:t>
      </w:r>
      <w:r w:rsidR="00D5054F" w:rsidRPr="009D061B">
        <w:rPr>
          <w:rFonts w:ascii="Arial" w:hAnsi="Arial" w:cs="Arial"/>
        </w:rPr>
        <w:t xml:space="preserve">, либо отклоняет, либо добавляет бюджет. </w:t>
      </w:r>
    </w:p>
    <w:p w14:paraId="015DA39D" w14:textId="77777777" w:rsidR="00D5054F" w:rsidRDefault="00D5054F">
      <w:pPr>
        <w:spacing w:after="240" w:line="276" w:lineRule="auto"/>
        <w:ind w:firstLine="567"/>
        <w:rPr>
          <w:rFonts w:ascii="Arial" w:hAnsi="Arial" w:cs="Arial"/>
        </w:rPr>
        <w:pPrChange w:id="2311" w:author="Попова Дарья" w:date="2020-07-23T10:30:00Z">
          <w:pPr>
            <w:spacing w:before="120"/>
            <w:ind w:firstLine="567"/>
          </w:pPr>
        </w:pPrChange>
      </w:pPr>
      <w:r w:rsidRPr="009D061B">
        <w:rPr>
          <w:rFonts w:ascii="Arial" w:hAnsi="Arial" w:cs="Arial"/>
        </w:rPr>
        <w:t>Основные поля отчета:</w:t>
      </w:r>
    </w:p>
    <w:p w14:paraId="005A806D" w14:textId="36C333EB" w:rsidR="00D5054F" w:rsidRPr="009D061B" w:rsidDel="00F60966" w:rsidRDefault="00D5054F" w:rsidP="00D5054F">
      <w:pPr>
        <w:spacing w:before="120"/>
        <w:ind w:firstLine="567"/>
        <w:rPr>
          <w:del w:id="2312" w:author="Попова Дарья" w:date="2020-07-23T10:58:00Z"/>
          <w:rFonts w:ascii="Arial" w:hAnsi="Arial" w:cs="Arial"/>
        </w:rPr>
      </w:pPr>
    </w:p>
    <w:p w14:paraId="2AFD8687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СПП-элемент</w:t>
      </w:r>
      <w:r>
        <w:rPr>
          <w:rFonts w:ascii="Arial" w:hAnsi="Arial" w:cs="Arial"/>
        </w:rPr>
        <w:t>;</w:t>
      </w:r>
    </w:p>
    <w:p w14:paraId="5B1EBF78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Заказ</w:t>
      </w:r>
      <w:r>
        <w:rPr>
          <w:rFonts w:ascii="Arial" w:hAnsi="Arial" w:cs="Arial"/>
        </w:rPr>
        <w:t>;</w:t>
      </w:r>
    </w:p>
    <w:p w14:paraId="45A44B8A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Предыдущая стоимость</w:t>
      </w:r>
      <w:r>
        <w:rPr>
          <w:rFonts w:ascii="Arial" w:hAnsi="Arial" w:cs="Arial"/>
        </w:rPr>
        <w:t>;</w:t>
      </w:r>
    </w:p>
    <w:p w14:paraId="4AF2CB05" w14:textId="77777777" w:rsidR="00D5054F" w:rsidRPr="009D061B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Требуемая стоимость</w:t>
      </w:r>
      <w:r>
        <w:rPr>
          <w:rFonts w:ascii="Arial" w:hAnsi="Arial" w:cs="Arial"/>
        </w:rPr>
        <w:t>;</w:t>
      </w:r>
    </w:p>
    <w:p w14:paraId="5F634925" w14:textId="6EF72BA2" w:rsidR="00D5054F" w:rsidRDefault="00D5054F" w:rsidP="00D5054F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9D061B">
        <w:rPr>
          <w:rFonts w:ascii="Arial" w:hAnsi="Arial" w:cs="Arial"/>
        </w:rPr>
        <w:t>Дефицит</w:t>
      </w:r>
      <w:r>
        <w:rPr>
          <w:rFonts w:ascii="Arial" w:hAnsi="Arial" w:cs="Arial"/>
        </w:rPr>
        <w:t>;</w:t>
      </w:r>
    </w:p>
    <w:p w14:paraId="786664C8" w14:textId="77777777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Текущий бюджет (СПП-элемента)</w:t>
      </w:r>
    </w:p>
    <w:p w14:paraId="0B354B70" w14:textId="77777777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Запланировано, руб (на СПП-элементе)</w:t>
      </w:r>
    </w:p>
    <w:p w14:paraId="169BC80E" w14:textId="77777777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Освоено, руб (на СПП-элементе)</w:t>
      </w:r>
    </w:p>
    <w:p w14:paraId="1B51EAB4" w14:textId="66B1946C" w:rsidR="001B6130" w:rsidRPr="001B6130" w:rsidRDefault="001B6130" w:rsidP="001B6130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1B6130">
        <w:rPr>
          <w:rFonts w:ascii="Arial" w:hAnsi="Arial" w:cs="Arial"/>
        </w:rPr>
        <w:t>Остаток, руб (на СПП-элементе)</w:t>
      </w:r>
    </w:p>
    <w:p w14:paraId="7EF9F178" w14:textId="794C5448" w:rsidR="00D5054F" w:rsidRDefault="00D5054F">
      <w:pPr>
        <w:spacing w:after="240" w:line="276" w:lineRule="auto"/>
        <w:ind w:firstLine="567"/>
        <w:rPr>
          <w:rFonts w:ascii="Arial" w:hAnsi="Arial" w:cs="Arial"/>
        </w:rPr>
        <w:pPrChange w:id="2313" w:author="Попова Дарья" w:date="2020-07-23T10:30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В отчете </w:t>
      </w:r>
      <w:r w:rsidR="009E0BB2">
        <w:rPr>
          <w:rFonts w:ascii="Arial" w:hAnsi="Arial" w:cs="Arial"/>
        </w:rPr>
        <w:t>Планировщик бюджета УА УК</w:t>
      </w:r>
      <w:r>
        <w:rPr>
          <w:rFonts w:ascii="Arial" w:hAnsi="Arial" w:cs="Arial"/>
        </w:rPr>
        <w:t xml:space="preserve"> согласовывает корректировки бюджета и автоматически после утв</w:t>
      </w:r>
      <w:r w:rsidR="00A55D4E">
        <w:rPr>
          <w:rFonts w:ascii="Arial" w:hAnsi="Arial" w:cs="Arial"/>
        </w:rPr>
        <w:t>ер</w:t>
      </w:r>
      <w:r>
        <w:rPr>
          <w:rFonts w:ascii="Arial" w:hAnsi="Arial" w:cs="Arial"/>
        </w:rPr>
        <w:t>ждения на заказах ТОРО меняется статус на КОРБ.</w:t>
      </w:r>
      <w:r w:rsidR="00110976">
        <w:rPr>
          <w:rFonts w:ascii="Arial" w:hAnsi="Arial" w:cs="Arial"/>
        </w:rPr>
        <w:t xml:space="preserve"> После чего направляет </w:t>
      </w:r>
      <w:r w:rsidR="00031CF2">
        <w:rPr>
          <w:rFonts w:ascii="Arial" w:hAnsi="Arial" w:cs="Arial"/>
        </w:rPr>
        <w:t>Старшему п</w:t>
      </w:r>
      <w:r w:rsidR="00110976">
        <w:rPr>
          <w:rFonts w:ascii="Arial" w:hAnsi="Arial" w:cs="Arial"/>
        </w:rPr>
        <w:t xml:space="preserve">ланировщику ТОиР </w:t>
      </w:r>
      <w:r w:rsidR="007C2A87">
        <w:rPr>
          <w:rFonts w:ascii="Arial" w:hAnsi="Arial" w:cs="Arial"/>
        </w:rPr>
        <w:t xml:space="preserve">УО </w:t>
      </w:r>
      <w:r w:rsidR="00031CF2">
        <w:rPr>
          <w:rFonts w:ascii="Arial" w:hAnsi="Arial" w:cs="Arial"/>
        </w:rPr>
        <w:t>уведомление по электронной почте.</w:t>
      </w:r>
    </w:p>
    <w:p w14:paraId="55B19169" w14:textId="42294BEA" w:rsidR="00D5054F" w:rsidRPr="009D061B" w:rsidRDefault="00D5054F">
      <w:pPr>
        <w:spacing w:after="240" w:line="276" w:lineRule="auto"/>
        <w:ind w:firstLine="567"/>
        <w:rPr>
          <w:rFonts w:ascii="Arial" w:hAnsi="Arial" w:cs="Arial"/>
        </w:rPr>
        <w:pPrChange w:id="2314" w:author="Попова Дарья" w:date="2020-07-23T10:30:00Z">
          <w:pPr>
            <w:spacing w:before="120"/>
            <w:ind w:firstLine="567"/>
          </w:pPr>
        </w:pPrChange>
      </w:pPr>
      <w:r w:rsidRPr="009D061B">
        <w:rPr>
          <w:rFonts w:ascii="Arial" w:hAnsi="Arial" w:cs="Arial"/>
        </w:rPr>
        <w:lastRenderedPageBreak/>
        <w:t xml:space="preserve">При установке статуса КОРБ СПП-элемент из доп.поля СПП-элемент (дефицит) переносится в стандартное поле СПП-элемент заголовка заказа ТОРО. Пользовательские поля не изменяются до следующего запроса </w:t>
      </w:r>
      <w:r w:rsidR="006A2BC6">
        <w:rPr>
          <w:rFonts w:ascii="Arial" w:hAnsi="Arial" w:cs="Arial"/>
        </w:rPr>
        <w:t xml:space="preserve">корретировки </w:t>
      </w:r>
      <w:r w:rsidRPr="009D061B">
        <w:rPr>
          <w:rFonts w:ascii="Arial" w:hAnsi="Arial" w:cs="Arial"/>
        </w:rPr>
        <w:t>бюджета.</w:t>
      </w:r>
    </w:p>
    <w:p w14:paraId="27E1B22E" w14:textId="6820FDFE" w:rsidR="00F11D32" w:rsidRDefault="00981D45">
      <w:pPr>
        <w:spacing w:after="240" w:line="276" w:lineRule="auto"/>
        <w:ind w:firstLine="567"/>
        <w:rPr>
          <w:rFonts w:ascii="Arial" w:hAnsi="Arial" w:cs="Arial"/>
        </w:rPr>
        <w:pPrChange w:id="2315" w:author="Попова Дарья" w:date="2020-07-23T10:30:00Z">
          <w:pPr>
            <w:spacing w:before="120"/>
            <w:ind w:firstLine="567"/>
          </w:pPr>
        </w:pPrChange>
      </w:pPr>
      <w:r w:rsidRPr="00621CB6">
        <w:rPr>
          <w:rFonts w:ascii="Arial" w:hAnsi="Arial" w:cs="Arial"/>
        </w:rPr>
        <w:t>Д</w:t>
      </w:r>
      <w:r w:rsidR="00CB307B" w:rsidRPr="00621CB6">
        <w:rPr>
          <w:rFonts w:ascii="Arial" w:hAnsi="Arial" w:cs="Arial"/>
        </w:rPr>
        <w:t>ля заказов</w:t>
      </w:r>
      <w:r w:rsidRPr="00621CB6">
        <w:rPr>
          <w:rFonts w:ascii="Arial" w:hAnsi="Arial" w:cs="Arial"/>
        </w:rPr>
        <w:t>, для которых не был выделен бюджет,</w:t>
      </w:r>
      <w:r w:rsidR="00CB307B" w:rsidRPr="00621CB6">
        <w:rPr>
          <w:rFonts w:ascii="Arial" w:hAnsi="Arial" w:cs="Arial"/>
        </w:rPr>
        <w:t xml:space="preserve"> должна быть установлена, как описано выше, </w:t>
      </w:r>
      <w:r w:rsidR="001D278C" w:rsidRPr="00621CB6">
        <w:rPr>
          <w:rFonts w:ascii="Arial" w:hAnsi="Arial" w:cs="Arial"/>
        </w:rPr>
        <w:t>метка</w:t>
      </w:r>
      <w:r w:rsidR="00CB307B" w:rsidRPr="00621CB6">
        <w:rPr>
          <w:rFonts w:ascii="Arial" w:hAnsi="Arial" w:cs="Arial"/>
        </w:rPr>
        <w:t xml:space="preserve"> на удаление, либо может быть принято решение о переносе заказов на более поздний срок путем изменения плановых сроков заказов. При переносе сроков на другой планируемый год статусы, связанные с корректировкой бюджета, </w:t>
      </w:r>
      <w:r w:rsidR="006A2BC6">
        <w:rPr>
          <w:rFonts w:ascii="Arial" w:hAnsi="Arial" w:cs="Arial"/>
        </w:rPr>
        <w:t xml:space="preserve">Старшим </w:t>
      </w:r>
      <w:r w:rsidR="00CB307B" w:rsidRPr="00621CB6">
        <w:rPr>
          <w:rFonts w:ascii="Arial" w:hAnsi="Arial" w:cs="Arial"/>
        </w:rPr>
        <w:t xml:space="preserve">планировщиком ТОиР </w:t>
      </w:r>
      <w:r w:rsidR="007C2A87">
        <w:rPr>
          <w:rFonts w:ascii="Arial" w:hAnsi="Arial" w:cs="Arial"/>
        </w:rPr>
        <w:t xml:space="preserve">УО </w:t>
      </w:r>
      <w:r w:rsidR="00CB307B" w:rsidRPr="00621CB6">
        <w:rPr>
          <w:rFonts w:ascii="Arial" w:hAnsi="Arial" w:cs="Arial"/>
        </w:rPr>
        <w:t>снимаются.</w:t>
      </w:r>
    </w:p>
    <w:p w14:paraId="45E717EE" w14:textId="1AC1C52B" w:rsidR="001332E5" w:rsidRPr="00621CB6" w:rsidRDefault="001332E5">
      <w:pPr>
        <w:spacing w:after="240" w:line="276" w:lineRule="auto"/>
        <w:ind w:firstLine="567"/>
        <w:rPr>
          <w:rFonts w:ascii="Arial" w:hAnsi="Arial" w:cs="Arial"/>
        </w:rPr>
        <w:pPrChange w:id="2316" w:author="Попова Дарья" w:date="2020-07-23T10:30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>О</w:t>
      </w:r>
      <w:r w:rsidRPr="001332E5">
        <w:rPr>
          <w:rFonts w:ascii="Arial" w:hAnsi="Arial" w:cs="Arial"/>
        </w:rPr>
        <w:t>писание</w:t>
      </w:r>
      <w:r>
        <w:rPr>
          <w:rFonts w:ascii="Arial" w:hAnsi="Arial" w:cs="Arial"/>
        </w:rPr>
        <w:t xml:space="preserve"> процесса корректировки бюджета воздействий на ПА</w:t>
      </w:r>
      <w:r w:rsidRPr="001332E5">
        <w:rPr>
          <w:rFonts w:ascii="Arial" w:hAnsi="Arial" w:cs="Arial"/>
        </w:rPr>
        <w:t xml:space="preserve"> приводится </w:t>
      </w:r>
      <w:r>
        <w:rPr>
          <w:rFonts w:ascii="Arial" w:hAnsi="Arial" w:cs="Arial"/>
        </w:rPr>
        <w:t>в</w:t>
      </w:r>
      <w:r w:rsidRPr="001332E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КД</w:t>
      </w:r>
      <w:r w:rsidRPr="001332E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«</w:t>
      </w:r>
      <w:del w:id="2317" w:author="Александр Шрамков" w:date="2021-03-10T18:18:00Z">
        <w:r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Del="00923C4E">
          <w:rPr>
            <w:rFonts w:ascii="Arial" w:hAnsi="Arial" w:cs="Arial"/>
          </w:rPr>
          <w:delText>.</w:delText>
        </w:r>
      </w:del>
      <w:ins w:id="2318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51 </w:t>
      </w:r>
      <w:r w:rsidRPr="001332E5">
        <w:rPr>
          <w:rFonts w:ascii="Arial" w:hAnsi="Arial" w:cs="Arial"/>
        </w:rPr>
        <w:t>Формирование и управление бюджетами ТОиР».</w:t>
      </w:r>
      <w:r>
        <w:rPr>
          <w:rFonts w:ascii="Arial" w:hAnsi="Arial" w:cs="Arial"/>
        </w:rPr>
        <w:t xml:space="preserve"> </w:t>
      </w:r>
      <w:r w:rsidRPr="001332E5">
        <w:rPr>
          <w:rFonts w:ascii="Arial" w:hAnsi="Arial" w:cs="Arial"/>
        </w:rPr>
        <w:t xml:space="preserve">Интеграционные потоки, а именно содержание и частота передачи информации, в том числе утверждённый </w:t>
      </w:r>
      <w:r>
        <w:rPr>
          <w:rFonts w:ascii="Arial" w:hAnsi="Arial" w:cs="Arial"/>
        </w:rPr>
        <w:t>бюджет и его корректировки, описаны</w:t>
      </w:r>
      <w:r w:rsidRPr="001332E5">
        <w:rPr>
          <w:rFonts w:ascii="Arial" w:hAnsi="Arial" w:cs="Arial"/>
        </w:rPr>
        <w:t xml:space="preserve"> в </w:t>
      </w:r>
      <w:r>
        <w:rPr>
          <w:rFonts w:ascii="Arial" w:hAnsi="Arial" w:cs="Arial"/>
        </w:rPr>
        <w:t>СОИ</w:t>
      </w:r>
      <w:r w:rsidRPr="001332E5">
        <w:rPr>
          <w:rFonts w:ascii="Arial" w:hAnsi="Arial" w:cs="Arial"/>
        </w:rPr>
        <w:t xml:space="preserve"> ERP.5.6.7 «Соглашение об интеграции АСКБ».</w:t>
      </w:r>
    </w:p>
    <w:p w14:paraId="7496F991" w14:textId="77777777" w:rsidR="001332E5" w:rsidRPr="00621CB6" w:rsidRDefault="001332E5">
      <w:pPr>
        <w:spacing w:after="240" w:line="276" w:lineRule="auto"/>
        <w:ind w:firstLine="567"/>
        <w:rPr>
          <w:rFonts w:ascii="Arial" w:hAnsi="Arial" w:cs="Arial"/>
        </w:rPr>
        <w:pPrChange w:id="2319" w:author="Попова Дарья" w:date="2020-07-23T10:30:00Z">
          <w:pPr>
            <w:spacing w:before="120"/>
            <w:ind w:firstLine="567"/>
          </w:pPr>
        </w:pPrChange>
      </w:pPr>
    </w:p>
    <w:p w14:paraId="65DBB445" w14:textId="20E50D1D" w:rsidR="00482AAC" w:rsidRPr="00621CB6" w:rsidRDefault="00482AAC">
      <w:pPr>
        <w:pStyle w:val="4"/>
      </w:pPr>
      <w:bookmarkStart w:id="2320" w:name="_Ref39071817"/>
      <w:r w:rsidRPr="00621CB6">
        <w:t xml:space="preserve">Шаг процесса </w:t>
      </w:r>
      <w:r w:rsidR="000E5A9A">
        <w:t>18</w:t>
      </w:r>
      <w:r>
        <w:t>0</w:t>
      </w:r>
      <w:r w:rsidRPr="00621CB6">
        <w:t xml:space="preserve"> – </w:t>
      </w:r>
      <w:r w:rsidR="00E36B75">
        <w:t>Завершение подготовки плана-графика воздействий на ПА на месяц</w:t>
      </w:r>
      <w:bookmarkEnd w:id="2320"/>
    </w:p>
    <w:p w14:paraId="07608591" w14:textId="1AD4CB32" w:rsidR="00533A7C" w:rsidRDefault="00533A7C">
      <w:pPr>
        <w:spacing w:after="240" w:line="276" w:lineRule="auto"/>
        <w:ind w:firstLine="567"/>
        <w:rPr>
          <w:rFonts w:ascii="Arial" w:hAnsi="Arial" w:cs="Arial"/>
        </w:rPr>
        <w:pPrChange w:id="2321" w:author="Попова Дарья" w:date="2020-07-23T10:58:00Z">
          <w:pPr>
            <w:spacing w:before="120"/>
            <w:ind w:firstLine="567"/>
          </w:pPr>
        </w:pPrChange>
      </w:pPr>
      <w:r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 xml:space="preserve">устанавливает на заказах ТОРО статус «СГПЛ – согласовано планировщиком», и извещает Старшего планировщика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 xml:space="preserve">о необходимости согласования плана-графика воздействий на ПА на следующий месяц. Используется </w:t>
      </w:r>
      <w:ins w:id="2322" w:author="Александр Шрамков" w:date="2021-03-12T18:46:00Z">
        <w:r w:rsidR="00617354">
          <w:rPr>
            <w:rFonts w:ascii="Arial" w:hAnsi="Arial" w:cs="Arial"/>
          </w:rPr>
          <w:t>транзакция «</w:t>
        </w:r>
        <w:r w:rsidR="00617354" w:rsidRPr="00240BC0">
          <w:rPr>
            <w:rFonts w:ascii="Arial" w:hAnsi="Arial" w:cs="Arial"/>
          </w:rPr>
          <w:t>ZPM</w:t>
        </w:r>
        <w:r w:rsidR="00617354" w:rsidRPr="001A4543">
          <w:rPr>
            <w:rFonts w:ascii="Arial" w:hAnsi="Arial" w:cs="Arial"/>
          </w:rPr>
          <w:t>_</w:t>
        </w:r>
        <w:r w:rsidR="00617354" w:rsidRPr="00240BC0">
          <w:rPr>
            <w:rFonts w:ascii="Arial" w:hAnsi="Arial" w:cs="Arial"/>
          </w:rPr>
          <w:t>PLAN</w:t>
        </w:r>
        <w:r w:rsidR="00617354">
          <w:rPr>
            <w:rFonts w:ascii="Arial" w:hAnsi="Arial" w:cs="Arial"/>
          </w:rPr>
          <w:t xml:space="preserve"> – АРМ планировщика ТОиР» (</w:t>
        </w:r>
      </w:ins>
      <w:r>
        <w:rPr>
          <w:rFonts w:ascii="Arial" w:hAnsi="Arial" w:cs="Arial"/>
        </w:rPr>
        <w:t>р</w:t>
      </w:r>
      <w:r w:rsidRPr="001A4543">
        <w:rPr>
          <w:rFonts w:ascii="Arial" w:hAnsi="Arial" w:cs="Arial"/>
        </w:rPr>
        <w:t>азработка PM21 Оптимизация плана-графика</w:t>
      </w:r>
      <w:ins w:id="2323" w:author="Александр Шрамков" w:date="2021-03-12T18:47:00Z">
        <w:r w:rsidR="00617354">
          <w:rPr>
            <w:rFonts w:ascii="Arial" w:hAnsi="Arial" w:cs="Arial"/>
          </w:rPr>
          <w:t>)</w:t>
        </w:r>
      </w:ins>
      <w:r>
        <w:rPr>
          <w:rFonts w:ascii="Arial" w:hAnsi="Arial" w:cs="Arial"/>
        </w:rPr>
        <w:t>.</w:t>
      </w:r>
    </w:p>
    <w:p w14:paraId="0E0E1300" w14:textId="0483611C" w:rsidR="00797717" w:rsidRPr="001A4543" w:rsidDel="00F60966" w:rsidRDefault="00797717">
      <w:pPr>
        <w:spacing w:after="240" w:line="276" w:lineRule="auto"/>
        <w:ind w:firstLine="567"/>
        <w:rPr>
          <w:del w:id="2324" w:author="Попова Дарья" w:date="2020-07-23T10:58:00Z"/>
          <w:rFonts w:ascii="Arial" w:hAnsi="Arial" w:cs="Arial"/>
        </w:rPr>
        <w:pPrChange w:id="2325" w:author="Попова Дарья" w:date="2020-07-23T10:58:00Z">
          <w:pPr>
            <w:spacing w:before="120"/>
            <w:ind w:firstLine="567"/>
          </w:pPr>
        </w:pPrChange>
      </w:pPr>
    </w:p>
    <w:p w14:paraId="1CF0C61F" w14:textId="77777777" w:rsidR="00533A7C" w:rsidRPr="00B478E6" w:rsidRDefault="00533A7C">
      <w:pPr>
        <w:spacing w:after="240" w:line="276" w:lineRule="auto"/>
        <w:ind w:firstLine="567"/>
        <w:rPr>
          <w:rFonts w:ascii="Arial" w:hAnsi="Arial" w:cs="Arial"/>
        </w:rPr>
        <w:pPrChange w:id="2326" w:author="Попова Дарья" w:date="2020-07-23T10:58:00Z">
          <w:pPr>
            <w:spacing w:after="240" w:line="276" w:lineRule="auto"/>
            <w:ind w:firstLine="708"/>
          </w:pPr>
        </w:pPrChange>
      </w:pPr>
      <w:r w:rsidRPr="00B478E6">
        <w:rPr>
          <w:rFonts w:ascii="Arial" w:hAnsi="Arial" w:cs="Arial"/>
        </w:rPr>
        <w:t>Поля для заполнения на селекционном экране:</w:t>
      </w:r>
    </w:p>
    <w:p w14:paraId="1B224802" w14:textId="77777777" w:rsidR="00CC0EC9" w:rsidRPr="00B118A6" w:rsidRDefault="00CC0EC9" w:rsidP="00CC0EC9">
      <w:pPr>
        <w:spacing w:after="240" w:line="276" w:lineRule="auto"/>
        <w:ind w:firstLine="567"/>
        <w:rPr>
          <w:ins w:id="2327" w:author="Александр Шрамков" w:date="2021-03-12T18:47:00Z"/>
          <w:rFonts w:ascii="Arial" w:hAnsi="Arial" w:cs="Arial"/>
          <w:color w:val="000000" w:themeColor="text1"/>
        </w:rPr>
      </w:pPr>
      <w:ins w:id="2328" w:author="Александр Шрамков" w:date="2021-03-12T18:47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5BED60D0" w14:textId="289A0419" w:rsidR="00533A7C" w:rsidRPr="00B478E6" w:rsidRDefault="00533A7C" w:rsidP="00533A7C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Техническое место;</w:t>
      </w:r>
    </w:p>
    <w:p w14:paraId="3CA7E554" w14:textId="77777777" w:rsidR="00533A7C" w:rsidRPr="00B478E6" w:rsidRDefault="00533A7C" w:rsidP="00533A7C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- Группа планирования;</w:t>
      </w:r>
    </w:p>
    <w:p w14:paraId="10159239" w14:textId="6364EA1D" w:rsidR="00533A7C" w:rsidRPr="00777793" w:rsidRDefault="00533A7C" w:rsidP="00533A7C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B478E6">
        <w:rPr>
          <w:rFonts w:ascii="Arial" w:hAnsi="Arial" w:cs="Arial"/>
        </w:rPr>
        <w:t xml:space="preserve">- </w:t>
      </w:r>
      <w:ins w:id="2329" w:author="ShramkovAB" w:date="2021-04-12T16:46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</w:ins>
      <w:del w:id="2330" w:author="ShramkovAB" w:date="2021-04-12T16:46:00Z">
        <w:r w:rsidRPr="00B478E6" w:rsidDel="00B1281F">
          <w:rPr>
            <w:rFonts w:ascii="Arial" w:hAnsi="Arial" w:cs="Arial"/>
          </w:rPr>
          <w:delText>Период (с .. по)</w:delText>
        </w:r>
      </w:del>
      <w:r w:rsidRPr="00B478E6">
        <w:rPr>
          <w:rFonts w:ascii="Arial" w:hAnsi="Arial" w:cs="Arial"/>
        </w:rPr>
        <w:t>.</w:t>
      </w:r>
    </w:p>
    <w:p w14:paraId="53032880" w14:textId="77777777" w:rsidR="006946A5" w:rsidRPr="00621CB6" w:rsidRDefault="006946A5">
      <w:pPr>
        <w:spacing w:after="240" w:line="276" w:lineRule="auto"/>
        <w:ind w:firstLine="567"/>
        <w:rPr>
          <w:rFonts w:ascii="Arial" w:hAnsi="Arial" w:cs="Arial"/>
        </w:rPr>
        <w:pPrChange w:id="2331" w:author="Попова Дарья" w:date="2020-07-23T10:58:00Z">
          <w:pPr>
            <w:spacing w:before="120"/>
            <w:ind w:firstLine="567"/>
          </w:pPr>
        </w:pPrChange>
      </w:pPr>
    </w:p>
    <w:p w14:paraId="6EBB01E2" w14:textId="25328EF4" w:rsidR="00401B8F" w:rsidRPr="00621CB6" w:rsidRDefault="00401B8F">
      <w:pPr>
        <w:pStyle w:val="4"/>
      </w:pPr>
      <w:bookmarkStart w:id="2332" w:name="_Ref39071900"/>
      <w:r w:rsidRPr="00621CB6">
        <w:t xml:space="preserve">Шаг процесса </w:t>
      </w:r>
      <w:r w:rsidR="000E5A9A">
        <w:t>19</w:t>
      </w:r>
      <w:r w:rsidR="00C97D67" w:rsidRPr="00621CB6">
        <w:t>0</w:t>
      </w:r>
      <w:r w:rsidRPr="00621CB6">
        <w:t xml:space="preserve"> – </w:t>
      </w:r>
      <w:r w:rsidR="00C97D67" w:rsidRPr="00621CB6">
        <w:t xml:space="preserve">Согласование плана-графика </w:t>
      </w:r>
      <w:r w:rsidR="00A52636">
        <w:t>воздействий на ПА</w:t>
      </w:r>
      <w:r w:rsidR="00E45E4E">
        <w:t xml:space="preserve"> Старшим планировщиком</w:t>
      </w:r>
      <w:bookmarkEnd w:id="2332"/>
    </w:p>
    <w:p w14:paraId="5158F7F0" w14:textId="16B5B55A" w:rsidR="00612DED" w:rsidRPr="00621CB6" w:rsidRDefault="00DB0B2E">
      <w:pPr>
        <w:spacing w:after="240" w:line="276" w:lineRule="auto"/>
        <w:ind w:firstLine="567"/>
        <w:rPr>
          <w:rFonts w:ascii="Arial" w:hAnsi="Arial" w:cs="Arial"/>
        </w:rPr>
        <w:pPrChange w:id="2333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При получении </w:t>
      </w:r>
      <w:r w:rsidR="00533A7C">
        <w:rPr>
          <w:rFonts w:ascii="Arial" w:hAnsi="Arial" w:cs="Arial"/>
        </w:rPr>
        <w:t>уведомления от Планировщика ТОиР</w:t>
      </w:r>
      <w:r w:rsidR="006F6A9D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>УО</w:t>
      </w:r>
      <w:r w:rsidR="00533A7C">
        <w:rPr>
          <w:rFonts w:ascii="Arial" w:hAnsi="Arial" w:cs="Arial"/>
        </w:rPr>
        <w:t>,</w:t>
      </w:r>
      <w:r w:rsidR="00C75AAF" w:rsidRPr="00621CB6">
        <w:rPr>
          <w:rFonts w:ascii="Arial" w:hAnsi="Arial" w:cs="Arial"/>
        </w:rPr>
        <w:t xml:space="preserve"> </w:t>
      </w:r>
      <w:r w:rsidR="009464C4" w:rsidRPr="00621CB6">
        <w:rPr>
          <w:rFonts w:ascii="Arial" w:hAnsi="Arial" w:cs="Arial"/>
        </w:rPr>
        <w:t>Старший планировщик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75AAF" w:rsidRPr="00621CB6">
        <w:rPr>
          <w:rFonts w:ascii="Arial" w:hAnsi="Arial" w:cs="Arial"/>
        </w:rPr>
        <w:t xml:space="preserve">выбирает в системе </w:t>
      </w:r>
      <w:r w:rsidR="00993523" w:rsidRPr="00621CB6">
        <w:rPr>
          <w:rFonts w:ascii="Arial" w:hAnsi="Arial" w:cs="Arial"/>
        </w:rPr>
        <w:t>з</w:t>
      </w:r>
      <w:r w:rsidR="00C75AAF" w:rsidRPr="00621CB6">
        <w:rPr>
          <w:rFonts w:ascii="Arial" w:hAnsi="Arial" w:cs="Arial"/>
        </w:rPr>
        <w:t>аказы</w:t>
      </w:r>
      <w:r w:rsidR="00C97D67" w:rsidRPr="00621CB6">
        <w:rPr>
          <w:rFonts w:ascii="Arial" w:hAnsi="Arial" w:cs="Arial"/>
        </w:rPr>
        <w:t xml:space="preserve"> ТОРО</w:t>
      </w:r>
      <w:r w:rsidR="00993523" w:rsidRPr="00621CB6">
        <w:rPr>
          <w:rFonts w:ascii="Arial" w:hAnsi="Arial" w:cs="Arial"/>
        </w:rPr>
        <w:t>,</w:t>
      </w:r>
      <w:r w:rsidR="00C97D67" w:rsidRPr="00621CB6">
        <w:rPr>
          <w:rFonts w:ascii="Arial" w:hAnsi="Arial" w:cs="Arial"/>
        </w:rPr>
        <w:t xml:space="preserve"> </w:t>
      </w:r>
      <w:r w:rsidR="001A412C" w:rsidRPr="00621CB6">
        <w:rPr>
          <w:rFonts w:ascii="Arial" w:hAnsi="Arial" w:cs="Arial"/>
        </w:rPr>
        <w:t xml:space="preserve">с пользовательским статусом «СГПЛ </w:t>
      </w:r>
      <w:r w:rsidR="00C75AAF" w:rsidRPr="00621CB6">
        <w:rPr>
          <w:rFonts w:ascii="Arial" w:hAnsi="Arial" w:cs="Arial"/>
        </w:rPr>
        <w:t>–</w:t>
      </w:r>
      <w:r w:rsidR="001A412C" w:rsidRPr="00621CB6">
        <w:rPr>
          <w:rFonts w:ascii="Arial" w:hAnsi="Arial" w:cs="Arial"/>
        </w:rPr>
        <w:t xml:space="preserve"> </w:t>
      </w:r>
      <w:r w:rsidR="00C75AAF" w:rsidRPr="00621CB6">
        <w:rPr>
          <w:rFonts w:ascii="Arial" w:hAnsi="Arial" w:cs="Arial"/>
        </w:rPr>
        <w:t xml:space="preserve">согласован </w:t>
      </w:r>
      <w:r w:rsidR="001A412C" w:rsidRPr="00621CB6">
        <w:rPr>
          <w:rFonts w:ascii="Arial" w:hAnsi="Arial" w:cs="Arial"/>
        </w:rPr>
        <w:t>планировщиком ТОиР</w:t>
      </w:r>
      <w:r w:rsidR="00993523" w:rsidRPr="00621CB6">
        <w:rPr>
          <w:rFonts w:ascii="Arial" w:hAnsi="Arial" w:cs="Arial"/>
        </w:rPr>
        <w:t>»,</w:t>
      </w:r>
      <w:r w:rsidR="001A412C" w:rsidRPr="00621CB6">
        <w:rPr>
          <w:rFonts w:ascii="Arial" w:hAnsi="Arial" w:cs="Arial"/>
        </w:rPr>
        <w:t xml:space="preserve"> </w:t>
      </w:r>
      <w:r w:rsidR="00C97D67" w:rsidRPr="00621CB6">
        <w:rPr>
          <w:rFonts w:ascii="Arial" w:hAnsi="Arial" w:cs="Arial"/>
        </w:rPr>
        <w:t xml:space="preserve">проверяет корректность планирования </w:t>
      </w:r>
      <w:r w:rsidR="00A34D17" w:rsidRPr="00621CB6">
        <w:rPr>
          <w:rFonts w:ascii="Arial" w:hAnsi="Arial" w:cs="Arial"/>
        </w:rPr>
        <w:t>используя</w:t>
      </w:r>
      <w:r w:rsidR="00C75AAF" w:rsidRPr="00621CB6">
        <w:rPr>
          <w:rFonts w:ascii="Arial" w:hAnsi="Arial" w:cs="Arial"/>
        </w:rPr>
        <w:t xml:space="preserve"> разработку PM</w:t>
      </w:r>
      <w:r w:rsidR="00C75AAF" w:rsidRPr="00B478E6">
        <w:rPr>
          <w:rFonts w:ascii="Arial" w:hAnsi="Arial" w:cs="Arial"/>
        </w:rPr>
        <w:t>2</w:t>
      </w:r>
      <w:r w:rsidR="001418F0" w:rsidRPr="00621CB6">
        <w:rPr>
          <w:rFonts w:ascii="Arial" w:hAnsi="Arial" w:cs="Arial"/>
        </w:rPr>
        <w:t>4</w:t>
      </w:r>
      <w:r w:rsidR="00B304B3" w:rsidRPr="00621CB6">
        <w:rPr>
          <w:rFonts w:ascii="Arial" w:hAnsi="Arial" w:cs="Arial"/>
        </w:rPr>
        <w:t xml:space="preserve"> "Печать плана-графика", (см. форму в КД «</w:t>
      </w:r>
      <w:del w:id="2334" w:author="Александр Шрамков" w:date="2021-03-10T18:18:00Z">
        <w:r w:rsidR="00B304B3"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="00B304B3" w:rsidRPr="00621CB6" w:rsidDel="00923C4E">
          <w:rPr>
            <w:rFonts w:ascii="Arial" w:hAnsi="Arial" w:cs="Arial"/>
          </w:rPr>
          <w:delText>.</w:delText>
        </w:r>
      </w:del>
      <w:ins w:id="2335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B304B3"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B304B3" w:rsidRPr="00621CB6">
        <w:rPr>
          <w:rFonts w:ascii="Arial" w:hAnsi="Arial" w:cs="Arial"/>
        </w:rPr>
        <w:t>52.PM.КД Годовое пла</w:t>
      </w:r>
      <w:r w:rsidR="00B304B3" w:rsidRPr="00621CB6">
        <w:rPr>
          <w:rFonts w:ascii="Arial" w:hAnsi="Arial" w:cs="Arial"/>
        </w:rPr>
        <w:lastRenderedPageBreak/>
        <w:t>нирование воздействий на ПА», раздел 5.10.7.8</w:t>
      </w:r>
      <w:r w:rsidR="00C75AAF" w:rsidRPr="00621CB6">
        <w:rPr>
          <w:rFonts w:ascii="Arial" w:hAnsi="Arial" w:cs="Arial"/>
        </w:rPr>
        <w:t xml:space="preserve">), список заказов (IW38), </w:t>
      </w:r>
      <w:r w:rsidR="00612DED" w:rsidRPr="00621CB6">
        <w:rPr>
          <w:rFonts w:ascii="Arial" w:hAnsi="Arial" w:cs="Arial"/>
        </w:rPr>
        <w:t>отчеты по целесообразности использования МТР (№ в реестре разработок PM</w:t>
      </w:r>
      <w:r w:rsidR="00612DED" w:rsidRPr="00B478E6">
        <w:rPr>
          <w:rFonts w:ascii="Arial" w:hAnsi="Arial" w:cs="Arial"/>
        </w:rPr>
        <w:t>2</w:t>
      </w:r>
      <w:r w:rsidR="001418F0" w:rsidRPr="00621CB6">
        <w:rPr>
          <w:rFonts w:ascii="Arial" w:hAnsi="Arial" w:cs="Arial"/>
        </w:rPr>
        <w:t>5</w:t>
      </w:r>
      <w:r w:rsidR="00612DED" w:rsidRPr="00621CB6">
        <w:rPr>
          <w:rFonts w:ascii="Arial" w:hAnsi="Arial" w:cs="Arial"/>
        </w:rPr>
        <w:t xml:space="preserve">), </w:t>
      </w:r>
      <w:r w:rsidR="00B304B3" w:rsidRPr="00621CB6">
        <w:rPr>
          <w:rFonts w:ascii="Arial" w:hAnsi="Arial" w:cs="Arial"/>
        </w:rPr>
        <w:t xml:space="preserve">отчет </w:t>
      </w:r>
      <w:r w:rsidR="00612DED" w:rsidRPr="00621CB6">
        <w:rPr>
          <w:rFonts w:ascii="Arial" w:hAnsi="Arial" w:cs="Arial"/>
        </w:rPr>
        <w:t>по целесообразности использования запланированных ресурсов персонала (№ в реестре разработок PM</w:t>
      </w:r>
      <w:r w:rsidR="00612DED" w:rsidRPr="00B478E6">
        <w:rPr>
          <w:rFonts w:ascii="Arial" w:hAnsi="Arial" w:cs="Arial"/>
        </w:rPr>
        <w:t>2</w:t>
      </w:r>
      <w:r w:rsidR="001418F0" w:rsidRPr="00621CB6">
        <w:rPr>
          <w:rFonts w:ascii="Arial" w:hAnsi="Arial" w:cs="Arial"/>
        </w:rPr>
        <w:t>7</w:t>
      </w:r>
      <w:r w:rsidR="00612DED" w:rsidRPr="00621CB6">
        <w:rPr>
          <w:rFonts w:ascii="Arial" w:hAnsi="Arial" w:cs="Arial"/>
        </w:rPr>
        <w:t>)</w:t>
      </w:r>
      <w:r w:rsidR="00C75AAF" w:rsidRPr="00621CB6">
        <w:rPr>
          <w:rFonts w:ascii="Arial" w:hAnsi="Arial" w:cs="Arial"/>
        </w:rPr>
        <w:t xml:space="preserve">. </w:t>
      </w:r>
      <w:r w:rsidR="008F2D12" w:rsidRPr="008F2D12">
        <w:rPr>
          <w:rFonts w:ascii="Arial" w:hAnsi="Arial" w:cs="Arial"/>
        </w:rPr>
        <w:t xml:space="preserve"> </w:t>
      </w:r>
    </w:p>
    <w:p w14:paraId="2C7C3580" w14:textId="01DDF867" w:rsidR="00C97D67" w:rsidRPr="00621CB6" w:rsidRDefault="00C75AAF">
      <w:pPr>
        <w:spacing w:after="240" w:line="276" w:lineRule="auto"/>
        <w:ind w:firstLine="567"/>
        <w:rPr>
          <w:rFonts w:ascii="Arial" w:hAnsi="Arial" w:cs="Arial"/>
        </w:rPr>
        <w:pPrChange w:id="2336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С</w:t>
      </w:r>
      <w:r w:rsidR="00612DED" w:rsidRPr="00621CB6">
        <w:rPr>
          <w:rFonts w:ascii="Arial" w:hAnsi="Arial" w:cs="Arial"/>
        </w:rPr>
        <w:t xml:space="preserve">огласно </w:t>
      </w:r>
      <w:r w:rsidR="007101A0" w:rsidRPr="00621CB6">
        <w:rPr>
          <w:rFonts w:ascii="Arial" w:hAnsi="Arial" w:cs="Arial"/>
        </w:rPr>
        <w:t>НМД «ERP.2.1.14.PM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</w:t>
      </w:r>
      <w:r w:rsidR="00D60787" w:rsidRPr="00621CB6">
        <w:rPr>
          <w:rFonts w:ascii="Arial" w:hAnsi="Arial" w:cs="Arial"/>
        </w:rPr>
        <w:t>рса подрядчика»</w:t>
      </w:r>
      <w:r w:rsidRPr="00621CB6">
        <w:rPr>
          <w:rFonts w:ascii="Arial" w:hAnsi="Arial" w:cs="Arial"/>
        </w:rPr>
        <w:t xml:space="preserve">, </w:t>
      </w:r>
      <w:r w:rsidR="009464C4" w:rsidRPr="00621CB6">
        <w:rPr>
          <w:rFonts w:ascii="Arial" w:hAnsi="Arial" w:cs="Arial"/>
        </w:rPr>
        <w:t>Старший планировщик</w:t>
      </w:r>
      <w:r w:rsidR="000E29D6" w:rsidRPr="00621CB6">
        <w:rPr>
          <w:rFonts w:ascii="Arial" w:hAnsi="Arial" w:cs="Arial"/>
        </w:rPr>
        <w:t xml:space="preserve"> </w:t>
      </w:r>
      <w:r w:rsidR="00266473">
        <w:rPr>
          <w:rFonts w:ascii="Arial" w:hAnsi="Arial" w:cs="Arial"/>
        </w:rPr>
        <w:t xml:space="preserve">ТОиР УО </w:t>
      </w:r>
      <w:r w:rsidR="00612DED" w:rsidRPr="00621CB6">
        <w:rPr>
          <w:rFonts w:ascii="Arial" w:hAnsi="Arial" w:cs="Arial"/>
        </w:rPr>
        <w:t xml:space="preserve">на данном этапе </w:t>
      </w:r>
      <w:r w:rsidRPr="00621CB6">
        <w:rPr>
          <w:rFonts w:ascii="Arial" w:hAnsi="Arial" w:cs="Arial"/>
        </w:rPr>
        <w:t>проверяет</w:t>
      </w:r>
      <w:r w:rsidR="00C97D67" w:rsidRPr="00621CB6">
        <w:rPr>
          <w:rFonts w:ascii="Arial" w:hAnsi="Arial" w:cs="Arial"/>
        </w:rPr>
        <w:t>:</w:t>
      </w:r>
    </w:p>
    <w:p w14:paraId="341D3795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37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полноту сформированного план-графика (сформированы все Заказы к отзывам по планам)</w:t>
      </w:r>
    </w:p>
    <w:p w14:paraId="5FEA1EED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38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полноту охвата всего оборудования (по всему оборудованию для которого есть планы ремонтов, созданы заказы)</w:t>
      </w:r>
    </w:p>
    <w:p w14:paraId="33B15519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39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- полноту планирования требуемых мероприятий (если запланирован демонтаж, то проверяет необходимость и наличие операции по монтажу). </w:t>
      </w:r>
    </w:p>
    <w:p w14:paraId="351A623F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40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- корректность и обоснованность по составу и объему работ (в том числе операций на работы и требуемых материалов не соответствующих </w:t>
      </w:r>
      <w:r w:rsidR="004A740D" w:rsidRPr="00621CB6">
        <w:rPr>
          <w:rFonts w:ascii="Arial" w:hAnsi="Arial" w:cs="Arial"/>
        </w:rPr>
        <w:t>тех карте</w:t>
      </w:r>
      <w:r w:rsidRPr="00621CB6">
        <w:rPr>
          <w:rFonts w:ascii="Arial" w:hAnsi="Arial" w:cs="Arial"/>
        </w:rPr>
        <w:t xml:space="preserve"> по объемам), </w:t>
      </w:r>
    </w:p>
    <w:p w14:paraId="5037CD46" w14:textId="55351942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41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 xml:space="preserve">- </w:t>
      </w:r>
      <w:bookmarkStart w:id="2342" w:name="_Hlk524964360"/>
      <w:r w:rsidRPr="00621CB6">
        <w:rPr>
          <w:rFonts w:ascii="Arial" w:hAnsi="Arial" w:cs="Arial"/>
        </w:rPr>
        <w:t>экономическую эффективность (</w:t>
      </w:r>
      <w:r w:rsidR="00CC4286">
        <w:rPr>
          <w:rFonts w:ascii="Arial" w:hAnsi="Arial" w:cs="Arial"/>
        </w:rPr>
        <w:t>в соответствии с</w:t>
      </w:r>
      <w:r w:rsidR="001A27F9" w:rsidRPr="00621CB6">
        <w:rPr>
          <w:rFonts w:ascii="Arial" w:hAnsi="Arial" w:cs="Arial"/>
        </w:rPr>
        <w:t xml:space="preserve"> НМД "ERP.2.1.14.PM Методика планирования (долгосрочного, годового, месячного, недельного) и учета работ по ТОиР, заменам и модернизациям производственных активов, включая выполняемые хоз. способом, в том числе планирования с использованием в качестве ресурса подрядчика")</w:t>
      </w:r>
      <w:bookmarkEnd w:id="2342"/>
    </w:p>
    <w:p w14:paraId="07CACDBA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43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балансировку ресурсов (материальных, трудовых),</w:t>
      </w:r>
    </w:p>
    <w:p w14:paraId="0A42FD24" w14:textId="77777777" w:rsidR="00787D37" w:rsidRPr="00621CB6" w:rsidRDefault="00D70B32">
      <w:pPr>
        <w:spacing w:after="240" w:line="276" w:lineRule="auto"/>
        <w:ind w:firstLine="567"/>
        <w:rPr>
          <w:rFonts w:ascii="Arial" w:hAnsi="Arial" w:cs="Arial"/>
        </w:rPr>
        <w:pPrChange w:id="2344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в случае наличия статуса «ОСМЧ – Осмечено»</w:t>
      </w:r>
      <w:r w:rsidR="00C97D67" w:rsidRPr="00621CB6">
        <w:rPr>
          <w:rFonts w:ascii="Arial" w:hAnsi="Arial" w:cs="Arial"/>
        </w:rPr>
        <w:t xml:space="preserve"> </w:t>
      </w:r>
      <w:r w:rsidR="004A740D" w:rsidRPr="00621CB6">
        <w:rPr>
          <w:rFonts w:ascii="Arial" w:hAnsi="Arial" w:cs="Arial"/>
        </w:rPr>
        <w:t>корректность</w:t>
      </w:r>
      <w:r w:rsidR="00C97D67" w:rsidRPr="00621CB6">
        <w:rPr>
          <w:rFonts w:ascii="Arial" w:hAnsi="Arial" w:cs="Arial"/>
        </w:rPr>
        <w:t xml:space="preserve"> данных осмечивания </w:t>
      </w:r>
    </w:p>
    <w:p w14:paraId="46F5F3C4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45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- наличие скан-копии сметы как приложения к Заказу и корректность ввода данных сметы в Заказе, расчет затрат по Заказу.</w:t>
      </w:r>
    </w:p>
    <w:p w14:paraId="7D2D142A" w14:textId="521BEB1A" w:rsidR="00C91D60" w:rsidRDefault="00C97D67">
      <w:pPr>
        <w:spacing w:after="240" w:line="276" w:lineRule="auto"/>
        <w:ind w:firstLine="567"/>
        <w:rPr>
          <w:rFonts w:ascii="Arial" w:hAnsi="Arial" w:cs="Arial"/>
        </w:rPr>
        <w:pPrChange w:id="2346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При выявлении замечаний</w:t>
      </w:r>
      <w:r w:rsidR="00C75AAF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формирует лист замечаний к план-графику</w:t>
      </w:r>
      <w:r w:rsidR="007450E5">
        <w:rPr>
          <w:rFonts w:ascii="Arial" w:hAnsi="Arial" w:cs="Arial"/>
        </w:rPr>
        <w:t>, при этом также может вносить комментарии в тексты (поле «подробный текст») отдельных заказов ТОРО,</w:t>
      </w:r>
      <w:r w:rsidRPr="00621CB6">
        <w:rPr>
          <w:rFonts w:ascii="Arial" w:hAnsi="Arial" w:cs="Arial"/>
        </w:rPr>
        <w:t xml:space="preserve"> и возвращает </w:t>
      </w:r>
      <w:r w:rsidR="00E6182C" w:rsidRPr="00621CB6">
        <w:rPr>
          <w:rFonts w:ascii="Arial" w:hAnsi="Arial" w:cs="Arial"/>
        </w:rPr>
        <w:t xml:space="preserve">Планировщику </w:t>
      </w:r>
      <w:r w:rsidR="00C75AAF" w:rsidRPr="00621CB6">
        <w:rPr>
          <w:rFonts w:ascii="Arial" w:hAnsi="Arial" w:cs="Arial"/>
        </w:rPr>
        <w:t xml:space="preserve">ТОиР </w:t>
      </w:r>
      <w:r w:rsidR="00266473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на </w:t>
      </w:r>
      <w:r w:rsidR="001A412C" w:rsidRPr="00621CB6">
        <w:rPr>
          <w:rFonts w:ascii="Arial" w:hAnsi="Arial" w:cs="Arial"/>
        </w:rPr>
        <w:t>корректировку/</w:t>
      </w:r>
      <w:r w:rsidR="00787D37" w:rsidRPr="00621CB6">
        <w:rPr>
          <w:rFonts w:ascii="Arial" w:hAnsi="Arial" w:cs="Arial"/>
        </w:rPr>
        <w:t>перепланирование, при этом на все заказы ТОРО</w:t>
      </w:r>
      <w:r w:rsidR="00C75AAF" w:rsidRPr="00621CB6">
        <w:rPr>
          <w:rFonts w:ascii="Arial" w:hAnsi="Arial" w:cs="Arial"/>
        </w:rPr>
        <w:t>, которые подлежат корректировке</w:t>
      </w:r>
      <w:r w:rsidR="00787D37" w:rsidRPr="00621CB6">
        <w:rPr>
          <w:rFonts w:ascii="Arial" w:hAnsi="Arial" w:cs="Arial"/>
        </w:rPr>
        <w:t xml:space="preserve">, </w:t>
      </w:r>
      <w:r w:rsidR="001D278C" w:rsidRPr="00621CB6">
        <w:rPr>
          <w:rFonts w:ascii="Arial" w:hAnsi="Arial" w:cs="Arial"/>
        </w:rPr>
        <w:t>устанавливает</w:t>
      </w:r>
      <w:r w:rsidR="00787D37" w:rsidRPr="00621CB6">
        <w:rPr>
          <w:rFonts w:ascii="Arial" w:hAnsi="Arial" w:cs="Arial"/>
        </w:rPr>
        <w:t xml:space="preserve"> статус «</w:t>
      </w:r>
      <w:r w:rsidR="007B30FC" w:rsidRPr="00621CB6">
        <w:rPr>
          <w:rFonts w:ascii="Arial" w:hAnsi="Arial" w:cs="Arial"/>
        </w:rPr>
        <w:t>КОРР</w:t>
      </w:r>
      <w:r w:rsidR="00787D37" w:rsidRPr="00621CB6">
        <w:rPr>
          <w:rFonts w:ascii="Arial" w:hAnsi="Arial" w:cs="Arial"/>
        </w:rPr>
        <w:t xml:space="preserve"> </w:t>
      </w:r>
      <w:r w:rsidR="007B30FC" w:rsidRPr="00621CB6">
        <w:rPr>
          <w:rFonts w:ascii="Arial" w:hAnsi="Arial" w:cs="Arial"/>
        </w:rPr>
        <w:t>–</w:t>
      </w:r>
      <w:r w:rsidR="00787D37" w:rsidRPr="00621CB6">
        <w:rPr>
          <w:rFonts w:ascii="Arial" w:hAnsi="Arial" w:cs="Arial"/>
        </w:rPr>
        <w:t xml:space="preserve"> </w:t>
      </w:r>
      <w:r w:rsidR="007B30FC" w:rsidRPr="00621CB6">
        <w:rPr>
          <w:rFonts w:ascii="Arial" w:hAnsi="Arial" w:cs="Arial"/>
        </w:rPr>
        <w:t>заказ требует корректировки</w:t>
      </w:r>
      <w:r w:rsidR="00787D37" w:rsidRPr="00621CB6">
        <w:rPr>
          <w:rFonts w:ascii="Arial" w:hAnsi="Arial" w:cs="Arial"/>
        </w:rPr>
        <w:t>»</w:t>
      </w:r>
      <w:r w:rsidR="00612DED" w:rsidRPr="00621CB6">
        <w:rPr>
          <w:rFonts w:ascii="Arial" w:hAnsi="Arial" w:cs="Arial"/>
        </w:rPr>
        <w:t xml:space="preserve">. </w:t>
      </w:r>
      <w:r w:rsidR="00F6214C" w:rsidRPr="00621CB6">
        <w:rPr>
          <w:rFonts w:ascii="Arial" w:hAnsi="Arial" w:cs="Arial"/>
        </w:rPr>
        <w:t xml:space="preserve">При этом </w:t>
      </w:r>
      <w:r w:rsidR="00C91D60" w:rsidRPr="00621CB6">
        <w:rPr>
          <w:rFonts w:ascii="Arial" w:hAnsi="Arial" w:cs="Arial"/>
        </w:rPr>
        <w:t>происходит автоматическое сбрасывание статуса на «ПЛАН» и заказ доступе</w:t>
      </w:r>
      <w:r w:rsidR="00F973CD" w:rsidRPr="00621CB6">
        <w:rPr>
          <w:rFonts w:ascii="Arial" w:hAnsi="Arial" w:cs="Arial"/>
        </w:rPr>
        <w:t>н для изменения Планировщик</w:t>
      </w:r>
      <w:r w:rsidR="00C91D60" w:rsidRPr="00621CB6">
        <w:rPr>
          <w:rFonts w:ascii="Arial" w:hAnsi="Arial" w:cs="Arial"/>
        </w:rPr>
        <w:t>ом ТОиР</w:t>
      </w:r>
      <w:r w:rsidR="00266473">
        <w:rPr>
          <w:rFonts w:ascii="Arial" w:hAnsi="Arial" w:cs="Arial"/>
        </w:rPr>
        <w:t xml:space="preserve"> УО</w:t>
      </w:r>
      <w:r w:rsidR="00C91D60" w:rsidRPr="00621CB6">
        <w:rPr>
          <w:rFonts w:ascii="Arial" w:hAnsi="Arial" w:cs="Arial"/>
        </w:rPr>
        <w:t>.</w:t>
      </w:r>
    </w:p>
    <w:p w14:paraId="63CCE0B2" w14:textId="0EBF2BDD" w:rsidR="002D22B6" w:rsidRPr="00621CB6" w:rsidRDefault="00BF521A">
      <w:pPr>
        <w:spacing w:after="240" w:line="276" w:lineRule="auto"/>
        <w:ind w:firstLine="567"/>
        <w:rPr>
          <w:rFonts w:ascii="Arial" w:hAnsi="Arial" w:cs="Arial"/>
        </w:rPr>
        <w:pPrChange w:id="2347" w:author="Попова Дарья" w:date="2020-07-23T10:58:00Z">
          <w:pPr>
            <w:ind w:firstLine="567"/>
          </w:pPr>
        </w:pPrChange>
      </w:pPr>
      <w:bookmarkStart w:id="2348" w:name="_Hlk525036169"/>
      <w:r>
        <w:rPr>
          <w:rFonts w:ascii="Arial" w:hAnsi="Arial" w:cs="Arial"/>
        </w:rPr>
        <w:t xml:space="preserve">Для заказов со статусом «ОСТ – </w:t>
      </w:r>
      <w:ins w:id="2349" w:author="Александр Шрамков" w:date="2021-03-12T18:49:00Z">
        <w:r w:rsidR="00713401" w:rsidRPr="00713401">
          <w:rPr>
            <w:rFonts w:ascii="Arial" w:hAnsi="Arial" w:cs="Arial"/>
          </w:rPr>
          <w:t>Утвержден в графике ОстРемонта</w:t>
        </w:r>
        <w:r w:rsidR="00713401" w:rsidRPr="00713401" w:rsidDel="00713401">
          <w:rPr>
            <w:rFonts w:ascii="Arial" w:hAnsi="Arial" w:cs="Arial"/>
          </w:rPr>
          <w:t xml:space="preserve"> </w:t>
        </w:r>
      </w:ins>
      <w:del w:id="2350" w:author="Александр Шрамков" w:date="2021-03-12T18:49:00Z">
        <w:r w:rsidDel="00713401">
          <w:rPr>
            <w:rFonts w:ascii="Arial" w:hAnsi="Arial" w:cs="Arial"/>
          </w:rPr>
          <w:delText>требуется останов</w:delText>
        </w:r>
      </w:del>
      <w:r>
        <w:rPr>
          <w:rFonts w:ascii="Arial" w:hAnsi="Arial" w:cs="Arial"/>
        </w:rPr>
        <w:t xml:space="preserve">» и «КОРР – требует корректировки», изменение проводится Старшим планировщиком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 xml:space="preserve">в рамках процесса ПП-07.02.03.02-ERP Планирование остановочных ремонтов, см. КД </w:t>
      </w:r>
      <w:r w:rsidRPr="00621CB6">
        <w:rPr>
          <w:rFonts w:ascii="Arial" w:hAnsi="Arial" w:cs="Arial"/>
        </w:rPr>
        <w:t>«</w:t>
      </w:r>
      <w:del w:id="2351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2352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>52.PM.КД Годовое планирование воздействий на ПА»</w:t>
      </w:r>
      <w:r>
        <w:rPr>
          <w:rFonts w:ascii="Arial" w:hAnsi="Arial" w:cs="Arial"/>
        </w:rPr>
        <w:t xml:space="preserve">. </w:t>
      </w:r>
    </w:p>
    <w:bookmarkEnd w:id="2348"/>
    <w:p w14:paraId="64958E0D" w14:textId="1D2994AC" w:rsidR="00C97D67" w:rsidRPr="00621CB6" w:rsidRDefault="00612DED">
      <w:pPr>
        <w:spacing w:after="240" w:line="276" w:lineRule="auto"/>
        <w:ind w:firstLine="567"/>
        <w:rPr>
          <w:rFonts w:ascii="Arial" w:hAnsi="Arial" w:cs="Arial"/>
        </w:rPr>
        <w:pPrChange w:id="2353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lastRenderedPageBreak/>
        <w:t>Планировщик</w:t>
      </w:r>
      <w:r w:rsidR="00266473">
        <w:rPr>
          <w:rFonts w:ascii="Arial" w:hAnsi="Arial" w:cs="Arial"/>
        </w:rPr>
        <w:t xml:space="preserve"> ТОиР УО</w:t>
      </w:r>
      <w:r w:rsidRPr="00621CB6">
        <w:rPr>
          <w:rFonts w:ascii="Arial" w:hAnsi="Arial" w:cs="Arial"/>
        </w:rPr>
        <w:t xml:space="preserve">, получив лист замечаний, по данным заказам </w:t>
      </w:r>
      <w:r w:rsidR="003E47EE" w:rsidRPr="00621CB6">
        <w:rPr>
          <w:rFonts w:ascii="Arial" w:hAnsi="Arial" w:cs="Arial"/>
        </w:rPr>
        <w:t>выполняет шаги по корректировке и балансировке при необходимости по всему набору заказов заново, и заново печатает и подает на согласование месячный план-график воздействий</w:t>
      </w:r>
      <w:r w:rsidRPr="00621CB6">
        <w:rPr>
          <w:rFonts w:ascii="Arial" w:hAnsi="Arial" w:cs="Arial"/>
        </w:rPr>
        <w:t>.</w:t>
      </w:r>
    </w:p>
    <w:p w14:paraId="7B628E10" w14:textId="77182F37" w:rsidR="00401B8F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54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В случае отсутствия замечаний</w:t>
      </w:r>
      <w:r w:rsidR="006C102E" w:rsidRPr="00621CB6">
        <w:rPr>
          <w:rFonts w:ascii="Arial" w:hAnsi="Arial" w:cs="Arial"/>
        </w:rPr>
        <w:t xml:space="preserve">, </w:t>
      </w:r>
      <w:r w:rsidR="009464C4" w:rsidRPr="00621CB6">
        <w:rPr>
          <w:rFonts w:ascii="Arial" w:hAnsi="Arial" w:cs="Arial"/>
        </w:rPr>
        <w:t>Старший планировщик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3E47EE" w:rsidRPr="00621CB6">
        <w:rPr>
          <w:rFonts w:ascii="Arial" w:hAnsi="Arial" w:cs="Arial"/>
        </w:rPr>
        <w:t>согласовывае</w:t>
      </w:r>
      <w:r w:rsidRPr="00621CB6">
        <w:rPr>
          <w:rFonts w:ascii="Arial" w:hAnsi="Arial" w:cs="Arial"/>
        </w:rPr>
        <w:t>т</w:t>
      </w:r>
      <w:r w:rsidR="003E47EE" w:rsidRPr="00621CB6">
        <w:rPr>
          <w:rFonts w:ascii="Arial" w:hAnsi="Arial" w:cs="Arial"/>
        </w:rPr>
        <w:t xml:space="preserve"> месячный</w:t>
      </w:r>
      <w:r w:rsidRPr="00621CB6">
        <w:rPr>
          <w:rFonts w:ascii="Arial" w:hAnsi="Arial" w:cs="Arial"/>
        </w:rPr>
        <w:t xml:space="preserve"> план-график воздействий на ПА и устанавливает соответствующий статус Заказа ТОРО</w:t>
      </w:r>
      <w:r w:rsidR="001A412C" w:rsidRPr="00621CB6">
        <w:rPr>
          <w:rFonts w:ascii="Arial" w:hAnsi="Arial" w:cs="Arial"/>
        </w:rPr>
        <w:t xml:space="preserve"> («ССПЛ - Cогласовано старшим планировщиком ТОиР»</w:t>
      </w:r>
      <w:r w:rsidR="001D278C" w:rsidRPr="00621CB6">
        <w:rPr>
          <w:rFonts w:ascii="Arial" w:hAnsi="Arial" w:cs="Arial"/>
        </w:rPr>
        <w:t>),</w:t>
      </w:r>
      <w:r w:rsidR="001A412C" w:rsidRPr="00621CB6">
        <w:rPr>
          <w:rFonts w:ascii="Arial" w:hAnsi="Arial" w:cs="Arial"/>
        </w:rPr>
        <w:t xml:space="preserve"> после чего Заказы ТОРО </w:t>
      </w:r>
      <w:r w:rsidR="006C102E" w:rsidRPr="00621CB6">
        <w:rPr>
          <w:rFonts w:ascii="Arial" w:hAnsi="Arial" w:cs="Arial"/>
        </w:rPr>
        <w:t>блокирую</w:t>
      </w:r>
      <w:r w:rsidR="00B77DCE" w:rsidRPr="00621CB6">
        <w:rPr>
          <w:rFonts w:ascii="Arial" w:hAnsi="Arial" w:cs="Arial"/>
        </w:rPr>
        <w:t>тся для изменения/</w:t>
      </w:r>
      <w:r w:rsidRPr="00621CB6">
        <w:rPr>
          <w:rFonts w:ascii="Arial" w:hAnsi="Arial" w:cs="Arial"/>
        </w:rPr>
        <w:t>корректировок.</w:t>
      </w:r>
      <w:r w:rsidR="006C102E" w:rsidRPr="00621CB6">
        <w:rPr>
          <w:rFonts w:ascii="Arial" w:hAnsi="Arial" w:cs="Arial"/>
        </w:rPr>
        <w:t xml:space="preserve"> </w:t>
      </w:r>
    </w:p>
    <w:p w14:paraId="4A08C105" w14:textId="5A4AE259" w:rsidR="00C75AAF" w:rsidRPr="00621CB6" w:rsidRDefault="00C75AAF">
      <w:pPr>
        <w:spacing w:after="240" w:line="276" w:lineRule="auto"/>
        <w:ind w:firstLine="567"/>
        <w:rPr>
          <w:rFonts w:ascii="Arial" w:hAnsi="Arial" w:cs="Arial"/>
        </w:rPr>
        <w:pPrChange w:id="2355" w:author="Попова Дарья" w:date="2020-07-23T10:58:00Z">
          <w:pPr>
            <w:ind w:firstLine="567"/>
          </w:pPr>
        </w:pPrChange>
      </w:pPr>
      <w:r w:rsidRPr="00621CB6">
        <w:rPr>
          <w:rFonts w:ascii="Arial" w:hAnsi="Arial" w:cs="Arial"/>
        </w:rPr>
        <w:t>План-график передается на дальнейшее согласование только после корректировки/балансировки полного объема заказов на планируемый месяц</w:t>
      </w:r>
      <w:r w:rsidR="00612DED" w:rsidRPr="00621CB6">
        <w:rPr>
          <w:rFonts w:ascii="Arial" w:hAnsi="Arial" w:cs="Arial"/>
        </w:rPr>
        <w:t xml:space="preserve"> </w:t>
      </w:r>
      <w:r w:rsidR="00D60787" w:rsidRPr="00621CB6">
        <w:rPr>
          <w:rFonts w:ascii="Arial" w:hAnsi="Arial" w:cs="Arial"/>
        </w:rPr>
        <w:t>П</w:t>
      </w:r>
      <w:r w:rsidR="00612DED" w:rsidRPr="00621CB6">
        <w:rPr>
          <w:rFonts w:ascii="Arial" w:hAnsi="Arial" w:cs="Arial"/>
        </w:rPr>
        <w:t xml:space="preserve">ланировщиком </w:t>
      </w:r>
      <w:r w:rsidR="00D60787" w:rsidRPr="00621CB6">
        <w:rPr>
          <w:rFonts w:ascii="Arial" w:hAnsi="Arial" w:cs="Arial"/>
        </w:rPr>
        <w:t xml:space="preserve">ТОиР </w:t>
      </w:r>
      <w:r w:rsidR="007C2A87">
        <w:rPr>
          <w:rFonts w:ascii="Arial" w:hAnsi="Arial" w:cs="Arial"/>
        </w:rPr>
        <w:t xml:space="preserve">УО </w:t>
      </w:r>
      <w:r w:rsidR="00612DED" w:rsidRPr="00621CB6">
        <w:rPr>
          <w:rFonts w:ascii="Arial" w:hAnsi="Arial" w:cs="Arial"/>
        </w:rPr>
        <w:t>и проверки результатов планирования Старшим планировщиком</w:t>
      </w:r>
      <w:r w:rsidR="00D60787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>УО</w:t>
      </w:r>
      <w:r w:rsidRPr="00621CB6">
        <w:rPr>
          <w:rFonts w:ascii="Arial" w:hAnsi="Arial" w:cs="Arial"/>
        </w:rPr>
        <w:t>.</w:t>
      </w:r>
    </w:p>
    <w:p w14:paraId="12B81E4B" w14:textId="74EE84C9" w:rsidR="002A06B2" w:rsidRPr="00621CB6" w:rsidRDefault="002A06B2" w:rsidP="002A06B2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Используется разработка PM24 «Печать плана-графика воздействий на ПА»</w:t>
      </w:r>
      <w:r w:rsidR="00797717" w:rsidRPr="001A4543">
        <w:rPr>
          <w:rFonts w:ascii="Arial" w:hAnsi="Arial" w:cs="Arial"/>
        </w:rPr>
        <w:t xml:space="preserve">, </w:t>
      </w:r>
      <w:r w:rsidRPr="00621CB6">
        <w:rPr>
          <w:rFonts w:ascii="Arial" w:hAnsi="Arial" w:cs="Arial"/>
        </w:rPr>
        <w:t>стандартн</w:t>
      </w:r>
      <w:r w:rsidR="00797717">
        <w:rPr>
          <w:rFonts w:ascii="Arial" w:hAnsi="Arial" w:cs="Arial"/>
        </w:rPr>
        <w:t>ые</w:t>
      </w:r>
      <w:r w:rsidRPr="00621CB6">
        <w:rPr>
          <w:rFonts w:ascii="Arial" w:hAnsi="Arial" w:cs="Arial"/>
        </w:rPr>
        <w:t xml:space="preserve"> </w:t>
      </w:r>
      <w:r w:rsidR="00797717" w:rsidRPr="00621CB6">
        <w:rPr>
          <w:rFonts w:ascii="Arial" w:hAnsi="Arial" w:cs="Arial"/>
        </w:rPr>
        <w:t>транзакци</w:t>
      </w:r>
      <w:r w:rsidR="00797717">
        <w:rPr>
          <w:rFonts w:ascii="Arial" w:hAnsi="Arial" w:cs="Arial"/>
        </w:rPr>
        <w:t>и</w:t>
      </w:r>
      <w:r w:rsidR="00797717" w:rsidRPr="00621CB6">
        <w:rPr>
          <w:rFonts w:ascii="Arial" w:hAnsi="Arial" w:cs="Arial"/>
        </w:rPr>
        <w:t xml:space="preserve"> </w:t>
      </w:r>
      <w:r w:rsidR="008E0570" w:rsidRPr="00777793">
        <w:rPr>
          <w:rFonts w:ascii="Arial" w:hAnsi="Arial" w:cs="Arial"/>
        </w:rPr>
        <w:t xml:space="preserve">изменения заказов </w:t>
      </w:r>
      <w:r w:rsidR="00A131E4">
        <w:rPr>
          <w:rFonts w:ascii="Arial" w:hAnsi="Arial" w:cs="Arial"/>
        </w:rPr>
        <w:t>«</w:t>
      </w:r>
      <w:r w:rsidR="008E0570" w:rsidRPr="00777793">
        <w:rPr>
          <w:rFonts w:ascii="Arial" w:hAnsi="Arial" w:cs="Arial"/>
        </w:rPr>
        <w:t>IW32</w:t>
      </w:r>
      <w:r w:rsidR="003B32B2" w:rsidRPr="00B478E6">
        <w:rPr>
          <w:rFonts w:ascii="Arial" w:hAnsi="Arial" w:cs="Arial"/>
        </w:rPr>
        <w:t xml:space="preserve"> </w:t>
      </w:r>
      <w:r w:rsidR="00A131E4">
        <w:rPr>
          <w:rFonts w:ascii="Arial" w:hAnsi="Arial" w:cs="Arial"/>
        </w:rPr>
        <w:t>- Изменения заказа ТОРО»</w:t>
      </w:r>
      <w:r w:rsidR="00797717">
        <w:rPr>
          <w:rFonts w:ascii="Arial" w:hAnsi="Arial" w:cs="Arial"/>
        </w:rPr>
        <w:t xml:space="preserve">, </w:t>
      </w:r>
      <w:r w:rsidR="00A131E4">
        <w:rPr>
          <w:rFonts w:ascii="Arial" w:hAnsi="Arial" w:cs="Arial"/>
        </w:rPr>
        <w:t>«</w:t>
      </w:r>
      <w:r w:rsidR="00E667F9">
        <w:rPr>
          <w:rFonts w:ascii="Arial" w:hAnsi="Arial" w:cs="Arial"/>
        </w:rPr>
        <w:t>IW38</w:t>
      </w:r>
      <w:r w:rsidR="00A131E4">
        <w:rPr>
          <w:rFonts w:ascii="Arial" w:hAnsi="Arial" w:cs="Arial"/>
        </w:rPr>
        <w:t xml:space="preserve"> - </w:t>
      </w:r>
      <w:r w:rsidR="00E667F9">
        <w:rPr>
          <w:rFonts w:ascii="Arial" w:hAnsi="Arial" w:cs="Arial"/>
        </w:rPr>
        <w:t>Список заказов ТОРО (изменение)»</w:t>
      </w:r>
      <w:r w:rsidR="008F2D12">
        <w:rPr>
          <w:rFonts w:ascii="Arial" w:hAnsi="Arial" w:cs="Arial"/>
        </w:rPr>
        <w:t xml:space="preserve">, </w:t>
      </w:r>
      <w:r w:rsidR="00797717">
        <w:rPr>
          <w:rFonts w:ascii="Arial" w:hAnsi="Arial" w:cs="Arial"/>
        </w:rPr>
        <w:t xml:space="preserve">а также </w:t>
      </w:r>
      <w:r w:rsidR="008F2D12">
        <w:rPr>
          <w:rFonts w:ascii="Arial" w:hAnsi="Arial" w:cs="Arial"/>
        </w:rPr>
        <w:t xml:space="preserve">транзакция </w:t>
      </w:r>
      <w:r w:rsidR="00797717">
        <w:rPr>
          <w:rFonts w:ascii="Arial" w:hAnsi="Arial" w:cs="Arial"/>
        </w:rPr>
        <w:t>«</w:t>
      </w:r>
      <w:r w:rsidR="00797717" w:rsidRPr="0085761F">
        <w:rPr>
          <w:rFonts w:ascii="Arial" w:hAnsi="Arial" w:cs="Arial"/>
          <w:rPrChange w:id="2356" w:author="Попова Дарья" w:date="2020-07-23T10:58:00Z">
            <w:rPr>
              <w:rFonts w:ascii="Arial" w:hAnsi="Arial" w:cs="Arial"/>
              <w:lang w:val="en-US"/>
            </w:rPr>
          </w:rPrChange>
        </w:rPr>
        <w:t>ZPM</w:t>
      </w:r>
      <w:r w:rsidR="00797717" w:rsidRPr="001A4543">
        <w:rPr>
          <w:rFonts w:ascii="Arial" w:hAnsi="Arial" w:cs="Arial"/>
        </w:rPr>
        <w:t>_</w:t>
      </w:r>
      <w:r w:rsidR="00797717" w:rsidRPr="0085761F">
        <w:rPr>
          <w:rFonts w:ascii="Arial" w:hAnsi="Arial" w:cs="Arial"/>
          <w:rPrChange w:id="2357" w:author="Попова Дарья" w:date="2020-07-23T10:58:00Z">
            <w:rPr>
              <w:rFonts w:ascii="Arial" w:hAnsi="Arial" w:cs="Arial"/>
              <w:lang w:val="en-US"/>
            </w:rPr>
          </w:rPrChange>
        </w:rPr>
        <w:t>PLAN</w:t>
      </w:r>
      <w:r w:rsidR="00797717">
        <w:rPr>
          <w:rFonts w:ascii="Arial" w:hAnsi="Arial" w:cs="Arial"/>
        </w:rPr>
        <w:t xml:space="preserve"> – АРМ планировщика ТОиР»</w:t>
      </w:r>
      <w:r w:rsidR="00E667F9">
        <w:rPr>
          <w:rFonts w:ascii="Arial" w:hAnsi="Arial" w:cs="Arial"/>
        </w:rPr>
        <w:t>.</w:t>
      </w:r>
    </w:p>
    <w:p w14:paraId="3C6EE45C" w14:textId="42724AB2" w:rsidR="002A06B2" w:rsidRPr="00621CB6" w:rsidRDefault="002A06B2" w:rsidP="00E5429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</w:t>
      </w:r>
      <w:r w:rsidR="00E54291" w:rsidRPr="00E54291">
        <w:rPr>
          <w:rFonts w:ascii="Arial" w:hAnsi="Arial" w:cs="Arial"/>
        </w:rPr>
        <w:t xml:space="preserve"> </w:t>
      </w:r>
      <w:r w:rsidR="00E54291">
        <w:rPr>
          <w:rFonts w:ascii="Arial" w:hAnsi="Arial" w:cs="Arial"/>
        </w:rPr>
        <w:t>транзакции</w:t>
      </w:r>
      <w:r w:rsidR="00E54291" w:rsidRPr="00621CB6">
        <w:rPr>
          <w:rFonts w:ascii="Arial" w:hAnsi="Arial" w:cs="Arial"/>
        </w:rPr>
        <w:t xml:space="preserve"> </w:t>
      </w:r>
      <w:r w:rsidR="00E54291">
        <w:rPr>
          <w:rFonts w:ascii="Arial" w:hAnsi="Arial" w:cs="Arial"/>
        </w:rPr>
        <w:t xml:space="preserve">«IW38 Список заказов ТОРО (изменение)» и </w:t>
      </w:r>
      <w:r w:rsidR="00797717">
        <w:rPr>
          <w:rFonts w:ascii="Arial" w:hAnsi="Arial" w:cs="Arial"/>
        </w:rPr>
        <w:t>тран</w:t>
      </w:r>
      <w:r w:rsidR="00F67598">
        <w:rPr>
          <w:rFonts w:ascii="Arial" w:hAnsi="Arial" w:cs="Arial"/>
        </w:rPr>
        <w:t>з</w:t>
      </w:r>
      <w:r w:rsidR="00797717">
        <w:rPr>
          <w:rFonts w:ascii="Arial" w:hAnsi="Arial" w:cs="Arial"/>
        </w:rPr>
        <w:t xml:space="preserve">акции </w:t>
      </w:r>
      <w:r w:rsidR="00F67598">
        <w:rPr>
          <w:rFonts w:ascii="Arial" w:hAnsi="Arial" w:cs="Arial"/>
        </w:rPr>
        <w:t>«</w:t>
      </w:r>
      <w:r w:rsidR="00797717" w:rsidRPr="0085761F">
        <w:rPr>
          <w:rFonts w:ascii="Arial" w:hAnsi="Arial" w:cs="Arial"/>
          <w:rPrChange w:id="2358" w:author="Попова Дарья" w:date="2020-07-23T10:58:00Z">
            <w:rPr>
              <w:rFonts w:ascii="Arial" w:hAnsi="Arial" w:cs="Arial"/>
              <w:lang w:val="en-US"/>
            </w:rPr>
          </w:rPrChange>
        </w:rPr>
        <w:t>ZPM</w:t>
      </w:r>
      <w:r w:rsidR="00797717" w:rsidRPr="00845589">
        <w:rPr>
          <w:rFonts w:ascii="Arial" w:hAnsi="Arial" w:cs="Arial"/>
        </w:rPr>
        <w:t>_</w:t>
      </w:r>
      <w:r w:rsidR="00797717" w:rsidRPr="0085761F">
        <w:rPr>
          <w:rFonts w:ascii="Arial" w:hAnsi="Arial" w:cs="Arial"/>
          <w:rPrChange w:id="2359" w:author="Попова Дарья" w:date="2020-07-23T10:58:00Z">
            <w:rPr>
              <w:rFonts w:ascii="Arial" w:hAnsi="Arial" w:cs="Arial"/>
              <w:lang w:val="en-US"/>
            </w:rPr>
          </w:rPrChange>
        </w:rPr>
        <w:t>PLAN</w:t>
      </w:r>
      <w:r w:rsidR="00797717">
        <w:rPr>
          <w:rFonts w:ascii="Arial" w:hAnsi="Arial" w:cs="Arial"/>
        </w:rPr>
        <w:t xml:space="preserve"> – АРМ планировщика ТОиР</w:t>
      </w:r>
      <w:r w:rsidR="00F67598">
        <w:rPr>
          <w:rFonts w:ascii="Arial" w:hAnsi="Arial" w:cs="Arial"/>
        </w:rPr>
        <w:t>»</w:t>
      </w:r>
      <w:r w:rsidR="00797717">
        <w:rPr>
          <w:rFonts w:ascii="Arial" w:hAnsi="Arial" w:cs="Arial"/>
        </w:rPr>
        <w:t>:</w:t>
      </w:r>
    </w:p>
    <w:p w14:paraId="053B7158" w14:textId="77777777" w:rsidR="002A06B2" w:rsidRPr="00621CB6" w:rsidRDefault="002A06B2" w:rsidP="00E5429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5478013A" w14:textId="3C7EAFAE" w:rsidR="002A06B2" w:rsidRDefault="002A06B2" w:rsidP="00E54291">
      <w:pPr>
        <w:spacing w:after="240" w:line="276" w:lineRule="auto"/>
        <w:ind w:firstLine="567"/>
        <w:rPr>
          <w:ins w:id="2360" w:author="ShramkovAB" w:date="2021-04-12T16:46:00Z"/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63268824" w14:textId="41C40F86" w:rsidR="00B1281F" w:rsidRPr="00621CB6" w:rsidRDefault="00B1281F" w:rsidP="00E54291">
      <w:pPr>
        <w:spacing w:after="240" w:line="276" w:lineRule="auto"/>
        <w:ind w:firstLine="567"/>
        <w:rPr>
          <w:rFonts w:ascii="Arial" w:hAnsi="Arial" w:cs="Arial"/>
        </w:rPr>
      </w:pPr>
      <w:ins w:id="2361" w:author="ShramkovAB" w:date="2021-04-12T16:46:00Z">
        <w:r>
          <w:rPr>
            <w:rFonts w:ascii="Arial" w:hAnsi="Arial" w:cs="Arial"/>
          </w:rPr>
          <w:t>-</w:t>
        </w:r>
        <w:r w:rsidRPr="00B1281F">
          <w:rPr>
            <w:rFonts w:ascii="Arial" w:hAnsi="Arial" w:cs="Arial"/>
            <w:color w:val="000000" w:themeColor="text1"/>
          </w:rPr>
          <w:t xml:space="preserve"> </w:t>
        </w:r>
        <w:r>
          <w:rPr>
            <w:rFonts w:ascii="Arial" w:hAnsi="Arial" w:cs="Arial"/>
            <w:color w:val="000000" w:themeColor="text1"/>
          </w:rPr>
          <w:t>Г</w:t>
        </w:r>
        <w:r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Pr="008505AF">
          <w:rPr>
            <w:rFonts w:ascii="Arial" w:hAnsi="Arial" w:cs="Arial"/>
            <w:color w:val="000000" w:themeColor="text1"/>
            <w:rPrChange w:id="2362" w:author="ShramkovAB" w:date="2021-04-12T16:50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>;</w:t>
        </w:r>
      </w:ins>
    </w:p>
    <w:p w14:paraId="1AD3FA1F" w14:textId="2079BECD" w:rsidR="002A06B2" w:rsidRPr="00621CB6" w:rsidRDefault="002A06B2">
      <w:pPr>
        <w:spacing w:after="240" w:line="276" w:lineRule="auto"/>
        <w:ind w:firstLine="567"/>
        <w:rPr>
          <w:rFonts w:ascii="Arial" w:hAnsi="Arial" w:cs="Arial"/>
        </w:rPr>
        <w:pPrChange w:id="2363" w:author="Попова Дарья" w:date="2020-07-23T10:59:00Z">
          <w:pPr>
            <w:spacing w:after="240" w:line="276" w:lineRule="auto"/>
            <w:ind w:firstLine="567"/>
            <w:jc w:val="left"/>
          </w:pPr>
        </w:pPrChange>
      </w:pPr>
      <w:r w:rsidRPr="00621CB6">
        <w:rPr>
          <w:rFonts w:ascii="Arial" w:hAnsi="Arial" w:cs="Arial"/>
        </w:rPr>
        <w:t xml:space="preserve">- Период (прим.: в </w:t>
      </w:r>
      <w:r w:rsidR="00E667F9">
        <w:rPr>
          <w:rFonts w:ascii="Arial" w:hAnsi="Arial" w:cs="Arial"/>
        </w:rPr>
        <w:t>«IW38 Список заказов ТОРО (изменение)»</w:t>
      </w:r>
      <w:r w:rsidRPr="00621CB6">
        <w:rPr>
          <w:rFonts w:ascii="Arial" w:hAnsi="Arial" w:cs="Arial"/>
        </w:rPr>
        <w:t>- с .. по).</w:t>
      </w:r>
    </w:p>
    <w:p w14:paraId="1255B841" w14:textId="5C900771" w:rsidR="00E54291" w:rsidRPr="008F2D12" w:rsidRDefault="00E54291">
      <w:pPr>
        <w:spacing w:after="240" w:line="276" w:lineRule="auto"/>
        <w:ind w:firstLine="567"/>
        <w:rPr>
          <w:rFonts w:ascii="Arial" w:hAnsi="Arial" w:cs="Arial"/>
        </w:rPr>
        <w:pPrChange w:id="2364" w:author="Попова Дарья" w:date="2020-07-23T10:59:00Z">
          <w:pPr>
            <w:ind w:firstLine="567"/>
          </w:pPr>
        </w:pPrChange>
      </w:pPr>
      <w:r w:rsidRPr="00621CB6">
        <w:rPr>
          <w:rFonts w:ascii="Arial" w:hAnsi="Arial" w:cs="Arial"/>
        </w:rPr>
        <w:t>Поля для заполнения на селекционном экране</w:t>
      </w:r>
      <w:r w:rsidRPr="00E5429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разработки PM25</w:t>
      </w:r>
      <w:r w:rsidR="00696165">
        <w:rPr>
          <w:rFonts w:ascii="Arial" w:hAnsi="Arial" w:cs="Arial"/>
        </w:rPr>
        <w:t xml:space="preserve"> </w:t>
      </w:r>
      <w:r w:rsidR="00696165" w:rsidRPr="00696165">
        <w:rPr>
          <w:rFonts w:ascii="Arial" w:hAnsi="Arial" w:cs="Arial"/>
        </w:rPr>
        <w:t>Отчет по целесообразности использования МТР в заказах ТОРО</w:t>
      </w:r>
      <w:r w:rsidR="008F2D12" w:rsidRPr="00B478E6">
        <w:rPr>
          <w:rFonts w:ascii="Arial" w:hAnsi="Arial" w:cs="Arial"/>
        </w:rPr>
        <w:t xml:space="preserve"> (</w:t>
      </w:r>
      <w:r w:rsidR="008F2D12">
        <w:rPr>
          <w:rFonts w:ascii="Arial" w:hAnsi="Arial" w:cs="Arial"/>
        </w:rPr>
        <w:t>используется транзакция</w:t>
      </w:r>
      <w:r w:rsidR="008F2D12" w:rsidRPr="00B478E6">
        <w:rPr>
          <w:rFonts w:ascii="Arial" w:hAnsi="Arial" w:cs="Arial"/>
        </w:rPr>
        <w:t xml:space="preserve"> </w:t>
      </w:r>
      <w:r w:rsidR="00797717" w:rsidRPr="0085761F">
        <w:rPr>
          <w:rFonts w:ascii="Arial" w:hAnsi="Arial" w:cs="Arial"/>
          <w:rPrChange w:id="2365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r w:rsidR="00797717">
        <w:rPr>
          <w:rFonts w:ascii="Arial" w:hAnsi="Arial" w:cs="Arial"/>
        </w:rPr>
        <w:t>_</w:t>
      </w:r>
      <w:r w:rsidR="00797717" w:rsidRPr="0085761F">
        <w:rPr>
          <w:rFonts w:ascii="Arial" w:hAnsi="Arial" w:cs="Arial"/>
          <w:rPrChange w:id="2366" w:author="Попова Дарья" w:date="2020-07-23T10:59:00Z">
            <w:rPr>
              <w:rFonts w:ascii="Arial" w:hAnsi="Arial" w:cs="Arial"/>
              <w:lang w:val="en-US"/>
            </w:rPr>
          </w:rPrChange>
        </w:rPr>
        <w:t>MTR</w:t>
      </w:r>
      <w:r w:rsidR="008F2D12" w:rsidRPr="00B478E6">
        <w:rPr>
          <w:rFonts w:ascii="Arial" w:hAnsi="Arial" w:cs="Arial"/>
        </w:rPr>
        <w:t>)</w:t>
      </w:r>
    </w:p>
    <w:p w14:paraId="682711A6" w14:textId="77777777" w:rsidR="00EB71E3" w:rsidRPr="00621CB6" w:rsidRDefault="00EB71E3" w:rsidP="00EB71E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3DDD0DE2" w14:textId="77777777" w:rsidR="00EB71E3" w:rsidRPr="00621CB6" w:rsidRDefault="00EB71E3" w:rsidP="00EB71E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0FEBA5FC" w14:textId="34CD0829" w:rsidR="00E54291" w:rsidRDefault="00EB71E3">
      <w:pPr>
        <w:spacing w:after="240" w:line="276" w:lineRule="auto"/>
        <w:ind w:firstLine="567"/>
        <w:rPr>
          <w:rFonts w:ascii="Arial" w:hAnsi="Arial" w:cs="Arial"/>
        </w:rPr>
        <w:pPrChange w:id="2367" w:author="Попова Дарья" w:date="2020-07-23T10:59:00Z">
          <w:pPr>
            <w:ind w:firstLine="567"/>
          </w:pPr>
        </w:pPrChange>
      </w:pPr>
      <w:r w:rsidRPr="00621CB6">
        <w:rPr>
          <w:rFonts w:ascii="Arial" w:hAnsi="Arial" w:cs="Arial"/>
        </w:rPr>
        <w:t>- Период</w:t>
      </w:r>
      <w:r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(с .. по)</w:t>
      </w:r>
    </w:p>
    <w:p w14:paraId="3F95FFD2" w14:textId="77777777" w:rsidR="00E54291" w:rsidRDefault="00E54291">
      <w:pPr>
        <w:spacing w:after="240" w:line="276" w:lineRule="auto"/>
        <w:ind w:firstLine="567"/>
        <w:rPr>
          <w:rFonts w:ascii="Arial" w:hAnsi="Arial" w:cs="Arial"/>
        </w:rPr>
        <w:pPrChange w:id="2368" w:author="Попова Дарья" w:date="2020-07-23T10:59:00Z">
          <w:pPr>
            <w:ind w:firstLine="567"/>
          </w:pPr>
        </w:pPrChange>
      </w:pPr>
    </w:p>
    <w:p w14:paraId="4B4396C1" w14:textId="3148E9A6" w:rsidR="00C97D67" w:rsidRDefault="000E5A9A">
      <w:pPr>
        <w:pStyle w:val="4"/>
      </w:pPr>
      <w:r>
        <w:t>Шаг процесса 20</w:t>
      </w:r>
      <w:r w:rsidR="00C97D67" w:rsidRPr="00621CB6">
        <w:t xml:space="preserve">0 – Согласование плана-графика </w:t>
      </w:r>
      <w:r w:rsidR="00A52636">
        <w:t>воздействий на ПА</w:t>
      </w:r>
      <w:r w:rsidR="00C97D67" w:rsidRPr="00621CB6">
        <w:t xml:space="preserve"> Подразделения ГС</w:t>
      </w:r>
    </w:p>
    <w:p w14:paraId="38A45063" w14:textId="0CDFC91D" w:rsidR="00261996" w:rsidRPr="0085761F" w:rsidDel="0085761F" w:rsidRDefault="00261996" w:rsidP="001A4543">
      <w:pPr>
        <w:rPr>
          <w:del w:id="2369" w:author="Попова Дарья" w:date="2020-07-23T10:59:00Z"/>
          <w:rFonts w:ascii="Arial" w:hAnsi="Arial" w:cs="Arial"/>
          <w:rPrChange w:id="2370" w:author="Попова Дарья" w:date="2020-07-23T10:59:00Z">
            <w:rPr>
              <w:del w:id="2371" w:author="Попова Дарья" w:date="2020-07-23T10:59:00Z"/>
              <w:rFonts w:eastAsiaTheme="majorEastAsia"/>
              <w:i/>
              <w:caps/>
            </w:rPr>
          </w:rPrChange>
        </w:rPr>
      </w:pPr>
    </w:p>
    <w:p w14:paraId="7F6C26C6" w14:textId="71D8EB2C" w:rsidR="00C97D67" w:rsidRPr="00621CB6" w:rsidRDefault="00612DED" w:rsidP="003E47E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При получении бумажного документа «План-график воздействий на ПА на месяц» </w:t>
      </w:r>
      <w:r w:rsidR="00A079A4" w:rsidRPr="00621CB6">
        <w:rPr>
          <w:rFonts w:ascii="Arial" w:hAnsi="Arial" w:cs="Arial"/>
        </w:rPr>
        <w:t>Главный специалист</w:t>
      </w:r>
      <w:r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выбирает в системе заказы ТОРО, с пользовательским статусом «</w:t>
      </w:r>
      <w:r w:rsidR="003E47EE" w:rsidRPr="00621CB6">
        <w:rPr>
          <w:rFonts w:ascii="Arial" w:hAnsi="Arial" w:cs="Arial"/>
        </w:rPr>
        <w:t>ССПЛ</w:t>
      </w:r>
      <w:r w:rsidRPr="00621CB6">
        <w:rPr>
          <w:rFonts w:ascii="Arial" w:hAnsi="Arial" w:cs="Arial"/>
        </w:rPr>
        <w:t xml:space="preserve"> – согласован</w:t>
      </w:r>
      <w:r w:rsidR="003E47EE" w:rsidRPr="00621CB6">
        <w:rPr>
          <w:rFonts w:ascii="Arial" w:hAnsi="Arial" w:cs="Arial"/>
        </w:rPr>
        <w:t>о</w:t>
      </w:r>
      <w:r w:rsidRPr="00621CB6">
        <w:rPr>
          <w:rFonts w:ascii="Arial" w:hAnsi="Arial" w:cs="Arial"/>
        </w:rPr>
        <w:t xml:space="preserve"> </w:t>
      </w:r>
      <w:r w:rsidR="003E47EE" w:rsidRPr="00621CB6">
        <w:rPr>
          <w:rFonts w:ascii="Arial" w:hAnsi="Arial" w:cs="Arial"/>
        </w:rPr>
        <w:t xml:space="preserve">старшим </w:t>
      </w:r>
      <w:r w:rsidRPr="00621CB6">
        <w:rPr>
          <w:rFonts w:ascii="Arial" w:hAnsi="Arial" w:cs="Arial"/>
        </w:rPr>
        <w:t>планировщиком ТОиР», проверяет корректность планирования используя разработку (№ в реестре разработок PM</w:t>
      </w:r>
      <w:r w:rsidRPr="00B478E6">
        <w:rPr>
          <w:rFonts w:ascii="Arial" w:hAnsi="Arial" w:cs="Arial"/>
        </w:rPr>
        <w:t>2</w:t>
      </w:r>
      <w:r w:rsidR="00074167" w:rsidRPr="00621CB6">
        <w:rPr>
          <w:rFonts w:ascii="Arial" w:hAnsi="Arial" w:cs="Arial"/>
        </w:rPr>
        <w:t>4</w:t>
      </w:r>
      <w:r w:rsidRPr="00621CB6">
        <w:rPr>
          <w:rFonts w:ascii="Arial" w:hAnsi="Arial" w:cs="Arial"/>
        </w:rPr>
        <w:t xml:space="preserve"> "Печать плана-графика</w:t>
      </w:r>
      <w:r w:rsidR="00074167" w:rsidRPr="00621CB6">
        <w:rPr>
          <w:rFonts w:ascii="Arial" w:hAnsi="Arial" w:cs="Arial"/>
        </w:rPr>
        <w:t xml:space="preserve"> воздействий на ПА</w:t>
      </w:r>
      <w:r w:rsidRPr="00621CB6">
        <w:rPr>
          <w:rFonts w:ascii="Arial" w:hAnsi="Arial" w:cs="Arial"/>
        </w:rPr>
        <w:t>"</w:t>
      </w:r>
      <w:r w:rsidR="008F2D12">
        <w:rPr>
          <w:rFonts w:ascii="Arial" w:hAnsi="Arial" w:cs="Arial"/>
        </w:rPr>
        <w:t xml:space="preserve">, транзакция </w:t>
      </w:r>
      <w:r w:rsidR="008F2D12" w:rsidRPr="0085761F">
        <w:rPr>
          <w:rFonts w:ascii="Arial" w:hAnsi="Arial" w:cs="Arial"/>
          <w:rPrChange w:id="2372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ins w:id="2373" w:author="Александр Шрамков" w:date="2021-03-12T18:56:00Z">
        <w:r w:rsidR="00E21DBB">
          <w:rPr>
            <w:rFonts w:ascii="Arial" w:hAnsi="Arial" w:cs="Arial"/>
          </w:rPr>
          <w:t>_</w:t>
        </w:r>
        <w:r w:rsidR="00E21DBB">
          <w:rPr>
            <w:rFonts w:ascii="Arial" w:hAnsi="Arial" w:cs="Arial"/>
            <w:lang w:val="en-US"/>
          </w:rPr>
          <w:t>PLAN</w:t>
        </w:r>
      </w:ins>
      <w:del w:id="2374" w:author="Александр Шрамков" w:date="2021-03-12T18:56:00Z">
        <w:r w:rsidR="008F2D12" w:rsidRPr="00B478E6" w:rsidDel="00E21DBB">
          <w:rPr>
            <w:rFonts w:ascii="Arial" w:hAnsi="Arial" w:cs="Arial"/>
          </w:rPr>
          <w:delText>24</w:delText>
        </w:r>
      </w:del>
      <w:r w:rsidR="001D278C" w:rsidRPr="00621CB6">
        <w:rPr>
          <w:rFonts w:ascii="Arial" w:hAnsi="Arial" w:cs="Arial"/>
        </w:rPr>
        <w:t>),</w:t>
      </w:r>
      <w:r w:rsidRPr="00621CB6">
        <w:rPr>
          <w:rFonts w:ascii="Arial" w:hAnsi="Arial" w:cs="Arial"/>
        </w:rPr>
        <w:t xml:space="preserve"> </w:t>
      </w:r>
      <w:r w:rsidR="00074167" w:rsidRPr="00621CB6">
        <w:rPr>
          <w:rFonts w:ascii="Arial" w:hAnsi="Arial" w:cs="Arial"/>
        </w:rPr>
        <w:t xml:space="preserve">либо стандартную транзакцию для изменения </w:t>
      </w:r>
      <w:r w:rsidR="00074167" w:rsidRPr="00621CB6">
        <w:rPr>
          <w:rFonts w:ascii="Arial" w:hAnsi="Arial" w:cs="Arial"/>
        </w:rPr>
        <w:lastRenderedPageBreak/>
        <w:t xml:space="preserve">списка </w:t>
      </w:r>
      <w:r w:rsidRPr="00621CB6">
        <w:rPr>
          <w:rFonts w:ascii="Arial" w:hAnsi="Arial" w:cs="Arial"/>
        </w:rPr>
        <w:t>заказов (IW38)</w:t>
      </w:r>
      <w:r w:rsidR="003E47EE" w:rsidRPr="00621CB6">
        <w:rPr>
          <w:rFonts w:ascii="Arial" w:hAnsi="Arial" w:cs="Arial"/>
        </w:rPr>
        <w:t>.</w:t>
      </w:r>
      <w:r w:rsidR="00C97D67" w:rsidRPr="00621CB6">
        <w:rPr>
          <w:rFonts w:ascii="Arial" w:hAnsi="Arial" w:cs="Arial"/>
        </w:rPr>
        <w:t xml:space="preserve"> </w:t>
      </w:r>
      <w:r w:rsidR="00F620E0" w:rsidRPr="00621CB6">
        <w:rPr>
          <w:rFonts w:ascii="Arial" w:hAnsi="Arial" w:cs="Arial"/>
        </w:rPr>
        <w:t>В</w:t>
      </w:r>
      <w:r w:rsidR="00C97D67" w:rsidRPr="00621CB6">
        <w:rPr>
          <w:rFonts w:ascii="Arial" w:hAnsi="Arial" w:cs="Arial"/>
        </w:rPr>
        <w:t xml:space="preserve"> случае отсутствия замечаний</w:t>
      </w:r>
      <w:r w:rsidR="00F620E0" w:rsidRPr="00621CB6">
        <w:rPr>
          <w:rFonts w:ascii="Arial" w:hAnsi="Arial" w:cs="Arial"/>
        </w:rPr>
        <w:t xml:space="preserve">, </w:t>
      </w:r>
      <w:r w:rsidR="00A079A4" w:rsidRPr="00621CB6">
        <w:rPr>
          <w:rFonts w:ascii="Arial" w:hAnsi="Arial" w:cs="Arial"/>
        </w:rPr>
        <w:t>Главный специалист</w:t>
      </w:r>
      <w:r w:rsidR="00F620E0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97D67" w:rsidRPr="00621CB6">
        <w:rPr>
          <w:rFonts w:ascii="Arial" w:hAnsi="Arial" w:cs="Arial"/>
        </w:rPr>
        <w:t xml:space="preserve">согласует план-график </w:t>
      </w:r>
      <w:r w:rsidR="00A52636">
        <w:rPr>
          <w:rFonts w:ascii="Arial" w:hAnsi="Arial" w:cs="Arial"/>
        </w:rPr>
        <w:t>воздействий на ПА</w:t>
      </w:r>
      <w:r w:rsidR="00F620E0" w:rsidRPr="00621CB6">
        <w:rPr>
          <w:rFonts w:ascii="Arial" w:hAnsi="Arial" w:cs="Arial"/>
        </w:rPr>
        <w:t>, путем установки статуса «СГГС - согласовано главным специалистом»</w:t>
      </w:r>
      <w:r w:rsidR="00B77DCE" w:rsidRPr="00621CB6">
        <w:rPr>
          <w:rFonts w:ascii="Arial" w:hAnsi="Arial" w:cs="Arial"/>
        </w:rPr>
        <w:t xml:space="preserve">. </w:t>
      </w:r>
      <w:r w:rsidR="003E47EE" w:rsidRPr="00621CB6">
        <w:rPr>
          <w:rFonts w:ascii="Arial" w:hAnsi="Arial" w:cs="Arial"/>
        </w:rPr>
        <w:t xml:space="preserve">В случае наличия замечаний, устанавливает на заказах статус </w:t>
      </w:r>
      <w:r w:rsidR="003876D8" w:rsidRPr="00621CB6">
        <w:rPr>
          <w:rFonts w:ascii="Arial" w:hAnsi="Arial" w:cs="Arial"/>
        </w:rPr>
        <w:t>«</w:t>
      </w:r>
      <w:r w:rsidR="003137FA" w:rsidRPr="00621CB6">
        <w:rPr>
          <w:rFonts w:ascii="Arial" w:hAnsi="Arial" w:cs="Arial"/>
        </w:rPr>
        <w:t xml:space="preserve">КОРР </w:t>
      </w:r>
      <w:r w:rsidR="003876D8" w:rsidRPr="00621CB6">
        <w:rPr>
          <w:rFonts w:ascii="Arial" w:hAnsi="Arial" w:cs="Arial"/>
        </w:rPr>
        <w:t>–</w:t>
      </w:r>
      <w:r w:rsidR="003137FA" w:rsidRPr="00621CB6">
        <w:rPr>
          <w:rFonts w:ascii="Arial" w:hAnsi="Arial" w:cs="Arial"/>
        </w:rPr>
        <w:t xml:space="preserve"> </w:t>
      </w:r>
      <w:r w:rsidR="003876D8" w:rsidRPr="00621CB6">
        <w:rPr>
          <w:rFonts w:ascii="Arial" w:hAnsi="Arial" w:cs="Arial"/>
        </w:rPr>
        <w:t xml:space="preserve">заказ требует корректировки». При этом происходит автоматическое сбрасывание статуса на «План - </w:t>
      </w:r>
      <w:r w:rsidR="003E47EE" w:rsidRPr="00621CB6">
        <w:rPr>
          <w:rFonts w:ascii="Arial" w:hAnsi="Arial" w:cs="Arial"/>
        </w:rPr>
        <w:t>планируется</w:t>
      </w:r>
      <w:r w:rsidR="003876D8" w:rsidRPr="00621CB6">
        <w:rPr>
          <w:rFonts w:ascii="Arial" w:hAnsi="Arial" w:cs="Arial"/>
        </w:rPr>
        <w:t>»</w:t>
      </w:r>
      <w:r w:rsidR="00F67598" w:rsidRPr="001A4543">
        <w:rPr>
          <w:rFonts w:ascii="Arial" w:hAnsi="Arial" w:cs="Arial"/>
        </w:rPr>
        <w:t xml:space="preserve">. </w:t>
      </w:r>
      <w:r w:rsidR="00E6182C" w:rsidRPr="00621CB6">
        <w:rPr>
          <w:rFonts w:ascii="Arial" w:hAnsi="Arial" w:cs="Arial"/>
        </w:rPr>
        <w:t xml:space="preserve">Главный специалист ТОиР </w:t>
      </w:r>
      <w:r w:rsidR="007C2A87">
        <w:rPr>
          <w:rFonts w:ascii="Arial" w:hAnsi="Arial" w:cs="Arial"/>
        </w:rPr>
        <w:t xml:space="preserve">УО </w:t>
      </w:r>
      <w:r w:rsidR="003E47EE" w:rsidRPr="00621CB6">
        <w:rPr>
          <w:rFonts w:ascii="Arial" w:hAnsi="Arial" w:cs="Arial"/>
        </w:rPr>
        <w:t xml:space="preserve">отправляет </w:t>
      </w:r>
      <w:r w:rsidR="00FC5042">
        <w:rPr>
          <w:rFonts w:ascii="Arial" w:hAnsi="Arial" w:cs="Arial"/>
        </w:rPr>
        <w:t xml:space="preserve">по e-mail </w:t>
      </w:r>
      <w:r w:rsidR="003E47EE" w:rsidRPr="00621CB6">
        <w:rPr>
          <w:rFonts w:ascii="Arial" w:hAnsi="Arial" w:cs="Arial"/>
        </w:rPr>
        <w:t xml:space="preserve">лист замечаний </w:t>
      </w:r>
      <w:r w:rsidR="00E6182C" w:rsidRPr="00621CB6">
        <w:rPr>
          <w:rFonts w:ascii="Arial" w:hAnsi="Arial" w:cs="Arial"/>
        </w:rPr>
        <w:t>П</w:t>
      </w:r>
      <w:r w:rsidR="003E47EE" w:rsidRPr="00621CB6">
        <w:rPr>
          <w:rFonts w:ascii="Arial" w:hAnsi="Arial" w:cs="Arial"/>
        </w:rPr>
        <w:t>ланировщику</w:t>
      </w:r>
      <w:r w:rsidR="00E6182C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>УО</w:t>
      </w:r>
      <w:r w:rsidR="007450E5">
        <w:rPr>
          <w:rFonts w:ascii="Arial" w:hAnsi="Arial" w:cs="Arial"/>
        </w:rPr>
        <w:t>, при этом также может вносить комментарии в тексты (поле «подробный текст») отдельных заказов ТОРО</w:t>
      </w:r>
      <w:r w:rsidR="003E47EE" w:rsidRPr="00621CB6">
        <w:rPr>
          <w:rFonts w:ascii="Arial" w:hAnsi="Arial" w:cs="Arial"/>
        </w:rPr>
        <w:t xml:space="preserve">, после чего цикл обработки заказов </w:t>
      </w:r>
      <w:r w:rsidR="00E6182C" w:rsidRPr="00621CB6">
        <w:rPr>
          <w:rFonts w:ascii="Arial" w:hAnsi="Arial" w:cs="Arial"/>
        </w:rPr>
        <w:t xml:space="preserve">Планировщиком ТОиР </w:t>
      </w:r>
      <w:r w:rsidR="007C2A87">
        <w:rPr>
          <w:rFonts w:ascii="Arial" w:hAnsi="Arial" w:cs="Arial"/>
        </w:rPr>
        <w:t xml:space="preserve">УО </w:t>
      </w:r>
      <w:r w:rsidR="003E47EE" w:rsidRPr="00621CB6">
        <w:rPr>
          <w:rFonts w:ascii="Arial" w:hAnsi="Arial" w:cs="Arial"/>
        </w:rPr>
        <w:t>повторяется, а план-график проходит повторное согласование.</w:t>
      </w:r>
    </w:p>
    <w:p w14:paraId="4553C998" w14:textId="2AAD7E64" w:rsidR="00BC3371" w:rsidRDefault="00BC3371" w:rsidP="00671923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Используется </w:t>
      </w:r>
      <w:r w:rsidRPr="00621CB6">
        <w:rPr>
          <w:rFonts w:ascii="Arial" w:hAnsi="Arial" w:cs="Arial"/>
        </w:rPr>
        <w:t xml:space="preserve">стандартная транзакция </w:t>
      </w:r>
      <w:r w:rsidRPr="00777793">
        <w:rPr>
          <w:rFonts w:ascii="Arial" w:hAnsi="Arial" w:cs="Arial"/>
        </w:rPr>
        <w:t xml:space="preserve">изменения заказов </w:t>
      </w:r>
      <w:r>
        <w:rPr>
          <w:rFonts w:ascii="Arial" w:hAnsi="Arial" w:cs="Arial"/>
        </w:rPr>
        <w:t>«</w:t>
      </w:r>
      <w:r w:rsidRPr="00777793">
        <w:rPr>
          <w:rFonts w:ascii="Arial" w:hAnsi="Arial" w:cs="Arial"/>
        </w:rPr>
        <w:t>IW32</w:t>
      </w:r>
      <w:r w:rsidRPr="00595A3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 Изменения заказа ТОРО» или «IW38 - Список заказов ТОРО (изменение)»</w:t>
      </w:r>
      <w:r w:rsidR="00F67598">
        <w:rPr>
          <w:rFonts w:ascii="Arial" w:hAnsi="Arial" w:cs="Arial"/>
        </w:rPr>
        <w:t>, а также транзакция «</w:t>
      </w:r>
      <w:r w:rsidR="00F67598" w:rsidRPr="0085761F">
        <w:rPr>
          <w:rFonts w:ascii="Arial" w:hAnsi="Arial" w:cs="Arial"/>
          <w:rPrChange w:id="2375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r w:rsidR="00F67598" w:rsidRPr="00845589">
        <w:rPr>
          <w:rFonts w:ascii="Arial" w:hAnsi="Arial" w:cs="Arial"/>
        </w:rPr>
        <w:t>_</w:t>
      </w:r>
      <w:r w:rsidR="00F67598" w:rsidRPr="0085761F">
        <w:rPr>
          <w:rFonts w:ascii="Arial" w:hAnsi="Arial" w:cs="Arial"/>
          <w:rPrChange w:id="2376" w:author="Попова Дарья" w:date="2020-07-23T10:59:00Z">
            <w:rPr>
              <w:rFonts w:ascii="Arial" w:hAnsi="Arial" w:cs="Arial"/>
              <w:lang w:val="en-US"/>
            </w:rPr>
          </w:rPrChange>
        </w:rPr>
        <w:t>PLAN</w:t>
      </w:r>
      <w:r w:rsidR="00F67598">
        <w:rPr>
          <w:rFonts w:ascii="Arial" w:hAnsi="Arial" w:cs="Arial"/>
        </w:rPr>
        <w:t xml:space="preserve"> – АРМ планировщика ТОиР»:</w:t>
      </w:r>
    </w:p>
    <w:p w14:paraId="08441204" w14:textId="623074C4" w:rsidR="00671923" w:rsidRPr="00621CB6" w:rsidRDefault="00671923" w:rsidP="0067192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Поля для заполнения на селекционном экране </w:t>
      </w:r>
      <w:r w:rsidR="00E667F9">
        <w:rPr>
          <w:rFonts w:ascii="Arial" w:hAnsi="Arial" w:cs="Arial"/>
        </w:rPr>
        <w:t>«IW38 Список заказов ТОРО (изменение)</w:t>
      </w:r>
      <w:r w:rsidR="00F67598">
        <w:rPr>
          <w:rFonts w:ascii="Arial" w:hAnsi="Arial" w:cs="Arial"/>
        </w:rPr>
        <w:t xml:space="preserve"> и «</w:t>
      </w:r>
      <w:r w:rsidR="00F67598" w:rsidRPr="0085761F">
        <w:rPr>
          <w:rFonts w:ascii="Arial" w:hAnsi="Arial" w:cs="Arial"/>
          <w:rPrChange w:id="2377" w:author="Попова Дарья" w:date="2020-07-23T10:59:00Z">
            <w:rPr>
              <w:rFonts w:ascii="Arial" w:hAnsi="Arial" w:cs="Arial"/>
              <w:lang w:val="en-US"/>
            </w:rPr>
          </w:rPrChange>
        </w:rPr>
        <w:t>ZPM</w:t>
      </w:r>
      <w:r w:rsidR="00F67598" w:rsidRPr="00845589">
        <w:rPr>
          <w:rFonts w:ascii="Arial" w:hAnsi="Arial" w:cs="Arial"/>
        </w:rPr>
        <w:t>_</w:t>
      </w:r>
      <w:r w:rsidR="00F67598" w:rsidRPr="0085761F">
        <w:rPr>
          <w:rFonts w:ascii="Arial" w:hAnsi="Arial" w:cs="Arial"/>
          <w:rPrChange w:id="2378" w:author="Попова Дарья" w:date="2020-07-23T10:59:00Z">
            <w:rPr>
              <w:rFonts w:ascii="Arial" w:hAnsi="Arial" w:cs="Arial"/>
              <w:lang w:val="en-US"/>
            </w:rPr>
          </w:rPrChange>
        </w:rPr>
        <w:t>PLAN</w:t>
      </w:r>
      <w:r w:rsidR="00F67598">
        <w:rPr>
          <w:rFonts w:ascii="Arial" w:hAnsi="Arial" w:cs="Arial"/>
        </w:rPr>
        <w:t xml:space="preserve"> – АРМ планировщика ТОиР»</w:t>
      </w:r>
      <w:r w:rsidRPr="00621CB6">
        <w:rPr>
          <w:rFonts w:ascii="Arial" w:hAnsi="Arial" w:cs="Arial"/>
        </w:rPr>
        <w:t>:</w:t>
      </w:r>
    </w:p>
    <w:p w14:paraId="3673DD60" w14:textId="77777777" w:rsidR="00671923" w:rsidRPr="00621CB6" w:rsidRDefault="00671923">
      <w:pPr>
        <w:spacing w:after="240" w:line="276" w:lineRule="auto"/>
        <w:ind w:firstLine="567"/>
        <w:rPr>
          <w:rFonts w:ascii="Arial" w:hAnsi="Arial" w:cs="Arial"/>
        </w:rPr>
        <w:pPrChange w:id="2379" w:author="Попова Дарья" w:date="2020-07-23T10:59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Техническое место;</w:t>
      </w:r>
    </w:p>
    <w:p w14:paraId="16006F03" w14:textId="77777777" w:rsidR="00671923" w:rsidRPr="00621CB6" w:rsidRDefault="00671923">
      <w:pPr>
        <w:spacing w:after="240" w:line="276" w:lineRule="auto"/>
        <w:ind w:firstLine="567"/>
        <w:rPr>
          <w:rFonts w:ascii="Arial" w:hAnsi="Arial" w:cs="Arial"/>
        </w:rPr>
        <w:pPrChange w:id="2380" w:author="Попова Дарья" w:date="2020-07-23T10:59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Группа планирования;</w:t>
      </w:r>
    </w:p>
    <w:p w14:paraId="29AF9657" w14:textId="7C6C76A8" w:rsidR="00671923" w:rsidRPr="00621CB6" w:rsidRDefault="00671923">
      <w:pPr>
        <w:spacing w:after="240" w:line="276" w:lineRule="auto"/>
        <w:ind w:firstLine="567"/>
        <w:rPr>
          <w:rFonts w:ascii="Arial" w:hAnsi="Arial" w:cs="Arial"/>
        </w:rPr>
        <w:pPrChange w:id="2381" w:author="Попова Дарья" w:date="2020-07-23T10:59:00Z">
          <w:pPr>
            <w:spacing w:after="240" w:line="276" w:lineRule="auto"/>
            <w:ind w:left="927"/>
            <w:jc w:val="left"/>
          </w:pPr>
        </w:pPrChange>
      </w:pPr>
      <w:r w:rsidRPr="00621CB6">
        <w:rPr>
          <w:rFonts w:ascii="Arial" w:hAnsi="Arial" w:cs="Arial"/>
        </w:rPr>
        <w:t xml:space="preserve">- </w:t>
      </w:r>
      <w:ins w:id="2382" w:author="ShramkovAB" w:date="2021-04-12T16:47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>
          <w:rPr>
            <w:rFonts w:ascii="Arial" w:hAnsi="Arial" w:cs="Arial"/>
          </w:rPr>
          <w:t>.</w:t>
        </w:r>
      </w:ins>
      <w:del w:id="2383" w:author="ShramkovAB" w:date="2021-04-12T16:47:00Z">
        <w:r w:rsidRPr="00621CB6" w:rsidDel="00B1281F">
          <w:rPr>
            <w:rFonts w:ascii="Arial" w:hAnsi="Arial" w:cs="Arial"/>
          </w:rPr>
          <w:delText>Период (с .. по).</w:delText>
        </w:r>
      </w:del>
    </w:p>
    <w:p w14:paraId="57967221" w14:textId="77777777" w:rsidR="00C97D67" w:rsidRPr="00621CB6" w:rsidRDefault="00C97D67">
      <w:pPr>
        <w:spacing w:after="240" w:line="276" w:lineRule="auto"/>
        <w:ind w:firstLine="567"/>
        <w:rPr>
          <w:rFonts w:ascii="Arial" w:hAnsi="Arial" w:cs="Arial"/>
        </w:rPr>
        <w:pPrChange w:id="2384" w:author="Попова Дарья" w:date="2020-07-23T10:59:00Z">
          <w:pPr/>
        </w:pPrChange>
      </w:pPr>
    </w:p>
    <w:p w14:paraId="1CEC20F9" w14:textId="43FCAFA3" w:rsidR="00CD68FF" w:rsidRDefault="00CD68FF">
      <w:pPr>
        <w:pStyle w:val="4"/>
      </w:pPr>
      <w:r w:rsidRPr="00621CB6">
        <w:t>Шаг процесс</w:t>
      </w:r>
      <w:r>
        <w:t>а 21</w:t>
      </w:r>
      <w:r w:rsidRPr="00621CB6">
        <w:t>0 – Формирование сводног</w:t>
      </w:r>
      <w:r>
        <w:t>о отчета по КТГ Предприятия на месяц</w:t>
      </w:r>
    </w:p>
    <w:p w14:paraId="153F76B4" w14:textId="5CD7D898" w:rsidR="00CD68FF" w:rsidRDefault="00CD68FF" w:rsidP="00CD68FF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случае </w:t>
      </w:r>
      <w:r>
        <w:rPr>
          <w:rFonts w:ascii="Arial" w:hAnsi="Arial" w:cs="Arial"/>
        </w:rPr>
        <w:t xml:space="preserve">отсутствия </w:t>
      </w:r>
      <w:r w:rsidRPr="00621CB6">
        <w:rPr>
          <w:rFonts w:ascii="Arial" w:hAnsi="Arial" w:cs="Arial"/>
        </w:rPr>
        <w:t xml:space="preserve">системы </w:t>
      </w:r>
      <w:r w:rsidR="005E7DBB" w:rsidRPr="0085761F">
        <w:rPr>
          <w:rFonts w:ascii="Arial" w:hAnsi="Arial" w:cs="Arial"/>
          <w:rPrChange w:id="2385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386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Pr="00621CB6">
        <w:rPr>
          <w:rFonts w:ascii="Arial" w:hAnsi="Arial" w:cs="Arial"/>
        </w:rPr>
        <w:t xml:space="preserve"> в подразделении, шаг выполняется идентично описанному в </w:t>
      </w:r>
      <w:r>
        <w:rPr>
          <w:rFonts w:ascii="Arial" w:hAnsi="Arial" w:cs="Arial"/>
        </w:rPr>
        <w:t xml:space="preserve">КД </w:t>
      </w:r>
      <w:r w:rsidRPr="00621CB6">
        <w:rPr>
          <w:rFonts w:ascii="Arial" w:hAnsi="Arial" w:cs="Arial"/>
        </w:rPr>
        <w:t>«</w:t>
      </w:r>
      <w:del w:id="2387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2388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 xml:space="preserve">52.РM.КД Годовое планирование воздействий на ПА» в разделе </w:t>
      </w:r>
      <w:r>
        <w:rPr>
          <w:rFonts w:ascii="Arial" w:hAnsi="Arial" w:cs="Arial"/>
        </w:rPr>
        <w:t xml:space="preserve">Шаг 390 - </w:t>
      </w:r>
      <w:r w:rsidRPr="00621CB6">
        <w:rPr>
          <w:rFonts w:ascii="Arial" w:hAnsi="Arial" w:cs="Arial"/>
        </w:rPr>
        <w:t>«Формирование сво</w:t>
      </w:r>
      <w:r>
        <w:rPr>
          <w:rFonts w:ascii="Arial" w:hAnsi="Arial" w:cs="Arial"/>
        </w:rPr>
        <w:t>дного отчета по КТГ Предприятия</w:t>
      </w:r>
      <w:r w:rsidRPr="00621CB6">
        <w:rPr>
          <w:rFonts w:ascii="Arial" w:hAnsi="Arial" w:cs="Arial"/>
        </w:rPr>
        <w:t>».</w:t>
      </w:r>
    </w:p>
    <w:p w14:paraId="4E2AB685" w14:textId="5A2D465F" w:rsidR="00CD68FF" w:rsidRPr="001A4543" w:rsidRDefault="00CD68FF" w:rsidP="001A4543">
      <w:pPr>
        <w:spacing w:after="24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 xml:space="preserve">Главный специалист ТОиР </w:t>
      </w:r>
      <w:r w:rsidR="00E701F5">
        <w:rPr>
          <w:rFonts w:ascii="Arial" w:hAnsi="Arial" w:cs="Arial"/>
        </w:rPr>
        <w:t xml:space="preserve">УО </w:t>
      </w:r>
      <w:r w:rsidRPr="001A4543">
        <w:rPr>
          <w:rFonts w:ascii="Arial" w:hAnsi="Arial" w:cs="Arial"/>
        </w:rPr>
        <w:t>Предприятия формирует сводный отчет по КТГ Предприятия для согласования с ПТО</w:t>
      </w:r>
      <w:r>
        <w:rPr>
          <w:rFonts w:ascii="Arial" w:hAnsi="Arial" w:cs="Arial"/>
        </w:rPr>
        <w:t>.</w:t>
      </w:r>
    </w:p>
    <w:p w14:paraId="0EA794B5" w14:textId="282A13EC" w:rsidR="00DF6D32" w:rsidRPr="00547363" w:rsidRDefault="00CD68FF" w:rsidP="00DF6D32">
      <w:pPr>
        <w:spacing w:after="240" w:line="276" w:lineRule="auto"/>
        <w:ind w:firstLine="567"/>
        <w:rPr>
          <w:ins w:id="2389" w:author="Александр Шрамков" w:date="2021-03-12T19:00:00Z"/>
          <w:rFonts w:ascii="Arial" w:hAnsi="Arial" w:cs="Arial"/>
          <w:szCs w:val="24"/>
        </w:rPr>
      </w:pPr>
      <w:r w:rsidRPr="00621CB6">
        <w:rPr>
          <w:rFonts w:ascii="Arial" w:hAnsi="Arial" w:cs="Arial"/>
        </w:rPr>
        <w:t xml:space="preserve"> </w:t>
      </w:r>
      <w:ins w:id="2390" w:author="Александр Шрамков" w:date="2021-03-12T19:00:00Z">
        <w:r w:rsidR="00DF6D32">
          <w:rPr>
            <w:rFonts w:ascii="Arial" w:hAnsi="Arial" w:cs="Arial"/>
            <w:szCs w:val="24"/>
          </w:rPr>
          <w:t>Используется транзакция</w:t>
        </w:r>
        <w:r w:rsidR="00DF6D32" w:rsidRPr="00F83697">
          <w:rPr>
            <w:rFonts w:ascii="Arial" w:hAnsi="Arial" w:cs="Arial"/>
            <w:szCs w:val="24"/>
          </w:rPr>
          <w:t>:</w:t>
        </w:r>
      </w:ins>
    </w:p>
    <w:p w14:paraId="4E00AFE1" w14:textId="77777777" w:rsidR="00DF6D32" w:rsidRPr="00777793" w:rsidRDefault="00DF6D32" w:rsidP="00DF6D32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ins w:id="2391" w:author="Александр Шрамков" w:date="2021-03-12T19:00:00Z"/>
          <w:rFonts w:ascii="Arial" w:hAnsi="Arial" w:cs="Arial"/>
        </w:rPr>
      </w:pPr>
      <w:ins w:id="2392" w:author="Александр Шрамков" w:date="2021-03-12T19:00:00Z">
        <w:r>
          <w:rPr>
            <w:rFonts w:ascii="Arial" w:hAnsi="Arial" w:cs="Arial"/>
            <w:lang w:val="en-US"/>
          </w:rPr>
          <w:t>ZPM</w:t>
        </w:r>
        <w:r w:rsidRPr="001A4543">
          <w:rPr>
            <w:rFonts w:ascii="Arial" w:hAnsi="Arial" w:cs="Arial"/>
          </w:rPr>
          <w:t>_</w:t>
        </w:r>
        <w:r>
          <w:rPr>
            <w:rFonts w:ascii="Arial" w:hAnsi="Arial" w:cs="Arial"/>
            <w:lang w:val="en-US"/>
          </w:rPr>
          <w:t>PLAN</w:t>
        </w:r>
        <w:r w:rsidRPr="00777793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- АРМ Планировщика ТОиР</w:t>
        </w:r>
      </w:ins>
    </w:p>
    <w:p w14:paraId="0B683990" w14:textId="77777777" w:rsidR="00DF6D32" w:rsidRDefault="00DF6D32" w:rsidP="00DF6D32">
      <w:pPr>
        <w:spacing w:after="240" w:line="276" w:lineRule="auto"/>
        <w:ind w:firstLine="567"/>
        <w:jc w:val="left"/>
        <w:rPr>
          <w:ins w:id="2393" w:author="Александр Шрамков" w:date="2021-03-12T19:00:00Z"/>
          <w:rFonts w:ascii="Arial" w:hAnsi="Arial" w:cs="Arial"/>
        </w:rPr>
      </w:pPr>
      <w:ins w:id="2394" w:author="Александр Шрамков" w:date="2021-03-12T19:00:00Z">
        <w:r w:rsidRPr="00777793">
          <w:rPr>
            <w:rFonts w:ascii="Arial" w:hAnsi="Arial" w:cs="Arial"/>
          </w:rPr>
          <w:t>Поля для заполнения на селекционном экране:</w:t>
        </w:r>
      </w:ins>
    </w:p>
    <w:p w14:paraId="3874EF3A" w14:textId="77777777" w:rsidR="00DF6D32" w:rsidRPr="00B118A6" w:rsidRDefault="00DF6D32" w:rsidP="00DF6D32">
      <w:pPr>
        <w:spacing w:after="240" w:line="276" w:lineRule="auto"/>
        <w:ind w:firstLine="567"/>
        <w:rPr>
          <w:ins w:id="2395" w:author="Александр Шрамков" w:date="2021-03-12T19:00:00Z"/>
          <w:rFonts w:ascii="Arial" w:hAnsi="Arial" w:cs="Arial"/>
          <w:color w:val="000000" w:themeColor="text1"/>
        </w:rPr>
      </w:pPr>
      <w:ins w:id="2396" w:author="Александр Шрамков" w:date="2021-03-12T19:00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790A5A76" w14:textId="77777777" w:rsidR="00DF6D32" w:rsidRPr="006E306D" w:rsidRDefault="00DF6D32" w:rsidP="00DF6D32">
      <w:pPr>
        <w:spacing w:after="240" w:line="276" w:lineRule="auto"/>
        <w:ind w:firstLine="567"/>
        <w:jc w:val="left"/>
        <w:rPr>
          <w:ins w:id="2397" w:author="Александр Шрамков" w:date="2021-03-12T19:00:00Z"/>
          <w:rFonts w:ascii="Arial" w:hAnsi="Arial" w:cs="Arial"/>
        </w:rPr>
      </w:pPr>
      <w:ins w:id="2398" w:author="Александр Шрамков" w:date="2021-03-12T19:00:00Z">
        <w:r w:rsidRPr="006E306D">
          <w:rPr>
            <w:rFonts w:ascii="Arial" w:hAnsi="Arial" w:cs="Arial"/>
          </w:rPr>
          <w:t>- Техническое место;</w:t>
        </w:r>
      </w:ins>
    </w:p>
    <w:p w14:paraId="1D3D4B45" w14:textId="77777777" w:rsidR="00DF6D32" w:rsidRPr="006E306D" w:rsidRDefault="00DF6D32" w:rsidP="00DF6D32">
      <w:pPr>
        <w:spacing w:after="240" w:line="276" w:lineRule="auto"/>
        <w:ind w:firstLine="567"/>
        <w:jc w:val="left"/>
        <w:rPr>
          <w:ins w:id="2399" w:author="Александр Шрамков" w:date="2021-03-12T19:00:00Z"/>
          <w:rFonts w:ascii="Arial" w:hAnsi="Arial" w:cs="Arial"/>
        </w:rPr>
      </w:pPr>
      <w:ins w:id="2400" w:author="Александр Шрамков" w:date="2021-03-12T19:00:00Z">
        <w:r w:rsidRPr="006E306D">
          <w:rPr>
            <w:rFonts w:ascii="Arial" w:hAnsi="Arial" w:cs="Arial"/>
          </w:rPr>
          <w:t>- Группа планирования;</w:t>
        </w:r>
      </w:ins>
    </w:p>
    <w:p w14:paraId="537D46D8" w14:textId="40FA310D" w:rsidR="00DF6D32" w:rsidRPr="006E306D" w:rsidRDefault="00DF6D32" w:rsidP="00DF6D32">
      <w:pPr>
        <w:spacing w:after="240" w:line="276" w:lineRule="auto"/>
        <w:ind w:firstLine="567"/>
        <w:jc w:val="left"/>
        <w:rPr>
          <w:ins w:id="2401" w:author="Александр Шрамков" w:date="2021-03-12T19:00:00Z"/>
          <w:rFonts w:ascii="Arial" w:hAnsi="Arial" w:cs="Arial"/>
        </w:rPr>
      </w:pPr>
      <w:ins w:id="2402" w:author="Александр Шрамков" w:date="2021-03-12T19:00:00Z">
        <w:r w:rsidRPr="006E306D">
          <w:rPr>
            <w:rFonts w:ascii="Arial" w:hAnsi="Arial" w:cs="Arial"/>
          </w:rPr>
          <w:t xml:space="preserve">- </w:t>
        </w:r>
      </w:ins>
      <w:ins w:id="2403" w:author="ShramkovAB" w:date="2021-04-12T16:47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>
          <w:rPr>
            <w:rFonts w:ascii="Arial" w:hAnsi="Arial" w:cs="Arial"/>
          </w:rPr>
          <w:t>.</w:t>
        </w:r>
      </w:ins>
      <w:ins w:id="2404" w:author="Александр Шрамков" w:date="2021-03-12T19:00:00Z">
        <w:del w:id="2405" w:author="ShramkovAB" w:date="2021-04-12T16:47:00Z">
          <w:r w:rsidRPr="006E306D" w:rsidDel="00B1281F">
            <w:rPr>
              <w:rFonts w:ascii="Arial" w:hAnsi="Arial" w:cs="Arial"/>
            </w:rPr>
            <w:delText xml:space="preserve">Период </w:delText>
          </w:r>
          <w:r w:rsidRPr="001A4543" w:rsidDel="00B1281F">
            <w:rPr>
              <w:rFonts w:ascii="Arial" w:hAnsi="Arial" w:cs="Arial"/>
            </w:rPr>
            <w:delText>(</w:delText>
          </w:r>
          <w:r w:rsidDel="00B1281F">
            <w:rPr>
              <w:rFonts w:ascii="Arial" w:hAnsi="Arial" w:cs="Arial"/>
            </w:rPr>
            <w:delText>Год, месяц)</w:delText>
          </w:r>
          <w:r w:rsidRPr="006E306D" w:rsidDel="00B1281F">
            <w:rPr>
              <w:rFonts w:ascii="Arial" w:hAnsi="Arial" w:cs="Arial"/>
            </w:rPr>
            <w:delText>.</w:delText>
          </w:r>
        </w:del>
      </w:ins>
    </w:p>
    <w:p w14:paraId="4FEAD722" w14:textId="47777D6C" w:rsidR="00CD68FF" w:rsidRPr="0085761F" w:rsidRDefault="00CD68FF">
      <w:pPr>
        <w:spacing w:after="240" w:line="276" w:lineRule="auto"/>
        <w:ind w:firstLine="567"/>
        <w:rPr>
          <w:rFonts w:ascii="Arial" w:hAnsi="Arial" w:cs="Arial"/>
          <w:rPrChange w:id="2406" w:author="Попова Дарья" w:date="2020-07-23T10:59:00Z">
            <w:rPr>
              <w:rFonts w:eastAsiaTheme="majorEastAsia"/>
              <w:i/>
              <w:caps/>
            </w:rPr>
          </w:rPrChange>
        </w:rPr>
        <w:pPrChange w:id="2407" w:author="Попова Дарья" w:date="2020-07-23T10:59:00Z">
          <w:pPr/>
        </w:pPrChange>
      </w:pPr>
    </w:p>
    <w:p w14:paraId="393CAD8C" w14:textId="502CFDC2" w:rsidR="00863E1C" w:rsidRPr="00621CB6" w:rsidRDefault="00863E1C">
      <w:pPr>
        <w:pStyle w:val="4"/>
      </w:pPr>
      <w:r w:rsidRPr="00621CB6">
        <w:t>Шаг процесс</w:t>
      </w:r>
      <w:r w:rsidR="0060183A">
        <w:t>а 2</w:t>
      </w:r>
      <w:r w:rsidR="00E97EF9">
        <w:t>2</w:t>
      </w:r>
      <w:r w:rsidRPr="00621CB6">
        <w:t xml:space="preserve">0 – Формирование сводного отчета по КТГ Предприятия для передачи в </w:t>
      </w:r>
      <w:r w:rsidR="005E7DBB">
        <w:rPr>
          <w:lang w:val="en-US"/>
        </w:rPr>
        <w:t>FS</w:t>
      </w:r>
      <w:r w:rsidR="005E7DBB" w:rsidRPr="001A4543">
        <w:t>_</w:t>
      </w:r>
      <w:r w:rsidR="005E7DBB">
        <w:rPr>
          <w:lang w:val="en-US"/>
        </w:rPr>
        <w:t>PER</w:t>
      </w:r>
    </w:p>
    <w:p w14:paraId="67DAAEE5" w14:textId="4482C53D" w:rsidR="00863E1C" w:rsidRPr="00621CB6" w:rsidDel="0085761F" w:rsidRDefault="00863E1C" w:rsidP="00863E1C">
      <w:pPr>
        <w:rPr>
          <w:del w:id="2408" w:author="Попова Дарья" w:date="2020-07-23T10:59:00Z"/>
          <w:rFonts w:ascii="Arial" w:eastAsiaTheme="majorEastAsia" w:hAnsi="Arial" w:cs="Arial"/>
        </w:rPr>
      </w:pPr>
    </w:p>
    <w:p w14:paraId="55264485" w14:textId="5F9D300F" w:rsidR="005E7DBB" w:rsidRDefault="00863E1C" w:rsidP="00863E1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случае наличия системы </w:t>
      </w:r>
      <w:r w:rsidR="005E7DBB" w:rsidRPr="0085761F">
        <w:rPr>
          <w:rFonts w:ascii="Arial" w:hAnsi="Arial" w:cs="Arial"/>
          <w:rPrChange w:id="2409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410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="005E7DBB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 xml:space="preserve">в подразделении, шаг выполняется идентично описанному в </w:t>
      </w:r>
      <w:r>
        <w:rPr>
          <w:rFonts w:ascii="Arial" w:hAnsi="Arial" w:cs="Arial"/>
        </w:rPr>
        <w:t xml:space="preserve">КД </w:t>
      </w:r>
      <w:r w:rsidRPr="00621CB6">
        <w:rPr>
          <w:rFonts w:ascii="Arial" w:hAnsi="Arial" w:cs="Arial"/>
        </w:rPr>
        <w:t>«</w:t>
      </w:r>
      <w:del w:id="2411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2412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 xml:space="preserve">52.РM.КД Годовое планирование воздействий на ПА» в разделе «Формирование сводного отчета по КТГ Предприятия для передачи в </w:t>
      </w:r>
      <w:r w:rsidR="005E7DBB" w:rsidRPr="0085761F">
        <w:rPr>
          <w:rFonts w:ascii="Arial" w:hAnsi="Arial" w:cs="Arial"/>
          <w:rPrChange w:id="2413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414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Pr="00621CB6">
        <w:rPr>
          <w:rFonts w:ascii="Arial" w:hAnsi="Arial" w:cs="Arial"/>
        </w:rPr>
        <w:t>».</w:t>
      </w:r>
    </w:p>
    <w:p w14:paraId="4B747BA1" w14:textId="68D0AEE3" w:rsidR="00863E1C" w:rsidRDefault="00863E1C" w:rsidP="00863E1C">
      <w:pPr>
        <w:spacing w:after="240" w:line="276" w:lineRule="auto"/>
        <w:ind w:firstLine="567"/>
        <w:rPr>
          <w:ins w:id="2415" w:author="Попова Дарья" w:date="2020-07-23T10:59:00Z"/>
          <w:rFonts w:ascii="Arial" w:hAnsi="Arial" w:cs="Arial"/>
        </w:rPr>
      </w:pPr>
      <w:r w:rsidRPr="00621CB6">
        <w:rPr>
          <w:rFonts w:ascii="Arial" w:hAnsi="Arial" w:cs="Arial"/>
        </w:rPr>
        <w:t xml:space="preserve">Детальные аспекты </w:t>
      </w:r>
      <w:r w:rsidR="0060183A">
        <w:rPr>
          <w:rFonts w:ascii="Arial" w:hAnsi="Arial" w:cs="Arial"/>
        </w:rPr>
        <w:t>интеграции между системами описа</w:t>
      </w:r>
      <w:r>
        <w:rPr>
          <w:rFonts w:ascii="Arial" w:hAnsi="Arial" w:cs="Arial"/>
        </w:rPr>
        <w:t>ны</w:t>
      </w:r>
      <w:r w:rsidRPr="00621CB6">
        <w:rPr>
          <w:rFonts w:ascii="Arial" w:hAnsi="Arial" w:cs="Arial"/>
        </w:rPr>
        <w:t xml:space="preserve"> в документе СОИ «ERP.5.6.14 Соглашение об интеграции </w:t>
      </w:r>
      <w:r w:rsidR="005E7DBB" w:rsidRPr="0085761F">
        <w:rPr>
          <w:rFonts w:ascii="Arial" w:hAnsi="Arial" w:cs="Arial"/>
          <w:rPrChange w:id="2416" w:author="Попова Дарья" w:date="2020-07-23T10:59:00Z">
            <w:rPr>
              <w:rFonts w:ascii="Arial" w:hAnsi="Arial" w:cs="Arial"/>
              <w:lang w:val="en-US"/>
            </w:rPr>
          </w:rPrChange>
        </w:rPr>
        <w:t>FS</w:t>
      </w:r>
      <w:r w:rsidR="005E7DBB" w:rsidRPr="001A4543">
        <w:rPr>
          <w:rFonts w:ascii="Arial" w:hAnsi="Arial" w:cs="Arial"/>
        </w:rPr>
        <w:t>-</w:t>
      </w:r>
      <w:r w:rsidR="005E7DBB" w:rsidRPr="0085761F">
        <w:rPr>
          <w:rFonts w:ascii="Arial" w:hAnsi="Arial" w:cs="Arial"/>
          <w:rPrChange w:id="2417" w:author="Попова Дарья" w:date="2020-07-23T10:59:00Z">
            <w:rPr>
              <w:rFonts w:ascii="Arial" w:hAnsi="Arial" w:cs="Arial"/>
              <w:lang w:val="en-US"/>
            </w:rPr>
          </w:rPrChange>
        </w:rPr>
        <w:t>PER</w:t>
      </w:r>
      <w:r w:rsidRPr="00621CB6">
        <w:rPr>
          <w:rFonts w:ascii="Arial" w:hAnsi="Arial" w:cs="Arial"/>
        </w:rPr>
        <w:t>».</w:t>
      </w:r>
    </w:p>
    <w:p w14:paraId="0865CD54" w14:textId="77777777" w:rsidR="0085761F" w:rsidRPr="00621CB6" w:rsidRDefault="0085761F" w:rsidP="00863E1C">
      <w:pPr>
        <w:spacing w:after="240" w:line="276" w:lineRule="auto"/>
        <w:ind w:firstLine="567"/>
        <w:rPr>
          <w:rFonts w:ascii="Arial" w:hAnsi="Arial" w:cs="Arial"/>
        </w:rPr>
      </w:pPr>
    </w:p>
    <w:p w14:paraId="78747B56" w14:textId="221EFAF2" w:rsidR="00863E1C" w:rsidRPr="00621CB6" w:rsidRDefault="0060183A">
      <w:pPr>
        <w:pStyle w:val="4"/>
      </w:pPr>
      <w:r>
        <w:t>Шаг процесса 2</w:t>
      </w:r>
      <w:r w:rsidR="006B60CD">
        <w:t>30</w:t>
      </w:r>
      <w:r w:rsidR="00863E1C" w:rsidRPr="00621CB6">
        <w:t xml:space="preserve"> – Отправка отчета в систему планирования </w:t>
      </w:r>
      <w:r w:rsidR="00382DC8">
        <w:rPr>
          <w:lang w:val="en-US"/>
        </w:rPr>
        <w:t>FS</w:t>
      </w:r>
      <w:r w:rsidR="00382DC8" w:rsidRPr="001A4543">
        <w:t>-</w:t>
      </w:r>
      <w:r w:rsidR="00382DC8">
        <w:rPr>
          <w:lang w:val="en-US"/>
        </w:rPr>
        <w:t>PER</w:t>
      </w:r>
    </w:p>
    <w:p w14:paraId="1F677155" w14:textId="178DD081" w:rsidR="00244113" w:rsidRDefault="00244113" w:rsidP="00863E1C">
      <w:pPr>
        <w:spacing w:after="240" w:line="276" w:lineRule="auto"/>
        <w:ind w:firstLine="567"/>
        <w:rPr>
          <w:ins w:id="2418" w:author="Александр Шрамков" w:date="2021-03-12T19:03:00Z"/>
          <w:rFonts w:ascii="Arial" w:hAnsi="Arial" w:cs="Arial"/>
        </w:rPr>
      </w:pPr>
      <w:ins w:id="2419" w:author="Александр Шрамков" w:date="2021-03-12T19:03:00Z">
        <w:r w:rsidRPr="00621CB6">
          <w:rPr>
            <w:rFonts w:ascii="Arial" w:hAnsi="Arial" w:cs="Arial"/>
          </w:rPr>
          <w:t xml:space="preserve">В случае </w:t>
        </w:r>
      </w:ins>
      <w:ins w:id="2420" w:author="Александр Шрамков" w:date="2021-03-12T19:05:00Z">
        <w:r w:rsidR="002F1212">
          <w:rPr>
            <w:rFonts w:ascii="Arial" w:hAnsi="Arial" w:cs="Arial"/>
          </w:rPr>
          <w:t>наличия</w:t>
        </w:r>
      </w:ins>
      <w:ins w:id="2421" w:author="Александр Шрамков" w:date="2021-03-12T19:03:00Z">
        <w:r>
          <w:rPr>
            <w:rFonts w:ascii="Arial" w:hAnsi="Arial" w:cs="Arial"/>
          </w:rPr>
          <w:t xml:space="preserve"> </w:t>
        </w:r>
        <w:r w:rsidRPr="00621CB6">
          <w:rPr>
            <w:rFonts w:ascii="Arial" w:hAnsi="Arial" w:cs="Arial"/>
          </w:rPr>
          <w:t xml:space="preserve">системы </w:t>
        </w:r>
        <w:r w:rsidRPr="00240BC0">
          <w:rPr>
            <w:rFonts w:ascii="Arial" w:hAnsi="Arial" w:cs="Arial"/>
          </w:rPr>
          <w:t>FS</w:t>
        </w:r>
        <w:r w:rsidRPr="001A4543">
          <w:rPr>
            <w:rFonts w:ascii="Arial" w:hAnsi="Arial" w:cs="Arial"/>
          </w:rPr>
          <w:t>-</w:t>
        </w:r>
        <w:r w:rsidRPr="00240BC0">
          <w:rPr>
            <w:rFonts w:ascii="Arial" w:hAnsi="Arial" w:cs="Arial"/>
          </w:rPr>
          <w:t>PER</w:t>
        </w:r>
        <w:r w:rsidRPr="00621CB6">
          <w:rPr>
            <w:rFonts w:ascii="Arial" w:hAnsi="Arial" w:cs="Arial"/>
          </w:rPr>
          <w:t xml:space="preserve"> в подразделении, шаг выполняется идентично описанному в </w:t>
        </w:r>
        <w:r>
          <w:rPr>
            <w:rFonts w:ascii="Arial" w:hAnsi="Arial" w:cs="Arial"/>
          </w:rPr>
          <w:t xml:space="preserve">КД </w:t>
        </w:r>
        <w:r w:rsidRPr="00621CB6"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t>ERP.13.9</w:t>
        </w:r>
        <w:r w:rsidRPr="00621CB6">
          <w:rPr>
            <w:rFonts w:ascii="Arial" w:hAnsi="Arial" w:cs="Arial"/>
          </w:rPr>
          <w:t>.</w:t>
        </w:r>
        <w:r>
          <w:rPr>
            <w:rFonts w:ascii="Arial" w:hAnsi="Arial" w:cs="Arial"/>
          </w:rPr>
          <w:t>2.</w:t>
        </w:r>
        <w:r w:rsidRPr="00621CB6">
          <w:rPr>
            <w:rFonts w:ascii="Arial" w:hAnsi="Arial" w:cs="Arial"/>
          </w:rPr>
          <w:t xml:space="preserve">52.РM.КД Годовое планирование воздействий на ПА» в разделе </w:t>
        </w:r>
        <w:r>
          <w:rPr>
            <w:rFonts w:ascii="Arial" w:hAnsi="Arial" w:cs="Arial"/>
          </w:rPr>
          <w:t xml:space="preserve">Шаг 419 - </w:t>
        </w:r>
        <w:r w:rsidRPr="00621CB6">
          <w:rPr>
            <w:rFonts w:ascii="Arial" w:hAnsi="Arial" w:cs="Arial"/>
          </w:rPr>
          <w:t>«</w:t>
        </w:r>
        <w:r>
          <w:rPr>
            <w:rFonts w:ascii="Arial" w:hAnsi="Arial" w:cs="Arial"/>
          </w:rPr>
          <w:t xml:space="preserve">Отправка отчета в систему планирования </w:t>
        </w:r>
        <w:r>
          <w:rPr>
            <w:rFonts w:ascii="Arial" w:hAnsi="Arial" w:cs="Arial"/>
            <w:lang w:val="en-US"/>
          </w:rPr>
          <w:t>FS</w:t>
        </w:r>
        <w:r w:rsidRPr="00244113">
          <w:rPr>
            <w:rFonts w:ascii="Arial" w:hAnsi="Arial" w:cs="Arial"/>
            <w:rPrChange w:id="2422" w:author="Александр Шрамков" w:date="2021-03-12T19:03:00Z">
              <w:rPr>
                <w:rFonts w:ascii="Arial" w:hAnsi="Arial" w:cs="Arial"/>
                <w:lang w:val="en-US"/>
              </w:rPr>
            </w:rPrChange>
          </w:rPr>
          <w:t>-</w:t>
        </w:r>
        <w:r>
          <w:rPr>
            <w:rFonts w:ascii="Arial" w:hAnsi="Arial" w:cs="Arial"/>
            <w:lang w:val="en-US"/>
          </w:rPr>
          <w:t>PER</w:t>
        </w:r>
        <w:r w:rsidRPr="00621CB6">
          <w:rPr>
            <w:rFonts w:ascii="Arial" w:hAnsi="Arial" w:cs="Arial"/>
          </w:rPr>
          <w:t>».</w:t>
        </w:r>
      </w:ins>
    </w:p>
    <w:p w14:paraId="27AC98BE" w14:textId="246059F2" w:rsidR="00863E1C" w:rsidRDefault="0060183A" w:rsidP="00863E1C">
      <w:pPr>
        <w:spacing w:after="240" w:line="276" w:lineRule="auto"/>
        <w:ind w:firstLine="567"/>
        <w:rPr>
          <w:ins w:id="2423" w:author="Попова Дарья" w:date="2020-07-23T11:00:00Z"/>
          <w:rFonts w:ascii="Arial" w:hAnsi="Arial" w:cs="Arial"/>
        </w:rPr>
      </w:pPr>
      <w:r>
        <w:rPr>
          <w:rFonts w:ascii="Arial" w:hAnsi="Arial" w:cs="Arial"/>
        </w:rPr>
        <w:t>По результатам шага 2</w:t>
      </w:r>
      <w:r w:rsidR="006B60CD">
        <w:rPr>
          <w:rFonts w:ascii="Arial" w:hAnsi="Arial" w:cs="Arial"/>
        </w:rPr>
        <w:t>20</w:t>
      </w:r>
      <w:r w:rsidR="00863E1C" w:rsidRPr="00621CB6">
        <w:rPr>
          <w:rFonts w:ascii="Arial" w:hAnsi="Arial" w:cs="Arial"/>
        </w:rPr>
        <w:t xml:space="preserve"> из системы S/4HANA автоматически отправляется отчет с показателями для определения КТГ в систему планирования </w:t>
      </w:r>
      <w:r w:rsidR="00382DC8" w:rsidRPr="0085761F">
        <w:rPr>
          <w:rFonts w:ascii="Arial" w:hAnsi="Arial" w:cs="Arial"/>
          <w:rPrChange w:id="2424" w:author="Попова Дарья" w:date="2020-07-23T11:00:00Z">
            <w:rPr>
              <w:rFonts w:ascii="Arial" w:hAnsi="Arial" w:cs="Arial"/>
              <w:lang w:val="en-US"/>
            </w:rPr>
          </w:rPrChange>
        </w:rPr>
        <w:t>FS</w:t>
      </w:r>
      <w:r w:rsidR="00382DC8" w:rsidRPr="001A4543">
        <w:rPr>
          <w:rFonts w:ascii="Arial" w:hAnsi="Arial" w:cs="Arial"/>
        </w:rPr>
        <w:t>-</w:t>
      </w:r>
      <w:r w:rsidR="00382DC8" w:rsidRPr="0085761F">
        <w:rPr>
          <w:rFonts w:ascii="Arial" w:hAnsi="Arial" w:cs="Arial"/>
          <w:rPrChange w:id="2425" w:author="Попова Дарья" w:date="2020-07-23T11:00:00Z">
            <w:rPr>
              <w:rFonts w:ascii="Arial" w:hAnsi="Arial" w:cs="Arial"/>
              <w:lang w:val="en-US"/>
            </w:rPr>
          </w:rPrChange>
        </w:rPr>
        <w:t>PER</w:t>
      </w:r>
      <w:ins w:id="2426" w:author="Александр Шрамков" w:date="2021-03-12T19:02:00Z">
        <w:r w:rsidR="008815DA">
          <w:rPr>
            <w:rFonts w:ascii="Arial" w:hAnsi="Arial" w:cs="Arial"/>
          </w:rPr>
          <w:t xml:space="preserve">. </w:t>
        </w:r>
      </w:ins>
      <w:del w:id="2427" w:author="Александр Шрамков" w:date="2021-03-12T19:02:00Z">
        <w:r w:rsidR="00863E1C" w:rsidRPr="00621CB6" w:rsidDel="008815DA">
          <w:rPr>
            <w:rFonts w:ascii="Arial" w:hAnsi="Arial" w:cs="Arial"/>
          </w:rPr>
          <w:delText xml:space="preserve">, используется разработка, № в реестре разработок РМ29 «Интерфейс для передачи сводного отчета по КТГ в разрезе групп оборудования». </w:delText>
        </w:r>
      </w:del>
      <w:r w:rsidR="00863E1C" w:rsidRPr="00621CB6">
        <w:rPr>
          <w:rFonts w:ascii="Arial" w:hAnsi="Arial" w:cs="Arial"/>
        </w:rPr>
        <w:t xml:space="preserve">Детальные аспекты интеграции между системами описываются в документе СОИ «ERP.5.6.14 Соглашение об интеграции </w:t>
      </w:r>
      <w:r w:rsidR="00382DC8" w:rsidRPr="0085761F">
        <w:rPr>
          <w:rFonts w:ascii="Arial" w:hAnsi="Arial" w:cs="Arial"/>
          <w:rPrChange w:id="2428" w:author="Попова Дарья" w:date="2020-07-23T11:00:00Z">
            <w:rPr>
              <w:rFonts w:ascii="Arial" w:hAnsi="Arial" w:cs="Arial"/>
              <w:lang w:val="en-US"/>
            </w:rPr>
          </w:rPrChange>
        </w:rPr>
        <w:t>FS</w:t>
      </w:r>
      <w:r w:rsidR="00382DC8" w:rsidRPr="001A4543">
        <w:rPr>
          <w:rFonts w:ascii="Arial" w:hAnsi="Arial" w:cs="Arial"/>
        </w:rPr>
        <w:t>-</w:t>
      </w:r>
      <w:r w:rsidR="00382DC8" w:rsidRPr="0085761F">
        <w:rPr>
          <w:rFonts w:ascii="Arial" w:hAnsi="Arial" w:cs="Arial"/>
          <w:rPrChange w:id="2429" w:author="Попова Дарья" w:date="2020-07-23T11:00:00Z">
            <w:rPr>
              <w:rFonts w:ascii="Arial" w:hAnsi="Arial" w:cs="Arial"/>
              <w:lang w:val="en-US"/>
            </w:rPr>
          </w:rPrChange>
        </w:rPr>
        <w:t>PER</w:t>
      </w:r>
      <w:r w:rsidR="00863E1C" w:rsidRPr="00621CB6">
        <w:rPr>
          <w:rFonts w:ascii="Arial" w:hAnsi="Arial" w:cs="Arial"/>
        </w:rPr>
        <w:t>».</w:t>
      </w:r>
    </w:p>
    <w:p w14:paraId="575CE0A5" w14:textId="77777777" w:rsidR="0085761F" w:rsidRDefault="0085761F" w:rsidP="00863E1C">
      <w:pPr>
        <w:spacing w:after="240" w:line="276" w:lineRule="auto"/>
        <w:ind w:firstLine="567"/>
        <w:rPr>
          <w:rFonts w:ascii="Arial" w:hAnsi="Arial" w:cs="Arial"/>
        </w:rPr>
      </w:pPr>
    </w:p>
    <w:p w14:paraId="59493A54" w14:textId="1ABB01E9" w:rsidR="005528A1" w:rsidRPr="00621CB6" w:rsidRDefault="005528A1">
      <w:pPr>
        <w:pStyle w:val="4"/>
      </w:pPr>
      <w:r w:rsidRPr="00621CB6">
        <w:t xml:space="preserve">Шаг процесса </w:t>
      </w:r>
      <w:r w:rsidR="006B60CD">
        <w:t>2</w:t>
      </w:r>
      <w:r w:rsidR="00950647">
        <w:t>35</w:t>
      </w:r>
      <w:r w:rsidRPr="00621CB6">
        <w:t xml:space="preserve"> – Согласование </w:t>
      </w:r>
      <w:r w:rsidR="006B60CD">
        <w:t xml:space="preserve">месячного </w:t>
      </w:r>
      <w:r w:rsidRPr="00621CB6">
        <w:t>плана-графика воздействий на ПА с ПТО</w:t>
      </w:r>
    </w:p>
    <w:p w14:paraId="694F99E1" w14:textId="1448C365" w:rsidR="005528A1" w:rsidRDefault="005528A1" w:rsidP="005528A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</w:t>
      </w:r>
      <w:r>
        <w:rPr>
          <w:rFonts w:ascii="Arial" w:hAnsi="Arial" w:cs="Arial"/>
        </w:rPr>
        <w:t>утверждения</w:t>
      </w:r>
      <w:r w:rsidRPr="00621CB6">
        <w:rPr>
          <w:rFonts w:ascii="Arial" w:hAnsi="Arial" w:cs="Arial"/>
        </w:rPr>
        <w:t xml:space="preserve"> плана-графика </w:t>
      </w:r>
      <w:r w:rsidR="00560666">
        <w:rPr>
          <w:rFonts w:ascii="Arial" w:hAnsi="Arial" w:cs="Arial"/>
        </w:rPr>
        <w:t>Главн</w:t>
      </w:r>
      <w:r>
        <w:rPr>
          <w:rFonts w:ascii="Arial" w:hAnsi="Arial" w:cs="Arial"/>
        </w:rPr>
        <w:t xml:space="preserve">ым </w:t>
      </w:r>
      <w:r w:rsidR="00560666">
        <w:rPr>
          <w:rFonts w:ascii="Arial" w:hAnsi="Arial" w:cs="Arial"/>
        </w:rPr>
        <w:t xml:space="preserve">специалистом ТОиР </w:t>
      </w:r>
      <w:r w:rsidR="007C2A87">
        <w:rPr>
          <w:rFonts w:ascii="Arial" w:hAnsi="Arial" w:cs="Arial"/>
        </w:rPr>
        <w:t xml:space="preserve">УО </w:t>
      </w:r>
      <w:r w:rsidR="00560666">
        <w:rPr>
          <w:rFonts w:ascii="Arial" w:hAnsi="Arial" w:cs="Arial"/>
        </w:rPr>
        <w:t>с</w:t>
      </w:r>
      <w:r w:rsidRPr="00621CB6">
        <w:rPr>
          <w:rFonts w:ascii="Arial" w:hAnsi="Arial" w:cs="Arial"/>
        </w:rPr>
        <w:t xml:space="preserve">пециалист ПТО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анализирует план-график воздействий на ПА на соответствие целевым КТГ, и при наличии замечаний фиксирует их в виде листа замечаний. Затем </w:t>
      </w:r>
      <w:r>
        <w:rPr>
          <w:rFonts w:ascii="Arial" w:hAnsi="Arial" w:cs="Arial"/>
        </w:rPr>
        <w:t>направляет</w:t>
      </w:r>
      <w:r w:rsidRPr="00621CB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по электронной почте </w:t>
      </w:r>
      <w:r w:rsidRPr="00621CB6">
        <w:rPr>
          <w:rFonts w:ascii="Arial" w:hAnsi="Arial" w:cs="Arial"/>
        </w:rPr>
        <w:t>лист замечаний предыдущим участникам согласования и Планировщику ТОиР</w:t>
      </w:r>
      <w:r w:rsidR="00266473">
        <w:rPr>
          <w:rFonts w:ascii="Arial" w:hAnsi="Arial" w:cs="Arial"/>
        </w:rPr>
        <w:t xml:space="preserve"> УО</w:t>
      </w:r>
      <w:r w:rsidRPr="00621CB6">
        <w:rPr>
          <w:rFonts w:ascii="Arial" w:hAnsi="Arial" w:cs="Arial"/>
        </w:rPr>
        <w:t>, который проводит соответствующие необходимые ко</w:t>
      </w:r>
      <w:r>
        <w:rPr>
          <w:rFonts w:ascii="Arial" w:hAnsi="Arial" w:cs="Arial"/>
        </w:rPr>
        <w:t xml:space="preserve">рректировки заказов (см. </w:t>
      </w:r>
      <w:r w:rsidR="00F67598">
        <w:rPr>
          <w:rFonts w:ascii="Arial" w:hAnsi="Arial" w:cs="Arial"/>
        </w:rPr>
        <w:t>раздел «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_Ref39069119 \r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30" w:author="ShramkovAB" w:date="2021-04-12T16:50:00Z">
        <w:r w:rsidR="00DD0D1E">
          <w:rPr>
            <w:rFonts w:ascii="Arial" w:hAnsi="Arial" w:cs="Arial"/>
          </w:rPr>
          <w:t>5.2.1.29</w:t>
        </w:r>
      </w:ins>
      <w:del w:id="2431" w:author="ShramkovAB" w:date="2021-04-12T16:50:00Z">
        <w:r w:rsidR="002D72A9" w:rsidDel="00DD0D1E">
          <w:rPr>
            <w:rFonts w:ascii="Arial" w:hAnsi="Arial" w:cs="Arial"/>
          </w:rPr>
          <w:delText>5.2.1.21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 xml:space="preserve"> 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_Ref39069119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32" w:author="ShramkovAB" w:date="2021-04-12T16:50:00Z">
        <w:r w:rsidR="00DD0D1E" w:rsidRPr="00DD0D1E">
          <w:rPr>
            <w:rFonts w:ascii="Arial" w:hAnsi="Arial" w:cs="Arial"/>
            <w:rPrChange w:id="2433" w:author="ShramkovAB" w:date="2021-04-12T16:50:00Z">
              <w:rPr/>
            </w:rPrChange>
          </w:rPr>
          <w:t>Шаг процесса 250 – Принятие решения о переносе сроков или корректировке заказов</w:t>
        </w:r>
      </w:ins>
      <w:del w:id="2434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250 – Принятие решения о переносе сроков заказов/ корректировке заказов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>»</w:t>
      </w:r>
      <w:r>
        <w:rPr>
          <w:rFonts w:ascii="Arial" w:hAnsi="Arial" w:cs="Arial"/>
        </w:rPr>
        <w:t>), после чего план-график проходит повторное согласование и утверждение.</w:t>
      </w:r>
    </w:p>
    <w:p w14:paraId="2DCF4620" w14:textId="14ED394A" w:rsidR="005528A1" w:rsidRDefault="005528A1" w:rsidP="005528A1">
      <w:pPr>
        <w:spacing w:after="240" w:line="276" w:lineRule="auto"/>
        <w:ind w:firstLine="567"/>
        <w:rPr>
          <w:ins w:id="2435" w:author="Попова Дарья" w:date="2020-07-23T11:00:00Z"/>
          <w:rFonts w:ascii="Arial" w:hAnsi="Arial" w:cs="Arial"/>
        </w:rPr>
      </w:pPr>
      <w:r>
        <w:rPr>
          <w:rFonts w:ascii="Arial" w:hAnsi="Arial" w:cs="Arial"/>
        </w:rPr>
        <w:t>В случае согласования плана-графика, С</w:t>
      </w:r>
      <w:r w:rsidRPr="00621CB6">
        <w:rPr>
          <w:rFonts w:ascii="Arial" w:hAnsi="Arial" w:cs="Arial"/>
        </w:rPr>
        <w:t xml:space="preserve">пециалист ПТО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>устанавливает на заказах статус «ПТО</w:t>
      </w:r>
      <w:r w:rsidR="00560666">
        <w:rPr>
          <w:rFonts w:ascii="Arial" w:hAnsi="Arial" w:cs="Arial"/>
        </w:rPr>
        <w:t>М</w:t>
      </w:r>
      <w:r>
        <w:rPr>
          <w:rFonts w:ascii="Arial" w:hAnsi="Arial" w:cs="Arial"/>
        </w:rPr>
        <w:t xml:space="preserve"> – Согласовано ПТО</w:t>
      </w:r>
      <w:r w:rsidR="00560666">
        <w:rPr>
          <w:rFonts w:ascii="Arial" w:hAnsi="Arial" w:cs="Arial"/>
        </w:rPr>
        <w:t xml:space="preserve"> на месячном горизонте</w:t>
      </w:r>
      <w:r>
        <w:rPr>
          <w:rFonts w:ascii="Arial" w:hAnsi="Arial" w:cs="Arial"/>
        </w:rPr>
        <w:t xml:space="preserve">», и передает план-график Старшему планировщику ТОиР </w:t>
      </w:r>
      <w:r w:rsidR="007C2A87">
        <w:rPr>
          <w:rFonts w:ascii="Arial" w:hAnsi="Arial" w:cs="Arial"/>
        </w:rPr>
        <w:t>УО</w:t>
      </w:r>
      <w:r>
        <w:rPr>
          <w:rFonts w:ascii="Arial" w:hAnsi="Arial" w:cs="Arial"/>
        </w:rPr>
        <w:t>.</w:t>
      </w:r>
    </w:p>
    <w:p w14:paraId="3D6AF7AF" w14:textId="77777777" w:rsidR="0085761F" w:rsidRDefault="0085761F" w:rsidP="005528A1">
      <w:pPr>
        <w:spacing w:after="240" w:line="276" w:lineRule="auto"/>
        <w:ind w:firstLine="567"/>
        <w:rPr>
          <w:rFonts w:ascii="Arial" w:hAnsi="Arial" w:cs="Arial"/>
        </w:rPr>
      </w:pPr>
    </w:p>
    <w:p w14:paraId="52CB7D64" w14:textId="036088BB" w:rsidR="0060183A" w:rsidRDefault="0060183A">
      <w:pPr>
        <w:pStyle w:val="4"/>
      </w:pPr>
      <w:bookmarkStart w:id="2436" w:name="_Ref39069119"/>
      <w:r>
        <w:lastRenderedPageBreak/>
        <w:t>Шаг процесса 25</w:t>
      </w:r>
      <w:r w:rsidRPr="00621CB6">
        <w:t xml:space="preserve">0 – Принятие решения о переносе сроков </w:t>
      </w:r>
      <w:del w:id="2437" w:author="Попова Дарья" w:date="2020-07-23T16:30:00Z">
        <w:r w:rsidRPr="00621CB6" w:rsidDel="003E46AB">
          <w:delText>заказов/</w:delText>
        </w:r>
      </w:del>
      <w:ins w:id="2438" w:author="Попова Дарья" w:date="2020-07-23T16:30:00Z">
        <w:r w:rsidR="003E46AB">
          <w:t>или</w:t>
        </w:r>
      </w:ins>
      <w:r w:rsidRPr="00621CB6">
        <w:t xml:space="preserve"> корректировке заказов</w:t>
      </w:r>
      <w:bookmarkEnd w:id="2436"/>
      <w:ins w:id="2439" w:author="Попова Дарья" w:date="2020-07-23T16:30:00Z">
        <w:r w:rsidR="003E46AB">
          <w:t>/ СГ</w:t>
        </w:r>
      </w:ins>
    </w:p>
    <w:p w14:paraId="06AAFC98" w14:textId="26EA50F7" w:rsidR="00261996" w:rsidRPr="0085761F" w:rsidDel="0085761F" w:rsidRDefault="00261996" w:rsidP="001A4543">
      <w:pPr>
        <w:rPr>
          <w:del w:id="2440" w:author="Попова Дарья" w:date="2020-07-23T11:00:00Z"/>
          <w:rFonts w:ascii="Arial" w:hAnsi="Arial" w:cs="Arial"/>
          <w:rPrChange w:id="2441" w:author="Попова Дарья" w:date="2020-07-23T11:00:00Z">
            <w:rPr>
              <w:del w:id="2442" w:author="Попова Дарья" w:date="2020-07-23T11:00:00Z"/>
              <w:rFonts w:eastAsiaTheme="majorEastAsia"/>
              <w:i/>
              <w:caps/>
            </w:rPr>
          </w:rPrChange>
        </w:rPr>
      </w:pPr>
    </w:p>
    <w:p w14:paraId="7C22A943" w14:textId="77777777" w:rsidR="003E46AB" w:rsidRDefault="0060183A" w:rsidP="0060183A">
      <w:pPr>
        <w:spacing w:after="240" w:line="276" w:lineRule="auto"/>
        <w:ind w:firstLine="567"/>
        <w:rPr>
          <w:ins w:id="2443" w:author="Попова Дарья" w:date="2020-07-23T16:31:00Z"/>
          <w:rFonts w:ascii="Arial" w:hAnsi="Arial" w:cs="Arial"/>
        </w:rPr>
      </w:pPr>
      <w:r w:rsidRPr="00621CB6">
        <w:rPr>
          <w:rFonts w:ascii="Arial" w:hAnsi="Arial" w:cs="Arial"/>
        </w:rPr>
        <w:t xml:space="preserve">На основании полученного листа замечаний от участников согласования месячного плана-графика, Планировщик ТОиР </w:t>
      </w:r>
      <w:r w:rsidR="007C2A87">
        <w:rPr>
          <w:rFonts w:ascii="Arial" w:hAnsi="Arial" w:cs="Arial"/>
        </w:rPr>
        <w:t>УО</w:t>
      </w:r>
      <w:ins w:id="2444" w:author="Попова Дарья" w:date="2020-07-23T16:30:00Z">
        <w:r w:rsidR="003E46AB">
          <w:rPr>
            <w:rFonts w:ascii="Arial" w:hAnsi="Arial" w:cs="Arial"/>
          </w:rPr>
          <w:t xml:space="preserve"> или Планировщик ЗиС УО</w:t>
        </w:r>
      </w:ins>
      <w:r w:rsidRPr="00621CB6">
        <w:rPr>
          <w:rFonts w:ascii="Arial" w:hAnsi="Arial" w:cs="Arial"/>
        </w:rPr>
        <w:t>, принимает решение о корректировке заказов ТОРО</w:t>
      </w:r>
      <w:ins w:id="2445" w:author="Попова Дарья" w:date="2020-07-23T16:31:00Z">
        <w:r w:rsidR="003E46AB">
          <w:rPr>
            <w:rFonts w:ascii="Arial" w:hAnsi="Arial" w:cs="Arial"/>
          </w:rPr>
          <w:t xml:space="preserve"> или сетевых графиков</w:t>
        </w:r>
      </w:ins>
      <w:r w:rsidRPr="00621CB6">
        <w:rPr>
          <w:rFonts w:ascii="Arial" w:hAnsi="Arial" w:cs="Arial"/>
        </w:rPr>
        <w:t xml:space="preserve"> с изменением сроков выполнения работ, корректировкой МТР и количества. </w:t>
      </w:r>
    </w:p>
    <w:p w14:paraId="63964E9A" w14:textId="01DE45EC" w:rsidR="0060183A" w:rsidRPr="00621CB6" w:rsidRDefault="0060183A" w:rsidP="0060183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</w:t>
      </w:r>
      <w:del w:id="2446" w:author="Попова Дарья" w:date="2020-07-23T16:31:00Z">
        <w:r w:rsidRPr="00621CB6" w:rsidDel="003E46AB">
          <w:rPr>
            <w:rFonts w:ascii="Arial" w:hAnsi="Arial" w:cs="Arial"/>
          </w:rPr>
          <w:delText xml:space="preserve"> </w:delText>
        </w:r>
      </w:del>
      <w:r w:rsidRPr="00621CB6">
        <w:rPr>
          <w:rFonts w:ascii="Arial" w:hAnsi="Arial" w:cs="Arial"/>
        </w:rPr>
        <w:t xml:space="preserve">стандартной транзакции </w:t>
      </w:r>
      <w:r>
        <w:rPr>
          <w:rFonts w:ascii="Arial" w:hAnsi="Arial" w:cs="Arial"/>
        </w:rPr>
        <w:t>«</w:t>
      </w:r>
      <w:r w:rsidRPr="0085761F">
        <w:rPr>
          <w:rFonts w:ascii="Arial" w:hAnsi="Arial" w:cs="Arial"/>
          <w:rPrChange w:id="2447" w:author="Попова Дарья" w:date="2020-07-23T11:00:00Z">
            <w:rPr>
              <w:rFonts w:ascii="Arial" w:hAnsi="Arial" w:cs="Arial"/>
              <w:lang w:val="en-US"/>
            </w:rPr>
          </w:rPrChange>
        </w:rPr>
        <w:t>IW</w:t>
      </w:r>
      <w:r w:rsidRPr="00B478E6">
        <w:rPr>
          <w:rFonts w:ascii="Arial" w:hAnsi="Arial" w:cs="Arial"/>
        </w:rPr>
        <w:t>38 Список заказов ТОРО (изменение</w:t>
      </w:r>
      <w:r>
        <w:rPr>
          <w:rFonts w:ascii="Arial" w:hAnsi="Arial" w:cs="Arial"/>
        </w:rPr>
        <w:t>)»</w:t>
      </w:r>
      <w:r w:rsidRPr="00621CB6">
        <w:rPr>
          <w:rFonts w:ascii="Arial" w:hAnsi="Arial" w:cs="Arial"/>
        </w:rPr>
        <w:t xml:space="preserve"> Планировщик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выполняет следующие действия:</w:t>
      </w:r>
    </w:p>
    <w:p w14:paraId="18524BA8" w14:textId="77777777" w:rsidR="0060183A" w:rsidRPr="00621CB6" w:rsidRDefault="0060183A" w:rsidP="0060183A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</w:rPr>
      </w:pPr>
      <w:r w:rsidRPr="00621CB6">
        <w:rPr>
          <w:rFonts w:ascii="Arial" w:hAnsi="Arial" w:cs="Arial"/>
        </w:rPr>
        <w:t>В</w:t>
      </w:r>
      <w:r w:rsidRPr="00B478E6">
        <w:rPr>
          <w:rFonts w:ascii="Arial" w:hAnsi="Arial" w:cs="Arial"/>
        </w:rPr>
        <w:t xml:space="preserve">ыбирает все заказы, удовлетворяющие требованиям по наличию на них статусов </w:t>
      </w:r>
    </w:p>
    <w:p w14:paraId="282D1A1D" w14:textId="2C499E6B" w:rsidR="0060183A" w:rsidRPr="00621CB6" w:rsidRDefault="0060183A" w:rsidP="0060183A">
      <w:pPr>
        <w:pStyle w:val="afa"/>
        <w:numPr>
          <w:ilvl w:val="1"/>
          <w:numId w:val="38"/>
        </w:numPr>
        <w:spacing w:after="240" w:line="276" w:lineRule="auto"/>
        <w:rPr>
          <w:rFonts w:ascii="Arial" w:hAnsi="Arial" w:cs="Arial"/>
        </w:rPr>
      </w:pPr>
      <w:r w:rsidRPr="00621CB6" w:rsidDel="0022484E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«КОРР – заказ требует корректировки</w:t>
      </w:r>
      <w:r w:rsidRPr="00621CB6">
        <w:t xml:space="preserve">, </w:t>
      </w:r>
      <w:r w:rsidRPr="00621CB6">
        <w:rPr>
          <w:rFonts w:ascii="Arial" w:hAnsi="Arial" w:cs="Arial"/>
        </w:rPr>
        <w:t>МЕС - месяц (заказ включен в месячный план)», (статус ПЛАН при установке статуса КОРР будет установлен автомат</w:t>
      </w:r>
      <w:r>
        <w:rPr>
          <w:rFonts w:ascii="Arial" w:hAnsi="Arial" w:cs="Arial"/>
        </w:rPr>
        <w:t>ически при помощи разработки PM46, см. КД «</w:t>
      </w:r>
      <w:del w:id="2448" w:author="Александр Шрамков" w:date="2021-03-10T18:18:00Z">
        <w:r w:rsidRPr="005D5D01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Pr="005D5D01" w:rsidDel="00923C4E">
          <w:rPr>
            <w:rFonts w:ascii="Arial" w:hAnsi="Arial" w:cs="Arial"/>
          </w:rPr>
          <w:delText>.</w:delText>
        </w:r>
      </w:del>
      <w:ins w:id="2449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Pr="005D5D01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Pr="005D5D01">
        <w:rPr>
          <w:rFonts w:ascii="Arial" w:hAnsi="Arial" w:cs="Arial"/>
        </w:rPr>
        <w:t>52 Годовое планирование воздействий на ПА</w:t>
      </w:r>
      <w:r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>).</w:t>
      </w:r>
    </w:p>
    <w:p w14:paraId="654F9935" w14:textId="66782DDF" w:rsidR="0060183A" w:rsidRPr="00621CB6" w:rsidRDefault="0060183A" w:rsidP="0060183A">
      <w:pPr>
        <w:pStyle w:val="afa"/>
        <w:numPr>
          <w:ilvl w:val="0"/>
          <w:numId w:val="38"/>
        </w:numPr>
        <w:spacing w:after="240" w:line="276" w:lineRule="auto"/>
        <w:rPr>
          <w:rFonts w:ascii="Arial" w:hAnsi="Arial" w:cs="Arial"/>
        </w:rPr>
      </w:pPr>
      <w:r w:rsidRPr="00621CB6">
        <w:rPr>
          <w:rFonts w:ascii="Arial" w:hAnsi="Arial" w:cs="Arial"/>
        </w:rPr>
        <w:t>П</w:t>
      </w:r>
      <w:r>
        <w:rPr>
          <w:rFonts w:ascii="Arial" w:hAnsi="Arial" w:cs="Arial"/>
        </w:rPr>
        <w:t xml:space="preserve">ереходит к шагу корректировки </w:t>
      </w:r>
      <w:r w:rsidR="00F67598">
        <w:rPr>
          <w:rFonts w:ascii="Arial" w:hAnsi="Arial" w:cs="Arial"/>
        </w:rPr>
        <w:t>состава и объема работ (см.раздел «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_Ref39057496 \r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50" w:author="ShramkovAB" w:date="2021-04-12T16:50:00Z">
        <w:r w:rsidR="00DD0D1E">
          <w:rPr>
            <w:rFonts w:ascii="Arial" w:hAnsi="Arial" w:cs="Arial"/>
          </w:rPr>
          <w:t>5.2.1.30</w:t>
        </w:r>
      </w:ins>
      <w:del w:id="2451" w:author="ShramkovAB" w:date="2021-04-12T16:50:00Z">
        <w:r w:rsidR="002D72A9" w:rsidDel="00DD0D1E">
          <w:rPr>
            <w:rFonts w:ascii="Arial" w:hAnsi="Arial" w:cs="Arial"/>
          </w:rPr>
          <w:delText>5.2.1.22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 xml:space="preserve"> </w:t>
      </w:r>
      <w:r w:rsidR="00F67598">
        <w:rPr>
          <w:rFonts w:ascii="Arial" w:hAnsi="Arial" w:cs="Arial"/>
        </w:rPr>
        <w:fldChar w:fldCharType="begin"/>
      </w:r>
      <w:r w:rsidR="00F67598">
        <w:rPr>
          <w:rFonts w:ascii="Arial" w:hAnsi="Arial" w:cs="Arial"/>
        </w:rPr>
        <w:instrText xml:space="preserve"> REF _Ref39057496 \h  \* MERGEFORMAT </w:instrText>
      </w:r>
      <w:r w:rsidR="00F67598">
        <w:rPr>
          <w:rFonts w:ascii="Arial" w:hAnsi="Arial" w:cs="Arial"/>
        </w:rPr>
      </w:r>
      <w:r w:rsidR="00F67598">
        <w:rPr>
          <w:rFonts w:ascii="Arial" w:hAnsi="Arial" w:cs="Arial"/>
        </w:rPr>
        <w:fldChar w:fldCharType="separate"/>
      </w:r>
      <w:ins w:id="2452" w:author="ShramkovAB" w:date="2021-04-12T16:50:00Z">
        <w:r w:rsidR="00DD0D1E" w:rsidRPr="00DD0D1E">
          <w:rPr>
            <w:rFonts w:ascii="Arial" w:hAnsi="Arial" w:cs="Arial"/>
            <w:rPrChange w:id="2453" w:author="ShramkovAB" w:date="2021-04-12T16:50:00Z">
              <w:rPr/>
            </w:rPrChange>
          </w:rPr>
          <w:t>Шаг процесса 260 – Корректировка состава и объема работ</w:t>
        </w:r>
      </w:ins>
      <w:del w:id="2454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260 – Корректировка состава и объема работ</w:delText>
        </w:r>
      </w:del>
      <w:r w:rsidR="00F67598">
        <w:rPr>
          <w:rFonts w:ascii="Arial" w:hAnsi="Arial" w:cs="Arial"/>
        </w:rPr>
        <w:fldChar w:fldCharType="end"/>
      </w:r>
      <w:r w:rsidR="00F67598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>.</w:t>
      </w:r>
    </w:p>
    <w:p w14:paraId="27C8B757" w14:textId="5B7F4D90" w:rsidR="003E46AB" w:rsidRPr="003E46AB" w:rsidRDefault="003E46AB">
      <w:pPr>
        <w:spacing w:after="240" w:line="276" w:lineRule="auto"/>
        <w:ind w:firstLine="567"/>
        <w:rPr>
          <w:ins w:id="2455" w:author="Попова Дарья" w:date="2020-07-23T16:31:00Z"/>
          <w:rFonts w:ascii="Arial" w:hAnsi="Arial" w:cs="Arial"/>
        </w:rPr>
        <w:pPrChange w:id="2456" w:author="Попова Дарья" w:date="2020-07-23T11:00:00Z">
          <w:pPr>
            <w:spacing w:after="240" w:line="276" w:lineRule="auto"/>
            <w:ind w:firstLine="708"/>
          </w:pPr>
        </w:pPrChange>
      </w:pPr>
      <w:ins w:id="2457" w:author="Попова Дарья" w:date="2020-07-23T16:32:00Z">
        <w:r>
          <w:rPr>
            <w:rFonts w:ascii="Arial" w:hAnsi="Arial" w:cs="Arial"/>
          </w:rPr>
          <w:t xml:space="preserve">В транзакции </w:t>
        </w:r>
        <w:r>
          <w:rPr>
            <w:rFonts w:ascii="Arial" w:hAnsi="Arial" w:cs="Arial"/>
            <w:lang w:val="en-US"/>
          </w:rPr>
          <w:t>CJ</w:t>
        </w:r>
        <w:r w:rsidRPr="00C46CBE">
          <w:rPr>
            <w:rFonts w:ascii="Arial" w:hAnsi="Arial" w:cs="Arial"/>
            <w:rPrChange w:id="2458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>20</w:t>
        </w:r>
        <w:r>
          <w:rPr>
            <w:rFonts w:ascii="Arial" w:hAnsi="Arial" w:cs="Arial"/>
            <w:lang w:val="en-US"/>
          </w:rPr>
          <w:t>N</w:t>
        </w:r>
        <w:r w:rsidRPr="00C46CBE">
          <w:rPr>
            <w:rFonts w:ascii="Arial" w:hAnsi="Arial" w:cs="Arial"/>
            <w:rPrChange w:id="2459" w:author="Александр Шрамков" w:date="2021-03-10T18:17:00Z">
              <w:rPr>
                <w:rFonts w:ascii="Arial" w:hAnsi="Arial" w:cs="Arial"/>
                <w:lang w:val="en-US"/>
              </w:rPr>
            </w:rPrChange>
          </w:rPr>
          <w:t xml:space="preserve"> </w:t>
        </w:r>
        <w:r>
          <w:rPr>
            <w:rFonts w:ascii="Arial" w:hAnsi="Arial" w:cs="Arial"/>
          </w:rPr>
          <w:t xml:space="preserve">Планировщик ЗиС УО находит сетевые графики со статусом КОРР </w:t>
        </w:r>
      </w:ins>
      <w:ins w:id="2460" w:author="Попова Дарья" w:date="2020-07-23T16:33:00Z">
        <w:r>
          <w:rPr>
            <w:rFonts w:ascii="Arial" w:hAnsi="Arial" w:cs="Arial"/>
          </w:rPr>
          <w:t>«Требуется корректировка» и переходит к шагу корректировки состава и объема работ</w:t>
        </w:r>
      </w:ins>
      <w:ins w:id="2461" w:author="Попова Дарья" w:date="2020-07-23T16:34:00Z">
        <w:r>
          <w:rPr>
            <w:rFonts w:ascii="Arial" w:hAnsi="Arial" w:cs="Arial"/>
          </w:rPr>
          <w:t xml:space="preserve"> (шаг 260).</w:t>
        </w:r>
      </w:ins>
    </w:p>
    <w:p w14:paraId="39B57BD1" w14:textId="472D1699" w:rsidR="0060183A" w:rsidRDefault="0060183A">
      <w:pPr>
        <w:spacing w:after="240" w:line="276" w:lineRule="auto"/>
        <w:ind w:firstLine="567"/>
        <w:rPr>
          <w:rFonts w:ascii="Arial" w:hAnsi="Arial" w:cs="Arial"/>
        </w:rPr>
        <w:pPrChange w:id="2462" w:author="Попова Дарья" w:date="2020-07-23T11:00:00Z">
          <w:pPr>
            <w:spacing w:after="240" w:line="276" w:lineRule="auto"/>
            <w:ind w:firstLine="708"/>
          </w:pPr>
        </w:pPrChange>
      </w:pPr>
      <w:r w:rsidRPr="00621CB6">
        <w:rPr>
          <w:rFonts w:ascii="Arial" w:hAnsi="Arial" w:cs="Arial"/>
        </w:rPr>
        <w:t>После корректировки заказов ТОРО</w:t>
      </w:r>
      <w:ins w:id="2463" w:author="Попова Дарья" w:date="2020-07-23T16:31:00Z">
        <w:r w:rsidR="003E46AB">
          <w:rPr>
            <w:rFonts w:ascii="Arial" w:hAnsi="Arial" w:cs="Arial"/>
          </w:rPr>
          <w:t xml:space="preserve"> или сетевых графиков</w:t>
        </w:r>
      </w:ins>
      <w:r w:rsidRPr="00621CB6">
        <w:rPr>
          <w:rFonts w:ascii="Arial" w:hAnsi="Arial" w:cs="Arial"/>
        </w:rPr>
        <w:t xml:space="preserve"> необходимо заново провести в системе их проверку и повторное согласование.</w:t>
      </w:r>
    </w:p>
    <w:p w14:paraId="025BDA8B" w14:textId="2E9ABEA9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64" w:author="Попова Дарья" w:date="2020-07-23T11:00:00Z">
          <w:pPr>
            <w:spacing w:after="240" w:line="276" w:lineRule="auto"/>
            <w:ind w:firstLine="708"/>
          </w:pPr>
        </w:pPrChange>
      </w:pPr>
      <w:r>
        <w:rPr>
          <w:rFonts w:ascii="Arial" w:hAnsi="Arial" w:cs="Arial"/>
        </w:rPr>
        <w:t xml:space="preserve">Для заказов ТОРО на остановочные ремонты (со статусом «ОСТ – требуют останова») полномочий на изменение у Планировщика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>не будет</w:t>
      </w:r>
      <w:r w:rsidR="00266473">
        <w:rPr>
          <w:rFonts w:ascii="Arial" w:hAnsi="Arial" w:cs="Arial"/>
        </w:rPr>
        <w:t>.</w:t>
      </w:r>
    </w:p>
    <w:p w14:paraId="18DBC344" w14:textId="77777777" w:rsidR="0060183A" w:rsidRPr="00621CB6" w:rsidRDefault="0060183A" w:rsidP="0060183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Поля для заполнения на селекционном экране </w:t>
      </w:r>
      <w:r>
        <w:rPr>
          <w:rFonts w:ascii="Arial" w:hAnsi="Arial" w:cs="Arial"/>
        </w:rPr>
        <w:t>«IW38 Список заказов ТОРО (изменение)»</w:t>
      </w:r>
      <w:r w:rsidRPr="00621CB6">
        <w:rPr>
          <w:rFonts w:ascii="Arial" w:hAnsi="Arial" w:cs="Arial"/>
        </w:rPr>
        <w:t>:</w:t>
      </w:r>
    </w:p>
    <w:p w14:paraId="41DEC718" w14:textId="77777777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65" w:author="Попова Дарья" w:date="2020-07-23T11:00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Техническое место;</w:t>
      </w:r>
    </w:p>
    <w:p w14:paraId="1A88C7D3" w14:textId="77777777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66" w:author="Попова Дарья" w:date="2020-07-23T11:00:00Z">
          <w:pPr>
            <w:spacing w:after="240" w:line="276" w:lineRule="auto"/>
            <w:ind w:left="927"/>
          </w:pPr>
        </w:pPrChange>
      </w:pPr>
      <w:r w:rsidRPr="00621CB6">
        <w:rPr>
          <w:rFonts w:ascii="Arial" w:hAnsi="Arial" w:cs="Arial"/>
        </w:rPr>
        <w:t>- Группа планирования;</w:t>
      </w:r>
    </w:p>
    <w:p w14:paraId="0C66B6E8" w14:textId="77777777" w:rsidR="0060183A" w:rsidRPr="00621CB6" w:rsidRDefault="0060183A">
      <w:pPr>
        <w:spacing w:after="240" w:line="276" w:lineRule="auto"/>
        <w:ind w:firstLine="567"/>
        <w:rPr>
          <w:rFonts w:ascii="Arial" w:hAnsi="Arial" w:cs="Arial"/>
        </w:rPr>
        <w:pPrChange w:id="2467" w:author="Попова Дарья" w:date="2020-07-23T11:00:00Z">
          <w:pPr>
            <w:spacing w:after="240" w:line="276" w:lineRule="auto"/>
            <w:ind w:left="927"/>
            <w:jc w:val="left"/>
          </w:pPr>
        </w:pPrChange>
      </w:pPr>
      <w:r w:rsidRPr="00621CB6">
        <w:rPr>
          <w:rFonts w:ascii="Arial" w:hAnsi="Arial" w:cs="Arial"/>
        </w:rPr>
        <w:t>- Период (с .. по).</w:t>
      </w:r>
    </w:p>
    <w:p w14:paraId="5B83A02C" w14:textId="77777777" w:rsidR="0060183A" w:rsidRPr="00621CB6" w:rsidRDefault="0060183A">
      <w:pPr>
        <w:spacing w:after="240" w:line="276" w:lineRule="auto"/>
        <w:ind w:firstLine="567"/>
        <w:rPr>
          <w:rFonts w:ascii="Arial" w:eastAsiaTheme="majorEastAsia" w:hAnsi="Arial" w:cs="Arial"/>
        </w:rPr>
        <w:pPrChange w:id="2468" w:author="Попова Дарья" w:date="2020-07-23T11:00:00Z">
          <w:pPr/>
        </w:pPrChange>
      </w:pPr>
    </w:p>
    <w:p w14:paraId="63A4932C" w14:textId="77777777" w:rsidR="0060183A" w:rsidRPr="00621CB6" w:rsidRDefault="0060183A">
      <w:pPr>
        <w:pStyle w:val="4"/>
      </w:pPr>
      <w:bookmarkStart w:id="2469" w:name="_Ref39057496"/>
      <w:r>
        <w:t>Шаг процесса 260</w:t>
      </w:r>
      <w:r w:rsidRPr="00621CB6">
        <w:t xml:space="preserve"> – Корректировка состава и объема работ</w:t>
      </w:r>
      <w:bookmarkEnd w:id="2469"/>
    </w:p>
    <w:p w14:paraId="3BAEDAFF" w14:textId="100E4ECD" w:rsidR="0060183A" w:rsidRPr="00621CB6" w:rsidDel="0085761F" w:rsidRDefault="0060183A" w:rsidP="0060183A">
      <w:pPr>
        <w:rPr>
          <w:del w:id="2470" w:author="Попова Дарья" w:date="2020-07-23T11:00:00Z"/>
          <w:rFonts w:ascii="Arial" w:eastAsiaTheme="majorEastAsia" w:hAnsi="Arial" w:cs="Arial"/>
        </w:rPr>
      </w:pPr>
    </w:p>
    <w:p w14:paraId="3E144493" w14:textId="5DFD952B" w:rsidR="0060183A" w:rsidRPr="0085761F" w:rsidRDefault="0060183A" w:rsidP="0060183A">
      <w:pPr>
        <w:spacing w:after="240" w:line="276" w:lineRule="auto"/>
        <w:ind w:firstLine="567"/>
        <w:rPr>
          <w:rFonts w:ascii="Arial" w:eastAsiaTheme="majorEastAsia" w:hAnsi="Arial" w:cs="Arial"/>
          <w:rPrChange w:id="2471" w:author="Попова Дарья" w:date="2020-07-23T11:00:00Z">
            <w:rPr>
              <w:rFonts w:ascii="Arial" w:hAnsi="Arial" w:cs="Arial"/>
            </w:rPr>
          </w:rPrChange>
        </w:rPr>
      </w:pPr>
      <w:bookmarkStart w:id="2472" w:name="_Hlk524964662"/>
      <w:r w:rsidRPr="0085761F">
        <w:rPr>
          <w:rFonts w:ascii="Arial" w:eastAsiaTheme="majorEastAsia" w:hAnsi="Arial" w:cs="Arial"/>
          <w:rPrChange w:id="2473" w:author="Попова Дарья" w:date="2020-07-23T11:00:00Z">
            <w:rPr>
              <w:rFonts w:ascii="Arial" w:hAnsi="Arial" w:cs="Arial"/>
            </w:rPr>
          </w:rPrChange>
        </w:rPr>
        <w:t xml:space="preserve">Планировщик ТОиР </w:t>
      </w:r>
      <w:r w:rsidR="007C2A87" w:rsidRPr="0085761F">
        <w:rPr>
          <w:rFonts w:ascii="Arial" w:eastAsiaTheme="majorEastAsia" w:hAnsi="Arial" w:cs="Arial"/>
          <w:rPrChange w:id="2474" w:author="Попова Дарья" w:date="2020-07-23T11:00:00Z">
            <w:rPr>
              <w:rFonts w:ascii="Arial" w:hAnsi="Arial" w:cs="Arial"/>
            </w:rPr>
          </w:rPrChange>
        </w:rPr>
        <w:t>УО</w:t>
      </w:r>
      <w:ins w:id="2475" w:author="Попова Дарья" w:date="2020-07-23T16:34:00Z">
        <w:r w:rsidR="003E46AB">
          <w:rPr>
            <w:rFonts w:ascii="Arial" w:eastAsiaTheme="majorEastAsia" w:hAnsi="Arial" w:cs="Arial"/>
          </w:rPr>
          <w:t xml:space="preserve"> или Планировщик ЗиС УО</w:t>
        </w:r>
      </w:ins>
      <w:r w:rsidR="007C2A87" w:rsidRPr="0085761F">
        <w:rPr>
          <w:rFonts w:ascii="Arial" w:eastAsiaTheme="majorEastAsia" w:hAnsi="Arial" w:cs="Arial"/>
          <w:rPrChange w:id="2476" w:author="Попова Дарья" w:date="2020-07-23T11:00:00Z">
            <w:rPr>
              <w:rFonts w:ascii="Arial" w:hAnsi="Arial" w:cs="Arial"/>
            </w:rPr>
          </w:rPrChange>
        </w:rPr>
        <w:t xml:space="preserve"> </w:t>
      </w:r>
      <w:r w:rsidRPr="0085761F">
        <w:rPr>
          <w:rFonts w:ascii="Arial" w:eastAsiaTheme="majorEastAsia" w:hAnsi="Arial" w:cs="Arial"/>
          <w:rPrChange w:id="2477" w:author="Попова Дарья" w:date="2020-07-23T11:00:00Z">
            <w:rPr>
              <w:rFonts w:ascii="Arial" w:hAnsi="Arial" w:cs="Arial"/>
            </w:rPr>
          </w:rPrChange>
        </w:rPr>
        <w:t>проводит корректировку состава и объема работ по заказам ТОРО</w:t>
      </w:r>
      <w:ins w:id="2478" w:author="Попова Дарья" w:date="2020-07-23T16:34:00Z">
        <w:r w:rsidR="003E46AB">
          <w:rPr>
            <w:rFonts w:ascii="Arial" w:eastAsiaTheme="majorEastAsia" w:hAnsi="Arial" w:cs="Arial"/>
          </w:rPr>
          <w:t xml:space="preserve"> или сетевым графикам</w:t>
        </w:r>
      </w:ins>
      <w:r w:rsidRPr="0085761F">
        <w:rPr>
          <w:rFonts w:ascii="Arial" w:eastAsiaTheme="majorEastAsia" w:hAnsi="Arial" w:cs="Arial"/>
          <w:rPrChange w:id="2479" w:author="Попова Дарья" w:date="2020-07-23T11:00:00Z">
            <w:rPr>
              <w:rFonts w:ascii="Arial" w:hAnsi="Arial" w:cs="Arial"/>
            </w:rPr>
          </w:rPrChange>
        </w:rPr>
        <w:t xml:space="preserve"> в соответствии с полученными ли</w:t>
      </w:r>
      <w:r w:rsidRPr="0085761F">
        <w:rPr>
          <w:rFonts w:ascii="Arial" w:eastAsiaTheme="majorEastAsia" w:hAnsi="Arial" w:cs="Arial"/>
          <w:rPrChange w:id="2480" w:author="Попова Дарья" w:date="2020-07-23T11:00:00Z">
            <w:rPr>
              <w:rFonts w:ascii="Arial" w:hAnsi="Arial" w:cs="Arial"/>
            </w:rPr>
          </w:rPrChange>
        </w:rPr>
        <w:lastRenderedPageBreak/>
        <w:t>стами замечаний</w:t>
      </w:r>
      <w:r w:rsidR="007A4A38" w:rsidRPr="0085761F">
        <w:rPr>
          <w:rFonts w:ascii="Arial" w:eastAsiaTheme="majorEastAsia" w:hAnsi="Arial" w:cs="Arial"/>
          <w:rPrChange w:id="2481" w:author="Попова Дарья" w:date="2020-07-23T11:00:00Z">
            <w:rPr>
              <w:rFonts w:ascii="Arial" w:hAnsi="Arial" w:cs="Arial"/>
            </w:rPr>
          </w:rPrChange>
        </w:rPr>
        <w:t>. Корректировка объемов и состава МТР может быть выполнена в автоматическом режиме</w:t>
      </w:r>
      <w:r w:rsidR="00060149" w:rsidRPr="0085761F">
        <w:rPr>
          <w:rFonts w:ascii="Arial" w:eastAsiaTheme="majorEastAsia" w:hAnsi="Arial" w:cs="Arial"/>
          <w:rPrChange w:id="2482" w:author="Попова Дарья" w:date="2020-07-23T11:00:00Z">
            <w:rPr>
              <w:rFonts w:ascii="Arial" w:hAnsi="Arial" w:cs="Arial"/>
            </w:rPr>
          </w:rPrChange>
        </w:rPr>
        <w:t xml:space="preserve">, </w:t>
      </w:r>
      <w:r w:rsidR="005449C5" w:rsidRPr="0085761F">
        <w:rPr>
          <w:rFonts w:ascii="Arial" w:eastAsiaTheme="majorEastAsia" w:hAnsi="Arial" w:cs="Arial"/>
          <w:rPrChange w:id="2483" w:author="Попова Дарья" w:date="2020-07-23T11:00:00Z">
            <w:rPr>
              <w:rFonts w:ascii="Arial" w:hAnsi="Arial" w:cs="Arial"/>
            </w:rPr>
          </w:rPrChange>
        </w:rPr>
        <w:t>после согласования корректировки потребности в МТР</w:t>
      </w:r>
      <w:r w:rsidR="007A4A38" w:rsidRPr="0085761F">
        <w:rPr>
          <w:rFonts w:ascii="Arial" w:eastAsiaTheme="majorEastAsia" w:hAnsi="Arial" w:cs="Arial"/>
          <w:rPrChange w:id="2484" w:author="Попова Дарья" w:date="2020-07-23T11:00:00Z">
            <w:rPr>
              <w:rFonts w:ascii="Arial" w:hAnsi="Arial" w:cs="Arial"/>
            </w:rPr>
          </w:rPrChange>
        </w:rPr>
        <w:t>, направленной со стороны МТО</w:t>
      </w:r>
      <w:r w:rsidR="003415DF" w:rsidRPr="0085761F">
        <w:rPr>
          <w:rFonts w:ascii="Arial" w:eastAsiaTheme="majorEastAsia" w:hAnsi="Arial" w:cs="Arial"/>
          <w:rPrChange w:id="2485" w:author="Попова Дарья" w:date="2020-07-23T11:00:00Z">
            <w:rPr>
              <w:rFonts w:ascii="Arial" w:hAnsi="Arial" w:cs="Arial"/>
            </w:rPr>
          </w:rPrChange>
        </w:rPr>
        <w:t xml:space="preserve"> (см раздел «</w:t>
      </w:r>
      <w:r w:rsidR="003415DF" w:rsidRPr="0085761F">
        <w:rPr>
          <w:rFonts w:ascii="Arial" w:eastAsiaTheme="majorEastAsia" w:hAnsi="Arial" w:cs="Arial"/>
          <w:rPrChange w:id="2486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487" w:author="Попова Дарья" w:date="2020-07-23T11:00:00Z">
            <w:rPr>
              <w:rFonts w:ascii="Arial" w:hAnsi="Arial" w:cs="Arial"/>
            </w:rPr>
          </w:rPrChange>
        </w:rPr>
        <w:instrText xml:space="preserve"> REF _Ref39058689 \r \h  \* MERGEFORMAT </w:instrText>
      </w:r>
      <w:r w:rsidR="003415DF" w:rsidRPr="0085761F">
        <w:rPr>
          <w:rFonts w:ascii="Arial" w:eastAsiaTheme="majorEastAsia" w:hAnsi="Arial" w:cs="Arial"/>
          <w:rPrChange w:id="2488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489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ins w:id="2490" w:author="ShramkovAB" w:date="2021-04-12T16:50:00Z">
        <w:r w:rsidR="00DD0D1E">
          <w:rPr>
            <w:rFonts w:ascii="Arial" w:eastAsiaTheme="majorEastAsia" w:hAnsi="Arial" w:cs="Arial"/>
          </w:rPr>
          <w:t>5.2.1.35</w:t>
        </w:r>
      </w:ins>
      <w:del w:id="2491" w:author="ShramkovAB" w:date="2021-04-12T16:50:00Z">
        <w:r w:rsidR="002D72A9" w:rsidRPr="0085761F" w:rsidDel="00DD0D1E">
          <w:rPr>
            <w:rFonts w:ascii="Arial" w:eastAsiaTheme="majorEastAsia" w:hAnsi="Arial" w:cs="Arial"/>
            <w:rPrChange w:id="2492" w:author="Попова Дарья" w:date="2020-07-23T11:00:00Z">
              <w:rPr>
                <w:rFonts w:ascii="Arial" w:hAnsi="Arial" w:cs="Arial"/>
              </w:rPr>
            </w:rPrChange>
          </w:rPr>
          <w:delText>5.2.1.27</w:delText>
        </w:r>
      </w:del>
      <w:r w:rsidR="003415DF" w:rsidRPr="0085761F">
        <w:rPr>
          <w:rFonts w:ascii="Arial" w:eastAsiaTheme="majorEastAsia" w:hAnsi="Arial" w:cs="Arial"/>
          <w:rPrChange w:id="2493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494" w:author="Попова Дарья" w:date="2020-07-23T11:00:00Z">
            <w:rPr>
              <w:rFonts w:ascii="Arial" w:hAnsi="Arial" w:cs="Arial"/>
            </w:rPr>
          </w:rPrChange>
        </w:rPr>
        <w:t xml:space="preserve"> </w:t>
      </w:r>
      <w:r w:rsidR="003415DF" w:rsidRPr="0085761F">
        <w:rPr>
          <w:rFonts w:ascii="Arial" w:eastAsiaTheme="majorEastAsia" w:hAnsi="Arial" w:cs="Arial"/>
          <w:rPrChange w:id="2495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496" w:author="Попова Дарья" w:date="2020-07-23T11:00:00Z">
            <w:rPr>
              <w:rFonts w:ascii="Arial" w:hAnsi="Arial" w:cs="Arial"/>
            </w:rPr>
          </w:rPrChange>
        </w:rPr>
        <w:instrText xml:space="preserve"> REF _Ref39058689 \h  \* MERGEFORMAT </w:instrText>
      </w:r>
      <w:r w:rsidR="003415DF" w:rsidRPr="0085761F">
        <w:rPr>
          <w:rFonts w:ascii="Arial" w:eastAsiaTheme="majorEastAsia" w:hAnsi="Arial" w:cs="Arial"/>
          <w:rPrChange w:id="2497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498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eastAsiaTheme="majorEastAsia" w:hAnsi="Arial" w:cs="Arial"/>
        </w:rPr>
        <w:t>Шаг процесса 290 – Анализ документов от МТО</w:t>
      </w:r>
      <w:r w:rsidR="003415DF" w:rsidRPr="0085761F">
        <w:rPr>
          <w:rFonts w:ascii="Arial" w:eastAsiaTheme="majorEastAsia" w:hAnsi="Arial" w:cs="Arial"/>
          <w:rPrChange w:id="2499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500" w:author="Попова Дарья" w:date="2020-07-23T11:00:00Z">
            <w:rPr>
              <w:rFonts w:ascii="Arial" w:hAnsi="Arial" w:cs="Arial"/>
            </w:rPr>
          </w:rPrChange>
        </w:rPr>
        <w:t>»)</w:t>
      </w:r>
      <w:r w:rsidR="005449C5" w:rsidRPr="0085761F">
        <w:rPr>
          <w:rFonts w:ascii="Arial" w:eastAsiaTheme="majorEastAsia" w:hAnsi="Arial" w:cs="Arial"/>
          <w:rPrChange w:id="2501" w:author="Попова Дарья" w:date="2020-07-23T11:00:00Z">
            <w:rPr>
              <w:rFonts w:ascii="Arial" w:hAnsi="Arial" w:cs="Arial"/>
            </w:rPr>
          </w:rPrChange>
        </w:rPr>
        <w:t>. П</w:t>
      </w:r>
      <w:r w:rsidRPr="0085761F">
        <w:rPr>
          <w:rFonts w:ascii="Arial" w:eastAsiaTheme="majorEastAsia" w:hAnsi="Arial" w:cs="Arial"/>
          <w:rPrChange w:id="2502" w:author="Попова Дарья" w:date="2020-07-23T11:00:00Z">
            <w:rPr>
              <w:rFonts w:ascii="Arial" w:hAnsi="Arial" w:cs="Arial"/>
            </w:rPr>
          </w:rPrChange>
        </w:rPr>
        <w:t xml:space="preserve">осле </w:t>
      </w:r>
      <w:r w:rsidR="004F525A" w:rsidRPr="0085761F">
        <w:rPr>
          <w:rFonts w:ascii="Arial" w:eastAsiaTheme="majorEastAsia" w:hAnsi="Arial" w:cs="Arial"/>
          <w:rPrChange w:id="2503" w:author="Попова Дарья" w:date="2020-07-23T11:00:00Z">
            <w:rPr>
              <w:rFonts w:ascii="Arial" w:hAnsi="Arial" w:cs="Arial"/>
            </w:rPr>
          </w:rPrChange>
        </w:rPr>
        <w:t>выполнения корректировок,</w:t>
      </w:r>
      <w:r w:rsidRPr="0085761F">
        <w:rPr>
          <w:rFonts w:ascii="Arial" w:eastAsiaTheme="majorEastAsia" w:hAnsi="Arial" w:cs="Arial"/>
          <w:rPrChange w:id="2504" w:author="Попова Дарья" w:date="2020-07-23T11:00:00Z">
            <w:rPr>
              <w:rFonts w:ascii="Arial" w:hAnsi="Arial" w:cs="Arial"/>
            </w:rPr>
          </w:rPrChange>
        </w:rPr>
        <w:t xml:space="preserve"> цикл согласования </w:t>
      </w:r>
      <w:r w:rsidR="00060149" w:rsidRPr="0085761F">
        <w:rPr>
          <w:rFonts w:ascii="Arial" w:eastAsiaTheme="majorEastAsia" w:hAnsi="Arial" w:cs="Arial"/>
          <w:rPrChange w:id="2505" w:author="Попова Дарья" w:date="2020-07-23T11:00:00Z">
            <w:rPr>
              <w:rFonts w:ascii="Arial" w:hAnsi="Arial" w:cs="Arial"/>
            </w:rPr>
          </w:rPrChange>
        </w:rPr>
        <w:t>З</w:t>
      </w:r>
      <w:r w:rsidRPr="0085761F">
        <w:rPr>
          <w:rFonts w:ascii="Arial" w:eastAsiaTheme="majorEastAsia" w:hAnsi="Arial" w:cs="Arial"/>
          <w:rPrChange w:id="2506" w:author="Попова Дарья" w:date="2020-07-23T11:00:00Z">
            <w:rPr>
              <w:rFonts w:ascii="Arial" w:hAnsi="Arial" w:cs="Arial"/>
            </w:rPr>
          </w:rPrChange>
        </w:rPr>
        <w:t xml:space="preserve">аказов </w:t>
      </w:r>
      <w:r w:rsidR="00060149" w:rsidRPr="0085761F">
        <w:rPr>
          <w:rFonts w:ascii="Arial" w:eastAsiaTheme="majorEastAsia" w:hAnsi="Arial" w:cs="Arial"/>
          <w:rPrChange w:id="2507" w:author="Попова Дарья" w:date="2020-07-23T11:00:00Z">
            <w:rPr>
              <w:rFonts w:ascii="Arial" w:hAnsi="Arial" w:cs="Arial"/>
            </w:rPr>
          </w:rPrChange>
        </w:rPr>
        <w:t xml:space="preserve">ТОРО </w:t>
      </w:r>
      <w:r w:rsidRPr="0085761F">
        <w:rPr>
          <w:rFonts w:ascii="Arial" w:eastAsiaTheme="majorEastAsia" w:hAnsi="Arial" w:cs="Arial"/>
          <w:rPrChange w:id="2508" w:author="Попова Дарья" w:date="2020-07-23T11:00:00Z">
            <w:rPr>
              <w:rFonts w:ascii="Arial" w:hAnsi="Arial" w:cs="Arial"/>
            </w:rPr>
          </w:rPrChange>
        </w:rPr>
        <w:t>в рамках оперативного графика повторяется</w:t>
      </w:r>
      <w:r w:rsidR="004F525A" w:rsidRPr="0085761F">
        <w:rPr>
          <w:rFonts w:ascii="Arial" w:eastAsiaTheme="majorEastAsia" w:hAnsi="Arial" w:cs="Arial"/>
          <w:rPrChange w:id="2509" w:author="Попова Дарья" w:date="2020-07-23T11:00:00Z">
            <w:rPr>
              <w:rFonts w:ascii="Arial" w:hAnsi="Arial" w:cs="Arial"/>
            </w:rPr>
          </w:rPrChange>
        </w:rPr>
        <w:t xml:space="preserve"> в шага, описанного в разделе «</w:t>
      </w:r>
      <w:r w:rsidR="004F525A" w:rsidRPr="0085761F">
        <w:rPr>
          <w:rFonts w:ascii="Arial" w:eastAsiaTheme="majorEastAsia" w:hAnsi="Arial" w:cs="Arial"/>
          <w:rPrChange w:id="2510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4F525A" w:rsidRPr="0085761F">
        <w:rPr>
          <w:rFonts w:ascii="Arial" w:eastAsiaTheme="majorEastAsia" w:hAnsi="Arial" w:cs="Arial"/>
          <w:rPrChange w:id="2511" w:author="Попова Дарья" w:date="2020-07-23T11:00:00Z">
            <w:rPr>
              <w:rFonts w:ascii="Arial" w:hAnsi="Arial" w:cs="Arial"/>
            </w:rPr>
          </w:rPrChange>
        </w:rPr>
        <w:instrText xml:space="preserve"> REF _Ref39061554 \r \h  \* MERGEFORMAT </w:instrText>
      </w:r>
      <w:r w:rsidR="004F525A" w:rsidRPr="0085761F">
        <w:rPr>
          <w:rFonts w:ascii="Arial" w:eastAsiaTheme="majorEastAsia" w:hAnsi="Arial" w:cs="Arial"/>
          <w:rPrChange w:id="2512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4F525A" w:rsidRPr="0085761F">
        <w:rPr>
          <w:rFonts w:ascii="Arial" w:eastAsiaTheme="majorEastAsia" w:hAnsi="Arial" w:cs="Arial"/>
          <w:rPrChange w:id="2513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ins w:id="2514" w:author="ShramkovAB" w:date="2021-04-12T16:50:00Z">
        <w:r w:rsidR="00DD0D1E">
          <w:rPr>
            <w:rFonts w:ascii="Arial" w:eastAsiaTheme="majorEastAsia" w:hAnsi="Arial" w:cs="Arial"/>
          </w:rPr>
          <w:t>5.2.1.6</w:t>
        </w:r>
      </w:ins>
      <w:del w:id="2515" w:author="ShramkovAB" w:date="2021-04-12T16:50:00Z">
        <w:r w:rsidR="002D72A9" w:rsidRPr="0085761F" w:rsidDel="00DD0D1E">
          <w:rPr>
            <w:rFonts w:ascii="Arial" w:eastAsiaTheme="majorEastAsia" w:hAnsi="Arial" w:cs="Arial"/>
            <w:rPrChange w:id="2516" w:author="Попова Дарья" w:date="2020-07-23T11:00:00Z">
              <w:rPr>
                <w:rFonts w:ascii="Arial" w:hAnsi="Arial" w:cs="Arial"/>
              </w:rPr>
            </w:rPrChange>
          </w:rPr>
          <w:delText>5.2.1.3</w:delText>
        </w:r>
      </w:del>
      <w:r w:rsidR="004F525A" w:rsidRPr="0085761F">
        <w:rPr>
          <w:rFonts w:ascii="Arial" w:eastAsiaTheme="majorEastAsia" w:hAnsi="Arial" w:cs="Arial"/>
          <w:rPrChange w:id="2517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4F525A" w:rsidRPr="0085761F">
        <w:rPr>
          <w:rFonts w:ascii="Arial" w:eastAsiaTheme="majorEastAsia" w:hAnsi="Arial" w:cs="Arial"/>
          <w:rPrChange w:id="2518" w:author="Попова Дарья" w:date="2020-07-23T11:00:00Z">
            <w:rPr>
              <w:rFonts w:ascii="Arial" w:hAnsi="Arial" w:cs="Arial"/>
            </w:rPr>
          </w:rPrChange>
        </w:rPr>
        <w:t xml:space="preserve"> </w:t>
      </w:r>
      <w:r w:rsidR="004F525A" w:rsidRPr="0085761F">
        <w:rPr>
          <w:rFonts w:ascii="Arial" w:eastAsiaTheme="majorEastAsia" w:hAnsi="Arial" w:cs="Arial"/>
          <w:rPrChange w:id="2519" w:author="Попова Дарья" w:date="2020-07-23T11:00:00Z">
            <w:rPr>
              <w:rFonts w:ascii="Arial" w:hAnsi="Arial" w:cs="Arial"/>
            </w:rPr>
          </w:rPrChange>
        </w:rPr>
        <w:fldChar w:fldCharType="begin"/>
      </w:r>
      <w:r w:rsidR="004F525A" w:rsidRPr="0085761F">
        <w:rPr>
          <w:rFonts w:ascii="Arial" w:eastAsiaTheme="majorEastAsia" w:hAnsi="Arial" w:cs="Arial"/>
          <w:rPrChange w:id="2520" w:author="Попова Дарья" w:date="2020-07-23T11:00:00Z">
            <w:rPr>
              <w:rFonts w:ascii="Arial" w:hAnsi="Arial" w:cs="Arial"/>
            </w:rPr>
          </w:rPrChange>
        </w:rPr>
        <w:instrText xml:space="preserve"> REF _Ref39061554 \h  \* MERGEFORMAT </w:instrText>
      </w:r>
      <w:r w:rsidR="004F525A" w:rsidRPr="0085761F">
        <w:rPr>
          <w:rFonts w:ascii="Arial" w:eastAsiaTheme="majorEastAsia" w:hAnsi="Arial" w:cs="Arial"/>
          <w:rPrChange w:id="2521" w:author="Попова Дарья" w:date="2020-07-23T11:00:00Z">
            <w:rPr>
              <w:rFonts w:ascii="Arial" w:eastAsiaTheme="majorEastAsia" w:hAnsi="Arial" w:cs="Arial"/>
            </w:rPr>
          </w:rPrChange>
        </w:rPr>
      </w:r>
      <w:r w:rsidR="004F525A" w:rsidRPr="0085761F">
        <w:rPr>
          <w:rFonts w:ascii="Arial" w:eastAsiaTheme="majorEastAsia" w:hAnsi="Arial" w:cs="Arial"/>
          <w:rPrChange w:id="2522" w:author="Попова Дарья" w:date="2020-07-23T11:00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eastAsiaTheme="majorEastAsia" w:hAnsi="Arial" w:cs="Arial"/>
        </w:rPr>
        <w:t>Шаг процесса 70 – Формирование плана-графика воздействий на ПА на месяц</w:t>
      </w:r>
      <w:r w:rsidR="004F525A" w:rsidRPr="0085761F">
        <w:rPr>
          <w:rFonts w:ascii="Arial" w:eastAsiaTheme="majorEastAsia" w:hAnsi="Arial" w:cs="Arial"/>
          <w:rPrChange w:id="2523" w:author="Попова Дарья" w:date="2020-07-23T11:00:00Z">
            <w:rPr>
              <w:rFonts w:ascii="Arial" w:hAnsi="Arial" w:cs="Arial"/>
            </w:rPr>
          </w:rPrChange>
        </w:rPr>
        <w:fldChar w:fldCharType="end"/>
      </w:r>
      <w:r w:rsidR="004F525A" w:rsidRPr="0085761F">
        <w:rPr>
          <w:rFonts w:ascii="Arial" w:eastAsiaTheme="majorEastAsia" w:hAnsi="Arial" w:cs="Arial"/>
          <w:rPrChange w:id="2524" w:author="Попова Дарья" w:date="2020-07-23T11:00:00Z">
            <w:rPr>
              <w:rFonts w:ascii="Arial" w:hAnsi="Arial" w:cs="Arial"/>
            </w:rPr>
          </w:rPrChange>
        </w:rPr>
        <w:t>».</w:t>
      </w:r>
    </w:p>
    <w:p w14:paraId="138A659B" w14:textId="7348F606" w:rsidR="0060183A" w:rsidRDefault="0060183A" w:rsidP="0060183A">
      <w:pPr>
        <w:spacing w:after="240" w:line="276" w:lineRule="auto"/>
        <w:ind w:firstLine="567"/>
        <w:rPr>
          <w:ins w:id="2525" w:author="Попова Дарья" w:date="2020-07-23T11:00:00Z"/>
          <w:rFonts w:ascii="Arial" w:eastAsiaTheme="majorEastAsia" w:hAnsi="Arial" w:cs="Arial"/>
        </w:rPr>
      </w:pPr>
      <w:bookmarkStart w:id="2526" w:name="_Hlk524615367"/>
      <w:bookmarkEnd w:id="2526"/>
      <w:r w:rsidRPr="0085761F">
        <w:rPr>
          <w:rFonts w:ascii="Arial" w:eastAsiaTheme="majorEastAsia" w:hAnsi="Arial" w:cs="Arial"/>
          <w:rPrChange w:id="2527" w:author="Попова Дарья" w:date="2020-07-23T11:00:00Z">
            <w:rPr>
              <w:rFonts w:ascii="Arial" w:hAnsi="Arial" w:cs="Arial"/>
            </w:rPr>
          </w:rPrChange>
        </w:rPr>
        <w:t xml:space="preserve">Следует учитывать, что заказы ТОРО на остановочный ремонт, имеющий статус «ОСТ» не подлежат корректировке при месячном планировании. Данная проверка реализуется при помощи разработки PM46, см. п. </w:t>
      </w:r>
      <w:ins w:id="2528" w:author="Александр Шрамков" w:date="2021-03-12T19:10:00Z">
        <w:r w:rsidR="00B13FF8">
          <w:rPr>
            <w:rFonts w:ascii="Arial" w:eastAsiaTheme="majorEastAsia" w:hAnsi="Arial" w:cs="Arial"/>
          </w:rPr>
          <w:t>11</w:t>
        </w:r>
      </w:ins>
      <w:del w:id="2529" w:author="Александр Шрамков" w:date="2021-03-12T19:10:00Z">
        <w:r w:rsidRPr="0085761F" w:rsidDel="00B13FF8">
          <w:rPr>
            <w:rFonts w:ascii="Arial" w:eastAsiaTheme="majorEastAsia" w:hAnsi="Arial" w:cs="Arial"/>
            <w:rPrChange w:id="2530" w:author="Попова Дарья" w:date="2020-07-23T11:00:00Z">
              <w:rPr>
                <w:rFonts w:ascii="Arial" w:hAnsi="Arial" w:cs="Arial"/>
              </w:rPr>
            </w:rPrChange>
          </w:rPr>
          <w:delText>М</w:delText>
        </w:r>
      </w:del>
      <w:r w:rsidRPr="0085761F">
        <w:rPr>
          <w:rFonts w:ascii="Arial" w:eastAsiaTheme="majorEastAsia" w:hAnsi="Arial" w:cs="Arial"/>
          <w:rPrChange w:id="2531" w:author="Попова Дарья" w:date="2020-07-23T11:00:00Z">
            <w:rPr>
              <w:rFonts w:ascii="Arial" w:hAnsi="Arial" w:cs="Arial"/>
            </w:rPr>
          </w:rPrChange>
        </w:rPr>
        <w:t xml:space="preserve"> раздела 5.10.7.3 КД</w:t>
      </w:r>
      <w:r w:rsidRPr="0085761F">
        <w:rPr>
          <w:rFonts w:ascii="Arial" w:eastAsiaTheme="majorEastAsia" w:hAnsi="Arial" w:cs="Arial"/>
          <w:rPrChange w:id="2532" w:author="Попова Дарья" w:date="2020-07-23T11:00:00Z">
            <w:rPr/>
          </w:rPrChange>
        </w:rPr>
        <w:t xml:space="preserve"> «</w:t>
      </w:r>
      <w:del w:id="2533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534" w:author="Попова Дарья" w:date="2020-07-23T11:00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535" w:author="Попова Дарья" w:date="2020-07-23T11:00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536" w:author="Попова Дарья" w:date="2020-07-23T11:00:00Z">
              <w:rPr>
                <w:rFonts w:ascii="Arial" w:hAnsi="Arial" w:cs="Arial"/>
              </w:rPr>
            </w:rPrChange>
          </w:rPr>
          <w:delText>.</w:delText>
        </w:r>
      </w:del>
      <w:ins w:id="2537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538" w:author="Попова Дарья" w:date="2020-07-23T11:00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539" w:author="Попова Дарья" w:date="2020-07-23T11:00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540" w:author="Попова Дарья" w:date="2020-07-23T11:00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541" w:author="Попова Дарья" w:date="2020-07-23T11:00:00Z">
            <w:rPr>
              <w:rFonts w:ascii="Arial" w:hAnsi="Arial" w:cs="Arial"/>
            </w:rPr>
          </w:rPrChange>
        </w:rPr>
        <w:t>52 Годовое планирование воздействий на ПА».</w:t>
      </w:r>
    </w:p>
    <w:p w14:paraId="0FF1BA3C" w14:textId="77777777" w:rsidR="0085761F" w:rsidRPr="0085761F" w:rsidRDefault="0085761F" w:rsidP="0060183A">
      <w:pPr>
        <w:spacing w:after="240" w:line="276" w:lineRule="auto"/>
        <w:ind w:firstLine="567"/>
        <w:rPr>
          <w:rFonts w:ascii="Arial" w:eastAsiaTheme="majorEastAsia" w:hAnsi="Arial" w:cs="Arial"/>
          <w:rPrChange w:id="2542" w:author="Попова Дарья" w:date="2020-07-23T11:00:00Z">
            <w:rPr>
              <w:rFonts w:ascii="Arial" w:hAnsi="Arial" w:cs="Arial"/>
            </w:rPr>
          </w:rPrChange>
        </w:rPr>
      </w:pPr>
    </w:p>
    <w:bookmarkEnd w:id="2472"/>
    <w:p w14:paraId="5567F967" w14:textId="2B1C3B98" w:rsidR="00E45E4E" w:rsidRPr="00621CB6" w:rsidRDefault="00E45E4E">
      <w:pPr>
        <w:pStyle w:val="4"/>
      </w:pPr>
      <w:r w:rsidRPr="00621CB6">
        <w:t xml:space="preserve">Шаг процесса </w:t>
      </w:r>
      <w:r w:rsidR="00701C6C">
        <w:t>24</w:t>
      </w:r>
      <w:r>
        <w:t xml:space="preserve">0 </w:t>
      </w:r>
      <w:r w:rsidRPr="00621CB6">
        <w:t>– Печать плана-графика на планируемый месяц</w:t>
      </w:r>
    </w:p>
    <w:p w14:paraId="10D7BF9C" w14:textId="7B2D2441" w:rsidR="00E45E4E" w:rsidRPr="0085761F" w:rsidRDefault="00E45E4E">
      <w:pPr>
        <w:spacing w:after="240" w:line="276" w:lineRule="auto"/>
        <w:ind w:firstLine="567"/>
        <w:rPr>
          <w:rFonts w:ascii="Arial" w:eastAsiaTheme="majorEastAsia" w:hAnsi="Arial" w:cs="Arial"/>
          <w:rPrChange w:id="2543" w:author="Попова Дарья" w:date="2020-07-23T11:01:00Z">
            <w:rPr>
              <w:rFonts w:ascii="Arial" w:hAnsi="Arial" w:cs="Arial"/>
            </w:rPr>
          </w:rPrChange>
        </w:rPr>
        <w:pPrChange w:id="2544" w:author="Попова Дарья" w:date="2020-07-23T11:01:00Z">
          <w:pPr>
            <w:spacing w:before="120"/>
            <w:ind w:firstLine="567"/>
          </w:pPr>
        </w:pPrChange>
      </w:pPr>
      <w:r w:rsidRPr="0085761F">
        <w:rPr>
          <w:rFonts w:ascii="Arial" w:eastAsiaTheme="majorEastAsia" w:hAnsi="Arial" w:cs="Arial"/>
          <w:rPrChange w:id="2545" w:author="Попова Дарья" w:date="2020-07-23T11:01:00Z">
            <w:rPr>
              <w:rFonts w:ascii="Arial" w:hAnsi="Arial" w:cs="Arial"/>
            </w:rPr>
          </w:rPrChange>
        </w:rPr>
        <w:t xml:space="preserve">После согласования плана-графика воздействий на ПА в системе, Главный специалист ТОиР </w:t>
      </w:r>
      <w:r w:rsidR="007C2A87" w:rsidRPr="0085761F">
        <w:rPr>
          <w:rFonts w:ascii="Arial" w:eastAsiaTheme="majorEastAsia" w:hAnsi="Arial" w:cs="Arial"/>
          <w:rPrChange w:id="2546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547" w:author="Попова Дарья" w:date="2020-07-23T11:01:00Z">
            <w:rPr>
              <w:rFonts w:ascii="Arial" w:hAnsi="Arial" w:cs="Arial"/>
            </w:rPr>
          </w:rPrChange>
        </w:rPr>
        <w:t xml:space="preserve">печатает из системы план-график воздействий на ПА на планируемый месяц, используя разработку (№ в реестре разработок PM24 "Печать плана-графика воздействий на ПА", и подписывает его. </w:t>
      </w:r>
    </w:p>
    <w:p w14:paraId="3FDE7952" w14:textId="0DD4C767" w:rsidR="00E45E4E" w:rsidRPr="0085761F" w:rsidRDefault="00E45E4E">
      <w:pPr>
        <w:spacing w:after="240" w:line="276" w:lineRule="auto"/>
        <w:ind w:firstLine="567"/>
        <w:rPr>
          <w:rFonts w:ascii="Arial" w:eastAsiaTheme="majorEastAsia" w:hAnsi="Arial" w:cs="Arial"/>
          <w:rPrChange w:id="2548" w:author="Попова Дарья" w:date="2020-07-23T11:01:00Z">
            <w:rPr>
              <w:rFonts w:ascii="Arial" w:hAnsi="Arial" w:cs="Arial"/>
            </w:rPr>
          </w:rPrChange>
        </w:rPr>
        <w:pPrChange w:id="2549" w:author="Попова Дарья" w:date="2020-07-23T11:01:00Z">
          <w:pPr>
            <w:spacing w:before="120"/>
            <w:ind w:firstLine="567"/>
          </w:pPr>
        </w:pPrChange>
      </w:pPr>
      <w:r w:rsidRPr="0085761F">
        <w:rPr>
          <w:rFonts w:ascii="Arial" w:eastAsiaTheme="majorEastAsia" w:hAnsi="Arial" w:cs="Arial"/>
          <w:rPrChange w:id="2550" w:author="Попова Дарья" w:date="2020-07-23T11:01:00Z">
            <w:rPr>
              <w:rFonts w:ascii="Arial" w:hAnsi="Arial" w:cs="Arial"/>
            </w:rPr>
          </w:rPrChange>
        </w:rPr>
        <w:t>План-график на бумажном носителе далее передается планировщиком ТОиР</w:t>
      </w:r>
      <w:r w:rsidR="00D97CAD" w:rsidRPr="0085761F">
        <w:rPr>
          <w:rFonts w:ascii="Arial" w:eastAsiaTheme="majorEastAsia" w:hAnsi="Arial" w:cs="Arial"/>
          <w:rPrChange w:id="2551" w:author="Попова Дарья" w:date="2020-07-23T11:01:00Z">
            <w:rPr>
              <w:rFonts w:ascii="Arial" w:hAnsi="Arial" w:cs="Arial"/>
            </w:rPr>
          </w:rPrChange>
        </w:rPr>
        <w:t xml:space="preserve"> УО</w:t>
      </w:r>
      <w:r w:rsidRPr="0085761F">
        <w:rPr>
          <w:rFonts w:ascii="Arial" w:eastAsiaTheme="majorEastAsia" w:hAnsi="Arial" w:cs="Arial"/>
          <w:rPrChange w:id="2552" w:author="Попова Дарья" w:date="2020-07-23T11:01:00Z">
            <w:rPr>
              <w:rFonts w:ascii="Arial" w:hAnsi="Arial" w:cs="Arial"/>
            </w:rPr>
          </w:rPrChange>
        </w:rPr>
        <w:t xml:space="preserve"> на утверждение Главному инженеру </w:t>
      </w:r>
      <w:r w:rsidR="00D97CAD" w:rsidRPr="0085761F">
        <w:rPr>
          <w:rFonts w:ascii="Arial" w:eastAsiaTheme="majorEastAsia" w:hAnsi="Arial" w:cs="Arial"/>
          <w:rPrChange w:id="2553" w:author="Попова Дарья" w:date="2020-07-23T11:01:00Z">
            <w:rPr>
              <w:rFonts w:ascii="Arial" w:hAnsi="Arial" w:cs="Arial"/>
            </w:rPr>
          </w:rPrChange>
        </w:rPr>
        <w:t>УО</w:t>
      </w:r>
      <w:r w:rsidRPr="0085761F">
        <w:rPr>
          <w:rFonts w:ascii="Arial" w:eastAsiaTheme="majorEastAsia" w:hAnsi="Arial" w:cs="Arial"/>
          <w:rPrChange w:id="2554" w:author="Попова Дарья" w:date="2020-07-23T11:01:00Z">
            <w:rPr>
              <w:rFonts w:ascii="Arial" w:hAnsi="Arial" w:cs="Arial"/>
            </w:rPr>
          </w:rPrChange>
        </w:rPr>
        <w:t>.</w:t>
      </w:r>
    </w:p>
    <w:p w14:paraId="54E11ABA" w14:textId="5014107F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55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56" w:author="Попова Дарья" w:date="2020-07-23T11:01:00Z">
            <w:rPr>
              <w:rFonts w:ascii="Arial" w:hAnsi="Arial" w:cs="Arial"/>
            </w:rPr>
          </w:rPrChange>
        </w:rPr>
        <w:t xml:space="preserve">Используется разработка PM24 «Печать плана-графика воздействий на ПА», транзакция </w:t>
      </w:r>
      <w:r w:rsidR="00E774A8" w:rsidRPr="0085761F">
        <w:rPr>
          <w:rFonts w:ascii="Arial" w:eastAsiaTheme="majorEastAsia" w:hAnsi="Arial" w:cs="Arial"/>
          <w:rPrChange w:id="2557" w:author="Попова Дарья" w:date="2020-07-23T11:01:00Z">
            <w:rPr>
              <w:rFonts w:ascii="Arial" w:hAnsi="Arial" w:cs="Arial"/>
            </w:rPr>
          </w:rPrChange>
        </w:rPr>
        <w:t>«ZPM_PLAN – АРМ планировщика ТОиР».</w:t>
      </w:r>
      <w:r w:rsidR="00E774A8" w:rsidRPr="0085761F" w:rsidDel="00E774A8">
        <w:rPr>
          <w:rFonts w:ascii="Arial" w:eastAsiaTheme="majorEastAsia" w:hAnsi="Arial" w:cs="Arial"/>
          <w:rPrChange w:id="2558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</w:p>
    <w:p w14:paraId="5ACB268A" w14:textId="00CADDCA" w:rsidR="00E45E4E" w:rsidRDefault="00E45E4E" w:rsidP="00E45E4E">
      <w:pPr>
        <w:spacing w:after="240" w:line="276" w:lineRule="auto"/>
        <w:ind w:firstLine="567"/>
        <w:rPr>
          <w:ins w:id="2559" w:author="Александр Шрамков" w:date="2021-03-12T19:11:00Z"/>
          <w:rFonts w:ascii="Arial" w:eastAsiaTheme="majorEastAsia" w:hAnsi="Arial" w:cs="Arial"/>
        </w:rPr>
      </w:pPr>
      <w:r w:rsidRPr="0085761F">
        <w:rPr>
          <w:rFonts w:ascii="Arial" w:eastAsiaTheme="majorEastAsia" w:hAnsi="Arial" w:cs="Arial"/>
          <w:rPrChange w:id="2560" w:author="Попова Дарья" w:date="2020-07-23T11:01:00Z">
            <w:rPr>
              <w:rFonts w:ascii="Arial" w:hAnsi="Arial" w:cs="Arial"/>
            </w:rPr>
          </w:rPrChange>
        </w:rPr>
        <w:t>Поля для заполнения на селекционном экране:</w:t>
      </w:r>
    </w:p>
    <w:p w14:paraId="01BD0C6A" w14:textId="3FA391E5" w:rsidR="004541E2" w:rsidRPr="00B118A6" w:rsidRDefault="004541E2" w:rsidP="004541E2">
      <w:pPr>
        <w:spacing w:after="240" w:line="276" w:lineRule="auto"/>
        <w:ind w:firstLine="567"/>
        <w:rPr>
          <w:ins w:id="2561" w:author="Александр Шрамков" w:date="2021-03-12T19:11:00Z"/>
          <w:rFonts w:ascii="Arial" w:hAnsi="Arial" w:cs="Arial"/>
          <w:color w:val="000000" w:themeColor="text1"/>
        </w:rPr>
      </w:pPr>
      <w:ins w:id="2562" w:author="Александр Шрамков" w:date="2021-03-12T19:11:00Z">
        <w:r>
          <w:rPr>
            <w:rFonts w:ascii="Arial" w:hAnsi="Arial" w:cs="Arial"/>
            <w:color w:val="000000" w:themeColor="text1"/>
          </w:rPr>
          <w:t xml:space="preserve">     </w:t>
        </w:r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месячного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01AB51E6" w14:textId="3F4CA81C" w:rsidR="004541E2" w:rsidRPr="0085761F" w:rsidDel="004541E2" w:rsidRDefault="004541E2" w:rsidP="00E45E4E">
      <w:pPr>
        <w:spacing w:after="240" w:line="276" w:lineRule="auto"/>
        <w:ind w:firstLine="567"/>
        <w:rPr>
          <w:del w:id="2563" w:author="Александр Шрамков" w:date="2021-03-12T19:11:00Z"/>
          <w:rFonts w:ascii="Arial" w:eastAsiaTheme="majorEastAsia" w:hAnsi="Arial" w:cs="Arial"/>
          <w:rPrChange w:id="2564" w:author="Попова Дарья" w:date="2020-07-23T11:01:00Z">
            <w:rPr>
              <w:del w:id="2565" w:author="Александр Шрамков" w:date="2021-03-12T19:11:00Z"/>
              <w:rFonts w:ascii="Arial" w:hAnsi="Arial" w:cs="Arial"/>
            </w:rPr>
          </w:rPrChange>
        </w:rPr>
      </w:pPr>
    </w:p>
    <w:p w14:paraId="3E925539" w14:textId="77777777" w:rsidR="00E45E4E" w:rsidRPr="00621CB6" w:rsidRDefault="00E45E4E" w:rsidP="00E45E4E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0EDC446D" w14:textId="77777777" w:rsidR="00E45E4E" w:rsidRPr="00621CB6" w:rsidRDefault="00E45E4E" w:rsidP="00E45E4E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3339BF79" w14:textId="4DF50780" w:rsidR="00E45E4E" w:rsidRPr="00621CB6" w:rsidRDefault="00E45E4E" w:rsidP="00E45E4E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- </w:t>
      </w:r>
      <w:ins w:id="2566" w:author="ShramkovAB" w:date="2021-04-12T16:47:00Z">
        <w:r w:rsidR="00B1281F">
          <w:rPr>
            <w:rFonts w:ascii="Arial" w:hAnsi="Arial" w:cs="Arial"/>
            <w:color w:val="000000" w:themeColor="text1"/>
          </w:rPr>
          <w:t>Г</w:t>
        </w:r>
        <w:r w:rsidR="00B1281F" w:rsidRPr="001132E8">
          <w:rPr>
            <w:rFonts w:ascii="Arial" w:hAnsi="Arial" w:cs="Arial"/>
            <w:color w:val="000000" w:themeColor="text1"/>
          </w:rPr>
          <w:t>од/месяц планирования</w:t>
        </w:r>
        <w:r w:rsidR="00B1281F">
          <w:rPr>
            <w:rFonts w:ascii="Arial" w:hAnsi="Arial" w:cs="Arial"/>
          </w:rPr>
          <w:t>.</w:t>
        </w:r>
      </w:ins>
      <w:del w:id="2567" w:author="ShramkovAB" w:date="2021-04-12T16:47:00Z">
        <w:r w:rsidRPr="00621CB6" w:rsidDel="00B1281F">
          <w:rPr>
            <w:rFonts w:ascii="Arial" w:hAnsi="Arial" w:cs="Arial"/>
          </w:rPr>
          <w:delText>Период</w:delText>
        </w:r>
      </w:del>
    </w:p>
    <w:p w14:paraId="49734F6F" w14:textId="77777777" w:rsidR="00E45E4E" w:rsidRPr="00621CB6" w:rsidRDefault="00E45E4E">
      <w:pPr>
        <w:spacing w:after="240" w:line="276" w:lineRule="auto"/>
        <w:ind w:firstLine="567"/>
        <w:rPr>
          <w:rFonts w:ascii="Arial" w:eastAsiaTheme="majorEastAsia" w:hAnsi="Arial" w:cs="Arial"/>
        </w:rPr>
        <w:pPrChange w:id="2568" w:author="Попова Дарья" w:date="2020-07-23T11:01:00Z">
          <w:pPr/>
        </w:pPrChange>
      </w:pPr>
    </w:p>
    <w:p w14:paraId="67BB444A" w14:textId="1413326D" w:rsidR="00E45E4E" w:rsidRPr="00621CB6" w:rsidRDefault="00E45E4E">
      <w:pPr>
        <w:pStyle w:val="4"/>
      </w:pPr>
      <w:r>
        <w:t>Шаг процесса 2</w:t>
      </w:r>
      <w:r w:rsidR="00701C6C">
        <w:t>45</w:t>
      </w:r>
      <w:r w:rsidRPr="00621CB6">
        <w:t xml:space="preserve"> – Утверждение месячного плана-графика воздействий на ПА Предприятия</w:t>
      </w:r>
    </w:p>
    <w:p w14:paraId="1637CB76" w14:textId="424A6A4A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69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70" w:author="Попова Дарья" w:date="2020-07-23T11:01:00Z">
            <w:rPr>
              <w:rFonts w:ascii="Arial" w:hAnsi="Arial" w:cs="Arial"/>
            </w:rPr>
          </w:rPrChange>
        </w:rPr>
        <w:t xml:space="preserve">После получения положительного результата анализа отчета по КТГ от Специалиста ПТО </w:t>
      </w:r>
      <w:r w:rsidR="007C2A87" w:rsidRPr="0085761F">
        <w:rPr>
          <w:rFonts w:ascii="Arial" w:eastAsiaTheme="majorEastAsia" w:hAnsi="Arial" w:cs="Arial"/>
          <w:rPrChange w:id="2571" w:author="Попова Дарья" w:date="2020-07-23T11:01:00Z">
            <w:rPr>
              <w:rFonts w:ascii="Arial" w:hAnsi="Arial" w:cs="Arial"/>
            </w:rPr>
          </w:rPrChange>
        </w:rPr>
        <w:t>УО</w:t>
      </w:r>
      <w:r w:rsidRPr="0085761F">
        <w:rPr>
          <w:rFonts w:ascii="Arial" w:eastAsiaTheme="majorEastAsia" w:hAnsi="Arial" w:cs="Arial"/>
          <w:rPrChange w:id="2572" w:author="Попова Дарья" w:date="2020-07-23T11:01:00Z">
            <w:rPr>
              <w:rFonts w:ascii="Arial" w:hAnsi="Arial" w:cs="Arial"/>
            </w:rPr>
          </w:rPrChange>
        </w:rPr>
        <w:t xml:space="preserve">, Главный инженер </w:t>
      </w:r>
      <w:ins w:id="2573" w:author="ShramkovAB" w:date="2021-03-16T18:54:00Z">
        <w:r w:rsidR="00680903">
          <w:rPr>
            <w:rFonts w:ascii="Arial" w:eastAsiaTheme="majorEastAsia" w:hAnsi="Arial" w:cs="Arial"/>
          </w:rPr>
          <w:t xml:space="preserve">ТОиР </w:t>
        </w:r>
      </w:ins>
      <w:r w:rsidR="00E701F5" w:rsidRPr="0085761F">
        <w:rPr>
          <w:rFonts w:ascii="Arial" w:eastAsiaTheme="majorEastAsia" w:hAnsi="Arial" w:cs="Arial"/>
          <w:rPrChange w:id="2574" w:author="Попова Дарья" w:date="2020-07-23T11:01:00Z">
            <w:rPr>
              <w:rFonts w:ascii="Arial" w:hAnsi="Arial" w:cs="Arial"/>
            </w:rPr>
          </w:rPrChange>
        </w:rPr>
        <w:t>УО</w:t>
      </w:r>
      <w:r w:rsidRPr="0085761F">
        <w:rPr>
          <w:rFonts w:ascii="Arial" w:eastAsiaTheme="majorEastAsia" w:hAnsi="Arial" w:cs="Arial"/>
          <w:rPrChange w:id="2575" w:author="Попова Дарья" w:date="2020-07-23T11:01:00Z">
            <w:rPr>
              <w:rFonts w:ascii="Arial" w:hAnsi="Arial" w:cs="Arial"/>
            </w:rPr>
          </w:rPrChange>
        </w:rPr>
        <w:t xml:space="preserve"> утверждает месячный план-график на б</w:t>
      </w:r>
      <w:r w:rsidR="004F4CE6" w:rsidRPr="0085761F">
        <w:rPr>
          <w:rFonts w:ascii="Arial" w:eastAsiaTheme="majorEastAsia" w:hAnsi="Arial" w:cs="Arial"/>
          <w:rPrChange w:id="2576" w:author="Попова Дарья" w:date="2020-07-23T11:01:00Z">
            <w:rPr>
              <w:rFonts w:ascii="Arial" w:hAnsi="Arial" w:cs="Arial"/>
            </w:rPr>
          </w:rPrChange>
        </w:rPr>
        <w:t>умажном носителе</w:t>
      </w:r>
      <w:r w:rsidRPr="0085761F">
        <w:rPr>
          <w:rFonts w:ascii="Arial" w:eastAsiaTheme="majorEastAsia" w:hAnsi="Arial" w:cs="Arial"/>
          <w:rPrChange w:id="2577" w:author="Попова Дарья" w:date="2020-07-23T11:01:00Z">
            <w:rPr>
              <w:rFonts w:ascii="Arial" w:hAnsi="Arial" w:cs="Arial"/>
            </w:rPr>
          </w:rPrChange>
        </w:rPr>
        <w:t xml:space="preserve">. </w:t>
      </w:r>
    </w:p>
    <w:p w14:paraId="75853C04" w14:textId="3AB6B275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78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79" w:author="Попова Дарья" w:date="2020-07-23T11:01:00Z">
            <w:rPr>
              <w:rFonts w:ascii="Arial" w:hAnsi="Arial" w:cs="Arial"/>
            </w:rPr>
          </w:rPrChange>
        </w:rPr>
        <w:lastRenderedPageBreak/>
        <w:t xml:space="preserve">При наличии замечаний формирует лист замечаний и направляет Планировщику ТОиР </w:t>
      </w:r>
      <w:r w:rsidR="007C2A87" w:rsidRPr="0085761F">
        <w:rPr>
          <w:rFonts w:ascii="Arial" w:eastAsiaTheme="majorEastAsia" w:hAnsi="Arial" w:cs="Arial"/>
          <w:rPrChange w:id="2580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581" w:author="Попова Дарья" w:date="2020-07-23T11:01:00Z">
            <w:rPr>
              <w:rFonts w:ascii="Arial" w:hAnsi="Arial" w:cs="Arial"/>
            </w:rPr>
          </w:rPrChange>
        </w:rPr>
        <w:t>по e-mail.</w:t>
      </w:r>
    </w:p>
    <w:p w14:paraId="135C509B" w14:textId="77777777" w:rsidR="00E45E4E" w:rsidRPr="0085761F" w:rsidRDefault="00E45E4E" w:rsidP="00E45E4E">
      <w:pPr>
        <w:spacing w:after="240" w:line="276" w:lineRule="auto"/>
        <w:ind w:firstLine="567"/>
        <w:rPr>
          <w:rFonts w:ascii="Arial" w:eastAsiaTheme="majorEastAsia" w:hAnsi="Arial" w:cs="Arial"/>
          <w:rPrChange w:id="2582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583" w:author="Попова Дарья" w:date="2020-07-23T11:01:00Z">
            <w:rPr>
              <w:rFonts w:ascii="Arial" w:hAnsi="Arial" w:cs="Arial"/>
            </w:rPr>
          </w:rPrChange>
        </w:rPr>
        <w:t xml:space="preserve">Шаг выполняется вне системы </w:t>
      </w:r>
      <w:r w:rsidRPr="0085761F">
        <w:rPr>
          <w:rFonts w:ascii="Arial" w:eastAsiaTheme="majorEastAsia" w:hAnsi="Arial" w:cs="Arial"/>
          <w:rPrChange w:id="2584" w:author="Попова Дарья" w:date="2020-07-23T11:01:00Z">
            <w:rPr>
              <w:rFonts w:ascii="Arial" w:hAnsi="Arial" w:cs="Arial"/>
              <w:lang w:val="en-US"/>
            </w:rPr>
          </w:rPrChange>
        </w:rPr>
        <w:t>SAP</w:t>
      </w:r>
      <w:r w:rsidRPr="0085761F">
        <w:rPr>
          <w:rFonts w:ascii="Arial" w:eastAsiaTheme="majorEastAsia" w:hAnsi="Arial" w:cs="Arial"/>
          <w:rPrChange w:id="2585" w:author="Попова Дарья" w:date="2020-07-23T11:01:00Z">
            <w:rPr>
              <w:rFonts w:ascii="Arial" w:hAnsi="Arial" w:cs="Arial"/>
            </w:rPr>
          </w:rPrChange>
        </w:rPr>
        <w:t xml:space="preserve"> S/4HANA.</w:t>
      </w:r>
    </w:p>
    <w:p w14:paraId="5B55071B" w14:textId="77777777" w:rsidR="002C01C5" w:rsidRPr="00621CB6" w:rsidRDefault="002C01C5">
      <w:pPr>
        <w:spacing w:after="240" w:line="276" w:lineRule="auto"/>
        <w:ind w:firstLine="567"/>
        <w:rPr>
          <w:rFonts w:ascii="Arial" w:eastAsiaTheme="majorEastAsia" w:hAnsi="Arial" w:cs="Arial"/>
        </w:rPr>
        <w:pPrChange w:id="2586" w:author="Попова Дарья" w:date="2020-07-23T11:01:00Z">
          <w:pPr/>
        </w:pPrChange>
      </w:pPr>
    </w:p>
    <w:p w14:paraId="67FE810E" w14:textId="4D837530" w:rsidR="002C01C5" w:rsidRDefault="002C01C5">
      <w:pPr>
        <w:pStyle w:val="4"/>
      </w:pPr>
      <w:r w:rsidRPr="00621CB6">
        <w:t xml:space="preserve">Шаг процесса </w:t>
      </w:r>
      <w:r w:rsidR="0060183A">
        <w:t>270</w:t>
      </w:r>
      <w:r w:rsidRPr="00621CB6">
        <w:t xml:space="preserve"> – Деблокирование заказов ТОРО</w:t>
      </w:r>
    </w:p>
    <w:p w14:paraId="47338B3A" w14:textId="3586FE18" w:rsidR="008F6977" w:rsidRPr="0085761F" w:rsidDel="0085761F" w:rsidRDefault="008F6977">
      <w:pPr>
        <w:spacing w:after="240" w:line="276" w:lineRule="auto"/>
        <w:ind w:firstLine="567"/>
        <w:rPr>
          <w:del w:id="2587" w:author="Попова Дарья" w:date="2020-07-23T11:01:00Z"/>
          <w:rFonts w:ascii="Arial" w:eastAsiaTheme="majorEastAsia" w:hAnsi="Arial" w:cs="Arial"/>
          <w:rPrChange w:id="2588" w:author="Попова Дарья" w:date="2020-07-23T11:01:00Z">
            <w:rPr>
              <w:del w:id="2589" w:author="Попова Дарья" w:date="2020-07-23T11:01:00Z"/>
              <w:rFonts w:eastAsiaTheme="majorEastAsia"/>
              <w:i/>
              <w:caps/>
            </w:rPr>
          </w:rPrChange>
        </w:rPr>
        <w:pPrChange w:id="2590" w:author="Попова Дарья" w:date="2020-07-23T11:01:00Z">
          <w:pPr/>
        </w:pPrChange>
      </w:pPr>
    </w:p>
    <w:p w14:paraId="24F64311" w14:textId="511DE2CE" w:rsidR="002C01C5" w:rsidRDefault="009464C4">
      <w:pPr>
        <w:spacing w:after="240" w:line="276" w:lineRule="auto"/>
        <w:ind w:firstLine="567"/>
        <w:rPr>
          <w:ins w:id="2591" w:author="ShramkovAB" w:date="2021-04-19T11:13:00Z"/>
          <w:rFonts w:ascii="Arial" w:eastAsiaTheme="majorEastAsia" w:hAnsi="Arial" w:cs="Arial"/>
        </w:rPr>
        <w:pPrChange w:id="2592" w:author="Попова Дарья" w:date="2020-07-23T11:01:00Z">
          <w:pPr>
            <w:spacing w:line="276" w:lineRule="auto"/>
            <w:ind w:firstLine="567"/>
          </w:pPr>
        </w:pPrChange>
      </w:pPr>
      <w:r w:rsidRPr="0085761F">
        <w:rPr>
          <w:rFonts w:ascii="Arial" w:eastAsiaTheme="majorEastAsia" w:hAnsi="Arial" w:cs="Arial"/>
          <w:rPrChange w:id="2593" w:author="Попова Дарья" w:date="2020-07-23T11:01:00Z">
            <w:rPr>
              <w:rFonts w:ascii="Arial" w:hAnsi="Arial" w:cs="Arial"/>
            </w:rPr>
          </w:rPrChange>
        </w:rPr>
        <w:t>Старший планировщик</w:t>
      </w:r>
      <w:r w:rsidR="00BD6722" w:rsidRPr="0085761F">
        <w:rPr>
          <w:rFonts w:ascii="Arial" w:eastAsiaTheme="majorEastAsia" w:hAnsi="Arial" w:cs="Arial"/>
          <w:rPrChange w:id="2594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  <w:r w:rsidR="004035E5" w:rsidRPr="0085761F">
        <w:rPr>
          <w:rFonts w:ascii="Arial" w:eastAsiaTheme="majorEastAsia" w:hAnsi="Arial" w:cs="Arial"/>
          <w:rPrChange w:id="2595" w:author="Попова Дарья" w:date="2020-07-23T11:01:00Z">
            <w:rPr>
              <w:rFonts w:ascii="Arial" w:hAnsi="Arial" w:cs="Arial"/>
            </w:rPr>
          </w:rPrChange>
        </w:rPr>
        <w:t xml:space="preserve">ТОиР </w:t>
      </w:r>
      <w:r w:rsidR="007C2A87" w:rsidRPr="0085761F">
        <w:rPr>
          <w:rFonts w:ascii="Arial" w:eastAsiaTheme="majorEastAsia" w:hAnsi="Arial" w:cs="Arial"/>
          <w:rPrChange w:id="2596" w:author="Попова Дарья" w:date="2020-07-23T11:01:00Z">
            <w:rPr>
              <w:rFonts w:ascii="Arial" w:hAnsi="Arial" w:cs="Arial"/>
            </w:rPr>
          </w:rPrChange>
        </w:rPr>
        <w:t>УО</w:t>
      </w:r>
      <w:r w:rsidR="001C2945" w:rsidRPr="0085761F">
        <w:rPr>
          <w:rFonts w:ascii="Arial" w:eastAsiaTheme="majorEastAsia" w:hAnsi="Arial" w:cs="Arial"/>
          <w:rPrChange w:id="2597" w:author="Попова Дарья" w:date="2020-07-23T11:01:00Z">
            <w:rPr>
              <w:rFonts w:ascii="Arial" w:hAnsi="Arial" w:cs="Arial"/>
            </w:rPr>
          </w:rPrChange>
        </w:rPr>
        <w:t xml:space="preserve">, на основании утвержденного плана-графика воздействия на ПА на месяц, </w:t>
      </w:r>
      <w:r w:rsidR="0036792F" w:rsidRPr="0085761F">
        <w:rPr>
          <w:rFonts w:ascii="Arial" w:eastAsiaTheme="majorEastAsia" w:hAnsi="Arial" w:cs="Arial"/>
          <w:rPrChange w:id="2598" w:author="Попова Дарья" w:date="2020-07-23T11:01:00Z">
            <w:rPr>
              <w:rFonts w:ascii="Arial" w:hAnsi="Arial" w:cs="Arial"/>
            </w:rPr>
          </w:rPrChange>
        </w:rPr>
        <w:t xml:space="preserve">полученного от Главного </w:t>
      </w:r>
      <w:r w:rsidR="004F4CE6" w:rsidRPr="0085761F">
        <w:rPr>
          <w:rFonts w:ascii="Arial" w:eastAsiaTheme="majorEastAsia" w:hAnsi="Arial" w:cs="Arial"/>
          <w:rPrChange w:id="2599" w:author="Попова Дарья" w:date="2020-07-23T11:01:00Z">
            <w:rPr>
              <w:rFonts w:ascii="Arial" w:hAnsi="Arial" w:cs="Arial"/>
            </w:rPr>
          </w:rPrChange>
        </w:rPr>
        <w:t>инженера</w:t>
      </w:r>
      <w:r w:rsidR="0036792F" w:rsidRPr="0085761F">
        <w:rPr>
          <w:rFonts w:ascii="Arial" w:eastAsiaTheme="majorEastAsia" w:hAnsi="Arial" w:cs="Arial"/>
          <w:rPrChange w:id="2600" w:author="Попова Дарья" w:date="2020-07-23T11:01:00Z">
            <w:rPr>
              <w:rFonts w:ascii="Arial" w:hAnsi="Arial" w:cs="Arial"/>
            </w:rPr>
          </w:rPrChange>
        </w:rPr>
        <w:t xml:space="preserve"> БЕ </w:t>
      </w:r>
      <w:r w:rsidR="000812E4" w:rsidRPr="0085761F">
        <w:rPr>
          <w:rFonts w:ascii="Arial" w:eastAsiaTheme="majorEastAsia" w:hAnsi="Arial" w:cs="Arial"/>
          <w:rPrChange w:id="2601" w:author="Попова Дарья" w:date="2020-07-23T11:01:00Z">
            <w:rPr>
              <w:rFonts w:ascii="Arial" w:hAnsi="Arial" w:cs="Arial"/>
            </w:rPr>
          </w:rPrChange>
        </w:rPr>
        <w:t>Управления</w:t>
      </w:r>
      <w:r w:rsidR="0036792F" w:rsidRPr="0085761F">
        <w:rPr>
          <w:rFonts w:ascii="Arial" w:eastAsiaTheme="majorEastAsia" w:hAnsi="Arial" w:cs="Arial"/>
          <w:rPrChange w:id="2602" w:author="Попова Дарья" w:date="2020-07-23T11:01:00Z">
            <w:rPr>
              <w:rFonts w:ascii="Arial" w:hAnsi="Arial" w:cs="Arial"/>
            </w:rPr>
          </w:rPrChange>
        </w:rPr>
        <w:t xml:space="preserve">, </w:t>
      </w:r>
      <w:r w:rsidR="00863E1C" w:rsidRPr="0085761F">
        <w:rPr>
          <w:rFonts w:ascii="Arial" w:eastAsiaTheme="majorEastAsia" w:hAnsi="Arial" w:cs="Arial"/>
          <w:rPrChange w:id="2603" w:author="Попова Дарья" w:date="2020-07-23T11:01:00Z">
            <w:rPr>
              <w:rFonts w:ascii="Arial" w:hAnsi="Arial" w:cs="Arial"/>
            </w:rPr>
          </w:rPrChange>
        </w:rPr>
        <w:t xml:space="preserve">и согласования ПТО, </w:t>
      </w:r>
      <w:r w:rsidR="004A740D" w:rsidRPr="0085761F">
        <w:rPr>
          <w:rFonts w:ascii="Arial" w:eastAsiaTheme="majorEastAsia" w:hAnsi="Arial" w:cs="Arial"/>
          <w:rPrChange w:id="2604" w:author="Попова Дарья" w:date="2020-07-23T11:01:00Z">
            <w:rPr>
              <w:rFonts w:ascii="Arial" w:hAnsi="Arial" w:cs="Arial"/>
            </w:rPr>
          </w:rPrChange>
        </w:rPr>
        <w:t>выбирает</w:t>
      </w:r>
      <w:r w:rsidR="001C2945" w:rsidRPr="0085761F">
        <w:rPr>
          <w:rFonts w:ascii="Arial" w:eastAsiaTheme="majorEastAsia" w:hAnsi="Arial" w:cs="Arial"/>
          <w:rPrChange w:id="2605" w:author="Попова Дарья" w:date="2020-07-23T11:01:00Z">
            <w:rPr>
              <w:rFonts w:ascii="Arial" w:hAnsi="Arial" w:cs="Arial"/>
            </w:rPr>
          </w:rPrChange>
        </w:rPr>
        <w:t xml:space="preserve"> заказы ТОРО в стандартной транзакции </w:t>
      </w:r>
      <w:r w:rsidR="00E667F9" w:rsidRPr="0085761F">
        <w:rPr>
          <w:rFonts w:ascii="Arial" w:eastAsiaTheme="majorEastAsia" w:hAnsi="Arial" w:cs="Arial"/>
          <w:rPrChange w:id="2606" w:author="Попова Дарья" w:date="2020-07-23T11:01:00Z">
            <w:rPr>
              <w:rFonts w:ascii="Arial" w:hAnsi="Arial" w:cs="Arial"/>
            </w:rPr>
          </w:rPrChange>
        </w:rPr>
        <w:t>«</w:t>
      </w:r>
      <w:r w:rsidR="00E667F9" w:rsidRPr="0085761F">
        <w:rPr>
          <w:rFonts w:ascii="Arial" w:eastAsiaTheme="majorEastAsia" w:hAnsi="Arial" w:cs="Arial"/>
          <w:rPrChange w:id="2607" w:author="Попова Дарья" w:date="2020-07-23T11:01:00Z">
            <w:rPr>
              <w:rFonts w:ascii="Arial" w:hAnsi="Arial" w:cs="Arial"/>
              <w:lang w:val="en-US"/>
            </w:rPr>
          </w:rPrChange>
        </w:rPr>
        <w:t>IW</w:t>
      </w:r>
      <w:r w:rsidR="00E667F9" w:rsidRPr="0085761F">
        <w:rPr>
          <w:rFonts w:ascii="Arial" w:eastAsiaTheme="majorEastAsia" w:hAnsi="Arial" w:cs="Arial"/>
          <w:rPrChange w:id="2608" w:author="Попова Дарья" w:date="2020-07-23T11:01:00Z">
            <w:rPr>
              <w:rFonts w:ascii="Arial" w:hAnsi="Arial" w:cs="Arial"/>
            </w:rPr>
          </w:rPrChange>
        </w:rPr>
        <w:t>38 Список заказов ТОРО (изменение)»</w:t>
      </w:r>
      <w:r w:rsidR="001C2945" w:rsidRPr="0085761F">
        <w:rPr>
          <w:rFonts w:ascii="Arial" w:eastAsiaTheme="majorEastAsia" w:hAnsi="Arial" w:cs="Arial"/>
          <w:rPrChange w:id="2609" w:author="Попова Дарья" w:date="2020-07-23T11:01:00Z">
            <w:rPr>
              <w:rFonts w:ascii="Arial" w:hAnsi="Arial" w:cs="Arial"/>
            </w:rPr>
          </w:rPrChange>
        </w:rPr>
        <w:t>(</w:t>
      </w:r>
      <w:r w:rsidR="0036792F" w:rsidRPr="0085761F">
        <w:rPr>
          <w:rFonts w:ascii="Arial" w:eastAsiaTheme="majorEastAsia" w:hAnsi="Arial" w:cs="Arial"/>
          <w:rPrChange w:id="2610" w:author="Попова Дарья" w:date="2020-07-23T11:01:00Z">
            <w:rPr>
              <w:rFonts w:ascii="Arial" w:hAnsi="Arial" w:cs="Arial"/>
            </w:rPr>
          </w:rPrChange>
        </w:rPr>
        <w:t>Изменение</w:t>
      </w:r>
      <w:r w:rsidR="001C2945" w:rsidRPr="0085761F">
        <w:rPr>
          <w:rFonts w:ascii="Arial" w:eastAsiaTheme="majorEastAsia" w:hAnsi="Arial" w:cs="Arial"/>
          <w:rPrChange w:id="2611" w:author="Попова Дарья" w:date="2020-07-23T11:01:00Z">
            <w:rPr>
              <w:rFonts w:ascii="Arial" w:hAnsi="Arial" w:cs="Arial"/>
            </w:rPr>
          </w:rPrChange>
        </w:rPr>
        <w:t xml:space="preserve"> списка заказов ТОРО) с пользовательским статусом «СГГС - согласовано главным специалистом»</w:t>
      </w:r>
      <w:r w:rsidR="00863E1C" w:rsidRPr="0085761F">
        <w:rPr>
          <w:rFonts w:ascii="Arial" w:eastAsiaTheme="majorEastAsia" w:hAnsi="Arial" w:cs="Arial"/>
          <w:rPrChange w:id="2612" w:author="Попова Дарья" w:date="2020-07-23T11:01:00Z">
            <w:rPr>
              <w:rFonts w:ascii="Arial" w:hAnsi="Arial" w:cs="Arial"/>
            </w:rPr>
          </w:rPrChange>
        </w:rPr>
        <w:t>, «ПТО</w:t>
      </w:r>
      <w:r w:rsidR="004F4CE6" w:rsidRPr="0085761F">
        <w:rPr>
          <w:rFonts w:ascii="Arial" w:eastAsiaTheme="majorEastAsia" w:hAnsi="Arial" w:cs="Arial"/>
          <w:rPrChange w:id="2613" w:author="Попова Дарья" w:date="2020-07-23T11:01:00Z">
            <w:rPr>
              <w:rFonts w:ascii="Arial" w:hAnsi="Arial" w:cs="Arial"/>
            </w:rPr>
          </w:rPrChange>
        </w:rPr>
        <w:t>М</w:t>
      </w:r>
      <w:r w:rsidR="00863E1C" w:rsidRPr="0085761F">
        <w:rPr>
          <w:rFonts w:ascii="Arial" w:eastAsiaTheme="majorEastAsia" w:hAnsi="Arial" w:cs="Arial"/>
          <w:rPrChange w:id="2614" w:author="Попова Дарья" w:date="2020-07-23T11:01:00Z">
            <w:rPr>
              <w:rFonts w:ascii="Arial" w:hAnsi="Arial" w:cs="Arial"/>
            </w:rPr>
          </w:rPrChange>
        </w:rPr>
        <w:t xml:space="preserve"> – </w:t>
      </w:r>
      <w:r w:rsidR="004F4CE6" w:rsidRPr="0085761F">
        <w:rPr>
          <w:rFonts w:ascii="Arial" w:eastAsiaTheme="majorEastAsia" w:hAnsi="Arial" w:cs="Arial"/>
          <w:rPrChange w:id="2615" w:author="Попова Дарья" w:date="2020-07-23T11:01:00Z">
            <w:rPr>
              <w:rFonts w:ascii="Arial" w:hAnsi="Arial" w:cs="Arial"/>
            </w:rPr>
          </w:rPrChange>
        </w:rPr>
        <w:t>С</w:t>
      </w:r>
      <w:r w:rsidR="00863E1C" w:rsidRPr="0085761F">
        <w:rPr>
          <w:rFonts w:ascii="Arial" w:eastAsiaTheme="majorEastAsia" w:hAnsi="Arial" w:cs="Arial"/>
          <w:rPrChange w:id="2616" w:author="Попова Дарья" w:date="2020-07-23T11:01:00Z">
            <w:rPr>
              <w:rFonts w:ascii="Arial" w:hAnsi="Arial" w:cs="Arial"/>
            </w:rPr>
          </w:rPrChange>
        </w:rPr>
        <w:t>огласован</w:t>
      </w:r>
      <w:r w:rsidR="004F4CE6" w:rsidRPr="0085761F">
        <w:rPr>
          <w:rFonts w:ascii="Arial" w:eastAsiaTheme="majorEastAsia" w:hAnsi="Arial" w:cs="Arial"/>
          <w:rPrChange w:id="2617" w:author="Попова Дарья" w:date="2020-07-23T11:01:00Z">
            <w:rPr>
              <w:rFonts w:ascii="Arial" w:hAnsi="Arial" w:cs="Arial"/>
            </w:rPr>
          </w:rPrChange>
        </w:rPr>
        <w:t>ие</w:t>
      </w:r>
      <w:r w:rsidR="00863E1C" w:rsidRPr="0085761F">
        <w:rPr>
          <w:rFonts w:ascii="Arial" w:eastAsiaTheme="majorEastAsia" w:hAnsi="Arial" w:cs="Arial"/>
          <w:rPrChange w:id="2618" w:author="Попова Дарья" w:date="2020-07-23T11:01:00Z">
            <w:rPr>
              <w:rFonts w:ascii="Arial" w:hAnsi="Arial" w:cs="Arial"/>
            </w:rPr>
          </w:rPrChange>
        </w:rPr>
        <w:t xml:space="preserve"> ПТО</w:t>
      </w:r>
      <w:r w:rsidR="004F4CE6" w:rsidRPr="0085761F">
        <w:rPr>
          <w:rFonts w:ascii="Arial" w:eastAsiaTheme="majorEastAsia" w:hAnsi="Arial" w:cs="Arial"/>
          <w:rPrChange w:id="2619" w:author="Попова Дарья" w:date="2020-07-23T11:01:00Z">
            <w:rPr>
              <w:rFonts w:ascii="Arial" w:hAnsi="Arial" w:cs="Arial"/>
            </w:rPr>
          </w:rPrChange>
        </w:rPr>
        <w:t xml:space="preserve"> на месячном горизонте</w:t>
      </w:r>
      <w:r w:rsidR="00863E1C" w:rsidRPr="0085761F">
        <w:rPr>
          <w:rFonts w:ascii="Arial" w:eastAsiaTheme="majorEastAsia" w:hAnsi="Arial" w:cs="Arial"/>
          <w:rPrChange w:id="2620" w:author="Попова Дарья" w:date="2020-07-23T11:01:00Z">
            <w:rPr>
              <w:rFonts w:ascii="Arial" w:hAnsi="Arial" w:cs="Arial"/>
            </w:rPr>
          </w:rPrChange>
        </w:rPr>
        <w:t>»,</w:t>
      </w:r>
      <w:r w:rsidR="001C2945" w:rsidRPr="0085761F">
        <w:rPr>
          <w:rFonts w:ascii="Arial" w:eastAsiaTheme="majorEastAsia" w:hAnsi="Arial" w:cs="Arial"/>
          <w:rPrChange w:id="2621" w:author="Попова Дарья" w:date="2020-07-23T11:01:00Z">
            <w:rPr>
              <w:rFonts w:ascii="Arial" w:hAnsi="Arial" w:cs="Arial"/>
            </w:rPr>
          </w:rPrChange>
        </w:rPr>
        <w:t xml:space="preserve"> и «МЕС - месяц (заказ включен в месячный план)»</w:t>
      </w:r>
      <w:r w:rsidR="00DB15FF" w:rsidRPr="0085761F">
        <w:rPr>
          <w:rFonts w:ascii="Arial" w:eastAsiaTheme="majorEastAsia" w:hAnsi="Arial" w:cs="Arial"/>
          <w:rPrChange w:id="2622" w:author="Попова Дарья" w:date="2020-07-23T11:01:00Z">
            <w:rPr>
              <w:rFonts w:ascii="Arial" w:hAnsi="Arial" w:cs="Arial"/>
            </w:rPr>
          </w:rPrChange>
        </w:rPr>
        <w:t xml:space="preserve">, устанавливает статус </w:t>
      </w:r>
      <w:r w:rsidR="00863E1C" w:rsidRPr="0085761F">
        <w:rPr>
          <w:rFonts w:ascii="Arial" w:eastAsiaTheme="majorEastAsia" w:hAnsi="Arial" w:cs="Arial"/>
          <w:rPrChange w:id="2623" w:author="Попова Дарья" w:date="2020-07-23T11:01:00Z">
            <w:rPr>
              <w:rFonts w:ascii="Arial" w:hAnsi="Arial" w:cs="Arial"/>
            </w:rPr>
          </w:rPrChange>
        </w:rPr>
        <w:t xml:space="preserve">«ГИП – Утверждено главным инженером», </w:t>
      </w:r>
      <w:r w:rsidR="00DB15FF" w:rsidRPr="0085761F">
        <w:rPr>
          <w:rFonts w:ascii="Arial" w:eastAsiaTheme="majorEastAsia" w:hAnsi="Arial" w:cs="Arial"/>
          <w:rPrChange w:id="2624" w:author="Попова Дарья" w:date="2020-07-23T11:01:00Z">
            <w:rPr>
              <w:rFonts w:ascii="Arial" w:hAnsi="Arial" w:cs="Arial"/>
            </w:rPr>
          </w:rPrChange>
        </w:rPr>
        <w:t>«УТВМ – утвержден в месячном план</w:t>
      </w:r>
      <w:r w:rsidR="00041ED0" w:rsidRPr="0085761F">
        <w:rPr>
          <w:rFonts w:ascii="Arial" w:eastAsiaTheme="majorEastAsia" w:hAnsi="Arial" w:cs="Arial"/>
          <w:rPrChange w:id="2625" w:author="Попова Дарья" w:date="2020-07-23T11:01:00Z">
            <w:rPr>
              <w:rFonts w:ascii="Arial" w:hAnsi="Arial" w:cs="Arial"/>
            </w:rPr>
          </w:rPrChange>
        </w:rPr>
        <w:t>е</w:t>
      </w:r>
      <w:r w:rsidR="00DB15FF" w:rsidRPr="0085761F">
        <w:rPr>
          <w:rFonts w:ascii="Arial" w:eastAsiaTheme="majorEastAsia" w:hAnsi="Arial" w:cs="Arial"/>
          <w:rPrChange w:id="2626" w:author="Попова Дарья" w:date="2020-07-23T11:01:00Z">
            <w:rPr>
              <w:rFonts w:ascii="Arial" w:hAnsi="Arial" w:cs="Arial"/>
            </w:rPr>
          </w:rPrChange>
        </w:rPr>
        <w:t>»</w:t>
      </w:r>
      <w:r w:rsidR="005E6764" w:rsidRPr="0085761F">
        <w:rPr>
          <w:rFonts w:ascii="Arial" w:eastAsiaTheme="majorEastAsia" w:hAnsi="Arial" w:cs="Arial"/>
          <w:rPrChange w:id="2627" w:author="Попова Дарья" w:date="2020-07-23T11:01:00Z">
            <w:rPr>
              <w:rFonts w:ascii="Arial" w:hAnsi="Arial" w:cs="Arial"/>
            </w:rPr>
          </w:rPrChange>
        </w:rPr>
        <w:t xml:space="preserve"> и производит </w:t>
      </w:r>
      <w:r w:rsidR="004A740D" w:rsidRPr="0085761F">
        <w:rPr>
          <w:rFonts w:ascii="Arial" w:eastAsiaTheme="majorEastAsia" w:hAnsi="Arial" w:cs="Arial"/>
          <w:rPrChange w:id="2628" w:author="Попова Дарья" w:date="2020-07-23T11:01:00Z">
            <w:rPr>
              <w:rFonts w:ascii="Arial" w:hAnsi="Arial" w:cs="Arial"/>
            </w:rPr>
          </w:rPrChange>
        </w:rPr>
        <w:t>деблокирование</w:t>
      </w:r>
      <w:r w:rsidR="005E6764" w:rsidRPr="0085761F">
        <w:rPr>
          <w:rFonts w:ascii="Arial" w:eastAsiaTheme="majorEastAsia" w:hAnsi="Arial" w:cs="Arial"/>
          <w:rPrChange w:id="2629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  <w:r w:rsidR="004A740D" w:rsidRPr="0085761F">
        <w:rPr>
          <w:rFonts w:ascii="Arial" w:eastAsiaTheme="majorEastAsia" w:hAnsi="Arial" w:cs="Arial"/>
          <w:rPrChange w:id="2630" w:author="Попова Дарья" w:date="2020-07-23T11:01:00Z">
            <w:rPr>
              <w:rFonts w:ascii="Arial" w:hAnsi="Arial" w:cs="Arial"/>
            </w:rPr>
          </w:rPrChange>
        </w:rPr>
        <w:t>выбранных</w:t>
      </w:r>
      <w:r w:rsidR="005E6764" w:rsidRPr="0085761F">
        <w:rPr>
          <w:rFonts w:ascii="Arial" w:eastAsiaTheme="majorEastAsia" w:hAnsi="Arial" w:cs="Arial"/>
          <w:rPrChange w:id="2631" w:author="Попова Дарья" w:date="2020-07-23T11:01:00Z">
            <w:rPr>
              <w:rFonts w:ascii="Arial" w:hAnsi="Arial" w:cs="Arial"/>
            </w:rPr>
          </w:rPrChange>
        </w:rPr>
        <w:t xml:space="preserve"> заказов ТОРО, </w:t>
      </w:r>
      <w:r w:rsidR="0036792F" w:rsidRPr="0085761F">
        <w:rPr>
          <w:rFonts w:ascii="Arial" w:eastAsiaTheme="majorEastAsia" w:hAnsi="Arial" w:cs="Arial"/>
          <w:rPrChange w:id="2632" w:author="Попова Дарья" w:date="2020-07-23T11:01:00Z">
            <w:rPr>
              <w:rFonts w:ascii="Arial" w:hAnsi="Arial" w:cs="Arial"/>
            </w:rPr>
          </w:rPrChange>
        </w:rPr>
        <w:t>в результате</w:t>
      </w:r>
      <w:r w:rsidR="005E6764" w:rsidRPr="0085761F">
        <w:rPr>
          <w:rFonts w:ascii="Arial" w:eastAsiaTheme="majorEastAsia" w:hAnsi="Arial" w:cs="Arial"/>
          <w:rPrChange w:id="2633" w:author="Попова Дарья" w:date="2020-07-23T11:01:00Z">
            <w:rPr>
              <w:rFonts w:ascii="Arial" w:hAnsi="Arial" w:cs="Arial"/>
            </w:rPr>
          </w:rPrChange>
        </w:rPr>
        <w:t xml:space="preserve"> на все выбранные заказы устанавливается системный статус «ДЕБЛ - Деблокирован»</w:t>
      </w:r>
      <w:r w:rsidR="006015F6" w:rsidRPr="0085761F">
        <w:rPr>
          <w:rFonts w:ascii="Arial" w:eastAsiaTheme="majorEastAsia" w:hAnsi="Arial" w:cs="Arial"/>
          <w:rPrChange w:id="2634" w:author="Попова Дарья" w:date="2020-07-23T11:01:00Z">
            <w:rPr>
              <w:rFonts w:ascii="Arial" w:hAnsi="Arial" w:cs="Arial"/>
            </w:rPr>
          </w:rPrChange>
        </w:rPr>
        <w:t xml:space="preserve">, означающий, что заказы переданы в работу на выполнение (далее будут обрабатываться дополнительно в рамках процесса ПП-07-03-02 Недельно-суточное планирование воздействий на ПА), и появляется возможность отражать </w:t>
      </w:r>
      <w:r w:rsidR="00B22DEF" w:rsidRPr="0085761F">
        <w:rPr>
          <w:rFonts w:ascii="Arial" w:eastAsiaTheme="majorEastAsia" w:hAnsi="Arial" w:cs="Arial"/>
          <w:rPrChange w:id="2635" w:author="Попова Дарья" w:date="2020-07-23T11:01:00Z">
            <w:rPr>
              <w:rFonts w:ascii="Arial" w:hAnsi="Arial" w:cs="Arial"/>
            </w:rPr>
          </w:rPrChange>
        </w:rPr>
        <w:t xml:space="preserve">на заказах </w:t>
      </w:r>
      <w:r w:rsidR="006015F6" w:rsidRPr="0085761F">
        <w:rPr>
          <w:rFonts w:ascii="Arial" w:eastAsiaTheme="majorEastAsia" w:hAnsi="Arial" w:cs="Arial"/>
          <w:rPrChange w:id="2636" w:author="Попова Дарья" w:date="2020-07-23T11:01:00Z">
            <w:rPr>
              <w:rFonts w:ascii="Arial" w:hAnsi="Arial" w:cs="Arial"/>
            </w:rPr>
          </w:rPrChange>
        </w:rPr>
        <w:t>учет расхода ТМЦ и факт выполненных работ</w:t>
      </w:r>
      <w:r w:rsidR="00B22DEF" w:rsidRPr="0085761F">
        <w:rPr>
          <w:rFonts w:ascii="Arial" w:eastAsiaTheme="majorEastAsia" w:hAnsi="Arial" w:cs="Arial"/>
          <w:rPrChange w:id="2637" w:author="Попова Дарья" w:date="2020-07-23T11:01:00Z">
            <w:rPr>
              <w:rFonts w:ascii="Arial" w:hAnsi="Arial" w:cs="Arial"/>
            </w:rPr>
          </w:rPrChange>
        </w:rPr>
        <w:t xml:space="preserve"> как хозспособом, так и с привлечением сторонних организаций</w:t>
      </w:r>
      <w:r w:rsidR="005E6764" w:rsidRPr="0085761F">
        <w:rPr>
          <w:rFonts w:ascii="Arial" w:eastAsiaTheme="majorEastAsia" w:hAnsi="Arial" w:cs="Arial"/>
          <w:rPrChange w:id="2638" w:author="Попова Дарья" w:date="2020-07-23T11:01:00Z">
            <w:rPr>
              <w:rFonts w:ascii="Arial" w:hAnsi="Arial" w:cs="Arial"/>
            </w:rPr>
          </w:rPrChange>
        </w:rPr>
        <w:t xml:space="preserve">. </w:t>
      </w:r>
    </w:p>
    <w:p w14:paraId="0292D3A7" w14:textId="711FC5BB" w:rsidR="002024F0" w:rsidRPr="0085761F" w:rsidRDefault="002024F0">
      <w:pPr>
        <w:spacing w:after="240" w:line="276" w:lineRule="auto"/>
        <w:ind w:firstLine="567"/>
        <w:rPr>
          <w:rFonts w:ascii="Arial" w:eastAsiaTheme="majorEastAsia" w:hAnsi="Arial" w:cs="Arial"/>
          <w:rPrChange w:id="2639" w:author="Попова Дарья" w:date="2020-07-23T11:01:00Z">
            <w:rPr>
              <w:rFonts w:ascii="Arial" w:hAnsi="Arial" w:cs="Arial"/>
            </w:rPr>
          </w:rPrChange>
        </w:rPr>
        <w:pPrChange w:id="2640" w:author="Попова Дарья" w:date="2020-07-23T11:01:00Z">
          <w:pPr>
            <w:spacing w:line="276" w:lineRule="auto"/>
            <w:ind w:firstLine="567"/>
          </w:pPr>
        </w:pPrChange>
      </w:pPr>
      <w:ins w:id="2641" w:author="ShramkovAB" w:date="2021-04-19T11:13:00Z">
        <w:r>
          <w:rPr>
            <w:rFonts w:ascii="Arial" w:eastAsiaTheme="majorEastAsia" w:hAnsi="Arial" w:cs="Arial"/>
          </w:rPr>
          <w:t>После де</w:t>
        </w:r>
      </w:ins>
      <w:ins w:id="2642" w:author="ShramkovAB" w:date="2021-04-19T11:14:00Z">
        <w:r>
          <w:rPr>
            <w:rFonts w:ascii="Arial" w:eastAsiaTheme="majorEastAsia" w:hAnsi="Arial" w:cs="Arial"/>
          </w:rPr>
          <w:t xml:space="preserve">блокирования заказов ТОРО потребность в МТР передаётся в </w:t>
        </w:r>
      </w:ins>
      <w:ins w:id="2643" w:author="ShramkovAB" w:date="2021-04-19T11:15:00Z">
        <w:r>
          <w:rPr>
            <w:rFonts w:ascii="Arial" w:eastAsiaTheme="majorEastAsia" w:hAnsi="Arial" w:cs="Arial"/>
          </w:rPr>
          <w:t>бизнес-п</w:t>
        </w:r>
        <w:r w:rsidRPr="002024F0">
          <w:rPr>
            <w:rFonts w:ascii="Arial" w:eastAsiaTheme="majorEastAsia" w:hAnsi="Arial" w:cs="Arial"/>
          </w:rPr>
          <w:t>роцесс ПП-10.03.04-ERP Оперативное планирование обеспечения</w:t>
        </w:r>
        <w:r>
          <w:rPr>
            <w:rFonts w:ascii="Arial" w:eastAsiaTheme="majorEastAsia" w:hAnsi="Arial" w:cs="Arial"/>
          </w:rPr>
          <w:t xml:space="preserve"> (</w:t>
        </w:r>
        <w:r w:rsidRPr="002024F0">
          <w:rPr>
            <w:rFonts w:ascii="Arial" w:eastAsiaTheme="majorEastAsia" w:hAnsi="Arial" w:cs="Arial"/>
          </w:rPr>
          <w:t>описание см. в КД «ERP.13.9.2.58 – Планирование обеспечения МТР, работами и услугами»</w:t>
        </w:r>
        <w:r>
          <w:rPr>
            <w:rFonts w:ascii="Arial" w:eastAsiaTheme="majorEastAsia" w:hAnsi="Arial" w:cs="Arial"/>
          </w:rPr>
          <w:t xml:space="preserve">), где реализуется </w:t>
        </w:r>
      </w:ins>
      <w:ins w:id="2644" w:author="ShramkovAB" w:date="2021-04-19T11:16:00Z">
        <w:r>
          <w:rPr>
            <w:rFonts w:ascii="Arial" w:eastAsiaTheme="majorEastAsia" w:hAnsi="Arial" w:cs="Arial"/>
          </w:rPr>
          <w:t xml:space="preserve">весь спектр </w:t>
        </w:r>
        <w:r>
          <w:rPr>
            <w:rFonts w:ascii="Arial" w:hAnsi="Arial" w:cs="Arial"/>
          </w:rPr>
          <w:t>задач</w:t>
        </w:r>
        <w:r w:rsidRPr="00804160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по обеспечению</w:t>
        </w:r>
        <w:r w:rsidRPr="00804160">
          <w:rPr>
            <w:rFonts w:ascii="Arial" w:hAnsi="Arial" w:cs="Arial"/>
          </w:rPr>
          <w:t xml:space="preserve"> доступности</w:t>
        </w:r>
        <w:r w:rsidRPr="009D3D64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МТР</w:t>
        </w:r>
        <w:r w:rsidRPr="00804160">
          <w:rPr>
            <w:rFonts w:ascii="Arial" w:hAnsi="Arial" w:cs="Arial"/>
          </w:rPr>
          <w:t>, т.е. выполнение своевременной заготовки объемов</w:t>
        </w:r>
        <w:r>
          <w:rPr>
            <w:rFonts w:ascii="Arial" w:hAnsi="Arial" w:cs="Arial"/>
          </w:rPr>
          <w:t xml:space="preserve"> МТР</w:t>
        </w:r>
        <w:r w:rsidRPr="00804160">
          <w:rPr>
            <w:rFonts w:ascii="Arial" w:hAnsi="Arial" w:cs="Arial"/>
          </w:rPr>
          <w:t>, необходимых для проведения ремонтов в требуемом количестве</w:t>
        </w:r>
        <w:r>
          <w:rPr>
            <w:rFonts w:ascii="Arial" w:hAnsi="Arial" w:cs="Arial"/>
          </w:rPr>
          <w:t xml:space="preserve"> в требуемые сроки.</w:t>
        </w:r>
      </w:ins>
    </w:p>
    <w:p w14:paraId="2EDCE8F2" w14:textId="5D0F9FE4" w:rsidR="00671923" w:rsidRPr="0085761F" w:rsidRDefault="00671923" w:rsidP="00671923">
      <w:pPr>
        <w:spacing w:after="240" w:line="276" w:lineRule="auto"/>
        <w:ind w:firstLine="567"/>
        <w:rPr>
          <w:rFonts w:ascii="Arial" w:eastAsiaTheme="majorEastAsia" w:hAnsi="Arial" w:cs="Arial"/>
          <w:rPrChange w:id="2645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46" w:author="Попова Дарья" w:date="2020-07-23T11:01:00Z">
            <w:rPr>
              <w:rFonts w:ascii="Arial" w:hAnsi="Arial" w:cs="Arial"/>
            </w:rPr>
          </w:rPrChange>
        </w:rPr>
        <w:t xml:space="preserve">Поля для заполнения на селекционном экране </w:t>
      </w:r>
      <w:r w:rsidR="00E667F9" w:rsidRPr="0085761F">
        <w:rPr>
          <w:rFonts w:ascii="Arial" w:eastAsiaTheme="majorEastAsia" w:hAnsi="Arial" w:cs="Arial"/>
          <w:rPrChange w:id="2647" w:author="Попова Дарья" w:date="2020-07-23T11:01:00Z">
            <w:rPr>
              <w:rFonts w:ascii="Arial" w:hAnsi="Arial" w:cs="Arial"/>
            </w:rPr>
          </w:rPrChange>
        </w:rPr>
        <w:t>«IW38 Список заказов ТОРО (изменение)»</w:t>
      </w:r>
      <w:r w:rsidRPr="0085761F">
        <w:rPr>
          <w:rFonts w:ascii="Arial" w:eastAsiaTheme="majorEastAsia" w:hAnsi="Arial" w:cs="Arial"/>
          <w:rPrChange w:id="2648" w:author="Попова Дарья" w:date="2020-07-23T11:01:00Z">
            <w:rPr>
              <w:rFonts w:ascii="Arial" w:hAnsi="Arial" w:cs="Arial"/>
            </w:rPr>
          </w:rPrChange>
        </w:rPr>
        <w:t>:</w:t>
      </w:r>
    </w:p>
    <w:p w14:paraId="6BE162E7" w14:textId="77777777" w:rsidR="00671923" w:rsidRPr="00621CB6" w:rsidRDefault="00671923" w:rsidP="00671923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Техническое место;</w:t>
      </w:r>
    </w:p>
    <w:p w14:paraId="409C33B3" w14:textId="77777777" w:rsidR="00671923" w:rsidRPr="00621CB6" w:rsidRDefault="00671923" w:rsidP="00671923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Группа планирования;</w:t>
      </w:r>
    </w:p>
    <w:p w14:paraId="4169D727" w14:textId="4D75ED3A" w:rsidR="00041ED0" w:rsidRPr="00B478E6" w:rsidRDefault="00671923" w:rsidP="00B478E6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- Период (с .. по).</w:t>
      </w:r>
    </w:p>
    <w:p w14:paraId="5527CB52" w14:textId="368A8229" w:rsidR="006621D4" w:rsidRPr="006621D4" w:rsidRDefault="002C01C5">
      <w:pPr>
        <w:pStyle w:val="4"/>
      </w:pPr>
      <w:r w:rsidRPr="006621D4">
        <w:t xml:space="preserve">Шаг процесса </w:t>
      </w:r>
      <w:r w:rsidR="0060183A">
        <w:t>280</w:t>
      </w:r>
      <w:r w:rsidRPr="006621D4">
        <w:t xml:space="preserve"> – Создание карточки </w:t>
      </w:r>
      <w:r w:rsidR="00F02AFC" w:rsidRPr="006621D4">
        <w:t xml:space="preserve">НКС </w:t>
      </w:r>
      <w:r w:rsidRPr="006621D4">
        <w:t>по незавершенным капитализируемым ремонтам</w:t>
      </w:r>
    </w:p>
    <w:p w14:paraId="5E2B4689" w14:textId="0AE051CE" w:rsidR="006621D4" w:rsidRPr="0085761F" w:rsidRDefault="00872AF9" w:rsidP="006621D4">
      <w:pPr>
        <w:spacing w:after="240" w:line="276" w:lineRule="auto"/>
        <w:ind w:firstLine="567"/>
        <w:rPr>
          <w:rFonts w:ascii="Arial" w:eastAsiaTheme="majorEastAsia" w:hAnsi="Arial" w:cs="Arial"/>
          <w:rPrChange w:id="2649" w:author="Попова Дарья" w:date="2020-07-23T11:01:00Z">
            <w:rPr>
              <w:rFonts w:ascii="Arial" w:hAnsi="Arial" w:cs="Arial"/>
            </w:rPr>
          </w:rPrChange>
        </w:rPr>
      </w:pPr>
      <w:bookmarkStart w:id="2650" w:name="_Hlk524964628"/>
      <w:del w:id="2651" w:author="Попова Дарья" w:date="2020-07-23T11:01:00Z">
        <w:r w:rsidRPr="0085761F" w:rsidDel="0085761F">
          <w:rPr>
            <w:rFonts w:ascii="Arial" w:eastAsiaTheme="majorEastAsia" w:hAnsi="Arial" w:cs="Arial"/>
            <w:rPrChange w:id="2652" w:author="Попова Дарья" w:date="2020-07-23T11:01:00Z">
              <w:rPr>
                <w:rFonts w:ascii="Arial" w:hAnsi="Arial" w:cs="Arial"/>
              </w:rPr>
            </w:rPrChange>
          </w:rPr>
          <w:delText xml:space="preserve"> </w:delText>
        </w:r>
      </w:del>
      <w:r w:rsidR="006621D4" w:rsidRPr="0085761F">
        <w:rPr>
          <w:rFonts w:ascii="Arial" w:eastAsiaTheme="majorEastAsia" w:hAnsi="Arial" w:cs="Arial"/>
          <w:rPrChange w:id="2653" w:author="Попова Дарья" w:date="2020-07-23T11:01:00Z">
            <w:rPr>
              <w:rFonts w:ascii="Arial" w:hAnsi="Arial" w:cs="Arial"/>
            </w:rPr>
          </w:rPrChange>
        </w:rPr>
        <w:t xml:space="preserve">По событию в системе «Деблокирование заказа ТОРО», для заказов ТОРО </w:t>
      </w:r>
      <w:r w:rsidR="006F2804" w:rsidRPr="0085761F">
        <w:rPr>
          <w:rFonts w:ascii="Arial" w:eastAsiaTheme="majorEastAsia" w:hAnsi="Arial" w:cs="Arial"/>
          <w:rPrChange w:id="2654" w:author="Попова Дарья" w:date="2020-07-23T11:01:00Z">
            <w:rPr>
              <w:rFonts w:ascii="Arial" w:hAnsi="Arial" w:cs="Arial"/>
            </w:rPr>
          </w:rPrChange>
        </w:rPr>
        <w:t>с пользовательским статусом «КРМТ – Капитализируемый ремонт»</w:t>
      </w:r>
      <w:r w:rsidR="006621D4" w:rsidRPr="0085761F">
        <w:rPr>
          <w:rFonts w:ascii="Arial" w:eastAsiaTheme="majorEastAsia" w:hAnsi="Arial" w:cs="Arial"/>
          <w:rPrChange w:id="2655" w:author="Попова Дарья" w:date="2020-07-23T11:01:00Z">
            <w:rPr>
              <w:rFonts w:ascii="Arial" w:hAnsi="Arial" w:cs="Arial"/>
            </w:rPr>
          </w:rPrChange>
        </w:rPr>
        <w:t xml:space="preserve">, автоматически создается карточка НКС РБП и прописывается в качестве объекта расчета в правиле расчета заказа </w:t>
      </w:r>
      <w:r w:rsidR="006621D4" w:rsidRPr="0085761F">
        <w:rPr>
          <w:rFonts w:ascii="Arial" w:eastAsiaTheme="majorEastAsia" w:hAnsi="Arial" w:cs="Arial"/>
          <w:rPrChange w:id="2656" w:author="Попова Дарья" w:date="2020-07-23T11:01:00Z">
            <w:rPr>
              <w:rFonts w:ascii="Arial" w:hAnsi="Arial" w:cs="Arial"/>
            </w:rPr>
          </w:rPrChange>
        </w:rPr>
        <w:lastRenderedPageBreak/>
        <w:t>ТОРО. Для этого используется разработка «PM31 – Создание карточки РБП по незавершенным капитализируемым ремонтам. Необходимо автоматически создавать карточку РБП по событию/набору критериев в заказе ТОРО».</w:t>
      </w:r>
    </w:p>
    <w:p w14:paraId="3D3DED81" w14:textId="3FB39F25" w:rsidR="006621D4" w:rsidRPr="0085761F" w:rsidRDefault="006621D4" w:rsidP="006621D4">
      <w:pPr>
        <w:spacing w:after="240" w:line="276" w:lineRule="auto"/>
        <w:ind w:firstLine="567"/>
        <w:rPr>
          <w:rFonts w:ascii="Arial" w:eastAsiaTheme="majorEastAsia" w:hAnsi="Arial" w:cs="Arial"/>
          <w:rPrChange w:id="2657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58" w:author="Попова Дарья" w:date="2020-07-23T11:01:00Z">
            <w:rPr>
              <w:rFonts w:ascii="Arial" w:hAnsi="Arial" w:cs="Arial"/>
            </w:rPr>
          </w:rPrChange>
        </w:rPr>
        <w:t xml:space="preserve">Для таких заказов ТОРО должен быть </w:t>
      </w:r>
      <w:r w:rsidR="006F2804" w:rsidRPr="0085761F">
        <w:rPr>
          <w:rFonts w:ascii="Arial" w:eastAsiaTheme="majorEastAsia" w:hAnsi="Arial" w:cs="Arial"/>
          <w:rPrChange w:id="2659" w:author="Попова Дарья" w:date="2020-07-23T11:01:00Z">
            <w:rPr>
              <w:rFonts w:ascii="Arial" w:hAnsi="Arial" w:cs="Arial"/>
            </w:rPr>
          </w:rPrChange>
        </w:rPr>
        <w:t>установлен пользовательский статус «КРМТ- Капитализируемый ремонт»</w:t>
      </w:r>
      <w:r w:rsidRPr="0085761F">
        <w:rPr>
          <w:rFonts w:ascii="Arial" w:eastAsiaTheme="majorEastAsia" w:hAnsi="Arial" w:cs="Arial"/>
          <w:rPrChange w:id="2660" w:author="Попова Дарья" w:date="2020-07-23T11:01:00Z">
            <w:rPr>
              <w:rFonts w:ascii="Arial" w:hAnsi="Arial" w:cs="Arial"/>
            </w:rPr>
          </w:rPrChange>
        </w:rPr>
        <w:t xml:space="preserve">, на основании которого создается карточка НКС РБП для соответствующего класса оценки основного средства с признаком «Инвестиционное мероприятие». Более подробно о карточке НКС РБП описано в КД </w:t>
      </w:r>
      <w:r w:rsidR="005A3E43" w:rsidRPr="0085761F">
        <w:rPr>
          <w:rFonts w:ascii="Arial" w:eastAsiaTheme="majorEastAsia" w:hAnsi="Arial" w:cs="Arial"/>
          <w:rPrChange w:id="2661" w:author="Попова Дарья" w:date="2020-07-23T11:01:00Z">
            <w:rPr>
              <w:rFonts w:ascii="Arial" w:hAnsi="Arial" w:cs="Arial"/>
            </w:rPr>
          </w:rPrChange>
        </w:rPr>
        <w:t>«</w:t>
      </w:r>
      <w:del w:id="2662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663" w:author="Попова Дарья" w:date="2020-07-23T11:01:00Z">
              <w:rPr>
                <w:rFonts w:ascii="Arial" w:hAnsi="Arial" w:cs="Arial"/>
                <w:lang w:val="en-US"/>
              </w:rPr>
            </w:rPrChange>
          </w:rPr>
          <w:delText>ERP</w:delText>
        </w:r>
        <w:r w:rsidR="005A3E43" w:rsidRPr="0085761F" w:rsidDel="00923C4E">
          <w:rPr>
            <w:rFonts w:ascii="Arial" w:eastAsiaTheme="majorEastAsia" w:hAnsi="Arial" w:cs="Arial"/>
            <w:rPrChange w:id="2664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  <w:r w:rsidR="000302CF" w:rsidRPr="0085761F" w:rsidDel="00923C4E">
          <w:rPr>
            <w:rFonts w:ascii="Arial" w:eastAsiaTheme="majorEastAsia" w:hAnsi="Arial" w:cs="Arial"/>
            <w:rPrChange w:id="2665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="005A3E43" w:rsidRPr="0085761F" w:rsidDel="00923C4E">
          <w:rPr>
            <w:rFonts w:ascii="Arial" w:eastAsiaTheme="majorEastAsia" w:hAnsi="Arial" w:cs="Arial"/>
            <w:rPrChange w:id="2666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667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668" w:author="Попова Дарья" w:date="2020-07-23T11:01:00Z">
            <w:rPr>
              <w:rFonts w:ascii="Arial" w:hAnsi="Arial" w:cs="Arial"/>
            </w:rPr>
          </w:rPrChange>
        </w:rPr>
        <w:t>9</w:t>
      </w:r>
      <w:r w:rsidR="005A3E43" w:rsidRPr="0085761F">
        <w:rPr>
          <w:rFonts w:ascii="Arial" w:eastAsiaTheme="majorEastAsia" w:hAnsi="Arial" w:cs="Arial"/>
          <w:rPrChange w:id="2669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670" w:author="Попова Дарья" w:date="2020-07-23T11:01:00Z">
            <w:rPr>
              <w:rFonts w:ascii="Arial" w:hAnsi="Arial" w:cs="Arial"/>
            </w:rPr>
          </w:rPrChange>
        </w:rPr>
        <w:t>2.</w:t>
      </w:r>
      <w:r w:rsidR="005A3E43" w:rsidRPr="0085761F">
        <w:rPr>
          <w:rFonts w:ascii="Arial" w:eastAsiaTheme="majorEastAsia" w:hAnsi="Arial" w:cs="Arial"/>
          <w:rPrChange w:id="2671" w:author="Попова Дарья" w:date="2020-07-23T11:01:00Z">
            <w:rPr>
              <w:rFonts w:ascii="Arial" w:hAnsi="Arial" w:cs="Arial"/>
            </w:rPr>
          </w:rPrChange>
        </w:rPr>
        <w:t xml:space="preserve">33.КД </w:t>
      </w:r>
      <w:r w:rsidRPr="0085761F">
        <w:rPr>
          <w:rFonts w:ascii="Arial" w:eastAsiaTheme="majorEastAsia" w:hAnsi="Arial" w:cs="Arial"/>
          <w:rPrChange w:id="2672" w:author="Попова Дарья" w:date="2020-07-23T11:01:00Z">
            <w:rPr>
              <w:rFonts w:ascii="Arial" w:hAnsi="Arial" w:cs="Arial"/>
            </w:rPr>
          </w:rPrChange>
        </w:rPr>
        <w:t>Учет ДБП и РБП</w:t>
      </w:r>
      <w:r w:rsidR="005A3E43" w:rsidRPr="0085761F">
        <w:rPr>
          <w:rFonts w:ascii="Arial" w:eastAsiaTheme="majorEastAsia" w:hAnsi="Arial" w:cs="Arial"/>
          <w:rPrChange w:id="2673" w:author="Попова Дарья" w:date="2020-07-23T11:01:00Z">
            <w:rPr>
              <w:rFonts w:ascii="Arial" w:hAnsi="Arial" w:cs="Arial"/>
            </w:rPr>
          </w:rPrChange>
        </w:rPr>
        <w:t>»</w:t>
      </w:r>
      <w:r w:rsidRPr="0085761F">
        <w:rPr>
          <w:rFonts w:ascii="Arial" w:eastAsiaTheme="majorEastAsia" w:hAnsi="Arial" w:cs="Arial"/>
          <w:rPrChange w:id="2674" w:author="Попова Дарья" w:date="2020-07-23T11:01:00Z">
            <w:rPr>
              <w:rFonts w:ascii="Arial" w:hAnsi="Arial" w:cs="Arial"/>
            </w:rPr>
          </w:rPrChange>
        </w:rPr>
        <w:t>.</w:t>
      </w:r>
    </w:p>
    <w:p w14:paraId="0BCD51BF" w14:textId="09AE97F2" w:rsidR="006621D4" w:rsidRDefault="00A63B3A" w:rsidP="006621D4">
      <w:pPr>
        <w:spacing w:after="240" w:line="276" w:lineRule="auto"/>
        <w:ind w:firstLine="567"/>
        <w:rPr>
          <w:ins w:id="2675" w:author="Попова Дарья" w:date="2020-07-23T11:01:00Z"/>
          <w:rFonts w:ascii="Arial" w:eastAsiaTheme="majorEastAsia" w:hAnsi="Arial" w:cs="Arial"/>
        </w:rPr>
      </w:pPr>
      <w:r w:rsidRPr="0085761F">
        <w:rPr>
          <w:rFonts w:ascii="Arial" w:eastAsiaTheme="majorEastAsia" w:hAnsi="Arial" w:cs="Arial"/>
          <w:rPrChange w:id="2676" w:author="Попова Дарья" w:date="2020-07-23T11:01:00Z">
            <w:rPr>
              <w:rFonts w:ascii="Arial" w:hAnsi="Arial" w:cs="Arial"/>
            </w:rPr>
          </w:rPrChange>
        </w:rPr>
        <w:t xml:space="preserve">Если затраты определяются как капитализируемые, в заказе ТОРО должен быть установлен профиль инвестиций. </w:t>
      </w:r>
      <w:r w:rsidR="006621D4" w:rsidRPr="0085761F">
        <w:rPr>
          <w:rFonts w:ascii="Arial" w:eastAsiaTheme="majorEastAsia" w:hAnsi="Arial" w:cs="Arial"/>
          <w:rPrChange w:id="2677" w:author="Попова Дарья" w:date="2020-07-23T11:01:00Z">
            <w:rPr>
              <w:rFonts w:ascii="Arial" w:hAnsi="Arial" w:cs="Arial"/>
            </w:rPr>
          </w:rPrChange>
        </w:rPr>
        <w:t xml:space="preserve">При деблокировании заказов ТОРО </w:t>
      </w:r>
      <w:r w:rsidR="00F52F9B" w:rsidRPr="0085761F">
        <w:rPr>
          <w:rFonts w:ascii="Arial" w:eastAsiaTheme="majorEastAsia" w:hAnsi="Arial" w:cs="Arial"/>
          <w:rPrChange w:id="2678" w:author="Попова Дарья" w:date="2020-07-23T11:01:00Z">
            <w:rPr>
              <w:rFonts w:ascii="Arial" w:hAnsi="Arial" w:cs="Arial"/>
            </w:rPr>
          </w:rPrChange>
        </w:rPr>
        <w:t xml:space="preserve">с пользовательским статусом «КРМТ- Капитализируемый ремонт» </w:t>
      </w:r>
      <w:r w:rsidR="006621D4" w:rsidRPr="0085761F">
        <w:rPr>
          <w:rFonts w:ascii="Arial" w:eastAsiaTheme="majorEastAsia" w:hAnsi="Arial" w:cs="Arial"/>
          <w:rPrChange w:id="2679" w:author="Попова Дарья" w:date="2020-07-23T11:01:00Z">
            <w:rPr>
              <w:rFonts w:ascii="Arial" w:hAnsi="Arial" w:cs="Arial"/>
            </w:rPr>
          </w:rPrChange>
        </w:rPr>
        <w:t xml:space="preserve">выполняется проверка, что указан признак капитализируемых ремонтов «Профиль инвестиций» (разработка </w:t>
      </w:r>
      <w:r w:rsidRPr="0085761F">
        <w:rPr>
          <w:rFonts w:ascii="Arial" w:eastAsiaTheme="majorEastAsia" w:hAnsi="Arial" w:cs="Arial"/>
          <w:rPrChange w:id="2680" w:author="Попова Дарья" w:date="2020-07-23T11:01:00Z">
            <w:rPr>
              <w:rFonts w:ascii="Arial" w:hAnsi="Arial" w:cs="Arial"/>
            </w:rPr>
          </w:rPrChange>
        </w:rPr>
        <w:t xml:space="preserve">PM31 </w:t>
      </w:r>
      <w:r w:rsidR="006621D4" w:rsidRPr="0085761F">
        <w:rPr>
          <w:rFonts w:ascii="Arial" w:eastAsiaTheme="majorEastAsia" w:hAnsi="Arial" w:cs="Arial"/>
          <w:rPrChange w:id="2681" w:author="Попова Дарья" w:date="2020-07-23T11:01:00Z">
            <w:rPr>
              <w:rFonts w:ascii="Arial" w:hAnsi="Arial" w:cs="Arial"/>
            </w:rPr>
          </w:rPrChange>
        </w:rPr>
        <w:t>«</w:t>
      </w:r>
      <w:r w:rsidRPr="0085761F">
        <w:rPr>
          <w:rFonts w:ascii="Arial" w:eastAsiaTheme="majorEastAsia" w:hAnsi="Arial" w:cs="Arial"/>
          <w:rPrChange w:id="2682" w:author="Попова Дарья" w:date="2020-07-23T11:01:00Z">
            <w:rPr>
              <w:rFonts w:ascii="Arial" w:hAnsi="Arial" w:cs="Arial"/>
            </w:rPr>
          </w:rPrChange>
        </w:rPr>
        <w:t>Создание карточки РБП по незавершенным капитализируемым ремонтам</w:t>
      </w:r>
      <w:r w:rsidR="006621D4" w:rsidRPr="0085761F">
        <w:rPr>
          <w:rFonts w:ascii="Arial" w:eastAsiaTheme="majorEastAsia" w:hAnsi="Arial" w:cs="Arial"/>
          <w:rPrChange w:id="2683" w:author="Попова Дарья" w:date="2020-07-23T11:01:00Z">
            <w:rPr>
              <w:rFonts w:ascii="Arial" w:hAnsi="Arial" w:cs="Arial"/>
            </w:rPr>
          </w:rPrChange>
        </w:rPr>
        <w:t>»).</w:t>
      </w:r>
    </w:p>
    <w:p w14:paraId="15FA7ABA" w14:textId="77777777" w:rsidR="0085761F" w:rsidRPr="0085761F" w:rsidRDefault="0085761F" w:rsidP="006621D4">
      <w:pPr>
        <w:spacing w:after="240" w:line="276" w:lineRule="auto"/>
        <w:ind w:firstLine="567"/>
        <w:rPr>
          <w:rFonts w:ascii="Arial" w:eastAsiaTheme="majorEastAsia" w:hAnsi="Arial" w:cs="Arial"/>
          <w:rPrChange w:id="2684" w:author="Попова Дарья" w:date="2020-07-23T11:01:00Z">
            <w:rPr>
              <w:rFonts w:ascii="Arial" w:hAnsi="Arial" w:cs="Arial"/>
            </w:rPr>
          </w:rPrChange>
        </w:rPr>
      </w:pPr>
    </w:p>
    <w:p w14:paraId="076DB377" w14:textId="5FF7EE3E" w:rsidR="00471386" w:rsidRDefault="00471386">
      <w:pPr>
        <w:pStyle w:val="4"/>
      </w:pPr>
      <w:bookmarkStart w:id="2685" w:name="_Ref39058689"/>
      <w:r w:rsidRPr="00621CB6">
        <w:t xml:space="preserve">Шаг процесса </w:t>
      </w:r>
      <w:r w:rsidR="0060183A">
        <w:t>290</w:t>
      </w:r>
      <w:r w:rsidRPr="00621CB6">
        <w:t xml:space="preserve"> – Анализ документов от МТО</w:t>
      </w:r>
      <w:bookmarkEnd w:id="2685"/>
      <w:ins w:id="2686" w:author="Попова Дарья" w:date="2020-07-23T16:28:00Z">
        <w:r w:rsidR="00911337">
          <w:t xml:space="preserve"> будущих периодов</w:t>
        </w:r>
        <w:r w:rsidR="003E46AB">
          <w:t xml:space="preserve"> планирования</w:t>
        </w:r>
      </w:ins>
    </w:p>
    <w:p w14:paraId="68EF1744" w14:textId="6269F575" w:rsidR="008F6977" w:rsidRPr="001A4543" w:rsidDel="0085761F" w:rsidRDefault="008F6977" w:rsidP="001A4543">
      <w:pPr>
        <w:rPr>
          <w:del w:id="2687" w:author="Попова Дарья" w:date="2020-07-23T11:01:00Z"/>
          <w:rFonts w:eastAsiaTheme="majorEastAsia"/>
          <w:i/>
          <w:caps/>
        </w:rPr>
      </w:pPr>
    </w:p>
    <w:p w14:paraId="168A848B" w14:textId="193CA9EE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688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689" w:author="Попова Дарья" w:date="2020-07-23T11:01:00Z">
            <w:rPr>
              <w:rFonts w:ascii="Arial" w:hAnsi="Arial" w:cs="Arial"/>
            </w:rPr>
          </w:rPrChange>
        </w:rPr>
        <w:t xml:space="preserve">Получив запрос на корректировку потребности от сток-контроллера, в нестандартной транзакции </w:t>
      </w:r>
      <w:ins w:id="2690" w:author="Александр Шрамков" w:date="2021-03-12T19:13:00Z">
        <w:r w:rsidR="00420372" w:rsidRPr="00420372">
          <w:rPr>
            <w:rFonts w:ascii="Arial" w:eastAsiaTheme="majorEastAsia" w:hAnsi="Arial" w:cs="Arial"/>
          </w:rPr>
          <w:t xml:space="preserve">ZMM_CHREQ_MAINT </w:t>
        </w:r>
      </w:ins>
      <w:r w:rsidRPr="0085761F">
        <w:rPr>
          <w:rFonts w:ascii="Arial" w:eastAsiaTheme="majorEastAsia" w:hAnsi="Arial" w:cs="Arial"/>
          <w:rPrChange w:id="2691" w:author="Попова Дарья" w:date="2020-07-23T11:01:00Z">
            <w:rPr>
              <w:rFonts w:ascii="Arial" w:hAnsi="Arial" w:cs="Arial"/>
            </w:rPr>
          </w:rPrChange>
        </w:rPr>
        <w:t>(№ в реестре разработок ММ07 «Управление запросами на корректировку», описание см. в КД «</w:t>
      </w:r>
      <w:del w:id="2692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693" w:author="Попова Дарья" w:date="2020-07-23T11:01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694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695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696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697" w:author="Попова Дарья" w:date="2020-07-23T11:01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698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699" w:author="Попова Дарья" w:date="2020-07-23T11:01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700" w:author="Попова Дарья" w:date="2020-07-23T11:01:00Z">
            <w:rPr>
              <w:rFonts w:ascii="Arial" w:hAnsi="Arial" w:cs="Arial"/>
            </w:rPr>
          </w:rPrChange>
        </w:rPr>
        <w:t xml:space="preserve">58 – Планирование обеспечения МТР, работами и услугами») Планировщик ТОиР </w:t>
      </w:r>
      <w:r w:rsidR="007C2A87" w:rsidRPr="0085761F">
        <w:rPr>
          <w:rFonts w:ascii="Arial" w:eastAsiaTheme="majorEastAsia" w:hAnsi="Arial" w:cs="Arial"/>
          <w:rPrChange w:id="2701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702" w:author="Попова Дарья" w:date="2020-07-23T11:01:00Z">
            <w:rPr>
              <w:rFonts w:ascii="Arial" w:hAnsi="Arial" w:cs="Arial"/>
            </w:rPr>
          </w:rPrChange>
        </w:rPr>
        <w:t xml:space="preserve">проводит анализ </w:t>
      </w:r>
      <w:del w:id="2703" w:author="ShramkovAB" w:date="2021-04-01T18:23:00Z">
        <w:r w:rsidRPr="0085761F" w:rsidDel="004F6161">
          <w:rPr>
            <w:rFonts w:ascii="Arial" w:eastAsiaTheme="majorEastAsia" w:hAnsi="Arial" w:cs="Arial"/>
            <w:rPrChange w:id="2704" w:author="Попова Дарья" w:date="2020-07-23T11:01:00Z">
              <w:rPr>
                <w:rFonts w:ascii="Arial" w:hAnsi="Arial" w:cs="Arial"/>
              </w:rPr>
            </w:rPrChange>
          </w:rPr>
          <w:delText>заявок на</w:delText>
        </w:r>
      </w:del>
      <w:ins w:id="2705" w:author="ShramkovAB" w:date="2021-04-01T18:23:00Z">
        <w:r w:rsidR="004F6161">
          <w:rPr>
            <w:rFonts w:ascii="Arial" w:eastAsiaTheme="majorEastAsia" w:hAnsi="Arial" w:cs="Arial"/>
          </w:rPr>
          <w:t xml:space="preserve">запросов на корректировку </w:t>
        </w:r>
      </w:ins>
      <w:r w:rsidRPr="0085761F">
        <w:rPr>
          <w:rFonts w:ascii="Arial" w:eastAsiaTheme="majorEastAsia" w:hAnsi="Arial" w:cs="Arial"/>
          <w:rPrChange w:id="2706" w:author="Попова Дарья" w:date="2020-07-23T11:01:00Z">
            <w:rPr>
              <w:rFonts w:ascii="Arial" w:hAnsi="Arial" w:cs="Arial"/>
            </w:rPr>
          </w:rPrChange>
        </w:rPr>
        <w:t xml:space="preserve"> закупк</w:t>
      </w:r>
      <w:ins w:id="2707" w:author="ShramkovAB" w:date="2021-04-01T18:23:00Z">
        <w:r w:rsidR="004F6161">
          <w:rPr>
            <w:rFonts w:ascii="Arial" w:eastAsiaTheme="majorEastAsia" w:hAnsi="Arial" w:cs="Arial"/>
          </w:rPr>
          <w:t>и</w:t>
        </w:r>
      </w:ins>
      <w:del w:id="2708" w:author="ShramkovAB" w:date="2021-04-01T18:23:00Z">
        <w:r w:rsidRPr="0085761F" w:rsidDel="004F6161">
          <w:rPr>
            <w:rFonts w:ascii="Arial" w:eastAsiaTheme="majorEastAsia" w:hAnsi="Arial" w:cs="Arial"/>
            <w:rPrChange w:id="2709" w:author="Попова Дарья" w:date="2020-07-23T11:01:00Z">
              <w:rPr>
                <w:rFonts w:ascii="Arial" w:hAnsi="Arial" w:cs="Arial"/>
              </w:rPr>
            </w:rPrChange>
          </w:rPr>
          <w:delText>у</w:delText>
        </w:r>
      </w:del>
      <w:r w:rsidRPr="0085761F">
        <w:rPr>
          <w:rFonts w:ascii="Arial" w:eastAsiaTheme="majorEastAsia" w:hAnsi="Arial" w:cs="Arial"/>
          <w:rPrChange w:id="2710" w:author="Попова Дарья" w:date="2020-07-23T11:01:00Z">
            <w:rPr>
              <w:rFonts w:ascii="Arial" w:hAnsi="Arial" w:cs="Arial"/>
            </w:rPr>
          </w:rPrChange>
        </w:rPr>
        <w:t xml:space="preserve"> работ/услуг и МТР на предмет согласования/отклонения специалистами по закупке. </w:t>
      </w:r>
    </w:p>
    <w:p w14:paraId="5B0B97B2" w14:textId="19F5E05E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711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712" w:author="Попова Дарья" w:date="2020-07-23T11:01:00Z">
            <w:rPr>
              <w:rFonts w:ascii="Arial" w:hAnsi="Arial" w:cs="Arial"/>
            </w:rPr>
          </w:rPrChange>
        </w:rPr>
        <w:t xml:space="preserve">При получении запросов на корректировку, Планировщик ТОиР </w:t>
      </w:r>
      <w:r w:rsidR="007C2A87" w:rsidRPr="0085761F">
        <w:rPr>
          <w:rFonts w:ascii="Arial" w:eastAsiaTheme="majorEastAsia" w:hAnsi="Arial" w:cs="Arial"/>
          <w:rPrChange w:id="2713" w:author="Попова Дарья" w:date="2020-07-23T11:01:00Z">
            <w:rPr>
              <w:rFonts w:ascii="Arial" w:hAnsi="Arial" w:cs="Arial"/>
            </w:rPr>
          </w:rPrChange>
        </w:rPr>
        <w:t xml:space="preserve">УО </w:t>
      </w:r>
      <w:r w:rsidRPr="0085761F">
        <w:rPr>
          <w:rFonts w:ascii="Arial" w:eastAsiaTheme="majorEastAsia" w:hAnsi="Arial" w:cs="Arial"/>
          <w:rPrChange w:id="2714" w:author="Попова Дарья" w:date="2020-07-23T11:01:00Z">
            <w:rPr>
              <w:rFonts w:ascii="Arial" w:hAnsi="Arial" w:cs="Arial"/>
            </w:rPr>
          </w:rPrChange>
        </w:rPr>
        <w:t xml:space="preserve">принимает решение о согласовании или отклонении запроса. </w:t>
      </w:r>
    </w:p>
    <w:p w14:paraId="66C76147" w14:textId="5DE59945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715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716" w:author="Попова Дарья" w:date="2020-07-23T11:01:00Z">
            <w:rPr>
              <w:rFonts w:ascii="Arial" w:hAnsi="Arial" w:cs="Arial"/>
            </w:rPr>
          </w:rPrChange>
        </w:rPr>
        <w:t xml:space="preserve">В случае отклонения, указывает причину отклонения в виде текстового комментария, информация автоматически передается сток-контролеру. При необходимости отразить повышенный приоритет потребности в МТР, </w:t>
      </w:r>
      <w:ins w:id="2717" w:author="ShramkovAB" w:date="2021-04-01T18:38:00Z">
        <w:r w:rsidR="00334825" w:rsidRPr="00B954EE">
          <w:rPr>
            <w:rFonts w:ascii="Arial" w:eastAsiaTheme="majorEastAsia" w:hAnsi="Arial" w:cs="Arial"/>
          </w:rPr>
          <w:t xml:space="preserve">Планировщик ТОиР УО </w:t>
        </w:r>
      </w:ins>
      <w:r w:rsidRPr="0085761F">
        <w:rPr>
          <w:rFonts w:ascii="Arial" w:eastAsiaTheme="majorEastAsia" w:hAnsi="Arial" w:cs="Arial"/>
          <w:rPrChange w:id="2718" w:author="Попова Дарья" w:date="2020-07-23T11:01:00Z">
            <w:rPr>
              <w:rFonts w:ascii="Arial" w:hAnsi="Arial" w:cs="Arial"/>
            </w:rPr>
          </w:rPrChange>
        </w:rPr>
        <w:t>повышает значение в поле «приоритет потребности» в резервировании, для компонента заказа ТОРО</w:t>
      </w:r>
      <w:ins w:id="2719" w:author="ShramkovAB" w:date="2021-04-01T18:35:00Z">
        <w:r w:rsidR="00012254">
          <w:rPr>
            <w:rFonts w:ascii="Arial" w:eastAsiaTheme="majorEastAsia" w:hAnsi="Arial" w:cs="Arial"/>
          </w:rPr>
          <w:t xml:space="preserve"> за счет корректировки индикатора планирования в заказе ТОРО</w:t>
        </w:r>
      </w:ins>
      <w:ins w:id="2720" w:author="ShramkovAB" w:date="2021-04-01T18:37:00Z">
        <w:r w:rsidR="00012254">
          <w:rPr>
            <w:rFonts w:ascii="Arial" w:eastAsiaTheme="majorEastAsia" w:hAnsi="Arial" w:cs="Arial"/>
          </w:rPr>
          <w:t xml:space="preserve"> и индикатора остановочного ремонта (параметр СостояниеПроизвУстановки)</w:t>
        </w:r>
      </w:ins>
      <w:r w:rsidRPr="0085761F">
        <w:rPr>
          <w:rFonts w:ascii="Arial" w:eastAsiaTheme="majorEastAsia" w:hAnsi="Arial" w:cs="Arial"/>
          <w:rPrChange w:id="2721" w:author="Попова Дарья" w:date="2020-07-23T11:01:00Z">
            <w:rPr>
              <w:rFonts w:ascii="Arial" w:hAnsi="Arial" w:cs="Arial"/>
            </w:rPr>
          </w:rPrChange>
        </w:rPr>
        <w:t>. Перечень приоритетов потребности приведен в разделе 5.10.7.3 п. «Д», КД «</w:t>
      </w:r>
      <w:del w:id="2722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723" w:author="Попова Дарья" w:date="2020-07-23T11:01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724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725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726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727" w:author="Попова Дарья" w:date="2020-07-23T11:01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728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729" w:author="Попова Дарья" w:date="2020-07-23T11:01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730" w:author="Попова Дарья" w:date="2020-07-23T11:01:00Z">
            <w:rPr>
              <w:rFonts w:ascii="Arial" w:hAnsi="Arial" w:cs="Arial"/>
            </w:rPr>
          </w:rPrChange>
        </w:rPr>
        <w:t>52 Годовое планирование воздействий на ПА»).</w:t>
      </w:r>
    </w:p>
    <w:p w14:paraId="09EBC3ED" w14:textId="613960A5" w:rsidR="00471386" w:rsidRPr="0085761F" w:rsidRDefault="00471386" w:rsidP="00471386">
      <w:pPr>
        <w:spacing w:after="240" w:line="276" w:lineRule="auto"/>
        <w:ind w:firstLine="567"/>
        <w:rPr>
          <w:rFonts w:ascii="Arial" w:eastAsiaTheme="majorEastAsia" w:hAnsi="Arial" w:cs="Arial"/>
          <w:rPrChange w:id="2731" w:author="Попова Дарья" w:date="2020-07-23T11:01:00Z">
            <w:rPr>
              <w:rFonts w:ascii="Arial" w:hAnsi="Arial" w:cs="Arial"/>
            </w:rPr>
          </w:rPrChange>
        </w:rPr>
      </w:pPr>
      <w:r w:rsidRPr="0085761F">
        <w:rPr>
          <w:rFonts w:ascii="Arial" w:eastAsiaTheme="majorEastAsia" w:hAnsi="Arial" w:cs="Arial"/>
          <w:rPrChange w:id="2732" w:author="Попова Дарья" w:date="2020-07-23T11:01:00Z">
            <w:rPr>
              <w:rFonts w:ascii="Arial" w:hAnsi="Arial" w:cs="Arial"/>
            </w:rPr>
          </w:rPrChange>
        </w:rPr>
        <w:t xml:space="preserve">В случае согласования запроса на корректировку, происходят автоматические изменения в заказе ТОРО в соответствии с разработкой MM07 (может изменяться срок потребности в позиции резервирования, ОЗМ, количество), см. КД </w:t>
      </w:r>
      <w:del w:id="2733" w:author="Александр Шрамков" w:date="2021-03-10T18:18:00Z">
        <w:r w:rsidRPr="0085761F" w:rsidDel="00923C4E">
          <w:rPr>
            <w:rFonts w:ascii="Arial" w:eastAsiaTheme="majorEastAsia" w:hAnsi="Arial" w:cs="Arial"/>
            <w:rPrChange w:id="2734" w:author="Попова Дарья" w:date="2020-07-23T11:01:00Z">
              <w:rPr>
                <w:rFonts w:ascii="Arial" w:hAnsi="Arial" w:cs="Arial"/>
              </w:rPr>
            </w:rPrChange>
          </w:rPr>
          <w:delText>ERP.</w:delText>
        </w:r>
        <w:r w:rsidR="000302CF" w:rsidRPr="0085761F" w:rsidDel="00923C4E">
          <w:rPr>
            <w:rFonts w:ascii="Arial" w:eastAsiaTheme="majorEastAsia" w:hAnsi="Arial" w:cs="Arial"/>
            <w:rPrChange w:id="2735" w:author="Попова Дарья" w:date="2020-07-23T11:01:00Z">
              <w:rPr>
                <w:rFonts w:ascii="Arial" w:hAnsi="Arial" w:cs="Arial"/>
              </w:rPr>
            </w:rPrChange>
          </w:rPr>
          <w:delText>9</w:delText>
        </w:r>
        <w:r w:rsidRPr="0085761F" w:rsidDel="00923C4E">
          <w:rPr>
            <w:rFonts w:ascii="Arial" w:eastAsiaTheme="majorEastAsia" w:hAnsi="Arial" w:cs="Arial"/>
            <w:rPrChange w:id="2736" w:author="Попова Дарья" w:date="2020-07-23T11:01:00Z">
              <w:rPr>
                <w:rFonts w:ascii="Arial" w:hAnsi="Arial" w:cs="Arial"/>
              </w:rPr>
            </w:rPrChange>
          </w:rPr>
          <w:delText>.</w:delText>
        </w:r>
      </w:del>
      <w:ins w:id="2737" w:author="Александр Шрамков" w:date="2021-03-10T18:18:00Z">
        <w:r w:rsidR="00923C4E">
          <w:rPr>
            <w:rFonts w:ascii="Arial" w:eastAsiaTheme="majorEastAsia" w:hAnsi="Arial" w:cs="Arial"/>
          </w:rPr>
          <w:t>ERP.13.</w:t>
        </w:r>
      </w:ins>
      <w:r w:rsidR="000302CF" w:rsidRPr="0085761F">
        <w:rPr>
          <w:rFonts w:ascii="Arial" w:eastAsiaTheme="majorEastAsia" w:hAnsi="Arial" w:cs="Arial"/>
          <w:rPrChange w:id="2738" w:author="Попова Дарья" w:date="2020-07-23T11:01:00Z">
            <w:rPr>
              <w:rFonts w:ascii="Arial" w:hAnsi="Arial" w:cs="Arial"/>
            </w:rPr>
          </w:rPrChange>
        </w:rPr>
        <w:t>9</w:t>
      </w:r>
      <w:r w:rsidRPr="0085761F">
        <w:rPr>
          <w:rFonts w:ascii="Arial" w:eastAsiaTheme="majorEastAsia" w:hAnsi="Arial" w:cs="Arial"/>
          <w:rPrChange w:id="2739" w:author="Попова Дарья" w:date="2020-07-23T11:01:00Z">
            <w:rPr>
              <w:rFonts w:ascii="Arial" w:hAnsi="Arial" w:cs="Arial"/>
            </w:rPr>
          </w:rPrChange>
        </w:rPr>
        <w:t>.</w:t>
      </w:r>
      <w:r w:rsidR="000302CF" w:rsidRPr="0085761F">
        <w:rPr>
          <w:rFonts w:ascii="Arial" w:eastAsiaTheme="majorEastAsia" w:hAnsi="Arial" w:cs="Arial"/>
          <w:rPrChange w:id="2740" w:author="Попова Дарья" w:date="2020-07-23T11:01:00Z">
            <w:rPr>
              <w:rFonts w:ascii="Arial" w:hAnsi="Arial" w:cs="Arial"/>
            </w:rPr>
          </w:rPrChange>
        </w:rPr>
        <w:t>2.</w:t>
      </w:r>
      <w:r w:rsidRPr="0085761F">
        <w:rPr>
          <w:rFonts w:ascii="Arial" w:eastAsiaTheme="majorEastAsia" w:hAnsi="Arial" w:cs="Arial"/>
          <w:rPrChange w:id="2741" w:author="Попова Дарья" w:date="2020-07-23T11:01:00Z">
            <w:rPr>
              <w:rFonts w:ascii="Arial" w:hAnsi="Arial" w:cs="Arial"/>
            </w:rPr>
          </w:rPrChange>
        </w:rPr>
        <w:t>58 Планирование обеспечения МТР, работами и услугами.</w:t>
      </w:r>
      <w:r w:rsidR="003415DF" w:rsidRPr="0085761F">
        <w:rPr>
          <w:rFonts w:ascii="Arial" w:eastAsiaTheme="majorEastAsia" w:hAnsi="Arial" w:cs="Arial"/>
          <w:rPrChange w:id="2742" w:author="Попова Дарья" w:date="2020-07-23T11:01:00Z">
            <w:rPr>
              <w:rFonts w:ascii="Arial" w:hAnsi="Arial" w:cs="Arial"/>
            </w:rPr>
          </w:rPrChange>
        </w:rPr>
        <w:t xml:space="preserve"> Автоматическое изменение плановых данных по </w:t>
      </w:r>
      <w:r w:rsidR="003415DF" w:rsidRPr="0085761F">
        <w:rPr>
          <w:rFonts w:ascii="Arial" w:eastAsiaTheme="majorEastAsia" w:hAnsi="Arial" w:cs="Arial"/>
          <w:rPrChange w:id="2743" w:author="Попова Дарья" w:date="2020-07-23T11:01:00Z">
            <w:rPr>
              <w:rFonts w:ascii="Arial" w:hAnsi="Arial" w:cs="Arial"/>
            </w:rPr>
          </w:rPrChange>
        </w:rPr>
        <w:lastRenderedPageBreak/>
        <w:t>МТР выполняется в рамках шага, описанного в раздел «</w:t>
      </w:r>
      <w:r w:rsidR="003415DF" w:rsidRPr="0085761F">
        <w:rPr>
          <w:rFonts w:ascii="Arial" w:eastAsiaTheme="majorEastAsia" w:hAnsi="Arial" w:cs="Arial"/>
          <w:rPrChange w:id="2744" w:author="Попова Дарья" w:date="2020-07-23T11:01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745" w:author="Попова Дарья" w:date="2020-07-23T11:01:00Z">
            <w:rPr>
              <w:rFonts w:ascii="Arial" w:hAnsi="Arial" w:cs="Arial"/>
            </w:rPr>
          </w:rPrChange>
        </w:rPr>
        <w:instrText xml:space="preserve"> REF _Ref39057496 \r \h  \* MERGEFORMAT </w:instrText>
      </w:r>
      <w:r w:rsidR="003415DF" w:rsidRPr="0085761F">
        <w:rPr>
          <w:rFonts w:ascii="Arial" w:eastAsiaTheme="majorEastAsia" w:hAnsi="Arial" w:cs="Arial"/>
          <w:rPrChange w:id="2746" w:author="Попова Дарья" w:date="2020-07-23T11:01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747" w:author="Попова Дарья" w:date="2020-07-23T11:01:00Z">
            <w:rPr>
              <w:rFonts w:ascii="Arial" w:hAnsi="Arial" w:cs="Arial"/>
            </w:rPr>
          </w:rPrChange>
        </w:rPr>
        <w:fldChar w:fldCharType="separate"/>
      </w:r>
      <w:ins w:id="2748" w:author="ShramkovAB" w:date="2021-04-12T16:50:00Z">
        <w:r w:rsidR="00DD0D1E">
          <w:rPr>
            <w:rFonts w:ascii="Arial" w:eastAsiaTheme="majorEastAsia" w:hAnsi="Arial" w:cs="Arial"/>
          </w:rPr>
          <w:t>5.2.1.30</w:t>
        </w:r>
      </w:ins>
      <w:del w:id="2749" w:author="ShramkovAB" w:date="2021-04-12T16:50:00Z">
        <w:r w:rsidR="002D72A9" w:rsidRPr="0085761F" w:rsidDel="00DD0D1E">
          <w:rPr>
            <w:rFonts w:ascii="Arial" w:eastAsiaTheme="majorEastAsia" w:hAnsi="Arial" w:cs="Arial"/>
            <w:rPrChange w:id="2750" w:author="Попова Дарья" w:date="2020-07-23T11:01:00Z">
              <w:rPr>
                <w:rFonts w:ascii="Arial" w:hAnsi="Arial" w:cs="Arial"/>
              </w:rPr>
            </w:rPrChange>
          </w:rPr>
          <w:delText>5.2.1.22</w:delText>
        </w:r>
      </w:del>
      <w:r w:rsidR="003415DF" w:rsidRPr="0085761F">
        <w:rPr>
          <w:rFonts w:ascii="Arial" w:eastAsiaTheme="majorEastAsia" w:hAnsi="Arial" w:cs="Arial"/>
          <w:rPrChange w:id="2751" w:author="Попова Дарья" w:date="2020-07-23T11:01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752" w:author="Попова Дарья" w:date="2020-07-23T11:01:00Z">
            <w:rPr>
              <w:rFonts w:ascii="Arial" w:hAnsi="Arial" w:cs="Arial"/>
            </w:rPr>
          </w:rPrChange>
        </w:rPr>
        <w:t xml:space="preserve"> </w:t>
      </w:r>
      <w:r w:rsidR="003415DF" w:rsidRPr="0085761F">
        <w:rPr>
          <w:rFonts w:ascii="Arial" w:eastAsiaTheme="majorEastAsia" w:hAnsi="Arial" w:cs="Arial"/>
          <w:rPrChange w:id="2753" w:author="Попова Дарья" w:date="2020-07-23T11:01:00Z">
            <w:rPr>
              <w:rFonts w:ascii="Arial" w:hAnsi="Arial" w:cs="Arial"/>
            </w:rPr>
          </w:rPrChange>
        </w:rPr>
        <w:fldChar w:fldCharType="begin"/>
      </w:r>
      <w:r w:rsidR="003415DF" w:rsidRPr="0085761F">
        <w:rPr>
          <w:rFonts w:ascii="Arial" w:eastAsiaTheme="majorEastAsia" w:hAnsi="Arial" w:cs="Arial"/>
          <w:rPrChange w:id="2754" w:author="Попова Дарья" w:date="2020-07-23T11:01:00Z">
            <w:rPr>
              <w:rFonts w:ascii="Arial" w:hAnsi="Arial" w:cs="Arial"/>
            </w:rPr>
          </w:rPrChange>
        </w:rPr>
        <w:instrText xml:space="preserve"> REF _Ref39057496 \h  \* MERGEFORMAT </w:instrText>
      </w:r>
      <w:r w:rsidR="003415DF" w:rsidRPr="0085761F">
        <w:rPr>
          <w:rFonts w:ascii="Arial" w:eastAsiaTheme="majorEastAsia" w:hAnsi="Arial" w:cs="Arial"/>
          <w:rPrChange w:id="2755" w:author="Попова Дарья" w:date="2020-07-23T11:01:00Z">
            <w:rPr>
              <w:rFonts w:ascii="Arial" w:eastAsiaTheme="majorEastAsia" w:hAnsi="Arial" w:cs="Arial"/>
            </w:rPr>
          </w:rPrChange>
        </w:rPr>
      </w:r>
      <w:r w:rsidR="003415DF" w:rsidRPr="0085761F">
        <w:rPr>
          <w:rFonts w:ascii="Arial" w:eastAsiaTheme="majorEastAsia" w:hAnsi="Arial" w:cs="Arial"/>
          <w:rPrChange w:id="2756" w:author="Попова Дарья" w:date="2020-07-23T11:01:00Z">
            <w:rPr>
              <w:rFonts w:ascii="Arial" w:hAnsi="Arial" w:cs="Arial"/>
            </w:rPr>
          </w:rPrChange>
        </w:rPr>
        <w:fldChar w:fldCharType="separate"/>
      </w:r>
      <w:r w:rsidR="00DD0D1E" w:rsidRPr="00DD0D1E">
        <w:rPr>
          <w:rFonts w:ascii="Arial" w:eastAsiaTheme="majorEastAsia" w:hAnsi="Arial" w:cs="Arial"/>
        </w:rPr>
        <w:t>Шаг процесса 260 – Корректировка состава и объема работ</w:t>
      </w:r>
      <w:r w:rsidR="003415DF" w:rsidRPr="0085761F">
        <w:rPr>
          <w:rFonts w:ascii="Arial" w:eastAsiaTheme="majorEastAsia" w:hAnsi="Arial" w:cs="Arial"/>
          <w:rPrChange w:id="2757" w:author="Попова Дарья" w:date="2020-07-23T11:01:00Z">
            <w:rPr>
              <w:rFonts w:ascii="Arial" w:hAnsi="Arial" w:cs="Arial"/>
            </w:rPr>
          </w:rPrChange>
        </w:rPr>
        <w:fldChar w:fldCharType="end"/>
      </w:r>
      <w:r w:rsidR="003415DF" w:rsidRPr="0085761F">
        <w:rPr>
          <w:rFonts w:ascii="Arial" w:eastAsiaTheme="majorEastAsia" w:hAnsi="Arial" w:cs="Arial"/>
          <w:rPrChange w:id="2758" w:author="Попова Дарья" w:date="2020-07-23T11:01:00Z">
            <w:rPr>
              <w:rFonts w:ascii="Arial" w:hAnsi="Arial" w:cs="Arial"/>
            </w:rPr>
          </w:rPrChange>
        </w:rPr>
        <w:t>».</w:t>
      </w:r>
    </w:p>
    <w:bookmarkEnd w:id="2650"/>
    <w:p w14:paraId="1A0AFF0D" w14:textId="77777777" w:rsidR="00376027" w:rsidRPr="00621CB6" w:rsidRDefault="00376027">
      <w:pPr>
        <w:spacing w:after="200" w:line="276" w:lineRule="auto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br w:type="page"/>
      </w:r>
    </w:p>
    <w:p w14:paraId="7CB15E13" w14:textId="77777777" w:rsidR="0043622A" w:rsidRPr="00621CB6" w:rsidRDefault="0043622A" w:rsidP="004E3A07">
      <w:pPr>
        <w:pStyle w:val="31"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caps w:val="0"/>
          <w:sz w:val="24"/>
          <w:szCs w:val="24"/>
        </w:rPr>
      </w:pPr>
      <w:bookmarkStart w:id="2759" w:name="_Toc514340554"/>
      <w:bookmarkStart w:id="2760" w:name="_Toc69138643"/>
      <w:r w:rsidRPr="00621CB6">
        <w:rPr>
          <w:rFonts w:eastAsiaTheme="majorEastAsia" w:cs="Arial"/>
          <w:caps w:val="0"/>
          <w:sz w:val="24"/>
          <w:szCs w:val="24"/>
        </w:rPr>
        <w:lastRenderedPageBreak/>
        <w:t xml:space="preserve">Описание шагов бизнес-процесса </w:t>
      </w:r>
      <w:bookmarkEnd w:id="2759"/>
      <w:r w:rsidR="004E3A07" w:rsidRPr="00621CB6">
        <w:rPr>
          <w:rFonts w:eastAsiaTheme="majorEastAsia" w:cs="Arial"/>
          <w:caps w:val="0"/>
          <w:sz w:val="24"/>
          <w:szCs w:val="24"/>
        </w:rPr>
        <w:t>ПП-07.03.02-ERP Недельно-суточное плани</w:t>
      </w:r>
      <w:r w:rsidR="00E1086A" w:rsidRPr="00621CB6">
        <w:rPr>
          <w:rFonts w:eastAsiaTheme="majorEastAsia" w:cs="Arial"/>
          <w:caps w:val="0"/>
          <w:sz w:val="24"/>
          <w:szCs w:val="24"/>
        </w:rPr>
        <w:t>рование воздействий на производ</w:t>
      </w:r>
      <w:r w:rsidR="004E3A07" w:rsidRPr="00621CB6">
        <w:rPr>
          <w:rFonts w:eastAsiaTheme="majorEastAsia" w:cs="Arial"/>
          <w:caps w:val="0"/>
          <w:sz w:val="24"/>
          <w:szCs w:val="24"/>
        </w:rPr>
        <w:t>ственные активы</w:t>
      </w:r>
      <w:bookmarkEnd w:id="2760"/>
    </w:p>
    <w:p w14:paraId="3B72EF38" w14:textId="1D9FD5C7" w:rsidR="004E3A07" w:rsidRPr="00621CB6" w:rsidRDefault="004E3A07" w:rsidP="004E3A07">
      <w:pPr>
        <w:rPr>
          <w:rFonts w:ascii="Arial" w:eastAsiaTheme="majorEastAsia" w:hAnsi="Arial" w:cs="Arial"/>
        </w:rPr>
      </w:pPr>
    </w:p>
    <w:p w14:paraId="5F0BC9DC" w14:textId="6F425449" w:rsidR="003435BA" w:rsidRPr="00621CB6" w:rsidRDefault="00CA4D33">
      <w:pPr>
        <w:pStyle w:val="4"/>
        <w:pPrChange w:id="2761" w:author="Попова Дарья" w:date="2020-07-23T10:22:00Z">
          <w:pPr>
            <w:pStyle w:val="4"/>
            <w:jc w:val="left"/>
          </w:pPr>
        </w:pPrChange>
      </w:pPr>
      <w:r>
        <w:t>Шаг процесса 20</w:t>
      </w:r>
      <w:r w:rsidR="003435BA" w:rsidRPr="00621CB6">
        <w:t xml:space="preserve"> – Календарное планирование планов на ЕТО</w:t>
      </w:r>
    </w:p>
    <w:p w14:paraId="624BDBDB" w14:textId="77777777" w:rsidR="003435BA" w:rsidRPr="00621CB6" w:rsidRDefault="003435BA" w:rsidP="00B75C90">
      <w:pPr>
        <w:ind w:firstLine="567"/>
        <w:rPr>
          <w:rFonts w:ascii="Arial" w:hAnsi="Arial" w:cs="Arial"/>
        </w:rPr>
      </w:pPr>
    </w:p>
    <w:p w14:paraId="133E3FB8" w14:textId="6D8ECF3E" w:rsidR="003435BA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Перед формированием заказов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выполняет операцию календарного планирования для планов ЕТО в своей области ответственности, в результате чего система выполняет расчет сроков для будущих заказов.</w:t>
      </w:r>
    </w:p>
    <w:p w14:paraId="561F438B" w14:textId="77777777" w:rsidR="003435BA" w:rsidRPr="00621CB6" w:rsidRDefault="003435BA" w:rsidP="00B75C90">
      <w:pPr>
        <w:ind w:firstLine="567"/>
        <w:rPr>
          <w:rFonts w:ascii="Arial" w:hAnsi="Arial" w:cs="Arial"/>
        </w:rPr>
      </w:pPr>
    </w:p>
    <w:p w14:paraId="086F1333" w14:textId="3131A6F8" w:rsidR="003435BA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Используемая транзакция – IP10.</w:t>
      </w:r>
    </w:p>
    <w:p w14:paraId="318BD80B" w14:textId="77777777" w:rsidR="00B75C90" w:rsidRPr="00621CB6" w:rsidRDefault="00B75C90" w:rsidP="00B75C90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Поле для заполнения на селекционном экране: </w:t>
      </w:r>
    </w:p>
    <w:p w14:paraId="5CEBFAAE" w14:textId="77777777" w:rsidR="00B75C90" w:rsidRPr="00621CB6" w:rsidRDefault="00B75C90" w:rsidP="00B75C90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номер плана предупредительного ТОРО.</w:t>
      </w:r>
    </w:p>
    <w:p w14:paraId="7D051E62" w14:textId="4926016B" w:rsidR="003435BA" w:rsidRPr="00621CB6" w:rsidRDefault="00CA4D33">
      <w:pPr>
        <w:pStyle w:val="4"/>
      </w:pPr>
      <w:r>
        <w:t>Шаг процесса 40</w:t>
      </w:r>
      <w:r w:rsidR="003435BA" w:rsidRPr="00621CB6">
        <w:t xml:space="preserve"> – Создание заказов на ЕТО из планов ТОРО</w:t>
      </w:r>
    </w:p>
    <w:p w14:paraId="486B7FED" w14:textId="77777777" w:rsidR="003435BA" w:rsidRPr="00621CB6" w:rsidRDefault="003435BA" w:rsidP="003435BA">
      <w:pPr>
        <w:rPr>
          <w:rFonts w:eastAsiaTheme="majorEastAsia"/>
        </w:rPr>
      </w:pPr>
    </w:p>
    <w:p w14:paraId="4684F5AB" w14:textId="2598F557" w:rsidR="00115BA8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того, как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="00CA4D33">
        <w:rPr>
          <w:rFonts w:ascii="Arial" w:hAnsi="Arial" w:cs="Arial"/>
        </w:rPr>
        <w:t xml:space="preserve">на шаге </w:t>
      </w:r>
      <w:r w:rsidR="00FA5CB3">
        <w:rPr>
          <w:rFonts w:ascii="Arial" w:hAnsi="Arial" w:cs="Arial"/>
        </w:rPr>
        <w:t>20</w:t>
      </w:r>
      <w:r w:rsidR="00FA5CB3" w:rsidRPr="00621CB6">
        <w:rPr>
          <w:rFonts w:ascii="Arial" w:hAnsi="Arial" w:cs="Arial"/>
        </w:rPr>
        <w:t xml:space="preserve"> </w:t>
      </w:r>
      <w:r w:rsidR="00FA5CB3">
        <w:rPr>
          <w:rFonts w:ascii="Arial" w:hAnsi="Arial" w:cs="Arial"/>
        </w:rPr>
        <w:t>выполнил календарное планирование</w:t>
      </w:r>
      <w:r w:rsidRPr="00621CB6">
        <w:rPr>
          <w:rFonts w:ascii="Arial" w:hAnsi="Arial" w:cs="Arial"/>
        </w:rPr>
        <w:t xml:space="preserve">, он вызывает транзакцию </w:t>
      </w:r>
      <w:r w:rsidR="00E667F9">
        <w:rPr>
          <w:rFonts w:ascii="Arial" w:hAnsi="Arial" w:cs="Arial"/>
        </w:rPr>
        <w:t>«</w:t>
      </w:r>
      <w:r w:rsidR="00E667F9" w:rsidRPr="001150F7">
        <w:rPr>
          <w:rFonts w:ascii="Arial" w:hAnsi="Arial" w:cs="Arial"/>
        </w:rPr>
        <w:t>IP30H</w:t>
      </w:r>
      <w:r w:rsidR="00E667F9">
        <w:rPr>
          <w:rFonts w:ascii="Arial" w:hAnsi="Arial" w:cs="Arial"/>
        </w:rPr>
        <w:t xml:space="preserve"> Массовое планирование предупредительного ТОРО»</w:t>
      </w:r>
      <w:r w:rsidRPr="00621CB6">
        <w:rPr>
          <w:rFonts w:ascii="Arial" w:hAnsi="Arial" w:cs="Arial"/>
        </w:rPr>
        <w:t>, с помощью которой формирует заказы на ЕТО на планируем</w:t>
      </w:r>
      <w:r w:rsidR="003913DC">
        <w:rPr>
          <w:rFonts w:ascii="Arial" w:hAnsi="Arial" w:cs="Arial"/>
        </w:rPr>
        <w:t>ую</w:t>
      </w:r>
      <w:r w:rsidRPr="00621CB6">
        <w:rPr>
          <w:rFonts w:ascii="Arial" w:hAnsi="Arial" w:cs="Arial"/>
        </w:rPr>
        <w:t xml:space="preserve"> </w:t>
      </w:r>
      <w:r w:rsidR="003913DC">
        <w:rPr>
          <w:rFonts w:ascii="Arial" w:hAnsi="Arial" w:cs="Arial"/>
        </w:rPr>
        <w:t>неделю</w:t>
      </w:r>
      <w:r w:rsidRPr="00621CB6">
        <w:rPr>
          <w:rFonts w:ascii="Arial" w:hAnsi="Arial" w:cs="Arial"/>
        </w:rPr>
        <w:t xml:space="preserve">. </w:t>
      </w:r>
    </w:p>
    <w:p w14:paraId="5F177758" w14:textId="46C565D9" w:rsidR="003435BA" w:rsidRPr="00621CB6" w:rsidRDefault="003435BA" w:rsidP="00B75C90">
      <w:pPr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 рамках последующих шагов процесса, заказы на ЕТО проходят обработку вместе со всеми остальными заказами как на недельном</w:t>
      </w:r>
      <w:r w:rsidR="003913DC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</w:t>
      </w:r>
      <w:r w:rsidR="003913DC" w:rsidRPr="00621CB6">
        <w:rPr>
          <w:rFonts w:ascii="Arial" w:hAnsi="Arial" w:cs="Arial"/>
        </w:rPr>
        <w:t xml:space="preserve">так и </w:t>
      </w:r>
      <w:r w:rsidRPr="00621CB6">
        <w:rPr>
          <w:rFonts w:ascii="Arial" w:hAnsi="Arial" w:cs="Arial"/>
        </w:rPr>
        <w:t>суточном горизонтах, включая назначение конкретных исполнителей на операции.</w:t>
      </w:r>
    </w:p>
    <w:p w14:paraId="5F74CB4E" w14:textId="1EDB3C08" w:rsidR="009566E7" w:rsidRPr="00621CB6" w:rsidRDefault="009566E7" w:rsidP="00B75C90">
      <w:pPr>
        <w:pStyle w:val="aa"/>
        <w:ind w:firstLine="567"/>
        <w:rPr>
          <w:rFonts w:ascii="Arial" w:hAnsi="Arial" w:cs="Arial"/>
          <w:sz w:val="24"/>
          <w:szCs w:val="22"/>
        </w:rPr>
      </w:pPr>
      <w:r w:rsidRPr="00621CB6">
        <w:rPr>
          <w:rFonts w:ascii="Arial" w:hAnsi="Arial" w:cs="Arial"/>
          <w:sz w:val="24"/>
          <w:szCs w:val="22"/>
        </w:rPr>
        <w:t>Процесс управления ЕТО, включая особенности обработки по упрощенной статусной схеме, описан в КД «</w:t>
      </w:r>
      <w:del w:id="2762" w:author="Александр Шрамков" w:date="2021-03-10T18:18:00Z">
        <w:r w:rsidRPr="00621CB6" w:rsidDel="00923C4E">
          <w:rPr>
            <w:rFonts w:ascii="Arial" w:hAnsi="Arial" w:cs="Arial"/>
            <w:sz w:val="24"/>
            <w:szCs w:val="22"/>
          </w:rPr>
          <w:delText>ERP.</w:delText>
        </w:r>
        <w:r w:rsidR="000302CF" w:rsidDel="00923C4E">
          <w:rPr>
            <w:rFonts w:ascii="Arial" w:hAnsi="Arial" w:cs="Arial"/>
            <w:sz w:val="24"/>
            <w:szCs w:val="22"/>
          </w:rPr>
          <w:delText>9</w:delText>
        </w:r>
        <w:r w:rsidRPr="00621CB6" w:rsidDel="00923C4E">
          <w:rPr>
            <w:rFonts w:ascii="Arial" w:hAnsi="Arial" w:cs="Arial"/>
            <w:sz w:val="24"/>
            <w:szCs w:val="22"/>
          </w:rPr>
          <w:delText>.</w:delText>
        </w:r>
      </w:del>
      <w:ins w:id="2763" w:author="Александр Шрамков" w:date="2021-03-10T18:18:00Z">
        <w:r w:rsidR="00923C4E">
          <w:rPr>
            <w:rFonts w:ascii="Arial" w:hAnsi="Arial" w:cs="Arial"/>
            <w:sz w:val="24"/>
            <w:szCs w:val="22"/>
          </w:rPr>
          <w:t>ERP.13.</w:t>
        </w:r>
      </w:ins>
      <w:r w:rsidR="000302CF">
        <w:rPr>
          <w:rFonts w:ascii="Arial" w:hAnsi="Arial" w:cs="Arial"/>
          <w:sz w:val="24"/>
          <w:szCs w:val="22"/>
        </w:rPr>
        <w:t>9</w:t>
      </w:r>
      <w:r w:rsidRPr="00621CB6">
        <w:rPr>
          <w:rFonts w:ascii="Arial" w:hAnsi="Arial" w:cs="Arial"/>
          <w:sz w:val="24"/>
          <w:szCs w:val="22"/>
        </w:rPr>
        <w:t>.</w:t>
      </w:r>
      <w:r w:rsidR="000302CF">
        <w:rPr>
          <w:rFonts w:ascii="Arial" w:hAnsi="Arial" w:cs="Arial"/>
          <w:sz w:val="24"/>
          <w:szCs w:val="22"/>
        </w:rPr>
        <w:t>2.</w:t>
      </w:r>
      <w:r w:rsidRPr="00621CB6">
        <w:rPr>
          <w:rFonts w:ascii="Arial" w:hAnsi="Arial" w:cs="Arial"/>
          <w:sz w:val="24"/>
          <w:szCs w:val="22"/>
        </w:rPr>
        <w:t>55 Выполнение и фактический учет работ».</w:t>
      </w:r>
    </w:p>
    <w:p w14:paraId="46C75E2F" w14:textId="77777777" w:rsidR="009566E7" w:rsidRPr="00621CB6" w:rsidRDefault="009566E7" w:rsidP="00B75C90">
      <w:pPr>
        <w:ind w:firstLine="567"/>
        <w:rPr>
          <w:rFonts w:ascii="Arial" w:hAnsi="Arial" w:cs="Arial"/>
        </w:rPr>
      </w:pPr>
    </w:p>
    <w:p w14:paraId="4B08E4F2" w14:textId="3D78F2A4" w:rsidR="003435BA" w:rsidRPr="00D41B4B" w:rsidRDefault="003435BA" w:rsidP="00B478E6">
      <w:pPr>
        <w:ind w:firstLine="567"/>
        <w:rPr>
          <w:rFonts w:cs="Arial"/>
        </w:rPr>
      </w:pPr>
      <w:r w:rsidRPr="00B478E6">
        <w:rPr>
          <w:rFonts w:ascii="Arial" w:hAnsi="Arial" w:cs="Arial"/>
        </w:rPr>
        <w:t xml:space="preserve">Используемая транзакция – </w:t>
      </w:r>
      <w:r w:rsidR="00E667F9">
        <w:rPr>
          <w:rFonts w:ascii="Arial" w:hAnsi="Arial" w:cs="Arial"/>
        </w:rPr>
        <w:t>«</w:t>
      </w:r>
      <w:r w:rsidRPr="00B478E6">
        <w:rPr>
          <w:rFonts w:ascii="Arial" w:hAnsi="Arial" w:cs="Arial"/>
        </w:rPr>
        <w:t>IP30H</w:t>
      </w:r>
      <w:r w:rsidR="00E667F9">
        <w:rPr>
          <w:rFonts w:ascii="Arial" w:hAnsi="Arial" w:cs="Arial"/>
        </w:rPr>
        <w:t xml:space="preserve"> Массовое планирование предупредительного ТОРО»</w:t>
      </w:r>
      <w:r w:rsidRPr="00B478E6">
        <w:rPr>
          <w:rFonts w:ascii="Arial" w:hAnsi="Arial" w:cs="Arial"/>
        </w:rPr>
        <w:t>.</w:t>
      </w:r>
    </w:p>
    <w:p w14:paraId="0DB0D02C" w14:textId="77777777" w:rsidR="00696165" w:rsidRPr="00B478E6" w:rsidRDefault="00696165" w:rsidP="00B478E6">
      <w:pPr>
        <w:spacing w:after="240" w:line="276" w:lineRule="auto"/>
        <w:ind w:firstLine="567"/>
        <w:rPr>
          <w:rFonts w:ascii="Arial" w:hAnsi="Arial" w:cs="Arial"/>
        </w:rPr>
      </w:pPr>
      <w:r w:rsidRPr="00B478E6">
        <w:rPr>
          <w:rFonts w:ascii="Arial" w:hAnsi="Arial" w:cs="Arial"/>
        </w:rPr>
        <w:t>В IP30H заполняются поля на селекционном экране:</w:t>
      </w:r>
    </w:p>
    <w:p w14:paraId="532EE068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Период, ЕИ периода</w:t>
      </w:r>
    </w:p>
    <w:p w14:paraId="4863C701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Группа серверов для параллельной обработки</w:t>
      </w:r>
    </w:p>
    <w:p w14:paraId="36D6474F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Число параллельных процессов (шт)</w:t>
      </w:r>
    </w:p>
    <w:p w14:paraId="557A6249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Планирующий завод</w:t>
      </w:r>
    </w:p>
    <w:p w14:paraId="53197A63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Группа плановиков</w:t>
      </w:r>
    </w:p>
    <w:p w14:paraId="13790913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Ответственное рабочее место</w:t>
      </w:r>
    </w:p>
    <w:p w14:paraId="255DE0F7" w14:textId="77777777" w:rsidR="00696165" w:rsidRPr="00B478E6" w:rsidRDefault="00696165" w:rsidP="00696165">
      <w:pPr>
        <w:pStyle w:val="afa"/>
        <w:numPr>
          <w:ilvl w:val="0"/>
          <w:numId w:val="39"/>
        </w:numPr>
        <w:tabs>
          <w:tab w:val="left" w:pos="567"/>
        </w:tabs>
        <w:spacing w:after="240" w:line="276" w:lineRule="auto"/>
        <w:rPr>
          <w:rFonts w:ascii="Arial" w:hAnsi="Arial" w:cs="Arial"/>
        </w:rPr>
      </w:pPr>
      <w:r w:rsidRPr="00B478E6">
        <w:rPr>
          <w:rFonts w:ascii="Arial" w:hAnsi="Arial" w:cs="Arial"/>
        </w:rPr>
        <w:t>Техническое место</w:t>
      </w:r>
    </w:p>
    <w:p w14:paraId="5FECD027" w14:textId="77777777" w:rsidR="00060BE6" w:rsidRPr="00B478E6" w:rsidRDefault="00060BE6" w:rsidP="00B478E6">
      <w:pPr>
        <w:ind w:firstLine="708"/>
        <w:rPr>
          <w:rFonts w:cs="Arial"/>
          <w:i/>
          <w:caps/>
        </w:rPr>
      </w:pPr>
    </w:p>
    <w:p w14:paraId="43501BF9" w14:textId="35C639FA" w:rsidR="002C01C5" w:rsidRDefault="002C01C5">
      <w:pPr>
        <w:pStyle w:val="4"/>
      </w:pPr>
      <w:r w:rsidRPr="00621CB6">
        <w:lastRenderedPageBreak/>
        <w:t>Шаг</w:t>
      </w:r>
      <w:r w:rsidR="00CA4D33">
        <w:t xml:space="preserve"> процесса 5</w:t>
      </w:r>
      <w:r w:rsidRPr="00621CB6">
        <w:t xml:space="preserve">0 – </w:t>
      </w:r>
      <w:r w:rsidR="002A2070" w:rsidRPr="00621CB6">
        <w:t>Актуализация сроков плановых заказов по наработке/состоянию</w:t>
      </w:r>
    </w:p>
    <w:p w14:paraId="10AAFBEC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45B9B3B7" w14:textId="3660F43C" w:rsidR="00B96170" w:rsidRDefault="00CA4D33" w:rsidP="007A6B21">
      <w:pPr>
        <w:spacing w:after="240" w:line="276" w:lineRule="auto"/>
        <w:ind w:left="156" w:firstLine="708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50</w:t>
      </w:r>
      <w:r w:rsidR="007A6B21" w:rsidRPr="00621CB6">
        <w:rPr>
          <w:rFonts w:ascii="Arial" w:hAnsi="Arial" w:cs="Arial"/>
        </w:rPr>
        <w:t xml:space="preserve"> процесса «ПП-07.03.01-ERP Оперативное (месячное) планирование воздействий на ПА», представленному в разделе </w:t>
      </w:r>
      <w:r w:rsidR="00DC690F">
        <w:rPr>
          <w:rFonts w:ascii="Arial" w:hAnsi="Arial" w:cs="Arial"/>
        </w:rPr>
        <w:t>«</w:t>
      </w:r>
      <w:r w:rsidR="00DC690F">
        <w:rPr>
          <w:rFonts w:ascii="Arial" w:hAnsi="Arial" w:cs="Arial"/>
        </w:rPr>
        <w:fldChar w:fldCharType="begin"/>
      </w:r>
      <w:r w:rsidR="00DC690F">
        <w:rPr>
          <w:rFonts w:ascii="Arial" w:hAnsi="Arial" w:cs="Arial"/>
        </w:rPr>
        <w:instrText xml:space="preserve"> REF _Ref39069877 \r \h </w:instrText>
      </w:r>
      <w:r w:rsidR="00DC690F">
        <w:rPr>
          <w:rFonts w:ascii="Arial" w:hAnsi="Arial" w:cs="Arial"/>
        </w:rPr>
      </w:r>
      <w:r w:rsidR="00DC690F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5.2.1.1</w:t>
      </w:r>
      <w:r w:rsidR="00DC690F">
        <w:rPr>
          <w:rFonts w:ascii="Arial" w:hAnsi="Arial" w:cs="Arial"/>
        </w:rPr>
        <w:fldChar w:fldCharType="end"/>
      </w:r>
      <w:r w:rsidR="00DC690F">
        <w:rPr>
          <w:rFonts w:ascii="Arial" w:hAnsi="Arial" w:cs="Arial"/>
        </w:rPr>
        <w:t xml:space="preserve"> </w:t>
      </w:r>
      <w:r w:rsidR="00DC690F">
        <w:rPr>
          <w:rFonts w:ascii="Arial" w:hAnsi="Arial" w:cs="Arial"/>
        </w:rPr>
        <w:fldChar w:fldCharType="begin"/>
      </w:r>
      <w:r w:rsidR="00DC690F">
        <w:rPr>
          <w:rFonts w:ascii="Arial" w:hAnsi="Arial" w:cs="Arial"/>
        </w:rPr>
        <w:instrText xml:space="preserve"> REF _Ref39069877 \h  \* MERGEFORMAT </w:instrText>
      </w:r>
      <w:r w:rsidR="00DC690F">
        <w:rPr>
          <w:rFonts w:ascii="Arial" w:hAnsi="Arial" w:cs="Arial"/>
        </w:rPr>
      </w:r>
      <w:r w:rsidR="00DC690F">
        <w:rPr>
          <w:rFonts w:ascii="Arial" w:hAnsi="Arial" w:cs="Arial"/>
        </w:rPr>
        <w:fldChar w:fldCharType="separate"/>
      </w:r>
      <w:ins w:id="2764" w:author="ShramkovAB" w:date="2021-04-12T16:50:00Z">
        <w:r w:rsidR="00DD0D1E" w:rsidRPr="00DD0D1E">
          <w:rPr>
            <w:rFonts w:ascii="Arial" w:hAnsi="Arial" w:cs="Arial"/>
            <w:rPrChange w:id="2765" w:author="ShramkovAB" w:date="2021-04-12T16:50:00Z">
              <w:rPr/>
            </w:rPrChange>
          </w:rPr>
          <w:t>Шаг процесса 50 – Актуализация сроков плановых заказов по наработке/</w:t>
        </w:r>
        <w:r w:rsidR="00DD0D1E" w:rsidRPr="00DD0D1E">
          <w:rPr>
            <w:rFonts w:ascii="Arial" w:hAnsi="Arial" w:cs="Arial"/>
            <w:rPrChange w:id="2766" w:author="ShramkovAB" w:date="2021-04-12T16:50:00Z">
              <w:rPr>
                <w:b/>
                <w:i/>
                <w:caps/>
              </w:rPr>
            </w:rPrChange>
          </w:rPr>
          <w:t>состоянию</w:t>
        </w:r>
      </w:ins>
      <w:del w:id="2767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50 – Актуализация сроков плановых заказов по наработке/состоянию</w:delText>
        </w:r>
      </w:del>
      <w:r w:rsidR="00DC690F">
        <w:rPr>
          <w:rFonts w:ascii="Arial" w:hAnsi="Arial" w:cs="Arial"/>
        </w:rPr>
        <w:fldChar w:fldCharType="end"/>
      </w:r>
      <w:r w:rsidR="00DC690F">
        <w:rPr>
          <w:rFonts w:ascii="Arial" w:hAnsi="Arial" w:cs="Arial"/>
        </w:rPr>
        <w:t>»</w:t>
      </w:r>
      <w:r w:rsidR="007A6B21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сутки.</w:t>
      </w:r>
    </w:p>
    <w:p w14:paraId="50A2C522" w14:textId="23CBB702" w:rsidR="00EC4552" w:rsidRDefault="00EC4552" w:rsidP="006F19FE">
      <w:pPr>
        <w:spacing w:after="240" w:line="276" w:lineRule="auto"/>
        <w:ind w:firstLine="567"/>
        <w:rPr>
          <w:ins w:id="2768" w:author="Александр Шрамков" w:date="2021-03-12T19:16:00Z"/>
          <w:rFonts w:ascii="Arial" w:hAnsi="Arial" w:cs="Arial"/>
        </w:rPr>
      </w:pPr>
      <w:r>
        <w:rPr>
          <w:rFonts w:ascii="Arial" w:hAnsi="Arial" w:cs="Arial"/>
        </w:rPr>
        <w:t xml:space="preserve">На суточном горизонте </w:t>
      </w:r>
      <w:r w:rsidR="006F19FE">
        <w:rPr>
          <w:rFonts w:ascii="Arial" w:hAnsi="Arial" w:cs="Arial"/>
        </w:rPr>
        <w:t>П</w:t>
      </w:r>
      <w:r>
        <w:rPr>
          <w:rFonts w:ascii="Arial" w:hAnsi="Arial" w:cs="Arial"/>
        </w:rPr>
        <w:t xml:space="preserve">ланировщик ТОиР </w:t>
      </w:r>
      <w:r w:rsidR="007C2A87">
        <w:rPr>
          <w:rFonts w:ascii="Arial" w:hAnsi="Arial" w:cs="Arial"/>
        </w:rPr>
        <w:t xml:space="preserve">УО </w:t>
      </w:r>
      <w:r>
        <w:rPr>
          <w:rFonts w:ascii="Arial" w:hAnsi="Arial" w:cs="Arial"/>
        </w:rPr>
        <w:t>должен учитывать уведом</w:t>
      </w:r>
      <w:r w:rsidR="006F19FE">
        <w:rPr>
          <w:rFonts w:ascii="Arial" w:hAnsi="Arial" w:cs="Arial"/>
        </w:rPr>
        <w:t>ления из производства о планируемом времени проведения воздействий на ПА, и в соответствии с ними уточнять плановые сроки заказов ТОРО в системе.</w:t>
      </w:r>
    </w:p>
    <w:p w14:paraId="4F8A022E" w14:textId="77777777" w:rsidR="000A7429" w:rsidRPr="00B118A6" w:rsidRDefault="000A7429" w:rsidP="000A7429">
      <w:pPr>
        <w:spacing w:after="240" w:line="276" w:lineRule="auto"/>
        <w:ind w:firstLine="567"/>
        <w:rPr>
          <w:ins w:id="2769" w:author="Александр Шрамков" w:date="2021-03-12T19:16:00Z"/>
          <w:rFonts w:ascii="Arial" w:hAnsi="Arial" w:cs="Arial"/>
          <w:color w:val="000000" w:themeColor="text1"/>
        </w:rPr>
      </w:pPr>
      <w:ins w:id="2770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7C8290E6" w14:textId="77777777" w:rsidR="000A7429" w:rsidRPr="00B118A6" w:rsidRDefault="000A7429" w:rsidP="000A7429">
      <w:pPr>
        <w:spacing w:after="240" w:line="276" w:lineRule="auto"/>
        <w:ind w:firstLine="567"/>
        <w:rPr>
          <w:ins w:id="2771" w:author="Александр Шрамков" w:date="2021-03-12T19:16:00Z"/>
          <w:rFonts w:ascii="Arial" w:hAnsi="Arial" w:cs="Arial"/>
          <w:color w:val="000000" w:themeColor="text1"/>
        </w:rPr>
      </w:pPr>
      <w:ins w:id="2772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37FDC0DD" w14:textId="68F8DC81" w:rsidR="000A7429" w:rsidRPr="00B118A6" w:rsidRDefault="000A7429" w:rsidP="000A7429">
      <w:pPr>
        <w:spacing w:after="240" w:line="276" w:lineRule="auto"/>
        <w:ind w:firstLine="567"/>
        <w:rPr>
          <w:ins w:id="2773" w:author="Александр Шрамков" w:date="2021-03-12T19:16:00Z"/>
          <w:rFonts w:ascii="Arial" w:hAnsi="Arial" w:cs="Arial"/>
          <w:color w:val="000000" w:themeColor="text1"/>
        </w:rPr>
      </w:pPr>
      <w:ins w:id="2774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недельного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1CDCBB20" w14:textId="77777777" w:rsidR="000A7429" w:rsidRPr="00B118A6" w:rsidRDefault="000A7429" w:rsidP="000A7429">
      <w:pPr>
        <w:spacing w:after="240" w:line="276" w:lineRule="auto"/>
        <w:ind w:firstLine="567"/>
        <w:rPr>
          <w:ins w:id="2775" w:author="Александр Шрамков" w:date="2021-03-12T19:16:00Z"/>
          <w:rFonts w:ascii="Arial" w:hAnsi="Arial" w:cs="Arial"/>
          <w:color w:val="000000" w:themeColor="text1"/>
        </w:rPr>
      </w:pPr>
      <w:ins w:id="2776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5B03701F" w14:textId="77777777" w:rsidR="000A7429" w:rsidRPr="00B118A6" w:rsidRDefault="000A7429" w:rsidP="000A7429">
      <w:pPr>
        <w:spacing w:after="240" w:line="276" w:lineRule="auto"/>
        <w:ind w:firstLine="567"/>
        <w:rPr>
          <w:ins w:id="2777" w:author="Александр Шрамков" w:date="2021-03-12T19:16:00Z"/>
          <w:rFonts w:ascii="Arial" w:hAnsi="Arial" w:cs="Arial"/>
          <w:color w:val="000000" w:themeColor="text1"/>
        </w:rPr>
      </w:pPr>
      <w:ins w:id="2778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2DF149A0" w14:textId="14C0C556" w:rsidR="000A7429" w:rsidRPr="00B118A6" w:rsidRDefault="000A7429" w:rsidP="000A7429">
      <w:pPr>
        <w:spacing w:after="240" w:line="276" w:lineRule="auto"/>
        <w:ind w:firstLine="567"/>
        <w:rPr>
          <w:ins w:id="2779" w:author="Александр Шрамков" w:date="2021-03-12T19:16:00Z"/>
          <w:rFonts w:ascii="Arial" w:hAnsi="Arial" w:cs="Arial"/>
          <w:color w:val="000000" w:themeColor="text1"/>
        </w:rPr>
      </w:pPr>
      <w:ins w:id="2780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Год планирования</w:t>
        </w:r>
        <w:r w:rsidR="00C43F5F" w:rsidRPr="00680903">
          <w:rPr>
            <w:rFonts w:ascii="Arial" w:hAnsi="Arial" w:cs="Arial"/>
            <w:color w:val="000000" w:themeColor="text1"/>
            <w:rPrChange w:id="2781" w:author="ShramkovAB" w:date="2021-03-16T18:53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/ </w:t>
        </w:r>
        <w:r w:rsidR="00C43F5F">
          <w:rPr>
            <w:rFonts w:ascii="Arial" w:hAnsi="Arial" w:cs="Arial"/>
            <w:color w:val="000000" w:themeColor="text1"/>
          </w:rPr>
          <w:t>неделя</w:t>
        </w:r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59387DAC" w14:textId="1CA25C57" w:rsidR="000A7429" w:rsidRPr="00621CB6" w:rsidRDefault="000A7429" w:rsidP="000A7429">
      <w:pPr>
        <w:spacing w:after="240" w:line="276" w:lineRule="auto"/>
        <w:ind w:firstLine="567"/>
        <w:rPr>
          <w:rFonts w:ascii="Arial" w:hAnsi="Arial" w:cs="Arial"/>
        </w:rPr>
      </w:pPr>
      <w:ins w:id="2782" w:author="Александр Шрамков" w:date="2021-03-12T19:16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72C1338E" w14:textId="48559CB5" w:rsidR="002C01C5" w:rsidRDefault="002C01C5">
      <w:pPr>
        <w:pStyle w:val="4"/>
      </w:pPr>
      <w:r w:rsidRPr="00621CB6">
        <w:t xml:space="preserve">Шаг процесса </w:t>
      </w:r>
      <w:r w:rsidR="00CA4D33">
        <w:t>7</w:t>
      </w:r>
      <w:r w:rsidR="002A2070" w:rsidRPr="00621CB6">
        <w:t>0</w:t>
      </w:r>
      <w:r w:rsidRPr="00621CB6">
        <w:t xml:space="preserve"> – </w:t>
      </w:r>
      <w:r w:rsidR="002A2070" w:rsidRPr="00621CB6">
        <w:t>Формирование плана-графика воздействий на ПА</w:t>
      </w:r>
      <w:r w:rsidR="001D278C" w:rsidRPr="00621CB6">
        <w:t xml:space="preserve"> </w:t>
      </w:r>
      <w:r w:rsidR="002A2070" w:rsidRPr="00621CB6">
        <w:t>на неделю</w:t>
      </w:r>
    </w:p>
    <w:p w14:paraId="176995A3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546A452F" w14:textId="78F5C2CD" w:rsidR="002C01C5" w:rsidRDefault="00CA4D33" w:rsidP="007A6B21">
      <w:pPr>
        <w:spacing w:after="240" w:line="276" w:lineRule="auto"/>
        <w:ind w:left="156" w:firstLine="708"/>
        <w:rPr>
          <w:ins w:id="2783" w:author="Александр Шрамков" w:date="2021-03-12T19:17:00Z"/>
          <w:rFonts w:ascii="Arial" w:hAnsi="Arial" w:cs="Arial"/>
        </w:rPr>
      </w:pPr>
      <w:r>
        <w:rPr>
          <w:rFonts w:ascii="Arial" w:hAnsi="Arial" w:cs="Arial"/>
        </w:rPr>
        <w:t>Выполняется аналогично шагу 7</w:t>
      </w:r>
      <w:r w:rsidR="007A6B21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FB41FE">
        <w:rPr>
          <w:rFonts w:ascii="Arial" w:hAnsi="Arial" w:cs="Arial"/>
        </w:rPr>
        <w:t>«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_Ref39061554 \r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784" w:author="ShramkovAB" w:date="2021-04-12T16:50:00Z">
        <w:r w:rsidR="00DD0D1E">
          <w:rPr>
            <w:rFonts w:ascii="Arial" w:hAnsi="Arial" w:cs="Arial"/>
          </w:rPr>
          <w:t>5.2.1.6</w:t>
        </w:r>
      </w:ins>
      <w:del w:id="2785" w:author="ShramkovAB" w:date="2021-04-12T16:50:00Z">
        <w:r w:rsidR="002D72A9" w:rsidDel="00DD0D1E">
          <w:rPr>
            <w:rFonts w:ascii="Arial" w:hAnsi="Arial" w:cs="Arial"/>
          </w:rPr>
          <w:delText>5.2.1.3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 xml:space="preserve"> 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_Ref39061554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786" w:author="ShramkovAB" w:date="2021-04-12T16:50:00Z">
        <w:r w:rsidR="00DD0D1E" w:rsidRPr="00DD0D1E">
          <w:rPr>
            <w:rFonts w:ascii="Arial" w:hAnsi="Arial" w:cs="Arial"/>
            <w:rPrChange w:id="2787" w:author="ShramkovAB" w:date="2021-04-12T16:50:00Z">
              <w:rPr/>
            </w:rPrChange>
          </w:rPr>
          <w:t>Шаг процесса 70 – Формирование плана-графика воздействий на ПА на месяц</w:t>
        </w:r>
      </w:ins>
      <w:del w:id="2788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70 – Формирование плана-графика воздействий на ПА на месяц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>»</w:t>
      </w:r>
      <w:r w:rsidR="007A6B21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сутки, для планирования </w:t>
      </w:r>
      <w:r w:rsidR="002A2070" w:rsidRPr="00621CB6">
        <w:rPr>
          <w:rFonts w:ascii="Arial" w:hAnsi="Arial" w:cs="Arial"/>
        </w:rPr>
        <w:t>на неделю</w:t>
      </w:r>
      <w:r w:rsidR="009A118B" w:rsidRPr="00621CB6">
        <w:rPr>
          <w:rFonts w:ascii="Arial" w:hAnsi="Arial" w:cs="Arial"/>
        </w:rPr>
        <w:t xml:space="preserve"> в системе на заказы устанавливается статус «НЕД - неделя (заказ включен в недельный план)»</w:t>
      </w:r>
    </w:p>
    <w:p w14:paraId="258E477B" w14:textId="68822934" w:rsidR="00C7031B" w:rsidRDefault="00C7031B" w:rsidP="007A6B21">
      <w:pPr>
        <w:spacing w:after="240" w:line="276" w:lineRule="auto"/>
        <w:ind w:left="156" w:firstLine="708"/>
        <w:rPr>
          <w:ins w:id="2789" w:author="Александр Шрамков" w:date="2021-03-12T19:17:00Z"/>
          <w:rFonts w:ascii="Arial" w:hAnsi="Arial" w:cs="Arial"/>
        </w:rPr>
      </w:pPr>
    </w:p>
    <w:p w14:paraId="7B5E49FA" w14:textId="77777777" w:rsidR="00C7031B" w:rsidRPr="00B118A6" w:rsidRDefault="00C7031B" w:rsidP="00C7031B">
      <w:pPr>
        <w:spacing w:after="240" w:line="276" w:lineRule="auto"/>
        <w:ind w:firstLine="567"/>
        <w:rPr>
          <w:ins w:id="2790" w:author="Александр Шрамков" w:date="2021-03-12T19:17:00Z"/>
          <w:rFonts w:ascii="Arial" w:hAnsi="Arial" w:cs="Arial"/>
          <w:color w:val="000000" w:themeColor="text1"/>
        </w:rPr>
      </w:pPr>
      <w:ins w:id="2791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6B48F248" w14:textId="77777777" w:rsidR="00C7031B" w:rsidRPr="00B118A6" w:rsidRDefault="00C7031B" w:rsidP="00C7031B">
      <w:pPr>
        <w:spacing w:after="240" w:line="276" w:lineRule="auto"/>
        <w:ind w:firstLine="567"/>
        <w:rPr>
          <w:ins w:id="2792" w:author="Александр Шрамков" w:date="2021-03-12T19:17:00Z"/>
          <w:rFonts w:ascii="Arial" w:hAnsi="Arial" w:cs="Arial"/>
          <w:color w:val="000000" w:themeColor="text1"/>
        </w:rPr>
      </w:pPr>
      <w:ins w:id="2793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688394BD" w14:textId="77777777" w:rsidR="00C7031B" w:rsidRPr="00B118A6" w:rsidRDefault="00C7031B" w:rsidP="00C7031B">
      <w:pPr>
        <w:spacing w:after="240" w:line="276" w:lineRule="auto"/>
        <w:ind w:firstLine="567"/>
        <w:rPr>
          <w:ins w:id="2794" w:author="Александр Шрамков" w:date="2021-03-12T19:17:00Z"/>
          <w:rFonts w:ascii="Arial" w:hAnsi="Arial" w:cs="Arial"/>
          <w:color w:val="000000" w:themeColor="text1"/>
        </w:rPr>
      </w:pPr>
      <w:ins w:id="2795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недельного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1AEDF5BF" w14:textId="77777777" w:rsidR="00C7031B" w:rsidRPr="00B118A6" w:rsidRDefault="00C7031B" w:rsidP="00C7031B">
      <w:pPr>
        <w:spacing w:after="240" w:line="276" w:lineRule="auto"/>
        <w:ind w:firstLine="567"/>
        <w:rPr>
          <w:ins w:id="2796" w:author="Александр Шрамков" w:date="2021-03-12T19:17:00Z"/>
          <w:rFonts w:ascii="Arial" w:hAnsi="Arial" w:cs="Arial"/>
          <w:color w:val="000000" w:themeColor="text1"/>
        </w:rPr>
      </w:pPr>
      <w:ins w:id="2797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lastRenderedPageBreak/>
          <w:t>- Планирующий завод;</w:t>
        </w:r>
      </w:ins>
    </w:p>
    <w:p w14:paraId="35F9671F" w14:textId="77777777" w:rsidR="00C7031B" w:rsidRPr="00B118A6" w:rsidRDefault="00C7031B" w:rsidP="00C7031B">
      <w:pPr>
        <w:spacing w:after="240" w:line="276" w:lineRule="auto"/>
        <w:ind w:firstLine="567"/>
        <w:rPr>
          <w:ins w:id="2798" w:author="Александр Шрамков" w:date="2021-03-12T19:17:00Z"/>
          <w:rFonts w:ascii="Arial" w:hAnsi="Arial" w:cs="Arial"/>
          <w:color w:val="000000" w:themeColor="text1"/>
        </w:rPr>
      </w:pPr>
      <w:ins w:id="2799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3BF5D5B9" w14:textId="77777777" w:rsidR="00C7031B" w:rsidRPr="00B118A6" w:rsidRDefault="00C7031B" w:rsidP="00C7031B">
      <w:pPr>
        <w:spacing w:after="240" w:line="276" w:lineRule="auto"/>
        <w:ind w:firstLine="567"/>
        <w:rPr>
          <w:ins w:id="2800" w:author="Александр Шрамков" w:date="2021-03-12T19:17:00Z"/>
          <w:rFonts w:ascii="Arial" w:hAnsi="Arial" w:cs="Arial"/>
          <w:color w:val="000000" w:themeColor="text1"/>
        </w:rPr>
      </w:pPr>
      <w:ins w:id="2801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- Год планирования</w:t>
        </w:r>
        <w:r w:rsidRPr="00C7031B">
          <w:rPr>
            <w:rFonts w:ascii="Arial" w:hAnsi="Arial" w:cs="Arial"/>
            <w:color w:val="000000" w:themeColor="text1"/>
            <w:rPrChange w:id="2802" w:author="Александр Шрамков" w:date="2021-03-12T19:17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/ </w:t>
        </w:r>
        <w:r>
          <w:rPr>
            <w:rFonts w:ascii="Arial" w:hAnsi="Arial" w:cs="Arial"/>
            <w:color w:val="000000" w:themeColor="text1"/>
          </w:rPr>
          <w:t>неделя</w:t>
        </w:r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6114DC4B" w14:textId="77777777" w:rsidR="00C7031B" w:rsidRPr="00621CB6" w:rsidRDefault="00C7031B" w:rsidP="00C7031B">
      <w:pPr>
        <w:spacing w:after="240" w:line="276" w:lineRule="auto"/>
        <w:ind w:firstLine="567"/>
        <w:rPr>
          <w:ins w:id="2803" w:author="Александр Шрамков" w:date="2021-03-12T19:17:00Z"/>
          <w:rFonts w:ascii="Arial" w:hAnsi="Arial" w:cs="Arial"/>
        </w:rPr>
      </w:pPr>
      <w:ins w:id="2804" w:author="Александр Шрамков" w:date="2021-03-12T19:17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647397D0" w14:textId="77777777" w:rsidR="00C7031B" w:rsidRPr="00621CB6" w:rsidRDefault="00C7031B" w:rsidP="007A6B21">
      <w:pPr>
        <w:spacing w:after="240" w:line="276" w:lineRule="auto"/>
        <w:ind w:left="156" w:firstLine="708"/>
        <w:rPr>
          <w:rFonts w:ascii="Arial" w:hAnsi="Arial" w:cs="Arial"/>
        </w:rPr>
      </w:pPr>
    </w:p>
    <w:p w14:paraId="1D831998" w14:textId="44C1EB47" w:rsidR="002C01C5" w:rsidRDefault="002C01C5">
      <w:pPr>
        <w:pStyle w:val="4"/>
      </w:pPr>
      <w:r w:rsidRPr="00621CB6">
        <w:t xml:space="preserve">Шаг процесса </w:t>
      </w:r>
      <w:r w:rsidR="00CA4D33">
        <w:t>8</w:t>
      </w:r>
      <w:r w:rsidR="002A2070" w:rsidRPr="00621CB6">
        <w:t>0</w:t>
      </w:r>
      <w:r w:rsidRPr="00621CB6">
        <w:t xml:space="preserve"> – </w:t>
      </w:r>
      <w:r w:rsidR="00CA4D33">
        <w:t xml:space="preserve">Проверка доступности </w:t>
      </w:r>
      <w:r w:rsidR="004042FD" w:rsidRPr="00621CB6">
        <w:t>МТР по запланированным на неделю воздействиям</w:t>
      </w:r>
    </w:p>
    <w:p w14:paraId="5E6BED31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11AD9A2F" w14:textId="01A4E47D" w:rsidR="00461A82" w:rsidRPr="00621CB6" w:rsidRDefault="00CA4D33" w:rsidP="00FD7D3A">
      <w:pPr>
        <w:spacing w:after="240" w:line="276" w:lineRule="auto"/>
        <w:ind w:left="156" w:firstLine="708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8</w:t>
      </w:r>
      <w:r w:rsidR="00FD7D3A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FB41FE">
        <w:rPr>
          <w:rFonts w:ascii="Arial" w:hAnsi="Arial" w:cs="Arial"/>
        </w:rPr>
        <w:t>«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_Ref39070074 \r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805" w:author="ShramkovAB" w:date="2021-04-12T16:50:00Z">
        <w:r w:rsidR="00DD0D1E">
          <w:rPr>
            <w:rFonts w:ascii="Arial" w:hAnsi="Arial" w:cs="Arial"/>
          </w:rPr>
          <w:t>5.2.1.7</w:t>
        </w:r>
      </w:ins>
      <w:del w:id="2806" w:author="ShramkovAB" w:date="2021-04-12T16:50:00Z">
        <w:r w:rsidR="002D72A9" w:rsidDel="00DD0D1E">
          <w:rPr>
            <w:rFonts w:ascii="Arial" w:hAnsi="Arial" w:cs="Arial"/>
          </w:rPr>
          <w:delText>5.2.1.4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 xml:space="preserve"> </w:t>
      </w:r>
      <w:r w:rsidR="00FB41FE">
        <w:rPr>
          <w:rFonts w:ascii="Arial" w:hAnsi="Arial" w:cs="Arial"/>
        </w:rPr>
        <w:fldChar w:fldCharType="begin"/>
      </w:r>
      <w:r w:rsidR="00FB41FE">
        <w:rPr>
          <w:rFonts w:ascii="Arial" w:hAnsi="Arial" w:cs="Arial"/>
        </w:rPr>
        <w:instrText xml:space="preserve"> REF _Ref39070074 \h  \* MERGEFORMAT </w:instrText>
      </w:r>
      <w:r w:rsidR="00FB41FE">
        <w:rPr>
          <w:rFonts w:ascii="Arial" w:hAnsi="Arial" w:cs="Arial"/>
        </w:rPr>
      </w:r>
      <w:r w:rsidR="00FB41FE">
        <w:rPr>
          <w:rFonts w:ascii="Arial" w:hAnsi="Arial" w:cs="Arial"/>
        </w:rPr>
        <w:fldChar w:fldCharType="separate"/>
      </w:r>
      <w:ins w:id="2807" w:author="ShramkovAB" w:date="2021-04-12T16:50:00Z">
        <w:r w:rsidR="00DD0D1E" w:rsidRPr="00DD0D1E">
          <w:rPr>
            <w:rFonts w:ascii="Arial" w:hAnsi="Arial" w:cs="Arial"/>
            <w:rPrChange w:id="2808" w:author="ShramkovAB" w:date="2021-04-12T16:50:00Z">
              <w:rPr/>
            </w:rPrChange>
          </w:rPr>
          <w:t>Шаг процесса 80 – Проверка доступности МТР по запланированным на месяц воздействиям на ПА</w:t>
        </w:r>
      </w:ins>
      <w:del w:id="2809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80 – Проверка доступности МТР по запланированным на месяц воздействиям на ПА</w:delText>
        </w:r>
      </w:del>
      <w:r w:rsidR="00FB41FE">
        <w:rPr>
          <w:rFonts w:ascii="Arial" w:hAnsi="Arial" w:cs="Arial"/>
        </w:rPr>
        <w:fldChar w:fldCharType="end"/>
      </w:r>
      <w:r w:rsidR="00FB41FE">
        <w:rPr>
          <w:rFonts w:ascii="Arial" w:hAnsi="Arial" w:cs="Arial"/>
        </w:rPr>
        <w:t>»</w:t>
      </w:r>
      <w:r w:rsidR="00FD7D3A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сутки.</w:t>
      </w:r>
    </w:p>
    <w:p w14:paraId="3C077BE9" w14:textId="5B9AC2CA" w:rsidR="004B046C" w:rsidRDefault="00955004" w:rsidP="00FD7D3A">
      <w:pPr>
        <w:spacing w:after="240" w:line="276" w:lineRule="auto"/>
        <w:ind w:left="156"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На данном шаге в процессе недельного планирования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должен </w:t>
      </w:r>
      <w:r w:rsidR="00FB41FE">
        <w:rPr>
          <w:rFonts w:ascii="Arial" w:hAnsi="Arial" w:cs="Arial"/>
        </w:rPr>
        <w:t>проверить и при необходимости скорректировать склады МОЛ для потребностей в МТР</w:t>
      </w:r>
      <w:r w:rsidR="00485326" w:rsidRPr="00621CB6">
        <w:rPr>
          <w:rFonts w:ascii="Arial" w:hAnsi="Arial" w:cs="Arial"/>
        </w:rPr>
        <w:t xml:space="preserve"> для формирования </w:t>
      </w:r>
      <w:r w:rsidR="0025226C">
        <w:rPr>
          <w:rFonts w:ascii="Arial" w:hAnsi="Arial" w:cs="Arial"/>
        </w:rPr>
        <w:t>заказа</w:t>
      </w:r>
      <w:r w:rsidR="00485326" w:rsidRPr="00621CB6">
        <w:rPr>
          <w:rFonts w:ascii="Arial" w:hAnsi="Arial" w:cs="Arial"/>
        </w:rPr>
        <w:t xml:space="preserve"> на перемещение</w:t>
      </w:r>
      <w:r w:rsidR="00B47745" w:rsidRPr="00621CB6">
        <w:rPr>
          <w:rFonts w:ascii="Arial" w:hAnsi="Arial" w:cs="Arial"/>
        </w:rPr>
        <w:t xml:space="preserve"> и последующего перемещения МТР на склад МОЛ</w:t>
      </w:r>
      <w:r w:rsidR="00485326" w:rsidRPr="00621CB6">
        <w:rPr>
          <w:rFonts w:ascii="Arial" w:hAnsi="Arial" w:cs="Arial"/>
        </w:rPr>
        <w:t xml:space="preserve">. </w:t>
      </w:r>
      <w:r w:rsidR="004B046C" w:rsidRPr="004B046C">
        <w:rPr>
          <w:rFonts w:ascii="Arial" w:hAnsi="Arial" w:cs="Arial"/>
        </w:rPr>
        <w:t>Заказ на перемещение будет сформирован</w:t>
      </w:r>
      <w:r w:rsidR="0025226C">
        <w:rPr>
          <w:rFonts w:ascii="Arial" w:hAnsi="Arial" w:cs="Arial"/>
        </w:rPr>
        <w:t xml:space="preserve"> в процессе </w:t>
      </w:r>
      <w:r w:rsidR="0025226C" w:rsidRPr="0025226C">
        <w:rPr>
          <w:rFonts w:ascii="Arial" w:hAnsi="Arial" w:cs="Arial"/>
        </w:rPr>
        <w:t xml:space="preserve">ПП-10.03.04-ERP </w:t>
      </w:r>
      <w:r w:rsidR="0025226C">
        <w:rPr>
          <w:rFonts w:ascii="Arial" w:hAnsi="Arial" w:cs="Arial"/>
        </w:rPr>
        <w:t>«Оперативное планирование обеспечения»</w:t>
      </w:r>
      <w:r w:rsidR="004B046C" w:rsidRPr="004B046C">
        <w:rPr>
          <w:rFonts w:ascii="Arial" w:hAnsi="Arial" w:cs="Arial"/>
        </w:rPr>
        <w:t xml:space="preserve"> после утверждения </w:t>
      </w:r>
      <w:r w:rsidR="0025226C">
        <w:rPr>
          <w:rFonts w:ascii="Arial" w:hAnsi="Arial" w:cs="Arial"/>
        </w:rPr>
        <w:t xml:space="preserve">недельного </w:t>
      </w:r>
      <w:r w:rsidR="004B046C" w:rsidRPr="004B046C">
        <w:rPr>
          <w:rFonts w:ascii="Arial" w:hAnsi="Arial" w:cs="Arial"/>
        </w:rPr>
        <w:t>плана-графика</w:t>
      </w:r>
      <w:r w:rsidR="004B046C">
        <w:rPr>
          <w:rFonts w:ascii="Arial" w:hAnsi="Arial" w:cs="Arial"/>
        </w:rPr>
        <w:t xml:space="preserve"> воздействий на ПА</w:t>
      </w:r>
      <w:r w:rsidR="004B046C" w:rsidRPr="004B046C">
        <w:rPr>
          <w:rFonts w:ascii="Arial" w:hAnsi="Arial" w:cs="Arial"/>
        </w:rPr>
        <w:t xml:space="preserve">, </w:t>
      </w:r>
      <w:r w:rsidR="004B046C">
        <w:rPr>
          <w:rFonts w:ascii="Arial" w:hAnsi="Arial" w:cs="Arial"/>
        </w:rPr>
        <w:t xml:space="preserve">согласно КД </w:t>
      </w:r>
      <w:r w:rsidR="0025226C">
        <w:rPr>
          <w:rFonts w:ascii="Arial" w:hAnsi="Arial" w:cs="Arial"/>
        </w:rPr>
        <w:t>«</w:t>
      </w:r>
      <w:del w:id="2810" w:author="Александр Шрамков" w:date="2021-03-10T18:18:00Z">
        <w:r w:rsidR="0025226C" w:rsidRPr="0025226C" w:rsidDel="00923C4E">
          <w:rPr>
            <w:rFonts w:ascii="Arial" w:hAnsi="Arial" w:cs="Arial"/>
          </w:rPr>
          <w:delText>ERP.</w:delText>
        </w:r>
        <w:r w:rsidR="000302CF" w:rsidDel="00923C4E">
          <w:rPr>
            <w:rFonts w:ascii="Arial" w:hAnsi="Arial" w:cs="Arial"/>
          </w:rPr>
          <w:delText>9</w:delText>
        </w:r>
        <w:r w:rsidR="0025226C" w:rsidRPr="0025226C" w:rsidDel="00923C4E">
          <w:rPr>
            <w:rFonts w:ascii="Arial" w:hAnsi="Arial" w:cs="Arial"/>
          </w:rPr>
          <w:delText>.</w:delText>
        </w:r>
      </w:del>
      <w:ins w:id="2811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25226C" w:rsidRPr="0025226C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25226C" w:rsidRPr="0025226C">
        <w:rPr>
          <w:rFonts w:ascii="Arial" w:hAnsi="Arial" w:cs="Arial"/>
        </w:rPr>
        <w:t>58 Планирование обеспечения МТР, работами и услугами</w:t>
      </w:r>
      <w:r w:rsidR="0025226C">
        <w:rPr>
          <w:rFonts w:ascii="Arial" w:hAnsi="Arial" w:cs="Arial"/>
        </w:rPr>
        <w:t>».</w:t>
      </w:r>
    </w:p>
    <w:p w14:paraId="11CB01C3" w14:textId="7FA5A45B" w:rsidR="00955004" w:rsidRPr="00EC6521" w:rsidRDefault="00485326" w:rsidP="00FD7D3A">
      <w:pPr>
        <w:spacing w:after="240" w:line="276" w:lineRule="auto"/>
        <w:ind w:left="156"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замены складов в заказах будет реализована </w:t>
      </w:r>
      <w:r w:rsidR="00D00BF6">
        <w:rPr>
          <w:rFonts w:ascii="Arial" w:hAnsi="Arial" w:cs="Arial"/>
        </w:rPr>
        <w:t>отдельная</w:t>
      </w:r>
      <w:r w:rsidR="00D00BF6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 xml:space="preserve">функция в отчете </w:t>
      </w:r>
      <w:r w:rsidR="00302698">
        <w:rPr>
          <w:rFonts w:ascii="Arial" w:hAnsi="Arial" w:cs="Arial"/>
        </w:rPr>
        <w:t xml:space="preserve">по </w:t>
      </w:r>
      <w:del w:id="2812" w:author="Александр Шрамков" w:date="2021-03-12T19:19:00Z">
        <w:r w:rsidR="00302698" w:rsidDel="00576A14">
          <w:rPr>
            <w:rFonts w:ascii="Arial" w:hAnsi="Arial" w:cs="Arial"/>
          </w:rPr>
          <w:delText>оптимизации плана-графика</w:delText>
        </w:r>
      </w:del>
      <w:ins w:id="2813" w:author="Александр Шрамков" w:date="2021-03-12T19:19:00Z">
        <w:r w:rsidR="00576A14">
          <w:rPr>
            <w:rFonts w:ascii="Arial" w:hAnsi="Arial" w:cs="Arial"/>
          </w:rPr>
          <w:t>проверке доступности МТР</w:t>
        </w:r>
      </w:ins>
      <w:r w:rsidRPr="00621CB6">
        <w:rPr>
          <w:rFonts w:ascii="Arial" w:hAnsi="Arial" w:cs="Arial"/>
        </w:rPr>
        <w:t>, номер в реестре разработок PM</w:t>
      </w:r>
      <w:ins w:id="2814" w:author="Александр Шрамков" w:date="2021-03-12T19:19:00Z">
        <w:r w:rsidR="00AD19E2">
          <w:rPr>
            <w:rFonts w:ascii="Arial" w:hAnsi="Arial" w:cs="Arial"/>
          </w:rPr>
          <w:t>75</w:t>
        </w:r>
      </w:ins>
      <w:del w:id="2815" w:author="Александр Шрамков" w:date="2021-03-12T19:19:00Z">
        <w:r w:rsidRPr="00621CB6" w:rsidDel="00AD19E2">
          <w:rPr>
            <w:rFonts w:ascii="Arial" w:hAnsi="Arial" w:cs="Arial"/>
          </w:rPr>
          <w:delText>2</w:delText>
        </w:r>
        <w:r w:rsidR="00302698" w:rsidDel="00AD19E2">
          <w:rPr>
            <w:rFonts w:ascii="Arial" w:hAnsi="Arial" w:cs="Arial"/>
          </w:rPr>
          <w:delText>1</w:delText>
        </w:r>
      </w:del>
      <w:r w:rsidR="00302698">
        <w:rPr>
          <w:rFonts w:ascii="Arial" w:hAnsi="Arial" w:cs="Arial"/>
        </w:rPr>
        <w:t>,</w:t>
      </w:r>
      <w:r w:rsidR="00EB71E3">
        <w:rPr>
          <w:rFonts w:ascii="Arial" w:hAnsi="Arial" w:cs="Arial"/>
        </w:rPr>
        <w:t xml:space="preserve"> </w:t>
      </w:r>
      <w:r w:rsidR="00302698">
        <w:rPr>
          <w:rFonts w:ascii="Arial" w:hAnsi="Arial" w:cs="Arial"/>
        </w:rPr>
        <w:t>с</w:t>
      </w:r>
      <w:r w:rsidR="00604003" w:rsidRPr="00621CB6">
        <w:rPr>
          <w:rFonts w:ascii="Arial" w:hAnsi="Arial" w:cs="Arial"/>
        </w:rPr>
        <w:t>м.</w:t>
      </w:r>
      <w:r w:rsidR="00302698">
        <w:rPr>
          <w:rFonts w:ascii="Arial" w:hAnsi="Arial" w:cs="Arial"/>
        </w:rPr>
        <w:t xml:space="preserve"> </w:t>
      </w:r>
      <w:r w:rsidR="00D00BF6">
        <w:rPr>
          <w:rFonts w:ascii="Arial" w:hAnsi="Arial" w:cs="Arial"/>
        </w:rPr>
        <w:t>раздел 5.10.7.1</w:t>
      </w:r>
      <w:ins w:id="2816" w:author="Александр Шрамков" w:date="2021-03-12T19:19:00Z">
        <w:r w:rsidR="00AD19E2">
          <w:rPr>
            <w:rFonts w:ascii="Arial" w:hAnsi="Arial" w:cs="Arial"/>
          </w:rPr>
          <w:t>1</w:t>
        </w:r>
      </w:ins>
      <w:r w:rsidR="00D00BF6">
        <w:rPr>
          <w:rFonts w:ascii="Arial" w:hAnsi="Arial" w:cs="Arial"/>
        </w:rPr>
        <w:t xml:space="preserve"> </w:t>
      </w:r>
      <w:r w:rsidR="00302698">
        <w:rPr>
          <w:rFonts w:ascii="Arial" w:hAnsi="Arial" w:cs="Arial"/>
        </w:rPr>
        <w:t>КД «</w:t>
      </w:r>
      <w:del w:id="2817" w:author="Александр Шрамков" w:date="2021-03-10T18:18:00Z">
        <w:r w:rsidR="00302698" w:rsidDel="00923C4E">
          <w:rPr>
            <w:rFonts w:ascii="Arial" w:hAnsi="Arial" w:cs="Arial"/>
          </w:rPr>
          <w:delText>ERP</w:delText>
        </w:r>
        <w:r w:rsidR="00D00BF6" w:rsidDel="00923C4E">
          <w:rPr>
            <w:rFonts w:ascii="Arial" w:hAnsi="Arial" w:cs="Arial"/>
          </w:rPr>
          <w:delText>.</w:delText>
        </w:r>
        <w:r w:rsidR="000302CF" w:rsidDel="00923C4E">
          <w:rPr>
            <w:rFonts w:ascii="Arial" w:hAnsi="Arial" w:cs="Arial"/>
          </w:rPr>
          <w:delText>9</w:delText>
        </w:r>
        <w:r w:rsidR="00302698" w:rsidDel="00923C4E">
          <w:rPr>
            <w:rFonts w:ascii="Arial" w:hAnsi="Arial" w:cs="Arial"/>
          </w:rPr>
          <w:delText>.</w:delText>
        </w:r>
      </w:del>
      <w:ins w:id="2818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0302CF">
        <w:rPr>
          <w:rFonts w:ascii="Arial" w:hAnsi="Arial" w:cs="Arial"/>
        </w:rPr>
        <w:t>9</w:t>
      </w:r>
      <w:r w:rsidR="00302698">
        <w:rPr>
          <w:rFonts w:ascii="Arial" w:hAnsi="Arial" w:cs="Arial"/>
        </w:rPr>
        <w:t>.</w:t>
      </w:r>
      <w:r w:rsidR="000302CF">
        <w:rPr>
          <w:rFonts w:ascii="Arial" w:hAnsi="Arial" w:cs="Arial"/>
        </w:rPr>
        <w:t>2.</w:t>
      </w:r>
      <w:r w:rsidR="00302698">
        <w:rPr>
          <w:rFonts w:ascii="Arial" w:hAnsi="Arial" w:cs="Arial"/>
        </w:rPr>
        <w:t>52 Годовое планирование воздействий на ПА»</w:t>
      </w:r>
      <w:r w:rsidR="00EF0716" w:rsidRPr="00B478E6">
        <w:rPr>
          <w:rFonts w:ascii="Arial" w:hAnsi="Arial" w:cs="Arial"/>
        </w:rPr>
        <w:t>.</w:t>
      </w:r>
    </w:p>
    <w:p w14:paraId="3929AAC3" w14:textId="091B1540" w:rsidR="002C01C5" w:rsidRDefault="00CA4D33">
      <w:pPr>
        <w:pStyle w:val="4"/>
      </w:pPr>
      <w:r>
        <w:t>Шаг процесса 9</w:t>
      </w:r>
      <w:r w:rsidR="002A2070" w:rsidRPr="00621CB6">
        <w:t>0</w:t>
      </w:r>
      <w:r w:rsidR="002C01C5" w:rsidRPr="00621CB6">
        <w:t xml:space="preserve"> – </w:t>
      </w:r>
      <w:r w:rsidR="002A2070" w:rsidRPr="00621CB6">
        <w:t>Замена МТР в заказах ТОРО, проверка доступности</w:t>
      </w:r>
    </w:p>
    <w:p w14:paraId="6F0AF58B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05AE9D1B" w14:textId="03BC5466" w:rsidR="00FD7D3A" w:rsidRPr="00621CB6" w:rsidRDefault="00CA4D33" w:rsidP="00FD7D3A">
      <w:pPr>
        <w:spacing w:after="240" w:line="276" w:lineRule="auto"/>
        <w:ind w:left="156" w:firstLine="708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9</w:t>
      </w:r>
      <w:r w:rsidR="00FD7D3A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883375">
        <w:rPr>
          <w:rFonts w:ascii="Arial" w:hAnsi="Arial" w:cs="Arial"/>
        </w:rPr>
        <w:t>«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_Ref39064146 \r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ins w:id="2819" w:author="ShramkovAB" w:date="2021-04-12T16:50:00Z">
        <w:r w:rsidR="00DD0D1E">
          <w:rPr>
            <w:rFonts w:ascii="Arial" w:hAnsi="Arial" w:cs="Arial"/>
          </w:rPr>
          <w:t>5.2.1.8</w:t>
        </w:r>
      </w:ins>
      <w:del w:id="2820" w:author="ShramkovAB" w:date="2021-04-12T16:50:00Z">
        <w:r w:rsidR="002D72A9" w:rsidDel="00DD0D1E">
          <w:rPr>
            <w:rFonts w:ascii="Arial" w:hAnsi="Arial" w:cs="Arial"/>
          </w:rPr>
          <w:delText>5.2.1.5</w:delText>
        </w:r>
      </w:del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 xml:space="preserve"> 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_Ref39064146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ins w:id="2821" w:author="ShramkovAB" w:date="2021-04-12T16:50:00Z">
        <w:r w:rsidR="00DD0D1E" w:rsidRPr="00DD0D1E">
          <w:rPr>
            <w:rFonts w:ascii="Arial" w:hAnsi="Arial" w:cs="Arial"/>
            <w:rPrChange w:id="2822" w:author="ShramkovAB" w:date="2021-04-12T16:50:00Z">
              <w:rPr/>
            </w:rPrChange>
          </w:rPr>
          <w:t xml:space="preserve">Шаг процесса 90 – Замена МТР в заказах ТОРО/ СГ, </w:t>
        </w:r>
        <w:r w:rsidR="00DD0D1E" w:rsidRPr="00777793">
          <w:t>проверка доступности</w:t>
        </w:r>
      </w:ins>
      <w:del w:id="2823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90 – Замена МТР в заказах ТОРО, проверка доступности</w:delText>
        </w:r>
      </w:del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>»</w:t>
      </w:r>
      <w:r w:rsidR="00FD7D3A" w:rsidRPr="00621CB6">
        <w:rPr>
          <w:rFonts w:ascii="Arial" w:hAnsi="Arial" w:cs="Arial"/>
        </w:rPr>
        <w:t xml:space="preserve"> данного документа, но используется горизонт не следующий месяц, а планируемая неделя либо сутки.</w:t>
      </w:r>
    </w:p>
    <w:p w14:paraId="34921F98" w14:textId="334BBD40" w:rsidR="002C01C5" w:rsidRPr="00621CB6" w:rsidRDefault="002C01C5">
      <w:pPr>
        <w:pStyle w:val="4"/>
      </w:pPr>
      <w:r w:rsidRPr="00621CB6">
        <w:t xml:space="preserve">Шаг процесса </w:t>
      </w:r>
      <w:r w:rsidR="00CA4D33">
        <w:t>10</w:t>
      </w:r>
      <w:r w:rsidR="002D4C5F" w:rsidRPr="00621CB6">
        <w:t>0</w:t>
      </w:r>
      <w:r w:rsidRPr="00621CB6">
        <w:t xml:space="preserve"> – </w:t>
      </w:r>
      <w:r w:rsidR="002D4C5F" w:rsidRPr="00621CB6">
        <w:t>Балансировка ресурсов собственного персонала и подрядчиков</w:t>
      </w:r>
    </w:p>
    <w:p w14:paraId="4D2710F1" w14:textId="6D0F2A06" w:rsidR="006F1AC5" w:rsidRPr="00A536FD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 xml:space="preserve">Предварительно перед началом балансировки ресурсов собственного персонала Инженеру ТОиР УО необходимо задать смены, в которые будет работать </w:t>
      </w:r>
      <w:r>
        <w:rPr>
          <w:rFonts w:ascii="Arial" w:hAnsi="Arial" w:cs="Arial"/>
        </w:rPr>
        <w:t xml:space="preserve">ремонтный </w:t>
      </w:r>
      <w:r w:rsidRPr="001A4543">
        <w:rPr>
          <w:rFonts w:ascii="Arial" w:hAnsi="Arial" w:cs="Arial"/>
        </w:rPr>
        <w:t>персонал.</w:t>
      </w:r>
      <w:r w:rsidRPr="00A536FD">
        <w:rPr>
          <w:rFonts w:ascii="Arial" w:hAnsi="Arial" w:cs="Arial"/>
        </w:rPr>
        <w:t xml:space="preserve"> </w:t>
      </w:r>
      <w:r w:rsidRPr="001A4543">
        <w:rPr>
          <w:rFonts w:ascii="Arial" w:hAnsi="Arial" w:cs="Arial"/>
        </w:rPr>
        <w:t xml:space="preserve">Для этого используется транзакция </w:t>
      </w:r>
      <w:r w:rsidRPr="001A4543">
        <w:rPr>
          <w:rFonts w:ascii="Arial" w:hAnsi="Arial" w:cs="Arial"/>
          <w:lang w:val="en-US"/>
        </w:rPr>
        <w:t>PTMW</w:t>
      </w:r>
      <w:r w:rsidRPr="001A4543">
        <w:rPr>
          <w:rFonts w:ascii="Arial" w:hAnsi="Arial" w:cs="Arial"/>
        </w:rPr>
        <w:t>.</w:t>
      </w:r>
      <w:r w:rsidRPr="00A536FD">
        <w:rPr>
          <w:rFonts w:ascii="Arial" w:hAnsi="Arial" w:cs="Arial"/>
        </w:rPr>
        <w:t xml:space="preserve"> </w:t>
      </w:r>
      <w:r w:rsidRPr="001A4543">
        <w:rPr>
          <w:rFonts w:ascii="Arial" w:hAnsi="Arial" w:cs="Arial"/>
        </w:rPr>
        <w:t>Отсутствия по каждому ресурсу передаются автоматически из АСУП.</w:t>
      </w:r>
    </w:p>
    <w:p w14:paraId="6EC1B8ED" w14:textId="5D5F6227" w:rsidR="006F1AC5" w:rsidRPr="00A536FD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A536FD">
        <w:rPr>
          <w:rFonts w:ascii="Arial" w:hAnsi="Arial" w:cs="Arial"/>
        </w:rPr>
        <w:lastRenderedPageBreak/>
        <w:t>В тран</w:t>
      </w:r>
      <w:r>
        <w:rPr>
          <w:rFonts w:ascii="Arial" w:hAnsi="Arial" w:cs="Arial"/>
        </w:rPr>
        <w:t>за</w:t>
      </w:r>
      <w:r w:rsidRPr="001A4543">
        <w:rPr>
          <w:rFonts w:ascii="Arial" w:hAnsi="Arial" w:cs="Arial"/>
        </w:rPr>
        <w:t>кц</w:t>
      </w:r>
      <w:r w:rsidRPr="00A536FD">
        <w:rPr>
          <w:rFonts w:ascii="Arial" w:hAnsi="Arial" w:cs="Arial"/>
        </w:rPr>
        <w:t xml:space="preserve">ии </w:t>
      </w:r>
      <w:r w:rsidR="001E184E" w:rsidRPr="00D86C2F">
        <w:rPr>
          <w:rFonts w:ascii="Arial" w:hAnsi="Arial" w:cs="Arial"/>
          <w:lang w:val="en-US"/>
        </w:rPr>
        <w:t>PTMW</w:t>
      </w:r>
      <w:r w:rsidR="001E184E" w:rsidRPr="00A536FD">
        <w:rPr>
          <w:rFonts w:ascii="Arial" w:hAnsi="Arial" w:cs="Arial"/>
        </w:rPr>
        <w:t xml:space="preserve"> </w:t>
      </w:r>
      <w:r w:rsidRPr="00A536FD">
        <w:rPr>
          <w:rFonts w:ascii="Arial" w:hAnsi="Arial" w:cs="Arial"/>
        </w:rPr>
        <w:t>заполняется номер подразд</w:t>
      </w:r>
      <w:r>
        <w:rPr>
          <w:rFonts w:ascii="Arial" w:hAnsi="Arial" w:cs="Arial"/>
        </w:rPr>
        <w:t>е</w:t>
      </w:r>
      <w:r w:rsidRPr="00A536FD">
        <w:rPr>
          <w:rFonts w:ascii="Arial" w:hAnsi="Arial" w:cs="Arial"/>
        </w:rPr>
        <w:t>лен</w:t>
      </w:r>
      <w:r w:rsidRPr="001A4543">
        <w:rPr>
          <w:rFonts w:ascii="Arial" w:hAnsi="Arial" w:cs="Arial"/>
        </w:rPr>
        <w:t xml:space="preserve">ия или выбирается из списка подразделений из АСУП. Далее задается период и по списку выбираются сотрудники подразделения. </w:t>
      </w:r>
      <w:r w:rsidR="00984788">
        <w:rPr>
          <w:rFonts w:ascii="Arial" w:hAnsi="Arial" w:cs="Arial"/>
        </w:rPr>
        <w:t>П</w:t>
      </w:r>
      <w:r w:rsidRPr="001A4543">
        <w:rPr>
          <w:rFonts w:ascii="Arial" w:hAnsi="Arial" w:cs="Arial"/>
        </w:rPr>
        <w:t>ерех</w:t>
      </w:r>
      <w:r w:rsidR="001E184E" w:rsidRPr="00A536FD">
        <w:rPr>
          <w:rFonts w:ascii="Arial" w:hAnsi="Arial" w:cs="Arial"/>
        </w:rPr>
        <w:t xml:space="preserve">од </w:t>
      </w:r>
      <w:r w:rsidR="00984788">
        <w:rPr>
          <w:rFonts w:ascii="Arial" w:hAnsi="Arial" w:cs="Arial"/>
        </w:rPr>
        <w:t>к списку всех выбранных исполнителей</w:t>
      </w:r>
      <w:r w:rsidR="00984788" w:rsidRPr="00A536FD">
        <w:rPr>
          <w:rFonts w:ascii="Arial" w:hAnsi="Arial" w:cs="Arial"/>
        </w:rPr>
        <w:t xml:space="preserve"> </w:t>
      </w:r>
      <w:r w:rsidR="00BA62CF">
        <w:rPr>
          <w:rFonts w:ascii="Arial" w:hAnsi="Arial" w:cs="Arial"/>
        </w:rPr>
        <w:t>осуществля</w:t>
      </w:r>
      <w:r w:rsidR="00984788">
        <w:rPr>
          <w:rFonts w:ascii="Arial" w:hAnsi="Arial" w:cs="Arial"/>
        </w:rPr>
        <w:t xml:space="preserve">ется </w:t>
      </w:r>
      <w:r w:rsidR="001E184E" w:rsidRPr="00A536FD">
        <w:rPr>
          <w:rFonts w:ascii="Arial" w:hAnsi="Arial" w:cs="Arial"/>
        </w:rPr>
        <w:t>по кнопке «Ракурс рабочей гр</w:t>
      </w:r>
      <w:r w:rsidR="001E184E">
        <w:rPr>
          <w:rFonts w:ascii="Arial" w:hAnsi="Arial" w:cs="Arial"/>
        </w:rPr>
        <w:t>у</w:t>
      </w:r>
      <w:r w:rsidRPr="001A4543">
        <w:rPr>
          <w:rFonts w:ascii="Arial" w:hAnsi="Arial" w:cs="Arial"/>
        </w:rPr>
        <w:t>ппы». На каждого сотрудника задаются смены или отсутствия. Смена 1 для персонала, работающего с 8 до 20, Смена 2 - с 20 до 8, Смена 3 - с 19 до 7, Смена 4 - с 7 до 19.</w:t>
      </w:r>
      <w:r w:rsidRPr="00A536FD">
        <w:rPr>
          <w:rFonts w:ascii="Arial" w:hAnsi="Arial" w:cs="Arial"/>
        </w:rPr>
        <w:t xml:space="preserve"> </w:t>
      </w:r>
    </w:p>
    <w:p w14:paraId="18E051F6" w14:textId="22002D54" w:rsidR="006F1AC5" w:rsidRPr="001A4543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6F1AC5">
        <w:rPr>
          <w:rFonts w:ascii="Arial" w:hAnsi="Arial" w:cs="Arial"/>
        </w:rPr>
        <w:t xml:space="preserve"> После внесения смен или отсутстви</w:t>
      </w:r>
      <w:r w:rsidR="0080470A">
        <w:rPr>
          <w:rFonts w:ascii="Arial" w:hAnsi="Arial" w:cs="Arial"/>
        </w:rPr>
        <w:t>я</w:t>
      </w:r>
      <w:r w:rsidRPr="006F1AC5">
        <w:rPr>
          <w:rFonts w:ascii="Arial" w:hAnsi="Arial" w:cs="Arial"/>
        </w:rPr>
        <w:t xml:space="preserve"> (по болезни или плановое отсутствие) на каждый ресурс собственного персонала происходит передача данн</w:t>
      </w:r>
      <w:r w:rsidR="001E184E">
        <w:rPr>
          <w:rFonts w:ascii="Arial" w:hAnsi="Arial" w:cs="Arial"/>
        </w:rPr>
        <w:t>ы</w:t>
      </w:r>
      <w:r w:rsidRPr="001A4543">
        <w:rPr>
          <w:rFonts w:ascii="Arial" w:hAnsi="Arial" w:cs="Arial"/>
        </w:rPr>
        <w:t xml:space="preserve">х в </w:t>
      </w:r>
      <w:r w:rsidRPr="001A4543">
        <w:rPr>
          <w:rFonts w:ascii="Arial" w:hAnsi="Arial" w:cs="Arial"/>
          <w:lang w:val="en-US"/>
        </w:rPr>
        <w:t>MRS</w:t>
      </w:r>
      <w:r w:rsidRPr="001A4543">
        <w:rPr>
          <w:rFonts w:ascii="Arial" w:hAnsi="Arial" w:cs="Arial"/>
        </w:rPr>
        <w:t xml:space="preserve"> с помощью транзакции </w:t>
      </w:r>
      <w:r w:rsidRPr="001A4543">
        <w:rPr>
          <w:rFonts w:ascii="Arial" w:hAnsi="Arial" w:cs="Arial"/>
          <w:lang w:val="en-US"/>
        </w:rPr>
        <w:t>ZPM</w:t>
      </w:r>
      <w:r w:rsidRPr="001A4543">
        <w:rPr>
          <w:rFonts w:ascii="Arial" w:hAnsi="Arial" w:cs="Arial"/>
        </w:rPr>
        <w:t>_</w:t>
      </w:r>
      <w:r w:rsidRPr="001A4543">
        <w:rPr>
          <w:rFonts w:ascii="Arial" w:hAnsi="Arial" w:cs="Arial"/>
          <w:lang w:val="en-US"/>
        </w:rPr>
        <w:t>HRTOMRS</w:t>
      </w:r>
      <w:r w:rsidRPr="001A4543">
        <w:rPr>
          <w:rFonts w:ascii="Arial" w:hAnsi="Arial" w:cs="Arial"/>
        </w:rPr>
        <w:t>. Заполняются поля:</w:t>
      </w:r>
    </w:p>
    <w:p w14:paraId="70B51990" w14:textId="77777777" w:rsidR="006F1AC5" w:rsidRPr="001A4543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>- Ид. объекта;</w:t>
      </w:r>
    </w:p>
    <w:p w14:paraId="6EA2A94A" w14:textId="77777777" w:rsidR="006F1AC5" w:rsidRPr="00A536FD" w:rsidRDefault="006F1AC5" w:rsidP="006F1AC5">
      <w:pPr>
        <w:spacing w:before="120" w:line="276" w:lineRule="auto"/>
        <w:ind w:firstLine="567"/>
        <w:rPr>
          <w:rFonts w:ascii="Arial" w:hAnsi="Arial" w:cs="Arial"/>
        </w:rPr>
      </w:pPr>
      <w:r w:rsidRPr="001A4543">
        <w:rPr>
          <w:rFonts w:ascii="Arial" w:hAnsi="Arial" w:cs="Arial"/>
        </w:rPr>
        <w:t>- Период анализа.</w:t>
      </w:r>
    </w:p>
    <w:p w14:paraId="2CE2FE75" w14:textId="1320ED22" w:rsidR="00B314C8" w:rsidRPr="00777793" w:rsidRDefault="00B314C8">
      <w:pPr>
        <w:spacing w:before="12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Инженер</w:t>
      </w:r>
      <w:r w:rsidR="00A0211B">
        <w:rPr>
          <w:rFonts w:ascii="Arial" w:hAnsi="Arial" w:cs="Arial"/>
        </w:rPr>
        <w:t>у</w:t>
      </w:r>
      <w:r w:rsidRPr="00777793">
        <w:rPr>
          <w:rFonts w:ascii="Arial" w:hAnsi="Arial" w:cs="Arial"/>
        </w:rPr>
        <w:t xml:space="preserve"> ТОиР </w:t>
      </w:r>
      <w:r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 xml:space="preserve">необходимо проверить доступность собственного персонала и персонала сторонних организаций, используемых в заказах по запланированным воздействиям в транзакции /MRSS/PLBOORGSRV/, и при выявлении недоступности провести корректировку сроков, объемов работ (на уровне заказов, при невозможности выполнения ввиду отсутствия ресурсов отменяя часть запланированных заказов). </w:t>
      </w:r>
    </w:p>
    <w:p w14:paraId="4B1E986A" w14:textId="74E73150" w:rsidR="00E72EFD" w:rsidRPr="00621CB6" w:rsidRDefault="00E72EFD" w:rsidP="001A4543">
      <w:pPr>
        <w:spacing w:before="12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На этапе планирования недели и суток </w:t>
      </w:r>
      <w:r>
        <w:rPr>
          <w:rFonts w:ascii="Arial" w:hAnsi="Arial" w:cs="Arial"/>
        </w:rPr>
        <w:t>Инженер</w:t>
      </w:r>
      <w:r w:rsidRPr="00621CB6">
        <w:rPr>
          <w:rFonts w:ascii="Arial" w:hAnsi="Arial" w:cs="Arial"/>
        </w:rPr>
        <w:t xml:space="preserve"> ТОиР должен реализовать присвоения на уровне табельных номеров, и проверить назначения и загрузку персонала, и, при необходимости (в случае задержек выполнения работ, возникновения перегрузок, актуализации данных об отсутствии/присутствии сотрудников и т.п.), откорректировать назначения (выполнить переброску ресурсов либо откорректировать сроки заказов). В процессе «ПП-07.03.03.01-</w:t>
      </w:r>
      <w:r w:rsidRPr="001A4543">
        <w:rPr>
          <w:rFonts w:ascii="Arial" w:hAnsi="Arial" w:cs="Arial"/>
        </w:rPr>
        <w:t>ERP</w:t>
      </w:r>
      <w:r w:rsidRPr="00621CB6">
        <w:rPr>
          <w:rFonts w:ascii="Arial" w:hAnsi="Arial" w:cs="Arial"/>
        </w:rPr>
        <w:t xml:space="preserve"> Выполнение и фактический учет воздействий» на основе данных назначений будет формироваться наряд-задание Исполнителям работ ТОиР.</w:t>
      </w:r>
    </w:p>
    <w:p w14:paraId="6FCA062D" w14:textId="7C6246E5" w:rsidR="00E72EFD" w:rsidRPr="005D77B2" w:rsidRDefault="00E72EFD" w:rsidP="001A4543">
      <w:pPr>
        <w:spacing w:before="12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обработки назначений персонала используется транзакция /MRSS/PLBOORGSRV/ </w:t>
      </w:r>
      <w:r w:rsidRPr="005D77B2">
        <w:rPr>
          <w:rFonts w:ascii="Arial" w:hAnsi="Arial" w:cs="Arial"/>
        </w:rPr>
        <w:t xml:space="preserve">(Панель планирования </w:t>
      </w:r>
      <w:r w:rsidRPr="001A4543">
        <w:rPr>
          <w:rFonts w:ascii="Arial" w:hAnsi="Arial" w:cs="Arial"/>
        </w:rPr>
        <w:t>MRS</w:t>
      </w:r>
      <w:r w:rsidRPr="005D77B2">
        <w:rPr>
          <w:rFonts w:ascii="Arial" w:hAnsi="Arial" w:cs="Arial"/>
        </w:rPr>
        <w:t xml:space="preserve">), ракурс «Представление потребностей». Для удобства проверки используется столбчатая диаграмма загрузки рабочих, привязанная к временной шкале запланированных заказов ТОРО и их операций. См. общее описание планирования в MRS в разделе </w:t>
      </w:r>
      <w:r w:rsidR="00883375">
        <w:rPr>
          <w:rFonts w:ascii="Arial" w:hAnsi="Arial" w:cs="Arial"/>
        </w:rPr>
        <w:t>«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_Ref39070511 \r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5.10.1</w:t>
      </w:r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 xml:space="preserve"> </w:t>
      </w:r>
      <w:r w:rsidR="00883375">
        <w:rPr>
          <w:rFonts w:ascii="Arial" w:hAnsi="Arial" w:cs="Arial"/>
        </w:rPr>
        <w:fldChar w:fldCharType="begin"/>
      </w:r>
      <w:r w:rsidR="00883375">
        <w:rPr>
          <w:rFonts w:ascii="Arial" w:hAnsi="Arial" w:cs="Arial"/>
        </w:rPr>
        <w:instrText xml:space="preserve"> REF _Ref39070515 \h  \* MERGEFORMAT </w:instrText>
      </w:r>
      <w:r w:rsidR="00883375">
        <w:rPr>
          <w:rFonts w:ascii="Arial" w:hAnsi="Arial" w:cs="Arial"/>
        </w:rPr>
      </w:r>
      <w:r w:rsidR="00883375">
        <w:rPr>
          <w:rFonts w:ascii="Arial" w:hAnsi="Arial" w:cs="Arial"/>
        </w:rPr>
        <w:fldChar w:fldCharType="separate"/>
      </w:r>
      <w:ins w:id="2824" w:author="ShramkovAB" w:date="2021-04-12T16:50:00Z">
        <w:r w:rsidR="00DD0D1E" w:rsidRPr="00DD0D1E">
          <w:rPr>
            <w:rFonts w:ascii="Arial" w:hAnsi="Arial" w:cs="Arial"/>
            <w:rPrChange w:id="2825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del w:id="2826" w:author="ShramkovAB" w:date="2021-04-12T16:50:00Z">
        <w:r w:rsidR="002D72A9" w:rsidRPr="001A4543" w:rsidDel="00DD0D1E">
          <w:rPr>
            <w:rFonts w:ascii="Arial" w:hAnsi="Arial" w:cs="Arial"/>
          </w:rPr>
          <w:delText>Мультиресурсное планирование (MRS)</w:delText>
        </w:r>
      </w:del>
      <w:r w:rsidR="00883375">
        <w:rPr>
          <w:rFonts w:ascii="Arial" w:hAnsi="Arial" w:cs="Arial"/>
        </w:rPr>
        <w:fldChar w:fldCharType="end"/>
      </w:r>
      <w:r w:rsidR="00883375">
        <w:rPr>
          <w:rFonts w:ascii="Arial" w:hAnsi="Arial" w:cs="Arial"/>
        </w:rPr>
        <w:t>»</w:t>
      </w:r>
      <w:r w:rsidRPr="005D77B2">
        <w:rPr>
          <w:rFonts w:ascii="Arial" w:hAnsi="Arial" w:cs="Arial"/>
        </w:rPr>
        <w:t>.</w:t>
      </w:r>
    </w:p>
    <w:p w14:paraId="345BED3A" w14:textId="77777777" w:rsidR="00E72EFD" w:rsidRPr="00621CB6" w:rsidRDefault="00E72EFD" w:rsidP="001A4543">
      <w:pPr>
        <w:spacing w:before="12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</w:t>
      </w:r>
      <w:r w:rsidRPr="00E54291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транзакци</w:t>
      </w:r>
      <w:r>
        <w:rPr>
          <w:rFonts w:ascii="Arial" w:hAnsi="Arial" w:cs="Arial"/>
        </w:rPr>
        <w:t>и</w:t>
      </w:r>
      <w:r w:rsidRPr="00621CB6">
        <w:rPr>
          <w:rFonts w:ascii="Arial" w:hAnsi="Arial" w:cs="Arial"/>
        </w:rPr>
        <w:t xml:space="preserve"> /MRSS/PLBOORGSRV/ </w:t>
      </w:r>
      <w:r w:rsidRPr="00621CB6">
        <w:rPr>
          <w:rFonts w:ascii="Arial" w:hAnsi="Arial" w:cs="Arial"/>
          <w:szCs w:val="24"/>
        </w:rPr>
        <w:t xml:space="preserve">(Панель планирования </w:t>
      </w:r>
      <w:r w:rsidRPr="00621CB6">
        <w:rPr>
          <w:rFonts w:ascii="Arial" w:hAnsi="Arial" w:cs="Arial"/>
          <w:szCs w:val="24"/>
          <w:lang w:val="en-US"/>
        </w:rPr>
        <w:t>MRS</w:t>
      </w:r>
      <w:r w:rsidRPr="00621CB6">
        <w:rPr>
          <w:rFonts w:ascii="Arial" w:hAnsi="Arial" w:cs="Arial"/>
          <w:szCs w:val="24"/>
        </w:rPr>
        <w:t>)</w:t>
      </w:r>
      <w:r w:rsidRPr="00621CB6">
        <w:rPr>
          <w:rFonts w:ascii="Arial" w:hAnsi="Arial" w:cs="Arial"/>
        </w:rPr>
        <w:t>:</w:t>
      </w:r>
    </w:p>
    <w:p w14:paraId="45A88DBB" w14:textId="77777777" w:rsidR="00E72EFD" w:rsidRPr="00621CB6" w:rsidRDefault="00E72EFD" w:rsidP="00E72EFD">
      <w:pPr>
        <w:spacing w:after="240" w:line="276" w:lineRule="auto"/>
        <w:ind w:left="927"/>
        <w:rPr>
          <w:rFonts w:ascii="Arial" w:hAnsi="Arial" w:cs="Arial"/>
        </w:rPr>
      </w:pPr>
      <w:r w:rsidRPr="00621CB6">
        <w:rPr>
          <w:rFonts w:ascii="Arial" w:hAnsi="Arial" w:cs="Arial"/>
        </w:rPr>
        <w:t>- Узел планирования ресурсов (рабочее место);</w:t>
      </w:r>
    </w:p>
    <w:p w14:paraId="1B489EC1" w14:textId="331BC43F" w:rsidR="00B314C8" w:rsidRPr="00777793" w:rsidRDefault="00E72EFD" w:rsidP="001A4543">
      <w:pPr>
        <w:spacing w:after="240" w:line="276" w:lineRule="auto"/>
        <w:ind w:left="927"/>
        <w:rPr>
          <w:rFonts w:ascii="Arial" w:hAnsi="Arial" w:cs="Arial"/>
          <w:szCs w:val="24"/>
        </w:rPr>
      </w:pPr>
      <w:r w:rsidRPr="00621CB6">
        <w:rPr>
          <w:rFonts w:ascii="Arial" w:hAnsi="Arial" w:cs="Arial"/>
        </w:rPr>
        <w:t>- Период для ресурсов (с .. по)</w:t>
      </w:r>
      <w:r w:rsidR="00B314C8" w:rsidRPr="00777793">
        <w:rPr>
          <w:rFonts w:ascii="Arial" w:hAnsi="Arial" w:cs="Arial"/>
          <w:szCs w:val="24"/>
        </w:rPr>
        <w:t>.</w:t>
      </w:r>
    </w:p>
    <w:p w14:paraId="4BFF1A32" w14:textId="75614028" w:rsidR="00B314C8" w:rsidRPr="00777793" w:rsidRDefault="00B314C8" w:rsidP="00B314C8">
      <w:pPr>
        <w:pStyle w:val="afff4"/>
        <w:spacing w:after="0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 xml:space="preserve">Данные по потребностям </w:t>
      </w:r>
      <w:r w:rsidR="00E72EFD">
        <w:rPr>
          <w:rFonts w:ascii="Arial" w:hAnsi="Arial" w:cs="Arial"/>
          <w:szCs w:val="24"/>
        </w:rPr>
        <w:t xml:space="preserve">в ресурсах </w:t>
      </w:r>
      <w:r w:rsidRPr="00777793">
        <w:rPr>
          <w:rFonts w:ascii="Arial" w:hAnsi="Arial" w:cs="Arial"/>
          <w:szCs w:val="24"/>
        </w:rPr>
        <w:t>будут приходить из операций заказов ТОРО.</w:t>
      </w:r>
    </w:p>
    <w:p w14:paraId="149CBFF7" w14:textId="793FAAA9" w:rsidR="00B314C8" w:rsidRPr="00777793" w:rsidRDefault="00B314C8" w:rsidP="00B314C8">
      <w:pPr>
        <w:pStyle w:val="afff4"/>
        <w:spacing w:after="0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 xml:space="preserve">Данные по доступности и квалификации персонала будут приходить </w:t>
      </w:r>
      <w:r>
        <w:rPr>
          <w:rFonts w:ascii="Arial" w:hAnsi="Arial" w:cs="Arial"/>
          <w:szCs w:val="24"/>
        </w:rPr>
        <w:t>в систему</w:t>
      </w:r>
      <w:r w:rsidRPr="00777793">
        <w:rPr>
          <w:rFonts w:ascii="Arial" w:hAnsi="Arial" w:cs="Arial"/>
          <w:szCs w:val="24"/>
        </w:rPr>
        <w:t xml:space="preserve"> </w:t>
      </w:r>
      <w:r w:rsidRPr="00777793">
        <w:rPr>
          <w:rFonts w:ascii="Arial" w:hAnsi="Arial" w:cs="Arial"/>
          <w:szCs w:val="24"/>
          <w:lang w:val="en-US"/>
        </w:rPr>
        <w:t>SAP</w:t>
      </w:r>
      <w:r w:rsidRPr="00777793">
        <w:rPr>
          <w:rFonts w:ascii="Arial" w:hAnsi="Arial" w:cs="Arial"/>
          <w:szCs w:val="24"/>
        </w:rPr>
        <w:t xml:space="preserve"> </w:t>
      </w:r>
      <w:r w:rsidRPr="00777793">
        <w:rPr>
          <w:rFonts w:ascii="Arial" w:hAnsi="Arial" w:cs="Arial"/>
          <w:szCs w:val="24"/>
          <w:lang w:val="en-US"/>
        </w:rPr>
        <w:t>S</w:t>
      </w:r>
      <w:r w:rsidRPr="00777793">
        <w:rPr>
          <w:rFonts w:ascii="Arial" w:hAnsi="Arial" w:cs="Arial"/>
          <w:szCs w:val="24"/>
        </w:rPr>
        <w:t>/4</w:t>
      </w:r>
      <w:r w:rsidRPr="00777793">
        <w:rPr>
          <w:rFonts w:ascii="Arial" w:hAnsi="Arial" w:cs="Arial"/>
          <w:szCs w:val="24"/>
          <w:lang w:val="en-US"/>
        </w:rPr>
        <w:t>HANA</w:t>
      </w:r>
      <w:del w:id="2827" w:author="Попова Дарья Николаевна (Подрядчик. ООО БерингПойнт)" w:date="2021-11-10T20:23:00Z">
        <w:r w:rsidRPr="00777793" w:rsidDel="00507FE5">
          <w:rPr>
            <w:rFonts w:ascii="Arial" w:hAnsi="Arial" w:cs="Arial"/>
            <w:szCs w:val="24"/>
          </w:rPr>
          <w:delText>,</w:delText>
        </w:r>
      </w:del>
      <w:r w:rsidRPr="0077779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в</w:t>
      </w:r>
      <w:r w:rsidRPr="00777793">
        <w:rPr>
          <w:rFonts w:ascii="Arial" w:hAnsi="Arial" w:cs="Arial"/>
          <w:szCs w:val="24"/>
        </w:rPr>
        <w:t xml:space="preserve"> инфо-тип</w:t>
      </w:r>
      <w:r>
        <w:rPr>
          <w:rFonts w:ascii="Arial" w:hAnsi="Arial" w:cs="Arial"/>
          <w:szCs w:val="24"/>
        </w:rPr>
        <w:t>ы</w:t>
      </w:r>
      <w:r w:rsidRPr="00777793">
        <w:rPr>
          <w:rFonts w:ascii="Arial" w:hAnsi="Arial" w:cs="Arial"/>
          <w:szCs w:val="24"/>
        </w:rPr>
        <w:t>, представленных в таблице ниже (см.</w:t>
      </w:r>
      <w:del w:id="2828" w:author="Попова Дарья Николаевна (Подрядчик. ООО БерингПойнт)" w:date="2021-11-10T20:23:00Z">
        <w:r w:rsidRPr="00777793" w:rsidDel="00507FE5">
          <w:rPr>
            <w:rFonts w:ascii="Arial" w:hAnsi="Arial" w:cs="Arial"/>
            <w:szCs w:val="24"/>
          </w:rPr>
          <w:delText xml:space="preserve"> </w:delText>
        </w:r>
      </w:del>
      <w:ins w:id="2829" w:author="Попова Дарья Николаевна (Подрядчик. ООО БерингПойнт)" w:date="2021-11-10T20:23:00Z">
        <w:r w:rsidR="00507FE5" w:rsidRPr="00507FE5">
          <w:rPr>
            <w:rFonts w:ascii="Arial" w:hAnsi="Arial" w:cs="Arial"/>
            <w:szCs w:val="24"/>
            <w:rPrChange w:id="2830" w:author="Попова Дарья Николаевна (Подрядчик. ООО БерингПойнт)" w:date="2021-11-10T20:23:00Z">
              <w:rPr>
                <w:rFonts w:ascii="Arial" w:hAnsi="Arial" w:cs="Arial"/>
                <w:szCs w:val="24"/>
                <w:lang w:val="en-US"/>
              </w:rPr>
            </w:rPrChange>
          </w:rPr>
          <w:t xml:space="preserve"> </w:t>
        </w:r>
        <w:r w:rsidR="00507FE5">
          <w:rPr>
            <w:rFonts w:ascii="Arial" w:hAnsi="Arial" w:cs="Arial"/>
            <w:szCs w:val="24"/>
          </w:rPr>
          <w:t>Таблица «Инфо-типы»</w:t>
        </w:r>
      </w:ins>
      <w:del w:id="2831" w:author="Попова Дарья Николаевна (Подрядчик. ООО БерингПойнт)" w:date="2021-11-10T20:23:00Z">
        <w:r w:rsidRPr="00777793" w:rsidDel="00507FE5">
          <w:rPr>
            <w:rFonts w:ascii="Arial" w:hAnsi="Arial" w:cs="Arial"/>
            <w:szCs w:val="24"/>
          </w:rPr>
          <w:fldChar w:fldCharType="begin"/>
        </w:r>
        <w:r w:rsidRPr="00777793" w:rsidDel="00507FE5">
          <w:rPr>
            <w:rFonts w:ascii="Arial" w:hAnsi="Arial" w:cs="Arial"/>
            <w:szCs w:val="24"/>
          </w:rPr>
          <w:delInstrText xml:space="preserve"> REF _Ref500768995 \h  \* MERGEFORMAT </w:delInstrText>
        </w:r>
        <w:r w:rsidRPr="00777793" w:rsidDel="00507FE5">
          <w:rPr>
            <w:rFonts w:ascii="Arial" w:hAnsi="Arial" w:cs="Arial"/>
            <w:szCs w:val="24"/>
          </w:rPr>
        </w:r>
        <w:r w:rsidRPr="00777793" w:rsidDel="00507FE5">
          <w:rPr>
            <w:rFonts w:ascii="Arial" w:hAnsi="Arial" w:cs="Arial"/>
            <w:szCs w:val="24"/>
          </w:rPr>
          <w:fldChar w:fldCharType="separate"/>
        </w:r>
      </w:del>
      <w:ins w:id="2832" w:author="ShramkovAB" w:date="2021-04-12T16:50:00Z">
        <w:del w:id="2833" w:author="Попова Дарья Николаевна (Подрядчик. ООО БерингПойнт)" w:date="2021-11-10T20:23:00Z">
          <w:r w:rsidR="00DD0D1E" w:rsidDel="00507FE5">
            <w:rPr>
              <w:rFonts w:ascii="Arial" w:hAnsi="Arial" w:cs="Arial"/>
              <w:b/>
              <w:bCs/>
              <w:szCs w:val="24"/>
            </w:rPr>
            <w:delText>Ошибка! Источник ссылки не найден.</w:delText>
          </w:r>
        </w:del>
      </w:ins>
      <w:del w:id="2834" w:author="Попова Дарья Николаевна (Подрядчик. ООО БерингПойнт)" w:date="2021-11-10T20:23:00Z">
        <w:r w:rsidRPr="00777793" w:rsidDel="00507FE5">
          <w:rPr>
            <w:rFonts w:ascii="Arial" w:hAnsi="Arial" w:cs="Arial"/>
            <w:szCs w:val="24"/>
          </w:rPr>
          <w:fldChar w:fldCharType="end"/>
        </w:r>
      </w:del>
      <w:r w:rsidRPr="00777793">
        <w:rPr>
          <w:rFonts w:ascii="Arial" w:hAnsi="Arial" w:cs="Arial"/>
          <w:szCs w:val="24"/>
        </w:rPr>
        <w:t>).</w:t>
      </w:r>
    </w:p>
    <w:p w14:paraId="5C7D2B5D" w14:textId="77777777" w:rsidR="00B314C8" w:rsidRPr="00777793" w:rsidRDefault="00B314C8" w:rsidP="00B314C8">
      <w:pPr>
        <w:pStyle w:val="Tabname"/>
        <w:keepNext/>
        <w:rPr>
          <w:rFonts w:cs="Arial"/>
          <w:sz w:val="24"/>
        </w:rPr>
      </w:pPr>
      <w:r w:rsidRPr="00777793">
        <w:rPr>
          <w:rFonts w:cs="Arial"/>
          <w:sz w:val="24"/>
        </w:rPr>
        <w:lastRenderedPageBreak/>
        <w:t xml:space="preserve">Таблица Инфо-типы </w:t>
      </w:r>
    </w:p>
    <w:tbl>
      <w:tblPr>
        <w:tblStyle w:val="af7"/>
        <w:tblW w:w="5000" w:type="pct"/>
        <w:tblLook w:val="04A0" w:firstRow="1" w:lastRow="0" w:firstColumn="1" w:lastColumn="0" w:noHBand="0" w:noVBand="1"/>
      </w:tblPr>
      <w:tblGrid>
        <w:gridCol w:w="2830"/>
        <w:gridCol w:w="7366"/>
      </w:tblGrid>
      <w:tr w:rsidR="00B314C8" w:rsidRPr="00777793" w14:paraId="6A0AE511" w14:textId="77777777" w:rsidTr="00A529CF">
        <w:trPr>
          <w:tblHeader/>
        </w:trPr>
        <w:tc>
          <w:tcPr>
            <w:tcW w:w="1388" w:type="pct"/>
            <w:vAlign w:val="center"/>
          </w:tcPr>
          <w:p w14:paraId="48F5774F" w14:textId="77777777" w:rsidR="00B314C8" w:rsidRPr="00777793" w:rsidRDefault="00B314C8" w:rsidP="00A529CF">
            <w:pPr>
              <w:pStyle w:val="1a"/>
              <w:jc w:val="center"/>
              <w:rPr>
                <w:b/>
              </w:rPr>
            </w:pPr>
            <w:r w:rsidRPr="00777793">
              <w:rPr>
                <w:b/>
              </w:rPr>
              <w:t>Инфотип</w:t>
            </w:r>
          </w:p>
        </w:tc>
        <w:tc>
          <w:tcPr>
            <w:tcW w:w="3612" w:type="pct"/>
            <w:vAlign w:val="center"/>
          </w:tcPr>
          <w:p w14:paraId="0BEEFA74" w14:textId="77777777" w:rsidR="00B314C8" w:rsidRPr="00777793" w:rsidRDefault="00B314C8" w:rsidP="00A529CF">
            <w:pPr>
              <w:pStyle w:val="1a"/>
              <w:jc w:val="center"/>
              <w:rPr>
                <w:b/>
              </w:rPr>
            </w:pPr>
            <w:r w:rsidRPr="00777793">
              <w:rPr>
                <w:b/>
              </w:rPr>
              <w:t xml:space="preserve">Информация, используемая в </w:t>
            </w:r>
            <w:r w:rsidRPr="00777793">
              <w:rPr>
                <w:b/>
                <w:lang w:val="en-US"/>
              </w:rPr>
              <w:t>SAP</w:t>
            </w:r>
            <w:r w:rsidRPr="00777793">
              <w:rPr>
                <w:b/>
              </w:rPr>
              <w:t xml:space="preserve"> </w:t>
            </w:r>
            <w:r w:rsidRPr="00777793">
              <w:rPr>
                <w:b/>
                <w:lang w:val="en-US"/>
              </w:rPr>
              <w:t>MRS</w:t>
            </w:r>
          </w:p>
        </w:tc>
      </w:tr>
      <w:tr w:rsidR="00B314C8" w:rsidRPr="00777793" w14:paraId="4C6E8ACB" w14:textId="77777777" w:rsidTr="00A529CF">
        <w:trPr>
          <w:trHeight w:val="483"/>
        </w:trPr>
        <w:tc>
          <w:tcPr>
            <w:tcW w:w="1388" w:type="pct"/>
            <w:vAlign w:val="center"/>
          </w:tcPr>
          <w:p w14:paraId="3F02AE78" w14:textId="77777777" w:rsidR="00B314C8" w:rsidRPr="00777793" w:rsidRDefault="00B314C8" w:rsidP="00A529CF">
            <w:pPr>
              <w:pStyle w:val="1a"/>
            </w:pPr>
            <w:r w:rsidRPr="00777793">
              <w:t>0007 «Нормативное рабочее время»</w:t>
            </w:r>
          </w:p>
        </w:tc>
        <w:tc>
          <w:tcPr>
            <w:tcW w:w="3612" w:type="pct"/>
            <w:vAlign w:val="center"/>
          </w:tcPr>
          <w:p w14:paraId="64EBFDA5" w14:textId="77777777" w:rsidR="00B314C8" w:rsidRPr="00777793" w:rsidRDefault="00B314C8" w:rsidP="00A529CF">
            <w:pPr>
              <w:pStyle w:val="1a"/>
            </w:pPr>
            <w:r w:rsidRPr="00777793">
              <w:t>График рабочего времени каждого сотрудника</w:t>
            </w:r>
          </w:p>
        </w:tc>
      </w:tr>
      <w:tr w:rsidR="00B314C8" w:rsidRPr="00777793" w14:paraId="4768816C" w14:textId="77777777" w:rsidTr="00A529CF">
        <w:trPr>
          <w:trHeight w:val="523"/>
        </w:trPr>
        <w:tc>
          <w:tcPr>
            <w:tcW w:w="1388" w:type="pct"/>
            <w:vAlign w:val="center"/>
          </w:tcPr>
          <w:p w14:paraId="47CF5E25" w14:textId="77777777" w:rsidR="00B314C8" w:rsidRPr="00777793" w:rsidRDefault="00B314C8" w:rsidP="00A529CF">
            <w:pPr>
              <w:pStyle w:val="1a"/>
            </w:pPr>
            <w:r w:rsidRPr="00777793">
              <w:t>2001 «Отсутствия»</w:t>
            </w:r>
          </w:p>
        </w:tc>
        <w:tc>
          <w:tcPr>
            <w:tcW w:w="3612" w:type="pct"/>
            <w:vAlign w:val="center"/>
          </w:tcPr>
          <w:p w14:paraId="795B8775" w14:textId="77777777" w:rsidR="00B314C8" w:rsidRPr="00777793" w:rsidRDefault="00B314C8" w:rsidP="00A529CF">
            <w:pPr>
              <w:pStyle w:val="1a"/>
            </w:pPr>
            <w:r w:rsidRPr="00777793">
              <w:t>Время, когда сотрудник не выполняет предусмотреные графиком служебные обязанности в связи с больничным, отпуском, прогулом, донорством и пр.</w:t>
            </w:r>
          </w:p>
        </w:tc>
      </w:tr>
      <w:tr w:rsidR="00B314C8" w:rsidRPr="00777793" w14:paraId="72567E8C" w14:textId="77777777" w:rsidTr="00A529CF">
        <w:tc>
          <w:tcPr>
            <w:tcW w:w="1388" w:type="pct"/>
            <w:vAlign w:val="center"/>
          </w:tcPr>
          <w:p w14:paraId="0F39F80F" w14:textId="77777777" w:rsidR="00B314C8" w:rsidRPr="00777793" w:rsidRDefault="00B314C8" w:rsidP="00A529CF">
            <w:pPr>
              <w:pStyle w:val="1a"/>
            </w:pPr>
            <w:r w:rsidRPr="00777793">
              <w:t>2002 «Присутствия»</w:t>
            </w:r>
          </w:p>
        </w:tc>
        <w:tc>
          <w:tcPr>
            <w:tcW w:w="3612" w:type="pct"/>
            <w:vAlign w:val="center"/>
          </w:tcPr>
          <w:p w14:paraId="3DEE1989" w14:textId="77777777" w:rsidR="00B314C8" w:rsidRPr="00777793" w:rsidRDefault="00B314C8" w:rsidP="00A529CF">
            <w:pPr>
              <w:pStyle w:val="1a"/>
            </w:pPr>
            <w:r w:rsidRPr="00777793">
              <w:t>Время присутствия работника на работе помимо нормативного графика (аварийный ремонт, работа в выходные и праздничные дни и т.п.)</w:t>
            </w:r>
          </w:p>
        </w:tc>
      </w:tr>
      <w:tr w:rsidR="00B314C8" w:rsidRPr="00777793" w14:paraId="0EB4A238" w14:textId="77777777" w:rsidTr="00A529CF">
        <w:tc>
          <w:tcPr>
            <w:tcW w:w="1388" w:type="pct"/>
            <w:vAlign w:val="center"/>
          </w:tcPr>
          <w:p w14:paraId="7B41C2A2" w14:textId="77777777" w:rsidR="00B314C8" w:rsidRPr="00777793" w:rsidRDefault="00B314C8" w:rsidP="00A529CF">
            <w:pPr>
              <w:pStyle w:val="1a"/>
            </w:pPr>
            <w:r w:rsidRPr="00777793">
              <w:t>2003 «Альтернативное рабочее время»</w:t>
            </w:r>
          </w:p>
        </w:tc>
        <w:tc>
          <w:tcPr>
            <w:tcW w:w="3612" w:type="pct"/>
            <w:vAlign w:val="center"/>
          </w:tcPr>
          <w:p w14:paraId="24D4B1C5" w14:textId="77777777" w:rsidR="00B314C8" w:rsidRPr="00777793" w:rsidRDefault="00B314C8" w:rsidP="00A529CF">
            <w:pPr>
              <w:pStyle w:val="1a"/>
            </w:pPr>
            <w:r w:rsidRPr="00777793">
              <w:t>Временные изменения в нормативном графике работника</w:t>
            </w:r>
          </w:p>
        </w:tc>
      </w:tr>
      <w:tr w:rsidR="00B314C8" w:rsidRPr="00777793" w14:paraId="7F933E0D" w14:textId="77777777" w:rsidTr="00A529CF">
        <w:tc>
          <w:tcPr>
            <w:tcW w:w="1388" w:type="pct"/>
            <w:vAlign w:val="center"/>
          </w:tcPr>
          <w:p w14:paraId="42BFF50B" w14:textId="77777777" w:rsidR="00B314C8" w:rsidRPr="00777793" w:rsidRDefault="00B314C8" w:rsidP="00A529CF">
            <w:pPr>
              <w:pStyle w:val="1a"/>
            </w:pPr>
            <w:r w:rsidRPr="00777793">
              <w:t>0024 «Квалификации»</w:t>
            </w:r>
          </w:p>
        </w:tc>
        <w:tc>
          <w:tcPr>
            <w:tcW w:w="3612" w:type="pct"/>
            <w:vAlign w:val="center"/>
          </w:tcPr>
          <w:p w14:paraId="59287166" w14:textId="77777777" w:rsidR="00B314C8" w:rsidRPr="00777793" w:rsidRDefault="00B314C8" w:rsidP="00A529CF">
            <w:pPr>
              <w:pStyle w:val="1a"/>
            </w:pPr>
            <w:r w:rsidRPr="00777793">
              <w:t>Группа квалификаций, ее название, характеристика, а также начало и окончание действия</w:t>
            </w:r>
          </w:p>
        </w:tc>
      </w:tr>
    </w:tbl>
    <w:p w14:paraId="4EC07D6C" w14:textId="77777777" w:rsidR="00B314C8" w:rsidRPr="00777793" w:rsidRDefault="00B314C8" w:rsidP="00B314C8">
      <w:pPr>
        <w:pStyle w:val="afff4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>Для целей оперативного планирования данные по доступности и квалификации персонала ведутся на уровне рабочих мест ТОРО.</w:t>
      </w:r>
    </w:p>
    <w:p w14:paraId="76912943" w14:textId="3BA6227C" w:rsidR="00B314C8" w:rsidRPr="00777793" w:rsidRDefault="00B314C8" w:rsidP="00B314C8">
      <w:pPr>
        <w:pStyle w:val="afff4"/>
        <w:rPr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>При необходимости оперативного изменения времени доступности персонала в SAP MRS или при отсутствии</w:t>
      </w:r>
      <w:r>
        <w:rPr>
          <w:rFonts w:ascii="Arial" w:hAnsi="Arial" w:cs="Arial"/>
          <w:szCs w:val="24"/>
        </w:rPr>
        <w:t xml:space="preserve"> в системе</w:t>
      </w:r>
      <w:r w:rsidRPr="0077779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lang w:val="en-US"/>
        </w:rPr>
        <w:t>SAP</w:t>
      </w:r>
      <w:r w:rsidRPr="008157F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S/4</w:t>
      </w:r>
      <w:r>
        <w:rPr>
          <w:rFonts w:ascii="Arial" w:hAnsi="Arial" w:cs="Arial"/>
          <w:lang w:val="en-US"/>
        </w:rPr>
        <w:t>HANA</w:t>
      </w:r>
      <w:r w:rsidRPr="00777793">
        <w:rPr>
          <w:rFonts w:ascii="Arial" w:hAnsi="Arial" w:cs="Arial"/>
          <w:szCs w:val="24"/>
        </w:rPr>
        <w:t xml:space="preserve"> данных</w:t>
      </w:r>
      <w:r>
        <w:rPr>
          <w:rFonts w:ascii="Arial" w:hAnsi="Arial" w:cs="Arial"/>
          <w:szCs w:val="24"/>
        </w:rPr>
        <w:t>, полученных из АСУП,</w:t>
      </w:r>
      <w:r w:rsidRPr="00777793">
        <w:rPr>
          <w:rFonts w:ascii="Arial" w:hAnsi="Arial" w:cs="Arial"/>
          <w:szCs w:val="24"/>
        </w:rPr>
        <w:t xml:space="preserve"> будет реализована возможность корректировки информации об отсутствии/присутствии сотрудников напрямую в окне планирования SAP MRS с использованием справочника типов присвоения времени, ведение которого осуществляется в SAP MRS. В таблице представлен предлагаемый вариант данного справочника (см. </w:t>
      </w:r>
      <w:del w:id="2835" w:author="Попова Дарья Николаевна (Подрядчик. ООО БерингПойнт)" w:date="2021-11-10T20:24:00Z">
        <w:r w:rsidRPr="00777793" w:rsidDel="00507FE5">
          <w:rPr>
            <w:rFonts w:ascii="Arial" w:hAnsi="Arial" w:cs="Arial"/>
            <w:szCs w:val="24"/>
          </w:rPr>
          <w:fldChar w:fldCharType="begin"/>
        </w:r>
        <w:r w:rsidRPr="00777793" w:rsidDel="00507FE5">
          <w:rPr>
            <w:rFonts w:ascii="Arial" w:hAnsi="Arial" w:cs="Arial"/>
            <w:szCs w:val="24"/>
          </w:rPr>
          <w:delInstrText xml:space="preserve"> REF _Ref500769093 \h  \* MERGEFORMAT </w:delInstrText>
        </w:r>
        <w:r w:rsidRPr="00777793" w:rsidDel="00507FE5">
          <w:rPr>
            <w:rFonts w:ascii="Arial" w:hAnsi="Arial" w:cs="Arial"/>
            <w:szCs w:val="24"/>
          </w:rPr>
        </w:r>
        <w:r w:rsidRPr="00777793" w:rsidDel="00507FE5">
          <w:rPr>
            <w:rFonts w:ascii="Arial" w:hAnsi="Arial" w:cs="Arial"/>
            <w:szCs w:val="24"/>
          </w:rPr>
          <w:fldChar w:fldCharType="end"/>
        </w:r>
      </w:del>
      <w:ins w:id="2836" w:author="Попова Дарья Николаевна (Подрядчик. ООО БерингПойнт)" w:date="2021-11-10T20:24:00Z">
        <w:r w:rsidR="00507FE5">
          <w:rPr>
            <w:rFonts w:ascii="Arial" w:hAnsi="Arial" w:cs="Arial"/>
            <w:szCs w:val="24"/>
          </w:rPr>
          <w:t xml:space="preserve">Таблица </w:t>
        </w:r>
        <w:r w:rsidR="00507FE5">
          <w:rPr>
            <w:rFonts w:ascii="Arial" w:hAnsi="Arial" w:cs="Arial"/>
          </w:rPr>
          <w:t>«</w:t>
        </w:r>
      </w:ins>
      <w:del w:id="2837" w:author="Попова Дарья Николаевна (Подрядчик. ООО БерингПойнт)" w:date="2021-11-10T20:24:00Z">
        <w:r w:rsidRPr="00777793" w:rsidDel="00507FE5">
          <w:rPr>
            <w:rFonts w:ascii="Arial" w:hAnsi="Arial" w:cs="Arial"/>
          </w:rPr>
          <w:delText xml:space="preserve"> </w:delText>
        </w:r>
      </w:del>
      <w:r w:rsidRPr="00777793">
        <w:rPr>
          <w:rFonts w:ascii="Arial" w:hAnsi="Arial" w:cs="Arial"/>
        </w:rPr>
        <w:t>Типы присвоения времени</w:t>
      </w:r>
      <w:ins w:id="2838" w:author="Попова Дарья Николаевна (Подрядчик. ООО БерингПойнт)" w:date="2021-11-10T20:24:00Z">
        <w:r w:rsidR="00507FE5">
          <w:rPr>
            <w:rFonts w:ascii="Arial" w:hAnsi="Arial" w:cs="Arial"/>
          </w:rPr>
          <w:t>»</w:t>
        </w:r>
      </w:ins>
      <w:r w:rsidRPr="00777793">
        <w:rPr>
          <w:rFonts w:ascii="Arial" w:hAnsi="Arial" w:cs="Arial"/>
          <w:szCs w:val="24"/>
        </w:rPr>
        <w:t>).</w:t>
      </w:r>
    </w:p>
    <w:p w14:paraId="39E8F649" w14:textId="77777777" w:rsidR="00B314C8" w:rsidRPr="00777793" w:rsidRDefault="00B314C8" w:rsidP="00B314C8">
      <w:pPr>
        <w:pStyle w:val="Tabname"/>
        <w:keepNext/>
        <w:rPr>
          <w:rFonts w:cs="Arial"/>
          <w:sz w:val="24"/>
        </w:rPr>
      </w:pPr>
      <w:r w:rsidRPr="00777793">
        <w:rPr>
          <w:rFonts w:cs="Arial"/>
          <w:sz w:val="24"/>
        </w:rPr>
        <w:t xml:space="preserve">Таблица Типы присвоения времени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6"/>
        <w:gridCol w:w="6750"/>
      </w:tblGrid>
      <w:tr w:rsidR="00B314C8" w:rsidRPr="00777793" w14:paraId="7D8A1D74" w14:textId="77777777" w:rsidTr="00A529CF">
        <w:trPr>
          <w:trHeight w:val="441"/>
          <w:tblHeader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D2D9B" w14:textId="77777777" w:rsidR="00B314C8" w:rsidRPr="00777793" w:rsidRDefault="00B314C8" w:rsidP="00A529CF">
            <w:pPr>
              <w:pStyle w:val="afff6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77793">
              <w:rPr>
                <w:rFonts w:ascii="Arial" w:hAnsi="Arial" w:cs="Arial"/>
                <w:sz w:val="24"/>
                <w:szCs w:val="24"/>
              </w:rPr>
              <w:t>Тип присвоения времени</w:t>
            </w:r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B5A0A" w14:textId="77777777" w:rsidR="00B314C8" w:rsidRPr="00777793" w:rsidRDefault="00B314C8" w:rsidP="00A529CF">
            <w:pPr>
              <w:pStyle w:val="afff6"/>
              <w:rPr>
                <w:rFonts w:ascii="Arial" w:hAnsi="Arial" w:cs="Arial"/>
                <w:sz w:val="24"/>
                <w:szCs w:val="24"/>
              </w:rPr>
            </w:pPr>
            <w:r w:rsidRPr="00777793">
              <w:rPr>
                <w:rFonts w:ascii="Arial" w:hAnsi="Arial" w:cs="Arial"/>
                <w:sz w:val="24"/>
                <w:szCs w:val="24"/>
              </w:rPr>
              <w:t>Комментарий</w:t>
            </w:r>
          </w:p>
        </w:tc>
      </w:tr>
      <w:tr w:rsidR="00B314C8" w:rsidRPr="00777793" w14:paraId="49657763" w14:textId="77777777" w:rsidTr="00A529CF">
        <w:trPr>
          <w:trHeight w:val="300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8D3AB" w14:textId="77777777" w:rsidR="00B314C8" w:rsidRPr="00777793" w:rsidRDefault="00B314C8" w:rsidP="00A529CF">
            <w:pPr>
              <w:spacing w:after="200" w:line="276" w:lineRule="auto"/>
              <w:rPr>
                <w:rFonts w:ascii="Arial" w:hAnsi="Arial" w:cs="Arial"/>
                <w:szCs w:val="24"/>
              </w:rPr>
            </w:pPr>
            <w:r w:rsidRPr="00777793">
              <w:rPr>
                <w:rFonts w:ascii="Arial" w:hAnsi="Arial" w:cs="Arial"/>
                <w:szCs w:val="24"/>
              </w:rPr>
              <w:t>ДОСТУПЕН</w:t>
            </w:r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D0996" w14:textId="77777777" w:rsidR="00B314C8" w:rsidRPr="00777793" w:rsidRDefault="00B314C8" w:rsidP="00A529CF">
            <w:pPr>
              <w:spacing w:after="200" w:line="276" w:lineRule="auto"/>
              <w:ind w:left="140"/>
              <w:rPr>
                <w:rFonts w:ascii="Arial" w:hAnsi="Arial" w:cs="Arial"/>
                <w:szCs w:val="24"/>
              </w:rPr>
            </w:pPr>
            <w:r w:rsidRPr="00777793">
              <w:rPr>
                <w:rFonts w:ascii="Arial" w:hAnsi="Arial" w:cs="Arial"/>
                <w:szCs w:val="24"/>
              </w:rPr>
              <w:t>Сотрудник доступен</w:t>
            </w:r>
          </w:p>
        </w:tc>
      </w:tr>
      <w:tr w:rsidR="00B314C8" w:rsidRPr="00777793" w14:paraId="2BF8B669" w14:textId="77777777" w:rsidTr="00A529CF">
        <w:trPr>
          <w:trHeight w:val="300"/>
        </w:trPr>
        <w:tc>
          <w:tcPr>
            <w:tcW w:w="1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1FE22" w14:textId="77777777" w:rsidR="00B314C8" w:rsidRPr="00777793" w:rsidRDefault="00B314C8" w:rsidP="00A529CF">
            <w:pPr>
              <w:spacing w:after="200" w:line="276" w:lineRule="auto"/>
              <w:rPr>
                <w:rFonts w:ascii="Arial" w:hAnsi="Arial" w:cs="Arial"/>
                <w:color w:val="000000"/>
                <w:szCs w:val="24"/>
              </w:rPr>
            </w:pPr>
            <w:r w:rsidRPr="00777793">
              <w:rPr>
                <w:rFonts w:ascii="Arial" w:hAnsi="Arial" w:cs="Arial"/>
                <w:color w:val="000000"/>
                <w:szCs w:val="24"/>
              </w:rPr>
              <w:t>НЕ ДОСТУПЕН</w:t>
            </w:r>
          </w:p>
        </w:tc>
        <w:tc>
          <w:tcPr>
            <w:tcW w:w="3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F5124" w14:textId="77777777" w:rsidR="00B314C8" w:rsidRPr="00777793" w:rsidRDefault="00B314C8" w:rsidP="00A529CF">
            <w:pPr>
              <w:spacing w:after="200" w:line="276" w:lineRule="auto"/>
              <w:ind w:left="140"/>
              <w:rPr>
                <w:rFonts w:ascii="Arial" w:hAnsi="Arial" w:cs="Arial"/>
                <w:szCs w:val="24"/>
              </w:rPr>
            </w:pPr>
            <w:r w:rsidRPr="00777793">
              <w:rPr>
                <w:rFonts w:ascii="Arial" w:hAnsi="Arial" w:cs="Arial"/>
                <w:szCs w:val="24"/>
              </w:rPr>
              <w:t>Сотрудник не доступен</w:t>
            </w:r>
          </w:p>
        </w:tc>
      </w:tr>
    </w:tbl>
    <w:p w14:paraId="7F7A95EF" w14:textId="1A77FD8E" w:rsidR="00B314C8" w:rsidRDefault="00B314C8" w:rsidP="00B314C8">
      <w:pPr>
        <w:pStyle w:val="afff4"/>
        <w:rPr>
          <w:ins w:id="2839" w:author="Попова Дарья Николаевна (Подрядчик. ООО БерингПойнт)" w:date="2021-11-10T20:25:00Z"/>
          <w:rFonts w:ascii="Arial" w:hAnsi="Arial" w:cs="Arial"/>
          <w:szCs w:val="24"/>
        </w:rPr>
      </w:pPr>
      <w:r w:rsidRPr="00777793">
        <w:rPr>
          <w:rFonts w:ascii="Arial" w:hAnsi="Arial" w:cs="Arial"/>
          <w:szCs w:val="24"/>
        </w:rPr>
        <w:t xml:space="preserve">Обратная передача данных об отсутствии/присутствии персонала из системы SAP MRS в </w:t>
      </w:r>
      <w:r>
        <w:rPr>
          <w:rFonts w:ascii="Arial" w:hAnsi="Arial" w:cs="Arial"/>
          <w:szCs w:val="24"/>
        </w:rPr>
        <w:t xml:space="preserve">АСУП </w:t>
      </w:r>
      <w:r w:rsidRPr="00777793">
        <w:rPr>
          <w:rFonts w:ascii="Arial" w:hAnsi="Arial" w:cs="Arial"/>
          <w:szCs w:val="24"/>
        </w:rPr>
        <w:t>выполняться не будет.</w:t>
      </w:r>
    </w:p>
    <w:p w14:paraId="0846FE71" w14:textId="6067C38D" w:rsidR="00507FE5" w:rsidRDefault="00507FE5" w:rsidP="00B314C8">
      <w:pPr>
        <w:pStyle w:val="afff4"/>
        <w:rPr>
          <w:ins w:id="2840" w:author="Попова Дарья Николаевна (Подрядчик. ООО БерингПойнт)" w:date="2021-11-10T21:05:00Z"/>
          <w:rFonts w:ascii="Arial" w:hAnsi="Arial" w:cs="Arial"/>
          <w:color w:val="212121"/>
          <w:shd w:val="clear" w:color="auto" w:fill="FFFFFF"/>
        </w:rPr>
      </w:pPr>
      <w:ins w:id="2841" w:author="Попова Дарья Николаевна (Подрядчик. ООО БерингПойнт)" w:date="2021-11-10T20:25:00Z">
        <w:r>
          <w:rPr>
            <w:rFonts w:ascii="Arial" w:hAnsi="Arial" w:cs="Arial"/>
            <w:szCs w:val="24"/>
          </w:rPr>
          <w:t>При назначении ресурсов</w:t>
        </w:r>
      </w:ins>
      <w:ins w:id="2842" w:author="Попова Дарья Николаевна (Подрядчик. ООО БерингПойнт)" w:date="2021-11-10T20:29:00Z">
        <w:r w:rsidR="006B7BC8">
          <w:rPr>
            <w:rFonts w:ascii="Arial" w:hAnsi="Arial" w:cs="Arial"/>
            <w:szCs w:val="24"/>
          </w:rPr>
          <w:t xml:space="preserve"> - сотрудников</w:t>
        </w:r>
      </w:ins>
      <w:ins w:id="2843" w:author="Попова Дарья Николаевна (Подрядчик. ООО БерингПойнт)" w:date="2021-11-10T20:25:00Z">
        <w:r>
          <w:rPr>
            <w:rFonts w:ascii="Arial" w:hAnsi="Arial" w:cs="Arial"/>
            <w:szCs w:val="24"/>
          </w:rPr>
          <w:t xml:space="preserve"> </w:t>
        </w:r>
      </w:ins>
      <w:ins w:id="2844" w:author="Попова Дарья Николаевна (Подрядчик. ООО БерингПойнт)" w:date="2021-11-10T20:26:00Z">
        <w:r>
          <w:rPr>
            <w:rFonts w:ascii="Arial" w:hAnsi="Arial" w:cs="Arial"/>
            <w:szCs w:val="24"/>
          </w:rPr>
          <w:t xml:space="preserve">в </w:t>
        </w:r>
        <w:r>
          <w:rPr>
            <w:rFonts w:ascii="Arial" w:hAnsi="Arial" w:cs="Arial"/>
            <w:szCs w:val="24"/>
            <w:lang w:val="en-US"/>
          </w:rPr>
          <w:t>MRS</w:t>
        </w:r>
        <w:r w:rsidRPr="00507FE5">
          <w:rPr>
            <w:rFonts w:ascii="Arial" w:hAnsi="Arial" w:cs="Arial"/>
            <w:szCs w:val="24"/>
            <w:rPrChange w:id="2845" w:author="Попова Дарья Николаевна (Подрядчик. ООО БерингПойнт)" w:date="2021-11-10T20:26:00Z">
              <w:rPr>
                <w:rFonts w:ascii="Arial" w:hAnsi="Arial" w:cs="Arial"/>
                <w:szCs w:val="24"/>
                <w:lang w:val="en-US"/>
              </w:rPr>
            </w:rPrChange>
          </w:rPr>
          <w:t xml:space="preserve"> </w:t>
        </w:r>
      </w:ins>
      <w:ins w:id="2846" w:author="Попова Дарья Николаевна (Подрядчик. ООО БерингПойнт)" w:date="2021-11-10T20:25:00Z">
        <w:r>
          <w:rPr>
            <w:rFonts w:ascii="Arial" w:hAnsi="Arial" w:cs="Arial"/>
            <w:szCs w:val="24"/>
          </w:rPr>
          <w:t xml:space="preserve">на выполнении операции </w:t>
        </w:r>
      </w:ins>
      <w:ins w:id="2847" w:author="Попова Дарья Николаевна (Подрядчик. ООО БерингПойнт)" w:date="2021-11-10T20:43:00Z">
        <w:r w:rsidR="00A4505B" w:rsidRPr="00FC12D5">
          <w:rPr>
            <w:rFonts w:ascii="Arial" w:hAnsi="Arial" w:cs="Arial"/>
            <w:color w:val="212121"/>
            <w:shd w:val="clear" w:color="auto" w:fill="FFFFFF"/>
          </w:rPr>
          <w:t xml:space="preserve">вычисляется процент соответствия </w:t>
        </w:r>
        <w:r w:rsidR="00A4505B">
          <w:rPr>
            <w:rFonts w:ascii="Arial" w:hAnsi="Arial" w:cs="Arial"/>
            <w:color w:val="212121"/>
            <w:shd w:val="clear" w:color="auto" w:fill="FFFFFF"/>
          </w:rPr>
          <w:t>квалификаций профилю требований</w:t>
        </w:r>
        <w:r w:rsidR="00A4505B" w:rsidRPr="00FC12D5">
          <w:rPr>
            <w:rFonts w:ascii="Arial" w:hAnsi="Arial" w:cs="Arial"/>
            <w:color w:val="212121"/>
            <w:shd w:val="clear" w:color="auto" w:fill="FFFFFF"/>
          </w:rPr>
          <w:t>.</w:t>
        </w:r>
        <w:r w:rsidR="00A4505B">
          <w:rPr>
            <w:rFonts w:ascii="Arial" w:hAnsi="Arial" w:cs="Arial"/>
            <w:color w:val="212121"/>
            <w:shd w:val="clear" w:color="auto" w:fill="FFFFFF"/>
          </w:rPr>
          <w:t xml:space="preserve"> </w:t>
        </w:r>
      </w:ins>
      <w:ins w:id="2848" w:author="Попова Дарья Николаевна (Подрядчик. ООО БерингПойнт)" w:date="2021-11-10T20:31:00Z">
        <w:r w:rsidR="006B7BC8">
          <w:rPr>
            <w:rFonts w:ascii="Arial" w:hAnsi="Arial" w:cs="Arial"/>
            <w:szCs w:val="24"/>
          </w:rPr>
          <w:t>Профиль требований представляет собой набор квалификаций и их характеристик необходимых</w:t>
        </w:r>
      </w:ins>
      <w:ins w:id="2849" w:author="Попова Дарья Николаевна (Подрядчик. ООО БерингПойнт)" w:date="2021-11-10T20:32:00Z">
        <w:r w:rsidR="006B7BC8">
          <w:rPr>
            <w:rFonts w:ascii="Arial" w:hAnsi="Arial" w:cs="Arial"/>
            <w:szCs w:val="24"/>
          </w:rPr>
          <w:t xml:space="preserve"> для выполнения операции. Профили требован</w:t>
        </w:r>
        <w:r w:rsidR="00A4505B">
          <w:rPr>
            <w:rFonts w:ascii="Arial" w:hAnsi="Arial" w:cs="Arial"/>
            <w:szCs w:val="24"/>
          </w:rPr>
          <w:t>ий</w:t>
        </w:r>
      </w:ins>
      <w:ins w:id="2850" w:author="Попова Дарья Николаевна (Подрядчик. ООО БерингПойнт)" w:date="2021-11-10T20:44:00Z">
        <w:r w:rsidR="00A4505B">
          <w:rPr>
            <w:rFonts w:ascii="Arial" w:hAnsi="Arial" w:cs="Arial"/>
            <w:szCs w:val="24"/>
          </w:rPr>
          <w:t>, используемые в ТОиР,</w:t>
        </w:r>
      </w:ins>
      <w:ins w:id="2851" w:author="Попова Дарья Николаевна (Подрядчик. ООО БерингПойнт)" w:date="2021-11-10T20:32:00Z">
        <w:r w:rsidR="006B7BC8">
          <w:rPr>
            <w:rFonts w:ascii="Arial" w:hAnsi="Arial" w:cs="Arial"/>
            <w:szCs w:val="24"/>
          </w:rPr>
          <w:t xml:space="preserve"> содержат квалификации из групп</w:t>
        </w:r>
      </w:ins>
      <w:ins w:id="2852" w:author="Попова Дарья Николаевна (Подрядчик. ООО БерингПойнт)" w:date="2021-11-10T20:33:00Z">
        <w:r w:rsidR="006B7BC8">
          <w:rPr>
            <w:rFonts w:ascii="Arial" w:hAnsi="Arial" w:cs="Arial"/>
            <w:szCs w:val="24"/>
          </w:rPr>
          <w:t>ы «ТОРО», которые соответствуют должностям, а характеристика квалификации соответствует разряду.</w:t>
        </w:r>
      </w:ins>
      <w:ins w:id="2853" w:author="Попова Дарья Николаевна (Подрядчик. ООО БерингПойнт)" w:date="2021-11-10T20:42:00Z">
        <w:r w:rsidR="00A4505B">
          <w:rPr>
            <w:rFonts w:ascii="Arial" w:hAnsi="Arial" w:cs="Arial"/>
            <w:szCs w:val="24"/>
          </w:rPr>
          <w:t xml:space="preserve"> </w:t>
        </w:r>
      </w:ins>
      <w:ins w:id="2854" w:author="Попова Дарья Николаевна (Подрядчик. ООО БерингПойнт)" w:date="2021-11-10T20:44:00Z">
        <w:r w:rsidR="00A4505B">
          <w:rPr>
            <w:rFonts w:ascii="Arial" w:hAnsi="Arial" w:cs="Arial"/>
            <w:color w:val="212121"/>
            <w:shd w:val="clear" w:color="auto" w:fill="FFFFFF"/>
          </w:rPr>
          <w:t xml:space="preserve">При назначении ресурса </w:t>
        </w:r>
        <w:r w:rsidR="00A4505B" w:rsidRPr="00FC12D5">
          <w:rPr>
            <w:rFonts w:ascii="Arial" w:hAnsi="Arial" w:cs="Arial"/>
            <w:color w:val="212121"/>
            <w:shd w:val="clear" w:color="auto" w:fill="FFFFFF"/>
          </w:rPr>
          <w:t xml:space="preserve">процент соответствия </w:t>
        </w:r>
        <w:r w:rsidR="00A4505B">
          <w:rPr>
            <w:rFonts w:ascii="Arial" w:hAnsi="Arial" w:cs="Arial"/>
            <w:color w:val="212121"/>
            <w:shd w:val="clear" w:color="auto" w:fill="FFFFFF"/>
          </w:rPr>
          <w:t>квалификаций профилю требований будет принимать значение</w:t>
        </w:r>
        <w:r w:rsidR="00A4505B" w:rsidRPr="00431F5E">
          <w:rPr>
            <w:rFonts w:ascii="Arial" w:hAnsi="Arial" w:cs="Arial"/>
            <w:color w:val="212121"/>
            <w:shd w:val="clear" w:color="auto" w:fill="FFFFFF"/>
          </w:rPr>
          <w:t xml:space="preserve"> </w:t>
        </w:r>
        <w:r w:rsidR="00A4505B">
          <w:rPr>
            <w:rFonts w:ascii="Arial" w:hAnsi="Arial" w:cs="Arial"/>
            <w:color w:val="212121"/>
            <w:shd w:val="clear" w:color="auto" w:fill="FFFFFF"/>
          </w:rPr>
          <w:t>100</w:t>
        </w:r>
        <w:r w:rsidR="00A4505B" w:rsidRPr="00431F5E">
          <w:rPr>
            <w:rFonts w:ascii="Arial" w:hAnsi="Arial" w:cs="Arial"/>
            <w:color w:val="212121"/>
            <w:shd w:val="clear" w:color="auto" w:fill="FFFFFF"/>
          </w:rPr>
          <w:t>%</w:t>
        </w:r>
        <w:r w:rsidR="00A4505B">
          <w:rPr>
            <w:rFonts w:ascii="Arial" w:hAnsi="Arial" w:cs="Arial"/>
            <w:color w:val="212121"/>
            <w:shd w:val="clear" w:color="auto" w:fill="FFFFFF"/>
          </w:rPr>
          <w:t xml:space="preserve"> для сотрудников требуемого разряда, для сотрудников с более низким разрядом будет принимать значение меньше 100%. Для сотрудников с более высокими разрядами будет установлен процент более 100% (сверхквалификация </w:t>
        </w:r>
      </w:ins>
      <w:ins w:id="2855" w:author="Попова Дарья Николаевна (Подрядчик. ООО БерингПойнт)" w:date="2021-11-10T20:59:00Z">
        <w:r w:rsidR="008727C5">
          <w:rPr>
            <w:rFonts w:ascii="Arial" w:hAnsi="Arial" w:cs="Arial"/>
            <w:color w:val="212121"/>
            <w:shd w:val="clear" w:color="auto" w:fill="FFFFFF"/>
          </w:rPr>
          <w:t xml:space="preserve">устанавливается </w:t>
        </w:r>
      </w:ins>
      <w:ins w:id="2856" w:author="Попова Дарья Николаевна (Подрядчик. ООО БерингПойнт)" w:date="2021-11-10T20:44:00Z">
        <w:r w:rsidR="00A4505B">
          <w:rPr>
            <w:rFonts w:ascii="Arial" w:hAnsi="Arial" w:cs="Arial"/>
            <w:color w:val="212121"/>
            <w:shd w:val="clear" w:color="auto" w:fill="FFFFFF"/>
          </w:rPr>
          <w:t>разработкой</w:t>
        </w:r>
      </w:ins>
      <w:ins w:id="2857" w:author="Попова Дарья Николаевна (Подрядчик. ООО БерингПойнт)" w:date="2021-11-10T20:45:00Z">
        <w:r w:rsidR="00A4505B">
          <w:rPr>
            <w:rFonts w:ascii="Arial" w:hAnsi="Arial" w:cs="Arial"/>
            <w:color w:val="212121"/>
            <w:shd w:val="clear" w:color="auto" w:fill="FFFFFF"/>
          </w:rPr>
          <w:t xml:space="preserve"> </w:t>
        </w:r>
        <w:r w:rsidR="00A4505B">
          <w:rPr>
            <w:rFonts w:ascii="Arial" w:hAnsi="Arial" w:cs="Arial"/>
            <w:color w:val="212121"/>
            <w:shd w:val="clear" w:color="auto" w:fill="FFFFFF"/>
            <w:lang w:val="en-US"/>
          </w:rPr>
          <w:t>PM</w:t>
        </w:r>
      </w:ins>
      <w:ins w:id="2858" w:author="Попова Дарья Николаевна (Подрядчик. ООО БерингПойнт)" w:date="2021-11-10T20:59:00Z">
        <w:r w:rsidR="008727C5">
          <w:rPr>
            <w:rFonts w:ascii="Arial" w:hAnsi="Arial" w:cs="Arial"/>
            <w:color w:val="212121"/>
            <w:shd w:val="clear" w:color="auto" w:fill="FFFFFF"/>
          </w:rPr>
          <w:t xml:space="preserve">211, </w:t>
        </w:r>
      </w:ins>
      <w:ins w:id="2859" w:author="Попова Дарья Николаевна (Подрядчик. ООО БерингПойнт)" w:date="2021-11-10T21:01:00Z">
        <w:r w:rsidR="008727C5">
          <w:rPr>
            <w:rFonts w:ascii="Arial" w:hAnsi="Arial" w:cs="Arial"/>
            <w:color w:val="212121"/>
            <w:shd w:val="clear" w:color="auto" w:fill="FFFFFF"/>
          </w:rPr>
          <w:t xml:space="preserve">см. </w:t>
        </w:r>
      </w:ins>
      <w:ins w:id="2860" w:author="Попова Дарья Николаевна (Подрядчик. ООО БерингПойнт)" w:date="2021-11-10T21:03:00Z">
        <w:r w:rsidR="008727C5">
          <w:rPr>
            <w:rFonts w:ascii="Arial" w:hAnsi="Arial" w:cs="Arial"/>
            <w:color w:val="212121"/>
            <w:shd w:val="clear" w:color="auto" w:fill="FFFFFF"/>
          </w:rPr>
          <w:t>раздел</w:t>
        </w:r>
      </w:ins>
      <w:ins w:id="2861" w:author="Попова Дарья Николаевна (Подрядчик. ООО БерингПойнт)" w:date="2021-11-10T21:01:00Z">
        <w:r w:rsidR="008727C5">
          <w:rPr>
            <w:rFonts w:ascii="Arial" w:hAnsi="Arial" w:cs="Arial"/>
            <w:color w:val="212121"/>
            <w:shd w:val="clear" w:color="auto" w:fill="FFFFFF"/>
          </w:rPr>
          <w:t xml:space="preserve"> 5.10</w:t>
        </w:r>
      </w:ins>
      <w:ins w:id="2862" w:author="Попова Дарья Николаевна (Подрядчик. ООО БерингПойнт)" w:date="2021-11-10T20:44:00Z">
        <w:r w:rsidR="00A4505B">
          <w:rPr>
            <w:rFonts w:ascii="Arial" w:hAnsi="Arial" w:cs="Arial"/>
            <w:color w:val="212121"/>
            <w:shd w:val="clear" w:color="auto" w:fill="FFFFFF"/>
          </w:rPr>
          <w:t>)</w:t>
        </w:r>
      </w:ins>
      <w:ins w:id="2863" w:author="Попова Дарья Николаевна (Подрядчик. ООО БерингПойнт)" w:date="2021-11-10T21:01:00Z">
        <w:r w:rsidR="008727C5">
          <w:rPr>
            <w:rFonts w:ascii="Arial" w:hAnsi="Arial" w:cs="Arial"/>
            <w:color w:val="212121"/>
            <w:shd w:val="clear" w:color="auto" w:fill="FFFFFF"/>
          </w:rPr>
          <w:t>.</w:t>
        </w:r>
      </w:ins>
    </w:p>
    <w:p w14:paraId="3DF83121" w14:textId="262D50D2" w:rsidR="00370219" w:rsidRPr="00370219" w:rsidRDefault="00370219">
      <w:pPr>
        <w:pStyle w:val="afff4"/>
        <w:rPr>
          <w:ins w:id="2864" w:author="Попова Дарья Николаевна (Подрядчик. ООО БерингПойнт)" w:date="2021-11-10T21:05:00Z"/>
          <w:rFonts w:ascii="Arial" w:hAnsi="Arial" w:cs="Arial"/>
          <w:szCs w:val="24"/>
          <w:rPrChange w:id="2865" w:author="Попова Дарья Николаевна (Подрядчик. ООО БерингПойнт)" w:date="2021-11-10T21:06:00Z">
            <w:rPr>
              <w:ins w:id="2866" w:author="Попова Дарья Николаевна (Подрядчик. ООО БерингПойнт)" w:date="2021-11-10T21:05:00Z"/>
              <w:rFonts w:ascii="Arial" w:hAnsi="Arial" w:cs="Arial"/>
              <w:color w:val="212121"/>
              <w:sz w:val="22"/>
              <w:shd w:val="clear" w:color="auto" w:fill="FFFFFF"/>
            </w:rPr>
          </w:rPrChange>
        </w:rPr>
        <w:pPrChange w:id="2867" w:author="Попова Дарья Николаевна (Подрядчик. ООО БерингПойнт)" w:date="2021-11-10T21:06:00Z">
          <w:pPr>
            <w:ind w:left="708"/>
          </w:pPr>
        </w:pPrChange>
      </w:pPr>
      <w:ins w:id="2868" w:author="Попова Дарья Николаевна (Подрядчик. ООО БерингПойнт)" w:date="2021-11-10T21:05:00Z">
        <w:r w:rsidRPr="00370219">
          <w:rPr>
            <w:rFonts w:ascii="Arial" w:hAnsi="Arial" w:cs="Arial"/>
            <w:szCs w:val="24"/>
            <w:rPrChange w:id="2869" w:author="Попова Дарья Николаевна (Подрядчик. ООО БерингПойнт)" w:date="2021-11-10T21:06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lastRenderedPageBreak/>
          <w:t xml:space="preserve">В общем случае процент соответствия </w:t>
        </w:r>
        <w:r>
          <w:rPr>
            <w:rFonts w:ascii="Arial" w:hAnsi="Arial" w:cs="Arial"/>
            <w:szCs w:val="24"/>
          </w:rPr>
          <w:t>завис</w:t>
        </w:r>
      </w:ins>
      <w:ins w:id="2870" w:author="Попова Дарья Николаевна (Подрядчик. ООО БерингПойнт)" w:date="2021-11-10T21:06:00Z">
        <w:r>
          <w:rPr>
            <w:rFonts w:ascii="Arial" w:hAnsi="Arial" w:cs="Arial"/>
            <w:szCs w:val="24"/>
          </w:rPr>
          <w:t>ит</w:t>
        </w:r>
      </w:ins>
      <w:ins w:id="2871" w:author="Попова Дарья Николаевна (Подрядчик. ООО БерингПойнт)" w:date="2021-11-10T21:05:00Z">
        <w:r w:rsidRPr="00370219">
          <w:rPr>
            <w:rFonts w:ascii="Arial" w:hAnsi="Arial" w:cs="Arial"/>
            <w:szCs w:val="24"/>
            <w:rPrChange w:id="2872" w:author="Попова Дарья Николаевна (Подрядчик. ООО БерингПойнт)" w:date="2021-11-10T21:06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 xml:space="preserve"> от разряда, присвоенного профилю требований (1 разряд = 1 / (разряд в профиле) * 100), галка «Обязательные требования выполнены» </w:t>
        </w:r>
        <w:r>
          <w:rPr>
            <w:rFonts w:ascii="Arial" w:hAnsi="Arial" w:cs="Arial"/>
            <w:szCs w:val="24"/>
          </w:rPr>
          <w:t>проставл</w:t>
        </w:r>
      </w:ins>
      <w:ins w:id="2873" w:author="Попова Дарья Николаевна (Подрядчик. ООО БерингПойнт)" w:date="2021-11-10T21:06:00Z">
        <w:r>
          <w:rPr>
            <w:rFonts w:ascii="Arial" w:hAnsi="Arial" w:cs="Arial"/>
            <w:szCs w:val="24"/>
          </w:rPr>
          <w:t>яется</w:t>
        </w:r>
      </w:ins>
      <w:ins w:id="2874" w:author="Попова Дарья Николаевна (Подрядчик. ООО БерингПойнт)" w:date="2021-11-10T21:05:00Z">
        <w:r w:rsidRPr="00370219">
          <w:rPr>
            <w:rFonts w:ascii="Arial" w:hAnsi="Arial" w:cs="Arial"/>
            <w:szCs w:val="24"/>
            <w:rPrChange w:id="2875" w:author="Попова Дарья Николаевна (Подрядчик. ООО БерингПойнт)" w:date="2021-11-10T21:06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 xml:space="preserve"> у сотрудников с требуемым разрядом и выше.</w:t>
        </w:r>
      </w:ins>
    </w:p>
    <w:p w14:paraId="7581965A" w14:textId="4B375FA3" w:rsidR="00370219" w:rsidRPr="00370219" w:rsidRDefault="00370219">
      <w:pPr>
        <w:pStyle w:val="afff4"/>
        <w:rPr>
          <w:ins w:id="2876" w:author="Попова Дарья Николаевна (Подрядчик. ООО БерингПойнт)" w:date="2021-11-10T21:05:00Z"/>
          <w:rFonts w:ascii="Arial" w:hAnsi="Arial" w:cs="Arial"/>
          <w:szCs w:val="24"/>
          <w:rPrChange w:id="2877" w:author="Попова Дарья Николаевна (Подрядчик. ООО БерингПойнт)" w:date="2021-11-10T21:06:00Z">
            <w:rPr>
              <w:ins w:id="2878" w:author="Попова Дарья Николаевна (Подрядчик. ООО БерингПойнт)" w:date="2021-11-10T21:05:00Z"/>
              <w:rFonts w:ascii="Arial" w:hAnsi="Arial" w:cs="Arial"/>
              <w:color w:val="212121"/>
              <w:sz w:val="22"/>
              <w:shd w:val="clear" w:color="auto" w:fill="FFFFFF"/>
            </w:rPr>
          </w:rPrChange>
        </w:rPr>
        <w:pPrChange w:id="2879" w:author="Попова Дарья Николаевна (Подрядчик. ООО БерингПойнт)" w:date="2021-11-10T21:06:00Z">
          <w:pPr>
            <w:spacing w:after="160" w:line="259" w:lineRule="auto"/>
            <w:ind w:left="708"/>
          </w:pPr>
        </w:pPrChange>
      </w:pPr>
      <w:ins w:id="2880" w:author="Попова Дарья Николаевна (Подрядчик. ООО БерингПойнт)" w:date="2021-11-10T21:05:00Z">
        <w:r w:rsidRPr="00370219">
          <w:rPr>
            <w:rFonts w:ascii="Arial" w:hAnsi="Arial" w:cs="Arial"/>
            <w:szCs w:val="24"/>
            <w:rPrChange w:id="2881" w:author="Попова Дарья Николаевна (Подрядчик. ООО БерингПойнт)" w:date="2021-11-10T21:06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>При назначении сотрудника на выполнение операции реализованы следующие проверки</w:t>
        </w:r>
      </w:ins>
      <w:ins w:id="2882" w:author="Попова Дарья Николаевна (Подрядчик. ООО БерингПойнт)" w:date="2021-11-10T21:09:00Z">
        <w:r>
          <w:rPr>
            <w:rFonts w:ascii="Arial" w:hAnsi="Arial" w:cs="Arial"/>
            <w:szCs w:val="24"/>
          </w:rPr>
          <w:t xml:space="preserve"> </w:t>
        </w:r>
      </w:ins>
      <w:ins w:id="2883" w:author="Попова Дарья Николаевна (Подрядчик. ООО БерингПойнт)" w:date="2021-11-10T21:08:00Z">
        <w:r>
          <w:rPr>
            <w:rFonts w:ascii="Arial" w:hAnsi="Arial" w:cs="Arial"/>
            <w:szCs w:val="24"/>
          </w:rPr>
          <w:t>(</w:t>
        </w:r>
      </w:ins>
      <w:ins w:id="2884" w:author="Попова Дарья Николаевна (Подрядчик. ООО БерингПойнт)" w:date="2021-11-10T21:09:00Z">
        <w:r>
          <w:rPr>
            <w:rFonts w:ascii="Arial" w:hAnsi="Arial" w:cs="Arial"/>
            <w:szCs w:val="24"/>
          </w:rPr>
          <w:t xml:space="preserve">разработка </w:t>
        </w:r>
        <w:r>
          <w:rPr>
            <w:rFonts w:ascii="Arial" w:hAnsi="Arial" w:cs="Arial"/>
            <w:szCs w:val="24"/>
            <w:lang w:val="en-US"/>
          </w:rPr>
          <w:t>PM</w:t>
        </w:r>
        <w:r w:rsidRPr="00370219">
          <w:rPr>
            <w:rFonts w:ascii="Arial" w:hAnsi="Arial" w:cs="Arial"/>
            <w:szCs w:val="24"/>
            <w:rPrChange w:id="2885" w:author="Попова Дарья Николаевна (Подрядчик. ООО БерингПойнт)" w:date="2021-11-10T21:09:00Z">
              <w:rPr>
                <w:rFonts w:ascii="Arial" w:hAnsi="Arial" w:cs="Arial"/>
                <w:szCs w:val="24"/>
                <w:lang w:val="en-US"/>
              </w:rPr>
            </w:rPrChange>
          </w:rPr>
          <w:t>213</w:t>
        </w:r>
      </w:ins>
      <w:ins w:id="2886" w:author="Попова Дарья Николаевна (Подрядчик. ООО БерингПойнт)" w:date="2021-11-10T21:08:00Z">
        <w:r>
          <w:rPr>
            <w:rFonts w:ascii="Arial" w:hAnsi="Arial" w:cs="Arial"/>
            <w:szCs w:val="24"/>
          </w:rPr>
          <w:t>)</w:t>
        </w:r>
      </w:ins>
      <w:ins w:id="2887" w:author="Попова Дарья Николаевна (Подрядчик. ООО БерингПойнт)" w:date="2021-11-10T21:05:00Z">
        <w:r w:rsidRPr="00370219">
          <w:rPr>
            <w:rFonts w:ascii="Arial" w:hAnsi="Arial" w:cs="Arial"/>
            <w:szCs w:val="24"/>
            <w:rPrChange w:id="2888" w:author="Попова Дарья Николаевна (Подрядчик. ООО БерингПойнт)" w:date="2021-11-10T21:06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>:</w:t>
        </w:r>
      </w:ins>
    </w:p>
    <w:p w14:paraId="0771F2F6" w14:textId="3307424C" w:rsidR="00370219" w:rsidRPr="00370219" w:rsidRDefault="00370219" w:rsidP="00370219">
      <w:pPr>
        <w:numPr>
          <w:ilvl w:val="0"/>
          <w:numId w:val="48"/>
        </w:numPr>
        <w:spacing w:after="160" w:line="259" w:lineRule="auto"/>
        <w:ind w:left="851"/>
        <w:contextualSpacing/>
        <w:rPr>
          <w:ins w:id="2889" w:author="Попова Дарья Николаевна (Подрядчик. ООО БерингПойнт)" w:date="2021-11-10T21:05:00Z"/>
          <w:rFonts w:ascii="Arial" w:hAnsi="Arial" w:cs="Arial"/>
          <w:color w:val="212121"/>
          <w:szCs w:val="24"/>
          <w:shd w:val="clear" w:color="auto" w:fill="FFFFFF"/>
          <w:rPrChange w:id="2890" w:author="Попова Дарья Николаевна (Подрядчик. ООО БерингПойнт)" w:date="2021-11-10T21:07:00Z">
            <w:rPr>
              <w:ins w:id="2891" w:author="Попова Дарья Николаевна (Подрядчик. ООО БерингПойнт)" w:date="2021-11-10T21:05:00Z"/>
              <w:rFonts w:ascii="Arial" w:hAnsi="Arial" w:cs="Arial"/>
              <w:color w:val="212121"/>
              <w:sz w:val="22"/>
              <w:shd w:val="clear" w:color="auto" w:fill="FFFFFF"/>
            </w:rPr>
          </w:rPrChange>
        </w:rPr>
      </w:pPr>
      <w:ins w:id="2892" w:author="Попова Дарья Николаевна (Подрядчик. ООО БерингПойнт)" w:date="2021-11-10T21:05:00Z">
        <w:r w:rsidRPr="00370219">
          <w:rPr>
            <w:rFonts w:ascii="Arial" w:hAnsi="Arial" w:cs="Arial"/>
            <w:color w:val="212121"/>
            <w:szCs w:val="24"/>
            <w:shd w:val="clear" w:color="auto" w:fill="FFFFFF"/>
            <w:rPrChange w:id="2893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 xml:space="preserve">Обязательное наличие галки «Обязательные требования выполнены». При попытке назначить сотрудника без галки на опасные работы </w:t>
        </w:r>
        <w:r w:rsidR="002B1B11">
          <w:rPr>
            <w:rFonts w:ascii="Arial" w:hAnsi="Arial" w:cs="Arial"/>
            <w:color w:val="212121"/>
            <w:szCs w:val="24"/>
            <w:shd w:val="clear" w:color="auto" w:fill="FFFFFF"/>
            <w:rPrChange w:id="2894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Cs w:val="24"/>
                <w:shd w:val="clear" w:color="auto" w:fill="FFFFFF"/>
              </w:rPr>
            </w:rPrChange>
          </w:rPr>
          <w:t>появит</w:t>
        </w:r>
        <w:bookmarkStart w:id="2895" w:name="_GoBack"/>
        <w:bookmarkEnd w:id="2895"/>
        <w:r w:rsidRPr="00370219">
          <w:rPr>
            <w:rFonts w:ascii="Arial" w:hAnsi="Arial" w:cs="Arial"/>
            <w:color w:val="212121"/>
            <w:szCs w:val="24"/>
            <w:shd w:val="clear" w:color="auto" w:fill="FFFFFF"/>
            <w:rPrChange w:id="2896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 xml:space="preserve">ся сообщение об ошибке, для </w:t>
        </w:r>
        <w:r>
          <w:rPr>
            <w:rFonts w:ascii="Arial" w:hAnsi="Arial" w:cs="Arial"/>
            <w:color w:val="212121"/>
            <w:szCs w:val="24"/>
            <w:shd w:val="clear" w:color="auto" w:fill="FFFFFF"/>
          </w:rPr>
          <w:t>обычных работ - предупреждение.</w:t>
        </w:r>
      </w:ins>
    </w:p>
    <w:p w14:paraId="42DAC4BD" w14:textId="42E7CA1D" w:rsidR="00370219" w:rsidRPr="00370219" w:rsidRDefault="00370219">
      <w:pPr>
        <w:numPr>
          <w:ilvl w:val="0"/>
          <w:numId w:val="48"/>
        </w:numPr>
        <w:spacing w:after="160" w:line="259" w:lineRule="auto"/>
        <w:ind w:left="851"/>
        <w:contextualSpacing/>
        <w:rPr>
          <w:rFonts w:ascii="Arial" w:hAnsi="Arial" w:cs="Arial"/>
          <w:color w:val="212121"/>
          <w:szCs w:val="24"/>
          <w:shd w:val="clear" w:color="auto" w:fill="FFFFFF"/>
          <w:rPrChange w:id="2897" w:author="Попова Дарья Николаевна (Подрядчик. ООО БерингПойнт)" w:date="2021-11-10T21:07:00Z">
            <w:rPr>
              <w:rFonts w:ascii="Arial" w:hAnsi="Arial" w:cs="Arial"/>
              <w:szCs w:val="24"/>
            </w:rPr>
          </w:rPrChange>
        </w:rPr>
        <w:pPrChange w:id="2898" w:author="Попова Дарья Николаевна (Подрядчик. ООО БерингПойнт)" w:date="2021-11-10T21:07:00Z">
          <w:pPr>
            <w:pStyle w:val="afff4"/>
          </w:pPr>
        </w:pPrChange>
      </w:pPr>
      <w:ins w:id="2899" w:author="Попова Дарья Николаевна (Подрядчик. ООО БерингПойнт)" w:date="2021-11-10T21:05:00Z">
        <w:r w:rsidRPr="00370219">
          <w:rPr>
            <w:rFonts w:ascii="Arial" w:hAnsi="Arial" w:cs="Arial"/>
            <w:color w:val="212121"/>
            <w:szCs w:val="24"/>
            <w:shd w:val="clear" w:color="auto" w:fill="FFFFFF"/>
            <w:rPrChange w:id="2900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>Превышение степени пригодности сотрудника более 100%. При попытке назначить сотрудни</w:t>
        </w:r>
        <w:r w:rsidR="002B1B11">
          <w:rPr>
            <w:rFonts w:ascii="Arial" w:hAnsi="Arial" w:cs="Arial"/>
            <w:color w:val="212121"/>
            <w:szCs w:val="24"/>
            <w:shd w:val="clear" w:color="auto" w:fill="FFFFFF"/>
            <w:rPrChange w:id="2901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Cs w:val="24"/>
                <w:shd w:val="clear" w:color="auto" w:fill="FFFFFF"/>
              </w:rPr>
            </w:rPrChange>
          </w:rPr>
          <w:t>ка со сверхквалификацией появит</w:t>
        </w:r>
        <w:r w:rsidRPr="00370219">
          <w:rPr>
            <w:rFonts w:ascii="Arial" w:hAnsi="Arial" w:cs="Arial"/>
            <w:color w:val="212121"/>
            <w:szCs w:val="24"/>
            <w:shd w:val="clear" w:color="auto" w:fill="FFFFFF"/>
            <w:rPrChange w:id="2902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 w:val="22"/>
                <w:shd w:val="clear" w:color="auto" w:fill="FFFFFF"/>
              </w:rPr>
            </w:rPrChange>
          </w:rPr>
          <w:t xml:space="preserve">ся </w:t>
        </w:r>
        <w:r w:rsidRPr="00370219">
          <w:rPr>
            <w:rFonts w:ascii="Arial" w:hAnsi="Arial" w:cs="Arial"/>
            <w:color w:val="212121"/>
            <w:szCs w:val="24"/>
            <w:shd w:val="clear" w:color="auto" w:fill="FFFFFF"/>
            <w:rPrChange w:id="2903" w:author="Попова Дарья Николаевна (Подрядчик. ООО БерингПойнт)" w:date="2021-11-10T21:07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>сообщение-предупреждения или ошибка</w:t>
        </w:r>
      </w:ins>
      <w:ins w:id="2904" w:author="Попова Дарья Николаевна (Подрядчик. ООО БерингПойнт)" w:date="2021-11-10T21:08:00Z">
        <w:r>
          <w:rPr>
            <w:rFonts w:ascii="Arial" w:hAnsi="Arial" w:cs="Arial"/>
            <w:color w:val="212121"/>
            <w:szCs w:val="24"/>
            <w:shd w:val="clear" w:color="auto" w:fill="FFFFFF"/>
          </w:rPr>
          <w:t xml:space="preserve"> в зависимости от превышения.</w:t>
        </w:r>
      </w:ins>
    </w:p>
    <w:p w14:paraId="1CD6F015" w14:textId="32468EFF" w:rsidR="00B314C8" w:rsidRPr="00777793" w:rsidRDefault="00B314C8" w:rsidP="00B314C8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После назначения ресурсов в MRS, в</w:t>
      </w:r>
      <w:r>
        <w:rPr>
          <w:rFonts w:ascii="Arial" w:hAnsi="Arial" w:cs="Arial"/>
        </w:rPr>
        <w:t xml:space="preserve"> транзакции «IW38 Список заказов ТОРО (изменение)»</w:t>
      </w:r>
      <w:r w:rsidRPr="00777793">
        <w:rPr>
          <w:rFonts w:ascii="Arial" w:hAnsi="Arial" w:cs="Arial"/>
        </w:rPr>
        <w:t xml:space="preserve"> </w:t>
      </w:r>
      <w:r w:rsidR="00E72EFD">
        <w:rPr>
          <w:rFonts w:ascii="Arial" w:hAnsi="Arial" w:cs="Arial"/>
        </w:rPr>
        <w:t>Инженером</w:t>
      </w:r>
      <w:r w:rsidRPr="00777793">
        <w:rPr>
          <w:rFonts w:ascii="Arial" w:hAnsi="Arial" w:cs="Arial"/>
        </w:rPr>
        <w:t xml:space="preserve"> ТОиР </w:t>
      </w:r>
      <w:r>
        <w:rPr>
          <w:rFonts w:ascii="Arial" w:hAnsi="Arial" w:cs="Arial"/>
        </w:rPr>
        <w:t xml:space="preserve">УО </w:t>
      </w:r>
      <w:r w:rsidRPr="00777793">
        <w:rPr>
          <w:rFonts w:ascii="Arial" w:hAnsi="Arial" w:cs="Arial"/>
        </w:rPr>
        <w:t xml:space="preserve">устанавливается статус ИСПП – исполнители запланированы. Если исполнителей назначить не удалось, и требуется продолжить планирование позже, </w:t>
      </w:r>
      <w:r w:rsidR="004B1F3F">
        <w:rPr>
          <w:rFonts w:ascii="Arial" w:hAnsi="Arial" w:cs="Arial"/>
        </w:rPr>
        <w:t>Инженер</w:t>
      </w:r>
      <w:r w:rsidRPr="00777793">
        <w:rPr>
          <w:rFonts w:ascii="Arial" w:hAnsi="Arial" w:cs="Arial"/>
        </w:rPr>
        <w:t xml:space="preserve"> должен установить статус ИСП</w:t>
      </w:r>
      <w:r w:rsidR="00E72EFD">
        <w:rPr>
          <w:rFonts w:ascii="Arial" w:hAnsi="Arial" w:cs="Arial"/>
        </w:rPr>
        <w:t>К</w:t>
      </w:r>
      <w:r w:rsidRPr="00777793">
        <w:rPr>
          <w:rFonts w:ascii="Arial" w:hAnsi="Arial" w:cs="Arial"/>
        </w:rPr>
        <w:t xml:space="preserve"> (требуется заменить исполнителей). Впоследствии, после того, как удалось назначить исполнителей, должен установить статус ИСПЗ (исполнители заменены).</w:t>
      </w:r>
    </w:p>
    <w:p w14:paraId="7CC50BA6" w14:textId="77777777" w:rsidR="00B314C8" w:rsidRPr="00777793" w:rsidRDefault="00B314C8" w:rsidP="00B314C8">
      <w:pPr>
        <w:spacing w:after="240" w:line="276" w:lineRule="auto"/>
        <w:ind w:firstLine="708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Поля для заполнения на селекционном экране </w:t>
      </w:r>
      <w:r>
        <w:rPr>
          <w:rFonts w:ascii="Arial" w:hAnsi="Arial" w:cs="Arial"/>
        </w:rPr>
        <w:t>«IW38 Список заказов ТОРО (изменение)»</w:t>
      </w:r>
      <w:r w:rsidRPr="00777793">
        <w:rPr>
          <w:rFonts w:ascii="Arial" w:hAnsi="Arial" w:cs="Arial"/>
        </w:rPr>
        <w:t>:</w:t>
      </w:r>
    </w:p>
    <w:p w14:paraId="2E5CDE16" w14:textId="77777777" w:rsidR="00B314C8" w:rsidRPr="00777793" w:rsidRDefault="00B314C8" w:rsidP="00B314C8">
      <w:pPr>
        <w:spacing w:after="240" w:line="276" w:lineRule="auto"/>
        <w:ind w:left="927"/>
        <w:rPr>
          <w:rFonts w:ascii="Arial" w:hAnsi="Arial" w:cs="Arial"/>
        </w:rPr>
      </w:pPr>
      <w:r w:rsidRPr="00777793">
        <w:rPr>
          <w:rFonts w:ascii="Arial" w:hAnsi="Arial" w:cs="Arial"/>
        </w:rPr>
        <w:t>- Техническое место;</w:t>
      </w:r>
    </w:p>
    <w:p w14:paraId="3BC0B25B" w14:textId="77777777" w:rsidR="00B314C8" w:rsidRPr="00777793" w:rsidRDefault="00B314C8" w:rsidP="00B314C8">
      <w:pPr>
        <w:spacing w:after="240" w:line="276" w:lineRule="auto"/>
        <w:ind w:left="927"/>
        <w:rPr>
          <w:rFonts w:ascii="Arial" w:hAnsi="Arial" w:cs="Arial"/>
        </w:rPr>
      </w:pPr>
      <w:r w:rsidRPr="00777793">
        <w:rPr>
          <w:rFonts w:ascii="Arial" w:hAnsi="Arial" w:cs="Arial"/>
        </w:rPr>
        <w:t>- Группа планирования;</w:t>
      </w:r>
    </w:p>
    <w:p w14:paraId="6A872805" w14:textId="77777777" w:rsidR="00B314C8" w:rsidRPr="00777793" w:rsidRDefault="00B314C8" w:rsidP="00B314C8">
      <w:pPr>
        <w:spacing w:after="240" w:line="276" w:lineRule="auto"/>
        <w:ind w:left="92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(с .. по).</w:t>
      </w:r>
    </w:p>
    <w:p w14:paraId="3FE40F53" w14:textId="630FF732" w:rsidR="002C01C5" w:rsidRDefault="002C01C5">
      <w:pPr>
        <w:pStyle w:val="4"/>
      </w:pPr>
      <w:r w:rsidRPr="00621CB6">
        <w:t xml:space="preserve">Шаг процесса </w:t>
      </w:r>
      <w:r w:rsidR="00CA4D33">
        <w:t>110</w:t>
      </w:r>
      <w:r w:rsidRPr="00621CB6">
        <w:t xml:space="preserve"> – </w:t>
      </w:r>
      <w:r w:rsidR="002D4C5F" w:rsidRPr="00621CB6">
        <w:t>Принятие решение о необходимости корректировки сроков или замены исполнителя</w:t>
      </w:r>
    </w:p>
    <w:p w14:paraId="768B1433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583A1E2C" w14:textId="7EAEF3D8" w:rsidR="00A34D17" w:rsidRDefault="00CA4D33" w:rsidP="00B478E6">
      <w:pPr>
        <w:spacing w:after="240" w:line="276" w:lineRule="auto"/>
        <w:ind w:left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110</w:t>
      </w:r>
      <w:r w:rsidR="0054444E" w:rsidRPr="00621CB6">
        <w:rPr>
          <w:rFonts w:ascii="Arial" w:hAnsi="Arial" w:cs="Arial"/>
        </w:rPr>
        <w:t xml:space="preserve"> процесса «ПП-07.03.01-ERP Оперативное (месячное) планирование воздействий на ПА», представленному в разделе </w:t>
      </w:r>
      <w:r w:rsidR="0054149E">
        <w:rPr>
          <w:rFonts w:ascii="Arial" w:hAnsi="Arial" w:cs="Arial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_Ref39071295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05" w:author="ShramkovAB" w:date="2021-04-12T16:50:00Z">
        <w:r w:rsidR="00DD0D1E">
          <w:rPr>
            <w:rFonts w:ascii="Arial" w:hAnsi="Arial" w:cs="Arial"/>
          </w:rPr>
          <w:t>5.2.1.13</w:t>
        </w:r>
      </w:ins>
      <w:del w:id="2906" w:author="ShramkovAB" w:date="2021-04-12T16:50:00Z">
        <w:r w:rsidR="002D72A9" w:rsidDel="00DD0D1E">
          <w:rPr>
            <w:rFonts w:ascii="Arial" w:hAnsi="Arial" w:cs="Arial"/>
          </w:rPr>
          <w:delText>5.2.1.8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_Ref39071295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07" w:author="ShramkovAB" w:date="2021-04-12T16:50:00Z">
        <w:r w:rsidR="00DD0D1E" w:rsidRPr="00DD0D1E">
          <w:rPr>
            <w:rFonts w:ascii="Arial" w:hAnsi="Arial" w:cs="Arial"/>
            <w:rPrChange w:id="2908" w:author="ShramkovAB" w:date="2021-04-12T16:50:00Z">
              <w:rPr/>
            </w:rPrChange>
          </w:rPr>
          <w:t>Шаг процесса 110 – Принятие решения о необходимости корректировки сроков или замены исполнителя</w:t>
        </w:r>
      </w:ins>
      <w:del w:id="2909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110 – Принятие решение о необходимости корректировки сроков или замены исполнителя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>»</w:t>
      </w:r>
      <w:r w:rsidR="0054444E" w:rsidRPr="00621CB6">
        <w:rPr>
          <w:rFonts w:ascii="Arial" w:hAnsi="Arial" w:cs="Arial"/>
        </w:rPr>
        <w:t xml:space="preserve"> данного документа, но</w:t>
      </w:r>
      <w:r w:rsidR="00513ED6" w:rsidRPr="00621CB6">
        <w:rPr>
          <w:rFonts w:ascii="Arial" w:hAnsi="Arial" w:cs="Arial"/>
        </w:rPr>
        <w:t xml:space="preserve"> обрабатываются заказы в</w:t>
      </w:r>
      <w:r w:rsidR="0054444E" w:rsidRPr="00621CB6">
        <w:rPr>
          <w:rFonts w:ascii="Arial" w:hAnsi="Arial" w:cs="Arial"/>
        </w:rPr>
        <w:t xml:space="preserve"> горизонт</w:t>
      </w:r>
      <w:r w:rsidR="00513ED6" w:rsidRPr="00621CB6">
        <w:rPr>
          <w:rFonts w:ascii="Arial" w:hAnsi="Arial" w:cs="Arial"/>
        </w:rPr>
        <w:t>е</w:t>
      </w:r>
      <w:r w:rsidR="0054444E" w:rsidRPr="00621CB6">
        <w:rPr>
          <w:rFonts w:ascii="Arial" w:hAnsi="Arial" w:cs="Arial"/>
        </w:rPr>
        <w:t xml:space="preserve"> не</w:t>
      </w:r>
      <w:r w:rsidR="00327A34" w:rsidRPr="00621CB6">
        <w:rPr>
          <w:rFonts w:ascii="Arial" w:hAnsi="Arial" w:cs="Arial"/>
        </w:rPr>
        <w:t xml:space="preserve"> на</w:t>
      </w:r>
      <w:r w:rsidR="0054444E" w:rsidRPr="00621CB6">
        <w:rPr>
          <w:rFonts w:ascii="Arial" w:hAnsi="Arial" w:cs="Arial"/>
        </w:rPr>
        <w:t xml:space="preserve"> следующий месяц, а </w:t>
      </w:r>
      <w:r w:rsidR="00A77C93" w:rsidRPr="00621CB6">
        <w:rPr>
          <w:rFonts w:ascii="Arial" w:hAnsi="Arial" w:cs="Arial"/>
        </w:rPr>
        <w:t>в рамках планируемой недели либо суток</w:t>
      </w:r>
      <w:r w:rsidR="0054444E" w:rsidRPr="00621CB6">
        <w:rPr>
          <w:rFonts w:ascii="Arial" w:hAnsi="Arial" w:cs="Arial"/>
        </w:rPr>
        <w:t>.</w:t>
      </w:r>
    </w:p>
    <w:p w14:paraId="0A21FB1E" w14:textId="075BE0EB" w:rsidR="0054444E" w:rsidRDefault="00CA4D33">
      <w:pPr>
        <w:pStyle w:val="4"/>
      </w:pPr>
      <w:r>
        <w:t>Шаг процесса 1</w:t>
      </w:r>
      <w:r w:rsidR="004D219E">
        <w:t>2</w:t>
      </w:r>
      <w:r w:rsidR="0054444E" w:rsidRPr="00621CB6">
        <w:t>0 – Корректировка сроков (в рамках планируемой недели)</w:t>
      </w:r>
    </w:p>
    <w:p w14:paraId="6AD05B67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11FEFBBD" w14:textId="7F917369" w:rsidR="008042FE" w:rsidRDefault="004035E5" w:rsidP="00033F4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>УО</w:t>
      </w:r>
      <w:r w:rsidR="0054444E" w:rsidRPr="00621CB6">
        <w:rPr>
          <w:rFonts w:ascii="Arial" w:hAnsi="Arial" w:cs="Arial"/>
        </w:rPr>
        <w:t xml:space="preserve">, используя транзакцию </w:t>
      </w:r>
      <w:r w:rsidR="008042FE">
        <w:rPr>
          <w:rFonts w:ascii="Arial" w:hAnsi="Arial" w:cs="Arial"/>
        </w:rPr>
        <w:t>ZPM_PLAN</w:t>
      </w:r>
      <w:r w:rsidR="008042FE" w:rsidRPr="001A4543" w:rsidDel="008042FE">
        <w:rPr>
          <w:rFonts w:ascii="Arial" w:hAnsi="Arial" w:cs="Arial"/>
        </w:rPr>
        <w:t xml:space="preserve"> </w:t>
      </w:r>
      <w:r w:rsidR="008042FE">
        <w:rPr>
          <w:rFonts w:ascii="Arial" w:hAnsi="Arial" w:cs="Arial"/>
        </w:rPr>
        <w:t>– АРМ Планировщика ТОиР</w:t>
      </w:r>
      <w:r w:rsidR="0054444E" w:rsidRPr="00621CB6">
        <w:rPr>
          <w:rFonts w:ascii="Arial" w:hAnsi="Arial" w:cs="Arial"/>
        </w:rPr>
        <w:t xml:space="preserve"> корректирует сроки (базовое начало и базовое окончание) в заказах ТОРО</w:t>
      </w:r>
      <w:r w:rsidR="008042FE">
        <w:rPr>
          <w:rFonts w:ascii="Arial" w:hAnsi="Arial" w:cs="Arial"/>
        </w:rPr>
        <w:t>.</w:t>
      </w:r>
    </w:p>
    <w:p w14:paraId="2CE63E5F" w14:textId="365FD4D1" w:rsidR="0054444E" w:rsidRPr="00621CB6" w:rsidRDefault="00F8251E" w:rsidP="00033F4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Затем </w:t>
      </w:r>
      <w:r w:rsidR="008042FE" w:rsidRPr="00621CB6">
        <w:rPr>
          <w:rFonts w:ascii="Arial" w:hAnsi="Arial" w:cs="Arial"/>
        </w:rPr>
        <w:t xml:space="preserve">Планировщик ТОиР </w:t>
      </w:r>
      <w:r w:rsidR="008042FE">
        <w:rPr>
          <w:rFonts w:ascii="Arial" w:hAnsi="Arial" w:cs="Arial"/>
        </w:rPr>
        <w:t>УО</w:t>
      </w:r>
      <w:r w:rsidR="008042FE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заново проверяет</w:t>
      </w:r>
      <w:r w:rsidR="0010056A" w:rsidRPr="00621CB6">
        <w:rPr>
          <w:rFonts w:ascii="Arial" w:hAnsi="Arial" w:cs="Arial"/>
        </w:rPr>
        <w:t xml:space="preserve"> назначения в транзакции /MRSS/PLBOORGSRV/ на предмет сбалансированности ресурсов</w:t>
      </w:r>
      <w:r w:rsidR="00D271D7" w:rsidRPr="00621CB6">
        <w:rPr>
          <w:rFonts w:ascii="Arial" w:hAnsi="Arial" w:cs="Arial"/>
        </w:rPr>
        <w:t xml:space="preserve"> (</w:t>
      </w:r>
      <w:r w:rsidR="00D271D7" w:rsidRPr="00621CB6">
        <w:rPr>
          <w:rFonts w:ascii="Arial" w:hAnsi="Arial" w:cs="Arial"/>
          <w:szCs w:val="24"/>
        </w:rPr>
        <w:t xml:space="preserve">См. общее описание </w:t>
      </w:r>
      <w:r w:rsidR="00D271D7" w:rsidRPr="00621CB6">
        <w:rPr>
          <w:rFonts w:ascii="Arial" w:hAnsi="Arial" w:cs="Arial"/>
          <w:szCs w:val="24"/>
        </w:rPr>
        <w:lastRenderedPageBreak/>
        <w:t xml:space="preserve">планирования в MRS в разделе </w:t>
      </w:r>
      <w:r w:rsidR="0054149E">
        <w:rPr>
          <w:rFonts w:ascii="Arial" w:hAnsi="Arial" w:cs="Arial"/>
          <w:szCs w:val="24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_Ref39070511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5.10.1</w:t>
      </w:r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_Ref39070515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10" w:author="ShramkovAB" w:date="2021-04-12T16:50:00Z">
        <w:r w:rsidR="00DD0D1E" w:rsidRPr="00DD0D1E">
          <w:rPr>
            <w:rFonts w:ascii="Arial" w:hAnsi="Arial" w:cs="Arial"/>
            <w:rPrChange w:id="2911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del w:id="2912" w:author="ShramkovAB" w:date="2021-04-12T16:50:00Z">
        <w:r w:rsidR="002D72A9" w:rsidRPr="001A4543" w:rsidDel="00DD0D1E">
          <w:rPr>
            <w:rFonts w:ascii="Arial" w:hAnsi="Arial" w:cs="Arial"/>
          </w:rPr>
          <w:delText>Мультиресурсное планирование (MRS)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  <w:szCs w:val="24"/>
        </w:rPr>
        <w:t>»</w:t>
      </w:r>
      <w:r w:rsidR="00D271D7" w:rsidRPr="00621CB6">
        <w:rPr>
          <w:rFonts w:ascii="Arial" w:hAnsi="Arial" w:cs="Arial"/>
          <w:szCs w:val="24"/>
        </w:rPr>
        <w:t xml:space="preserve"> данного КД.)</w:t>
      </w:r>
      <w:r w:rsidR="0010056A" w:rsidRPr="00621CB6">
        <w:rPr>
          <w:rFonts w:ascii="Arial" w:hAnsi="Arial" w:cs="Arial"/>
        </w:rPr>
        <w:t>.</w:t>
      </w:r>
      <w:r w:rsidR="00033F46" w:rsidRPr="00621CB6">
        <w:rPr>
          <w:rFonts w:ascii="Arial" w:hAnsi="Arial" w:cs="Arial"/>
        </w:rPr>
        <w:t xml:space="preserve"> После проверки, убедившись в корректности назначений, устанавливает на заказах статус «ИСПП – Исполнители спланированы».</w:t>
      </w:r>
    </w:p>
    <w:p w14:paraId="17F38A25" w14:textId="6B0B640B" w:rsidR="0054444E" w:rsidRDefault="004D219E">
      <w:pPr>
        <w:pStyle w:val="4"/>
      </w:pPr>
      <w:r>
        <w:t>Шаг процесса 13</w:t>
      </w:r>
      <w:r w:rsidR="0054444E" w:rsidRPr="00621CB6">
        <w:t>0 – Замена исполнителя</w:t>
      </w:r>
    </w:p>
    <w:p w14:paraId="2F09DDBA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4CAF88EE" w14:textId="38F684C0" w:rsidR="0054444E" w:rsidRPr="00621CB6" w:rsidRDefault="004D219E" w:rsidP="00033F46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13</w:t>
      </w:r>
      <w:r w:rsidR="00033F46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54149E">
        <w:rPr>
          <w:rFonts w:ascii="Arial" w:hAnsi="Arial" w:cs="Arial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_Ref39071430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13" w:author="ShramkovAB" w:date="2021-04-12T16:50:00Z">
        <w:r w:rsidR="00DD0D1E">
          <w:rPr>
            <w:rFonts w:ascii="Arial" w:hAnsi="Arial" w:cs="Arial"/>
          </w:rPr>
          <w:t>5.2.1.15</w:t>
        </w:r>
      </w:ins>
      <w:del w:id="2914" w:author="ShramkovAB" w:date="2021-04-12T16:50:00Z">
        <w:r w:rsidR="002D72A9" w:rsidDel="00DD0D1E">
          <w:rPr>
            <w:rFonts w:ascii="Arial" w:hAnsi="Arial" w:cs="Arial"/>
          </w:rPr>
          <w:delText>5.2.1.10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_Ref39071430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15" w:author="ShramkovAB" w:date="2021-04-12T16:50:00Z">
        <w:r w:rsidR="00DD0D1E" w:rsidRPr="00DD0D1E">
          <w:rPr>
            <w:rFonts w:ascii="Arial" w:hAnsi="Arial" w:cs="Arial"/>
            <w:rPrChange w:id="2916" w:author="ShramkovAB" w:date="2021-04-12T16:50:00Z">
              <w:rPr/>
            </w:rPrChange>
          </w:rPr>
          <w:t>Шаг процесса 130 – Замена исполнителя</w:t>
        </w:r>
      </w:ins>
      <w:del w:id="2917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130 – Замена исполнителя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>»</w:t>
      </w:r>
      <w:r w:rsidR="00033F46" w:rsidRPr="00621CB6">
        <w:rPr>
          <w:rFonts w:ascii="Arial" w:hAnsi="Arial" w:cs="Arial"/>
        </w:rPr>
        <w:t xml:space="preserve"> данного документа.</w:t>
      </w:r>
    </w:p>
    <w:p w14:paraId="746553F4" w14:textId="73C2390A" w:rsidR="00D15509" w:rsidRDefault="004D219E">
      <w:pPr>
        <w:pStyle w:val="4"/>
      </w:pPr>
      <w:r>
        <w:t>Шаг процесса 14</w:t>
      </w:r>
      <w:r w:rsidR="00D15509" w:rsidRPr="00621CB6">
        <w:t>0 – Ввод данных смет в заказы ТОРО и приложение</w:t>
      </w:r>
      <w:r w:rsidR="001D278C" w:rsidRPr="00621CB6">
        <w:t xml:space="preserve"> </w:t>
      </w:r>
      <w:r w:rsidR="00D15509" w:rsidRPr="00621CB6">
        <w:t>скан-копии</w:t>
      </w:r>
    </w:p>
    <w:p w14:paraId="7D1335F5" w14:textId="77777777" w:rsidR="008F6977" w:rsidRPr="001A4543" w:rsidRDefault="008F6977" w:rsidP="001A4543">
      <w:pPr>
        <w:rPr>
          <w:rFonts w:eastAsiaTheme="majorEastAsia"/>
          <w:i/>
          <w:caps/>
        </w:rPr>
      </w:pPr>
    </w:p>
    <w:p w14:paraId="28287ADD" w14:textId="077EAAA4" w:rsidR="00D15509" w:rsidRDefault="00D15509" w:rsidP="00D15509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Выполняется аналогично шагу 1</w:t>
      </w:r>
      <w:r w:rsidR="004D219E">
        <w:rPr>
          <w:rFonts w:ascii="Arial" w:hAnsi="Arial" w:cs="Arial"/>
        </w:rPr>
        <w:t>4</w:t>
      </w:r>
      <w:r w:rsidR="007573D8">
        <w:rPr>
          <w:rFonts w:ascii="Arial" w:hAnsi="Arial" w:cs="Arial"/>
        </w:rPr>
        <w:t>0</w:t>
      </w:r>
      <w:r w:rsidRPr="00621CB6">
        <w:rPr>
          <w:rFonts w:ascii="Arial" w:hAnsi="Arial" w:cs="Arial"/>
        </w:rPr>
        <w:t xml:space="preserve"> процесса «ПП-07.03.01-ERP Оперативное (месячное)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54149E">
        <w:rPr>
          <w:rFonts w:ascii="Arial" w:hAnsi="Arial" w:cs="Arial"/>
        </w:rPr>
        <w:t>«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_Ref39071483 \r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18" w:author="ShramkovAB" w:date="2021-04-12T16:50:00Z">
        <w:r w:rsidR="00DD0D1E">
          <w:rPr>
            <w:rFonts w:ascii="Arial" w:hAnsi="Arial" w:cs="Arial"/>
          </w:rPr>
          <w:t>5.2.1.16</w:t>
        </w:r>
      </w:ins>
      <w:del w:id="2919" w:author="ShramkovAB" w:date="2021-04-12T16:50:00Z">
        <w:r w:rsidR="002D72A9" w:rsidDel="00DD0D1E">
          <w:rPr>
            <w:rFonts w:ascii="Arial" w:hAnsi="Arial" w:cs="Arial"/>
          </w:rPr>
          <w:delText>5.2.1.11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 xml:space="preserve"> </w:t>
      </w:r>
      <w:r w:rsidR="0054149E">
        <w:rPr>
          <w:rFonts w:ascii="Arial" w:hAnsi="Arial" w:cs="Arial"/>
        </w:rPr>
        <w:fldChar w:fldCharType="begin"/>
      </w:r>
      <w:r w:rsidR="0054149E">
        <w:rPr>
          <w:rFonts w:ascii="Arial" w:hAnsi="Arial" w:cs="Arial"/>
        </w:rPr>
        <w:instrText xml:space="preserve"> REF _Ref39071483 \h  \* MERGEFORMAT </w:instrText>
      </w:r>
      <w:r w:rsidR="0054149E">
        <w:rPr>
          <w:rFonts w:ascii="Arial" w:hAnsi="Arial" w:cs="Arial"/>
        </w:rPr>
      </w:r>
      <w:r w:rsidR="0054149E">
        <w:rPr>
          <w:rFonts w:ascii="Arial" w:hAnsi="Arial" w:cs="Arial"/>
        </w:rPr>
        <w:fldChar w:fldCharType="separate"/>
      </w:r>
      <w:ins w:id="2920" w:author="ShramkovAB" w:date="2021-04-12T16:50:00Z">
        <w:r w:rsidR="00DD0D1E" w:rsidRPr="00DD0D1E">
          <w:rPr>
            <w:rFonts w:ascii="Arial" w:hAnsi="Arial" w:cs="Arial"/>
            <w:rPrChange w:id="2921" w:author="ShramkovAB" w:date="2021-04-12T16:50:00Z">
              <w:rPr/>
            </w:rPrChange>
          </w:rPr>
          <w:t>Шаг процесса 140 – Ввод данных смет в заказы ТОРО</w:t>
        </w:r>
        <w:r w:rsidR="00DD0D1E" w:rsidRPr="00DD0D1E">
          <w:rPr>
            <w:rFonts w:ascii="Arial" w:hAnsi="Arial" w:cs="Arial"/>
            <w:rPrChange w:id="2922" w:author="ShramkovAB" w:date="2021-04-12T16:50:00Z">
              <w:rPr>
                <w:lang w:val="en-US"/>
              </w:rPr>
            </w:rPrChange>
          </w:rPr>
          <w:t xml:space="preserve">/ </w:t>
        </w:r>
        <w:r w:rsidR="00DD0D1E" w:rsidRPr="00DD0D1E">
          <w:rPr>
            <w:rFonts w:ascii="Arial" w:hAnsi="Arial" w:cs="Arial"/>
            <w:rPrChange w:id="2923" w:author="ShramkovAB" w:date="2021-04-12T16:50:00Z">
              <w:rPr/>
            </w:rPrChange>
          </w:rPr>
          <w:t xml:space="preserve">СГ и </w:t>
        </w:r>
        <w:r w:rsidR="00DD0D1E" w:rsidRPr="00621CB6">
          <w:t>приложение скан-копии</w:t>
        </w:r>
      </w:ins>
      <w:del w:id="2924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140 – Ввод данных смет в заказы ТОРО и приложение скан-копии</w:delText>
        </w:r>
      </w:del>
      <w:r w:rsidR="0054149E">
        <w:rPr>
          <w:rFonts w:ascii="Arial" w:hAnsi="Arial" w:cs="Arial"/>
        </w:rPr>
        <w:fldChar w:fldCharType="end"/>
      </w:r>
      <w:r w:rsidR="0054149E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 xml:space="preserve"> данного документа.</w:t>
      </w:r>
    </w:p>
    <w:p w14:paraId="396829DD" w14:textId="77777777" w:rsidR="004D219E" w:rsidRPr="00621CB6" w:rsidRDefault="004D219E">
      <w:pPr>
        <w:pStyle w:val="4"/>
      </w:pPr>
      <w:r w:rsidRPr="00621CB6">
        <w:t xml:space="preserve">Шаг процесса </w:t>
      </w:r>
      <w:r>
        <w:t>150</w:t>
      </w:r>
      <w:r w:rsidRPr="00621CB6">
        <w:t xml:space="preserve"> – Выравнивание плана-графика воздействий на ПА со смежными службами на уровне подразделения</w:t>
      </w:r>
    </w:p>
    <w:p w14:paraId="68854E1E" w14:textId="648C1A55" w:rsidR="00795A61" w:rsidRPr="00777793" w:rsidRDefault="00795A61" w:rsidP="00795A61">
      <w:pPr>
        <w:spacing w:before="120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Планировщики ТОиР </w:t>
      </w:r>
      <w:r w:rsidR="00F8719F">
        <w:rPr>
          <w:rFonts w:ascii="Arial" w:hAnsi="Arial" w:cs="Arial"/>
        </w:rPr>
        <w:t>УО</w:t>
      </w:r>
      <w:r w:rsidRPr="00777793">
        <w:rPr>
          <w:rFonts w:ascii="Arial" w:hAnsi="Arial" w:cs="Arial"/>
        </w:rPr>
        <w:t xml:space="preserve"> всех задействованных служб (пример: механик, энергетик, КИП и т.д.) собираются вместе и выравнивают план-график между исполнителями в их зоне ответственности, а также уточняют доступность ВПС,</w:t>
      </w:r>
      <w:r w:rsidRPr="00777793">
        <w:t xml:space="preserve"> </w:t>
      </w:r>
      <w:r w:rsidRPr="00777793">
        <w:rPr>
          <w:rFonts w:ascii="Arial" w:hAnsi="Arial" w:cs="Arial"/>
        </w:rPr>
        <w:t xml:space="preserve">используя транзакцию /MRSS/PLBOORGSRV/ (Панель планирования MRS), ракурс «Представление потребностей», а также используя функции отношения сроков между операциями в заказах ТОРО (обработка в транзакции изменения заказов IW32, либо списка заказов IW38). </w:t>
      </w:r>
    </w:p>
    <w:p w14:paraId="5D12C058" w14:textId="77777777" w:rsidR="00795A61" w:rsidRPr="00777793" w:rsidRDefault="00795A61" w:rsidP="00795A61">
      <w:pPr>
        <w:spacing w:before="120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После выравнивания план-графика ресурсов планировщиками на заказах ТОРО устанавливается статус СИНХ – заказы синхронизированы.</w:t>
      </w:r>
    </w:p>
    <w:p w14:paraId="3369DBF1" w14:textId="77777777" w:rsidR="00795A61" w:rsidRPr="00777793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Используются транзакции:</w:t>
      </w:r>
    </w:p>
    <w:p w14:paraId="7F277C92" w14:textId="77777777" w:rsidR="00795A61" w:rsidRPr="00777793" w:rsidRDefault="00795A61" w:rsidP="00795A61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 xml:space="preserve">/MRSS/PLBOORGSRV/ (Панель планирования MRS) </w:t>
      </w:r>
    </w:p>
    <w:p w14:paraId="28E2ECF2" w14:textId="77777777" w:rsidR="00795A61" w:rsidRPr="00777793" w:rsidRDefault="00795A61" w:rsidP="00795A6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777793">
        <w:rPr>
          <w:rFonts w:ascii="Arial" w:hAnsi="Arial" w:cs="Arial"/>
        </w:rPr>
        <w:t>Поля для заполнения на селекционном экране:</w:t>
      </w:r>
    </w:p>
    <w:p w14:paraId="24A8B5CA" w14:textId="77777777" w:rsidR="00795A61" w:rsidRPr="00777793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Узел планирования ресурсов (рабочее место);</w:t>
      </w:r>
    </w:p>
    <w:p w14:paraId="07526970" w14:textId="54D5055C" w:rsidR="004D219E" w:rsidRPr="00621CB6" w:rsidRDefault="00795A61" w:rsidP="004D219E">
      <w:pPr>
        <w:spacing w:after="240" w:line="276" w:lineRule="auto"/>
        <w:ind w:firstLine="567"/>
        <w:rPr>
          <w:rFonts w:ascii="Arial" w:hAnsi="Arial" w:cs="Arial"/>
        </w:rPr>
      </w:pPr>
      <w:r w:rsidRPr="00777793">
        <w:rPr>
          <w:rFonts w:ascii="Arial" w:hAnsi="Arial" w:cs="Arial"/>
        </w:rPr>
        <w:t>- Период для ресурсов (с .. по)</w:t>
      </w:r>
    </w:p>
    <w:p w14:paraId="3C36B65A" w14:textId="7F3C6BF3" w:rsidR="002C01C5" w:rsidRPr="00621CB6" w:rsidRDefault="002C01C5">
      <w:pPr>
        <w:pStyle w:val="4"/>
      </w:pPr>
      <w:r w:rsidRPr="00621CB6">
        <w:t xml:space="preserve">Шаг процесса </w:t>
      </w:r>
      <w:r w:rsidR="004D219E">
        <w:t>16</w:t>
      </w:r>
      <w:r w:rsidR="002D4C5F" w:rsidRPr="00621CB6">
        <w:t>0</w:t>
      </w:r>
      <w:r w:rsidRPr="00621CB6">
        <w:t xml:space="preserve"> – </w:t>
      </w:r>
      <w:r w:rsidR="002D4C5F" w:rsidRPr="00621CB6">
        <w:t>Балансировка мощностей ВПС по</w:t>
      </w:r>
      <w:r w:rsidR="001D278C" w:rsidRPr="00621CB6">
        <w:t xml:space="preserve"> </w:t>
      </w:r>
      <w:r w:rsidR="002D4C5F" w:rsidRPr="00621CB6">
        <w:t>Подразделению</w:t>
      </w:r>
    </w:p>
    <w:p w14:paraId="557EA605" w14:textId="2F1B5F95" w:rsidR="00795A61" w:rsidRPr="00621CB6" w:rsidRDefault="00795A61" w:rsidP="00795A61">
      <w:pPr>
        <w:spacing w:before="120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выполненных ранее в текущем процессе шагов подготовки МТР и персонала по заказам ТОРО, </w:t>
      </w:r>
      <w:r w:rsidR="004B1F3F">
        <w:rPr>
          <w:rFonts w:ascii="Arial" w:hAnsi="Arial" w:cs="Arial"/>
        </w:rPr>
        <w:t>Инженер</w:t>
      </w:r>
      <w:r w:rsidRPr="00621CB6">
        <w:rPr>
          <w:rFonts w:ascii="Arial" w:hAnsi="Arial" w:cs="Arial"/>
        </w:rPr>
        <w:t xml:space="preserve"> ТОиР БЕ ГОК проверяет доступность ВПС (вспомогательных </w:t>
      </w:r>
      <w:r w:rsidRPr="00621CB6">
        <w:rPr>
          <w:rFonts w:ascii="Arial" w:hAnsi="Arial" w:cs="Arial"/>
        </w:rPr>
        <w:lastRenderedPageBreak/>
        <w:t>производственных средств). В случае отсутствия ВПС в заказах данный шаг балансировки не выполняется.</w:t>
      </w:r>
    </w:p>
    <w:p w14:paraId="76B3F969" w14:textId="26DA595D" w:rsidR="00795A61" w:rsidRPr="00621CB6" w:rsidRDefault="00795A61" w:rsidP="00795A61">
      <w:pPr>
        <w:spacing w:before="120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Используется транзакция /MRSS/PLBOORGSRV/ (Панель планирования MRS), ракурс «Представление потребностей». Для удобства проверки используется столбчатая диаграмма загрузки рабочих, привязанная к временной шкале запланированных заказов ТОРО и их операций (cм. Общее описание планирования в MRS в разделе </w:t>
      </w:r>
      <w:r w:rsidR="0079282D">
        <w:rPr>
          <w:rFonts w:ascii="Arial" w:hAnsi="Arial" w:cs="Arial"/>
        </w:rPr>
        <w:t>«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_Ref39070511 \r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r w:rsidR="00DD0D1E">
        <w:rPr>
          <w:rFonts w:ascii="Arial" w:hAnsi="Arial" w:cs="Arial"/>
        </w:rPr>
        <w:t>5.10.1</w:t>
      </w:r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 xml:space="preserve"> 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_Ref39070515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ins w:id="2925" w:author="ShramkovAB" w:date="2021-04-12T16:50:00Z">
        <w:r w:rsidR="00DD0D1E" w:rsidRPr="00DD0D1E">
          <w:rPr>
            <w:rFonts w:ascii="Arial" w:hAnsi="Arial" w:cs="Arial"/>
            <w:rPrChange w:id="2926" w:author="ShramkovAB" w:date="2021-04-12T16:50:00Z">
              <w:rPr>
                <w:rFonts w:eastAsiaTheme="majorEastAsia" w:cs="Arial"/>
                <w:szCs w:val="26"/>
              </w:rPr>
            </w:rPrChange>
          </w:rPr>
          <w:t>Мультиресурсное планирование (MRS)</w:t>
        </w:r>
      </w:ins>
      <w:del w:id="2927" w:author="ShramkovAB" w:date="2021-04-12T16:50:00Z">
        <w:r w:rsidR="002D72A9" w:rsidRPr="001A4543" w:rsidDel="00DD0D1E">
          <w:rPr>
            <w:rFonts w:ascii="Arial" w:hAnsi="Arial" w:cs="Arial"/>
          </w:rPr>
          <w:delText>Мультиресурсное планирование (MRS)</w:delText>
        </w:r>
      </w:del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 xml:space="preserve"> данного КД).</w:t>
      </w:r>
    </w:p>
    <w:p w14:paraId="71742B0D" w14:textId="2FC0DAC9" w:rsidR="00795A61" w:rsidRPr="00621CB6" w:rsidRDefault="004B1F3F" w:rsidP="00795A61">
      <w:pPr>
        <w:spacing w:before="120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Инженер</w:t>
      </w:r>
      <w:r w:rsidR="00795A61" w:rsidRPr="00621CB6">
        <w:rPr>
          <w:rFonts w:ascii="Arial" w:hAnsi="Arial" w:cs="Arial"/>
        </w:rPr>
        <w:t xml:space="preserve"> ТОиР БЕ ГОК проверяет загрузку запланированных ВПС в заказах в своей зоне ответственности, при необходимости производит балансировку мощностей ВПС по Подразделению либо корректирует сроки заказов и/или операций. После балансировки ВПС, в случае значительной корректировки сроков, способной повлиять на перегрузку ранее запланированных мощностей персонала либо на доступность МТР (например, смещение заказа на очень ранние сроки), </w:t>
      </w:r>
      <w:r>
        <w:rPr>
          <w:rFonts w:ascii="Arial" w:hAnsi="Arial" w:cs="Arial"/>
        </w:rPr>
        <w:t>Инженер</w:t>
      </w:r>
      <w:r w:rsidR="00795A61" w:rsidRPr="00621CB6">
        <w:rPr>
          <w:rFonts w:ascii="Arial" w:hAnsi="Arial" w:cs="Arial"/>
        </w:rPr>
        <w:t xml:space="preserve"> должен заново повторить шаги проверки доступности МТР, сбалансировать загрузку персонала, и повторить балансировку ВПС, подтвердив тем самым, что план воздействий на ПА обеспечен ресурсами, и поэтому выполним.</w:t>
      </w:r>
    </w:p>
    <w:p w14:paraId="10A47FF2" w14:textId="77777777" w:rsidR="00795A61" w:rsidRPr="00621CB6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Используется транзакция:</w:t>
      </w:r>
    </w:p>
    <w:p w14:paraId="11CD21E3" w14:textId="77777777" w:rsidR="00795A61" w:rsidRPr="00621CB6" w:rsidRDefault="00795A61" w:rsidP="00795A61">
      <w:pPr>
        <w:pStyle w:val="afa"/>
        <w:numPr>
          <w:ilvl w:val="0"/>
          <w:numId w:val="32"/>
        </w:numPr>
        <w:spacing w:after="240" w:line="276" w:lineRule="auto"/>
        <w:ind w:left="0"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/MRSS/PLBOORGSRV/ (Панель планирования MRS) </w:t>
      </w:r>
    </w:p>
    <w:p w14:paraId="0599B312" w14:textId="77777777" w:rsidR="00795A61" w:rsidRPr="00621CB6" w:rsidRDefault="00795A61" w:rsidP="00795A61">
      <w:pPr>
        <w:spacing w:after="240" w:line="276" w:lineRule="auto"/>
        <w:ind w:firstLine="567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Поля для заполнения на селекционном экране:</w:t>
      </w:r>
    </w:p>
    <w:p w14:paraId="74777674" w14:textId="77777777" w:rsidR="00795A61" w:rsidRPr="00621CB6" w:rsidRDefault="00795A61" w:rsidP="00795A61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Узел планирования ресурсов (рабочее место);</w:t>
      </w:r>
    </w:p>
    <w:p w14:paraId="3123228D" w14:textId="479EAA99" w:rsidR="002C01C5" w:rsidRPr="00621CB6" w:rsidRDefault="00795A61" w:rsidP="00033F4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- Период для ресурсов (с .. по)</w:t>
      </w:r>
    </w:p>
    <w:p w14:paraId="2BF13C43" w14:textId="50952F42" w:rsidR="002C01C5" w:rsidRDefault="002C01C5">
      <w:pPr>
        <w:pStyle w:val="4"/>
      </w:pPr>
      <w:r w:rsidRPr="00621CB6">
        <w:t xml:space="preserve">Шаг процесса </w:t>
      </w:r>
      <w:r w:rsidR="002D4C5F" w:rsidRPr="00621CB6">
        <w:t>1</w:t>
      </w:r>
      <w:r w:rsidR="004D219E">
        <w:t>7</w:t>
      </w:r>
      <w:r w:rsidRPr="00621CB6">
        <w:t xml:space="preserve">0 – </w:t>
      </w:r>
      <w:r w:rsidR="002D4C5F" w:rsidRPr="00621CB6">
        <w:t>Проверка заказов ТОРО по лимитам затрат</w:t>
      </w:r>
    </w:p>
    <w:p w14:paraId="0642CEA6" w14:textId="77777777" w:rsidR="004B1F3F" w:rsidRPr="001A4543" w:rsidRDefault="004B1F3F" w:rsidP="001A4543">
      <w:pPr>
        <w:rPr>
          <w:rFonts w:eastAsiaTheme="majorEastAsia"/>
          <w:i/>
          <w:caps/>
        </w:rPr>
      </w:pPr>
    </w:p>
    <w:p w14:paraId="707AC7C9" w14:textId="11BB7C66" w:rsidR="000976AC" w:rsidRPr="00621CB6" w:rsidRDefault="000976AC" w:rsidP="00453B44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Шаг выполняется на недельном горизонте при каждом планировании воздействий на неделю</w:t>
      </w:r>
      <w:ins w:id="2928" w:author="ShramkovAB" w:date="2021-04-01T18:55:00Z">
        <w:r w:rsidR="00D23349">
          <w:rPr>
            <w:rFonts w:ascii="Arial" w:hAnsi="Arial" w:cs="Arial"/>
          </w:rPr>
          <w:t>, либо корректировке существующего заказа ТОРО</w:t>
        </w:r>
      </w:ins>
      <w:ins w:id="2929" w:author="ShramkovAB" w:date="2021-04-01T19:03:00Z">
        <w:r w:rsidR="003F1FCC">
          <w:rPr>
            <w:rFonts w:ascii="Arial" w:hAnsi="Arial" w:cs="Arial"/>
          </w:rPr>
          <w:t xml:space="preserve">, когда при каждом сохранении заказа ТОРО с присвоенным СПП-элементом срабатывает стандратная функция контроля бюджета. </w:t>
        </w:r>
      </w:ins>
      <w:del w:id="2930" w:author="ShramkovAB" w:date="2021-04-01T19:02:00Z">
        <w:r w:rsidRPr="00621CB6" w:rsidDel="003F1FCC">
          <w:rPr>
            <w:rFonts w:ascii="Arial" w:hAnsi="Arial" w:cs="Arial"/>
          </w:rPr>
          <w:delText xml:space="preserve">. </w:delText>
        </w:r>
      </w:del>
      <w:r w:rsidRPr="00621CB6">
        <w:rPr>
          <w:rFonts w:ascii="Arial" w:hAnsi="Arial" w:cs="Arial"/>
        </w:rPr>
        <w:t xml:space="preserve">На суточном горизонте заказы </w:t>
      </w:r>
      <w:r w:rsidR="00BB4CD7" w:rsidRPr="00621CB6">
        <w:rPr>
          <w:rFonts w:ascii="Arial" w:hAnsi="Arial" w:cs="Arial"/>
        </w:rPr>
        <w:t xml:space="preserve">ТОРО </w:t>
      </w:r>
      <w:r w:rsidRPr="00621CB6">
        <w:rPr>
          <w:rFonts w:ascii="Arial" w:hAnsi="Arial" w:cs="Arial"/>
        </w:rPr>
        <w:t xml:space="preserve">проверяются </w:t>
      </w:r>
      <w:r w:rsidR="00BB4CD7" w:rsidRPr="00621CB6">
        <w:rPr>
          <w:rFonts w:ascii="Arial" w:hAnsi="Arial" w:cs="Arial"/>
        </w:rPr>
        <w:t xml:space="preserve">на соответствие утвержденному бюджету </w:t>
      </w:r>
      <w:r w:rsidRPr="00621CB6">
        <w:rPr>
          <w:rFonts w:ascii="Arial" w:hAnsi="Arial" w:cs="Arial"/>
        </w:rPr>
        <w:t xml:space="preserve">только в </w:t>
      </w:r>
      <w:r w:rsidR="00BB4CD7" w:rsidRPr="00621CB6">
        <w:rPr>
          <w:rFonts w:ascii="Arial" w:hAnsi="Arial" w:cs="Arial"/>
        </w:rPr>
        <w:t xml:space="preserve">том </w:t>
      </w:r>
      <w:r w:rsidRPr="00621CB6">
        <w:rPr>
          <w:rFonts w:ascii="Arial" w:hAnsi="Arial" w:cs="Arial"/>
        </w:rPr>
        <w:t xml:space="preserve">случае, </w:t>
      </w:r>
      <w:r w:rsidR="00BB4CD7" w:rsidRPr="00621CB6">
        <w:rPr>
          <w:rFonts w:ascii="Arial" w:hAnsi="Arial" w:cs="Arial"/>
        </w:rPr>
        <w:t xml:space="preserve">когда </w:t>
      </w:r>
      <w:r w:rsidRPr="00621CB6">
        <w:rPr>
          <w:rFonts w:ascii="Arial" w:hAnsi="Arial" w:cs="Arial"/>
        </w:rPr>
        <w:t>Планировщик</w:t>
      </w:r>
      <w:r w:rsidR="00BB4CD7" w:rsidRPr="00621CB6">
        <w:rPr>
          <w:rFonts w:ascii="Arial" w:hAnsi="Arial" w:cs="Arial"/>
        </w:rPr>
        <w:t xml:space="preserve"> </w:t>
      </w:r>
      <w:r w:rsidR="00F8719F">
        <w:rPr>
          <w:rFonts w:ascii="Arial" w:hAnsi="Arial" w:cs="Arial"/>
        </w:rPr>
        <w:t xml:space="preserve">ТОиР УО </w:t>
      </w:r>
      <w:ins w:id="2931" w:author="ShramkovAB" w:date="2021-04-01T18:54:00Z">
        <w:r w:rsidR="00D23349">
          <w:rPr>
            <w:rFonts w:ascii="Arial" w:hAnsi="Arial" w:cs="Arial"/>
          </w:rPr>
          <w:t xml:space="preserve">при сохранении заказа ТОРО </w:t>
        </w:r>
      </w:ins>
      <w:ins w:id="2932" w:author="ShramkovAB" w:date="2021-04-01T18:55:00Z">
        <w:r w:rsidR="00D23349">
          <w:rPr>
            <w:rFonts w:ascii="Arial" w:hAnsi="Arial" w:cs="Arial"/>
          </w:rPr>
          <w:t xml:space="preserve">видит </w:t>
        </w:r>
      </w:ins>
      <w:del w:id="2933" w:author="ShramkovAB" w:date="2021-04-01T18:55:00Z">
        <w:r w:rsidR="00BB4CD7" w:rsidRPr="00621CB6" w:rsidDel="00D23349">
          <w:rPr>
            <w:rFonts w:ascii="Arial" w:hAnsi="Arial" w:cs="Arial"/>
          </w:rPr>
          <w:delText xml:space="preserve">сталкивается с </w:delText>
        </w:r>
      </w:del>
      <w:r w:rsidR="00BB4CD7" w:rsidRPr="00621CB6">
        <w:rPr>
          <w:rFonts w:ascii="Arial" w:hAnsi="Arial" w:cs="Arial"/>
        </w:rPr>
        <w:t>системны</w:t>
      </w:r>
      <w:ins w:id="2934" w:author="ShramkovAB" w:date="2021-04-01T18:55:00Z">
        <w:r w:rsidR="00D23349">
          <w:rPr>
            <w:rFonts w:ascii="Arial" w:hAnsi="Arial" w:cs="Arial"/>
          </w:rPr>
          <w:t>е</w:t>
        </w:r>
      </w:ins>
      <w:del w:id="2935" w:author="ShramkovAB" w:date="2021-04-01T18:55:00Z">
        <w:r w:rsidR="00BB4CD7" w:rsidRPr="00621CB6" w:rsidDel="00D23349">
          <w:rPr>
            <w:rFonts w:ascii="Arial" w:hAnsi="Arial" w:cs="Arial"/>
          </w:rPr>
          <w:delText>ми</w:delText>
        </w:r>
      </w:del>
      <w:r w:rsidR="00BB4CD7" w:rsidRPr="00621CB6">
        <w:rPr>
          <w:rFonts w:ascii="Arial" w:hAnsi="Arial" w:cs="Arial"/>
        </w:rPr>
        <w:t xml:space="preserve"> сообщения</w:t>
      </w:r>
      <w:del w:id="2936" w:author="ShramkovAB" w:date="2021-04-01T18:55:00Z">
        <w:r w:rsidR="00BB4CD7" w:rsidRPr="00621CB6" w:rsidDel="00D23349">
          <w:rPr>
            <w:rFonts w:ascii="Arial" w:hAnsi="Arial" w:cs="Arial"/>
          </w:rPr>
          <w:delText>ми</w:delText>
        </w:r>
      </w:del>
      <w:r w:rsidR="00BB4CD7" w:rsidRPr="00621CB6">
        <w:rPr>
          <w:rFonts w:ascii="Arial" w:hAnsi="Arial" w:cs="Arial"/>
        </w:rPr>
        <w:t xml:space="preserve"> о нехватке бюджета</w:t>
      </w:r>
      <w:r w:rsidRPr="00621CB6">
        <w:rPr>
          <w:rFonts w:ascii="Arial" w:hAnsi="Arial" w:cs="Arial"/>
        </w:rPr>
        <w:t>.</w:t>
      </w:r>
      <w:ins w:id="2937" w:author="ShramkovAB" w:date="2021-04-01T18:56:00Z">
        <w:r w:rsidR="00D05955">
          <w:rPr>
            <w:rFonts w:ascii="Arial" w:hAnsi="Arial" w:cs="Arial"/>
          </w:rPr>
          <w:t xml:space="preserve"> Иными словами, если при сохранении заказа ТОРО не возникло системного сообщения о превышении бюджета, значит проверка заказа ТОРО по лимитам затрат прошла успешно.</w:t>
        </w:r>
      </w:ins>
    </w:p>
    <w:p w14:paraId="60B26CEF" w14:textId="4F578BE0" w:rsidR="00696165" w:rsidRPr="00621CB6" w:rsidRDefault="004035E5" w:rsidP="00B56C63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 xml:space="preserve">УО </w:t>
      </w:r>
      <w:r w:rsidR="00453B44" w:rsidRPr="00621CB6">
        <w:rPr>
          <w:rFonts w:ascii="Arial" w:hAnsi="Arial" w:cs="Arial"/>
        </w:rPr>
        <w:t xml:space="preserve">анализирует план-график </w:t>
      </w:r>
      <w:r w:rsidR="00033F46" w:rsidRPr="00621CB6">
        <w:rPr>
          <w:rFonts w:ascii="Arial" w:hAnsi="Arial" w:cs="Arial"/>
        </w:rPr>
        <w:t xml:space="preserve">запланированных мероприятий по Заказам ТОРО </w:t>
      </w:r>
      <w:r w:rsidR="00453B44" w:rsidRPr="00621CB6">
        <w:rPr>
          <w:rFonts w:ascii="Arial" w:hAnsi="Arial" w:cs="Arial"/>
        </w:rPr>
        <w:t xml:space="preserve">на соответствие бюджету, </w:t>
      </w:r>
      <w:r w:rsidR="00B56C63" w:rsidRPr="00621CB6">
        <w:rPr>
          <w:rFonts w:ascii="Arial" w:hAnsi="Arial" w:cs="Arial"/>
        </w:rPr>
        <w:t>с использованием транзакции S_ALR_87013558 «Бюджет план/факт» либо S_ALR_87013559 «Бюджет / распред. / план / распред.»</w:t>
      </w:r>
      <w:r w:rsidR="00B56C63">
        <w:rPr>
          <w:rFonts w:ascii="Arial" w:hAnsi="Arial" w:cs="Arial"/>
        </w:rPr>
        <w:t xml:space="preserve">, а также с использованием разработок, отчета </w:t>
      </w:r>
      <w:r w:rsidR="0079282D">
        <w:rPr>
          <w:rFonts w:ascii="Arial" w:hAnsi="Arial" w:cs="Arial"/>
          <w:lang w:val="en-US"/>
        </w:rPr>
        <w:t>ZPM</w:t>
      </w:r>
      <w:r w:rsidR="0079282D" w:rsidRPr="001A4543">
        <w:rPr>
          <w:rFonts w:ascii="Arial" w:hAnsi="Arial" w:cs="Arial"/>
        </w:rPr>
        <w:t>_</w:t>
      </w:r>
      <w:r w:rsidR="0079282D">
        <w:rPr>
          <w:rFonts w:ascii="Arial" w:hAnsi="Arial" w:cs="Arial"/>
          <w:lang w:val="en-US"/>
        </w:rPr>
        <w:t>REQ</w:t>
      </w:r>
      <w:r w:rsidR="0079282D" w:rsidRPr="001A4543">
        <w:rPr>
          <w:rFonts w:ascii="Arial" w:hAnsi="Arial" w:cs="Arial"/>
        </w:rPr>
        <w:t>_</w:t>
      </w:r>
      <w:r w:rsidR="0079282D">
        <w:rPr>
          <w:rFonts w:ascii="Arial" w:hAnsi="Arial" w:cs="Arial"/>
          <w:lang w:val="en-US"/>
        </w:rPr>
        <w:t>BUDGET</w:t>
      </w:r>
      <w:r w:rsidR="0079282D">
        <w:rPr>
          <w:rFonts w:ascii="Arial" w:hAnsi="Arial" w:cs="Arial"/>
        </w:rPr>
        <w:t xml:space="preserve"> </w:t>
      </w:r>
      <w:r w:rsidR="00B56C63">
        <w:rPr>
          <w:rFonts w:ascii="Arial" w:hAnsi="Arial" w:cs="Arial"/>
        </w:rPr>
        <w:t>(описание см. в разделе 5.10.5 данного КД) и PM73 (см. КД «</w:t>
      </w:r>
      <w:del w:id="2938" w:author="Александр Шрамков" w:date="2021-03-10T18:18:00Z">
        <w:r w:rsidR="00B56C63" w:rsidDel="00923C4E">
          <w:rPr>
            <w:rFonts w:ascii="Arial" w:hAnsi="Arial" w:cs="Arial"/>
          </w:rPr>
          <w:delText>ERP.</w:delText>
        </w:r>
        <w:r w:rsidR="008D6866" w:rsidDel="00923C4E">
          <w:rPr>
            <w:rFonts w:ascii="Arial" w:hAnsi="Arial" w:cs="Arial"/>
          </w:rPr>
          <w:delText>9</w:delText>
        </w:r>
        <w:r w:rsidR="00B56C63" w:rsidDel="00923C4E">
          <w:rPr>
            <w:rFonts w:ascii="Arial" w:hAnsi="Arial" w:cs="Arial"/>
          </w:rPr>
          <w:delText>.</w:delText>
        </w:r>
      </w:del>
      <w:ins w:id="2939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D6866">
        <w:rPr>
          <w:rFonts w:ascii="Arial" w:hAnsi="Arial" w:cs="Arial"/>
        </w:rPr>
        <w:t>9</w:t>
      </w:r>
      <w:r w:rsidR="00B56C63">
        <w:rPr>
          <w:rFonts w:ascii="Arial" w:hAnsi="Arial" w:cs="Arial"/>
        </w:rPr>
        <w:t>.</w:t>
      </w:r>
      <w:r w:rsidR="008D6866">
        <w:rPr>
          <w:rFonts w:ascii="Arial" w:hAnsi="Arial" w:cs="Arial"/>
        </w:rPr>
        <w:t>2.</w:t>
      </w:r>
      <w:r w:rsidR="00B56C63">
        <w:rPr>
          <w:rFonts w:ascii="Arial" w:hAnsi="Arial" w:cs="Arial"/>
        </w:rPr>
        <w:t xml:space="preserve">15 Отчетность по направлению ТОиР», отчет </w:t>
      </w:r>
      <w:r w:rsidR="00B56C63" w:rsidRPr="00B56C63">
        <w:rPr>
          <w:rFonts w:ascii="Arial" w:hAnsi="Arial" w:cs="Arial"/>
        </w:rPr>
        <w:t xml:space="preserve">M-R06 </w:t>
      </w:r>
      <w:r w:rsidR="00B56C63">
        <w:rPr>
          <w:rFonts w:ascii="Arial" w:hAnsi="Arial" w:cs="Arial"/>
        </w:rPr>
        <w:t xml:space="preserve">Сводный план-факт ППА). </w:t>
      </w:r>
      <w:r w:rsidR="00696165" w:rsidRPr="00621CB6">
        <w:rPr>
          <w:rFonts w:ascii="Arial" w:hAnsi="Arial" w:cs="Arial"/>
        </w:rPr>
        <w:t xml:space="preserve">Поля для заполнения на селекционном экране в </w:t>
      </w:r>
      <w:r w:rsidR="00696165" w:rsidRPr="00252BC1">
        <w:rPr>
          <w:rFonts w:ascii="Arial" w:hAnsi="Arial" w:cs="Arial"/>
          <w:lang w:val="en-US"/>
        </w:rPr>
        <w:t>S</w:t>
      </w:r>
      <w:r w:rsidR="00696165" w:rsidRPr="00621CB6">
        <w:rPr>
          <w:rFonts w:ascii="Arial" w:hAnsi="Arial" w:cs="Arial"/>
        </w:rPr>
        <w:t>_</w:t>
      </w:r>
      <w:r w:rsidR="00696165" w:rsidRPr="00252BC1">
        <w:rPr>
          <w:rFonts w:ascii="Arial" w:hAnsi="Arial" w:cs="Arial"/>
          <w:lang w:val="en-US"/>
        </w:rPr>
        <w:t>ALR</w:t>
      </w:r>
      <w:r w:rsidR="00696165" w:rsidRPr="00621CB6">
        <w:rPr>
          <w:rFonts w:ascii="Arial" w:hAnsi="Arial" w:cs="Arial"/>
        </w:rPr>
        <w:t xml:space="preserve">_87013558 </w:t>
      </w:r>
    </w:p>
    <w:p w14:paraId="3809E684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lastRenderedPageBreak/>
        <w:t>Проект</w:t>
      </w:r>
    </w:p>
    <w:p w14:paraId="6EDD19B0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СПП-элемент</w:t>
      </w:r>
    </w:p>
    <w:p w14:paraId="332F5692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Сетевой график/заказ</w:t>
      </w:r>
    </w:p>
    <w:p w14:paraId="3A18EC97" w14:textId="77777777" w:rsidR="00696165" w:rsidRPr="00252BC1" w:rsidRDefault="00696165" w:rsidP="00696165">
      <w:pPr>
        <w:spacing w:before="120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Поля для заполнения на селекционном экране в </w:t>
      </w:r>
      <w:r w:rsidRPr="00252BC1">
        <w:rPr>
          <w:rFonts w:ascii="Arial" w:hAnsi="Arial" w:cs="Arial"/>
          <w:lang w:val="en-US"/>
        </w:rPr>
        <w:t>S</w:t>
      </w:r>
      <w:r w:rsidRPr="00621CB6">
        <w:rPr>
          <w:rFonts w:ascii="Arial" w:hAnsi="Arial" w:cs="Arial"/>
        </w:rPr>
        <w:t>_</w:t>
      </w:r>
      <w:r w:rsidRPr="00252BC1">
        <w:rPr>
          <w:rFonts w:ascii="Arial" w:hAnsi="Arial" w:cs="Arial"/>
          <w:lang w:val="en-US"/>
        </w:rPr>
        <w:t>ALR</w:t>
      </w:r>
      <w:r w:rsidRPr="00621CB6">
        <w:rPr>
          <w:rFonts w:ascii="Arial" w:hAnsi="Arial" w:cs="Arial"/>
        </w:rPr>
        <w:t>_87013559</w:t>
      </w:r>
      <w:r w:rsidRPr="00252BC1">
        <w:rPr>
          <w:rFonts w:ascii="Arial" w:hAnsi="Arial" w:cs="Arial"/>
          <w:lang w:val="en-US"/>
        </w:rPr>
        <w:t> </w:t>
      </w:r>
    </w:p>
    <w:p w14:paraId="6939369E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Проект</w:t>
      </w:r>
    </w:p>
    <w:p w14:paraId="52F13C77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СПП-элемент</w:t>
      </w:r>
    </w:p>
    <w:p w14:paraId="0BA97EBF" w14:textId="77777777" w:rsidR="00696165" w:rsidRPr="00252BC1" w:rsidRDefault="00696165" w:rsidP="00696165">
      <w:pPr>
        <w:pStyle w:val="afa"/>
        <w:numPr>
          <w:ilvl w:val="0"/>
          <w:numId w:val="32"/>
        </w:numPr>
        <w:spacing w:before="120"/>
        <w:rPr>
          <w:rFonts w:ascii="Arial" w:hAnsi="Arial" w:cs="Arial"/>
        </w:rPr>
      </w:pPr>
      <w:r w:rsidRPr="00252BC1">
        <w:rPr>
          <w:rFonts w:ascii="Arial" w:hAnsi="Arial" w:cs="Arial"/>
        </w:rPr>
        <w:t>Сетевой график/заказ</w:t>
      </w:r>
    </w:p>
    <w:p w14:paraId="63D05D3B" w14:textId="360EC556" w:rsidR="00C4379A" w:rsidRPr="00621CB6" w:rsidRDefault="009566E7" w:rsidP="00C4379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Проверка </w:t>
      </w:r>
      <w:r w:rsidR="00C21A42">
        <w:rPr>
          <w:rFonts w:ascii="Arial" w:hAnsi="Arial" w:cs="Arial"/>
        </w:rPr>
        <w:t xml:space="preserve">заказов ТОРО по лимитам затрат </w:t>
      </w:r>
      <w:r w:rsidRPr="00621CB6">
        <w:rPr>
          <w:rFonts w:ascii="Arial" w:hAnsi="Arial" w:cs="Arial"/>
        </w:rPr>
        <w:t>в</w:t>
      </w:r>
      <w:r w:rsidR="00C4379A" w:rsidRPr="00621CB6">
        <w:rPr>
          <w:rFonts w:ascii="Arial" w:hAnsi="Arial" w:cs="Arial"/>
        </w:rPr>
        <w:t xml:space="preserve">ыполняется аналогично шагу </w:t>
      </w:r>
      <w:r w:rsidR="00001DDB">
        <w:rPr>
          <w:rFonts w:ascii="Arial" w:hAnsi="Arial" w:cs="Arial"/>
        </w:rPr>
        <w:t>17</w:t>
      </w:r>
      <w:r w:rsidR="00001DDB" w:rsidRPr="00621CB6">
        <w:rPr>
          <w:rFonts w:ascii="Arial" w:hAnsi="Arial" w:cs="Arial"/>
        </w:rPr>
        <w:t xml:space="preserve">0 </w:t>
      </w:r>
      <w:r w:rsidR="00C4379A" w:rsidRPr="00621CB6">
        <w:rPr>
          <w:rFonts w:ascii="Arial" w:hAnsi="Arial" w:cs="Arial"/>
        </w:rPr>
        <w:t xml:space="preserve">процесса «ПП-07.03.01-ERP Оперативное (месячное) планирование воздействий на ПА» – </w:t>
      </w:r>
      <w:r w:rsidR="001A74E3" w:rsidRPr="001A74E3">
        <w:rPr>
          <w:rFonts w:ascii="Arial" w:hAnsi="Arial" w:cs="Arial"/>
        </w:rPr>
        <w:t>Проверка заказов ТОРО по лимитам затрат</w:t>
      </w:r>
      <w:r w:rsidR="00C4379A" w:rsidRPr="00621CB6">
        <w:rPr>
          <w:rFonts w:ascii="Arial" w:hAnsi="Arial" w:cs="Arial"/>
        </w:rPr>
        <w:t xml:space="preserve">, представленному в разделе </w:t>
      </w:r>
      <w:r w:rsidR="0079282D">
        <w:rPr>
          <w:rFonts w:ascii="Arial" w:hAnsi="Arial" w:cs="Arial"/>
        </w:rPr>
        <w:t>«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_Ref39071669 \r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ins w:id="2940" w:author="ShramkovAB" w:date="2021-04-12T16:50:00Z">
        <w:r w:rsidR="00DD0D1E">
          <w:rPr>
            <w:rFonts w:ascii="Arial" w:hAnsi="Arial" w:cs="Arial"/>
          </w:rPr>
          <w:t>5.2.1.21</w:t>
        </w:r>
      </w:ins>
      <w:del w:id="2941" w:author="ShramkovAB" w:date="2021-04-12T16:50:00Z">
        <w:r w:rsidR="002D72A9" w:rsidDel="00DD0D1E">
          <w:rPr>
            <w:rFonts w:ascii="Arial" w:hAnsi="Arial" w:cs="Arial"/>
          </w:rPr>
          <w:delText>5.2.1.13</w:delText>
        </w:r>
      </w:del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 xml:space="preserve"> </w:t>
      </w:r>
      <w:r w:rsidR="0079282D">
        <w:rPr>
          <w:rFonts w:ascii="Arial" w:hAnsi="Arial" w:cs="Arial"/>
        </w:rPr>
        <w:fldChar w:fldCharType="begin"/>
      </w:r>
      <w:r w:rsidR="0079282D">
        <w:rPr>
          <w:rFonts w:ascii="Arial" w:hAnsi="Arial" w:cs="Arial"/>
        </w:rPr>
        <w:instrText xml:space="preserve"> REF _Ref39071669 \h  \* MERGEFORMAT </w:instrText>
      </w:r>
      <w:r w:rsidR="0079282D">
        <w:rPr>
          <w:rFonts w:ascii="Arial" w:hAnsi="Arial" w:cs="Arial"/>
        </w:rPr>
      </w:r>
      <w:r w:rsidR="0079282D">
        <w:rPr>
          <w:rFonts w:ascii="Arial" w:hAnsi="Arial" w:cs="Arial"/>
        </w:rPr>
        <w:fldChar w:fldCharType="separate"/>
      </w:r>
      <w:ins w:id="2942" w:author="ShramkovAB" w:date="2021-04-12T16:50:00Z">
        <w:r w:rsidR="00DD0D1E" w:rsidRPr="00DD0D1E">
          <w:rPr>
            <w:rFonts w:ascii="Arial" w:hAnsi="Arial" w:cs="Arial"/>
            <w:rPrChange w:id="2943" w:author="ShramkovAB" w:date="2021-04-12T16:50:00Z">
              <w:rPr/>
            </w:rPrChange>
          </w:rPr>
          <w:t>Шаг процесса 170 – Проверка заказов ТОРО по лимитам затрат</w:t>
        </w:r>
      </w:ins>
      <w:del w:id="2944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170 – Проверка заказов ТОРО по лимитам затрат</w:delText>
        </w:r>
      </w:del>
      <w:r w:rsidR="0079282D">
        <w:rPr>
          <w:rFonts w:ascii="Arial" w:hAnsi="Arial" w:cs="Arial"/>
        </w:rPr>
        <w:fldChar w:fldCharType="end"/>
      </w:r>
      <w:r w:rsidR="0079282D">
        <w:rPr>
          <w:rFonts w:ascii="Arial" w:hAnsi="Arial" w:cs="Arial"/>
        </w:rPr>
        <w:t>»</w:t>
      </w:r>
      <w:r w:rsidR="001A74E3" w:rsidRPr="00621CB6">
        <w:rPr>
          <w:rFonts w:ascii="Arial" w:hAnsi="Arial" w:cs="Arial"/>
        </w:rPr>
        <w:t xml:space="preserve"> </w:t>
      </w:r>
      <w:r w:rsidR="00C4379A" w:rsidRPr="00621CB6">
        <w:rPr>
          <w:rFonts w:ascii="Arial" w:hAnsi="Arial" w:cs="Arial"/>
        </w:rPr>
        <w:t>данного документа.</w:t>
      </w:r>
    </w:p>
    <w:p w14:paraId="58FCE3AE" w14:textId="4E1976A3" w:rsidR="002C01C5" w:rsidRPr="00621CB6" w:rsidRDefault="00C4379A" w:rsidP="0043622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После корректировки </w:t>
      </w:r>
      <w:r w:rsidR="009566E7" w:rsidRPr="00621CB6">
        <w:rPr>
          <w:rFonts w:ascii="Arial" w:hAnsi="Arial" w:cs="Arial"/>
        </w:rPr>
        <w:t xml:space="preserve">бюджета </w:t>
      </w:r>
      <w:r w:rsidRPr="00621CB6">
        <w:rPr>
          <w:rFonts w:ascii="Arial" w:hAnsi="Arial" w:cs="Arial"/>
        </w:rPr>
        <w:t>выполняется переход на шаг 1</w:t>
      </w:r>
      <w:r w:rsidR="004D219E">
        <w:rPr>
          <w:rFonts w:ascii="Arial" w:hAnsi="Arial" w:cs="Arial"/>
        </w:rPr>
        <w:t>8</w:t>
      </w:r>
      <w:r w:rsidR="00B56C63">
        <w:rPr>
          <w:rFonts w:ascii="Arial" w:hAnsi="Arial" w:cs="Arial"/>
        </w:rPr>
        <w:t>0 (см. раздел ниже). В</w:t>
      </w:r>
      <w:r w:rsidRPr="00621CB6">
        <w:rPr>
          <w:rFonts w:ascii="Arial" w:hAnsi="Arial" w:cs="Arial"/>
        </w:rPr>
        <w:t xml:space="preserve"> случае, если бюджет не выделен или не выделен в требуемом объеме</w:t>
      </w:r>
      <w:r w:rsidR="004D219E">
        <w:rPr>
          <w:rFonts w:ascii="Arial" w:hAnsi="Arial" w:cs="Arial"/>
        </w:rPr>
        <w:t xml:space="preserve"> – выполняется переход на шаг 26</w:t>
      </w:r>
      <w:r w:rsidRPr="00621CB6">
        <w:rPr>
          <w:rFonts w:ascii="Arial" w:hAnsi="Arial" w:cs="Arial"/>
        </w:rPr>
        <w:t>0 «Корректировка состава и объема работ».</w:t>
      </w:r>
    </w:p>
    <w:p w14:paraId="20006AA6" w14:textId="4CF5B6D7" w:rsidR="002C01C5" w:rsidRDefault="002C01C5">
      <w:pPr>
        <w:pStyle w:val="4"/>
      </w:pPr>
      <w:r w:rsidRPr="00621CB6">
        <w:t xml:space="preserve">Шаг процесса </w:t>
      </w:r>
      <w:r w:rsidR="004D219E">
        <w:t>18</w:t>
      </w:r>
      <w:r w:rsidR="002D4C5F" w:rsidRPr="00621CB6">
        <w:t>0</w:t>
      </w:r>
      <w:r w:rsidRPr="00621CB6">
        <w:t xml:space="preserve"> – </w:t>
      </w:r>
      <w:r w:rsidR="002D4C5F" w:rsidRPr="00621CB6">
        <w:t>Определение необходимости формирования и согласования оперативного плана на неделю</w:t>
      </w:r>
    </w:p>
    <w:p w14:paraId="0974442E" w14:textId="77777777" w:rsidR="001A74E3" w:rsidRPr="001A4543" w:rsidRDefault="001A74E3" w:rsidP="001A4543">
      <w:pPr>
        <w:rPr>
          <w:rFonts w:eastAsiaTheme="majorEastAsia"/>
          <w:i/>
          <w:caps/>
        </w:rPr>
      </w:pPr>
    </w:p>
    <w:p w14:paraId="3D963980" w14:textId="00C0C8B9" w:rsidR="00D46AB4" w:rsidRPr="00621CB6" w:rsidRDefault="002D4C5F" w:rsidP="0043622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предпоследний рабочий день, предшествующий планируемой неделе, </w:t>
      </w:r>
      <w:r w:rsidR="004035E5" w:rsidRPr="00621CB6">
        <w:rPr>
          <w:rFonts w:ascii="Arial" w:hAnsi="Arial" w:cs="Arial"/>
        </w:rPr>
        <w:t xml:space="preserve">Планировщик ТОиР </w:t>
      </w:r>
      <w:r w:rsidR="007C2A87">
        <w:rPr>
          <w:rFonts w:ascii="Arial" w:hAnsi="Arial" w:cs="Arial"/>
        </w:rPr>
        <w:t>УО</w:t>
      </w:r>
      <w:r w:rsidR="007A6913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</w:t>
      </w:r>
      <w:r w:rsidR="007A6913" w:rsidRPr="00621CB6">
        <w:rPr>
          <w:rFonts w:ascii="Arial" w:hAnsi="Arial" w:cs="Arial"/>
        </w:rPr>
        <w:t xml:space="preserve">с </w:t>
      </w:r>
      <w:r w:rsidR="00590026" w:rsidRPr="00621CB6">
        <w:rPr>
          <w:rFonts w:ascii="Arial" w:hAnsi="Arial" w:cs="Arial"/>
        </w:rPr>
        <w:t>использованием</w:t>
      </w:r>
      <w:r w:rsidR="007A6913" w:rsidRPr="00621CB6">
        <w:rPr>
          <w:rFonts w:ascii="Arial" w:hAnsi="Arial" w:cs="Arial"/>
        </w:rPr>
        <w:t xml:space="preserve"> </w:t>
      </w:r>
      <w:r w:rsidR="00AD5B0D" w:rsidRPr="00621CB6">
        <w:rPr>
          <w:rFonts w:ascii="Arial" w:hAnsi="Arial" w:cs="Arial"/>
        </w:rPr>
        <w:t>разработки</w:t>
      </w:r>
      <w:r w:rsidR="00F34C51" w:rsidRPr="00621CB6">
        <w:rPr>
          <w:rFonts w:ascii="Arial" w:hAnsi="Arial" w:cs="Arial"/>
        </w:rPr>
        <w:t xml:space="preserve"> </w:t>
      </w:r>
      <w:r w:rsidR="00D745F2" w:rsidRPr="00621CB6">
        <w:rPr>
          <w:rFonts w:ascii="Arial" w:hAnsi="Arial" w:cs="Arial"/>
        </w:rPr>
        <w:t>PM</w:t>
      </w:r>
      <w:r w:rsidR="00F34C51" w:rsidRPr="00621CB6">
        <w:rPr>
          <w:rFonts w:ascii="Arial" w:hAnsi="Arial" w:cs="Arial"/>
        </w:rPr>
        <w:t>21</w:t>
      </w:r>
      <w:r w:rsidR="00AD5B0D" w:rsidRPr="00621CB6">
        <w:rPr>
          <w:rFonts w:ascii="Arial" w:hAnsi="Arial" w:cs="Arial"/>
        </w:rPr>
        <w:t xml:space="preserve"> </w:t>
      </w:r>
      <w:r w:rsidR="00F34C51" w:rsidRPr="00621CB6">
        <w:rPr>
          <w:rFonts w:ascii="Arial" w:hAnsi="Arial" w:cs="Arial"/>
        </w:rPr>
        <w:t>"Оптимизация плана-графика</w:t>
      </w:r>
      <w:r w:rsidR="007A6913" w:rsidRPr="00621CB6">
        <w:rPr>
          <w:rFonts w:ascii="Arial" w:hAnsi="Arial" w:cs="Arial"/>
        </w:rPr>
        <w:t>формирует</w:t>
      </w:r>
      <w:r w:rsidRPr="00621CB6">
        <w:rPr>
          <w:rFonts w:ascii="Arial" w:hAnsi="Arial" w:cs="Arial"/>
        </w:rPr>
        <w:t xml:space="preserve"> план-график</w:t>
      </w:r>
      <w:r w:rsidR="007A6913" w:rsidRPr="00621CB6">
        <w:rPr>
          <w:rFonts w:ascii="Arial" w:hAnsi="Arial" w:cs="Arial"/>
        </w:rPr>
        <w:t xml:space="preserve"> по заказам с статусами «ПЛАН – планируется, НЕД - неделя (заказ включен в недельный план)»</w:t>
      </w:r>
      <w:r w:rsidRPr="00621CB6">
        <w:rPr>
          <w:rFonts w:ascii="Arial" w:hAnsi="Arial" w:cs="Arial"/>
        </w:rPr>
        <w:t xml:space="preserve"> и отправля</w:t>
      </w:r>
      <w:r w:rsidR="00D745F2" w:rsidRPr="00621CB6">
        <w:rPr>
          <w:rFonts w:ascii="Arial" w:hAnsi="Arial" w:cs="Arial"/>
        </w:rPr>
        <w:t>ет недельный план-график</w:t>
      </w:r>
      <w:r w:rsidRPr="00621CB6">
        <w:rPr>
          <w:rFonts w:ascii="Arial" w:hAnsi="Arial" w:cs="Arial"/>
        </w:rPr>
        <w:t xml:space="preserve"> на согласование. </w:t>
      </w:r>
    </w:p>
    <w:p w14:paraId="145D1B9C" w14:textId="3B832511" w:rsidR="002C01C5" w:rsidRPr="00621CB6" w:rsidRDefault="002D4C5F" w:rsidP="0043622A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При ежедневном планировании шаги по формированию</w:t>
      </w:r>
      <w:r w:rsidR="00D46AB4" w:rsidRPr="00621CB6">
        <w:rPr>
          <w:rFonts w:ascii="Arial" w:hAnsi="Arial" w:cs="Arial"/>
        </w:rPr>
        <w:t xml:space="preserve"> из системы в бумажном виде</w:t>
      </w:r>
      <w:r w:rsidRPr="00621CB6">
        <w:rPr>
          <w:rFonts w:ascii="Arial" w:hAnsi="Arial" w:cs="Arial"/>
        </w:rPr>
        <w:t xml:space="preserve"> и </w:t>
      </w:r>
      <w:r w:rsidR="00D46AB4" w:rsidRPr="00621CB6">
        <w:rPr>
          <w:rFonts w:ascii="Arial" w:hAnsi="Arial" w:cs="Arial"/>
        </w:rPr>
        <w:t xml:space="preserve">последующему </w:t>
      </w:r>
      <w:r w:rsidRPr="00621CB6">
        <w:rPr>
          <w:rFonts w:ascii="Arial" w:hAnsi="Arial" w:cs="Arial"/>
        </w:rPr>
        <w:t>согласованию план-графика не выполняются.</w:t>
      </w:r>
    </w:p>
    <w:p w14:paraId="19FFAF2E" w14:textId="77777777" w:rsidR="00562057" w:rsidRPr="00B118A6" w:rsidRDefault="00562057" w:rsidP="00562057">
      <w:pPr>
        <w:spacing w:after="240" w:line="276" w:lineRule="auto"/>
        <w:ind w:firstLine="567"/>
        <w:rPr>
          <w:ins w:id="2945" w:author="Александр Шрамков" w:date="2021-03-12T19:23:00Z"/>
          <w:rFonts w:ascii="Arial" w:hAnsi="Arial" w:cs="Arial"/>
          <w:color w:val="000000" w:themeColor="text1"/>
        </w:rPr>
      </w:pPr>
      <w:ins w:id="2946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Используется транзакция ZPM_PLAN «АРМ планировщика ТОиР».</w:t>
        </w:r>
      </w:ins>
    </w:p>
    <w:p w14:paraId="00F02ECA" w14:textId="77777777" w:rsidR="00562057" w:rsidRPr="00B118A6" w:rsidRDefault="00562057" w:rsidP="00562057">
      <w:pPr>
        <w:spacing w:after="240" w:line="276" w:lineRule="auto"/>
        <w:ind w:firstLine="567"/>
        <w:rPr>
          <w:ins w:id="2947" w:author="Александр Шрамков" w:date="2021-03-12T19:23:00Z"/>
          <w:rFonts w:ascii="Arial" w:hAnsi="Arial" w:cs="Arial"/>
          <w:color w:val="000000" w:themeColor="text1"/>
        </w:rPr>
      </w:pPr>
      <w:ins w:id="2948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Поля для заполнения на селекционном экране:</w:t>
        </w:r>
      </w:ins>
    </w:p>
    <w:p w14:paraId="193F9BE8" w14:textId="77777777" w:rsidR="00562057" w:rsidRPr="00B118A6" w:rsidRDefault="00562057" w:rsidP="00562057">
      <w:pPr>
        <w:spacing w:after="240" w:line="276" w:lineRule="auto"/>
        <w:ind w:firstLine="567"/>
        <w:rPr>
          <w:ins w:id="2949" w:author="Александр Шрамков" w:date="2021-03-12T19:23:00Z"/>
          <w:rFonts w:ascii="Arial" w:hAnsi="Arial" w:cs="Arial"/>
          <w:color w:val="000000" w:themeColor="text1"/>
        </w:rPr>
      </w:pPr>
      <w:ins w:id="2950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 xml:space="preserve">- Режим работы «Формирование </w:t>
        </w:r>
        <w:r>
          <w:rPr>
            <w:rFonts w:ascii="Arial" w:hAnsi="Arial" w:cs="Arial"/>
            <w:color w:val="000000" w:themeColor="text1"/>
          </w:rPr>
          <w:t>недельного</w:t>
        </w:r>
        <w:r w:rsidRPr="00B118A6">
          <w:rPr>
            <w:rFonts w:ascii="Arial" w:hAnsi="Arial" w:cs="Arial"/>
            <w:color w:val="000000" w:themeColor="text1"/>
          </w:rPr>
          <w:t xml:space="preserve"> графика ремонтов»</w:t>
        </w:r>
      </w:ins>
    </w:p>
    <w:p w14:paraId="384CC051" w14:textId="77777777" w:rsidR="00562057" w:rsidRPr="00B118A6" w:rsidRDefault="00562057" w:rsidP="00562057">
      <w:pPr>
        <w:spacing w:after="240" w:line="276" w:lineRule="auto"/>
        <w:ind w:firstLine="567"/>
        <w:rPr>
          <w:ins w:id="2951" w:author="Александр Шрамков" w:date="2021-03-12T19:23:00Z"/>
          <w:rFonts w:ascii="Arial" w:hAnsi="Arial" w:cs="Arial"/>
          <w:color w:val="000000" w:themeColor="text1"/>
        </w:rPr>
      </w:pPr>
      <w:ins w:id="2952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Планирующий завод;</w:t>
        </w:r>
      </w:ins>
    </w:p>
    <w:p w14:paraId="737AA8C5" w14:textId="77777777" w:rsidR="00562057" w:rsidRPr="00B118A6" w:rsidRDefault="00562057" w:rsidP="00562057">
      <w:pPr>
        <w:spacing w:after="240" w:line="276" w:lineRule="auto"/>
        <w:ind w:firstLine="567"/>
        <w:rPr>
          <w:ins w:id="2953" w:author="Александр Шрамков" w:date="2021-03-12T19:23:00Z"/>
          <w:rFonts w:ascii="Arial" w:hAnsi="Arial" w:cs="Arial"/>
          <w:color w:val="000000" w:themeColor="text1"/>
        </w:rPr>
      </w:pPr>
      <w:ins w:id="2954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Группа планирования;</w:t>
        </w:r>
      </w:ins>
    </w:p>
    <w:p w14:paraId="43A97EB5" w14:textId="77777777" w:rsidR="00562057" w:rsidRPr="00B118A6" w:rsidRDefault="00562057" w:rsidP="00562057">
      <w:pPr>
        <w:spacing w:after="240" w:line="276" w:lineRule="auto"/>
        <w:ind w:firstLine="567"/>
        <w:rPr>
          <w:ins w:id="2955" w:author="Александр Шрамков" w:date="2021-03-12T19:23:00Z"/>
          <w:rFonts w:ascii="Arial" w:hAnsi="Arial" w:cs="Arial"/>
          <w:color w:val="000000" w:themeColor="text1"/>
        </w:rPr>
      </w:pPr>
      <w:ins w:id="2956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Год планирования</w:t>
        </w:r>
        <w:r w:rsidRPr="00562057">
          <w:rPr>
            <w:rFonts w:ascii="Arial" w:hAnsi="Arial" w:cs="Arial"/>
            <w:color w:val="000000" w:themeColor="text1"/>
            <w:rPrChange w:id="2957" w:author="Александр Шрамков" w:date="2021-03-12T19:23:00Z">
              <w:rPr>
                <w:rFonts w:ascii="Arial" w:hAnsi="Arial" w:cs="Arial"/>
                <w:color w:val="000000" w:themeColor="text1"/>
                <w:lang w:val="en-US"/>
              </w:rPr>
            </w:rPrChange>
          </w:rPr>
          <w:t xml:space="preserve"> / </w:t>
        </w:r>
        <w:r>
          <w:rPr>
            <w:rFonts w:ascii="Arial" w:hAnsi="Arial" w:cs="Arial"/>
            <w:color w:val="000000" w:themeColor="text1"/>
          </w:rPr>
          <w:t>неделя</w:t>
        </w:r>
        <w:r w:rsidRPr="00B118A6">
          <w:rPr>
            <w:rFonts w:ascii="Arial" w:hAnsi="Arial" w:cs="Arial"/>
            <w:color w:val="000000" w:themeColor="text1"/>
          </w:rPr>
          <w:t>;</w:t>
        </w:r>
      </w:ins>
    </w:p>
    <w:p w14:paraId="586ECA62" w14:textId="77777777" w:rsidR="00562057" w:rsidRPr="00621CB6" w:rsidRDefault="00562057" w:rsidP="00562057">
      <w:pPr>
        <w:spacing w:after="240" w:line="276" w:lineRule="auto"/>
        <w:ind w:firstLine="567"/>
        <w:rPr>
          <w:ins w:id="2958" w:author="Александр Шрамков" w:date="2021-03-12T19:23:00Z"/>
          <w:rFonts w:ascii="Arial" w:hAnsi="Arial" w:cs="Arial"/>
        </w:rPr>
      </w:pPr>
      <w:ins w:id="2959" w:author="Александр Шрамков" w:date="2021-03-12T19:23:00Z">
        <w:r w:rsidRPr="00B118A6">
          <w:rPr>
            <w:rFonts w:ascii="Arial" w:hAnsi="Arial" w:cs="Arial"/>
            <w:color w:val="000000" w:themeColor="text1"/>
          </w:rPr>
          <w:t>- Техническое место.</w:t>
        </w:r>
      </w:ins>
    </w:p>
    <w:p w14:paraId="1476B8F5" w14:textId="3C9532BE" w:rsidR="00AD5B0D" w:rsidRPr="00621CB6" w:rsidDel="00562057" w:rsidRDefault="00AD5B0D" w:rsidP="00AD5B0D">
      <w:pPr>
        <w:spacing w:after="240" w:line="276" w:lineRule="auto"/>
        <w:ind w:firstLine="567"/>
        <w:rPr>
          <w:del w:id="2960" w:author="Александр Шрамков" w:date="2021-03-12T19:23:00Z"/>
          <w:rFonts w:ascii="Arial" w:hAnsi="Arial" w:cs="Arial"/>
        </w:rPr>
      </w:pPr>
      <w:del w:id="2961" w:author="Александр Шрамков" w:date="2021-03-12T19:23:00Z">
        <w:r w:rsidRPr="00621CB6" w:rsidDel="00562057">
          <w:rPr>
            <w:rFonts w:ascii="Arial" w:hAnsi="Arial" w:cs="Arial"/>
          </w:rPr>
          <w:lastRenderedPageBreak/>
          <w:delText>Используется разработка PM21 «Оптимизация плана-графика».</w:delText>
        </w:r>
      </w:del>
    </w:p>
    <w:p w14:paraId="29A24AA6" w14:textId="1D0F82A1" w:rsidR="00AD5B0D" w:rsidRPr="00621CB6" w:rsidDel="00562057" w:rsidRDefault="00AD5B0D" w:rsidP="00AD5B0D">
      <w:pPr>
        <w:spacing w:after="240" w:line="276" w:lineRule="auto"/>
        <w:ind w:firstLine="567"/>
        <w:rPr>
          <w:del w:id="2962" w:author="Александр Шрамков" w:date="2021-03-12T19:23:00Z"/>
          <w:rFonts w:ascii="Arial" w:hAnsi="Arial" w:cs="Arial"/>
        </w:rPr>
      </w:pPr>
      <w:del w:id="2963" w:author="Александр Шрамков" w:date="2021-03-12T19:23:00Z">
        <w:r w:rsidRPr="00621CB6" w:rsidDel="00562057">
          <w:rPr>
            <w:rFonts w:ascii="Arial" w:hAnsi="Arial" w:cs="Arial"/>
          </w:rPr>
          <w:delText>Поля для заполнения на селекционном экране:</w:delText>
        </w:r>
      </w:del>
    </w:p>
    <w:p w14:paraId="52168C42" w14:textId="31A9A74A" w:rsidR="00AD5B0D" w:rsidRPr="00621CB6" w:rsidDel="00562057" w:rsidRDefault="00AD5B0D" w:rsidP="00AD5B0D">
      <w:pPr>
        <w:spacing w:after="240" w:line="276" w:lineRule="auto"/>
        <w:ind w:left="927"/>
        <w:rPr>
          <w:del w:id="2964" w:author="Александр Шрамков" w:date="2021-03-12T19:23:00Z"/>
          <w:rFonts w:ascii="Arial" w:hAnsi="Arial" w:cs="Arial"/>
        </w:rPr>
      </w:pPr>
      <w:del w:id="2965" w:author="Александр Шрамков" w:date="2021-03-12T19:23:00Z">
        <w:r w:rsidRPr="00621CB6" w:rsidDel="00562057">
          <w:rPr>
            <w:rFonts w:ascii="Arial" w:hAnsi="Arial" w:cs="Arial"/>
          </w:rPr>
          <w:delText>- Техническое место;</w:delText>
        </w:r>
      </w:del>
    </w:p>
    <w:p w14:paraId="460FA488" w14:textId="58729472" w:rsidR="00AD5B0D" w:rsidRPr="00621CB6" w:rsidDel="00562057" w:rsidRDefault="00AD5B0D" w:rsidP="00AD5B0D">
      <w:pPr>
        <w:spacing w:after="240" w:line="276" w:lineRule="auto"/>
        <w:ind w:left="927"/>
        <w:rPr>
          <w:del w:id="2966" w:author="Александр Шрамков" w:date="2021-03-12T19:23:00Z"/>
          <w:rFonts w:ascii="Arial" w:hAnsi="Arial" w:cs="Arial"/>
        </w:rPr>
      </w:pPr>
      <w:del w:id="2967" w:author="Александр Шрамков" w:date="2021-03-12T19:23:00Z">
        <w:r w:rsidRPr="00621CB6" w:rsidDel="00562057">
          <w:rPr>
            <w:rFonts w:ascii="Arial" w:hAnsi="Arial" w:cs="Arial"/>
          </w:rPr>
          <w:delText>- Группа планирования;</w:delText>
        </w:r>
      </w:del>
    </w:p>
    <w:p w14:paraId="3131C303" w14:textId="13E02BDE" w:rsidR="00AD5B0D" w:rsidRPr="00621CB6" w:rsidDel="00562057" w:rsidRDefault="00AD5B0D" w:rsidP="00B478E6">
      <w:pPr>
        <w:spacing w:after="240" w:line="276" w:lineRule="auto"/>
        <w:ind w:left="927"/>
        <w:jc w:val="left"/>
        <w:rPr>
          <w:del w:id="2968" w:author="Александр Шрамков" w:date="2021-03-12T19:23:00Z"/>
          <w:rFonts w:ascii="Arial" w:hAnsi="Arial" w:cs="Arial"/>
        </w:rPr>
      </w:pPr>
      <w:del w:id="2969" w:author="Александр Шрамков" w:date="2021-03-12T19:23:00Z">
        <w:r w:rsidRPr="00621CB6" w:rsidDel="00562057">
          <w:rPr>
            <w:rFonts w:ascii="Arial" w:hAnsi="Arial" w:cs="Arial"/>
          </w:rPr>
          <w:delText>- Период (</w:delText>
        </w:r>
        <w:r w:rsidRPr="00621CB6" w:rsidDel="00BF4F90">
          <w:rPr>
            <w:rFonts w:ascii="Arial" w:hAnsi="Arial" w:cs="Arial"/>
          </w:rPr>
          <w:delText>с .. по</w:delText>
        </w:r>
        <w:r w:rsidRPr="00621CB6" w:rsidDel="00562057">
          <w:rPr>
            <w:rFonts w:ascii="Arial" w:hAnsi="Arial" w:cs="Arial"/>
          </w:rPr>
          <w:delText>).</w:delText>
        </w:r>
      </w:del>
    </w:p>
    <w:p w14:paraId="37645D23" w14:textId="72AEF9BA" w:rsidR="002C01C5" w:rsidRDefault="002C01C5">
      <w:pPr>
        <w:pStyle w:val="4"/>
      </w:pPr>
      <w:r w:rsidRPr="00621CB6">
        <w:t xml:space="preserve">Шаг процесса </w:t>
      </w:r>
      <w:r w:rsidR="004D219E">
        <w:t>19</w:t>
      </w:r>
      <w:r w:rsidR="002D4C5F" w:rsidRPr="00621CB6">
        <w:t>0</w:t>
      </w:r>
      <w:r w:rsidRPr="00621CB6">
        <w:t xml:space="preserve"> – </w:t>
      </w:r>
      <w:r w:rsidR="00626424">
        <w:t>Отметка о подготовке</w:t>
      </w:r>
      <w:r w:rsidR="002D4C5F" w:rsidRPr="00621CB6">
        <w:t xml:space="preserve"> плана-графика на планируемую неделю</w:t>
      </w:r>
    </w:p>
    <w:p w14:paraId="3DAF383A" w14:textId="77777777" w:rsidR="001A74E3" w:rsidRPr="001A4543" w:rsidRDefault="001A74E3" w:rsidP="001A4543">
      <w:pPr>
        <w:rPr>
          <w:rFonts w:eastAsiaTheme="majorEastAsia"/>
          <w:i/>
          <w:caps/>
        </w:rPr>
      </w:pPr>
    </w:p>
    <w:p w14:paraId="7C13565D" w14:textId="4746273E" w:rsidR="00D15509" w:rsidRPr="00621CB6" w:rsidRDefault="004D219E" w:rsidP="00BB4CD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18</w:t>
      </w:r>
      <w:r w:rsidR="00D15509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98741C">
        <w:rPr>
          <w:rFonts w:ascii="Arial" w:hAnsi="Arial" w:cs="Arial"/>
        </w:rPr>
        <w:t>«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_Ref39071817 \r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970" w:author="ShramkovAB" w:date="2021-04-12T16:50:00Z">
        <w:r w:rsidR="00DD0D1E">
          <w:rPr>
            <w:rFonts w:ascii="Arial" w:hAnsi="Arial" w:cs="Arial"/>
          </w:rPr>
          <w:t>5.2.1.22</w:t>
        </w:r>
      </w:ins>
      <w:del w:id="2971" w:author="ShramkovAB" w:date="2021-04-12T16:50:00Z">
        <w:r w:rsidR="002D72A9" w:rsidDel="00DD0D1E">
          <w:rPr>
            <w:rFonts w:ascii="Arial" w:hAnsi="Arial" w:cs="Arial"/>
          </w:rPr>
          <w:delText>5.2.1.14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 xml:space="preserve"> 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_Ref39071817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972" w:author="ShramkovAB" w:date="2021-04-12T16:50:00Z">
        <w:r w:rsidR="00DD0D1E" w:rsidRPr="00DD0D1E">
          <w:rPr>
            <w:rFonts w:ascii="Arial" w:hAnsi="Arial" w:cs="Arial"/>
            <w:rPrChange w:id="2973" w:author="ShramkovAB" w:date="2021-04-12T16:50:00Z">
              <w:rPr/>
            </w:rPrChange>
          </w:rPr>
          <w:t>Шаг процесса 180 – Завершение подготовки плана-графика воздействий на ПА на месяц</w:t>
        </w:r>
      </w:ins>
      <w:del w:id="2974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180 – Завершение подготовки плана-графика воздействий на ПА на месяц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>»</w:t>
      </w:r>
      <w:r w:rsidR="00BB4CD7" w:rsidRPr="00621CB6">
        <w:rPr>
          <w:rFonts w:ascii="Arial" w:hAnsi="Arial" w:cs="Arial"/>
        </w:rPr>
        <w:t xml:space="preserve"> данного документа, но выборка заказов происходит на 1 последующую неделю.</w:t>
      </w:r>
    </w:p>
    <w:p w14:paraId="2504B032" w14:textId="28C7ABCF" w:rsidR="00BB4CD7" w:rsidRPr="00621CB6" w:rsidRDefault="00BB4CD7" w:rsidP="00D15509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Для ежесуточн</w:t>
      </w:r>
      <w:r w:rsidR="00611F04" w:rsidRPr="00621CB6">
        <w:rPr>
          <w:rFonts w:ascii="Arial" w:hAnsi="Arial" w:cs="Arial"/>
        </w:rPr>
        <w:t>ого</w:t>
      </w:r>
      <w:r w:rsidRPr="00621CB6">
        <w:rPr>
          <w:rFonts w:ascii="Arial" w:hAnsi="Arial" w:cs="Arial"/>
        </w:rPr>
        <w:t xml:space="preserve"> планирования </w:t>
      </w:r>
      <w:r w:rsidR="00611F04" w:rsidRPr="00621CB6">
        <w:rPr>
          <w:rFonts w:ascii="Arial" w:hAnsi="Arial" w:cs="Arial"/>
        </w:rPr>
        <w:t xml:space="preserve">шаги </w:t>
      </w:r>
      <w:r w:rsidR="004D219E">
        <w:rPr>
          <w:rFonts w:ascii="Arial" w:hAnsi="Arial" w:cs="Arial"/>
        </w:rPr>
        <w:t>180-230</w:t>
      </w:r>
      <w:r w:rsidR="00611F04" w:rsidRPr="00621CB6">
        <w:rPr>
          <w:rFonts w:ascii="Arial" w:hAnsi="Arial" w:cs="Arial"/>
        </w:rPr>
        <w:t xml:space="preserve"> не выполняются.</w:t>
      </w:r>
    </w:p>
    <w:p w14:paraId="1DC5EC68" w14:textId="4D91A580" w:rsidR="002C01C5" w:rsidRPr="00621CB6" w:rsidRDefault="002C01C5">
      <w:pPr>
        <w:pStyle w:val="4"/>
      </w:pPr>
      <w:r w:rsidRPr="00621CB6">
        <w:t xml:space="preserve">Шаг процесса </w:t>
      </w:r>
      <w:r w:rsidR="004D219E">
        <w:t>20</w:t>
      </w:r>
      <w:r w:rsidR="002D4C5F" w:rsidRPr="00621CB6">
        <w:t>0</w:t>
      </w:r>
      <w:r w:rsidRPr="00621CB6">
        <w:t xml:space="preserve"> – </w:t>
      </w:r>
      <w:r w:rsidR="002D4C5F" w:rsidRPr="00621CB6">
        <w:t>Согласование плана-графика старшим планировщиком</w:t>
      </w:r>
    </w:p>
    <w:p w14:paraId="6FDC9928" w14:textId="431F072A" w:rsidR="00BB4CD7" w:rsidRPr="00621CB6" w:rsidRDefault="004D219E" w:rsidP="00BB4CD7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>Выполняется аналогично шагу 19</w:t>
      </w:r>
      <w:r w:rsidR="00BB4CD7"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98741C">
        <w:rPr>
          <w:rFonts w:ascii="Arial" w:hAnsi="Arial" w:cs="Arial"/>
        </w:rPr>
        <w:t>«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_Ref39071900 \r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975" w:author="ShramkovAB" w:date="2021-04-12T16:50:00Z">
        <w:r w:rsidR="00DD0D1E">
          <w:rPr>
            <w:rFonts w:ascii="Arial" w:hAnsi="Arial" w:cs="Arial"/>
          </w:rPr>
          <w:t>5.2.1.23</w:t>
        </w:r>
      </w:ins>
      <w:del w:id="2976" w:author="ShramkovAB" w:date="2021-04-12T16:50:00Z">
        <w:r w:rsidR="002D72A9" w:rsidDel="00DD0D1E">
          <w:rPr>
            <w:rFonts w:ascii="Arial" w:hAnsi="Arial" w:cs="Arial"/>
          </w:rPr>
          <w:delText>5.2.1.15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 xml:space="preserve"> </w:t>
      </w:r>
      <w:r w:rsidR="0098741C">
        <w:rPr>
          <w:rFonts w:ascii="Arial" w:hAnsi="Arial" w:cs="Arial"/>
        </w:rPr>
        <w:fldChar w:fldCharType="begin"/>
      </w:r>
      <w:r w:rsidR="0098741C">
        <w:rPr>
          <w:rFonts w:ascii="Arial" w:hAnsi="Arial" w:cs="Arial"/>
        </w:rPr>
        <w:instrText xml:space="preserve"> REF _Ref39071900 \h  \* MERGEFORMAT </w:instrText>
      </w:r>
      <w:r w:rsidR="0098741C">
        <w:rPr>
          <w:rFonts w:ascii="Arial" w:hAnsi="Arial" w:cs="Arial"/>
        </w:rPr>
      </w:r>
      <w:r w:rsidR="0098741C">
        <w:rPr>
          <w:rFonts w:ascii="Arial" w:hAnsi="Arial" w:cs="Arial"/>
        </w:rPr>
        <w:fldChar w:fldCharType="separate"/>
      </w:r>
      <w:ins w:id="2977" w:author="ShramkovAB" w:date="2021-04-12T16:50:00Z">
        <w:r w:rsidR="00DD0D1E" w:rsidRPr="00DD0D1E">
          <w:rPr>
            <w:rFonts w:ascii="Arial" w:hAnsi="Arial" w:cs="Arial"/>
            <w:rPrChange w:id="2978" w:author="ShramkovAB" w:date="2021-04-12T16:50:00Z">
              <w:rPr/>
            </w:rPrChange>
          </w:rPr>
          <w:t>Шаг процесса 190 – Согласование плана-графика воздействий на ПА Старшим планировщиком</w:t>
        </w:r>
      </w:ins>
      <w:del w:id="2979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190 – Согласование плана-графика воздействий на ПА Старшим планировщиком</w:delText>
        </w:r>
      </w:del>
      <w:r w:rsidR="0098741C">
        <w:rPr>
          <w:rFonts w:ascii="Arial" w:hAnsi="Arial" w:cs="Arial"/>
        </w:rPr>
        <w:fldChar w:fldCharType="end"/>
      </w:r>
      <w:r w:rsidR="0098741C">
        <w:rPr>
          <w:rFonts w:ascii="Arial" w:hAnsi="Arial" w:cs="Arial"/>
        </w:rPr>
        <w:t>»</w:t>
      </w:r>
      <w:r w:rsidR="00BB4CD7" w:rsidRPr="00621CB6">
        <w:rPr>
          <w:rFonts w:ascii="Arial" w:hAnsi="Arial" w:cs="Arial"/>
        </w:rPr>
        <w:t xml:space="preserve"> данного документа.</w:t>
      </w:r>
    </w:p>
    <w:p w14:paraId="120A4F95" w14:textId="7F45E1F1" w:rsidR="004D219E" w:rsidRPr="00621CB6" w:rsidRDefault="004D219E" w:rsidP="004D219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ежесуточного планирования шаги </w:t>
      </w:r>
      <w:r>
        <w:rPr>
          <w:rFonts w:ascii="Arial" w:hAnsi="Arial" w:cs="Arial"/>
        </w:rPr>
        <w:t>180-230</w:t>
      </w:r>
      <w:r w:rsidRPr="00621CB6">
        <w:rPr>
          <w:rFonts w:ascii="Arial" w:hAnsi="Arial" w:cs="Arial"/>
        </w:rPr>
        <w:t xml:space="preserve"> не выполняются.</w:t>
      </w:r>
    </w:p>
    <w:p w14:paraId="40A22E4D" w14:textId="53B78298" w:rsidR="00F65EBF" w:rsidRDefault="00F65EBF">
      <w:pPr>
        <w:pStyle w:val="4"/>
      </w:pPr>
      <w:r w:rsidRPr="00621CB6">
        <w:t xml:space="preserve">Шаг процесса </w:t>
      </w:r>
      <w:r w:rsidR="004D219E">
        <w:t>210</w:t>
      </w:r>
      <w:r w:rsidRPr="00621CB6">
        <w:t xml:space="preserve"> – Согласование плана-графика воздействий на ПА с </w:t>
      </w:r>
      <w:r>
        <w:t>Главным специалистом</w:t>
      </w:r>
    </w:p>
    <w:p w14:paraId="4219F343" w14:textId="77777777" w:rsidR="001A74E3" w:rsidRPr="001A4543" w:rsidRDefault="001A74E3" w:rsidP="001A4543">
      <w:pPr>
        <w:rPr>
          <w:rFonts w:eastAsiaTheme="majorEastAsia"/>
          <w:i/>
          <w:caps/>
        </w:rPr>
      </w:pPr>
    </w:p>
    <w:p w14:paraId="28D706EE" w14:textId="37BDA938" w:rsidR="00F65EBF" w:rsidRDefault="00F65EBF" w:rsidP="00F65EBF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После согласования плана-графика</w:t>
      </w:r>
      <w:r w:rsidR="00685423">
        <w:rPr>
          <w:rFonts w:ascii="Arial" w:hAnsi="Arial" w:cs="Arial"/>
        </w:rPr>
        <w:t xml:space="preserve"> ПТО</w:t>
      </w:r>
      <w:r w:rsidRPr="00621CB6">
        <w:rPr>
          <w:rFonts w:ascii="Arial" w:hAnsi="Arial" w:cs="Arial"/>
        </w:rPr>
        <w:t xml:space="preserve">, </w:t>
      </w:r>
      <w:r w:rsidR="00685423">
        <w:rPr>
          <w:rFonts w:ascii="Arial" w:hAnsi="Arial" w:cs="Arial"/>
        </w:rPr>
        <w:t xml:space="preserve">план-график согласовывает Главный специалист ТОиР </w:t>
      </w:r>
      <w:r w:rsidR="007C2A87">
        <w:rPr>
          <w:rFonts w:ascii="Arial" w:hAnsi="Arial" w:cs="Arial"/>
        </w:rPr>
        <w:t>УО</w:t>
      </w:r>
      <w:r w:rsidRPr="00621CB6">
        <w:rPr>
          <w:rFonts w:ascii="Arial" w:hAnsi="Arial" w:cs="Arial"/>
        </w:rPr>
        <w:t xml:space="preserve">. При выявлении замечаний, </w:t>
      </w:r>
      <w:r w:rsidR="00685423">
        <w:rPr>
          <w:rFonts w:ascii="Arial" w:hAnsi="Arial" w:cs="Arial"/>
        </w:rPr>
        <w:t>Главный с</w:t>
      </w:r>
      <w:r w:rsidRPr="00621CB6">
        <w:rPr>
          <w:rFonts w:ascii="Arial" w:hAnsi="Arial" w:cs="Arial"/>
        </w:rPr>
        <w:t xml:space="preserve">пециалист </w:t>
      </w:r>
      <w:r w:rsidR="00685423">
        <w:rPr>
          <w:rFonts w:ascii="Arial" w:hAnsi="Arial" w:cs="Arial"/>
        </w:rPr>
        <w:t>ТОиР</w:t>
      </w:r>
      <w:r w:rsidRPr="00621CB6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>формирует лист замечаний и</w:t>
      </w:r>
      <w:r w:rsidR="00FC5042">
        <w:rPr>
          <w:rFonts w:ascii="Arial" w:hAnsi="Arial" w:cs="Arial"/>
        </w:rPr>
        <w:t xml:space="preserve"> направляет его по электронной почте Планировщику ТОиР </w:t>
      </w:r>
      <w:r w:rsidR="007C2A87">
        <w:rPr>
          <w:rFonts w:ascii="Arial" w:hAnsi="Arial" w:cs="Arial"/>
        </w:rPr>
        <w:t>УО</w:t>
      </w:r>
      <w:r w:rsidR="00FC5042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иницииру</w:t>
      </w:r>
      <w:r w:rsidR="00FC5042">
        <w:rPr>
          <w:rFonts w:ascii="Arial" w:hAnsi="Arial" w:cs="Arial"/>
        </w:rPr>
        <w:t>я тем самым</w:t>
      </w:r>
      <w:r w:rsidRPr="00621CB6">
        <w:rPr>
          <w:rFonts w:ascii="Arial" w:hAnsi="Arial" w:cs="Arial"/>
        </w:rPr>
        <w:t xml:space="preserve"> корректировк</w:t>
      </w:r>
      <w:r w:rsidR="00FC5042">
        <w:rPr>
          <w:rFonts w:ascii="Arial" w:hAnsi="Arial" w:cs="Arial"/>
        </w:rPr>
        <w:t>у</w:t>
      </w:r>
      <w:r w:rsidRPr="00621CB6">
        <w:rPr>
          <w:rFonts w:ascii="Arial" w:hAnsi="Arial" w:cs="Arial"/>
        </w:rPr>
        <w:t xml:space="preserve"> сроков, объемов, исполнителей</w:t>
      </w:r>
      <w:r w:rsidR="00685423">
        <w:rPr>
          <w:rFonts w:ascii="Arial" w:hAnsi="Arial" w:cs="Arial"/>
        </w:rPr>
        <w:t xml:space="preserve"> в шаге «Корректировка состава и объема работ» текущего процесса</w:t>
      </w:r>
      <w:r w:rsidRPr="00621CB6">
        <w:rPr>
          <w:rFonts w:ascii="Arial" w:hAnsi="Arial" w:cs="Arial"/>
        </w:rPr>
        <w:t xml:space="preserve">, в случае отсутствия замечаний </w:t>
      </w:r>
      <w:r w:rsidR="00685423">
        <w:rPr>
          <w:rFonts w:ascii="Arial" w:hAnsi="Arial" w:cs="Arial"/>
        </w:rPr>
        <w:t>-</w:t>
      </w:r>
      <w:r w:rsidRPr="00621CB6">
        <w:rPr>
          <w:rFonts w:ascii="Arial" w:hAnsi="Arial" w:cs="Arial"/>
        </w:rPr>
        <w:t xml:space="preserve"> </w:t>
      </w:r>
      <w:r w:rsidR="008602D1">
        <w:rPr>
          <w:rFonts w:ascii="Arial" w:hAnsi="Arial" w:cs="Arial"/>
        </w:rPr>
        <w:t xml:space="preserve">Главный специалист ТОиР </w:t>
      </w:r>
      <w:r w:rsidR="007C2A87">
        <w:rPr>
          <w:rFonts w:ascii="Arial" w:hAnsi="Arial" w:cs="Arial"/>
        </w:rPr>
        <w:t xml:space="preserve">УО </w:t>
      </w:r>
      <w:r w:rsidR="008602D1">
        <w:rPr>
          <w:rFonts w:ascii="Arial" w:hAnsi="Arial" w:cs="Arial"/>
        </w:rPr>
        <w:t xml:space="preserve">печатает план-график и передает его на </w:t>
      </w:r>
      <w:r w:rsidRPr="00621CB6">
        <w:rPr>
          <w:rFonts w:ascii="Arial" w:hAnsi="Arial" w:cs="Arial"/>
        </w:rPr>
        <w:t>утверждение (</w:t>
      </w:r>
      <w:r w:rsidR="00685423">
        <w:rPr>
          <w:rFonts w:ascii="Arial" w:hAnsi="Arial" w:cs="Arial"/>
        </w:rPr>
        <w:t>см. следующий пункт данного КД</w:t>
      </w:r>
      <w:r w:rsidRPr="00621CB6">
        <w:rPr>
          <w:rFonts w:ascii="Arial" w:hAnsi="Arial" w:cs="Arial"/>
        </w:rPr>
        <w:t>).</w:t>
      </w:r>
    </w:p>
    <w:p w14:paraId="228A35A6" w14:textId="4A0AC8AE" w:rsidR="00F65EBF" w:rsidRPr="00621CB6" w:rsidRDefault="004D219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ежесуточного планирования шаги </w:t>
      </w:r>
      <w:r>
        <w:rPr>
          <w:rFonts w:ascii="Arial" w:hAnsi="Arial" w:cs="Arial"/>
        </w:rPr>
        <w:t>180-230</w:t>
      </w:r>
      <w:r w:rsidRPr="00621CB6">
        <w:rPr>
          <w:rFonts w:ascii="Arial" w:hAnsi="Arial" w:cs="Arial"/>
        </w:rPr>
        <w:t xml:space="preserve"> не выполняются.</w:t>
      </w:r>
    </w:p>
    <w:p w14:paraId="6DC0B55F" w14:textId="31F9298C" w:rsidR="002C01C5" w:rsidRPr="00621CB6" w:rsidRDefault="002C01C5">
      <w:pPr>
        <w:pStyle w:val="4"/>
      </w:pPr>
      <w:r w:rsidRPr="00621CB6">
        <w:t xml:space="preserve">Шаг процесса </w:t>
      </w:r>
      <w:r w:rsidR="004D219E">
        <w:t>22</w:t>
      </w:r>
      <w:r w:rsidR="002D4C5F" w:rsidRPr="00621CB6">
        <w:t>0</w:t>
      </w:r>
      <w:r w:rsidRPr="00621CB6">
        <w:t xml:space="preserve"> – </w:t>
      </w:r>
      <w:r w:rsidR="002D4C5F" w:rsidRPr="00621CB6">
        <w:t>Утверждение недельного плана-графика на уровне предприятия</w:t>
      </w:r>
    </w:p>
    <w:p w14:paraId="14FAF03B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66A79B13" w14:textId="382D0642" w:rsidR="00977AB4" w:rsidRDefault="00351712" w:rsidP="00611F0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Главный инженер </w:t>
      </w:r>
      <w:ins w:id="2980" w:author="ShramkovAB" w:date="2021-03-16T18:54:00Z">
        <w:r w:rsidR="00680903">
          <w:rPr>
            <w:rFonts w:ascii="Arial" w:hAnsi="Arial" w:cs="Arial"/>
          </w:rPr>
          <w:t xml:space="preserve">ТОиР </w:t>
        </w:r>
      </w:ins>
      <w:r w:rsidR="00E701F5">
        <w:rPr>
          <w:rFonts w:ascii="Arial" w:hAnsi="Arial" w:cs="Arial"/>
        </w:rPr>
        <w:t>УО</w:t>
      </w:r>
      <w:r>
        <w:rPr>
          <w:rFonts w:ascii="Arial" w:hAnsi="Arial" w:cs="Arial"/>
        </w:rPr>
        <w:t xml:space="preserve"> утверждает недельный план-график</w:t>
      </w:r>
      <w:r w:rsidR="00611F04" w:rsidRPr="00621CB6">
        <w:rPr>
          <w:rFonts w:ascii="Arial" w:hAnsi="Arial" w:cs="Arial"/>
        </w:rPr>
        <w:t xml:space="preserve"> путем подписания бумажного носителя, распечатанного из системы</w:t>
      </w:r>
      <w:r w:rsidR="00685423">
        <w:rPr>
          <w:rFonts w:ascii="Arial" w:hAnsi="Arial" w:cs="Arial"/>
        </w:rPr>
        <w:t>, передает его предыдущим согласующим, в т.ч. Старшему планировщику ТОиР</w:t>
      </w:r>
      <w:r w:rsidR="00977AB4"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>УО</w:t>
      </w:r>
      <w:r w:rsidR="00977AB4">
        <w:rPr>
          <w:rFonts w:ascii="Arial" w:hAnsi="Arial" w:cs="Arial"/>
        </w:rPr>
        <w:t>.</w:t>
      </w:r>
    </w:p>
    <w:p w14:paraId="621F64AF" w14:textId="5DC34041" w:rsidR="000812E4" w:rsidRPr="00621CB6" w:rsidRDefault="000812E4" w:rsidP="000812E4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 xml:space="preserve">В случае </w:t>
      </w:r>
      <w:r>
        <w:rPr>
          <w:rFonts w:ascii="Arial" w:hAnsi="Arial" w:cs="Arial"/>
        </w:rPr>
        <w:t xml:space="preserve">наличия </w:t>
      </w:r>
      <w:r w:rsidRPr="00621CB6">
        <w:rPr>
          <w:rFonts w:ascii="Arial" w:hAnsi="Arial" w:cs="Arial"/>
        </w:rPr>
        <w:t xml:space="preserve">замечаний к недельному плану-графику, </w:t>
      </w:r>
      <w:r>
        <w:rPr>
          <w:rFonts w:ascii="Arial" w:hAnsi="Arial" w:cs="Arial"/>
        </w:rPr>
        <w:t xml:space="preserve">Главный инженер </w:t>
      </w:r>
      <w:ins w:id="2981" w:author="ShramkovAB" w:date="2021-03-16T18:54:00Z">
        <w:r w:rsidR="00680903">
          <w:rPr>
            <w:rFonts w:ascii="Arial" w:hAnsi="Arial" w:cs="Arial"/>
          </w:rPr>
          <w:t xml:space="preserve">ТОиР </w:t>
        </w:r>
      </w:ins>
      <w:r w:rsidR="00E701F5">
        <w:rPr>
          <w:rFonts w:ascii="Arial" w:hAnsi="Arial" w:cs="Arial"/>
        </w:rPr>
        <w:t>УО</w:t>
      </w:r>
      <w:r>
        <w:rPr>
          <w:rFonts w:ascii="Arial" w:hAnsi="Arial" w:cs="Arial"/>
        </w:rPr>
        <w:t xml:space="preserve"> направляет по e-mail</w:t>
      </w:r>
      <w:r w:rsidRPr="00621CB6">
        <w:rPr>
          <w:rFonts w:ascii="Arial" w:hAnsi="Arial" w:cs="Arial"/>
        </w:rPr>
        <w:t xml:space="preserve"> лист замечаний </w:t>
      </w:r>
      <w:r>
        <w:rPr>
          <w:rFonts w:ascii="Arial" w:hAnsi="Arial" w:cs="Arial"/>
        </w:rPr>
        <w:t>П</w:t>
      </w:r>
      <w:r w:rsidRPr="00621CB6">
        <w:rPr>
          <w:rFonts w:ascii="Arial" w:hAnsi="Arial" w:cs="Arial"/>
        </w:rPr>
        <w:t>ланировщику ТОиР</w:t>
      </w:r>
      <w:r>
        <w:rPr>
          <w:rFonts w:ascii="Arial" w:hAnsi="Arial" w:cs="Arial"/>
        </w:rPr>
        <w:t xml:space="preserve"> </w:t>
      </w:r>
      <w:r w:rsidR="007C2A87">
        <w:rPr>
          <w:rFonts w:ascii="Arial" w:hAnsi="Arial" w:cs="Arial"/>
        </w:rPr>
        <w:t>УО</w:t>
      </w:r>
      <w:r w:rsidRPr="00621CB6">
        <w:rPr>
          <w:rFonts w:ascii="Arial" w:hAnsi="Arial" w:cs="Arial"/>
        </w:rPr>
        <w:t>, который после устранения замечаний должен повторить шаги по оптимизации и балансировке, и заново подать на согласование/утверждение новую версию плана-графика.</w:t>
      </w:r>
    </w:p>
    <w:p w14:paraId="27FE97E2" w14:textId="6DAC0D2D" w:rsidR="00977AB4" w:rsidRDefault="00977AB4">
      <w:pPr>
        <w:pStyle w:val="4"/>
      </w:pPr>
      <w:r w:rsidRPr="00977AB4">
        <w:t xml:space="preserve">Шаг процесса </w:t>
      </w:r>
      <w:r>
        <w:t>23</w:t>
      </w:r>
      <w:r w:rsidRPr="00977AB4">
        <w:t>0 – Отражение статуса утверждения недельного плана-графика воздействий на ПА</w:t>
      </w:r>
    </w:p>
    <w:p w14:paraId="4896EBEA" w14:textId="77777777" w:rsidR="00977AB4" w:rsidRPr="001A4543" w:rsidRDefault="00977AB4" w:rsidP="001A4543">
      <w:pPr>
        <w:rPr>
          <w:rFonts w:eastAsiaTheme="majorEastAsia"/>
          <w:i/>
          <w:caps/>
        </w:rPr>
      </w:pPr>
    </w:p>
    <w:p w14:paraId="49E91737" w14:textId="207EBCC2" w:rsidR="00977AB4" w:rsidRPr="00621CB6" w:rsidRDefault="000812E4" w:rsidP="00977AB4">
      <w:pPr>
        <w:spacing w:after="240" w:line="276" w:lineRule="auto"/>
        <w:ind w:firstLine="567"/>
        <w:rPr>
          <w:rFonts w:ascii="Arial" w:hAnsi="Arial" w:cs="Arial"/>
        </w:rPr>
      </w:pPr>
      <w:r>
        <w:rPr>
          <w:rFonts w:ascii="Arial" w:hAnsi="Arial" w:cs="Arial"/>
        </w:rPr>
        <w:t xml:space="preserve">После получения утвержденного недельного плана-графика от Главного инженера </w:t>
      </w:r>
      <w:del w:id="2982" w:author="ShramkovAB" w:date="2021-04-01T19:06:00Z">
        <w:r w:rsidDel="00D57CC0">
          <w:rPr>
            <w:rFonts w:ascii="Arial" w:hAnsi="Arial" w:cs="Arial"/>
          </w:rPr>
          <w:delText>БЕ Управления</w:delText>
        </w:r>
      </w:del>
      <w:ins w:id="2983" w:author="ShramkovAB" w:date="2021-04-01T19:06:00Z">
        <w:r w:rsidR="00D57CC0">
          <w:rPr>
            <w:rFonts w:ascii="Arial" w:hAnsi="Arial" w:cs="Arial"/>
          </w:rPr>
          <w:t>ТОиР УО</w:t>
        </w:r>
      </w:ins>
      <w:r w:rsidR="00977AB4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Старший планировщик ТОиР </w:t>
      </w:r>
      <w:r w:rsidR="007C2A87">
        <w:rPr>
          <w:rFonts w:ascii="Arial" w:hAnsi="Arial" w:cs="Arial"/>
        </w:rPr>
        <w:t>УО</w:t>
      </w:r>
      <w:r w:rsidR="00F8719F">
        <w:rPr>
          <w:rFonts w:ascii="Arial" w:hAnsi="Arial" w:cs="Arial"/>
        </w:rPr>
        <w:t xml:space="preserve"> </w:t>
      </w:r>
      <w:r w:rsidR="00977AB4" w:rsidRPr="00621CB6">
        <w:rPr>
          <w:rFonts w:ascii="Arial" w:hAnsi="Arial" w:cs="Arial"/>
        </w:rPr>
        <w:t xml:space="preserve">устанавливает </w:t>
      </w:r>
      <w:r w:rsidR="00977AB4">
        <w:rPr>
          <w:rFonts w:ascii="Arial" w:hAnsi="Arial" w:cs="Arial"/>
        </w:rPr>
        <w:t xml:space="preserve">на заказах ТОРО </w:t>
      </w:r>
      <w:r w:rsidR="00977AB4" w:rsidRPr="00621CB6">
        <w:rPr>
          <w:rFonts w:ascii="Arial" w:hAnsi="Arial" w:cs="Arial"/>
        </w:rPr>
        <w:t>статус «УТВН – утвержден на недельном горизонте».</w:t>
      </w:r>
    </w:p>
    <w:p w14:paraId="0E2C8867" w14:textId="6BAD5EC5" w:rsidR="00977AB4" w:rsidRDefault="00977AB4" w:rsidP="00977AB4">
      <w:pPr>
        <w:spacing w:after="240" w:line="276" w:lineRule="auto"/>
        <w:ind w:firstLine="567"/>
        <w:rPr>
          <w:ins w:id="2984" w:author="ShramkovAB" w:date="2021-04-19T11:17:00Z"/>
          <w:rFonts w:ascii="Arial" w:hAnsi="Arial" w:cs="Arial"/>
        </w:rPr>
      </w:pPr>
      <w:r w:rsidRPr="00621CB6">
        <w:rPr>
          <w:rFonts w:ascii="Arial" w:hAnsi="Arial" w:cs="Arial"/>
        </w:rPr>
        <w:t>Должна отрабатывать следующая проверка: не позволять устанавливать статус заказа ТОРО «УТВМ – утвержден в месячном плане-графике» и «ДЕБЛ - деблокирование» при месячном планировании, и «УТВН утвержден в недельном плане-графике» при недельном планировании, если в заказе поле «Состояние производственной установки» заполнено значением «2 - Остановочный ремонт», но при этом на заказе не установлен статус «ОСТ» (отсутствие статуса «ОСТ» означает, что график остановочных ремонтов не был согласован, и заказ передавать на выполнение нельзя).</w:t>
      </w:r>
      <w:del w:id="2985" w:author="ShramkovAB" w:date="2021-04-14T11:09:00Z">
        <w:r w:rsidRPr="00621CB6" w:rsidDel="0010299D">
          <w:rPr>
            <w:rFonts w:ascii="Arial" w:hAnsi="Arial" w:cs="Arial"/>
          </w:rPr>
          <w:delText xml:space="preserve"> </w:delText>
        </w:r>
        <w:r w:rsidDel="0010299D">
          <w:rPr>
            <w:rFonts w:ascii="Arial" w:hAnsi="Arial" w:cs="Arial"/>
          </w:rPr>
          <w:delText>Также установка статуса УТВН должна быть невозможна при отсутствии материала на складе под заказ ТОРО (при отсутствии системного статуса МАПД – Материал подтвержден).</w:delText>
        </w:r>
      </w:del>
      <w:del w:id="2986" w:author="ShramkovAB" w:date="2021-04-01T19:10:00Z">
        <w:r w:rsidDel="00C63321">
          <w:rPr>
            <w:rFonts w:ascii="Arial" w:hAnsi="Arial" w:cs="Arial"/>
          </w:rPr>
          <w:delText xml:space="preserve"> </w:delText>
        </w:r>
        <w:r w:rsidRPr="00621CB6" w:rsidDel="00C63321">
          <w:rPr>
            <w:rFonts w:ascii="Arial" w:hAnsi="Arial" w:cs="Arial"/>
          </w:rPr>
          <w:delText xml:space="preserve">Код в реестре разработок - </w:delText>
        </w:r>
        <w:r w:rsidRPr="00621CB6" w:rsidDel="00C63321">
          <w:rPr>
            <w:rFonts w:ascii="Arial" w:hAnsi="Arial" w:cs="Arial"/>
            <w:lang w:val="en-US"/>
          </w:rPr>
          <w:delText>PM</w:delText>
        </w:r>
        <w:r w:rsidRPr="00621CB6" w:rsidDel="00C63321">
          <w:rPr>
            <w:rFonts w:ascii="Arial" w:hAnsi="Arial" w:cs="Arial"/>
          </w:rPr>
          <w:delText>55.</w:delText>
        </w:r>
      </w:del>
    </w:p>
    <w:p w14:paraId="2863F398" w14:textId="1D9F3783" w:rsidR="009A50BF" w:rsidRPr="00F366FE" w:rsidRDefault="009A50BF" w:rsidP="009A50BF">
      <w:pPr>
        <w:spacing w:after="240" w:line="276" w:lineRule="auto"/>
        <w:ind w:firstLine="567"/>
        <w:rPr>
          <w:ins w:id="2987" w:author="ShramkovAB" w:date="2021-04-19T11:17:00Z"/>
          <w:rFonts w:ascii="Arial" w:eastAsiaTheme="majorEastAsia" w:hAnsi="Arial" w:cs="Arial"/>
        </w:rPr>
      </w:pPr>
      <w:ins w:id="2988" w:author="ShramkovAB" w:date="2021-04-19T11:17:00Z">
        <w:r>
          <w:rPr>
            <w:rFonts w:ascii="Arial" w:eastAsiaTheme="majorEastAsia" w:hAnsi="Arial" w:cs="Arial"/>
          </w:rPr>
          <w:t xml:space="preserve">После утверждения заказов ТОРО </w:t>
        </w:r>
      </w:ins>
      <w:ins w:id="2989" w:author="ShramkovAB" w:date="2021-04-19T11:18:00Z">
        <w:r>
          <w:rPr>
            <w:rFonts w:ascii="Arial" w:eastAsiaTheme="majorEastAsia" w:hAnsi="Arial" w:cs="Arial"/>
          </w:rPr>
          <w:t xml:space="preserve">на недельном горизонте </w:t>
        </w:r>
      </w:ins>
      <w:ins w:id="2990" w:author="ShramkovAB" w:date="2021-04-19T11:17:00Z">
        <w:r>
          <w:rPr>
            <w:rFonts w:ascii="Arial" w:eastAsiaTheme="majorEastAsia" w:hAnsi="Arial" w:cs="Arial"/>
          </w:rPr>
          <w:t>потребность в МТР передаётся в бизнес-п</w:t>
        </w:r>
        <w:r w:rsidRPr="002024F0">
          <w:rPr>
            <w:rFonts w:ascii="Arial" w:eastAsiaTheme="majorEastAsia" w:hAnsi="Arial" w:cs="Arial"/>
          </w:rPr>
          <w:t>роцесс ПП-10.03.04-ERP Оперативное планирование обеспечения</w:t>
        </w:r>
        <w:r>
          <w:rPr>
            <w:rFonts w:ascii="Arial" w:eastAsiaTheme="majorEastAsia" w:hAnsi="Arial" w:cs="Arial"/>
          </w:rPr>
          <w:t xml:space="preserve"> (</w:t>
        </w:r>
        <w:r w:rsidRPr="002024F0">
          <w:rPr>
            <w:rFonts w:ascii="Arial" w:eastAsiaTheme="majorEastAsia" w:hAnsi="Arial" w:cs="Arial"/>
          </w:rPr>
          <w:t>описание см. в КД «ERP.13.9.2.58 – Планирование обеспечения МТР, работами и услугами»</w:t>
        </w:r>
        <w:r>
          <w:rPr>
            <w:rFonts w:ascii="Arial" w:eastAsiaTheme="majorEastAsia" w:hAnsi="Arial" w:cs="Arial"/>
          </w:rPr>
          <w:t xml:space="preserve">), где реализуется весь спектр </w:t>
        </w:r>
        <w:r>
          <w:rPr>
            <w:rFonts w:ascii="Arial" w:hAnsi="Arial" w:cs="Arial"/>
          </w:rPr>
          <w:t>задач</w:t>
        </w:r>
        <w:r w:rsidRPr="00804160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по обеспечению</w:t>
        </w:r>
        <w:r w:rsidRPr="00804160">
          <w:rPr>
            <w:rFonts w:ascii="Arial" w:hAnsi="Arial" w:cs="Arial"/>
          </w:rPr>
          <w:t xml:space="preserve"> доступности</w:t>
        </w:r>
        <w:r w:rsidRPr="009D3D64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>МТР</w:t>
        </w:r>
        <w:r w:rsidRPr="00804160">
          <w:rPr>
            <w:rFonts w:ascii="Arial" w:hAnsi="Arial" w:cs="Arial"/>
          </w:rPr>
          <w:t>, т.е. выполнение своевременной заготовки объемов</w:t>
        </w:r>
        <w:r>
          <w:rPr>
            <w:rFonts w:ascii="Arial" w:hAnsi="Arial" w:cs="Arial"/>
          </w:rPr>
          <w:t xml:space="preserve"> МТР</w:t>
        </w:r>
        <w:r w:rsidRPr="00804160">
          <w:rPr>
            <w:rFonts w:ascii="Arial" w:hAnsi="Arial" w:cs="Arial"/>
          </w:rPr>
          <w:t>, необходимых для проведения ремонтов в требуемом количестве</w:t>
        </w:r>
        <w:r>
          <w:rPr>
            <w:rFonts w:ascii="Arial" w:hAnsi="Arial" w:cs="Arial"/>
          </w:rPr>
          <w:t xml:space="preserve"> в требуемые сроки.</w:t>
        </w:r>
      </w:ins>
    </w:p>
    <w:p w14:paraId="75199F8D" w14:textId="5C410B00" w:rsidR="009A50BF" w:rsidRPr="00621CB6" w:rsidDel="009A50BF" w:rsidRDefault="009A50BF" w:rsidP="00977AB4">
      <w:pPr>
        <w:spacing w:after="240" w:line="276" w:lineRule="auto"/>
        <w:ind w:firstLine="567"/>
        <w:rPr>
          <w:del w:id="2991" w:author="ShramkovAB" w:date="2021-04-19T11:17:00Z"/>
          <w:rFonts w:ascii="Arial" w:hAnsi="Arial" w:cs="Arial"/>
        </w:rPr>
      </w:pPr>
    </w:p>
    <w:p w14:paraId="5D798EB7" w14:textId="77777777" w:rsidR="00977AB4" w:rsidRPr="00621CB6" w:rsidRDefault="00977AB4" w:rsidP="00977AB4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Для ежесуточного планирования шаги </w:t>
      </w:r>
      <w:r>
        <w:rPr>
          <w:rFonts w:ascii="Arial" w:hAnsi="Arial" w:cs="Arial"/>
        </w:rPr>
        <w:t>180-230</w:t>
      </w:r>
      <w:r w:rsidRPr="00621CB6">
        <w:rPr>
          <w:rFonts w:ascii="Arial" w:hAnsi="Arial" w:cs="Arial"/>
        </w:rPr>
        <w:t xml:space="preserve"> не выполняются.</w:t>
      </w:r>
    </w:p>
    <w:p w14:paraId="1EFB88A3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32B59D39" w14:textId="5C8F1DF3" w:rsidR="002D4C5F" w:rsidRPr="00621CB6" w:rsidRDefault="004D219E">
      <w:pPr>
        <w:pStyle w:val="4"/>
      </w:pPr>
      <w:r>
        <w:t>Шаг процесса 24</w:t>
      </w:r>
      <w:r w:rsidR="002D4C5F" w:rsidRPr="00621CB6">
        <w:t>0 – Передача потребности в закупаемых услугах в МТО</w:t>
      </w:r>
    </w:p>
    <w:p w14:paraId="7C5D5C89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2ED15BAF" w14:textId="63E1AF7D" w:rsidR="00A81C36" w:rsidRPr="00621CB6" w:rsidRDefault="002D4C5F" w:rsidP="004D219E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Автоматически происходит передача</w:t>
      </w:r>
      <w:r w:rsidR="00D65B7B" w:rsidRPr="00621CB6">
        <w:rPr>
          <w:rFonts w:ascii="Arial" w:hAnsi="Arial" w:cs="Arial"/>
        </w:rPr>
        <w:t>/обновление данных</w:t>
      </w:r>
      <w:r w:rsidRPr="00621CB6">
        <w:rPr>
          <w:rFonts w:ascii="Arial" w:hAnsi="Arial" w:cs="Arial"/>
        </w:rPr>
        <w:t xml:space="preserve"> потребности</w:t>
      </w:r>
      <w:r w:rsidR="003F7891" w:rsidRPr="00621CB6">
        <w:rPr>
          <w:rFonts w:ascii="Arial" w:hAnsi="Arial" w:cs="Arial"/>
        </w:rPr>
        <w:t xml:space="preserve"> (дат и количества)</w:t>
      </w:r>
      <w:r w:rsidRPr="00621CB6">
        <w:rPr>
          <w:rFonts w:ascii="Arial" w:hAnsi="Arial" w:cs="Arial"/>
        </w:rPr>
        <w:t xml:space="preserve"> в закупаемых </w:t>
      </w:r>
      <w:r w:rsidR="00D65B7B" w:rsidRPr="00621CB6">
        <w:rPr>
          <w:rFonts w:ascii="Arial" w:hAnsi="Arial" w:cs="Arial"/>
        </w:rPr>
        <w:t xml:space="preserve">материалах и </w:t>
      </w:r>
      <w:r w:rsidRPr="00621CB6">
        <w:rPr>
          <w:rFonts w:ascii="Arial" w:hAnsi="Arial" w:cs="Arial"/>
        </w:rPr>
        <w:t>услугах в МТО</w:t>
      </w:r>
      <w:r w:rsidR="00C35461" w:rsidRPr="00621CB6">
        <w:rPr>
          <w:rFonts w:ascii="Arial" w:hAnsi="Arial" w:cs="Arial"/>
        </w:rPr>
        <w:t xml:space="preserve"> при изменении/обновлении статуса на заказах на УТВН</w:t>
      </w:r>
      <w:r w:rsidR="005709F0" w:rsidRPr="00621CB6">
        <w:rPr>
          <w:rFonts w:ascii="Arial" w:hAnsi="Arial" w:cs="Arial"/>
        </w:rPr>
        <w:t xml:space="preserve"> – утвержден на недельном горизонте</w:t>
      </w:r>
      <w:r w:rsidR="00C35461" w:rsidRPr="00621CB6">
        <w:rPr>
          <w:rFonts w:ascii="Arial" w:hAnsi="Arial" w:cs="Arial"/>
        </w:rPr>
        <w:t>.</w:t>
      </w:r>
      <w:r w:rsidR="00C60801" w:rsidRPr="00621CB6">
        <w:rPr>
          <w:rFonts w:ascii="Arial" w:hAnsi="Arial" w:cs="Arial"/>
        </w:rPr>
        <w:t xml:space="preserve"> </w:t>
      </w:r>
      <w:r w:rsidR="004D219E" w:rsidRPr="00621CB6">
        <w:rPr>
          <w:rFonts w:ascii="Arial" w:hAnsi="Arial" w:cs="Arial"/>
        </w:rPr>
        <w:t xml:space="preserve">Для ежесуточного планирования шаги </w:t>
      </w:r>
      <w:r w:rsidR="004D219E">
        <w:rPr>
          <w:rFonts w:ascii="Arial" w:hAnsi="Arial" w:cs="Arial"/>
        </w:rPr>
        <w:t>180-230</w:t>
      </w:r>
      <w:r w:rsidR="004D219E" w:rsidRPr="00621CB6">
        <w:rPr>
          <w:rFonts w:ascii="Arial" w:hAnsi="Arial" w:cs="Arial"/>
        </w:rPr>
        <w:t xml:space="preserve"> не выполняются.</w:t>
      </w:r>
    </w:p>
    <w:p w14:paraId="4DE84B54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639EA563" w14:textId="7840C677" w:rsidR="002D4C5F" w:rsidRPr="00621CB6" w:rsidRDefault="004D219E">
      <w:pPr>
        <w:pStyle w:val="4"/>
      </w:pPr>
      <w:r>
        <w:t>Шаг процесса 25</w:t>
      </w:r>
      <w:r w:rsidR="00C178C5" w:rsidRPr="00621CB6">
        <w:t>0</w:t>
      </w:r>
      <w:r w:rsidR="002D4C5F" w:rsidRPr="00621CB6">
        <w:t xml:space="preserve"> – </w:t>
      </w:r>
      <w:r w:rsidR="00C178C5" w:rsidRPr="00621CB6">
        <w:t>Принятие решения о переносе сроков заказов/ корректировке заказов</w:t>
      </w:r>
    </w:p>
    <w:p w14:paraId="583BB8EE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75FD4CA9" w14:textId="205E8354" w:rsidR="005709F0" w:rsidRDefault="004D219E" w:rsidP="00FB0F51">
      <w:pPr>
        <w:pStyle w:val="afa"/>
        <w:spacing w:after="240" w:line="276" w:lineRule="auto"/>
        <w:ind w:left="0" w:firstLine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Выполняется аналогично шагу 25</w:t>
      </w:r>
      <w:r w:rsidR="00D65B7B" w:rsidRPr="00621CB6">
        <w:rPr>
          <w:rFonts w:ascii="Arial" w:hAnsi="Arial" w:cs="Arial"/>
        </w:rPr>
        <w:t>0 процесса «ПП-07.03.01-ERP Оперативное</w:t>
      </w:r>
      <w:r w:rsidR="001D278C" w:rsidRPr="00621CB6">
        <w:rPr>
          <w:rFonts w:ascii="Arial" w:hAnsi="Arial" w:cs="Arial"/>
        </w:rPr>
        <w:t xml:space="preserve"> (</w:t>
      </w:r>
      <w:r w:rsidR="005709F0" w:rsidRPr="00621CB6">
        <w:rPr>
          <w:rFonts w:ascii="Arial" w:hAnsi="Arial" w:cs="Arial"/>
        </w:rPr>
        <w:t xml:space="preserve">месячное) планирование воздействий на ПА» – Выравнивание плана-графика воздействий на ПА со смежными службами на уровне подразделения, представленному в разделе </w:t>
      </w:r>
      <w:r w:rsidR="00CC7DDD">
        <w:rPr>
          <w:rFonts w:ascii="Arial" w:hAnsi="Arial" w:cs="Arial"/>
        </w:rPr>
        <w:t>«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_Ref39069119 \r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92" w:author="ShramkovAB" w:date="2021-04-12T16:50:00Z">
        <w:r w:rsidR="00DD0D1E">
          <w:rPr>
            <w:rFonts w:ascii="Arial" w:hAnsi="Arial" w:cs="Arial"/>
          </w:rPr>
          <w:t>5.2.1.29</w:t>
        </w:r>
      </w:ins>
      <w:del w:id="2993" w:author="ShramkovAB" w:date="2021-04-12T16:50:00Z">
        <w:r w:rsidR="002D72A9" w:rsidDel="00DD0D1E">
          <w:rPr>
            <w:rFonts w:ascii="Arial" w:hAnsi="Arial" w:cs="Arial"/>
          </w:rPr>
          <w:delText>5.2.1.21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 xml:space="preserve"> 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_Ref39069119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94" w:author="ShramkovAB" w:date="2021-04-12T16:50:00Z">
        <w:r w:rsidR="00DD0D1E" w:rsidRPr="00DD0D1E">
          <w:rPr>
            <w:rFonts w:ascii="Arial" w:hAnsi="Arial" w:cs="Arial"/>
            <w:rPrChange w:id="2995" w:author="ShramkovAB" w:date="2021-04-12T16:50:00Z">
              <w:rPr/>
            </w:rPrChange>
          </w:rPr>
          <w:t>Шаг процесса 250 – Принятие решения о переносе сроков или корректировке заказов</w:t>
        </w:r>
      </w:ins>
      <w:del w:id="2996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250 – Принятие решения о переносе сроков заказов/ корректировке заказов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>»</w:t>
      </w:r>
      <w:r w:rsidR="005709F0" w:rsidRPr="00621CB6">
        <w:rPr>
          <w:rFonts w:ascii="Arial" w:hAnsi="Arial" w:cs="Arial"/>
        </w:rPr>
        <w:t xml:space="preserve"> данного документа.</w:t>
      </w:r>
    </w:p>
    <w:p w14:paraId="40AF119C" w14:textId="482AF802" w:rsidR="008141FB" w:rsidRPr="00621CB6" w:rsidRDefault="008141FB">
      <w:pPr>
        <w:pStyle w:val="4"/>
      </w:pPr>
      <w:r w:rsidRPr="00621CB6">
        <w:t xml:space="preserve">Шаг процесса </w:t>
      </w:r>
      <w:r w:rsidR="004D219E">
        <w:t>26</w:t>
      </w:r>
      <w:r w:rsidRPr="00621CB6">
        <w:t>0 – Корректировка состава и объема работ</w:t>
      </w:r>
    </w:p>
    <w:p w14:paraId="17437201" w14:textId="77777777" w:rsidR="008141FB" w:rsidRPr="00621CB6" w:rsidRDefault="008141FB" w:rsidP="008141FB">
      <w:pPr>
        <w:rPr>
          <w:rFonts w:ascii="Arial" w:eastAsiaTheme="majorEastAsia" w:hAnsi="Arial" w:cs="Arial"/>
        </w:rPr>
      </w:pPr>
    </w:p>
    <w:p w14:paraId="11794C29" w14:textId="5C1397EA" w:rsidR="008141FB" w:rsidRPr="001A4543" w:rsidRDefault="008141FB" w:rsidP="008141FB">
      <w:pPr>
        <w:pStyle w:val="afa"/>
        <w:spacing w:after="240" w:line="276" w:lineRule="auto"/>
        <w:ind w:left="0"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Выполняется аналогично шагу </w:t>
      </w:r>
      <w:r w:rsidR="004D219E">
        <w:rPr>
          <w:rFonts w:ascii="Arial" w:hAnsi="Arial" w:cs="Arial"/>
        </w:rPr>
        <w:t>26</w:t>
      </w:r>
      <w:r w:rsidRPr="00621CB6">
        <w:rPr>
          <w:rFonts w:ascii="Arial" w:hAnsi="Arial" w:cs="Arial"/>
        </w:rPr>
        <w:t xml:space="preserve">0 процесса «ПП-07.03.01-ERP Оперативное (месячное) планирование воздействий на ПА», представленному в разделе </w:t>
      </w:r>
      <w:r w:rsidR="00CC7DDD">
        <w:rPr>
          <w:rFonts w:ascii="Arial" w:hAnsi="Arial" w:cs="Arial"/>
        </w:rPr>
        <w:t>«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_Ref39057496 \r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97" w:author="ShramkovAB" w:date="2021-04-12T16:50:00Z">
        <w:r w:rsidR="00DD0D1E">
          <w:rPr>
            <w:rFonts w:ascii="Arial" w:hAnsi="Arial" w:cs="Arial"/>
          </w:rPr>
          <w:t>5.2.1.30</w:t>
        </w:r>
      </w:ins>
      <w:del w:id="2998" w:author="ShramkovAB" w:date="2021-04-12T16:50:00Z">
        <w:r w:rsidR="002D72A9" w:rsidDel="00DD0D1E">
          <w:rPr>
            <w:rFonts w:ascii="Arial" w:hAnsi="Arial" w:cs="Arial"/>
          </w:rPr>
          <w:delText>5.2.1.22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 xml:space="preserve"> </w:t>
      </w:r>
      <w:r w:rsidR="00CC7DDD">
        <w:rPr>
          <w:rFonts w:ascii="Arial" w:hAnsi="Arial" w:cs="Arial"/>
        </w:rPr>
        <w:fldChar w:fldCharType="begin"/>
      </w:r>
      <w:r w:rsidR="00CC7DDD">
        <w:rPr>
          <w:rFonts w:ascii="Arial" w:hAnsi="Arial" w:cs="Arial"/>
        </w:rPr>
        <w:instrText xml:space="preserve"> REF _Ref39057496 \h  \* MERGEFORMAT </w:instrText>
      </w:r>
      <w:r w:rsidR="00CC7DDD">
        <w:rPr>
          <w:rFonts w:ascii="Arial" w:hAnsi="Arial" w:cs="Arial"/>
        </w:rPr>
      </w:r>
      <w:r w:rsidR="00CC7DDD">
        <w:rPr>
          <w:rFonts w:ascii="Arial" w:hAnsi="Arial" w:cs="Arial"/>
        </w:rPr>
        <w:fldChar w:fldCharType="separate"/>
      </w:r>
      <w:ins w:id="2999" w:author="ShramkovAB" w:date="2021-04-12T16:50:00Z">
        <w:r w:rsidR="00DD0D1E" w:rsidRPr="00DD0D1E">
          <w:rPr>
            <w:rFonts w:ascii="Arial" w:hAnsi="Arial" w:cs="Arial"/>
            <w:rPrChange w:id="3000" w:author="ShramkovAB" w:date="2021-04-12T16:50:00Z">
              <w:rPr/>
            </w:rPrChange>
          </w:rPr>
          <w:t>Шаг процесса 260 – Корректировка состава и объема работ</w:t>
        </w:r>
      </w:ins>
      <w:del w:id="3001" w:author="ShramkovAB" w:date="2021-04-12T16:50:00Z">
        <w:r w:rsidR="002D72A9" w:rsidRPr="001A4543" w:rsidDel="00DD0D1E">
          <w:rPr>
            <w:rFonts w:ascii="Arial" w:hAnsi="Arial" w:cs="Arial"/>
          </w:rPr>
          <w:delText>Шаг процесса 260 – Корректировка состава и объема работ</w:delText>
        </w:r>
      </w:del>
      <w:r w:rsidR="00CC7DDD">
        <w:rPr>
          <w:rFonts w:ascii="Arial" w:hAnsi="Arial" w:cs="Arial"/>
        </w:rPr>
        <w:fldChar w:fldCharType="end"/>
      </w:r>
      <w:r w:rsidR="00CC7DDD">
        <w:rPr>
          <w:rFonts w:ascii="Arial" w:hAnsi="Arial" w:cs="Arial"/>
        </w:rPr>
        <w:t>»</w:t>
      </w:r>
      <w:r w:rsidRPr="00621CB6">
        <w:rPr>
          <w:rFonts w:ascii="Arial" w:hAnsi="Arial" w:cs="Arial"/>
        </w:rPr>
        <w:t xml:space="preserve"> данного документа. </w:t>
      </w:r>
    </w:p>
    <w:p w14:paraId="4DE0C7A4" w14:textId="77777777" w:rsidR="008141FB" w:rsidRPr="00621CB6" w:rsidRDefault="008141FB" w:rsidP="00FB0F51">
      <w:pPr>
        <w:pStyle w:val="afa"/>
        <w:spacing w:after="240" w:line="276" w:lineRule="auto"/>
        <w:ind w:left="0" w:firstLine="567"/>
        <w:rPr>
          <w:rFonts w:ascii="Arial" w:hAnsi="Arial" w:cs="Arial"/>
        </w:rPr>
      </w:pPr>
    </w:p>
    <w:p w14:paraId="083D2480" w14:textId="77777777" w:rsidR="003D06F6" w:rsidRPr="00621CB6" w:rsidRDefault="003D06F6" w:rsidP="003D06F6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Детальное описание шагов приведено в Приложении № 3.</w:t>
      </w:r>
    </w:p>
    <w:p w14:paraId="3A71DB70" w14:textId="77777777" w:rsidR="002D4C5F" w:rsidRPr="00621CB6" w:rsidRDefault="002D4C5F" w:rsidP="002D4C5F">
      <w:pPr>
        <w:rPr>
          <w:rFonts w:ascii="Arial" w:eastAsiaTheme="majorEastAsia" w:hAnsi="Arial" w:cs="Arial"/>
        </w:rPr>
      </w:pPr>
    </w:p>
    <w:p w14:paraId="2DCFD003" w14:textId="77777777" w:rsidR="00D65B7B" w:rsidRPr="00621CB6" w:rsidRDefault="00D65B7B">
      <w:pPr>
        <w:spacing w:after="200" w:line="276" w:lineRule="auto"/>
        <w:jc w:val="left"/>
        <w:rPr>
          <w:rFonts w:ascii="Arial" w:eastAsiaTheme="majorEastAsia" w:hAnsi="Arial" w:cs="Arial"/>
          <w:b/>
          <w:caps/>
          <w:szCs w:val="26"/>
        </w:rPr>
      </w:pPr>
      <w:r w:rsidRPr="00621CB6">
        <w:rPr>
          <w:rFonts w:eastAsiaTheme="majorEastAsia" w:cs="Arial"/>
          <w:bCs/>
          <w:iCs/>
          <w:szCs w:val="26"/>
        </w:rPr>
        <w:br w:type="page"/>
      </w:r>
    </w:p>
    <w:p w14:paraId="3CFC1C8C" w14:textId="7E701B2F" w:rsidR="00022C33" w:rsidRPr="00621CB6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002" w:name="_Toc69138644"/>
      <w:r w:rsidRPr="00621CB6">
        <w:rPr>
          <w:rFonts w:eastAsiaTheme="majorEastAsia" w:cs="Arial"/>
          <w:bCs w:val="0"/>
          <w:iCs w:val="0"/>
          <w:szCs w:val="26"/>
        </w:rPr>
        <w:lastRenderedPageBreak/>
        <w:t>Роли и полномочия</w:t>
      </w:r>
      <w:bookmarkEnd w:id="3002"/>
    </w:p>
    <w:p w14:paraId="72CA31DD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eastAsia="Calibri" w:hAnsi="Arial" w:cs="Arial"/>
        </w:rPr>
        <w:t xml:space="preserve">Для </w:t>
      </w:r>
      <w:r w:rsidRPr="00621CB6">
        <w:rPr>
          <w:rFonts w:ascii="Arial" w:hAnsi="Arial" w:cs="Arial"/>
        </w:rPr>
        <w:t>реализации разграничения доступа в системах SAP построена модель разграничения доступа.</w:t>
      </w:r>
    </w:p>
    <w:p w14:paraId="51E7DA54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Роли делятся на: Шаблонные – Локализованные – Функциональные роли.</w:t>
      </w:r>
    </w:p>
    <w:p w14:paraId="46AFA9D9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621CB6">
        <w:rPr>
          <w:rFonts w:ascii="Arial" w:hAnsi="Arial" w:cs="Arial"/>
          <w:u w:val="single"/>
        </w:rPr>
        <w:t>Шаблонная роль</w:t>
      </w:r>
    </w:p>
    <w:p w14:paraId="5C13C1CC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включает набор транзакций и объектов полномочий, обеспечивающих выполнение определенных задач, которые могут быть отнесены к разным шагам бизнес-процессов.</w:t>
      </w:r>
    </w:p>
    <w:p w14:paraId="7CFE9263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Особенностями шаблонной роли являются: отсутствие ограничения на организационные уровни Общества Шаблонная роль не присваивается пользователям.</w:t>
      </w:r>
    </w:p>
    <w:p w14:paraId="4D42D3A7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621CB6">
        <w:rPr>
          <w:rFonts w:ascii="Arial" w:hAnsi="Arial" w:cs="Arial"/>
          <w:u w:val="single"/>
        </w:rPr>
        <w:t>Локализованная роль</w:t>
      </w:r>
    </w:p>
    <w:p w14:paraId="17BE98E5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локализованные роли создаются на основе наследования Шаблонных ролей и содержат ограничения на организационные уровни Общества (Предприятия, подразделения, Заводы, Закупочные организации и т.д.).</w:t>
      </w:r>
    </w:p>
    <w:p w14:paraId="05FC39E6" w14:textId="77777777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  <w:u w:val="single"/>
        </w:rPr>
      </w:pPr>
      <w:r w:rsidRPr="00621CB6">
        <w:rPr>
          <w:rFonts w:ascii="Arial" w:hAnsi="Arial" w:cs="Arial"/>
          <w:u w:val="single"/>
        </w:rPr>
        <w:t>Функциональная роль</w:t>
      </w:r>
    </w:p>
    <w:p w14:paraId="3845E294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hAnsi="Arial" w:cs="Arial"/>
        </w:rPr>
        <w:t>объединяет в</w:t>
      </w:r>
      <w:r w:rsidRPr="00621CB6">
        <w:rPr>
          <w:rFonts w:ascii="Arial" w:eastAsia="Calibri" w:hAnsi="Arial" w:cs="Arial"/>
        </w:rPr>
        <w:t xml:space="preserve"> себе набор Локализованных ролей и позволяет выполнить бизнес-процессы. Функциональные роли определяются на базе штатной должности сотрудника.</w:t>
      </w:r>
    </w:p>
    <w:p w14:paraId="6C12202E" w14:textId="6F63BBEA" w:rsidR="00F664EC" w:rsidRPr="00621CB6" w:rsidRDefault="00F664EC" w:rsidP="00F664EC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>Таблица РП1.</w:t>
      </w:r>
      <w:r w:rsidR="001D278C" w:rsidRPr="00621CB6">
        <w:rPr>
          <w:rFonts w:ascii="Arial" w:hAnsi="Arial" w:cs="Arial"/>
          <w:b/>
          <w:sz w:val="22"/>
        </w:rPr>
        <w:t xml:space="preserve"> </w:t>
      </w:r>
      <w:r w:rsidRPr="00621CB6">
        <w:rPr>
          <w:rFonts w:ascii="Arial" w:hAnsi="Arial" w:cs="Arial"/>
          <w:b/>
          <w:sz w:val="22"/>
        </w:rPr>
        <w:t>Определение роли в процессах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896"/>
        <w:gridCol w:w="3334"/>
        <w:gridCol w:w="4946"/>
        <w:tblGridChange w:id="3003">
          <w:tblGrid>
            <w:gridCol w:w="1896"/>
            <w:gridCol w:w="3334"/>
            <w:gridCol w:w="4946"/>
          </w:tblGrid>
        </w:tblGridChange>
      </w:tblGrid>
      <w:tr w:rsidR="00F664EC" w:rsidRPr="00621CB6" w14:paraId="1FDD8946" w14:textId="77777777" w:rsidTr="001A4543">
        <w:trPr>
          <w:cantSplit/>
          <w:trHeight w:val="581"/>
          <w:tblHeader/>
        </w:trPr>
        <w:tc>
          <w:tcPr>
            <w:tcW w:w="932" w:type="pct"/>
            <w:shd w:val="clear" w:color="auto" w:fill="FFC000"/>
            <w:vAlign w:val="center"/>
          </w:tcPr>
          <w:p w14:paraId="0E696B71" w14:textId="77777777" w:rsidR="00F664EC" w:rsidRPr="00621CB6" w:rsidRDefault="00F664EC" w:rsidP="00F664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 xml:space="preserve">Роль </w:t>
            </w:r>
          </w:p>
        </w:tc>
        <w:tc>
          <w:tcPr>
            <w:tcW w:w="1638" w:type="pct"/>
            <w:shd w:val="clear" w:color="auto" w:fill="FFC000"/>
            <w:vAlign w:val="center"/>
          </w:tcPr>
          <w:p w14:paraId="7D4B82B9" w14:textId="77777777" w:rsidR="00F664EC" w:rsidRPr="00621CB6" w:rsidRDefault="00F664EC" w:rsidP="00F664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Сокращение роли (Код)</w:t>
            </w:r>
          </w:p>
        </w:tc>
        <w:tc>
          <w:tcPr>
            <w:tcW w:w="2430" w:type="pct"/>
            <w:shd w:val="clear" w:color="auto" w:fill="FFC000"/>
            <w:vAlign w:val="center"/>
          </w:tcPr>
          <w:p w14:paraId="54E2E7A5" w14:textId="77777777" w:rsidR="00F664EC" w:rsidRPr="00621CB6" w:rsidRDefault="00F664EC" w:rsidP="00F664E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sz w:val="20"/>
                <w:szCs w:val="20"/>
                <w:lang w:eastAsia="ru-RU"/>
              </w:rPr>
              <w:t>Описание роли</w:t>
            </w:r>
          </w:p>
        </w:tc>
      </w:tr>
      <w:tr w:rsidR="00F664EC" w:rsidRPr="00621CB6" w14:paraId="5F210FA3" w14:textId="77777777" w:rsidTr="001A4543">
        <w:trPr>
          <w:cantSplit/>
        </w:trPr>
        <w:tc>
          <w:tcPr>
            <w:tcW w:w="932" w:type="pct"/>
            <w:shd w:val="clear" w:color="auto" w:fill="auto"/>
          </w:tcPr>
          <w:p w14:paraId="10E7FE3A" w14:textId="2C6E779F" w:rsidR="00F664EC" w:rsidRPr="00621CB6" w:rsidRDefault="004035E5" w:rsidP="00900100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Планировщик ТОиР </w:t>
            </w:r>
            <w:r w:rsidR="007C2A87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УО </w:t>
            </w:r>
          </w:p>
        </w:tc>
        <w:tc>
          <w:tcPr>
            <w:tcW w:w="1638" w:type="pct"/>
            <w:shd w:val="clear" w:color="auto" w:fill="auto"/>
          </w:tcPr>
          <w:p w14:paraId="2F10A899" w14:textId="2B18D54F" w:rsidR="00F664EC" w:rsidRPr="001A4543" w:rsidRDefault="00275CA1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ZC_*_PM_PLANNER_Y</w:t>
            </w:r>
          </w:p>
        </w:tc>
        <w:tc>
          <w:tcPr>
            <w:tcW w:w="2430" w:type="pct"/>
            <w:shd w:val="clear" w:color="auto" w:fill="auto"/>
          </w:tcPr>
          <w:p w14:paraId="2D20D1E5" w14:textId="09541ABE" w:rsidR="00F664EC" w:rsidRPr="00621CB6" w:rsidRDefault="003C5737" w:rsidP="0090010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>Формирует</w:t>
            </w:r>
            <w:r w:rsidR="00CD44A7"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 месячный, недельный, суточный 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план-график воздействий на ПА: определяет состав/объем работ, сроки, потребность в персонале, МТР и ВПС; </w:t>
            </w:r>
            <w:r w:rsidR="002121B1">
              <w:rPr>
                <w:rFonts w:ascii="Arial" w:hAnsi="Arial" w:cs="Arial"/>
                <w:sz w:val="20"/>
                <w:szCs w:val="20"/>
                <w:lang w:eastAsia="ru-RU"/>
              </w:rPr>
              <w:t>выполняет оценку загрузки собственных ресуров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. На </w:t>
            </w:r>
            <w:r w:rsidR="00CD44A7"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каждом 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оперативном горизонте </w:t>
            </w:r>
            <w:r w:rsidR="002849E2" w:rsidRPr="00621CB6">
              <w:rPr>
                <w:rFonts w:ascii="Arial" w:hAnsi="Arial" w:cs="Arial"/>
                <w:sz w:val="20"/>
                <w:szCs w:val="20"/>
                <w:lang w:eastAsia="ru-RU"/>
              </w:rPr>
              <w:t xml:space="preserve">уточняет/корректирует </w:t>
            </w: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>план-график.</w:t>
            </w:r>
          </w:p>
        </w:tc>
      </w:tr>
      <w:tr w:rsidR="002525F5" w:rsidRPr="00621CB6" w14:paraId="3DB879C7" w14:textId="77777777" w:rsidTr="002525F5">
        <w:tblPrEx>
          <w:tblW w:w="5000" w:type="pct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  <w:tblPrExChange w:id="3004" w:author="Попова Дарья" w:date="2020-07-23T16:37:00Z">
            <w:tblPrEx>
              <w:tblW w:w="5000" w:type="pct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6" w:space="0" w:color="auto"/>
                <w:insideV w:val="single" w:sz="6" w:space="0" w:color="auto"/>
              </w:tblBorders>
              <w:tblLook w:val="0000" w:firstRow="0" w:lastRow="0" w:firstColumn="0" w:lastColumn="0" w:noHBand="0" w:noVBand="0"/>
            </w:tblPrEx>
          </w:tblPrExChange>
        </w:tblPrEx>
        <w:trPr>
          <w:cantSplit/>
          <w:ins w:id="3005" w:author="Попова Дарья" w:date="2020-07-23T16:36:00Z"/>
          <w:trPrChange w:id="3006" w:author="Попова Дарья" w:date="2020-07-23T16:37:00Z">
            <w:trPr>
              <w:cantSplit/>
            </w:trPr>
          </w:trPrChange>
        </w:trPr>
        <w:tc>
          <w:tcPr>
            <w:tcW w:w="932" w:type="pct"/>
            <w:shd w:val="clear" w:color="auto" w:fill="auto"/>
            <w:tcPrChange w:id="3007" w:author="Попова Дарья" w:date="2020-07-23T16:37:00Z">
              <w:tcPr>
                <w:tcW w:w="932" w:type="pct"/>
                <w:shd w:val="clear" w:color="auto" w:fill="auto"/>
              </w:tcPr>
            </w:tcPrChange>
          </w:tcPr>
          <w:p w14:paraId="2F60B008" w14:textId="242A438D" w:rsidR="002525F5" w:rsidRPr="00621CB6" w:rsidRDefault="002525F5" w:rsidP="002525F5">
            <w:pPr>
              <w:jc w:val="left"/>
              <w:rPr>
                <w:ins w:id="3008" w:author="Попова Дарья" w:date="2020-07-23T16:36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009" w:author="Попова Дарья" w:date="2020-07-23T16:36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3010" w:author="Попова Дарья" w:date="2020-07-23T16:37:00Z">
                    <w:rPr>
                      <w:rFonts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t>Планировщик ЗиС УО</w:t>
              </w:r>
            </w:ins>
          </w:p>
        </w:tc>
        <w:tc>
          <w:tcPr>
            <w:tcW w:w="1638" w:type="pct"/>
            <w:shd w:val="clear" w:color="auto" w:fill="auto"/>
            <w:tcPrChange w:id="3011" w:author="Попова Дарья" w:date="2020-07-23T16:37:00Z">
              <w:tcPr>
                <w:tcW w:w="1638" w:type="pct"/>
                <w:shd w:val="clear" w:color="auto" w:fill="auto"/>
              </w:tcPr>
            </w:tcPrChange>
          </w:tcPr>
          <w:p w14:paraId="2B4DE2BF" w14:textId="046E43C1" w:rsidR="002525F5" w:rsidRPr="008616B3" w:rsidRDefault="002525F5" w:rsidP="002525F5">
            <w:pPr>
              <w:jc w:val="left"/>
              <w:rPr>
                <w:ins w:id="3012" w:author="Попова Дарья" w:date="2020-07-23T16:36:00Z"/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ins w:id="3013" w:author="Попова Дарья" w:date="2020-07-23T16:36:00Z">
              <w:r w:rsidRPr="008616B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  <w:rPrChange w:id="3014" w:author="Александр Шрамков" w:date="2021-03-10T18:17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ZC_</w:t>
              </w:r>
              <w:r w:rsidRPr="008616B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  <w:rPrChange w:id="3015" w:author="Александр Шрамков" w:date="2021-03-10T18:17:00Z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t>*</w:t>
              </w:r>
              <w:r w:rsidRPr="008616B3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  <w:rPrChange w:id="3016" w:author="Александр Шрамков" w:date="2021-03-10T18:17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_PM_PLAN_ZIS_Y</w:t>
              </w:r>
            </w:ins>
          </w:p>
        </w:tc>
        <w:tc>
          <w:tcPr>
            <w:tcW w:w="2430" w:type="pct"/>
            <w:shd w:val="clear" w:color="auto" w:fill="auto"/>
            <w:tcPrChange w:id="3017" w:author="Попова Дарья" w:date="2020-07-23T16:37:00Z">
              <w:tcPr>
                <w:tcW w:w="2430" w:type="pct"/>
                <w:shd w:val="clear" w:color="auto" w:fill="auto"/>
              </w:tcPr>
            </w:tcPrChange>
          </w:tcPr>
          <w:p w14:paraId="660089EF" w14:textId="1529FA30" w:rsidR="002525F5" w:rsidRPr="002525F5" w:rsidRDefault="002525F5" w:rsidP="002525F5">
            <w:pPr>
              <w:jc w:val="left"/>
              <w:rPr>
                <w:ins w:id="3018" w:author="Попова Дарья" w:date="2020-07-23T16:36:00Z"/>
                <w:rFonts w:ascii="Arial" w:hAnsi="Arial" w:cs="Arial"/>
                <w:color w:val="000000"/>
                <w:sz w:val="20"/>
                <w:szCs w:val="20"/>
                <w:lang w:eastAsia="ru-RU"/>
                <w:rPrChange w:id="3019" w:author="Попова Дарья" w:date="2020-07-23T16:37:00Z">
                  <w:rPr>
                    <w:ins w:id="3020" w:author="Попова Дарья" w:date="2020-07-23T16:36:00Z"/>
                    <w:rFonts w:ascii="Arial" w:hAnsi="Arial" w:cs="Arial"/>
                    <w:sz w:val="20"/>
                    <w:szCs w:val="20"/>
                    <w:lang w:eastAsia="ru-RU"/>
                  </w:rPr>
                </w:rPrChange>
              </w:rPr>
            </w:pPr>
            <w:ins w:id="3021" w:author="Попова Дарья" w:date="2020-07-23T16:36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3022" w:author="Попова Дарья" w:date="2020-07-23T16:37:00Z">
                    <w:rPr>
                      <w:rFonts w:cs="Arial"/>
                      <w:sz w:val="20"/>
                      <w:szCs w:val="20"/>
                    </w:rPr>
                  </w:rPrChange>
                </w:rPr>
                <w:t xml:space="preserve">Формирует СПП-элементы для мероприятий CAPEX для ЗиС, формирует сетевые графики для воздействий на ЗиС: </w:t>
              </w:r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3023" w:author="Попова Дарья" w:date="2020-07-23T16:37:00Z">
                    <w:rPr>
                      <w:rFonts w:cs="Arial"/>
                      <w:sz w:val="20"/>
                      <w:szCs w:val="20"/>
                      <w:lang w:eastAsia="ru-RU"/>
                    </w:rPr>
                  </w:rPrChange>
                </w:rPr>
                <w:t>определяет состав/объем работ, сроки, потребность в персонале, МТР и ВПС; назначение и балансировку персонала. На оперативном горизонте уточняет/корректирует сетевые графики.</w:t>
              </w:r>
            </w:ins>
          </w:p>
        </w:tc>
      </w:tr>
      <w:tr w:rsidR="002525F5" w:rsidRPr="00621CB6" w14:paraId="79A5EBE6" w14:textId="77777777" w:rsidTr="001A4543">
        <w:trPr>
          <w:cantSplit/>
        </w:trPr>
        <w:tc>
          <w:tcPr>
            <w:tcW w:w="932" w:type="pct"/>
            <w:shd w:val="clear" w:color="auto" w:fill="auto"/>
          </w:tcPr>
          <w:p w14:paraId="1261CB11" w14:textId="7A92A59D" w:rsidR="002525F5" w:rsidRPr="00621CB6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 xml:space="preserve">Старший Планировщик ТОиР </w:t>
            </w:r>
            <w:r>
              <w:rPr>
                <w:rFonts w:ascii="Arial" w:hAnsi="Arial" w:cs="Arial"/>
                <w:sz w:val="20"/>
                <w:szCs w:val="20"/>
              </w:rPr>
              <w:t>УО</w:t>
            </w:r>
          </w:p>
        </w:tc>
        <w:tc>
          <w:tcPr>
            <w:tcW w:w="1638" w:type="pct"/>
            <w:shd w:val="clear" w:color="auto" w:fill="auto"/>
          </w:tcPr>
          <w:p w14:paraId="4CB7FF66" w14:textId="23B2F73C" w:rsidR="002525F5" w:rsidRPr="001A4543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ZC_*_PM_S_PLANNER_</w:t>
            </w:r>
            <w:r w:rsidRPr="00C227D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2430" w:type="pct"/>
            <w:shd w:val="clear" w:color="auto" w:fill="auto"/>
          </w:tcPr>
          <w:p w14:paraId="4E55C2B0" w14:textId="77777777" w:rsidR="002525F5" w:rsidRDefault="002525F5" w:rsidP="002525F5">
            <w:pPr>
              <w:jc w:val="left"/>
              <w:rPr>
                <w:ins w:id="3024" w:author="Попова Дарья" w:date="2020-07-23T16:37:00Z"/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Выполняет согласование месячного, недельного плана-графика воздействий на ПА. Выполняет деблокирование заказов ТОРО.</w:t>
            </w:r>
          </w:p>
          <w:p w14:paraId="49CDDD0C" w14:textId="4B1AAE62" w:rsidR="002525F5" w:rsidRPr="002525F5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3025" w:author="Попова Дарья" w:date="2020-07-23T16:37:00Z">
              <w:r w:rsidRPr="002525F5">
                <w:rPr>
                  <w:rFonts w:ascii="Arial" w:hAnsi="Arial" w:cs="Arial"/>
                  <w:sz w:val="20"/>
                  <w:szCs w:val="20"/>
                  <w:rPrChange w:id="3026" w:author="Попова Дарья" w:date="2020-07-23T16:38:00Z">
                    <w:rPr>
                      <w:rFonts w:cs="Arial"/>
                      <w:sz w:val="20"/>
                      <w:szCs w:val="20"/>
                    </w:rPr>
                  </w:rPrChange>
                </w:rPr>
                <w:t>Выполняет согласование сетевых графиков для воздействий на ЗиС.</w:t>
              </w:r>
            </w:ins>
          </w:p>
        </w:tc>
      </w:tr>
      <w:tr w:rsidR="002525F5" w:rsidRPr="00621CB6" w14:paraId="558C7F9C" w14:textId="77777777" w:rsidTr="001A4543">
        <w:trPr>
          <w:cantSplit/>
        </w:trPr>
        <w:tc>
          <w:tcPr>
            <w:tcW w:w="932" w:type="pct"/>
            <w:shd w:val="clear" w:color="auto" w:fill="auto"/>
            <w:vAlign w:val="bottom"/>
          </w:tcPr>
          <w:p w14:paraId="629965A1" w14:textId="23C38B25" w:rsidR="002525F5" w:rsidRPr="00621CB6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Главный специалист ТОиР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УО</w:t>
            </w:r>
          </w:p>
        </w:tc>
        <w:tc>
          <w:tcPr>
            <w:tcW w:w="1638" w:type="pct"/>
            <w:shd w:val="clear" w:color="auto" w:fill="auto"/>
          </w:tcPr>
          <w:p w14:paraId="31DCCC5F" w14:textId="0A181C83" w:rsidR="002525F5" w:rsidRPr="001A4543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ZC_*_PM_SPEC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_</w:t>
            </w:r>
            <w:r w:rsidRPr="00C227D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2430" w:type="pct"/>
            <w:shd w:val="clear" w:color="auto" w:fill="auto"/>
            <w:vAlign w:val="bottom"/>
          </w:tcPr>
          <w:p w14:paraId="7E992E27" w14:textId="260377DD" w:rsidR="002525F5" w:rsidRPr="00621CB6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Выполняет утверждение месячного и недельного плана-графика воздействий на ПА.</w:t>
            </w:r>
          </w:p>
        </w:tc>
      </w:tr>
      <w:tr w:rsidR="002525F5" w:rsidRPr="00621CB6" w14:paraId="0D4CA09C" w14:textId="77777777" w:rsidTr="001A4543">
        <w:trPr>
          <w:cantSplit/>
        </w:trPr>
        <w:tc>
          <w:tcPr>
            <w:tcW w:w="932" w:type="pct"/>
            <w:shd w:val="clear" w:color="auto" w:fill="auto"/>
            <w:vAlign w:val="bottom"/>
          </w:tcPr>
          <w:p w14:paraId="3FD52EC1" w14:textId="5A0A79DF" w:rsidR="002525F5" w:rsidRPr="00621CB6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 xml:space="preserve">Специалист ПТО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УО</w:t>
            </w:r>
          </w:p>
        </w:tc>
        <w:tc>
          <w:tcPr>
            <w:tcW w:w="1638" w:type="pct"/>
            <w:shd w:val="clear" w:color="auto" w:fill="auto"/>
          </w:tcPr>
          <w:p w14:paraId="706F7F52" w14:textId="3D9BF578" w:rsidR="002525F5" w:rsidRPr="001A4543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ZC_*_PM_PP_SPEC_</w:t>
            </w:r>
            <w:r w:rsidRPr="00C227D6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Y</w:t>
            </w:r>
          </w:p>
        </w:tc>
        <w:tc>
          <w:tcPr>
            <w:tcW w:w="2430" w:type="pct"/>
            <w:shd w:val="clear" w:color="auto" w:fill="auto"/>
            <w:vAlign w:val="bottom"/>
          </w:tcPr>
          <w:p w14:paraId="00746B7F" w14:textId="652F124C" w:rsidR="002525F5" w:rsidRPr="00621CB6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Выполняет согласование месячного и недельного плана-графика на основе сводного отчета по КТГ.</w:t>
            </w:r>
          </w:p>
        </w:tc>
      </w:tr>
      <w:tr w:rsidR="002525F5" w:rsidRPr="00621CB6" w:rsidDel="00E0742C" w14:paraId="504C019A" w14:textId="55E1691E" w:rsidTr="001A4543">
        <w:trPr>
          <w:cantSplit/>
          <w:del w:id="3027" w:author="ShramkovAB" w:date="2021-04-02T14:48:00Z"/>
        </w:trPr>
        <w:tc>
          <w:tcPr>
            <w:tcW w:w="932" w:type="pct"/>
            <w:shd w:val="clear" w:color="auto" w:fill="auto"/>
            <w:vAlign w:val="bottom"/>
          </w:tcPr>
          <w:p w14:paraId="3FB65202" w14:textId="2222E00C" w:rsidR="002525F5" w:rsidRPr="00621CB6" w:rsidDel="00E0742C" w:rsidRDefault="002525F5" w:rsidP="002525F5">
            <w:pPr>
              <w:jc w:val="left"/>
              <w:rPr>
                <w:del w:id="3028" w:author="ShramkovAB" w:date="2021-04-02T14:4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del w:id="3029" w:author="ShramkovAB" w:date="2021-04-02T14:48:00Z">
              <w:r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Главный инженер УО</w:delText>
              </w:r>
            </w:del>
          </w:p>
        </w:tc>
        <w:tc>
          <w:tcPr>
            <w:tcW w:w="1638" w:type="pct"/>
            <w:shd w:val="clear" w:color="auto" w:fill="auto"/>
          </w:tcPr>
          <w:p w14:paraId="5074DD75" w14:textId="7C59218B" w:rsidR="002525F5" w:rsidRPr="00A1012E" w:rsidDel="00E0742C" w:rsidRDefault="002525F5" w:rsidP="002525F5">
            <w:pPr>
              <w:jc w:val="left"/>
              <w:rPr>
                <w:del w:id="3030" w:author="ShramkovAB" w:date="2021-04-02T14:48:00Z"/>
                <w:rFonts w:ascii="Arial" w:hAnsi="Arial" w:cs="Arial"/>
                <w:color w:val="000000"/>
                <w:sz w:val="20"/>
                <w:szCs w:val="20"/>
                <w:lang w:eastAsia="ru-RU"/>
                <w:rPrChange w:id="3031" w:author="Александр Шрамков" w:date="2021-04-02T17:54:00Z">
                  <w:rPr>
                    <w:del w:id="3032" w:author="ShramkovAB" w:date="2021-04-02T14:48:00Z"/>
                    <w:rFonts w:ascii="Arial" w:hAnsi="Arial" w:cs="Arial"/>
                    <w:color w:val="000000"/>
                    <w:sz w:val="20"/>
                    <w:szCs w:val="20"/>
                    <w:lang w:val="en-US" w:eastAsia="ru-RU"/>
                  </w:rPr>
                </w:rPrChange>
              </w:rPr>
            </w:pPr>
            <w:del w:id="3033" w:author="ShramkovAB" w:date="2021-04-02T14:48:00Z"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ZC</w:delText>
              </w:r>
              <w:r w:rsidRPr="00A1012E"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3034" w:author="Александр Шрамков" w:date="2021-04-02T17:5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_*_</w:delText>
              </w:r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PM</w:delText>
              </w:r>
              <w:r w:rsidRPr="00A1012E"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3035" w:author="Александр Шрамков" w:date="2021-04-02T17:5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</w:delText>
              </w:r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CHIEFENG</w:delText>
              </w:r>
              <w:r w:rsidRPr="00A1012E" w:rsidDel="00E0742C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  <w:rPrChange w:id="3036" w:author="Александр Шрамков" w:date="2021-04-02T17:54:00Z">
                    <w:rPr>
                      <w:rFonts w:ascii="Arial" w:hAnsi="Arial" w:cs="Arial"/>
                      <w:color w:val="000000"/>
                      <w:sz w:val="20"/>
                      <w:szCs w:val="20"/>
                      <w:lang w:val="en-US" w:eastAsia="ru-RU"/>
                    </w:rPr>
                  </w:rPrChange>
                </w:rPr>
                <w:delText>_</w:delText>
              </w:r>
              <w:r w:rsidRPr="009310BA" w:rsidDel="00E0742C"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delText>Y</w:delText>
              </w:r>
            </w:del>
          </w:p>
        </w:tc>
        <w:tc>
          <w:tcPr>
            <w:tcW w:w="2430" w:type="pct"/>
            <w:shd w:val="clear" w:color="auto" w:fill="auto"/>
            <w:vAlign w:val="bottom"/>
          </w:tcPr>
          <w:p w14:paraId="2E60BD54" w14:textId="658FBA0D" w:rsidR="002525F5" w:rsidRPr="00621CB6" w:rsidDel="00E0742C" w:rsidRDefault="002525F5" w:rsidP="00C44FAF">
            <w:pPr>
              <w:jc w:val="left"/>
              <w:rPr>
                <w:del w:id="3037" w:author="ShramkovAB" w:date="2021-04-02T14:48:00Z"/>
                <w:rFonts w:ascii="Arial" w:hAnsi="Arial" w:cs="Arial"/>
                <w:sz w:val="20"/>
                <w:szCs w:val="20"/>
              </w:rPr>
            </w:pPr>
            <w:del w:id="3038" w:author="ShramkovAB" w:date="2021-04-02T14:48:00Z">
              <w:r w:rsidRPr="00621CB6" w:rsidDel="00E0742C">
                <w:rPr>
                  <w:rFonts w:ascii="Arial" w:hAnsi="Arial" w:cs="Arial"/>
                  <w:sz w:val="20"/>
                  <w:szCs w:val="20"/>
                </w:rPr>
                <w:delText xml:space="preserve">Выполняет утверждение месячного </w:delText>
              </w:r>
            </w:del>
            <w:del w:id="3039" w:author="ShramkovAB" w:date="2021-04-01T19:16:00Z">
              <w:r w:rsidRPr="00621CB6" w:rsidDel="001E4FE7">
                <w:rPr>
                  <w:rFonts w:ascii="Arial" w:hAnsi="Arial" w:cs="Arial"/>
                  <w:sz w:val="20"/>
                  <w:szCs w:val="20"/>
                </w:rPr>
                <w:delText xml:space="preserve">и недельного </w:delText>
              </w:r>
            </w:del>
            <w:del w:id="3040" w:author="ShramkovAB" w:date="2021-04-02T14:48:00Z">
              <w:r w:rsidRPr="00621CB6" w:rsidDel="00E0742C">
                <w:rPr>
                  <w:rFonts w:ascii="Arial" w:hAnsi="Arial" w:cs="Arial"/>
                  <w:sz w:val="20"/>
                  <w:szCs w:val="20"/>
                </w:rPr>
                <w:delText>плана-графика воздействий на ПА.</w:delText>
              </w:r>
            </w:del>
          </w:p>
        </w:tc>
      </w:tr>
      <w:tr w:rsidR="002525F5" w:rsidRPr="00621CB6" w14:paraId="6B08A609" w14:textId="77777777" w:rsidTr="001A4543">
        <w:trPr>
          <w:cantSplit/>
        </w:trPr>
        <w:tc>
          <w:tcPr>
            <w:tcW w:w="932" w:type="pct"/>
            <w:shd w:val="clear" w:color="auto" w:fill="auto"/>
            <w:vAlign w:val="bottom"/>
          </w:tcPr>
          <w:p w14:paraId="4BD6A517" w14:textId="3235DDC4" w:rsidR="002525F5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Инженер ТОиР УО</w:t>
            </w:r>
          </w:p>
        </w:tc>
        <w:tc>
          <w:tcPr>
            <w:tcW w:w="1638" w:type="pct"/>
            <w:shd w:val="clear" w:color="auto" w:fill="auto"/>
          </w:tcPr>
          <w:p w14:paraId="04883DF3" w14:textId="23F822F1" w:rsidR="002525F5" w:rsidRPr="00275CA1" w:rsidRDefault="002525F5" w:rsidP="002525F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 w:rsidRPr="009310BA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ZC_</w:t>
            </w:r>
            <w:r w:rsidRPr="001A4543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*</w:t>
            </w:r>
            <w:r w:rsidRPr="009310BA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_PM_ENGINEER_Y</w:t>
            </w:r>
          </w:p>
        </w:tc>
        <w:tc>
          <w:tcPr>
            <w:tcW w:w="2430" w:type="pct"/>
            <w:shd w:val="clear" w:color="auto" w:fill="auto"/>
            <w:vAlign w:val="bottom"/>
          </w:tcPr>
          <w:p w14:paraId="79BD378A" w14:textId="3DCDF9EE" w:rsidR="002525F5" w:rsidRDefault="002525F5" w:rsidP="002525F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Выполняет балансировку мощностей собственного персонала при выполнении недельно-суточного планирования мероприятий ТОиР</w:t>
            </w:r>
          </w:p>
        </w:tc>
      </w:tr>
    </w:tbl>
    <w:p w14:paraId="0A6F339C" w14:textId="77777777" w:rsidR="00F664EC" w:rsidRPr="00621CB6" w:rsidRDefault="00F664EC" w:rsidP="00F664EC">
      <w:pPr>
        <w:pStyle w:val="afff1"/>
        <w:rPr>
          <w:rFonts w:ascii="Arial" w:eastAsia="Calibri" w:hAnsi="Arial" w:cs="Arial"/>
          <w:sz w:val="22"/>
          <w:szCs w:val="24"/>
          <w:lang w:eastAsia="ru-RU"/>
        </w:rPr>
      </w:pPr>
      <w:bookmarkStart w:id="3041" w:name="_Toc337048197"/>
      <w:bookmarkStart w:id="3042" w:name="_Toc337048249"/>
    </w:p>
    <w:bookmarkEnd w:id="3041"/>
    <w:bookmarkEnd w:id="3042"/>
    <w:p w14:paraId="671B9095" w14:textId="22A21CBB" w:rsidR="00F664EC" w:rsidRPr="00621CB6" w:rsidRDefault="00F664EC" w:rsidP="00F664EC">
      <w:pPr>
        <w:spacing w:after="240" w:line="276" w:lineRule="auto"/>
        <w:ind w:firstLine="567"/>
        <w:rPr>
          <w:rFonts w:ascii="Arial" w:hAnsi="Arial" w:cs="Arial"/>
        </w:rPr>
      </w:pPr>
      <w:r w:rsidRPr="00621CB6">
        <w:rPr>
          <w:rFonts w:ascii="Arial" w:hAnsi="Arial" w:cs="Arial"/>
        </w:rPr>
        <w:t>В таблице перечислены только бизнес-роли</w:t>
      </w:r>
      <w:r w:rsidR="009310BA">
        <w:rPr>
          <w:rFonts w:ascii="Arial" w:hAnsi="Arial" w:cs="Arial"/>
        </w:rPr>
        <w:t xml:space="preserve"> (маски ролей, где «*» - оргсет)</w:t>
      </w:r>
      <w:r w:rsidRPr="00621CB6">
        <w:rPr>
          <w:rFonts w:ascii="Arial" w:hAnsi="Arial" w:cs="Arial"/>
        </w:rPr>
        <w:t>, указанные в модели БП.</w:t>
      </w:r>
    </w:p>
    <w:p w14:paraId="278684B7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hAnsi="Arial" w:cs="Arial"/>
        </w:rPr>
        <w:t>Детальный</w:t>
      </w:r>
      <w:r w:rsidRPr="00621CB6">
        <w:rPr>
          <w:rFonts w:ascii="Arial" w:eastAsia="Calibri" w:hAnsi="Arial" w:cs="Arial"/>
        </w:rPr>
        <w:t xml:space="preserve"> состав Ролей и полномочий отражен в Приложении РП1-6: Роли и Полномочия. В приложениях отражены:</w:t>
      </w:r>
    </w:p>
    <w:p w14:paraId="6E9E1920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Состав Функциональных и Локализованных ролей;</w:t>
      </w:r>
    </w:p>
    <w:p w14:paraId="4236C6C1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Состав Шаблонных ролей;</w:t>
      </w:r>
    </w:p>
    <w:p w14:paraId="4A73A3C4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Привязка ролей к шагам процесса;</w:t>
      </w:r>
    </w:p>
    <w:p w14:paraId="515E853F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Детальная разбивка по Организационным уровням;</w:t>
      </w:r>
    </w:p>
    <w:p w14:paraId="322AA312" w14:textId="77777777" w:rsidR="00F664EC" w:rsidRPr="00621CB6" w:rsidRDefault="00F664EC" w:rsidP="00F664EC">
      <w:pPr>
        <w:pStyle w:val="afa"/>
        <w:numPr>
          <w:ilvl w:val="0"/>
          <w:numId w:val="12"/>
        </w:num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Локализация Функциональных ролей.</w:t>
      </w:r>
    </w:p>
    <w:p w14:paraId="28BEB392" w14:textId="77777777" w:rsidR="00F664EC" w:rsidRPr="00621CB6" w:rsidRDefault="00F664EC" w:rsidP="00F664EC">
      <w:pPr>
        <w:ind w:firstLine="360"/>
        <w:rPr>
          <w:rFonts w:ascii="Arial" w:eastAsia="Calibri" w:hAnsi="Arial" w:cs="Arial"/>
        </w:rPr>
      </w:pPr>
    </w:p>
    <w:p w14:paraId="36FBAD33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hAnsi="Arial" w:cs="Arial"/>
        </w:rPr>
        <w:t>Функциональные</w:t>
      </w:r>
      <w:r w:rsidRPr="00621CB6">
        <w:rPr>
          <w:rFonts w:ascii="Arial" w:eastAsia="Calibri" w:hAnsi="Arial" w:cs="Arial"/>
        </w:rPr>
        <w:t xml:space="preserve"> роли отражены на схемах бизнес-процессов </w:t>
      </w:r>
      <w:r w:rsidRPr="00621CB6">
        <w:rPr>
          <w:rFonts w:ascii="Arial" w:eastAsia="Calibri" w:hAnsi="Arial" w:cs="Arial"/>
          <w:lang w:val="en-US"/>
        </w:rPr>
        <w:t>ARIS</w:t>
      </w:r>
      <w:r w:rsidRPr="00621CB6">
        <w:rPr>
          <w:rFonts w:ascii="Arial" w:eastAsia="Calibri" w:hAnsi="Arial" w:cs="Arial"/>
        </w:rPr>
        <w:t xml:space="preserve"> в соответствии с соглашением о моделировании. </w:t>
      </w:r>
    </w:p>
    <w:p w14:paraId="70304A1A" w14:textId="77777777" w:rsidR="00F664EC" w:rsidRPr="00621CB6" w:rsidRDefault="00F664EC" w:rsidP="00F664EC">
      <w:pPr>
        <w:spacing w:after="240" w:line="276" w:lineRule="auto"/>
        <w:ind w:firstLine="567"/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 xml:space="preserve">При </w:t>
      </w:r>
      <w:r w:rsidRPr="00621CB6">
        <w:rPr>
          <w:rFonts w:ascii="Arial" w:hAnsi="Arial" w:cs="Arial"/>
        </w:rPr>
        <w:t>создании</w:t>
      </w:r>
      <w:r w:rsidRPr="00621CB6">
        <w:rPr>
          <w:rFonts w:ascii="Arial" w:eastAsia="Calibri" w:hAnsi="Arial" w:cs="Arial"/>
        </w:rPr>
        <w:t xml:space="preserve"> ролей соблюдается принцип разделения полномочий. Создаваемые роли проверены на отсутствие конфликтов разделения полномочий в соответствии с </w:t>
      </w:r>
      <w:r w:rsidRPr="00621CB6">
        <w:rPr>
          <w:rFonts w:ascii="Arial" w:eastAsia="Calibri" w:hAnsi="Arial" w:cs="Arial"/>
          <w:lang w:val="en-US"/>
        </w:rPr>
        <w:t>SoD</w:t>
      </w:r>
      <w:r w:rsidRPr="00621CB6">
        <w:rPr>
          <w:rFonts w:ascii="Arial" w:eastAsia="Calibri" w:hAnsi="Arial" w:cs="Arial"/>
        </w:rPr>
        <w:t>-матрицей из раздела «Разделение полномочий».</w:t>
      </w:r>
    </w:p>
    <w:p w14:paraId="4F5DE244" w14:textId="0C8D776B" w:rsidR="00022C33" w:rsidRPr="00621CB6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043" w:name="_Toc521075032"/>
      <w:bookmarkStart w:id="3044" w:name="_Toc522125897"/>
      <w:bookmarkStart w:id="3045" w:name="_Toc522231610"/>
      <w:bookmarkStart w:id="3046" w:name="_Toc522286021"/>
      <w:bookmarkStart w:id="3047" w:name="_Toc522473327"/>
      <w:bookmarkStart w:id="3048" w:name="_Toc522714231"/>
      <w:bookmarkStart w:id="3049" w:name="_Toc522721311"/>
      <w:bookmarkStart w:id="3050" w:name="_Toc69138645"/>
      <w:bookmarkEnd w:id="3043"/>
      <w:bookmarkEnd w:id="3044"/>
      <w:bookmarkEnd w:id="3045"/>
      <w:bookmarkEnd w:id="3046"/>
      <w:bookmarkEnd w:id="3047"/>
      <w:bookmarkEnd w:id="3048"/>
      <w:bookmarkEnd w:id="3049"/>
      <w:r w:rsidRPr="00621CB6">
        <w:rPr>
          <w:rFonts w:eastAsiaTheme="majorEastAsia" w:cs="Arial"/>
          <w:bCs w:val="0"/>
          <w:iCs w:val="0"/>
          <w:szCs w:val="26"/>
        </w:rPr>
        <w:t>Риски и контрольные процедуры</w:t>
      </w:r>
      <w:bookmarkEnd w:id="3050"/>
    </w:p>
    <w:p w14:paraId="5900BEFB" w14:textId="77777777" w:rsidR="00BD2F48" w:rsidRDefault="00BD2F48" w:rsidP="00BD2F48">
      <w:pPr>
        <w:keepNext/>
        <w:keepLines/>
        <w:numPr>
          <w:ilvl w:val="2"/>
          <w:numId w:val="42"/>
        </w:numPr>
        <w:spacing w:before="160" w:line="276" w:lineRule="auto"/>
        <w:outlineLvl w:val="2"/>
        <w:rPr>
          <w:rFonts w:ascii="Arial" w:hAnsi="Arial"/>
          <w:b/>
          <w:szCs w:val="24"/>
        </w:rPr>
      </w:pPr>
      <w:bookmarkStart w:id="3051" w:name="_Toc521075086"/>
      <w:bookmarkStart w:id="3052" w:name="_Toc522125951"/>
      <w:bookmarkStart w:id="3053" w:name="_Toc522231664"/>
      <w:bookmarkStart w:id="3054" w:name="_Toc522286075"/>
      <w:bookmarkStart w:id="3055" w:name="_Toc522473381"/>
      <w:bookmarkStart w:id="3056" w:name="_Toc522714285"/>
      <w:bookmarkStart w:id="3057" w:name="_Toc522721365"/>
      <w:bookmarkStart w:id="3058" w:name="_Toc521075087"/>
      <w:bookmarkStart w:id="3059" w:name="_Toc522125952"/>
      <w:bookmarkStart w:id="3060" w:name="_Toc522231665"/>
      <w:bookmarkStart w:id="3061" w:name="_Toc522286076"/>
      <w:bookmarkStart w:id="3062" w:name="_Toc522473382"/>
      <w:bookmarkStart w:id="3063" w:name="_Toc522714286"/>
      <w:bookmarkStart w:id="3064" w:name="_Toc522721366"/>
      <w:bookmarkStart w:id="3065" w:name="_Toc521075090"/>
      <w:bookmarkStart w:id="3066" w:name="_Toc522125955"/>
      <w:bookmarkStart w:id="3067" w:name="_Toc522231668"/>
      <w:bookmarkStart w:id="3068" w:name="_Toc522286079"/>
      <w:bookmarkStart w:id="3069" w:name="_Toc522473385"/>
      <w:bookmarkStart w:id="3070" w:name="_Toc522714289"/>
      <w:bookmarkStart w:id="3071" w:name="_Toc522721369"/>
      <w:bookmarkStart w:id="3072" w:name="_Toc521075092"/>
      <w:bookmarkStart w:id="3073" w:name="_Toc522125957"/>
      <w:bookmarkStart w:id="3074" w:name="_Toc522231670"/>
      <w:bookmarkStart w:id="3075" w:name="_Toc522286081"/>
      <w:bookmarkStart w:id="3076" w:name="_Toc522473387"/>
      <w:bookmarkStart w:id="3077" w:name="_Toc522714291"/>
      <w:bookmarkStart w:id="3078" w:name="_Toc522721371"/>
      <w:bookmarkStart w:id="3079" w:name="_Toc521075094"/>
      <w:bookmarkStart w:id="3080" w:name="_Toc522125959"/>
      <w:bookmarkStart w:id="3081" w:name="_Toc522231672"/>
      <w:bookmarkStart w:id="3082" w:name="_Toc522286083"/>
      <w:bookmarkStart w:id="3083" w:name="_Toc522473389"/>
      <w:bookmarkStart w:id="3084" w:name="_Toc522714293"/>
      <w:bookmarkStart w:id="3085" w:name="_Toc522721373"/>
      <w:bookmarkStart w:id="3086" w:name="_Toc521075096"/>
      <w:bookmarkStart w:id="3087" w:name="_Toc522125961"/>
      <w:bookmarkStart w:id="3088" w:name="_Toc522231674"/>
      <w:bookmarkStart w:id="3089" w:name="_Toc522286085"/>
      <w:bookmarkStart w:id="3090" w:name="_Toc522473391"/>
      <w:bookmarkStart w:id="3091" w:name="_Toc522714295"/>
      <w:bookmarkStart w:id="3092" w:name="_Toc522721375"/>
      <w:bookmarkStart w:id="3093" w:name="_Toc521075097"/>
      <w:bookmarkStart w:id="3094" w:name="_Toc522125962"/>
      <w:bookmarkStart w:id="3095" w:name="_Toc522231675"/>
      <w:bookmarkStart w:id="3096" w:name="_Toc522286086"/>
      <w:bookmarkStart w:id="3097" w:name="_Toc522473392"/>
      <w:bookmarkStart w:id="3098" w:name="_Toc522714296"/>
      <w:bookmarkStart w:id="3099" w:name="_Toc522721376"/>
      <w:bookmarkStart w:id="3100" w:name="_Toc521075099"/>
      <w:bookmarkStart w:id="3101" w:name="_Toc522125964"/>
      <w:bookmarkStart w:id="3102" w:name="_Toc522231677"/>
      <w:bookmarkStart w:id="3103" w:name="_Toc522286088"/>
      <w:bookmarkStart w:id="3104" w:name="_Toc522473394"/>
      <w:bookmarkStart w:id="3105" w:name="_Toc522714298"/>
      <w:bookmarkStart w:id="3106" w:name="_Toc522721378"/>
      <w:bookmarkStart w:id="3107" w:name="_Toc521075100"/>
      <w:bookmarkStart w:id="3108" w:name="_Toc522125965"/>
      <w:bookmarkStart w:id="3109" w:name="_Toc522231678"/>
      <w:bookmarkStart w:id="3110" w:name="_Toc522286089"/>
      <w:bookmarkStart w:id="3111" w:name="_Toc522473395"/>
      <w:bookmarkStart w:id="3112" w:name="_Toc522714299"/>
      <w:bookmarkStart w:id="3113" w:name="_Toc522721379"/>
      <w:bookmarkStart w:id="3114" w:name="_Toc521075102"/>
      <w:bookmarkStart w:id="3115" w:name="_Toc522125967"/>
      <w:bookmarkStart w:id="3116" w:name="_Toc522231680"/>
      <w:bookmarkStart w:id="3117" w:name="_Toc522286091"/>
      <w:bookmarkStart w:id="3118" w:name="_Toc522473397"/>
      <w:bookmarkStart w:id="3119" w:name="_Toc522714301"/>
      <w:bookmarkStart w:id="3120" w:name="_Toc522721381"/>
      <w:bookmarkStart w:id="3121" w:name="_Toc521075103"/>
      <w:bookmarkStart w:id="3122" w:name="_Toc522125968"/>
      <w:bookmarkStart w:id="3123" w:name="_Toc522231681"/>
      <w:bookmarkStart w:id="3124" w:name="_Toc522286092"/>
      <w:bookmarkStart w:id="3125" w:name="_Toc522473398"/>
      <w:bookmarkStart w:id="3126" w:name="_Toc522714302"/>
      <w:bookmarkStart w:id="3127" w:name="_Toc522721382"/>
      <w:bookmarkStart w:id="3128" w:name="_Toc521075105"/>
      <w:bookmarkStart w:id="3129" w:name="_Toc522125970"/>
      <w:bookmarkStart w:id="3130" w:name="_Toc522231683"/>
      <w:bookmarkStart w:id="3131" w:name="_Toc522286094"/>
      <w:bookmarkStart w:id="3132" w:name="_Toc522473400"/>
      <w:bookmarkStart w:id="3133" w:name="_Toc522714304"/>
      <w:bookmarkStart w:id="3134" w:name="_Toc522721384"/>
      <w:bookmarkStart w:id="3135" w:name="_Toc522473401"/>
      <w:bookmarkStart w:id="3136" w:name="_Toc522125971"/>
      <w:bookmarkStart w:id="3137" w:name="_Toc69138646"/>
      <w:bookmarkStart w:id="3138" w:name="_Toc520133121"/>
      <w:bookmarkEnd w:id="3051"/>
      <w:bookmarkEnd w:id="3052"/>
      <w:bookmarkEnd w:id="3053"/>
      <w:bookmarkEnd w:id="3054"/>
      <w:bookmarkEnd w:id="3055"/>
      <w:bookmarkEnd w:id="3056"/>
      <w:bookmarkEnd w:id="3057"/>
      <w:bookmarkEnd w:id="3058"/>
      <w:bookmarkEnd w:id="3059"/>
      <w:bookmarkEnd w:id="3060"/>
      <w:bookmarkEnd w:id="3061"/>
      <w:bookmarkEnd w:id="3062"/>
      <w:bookmarkEnd w:id="3063"/>
      <w:bookmarkEnd w:id="3064"/>
      <w:bookmarkEnd w:id="3065"/>
      <w:bookmarkEnd w:id="3066"/>
      <w:bookmarkEnd w:id="3067"/>
      <w:bookmarkEnd w:id="3068"/>
      <w:bookmarkEnd w:id="3069"/>
      <w:bookmarkEnd w:id="3070"/>
      <w:bookmarkEnd w:id="3071"/>
      <w:bookmarkEnd w:id="3072"/>
      <w:bookmarkEnd w:id="3073"/>
      <w:bookmarkEnd w:id="3074"/>
      <w:bookmarkEnd w:id="3075"/>
      <w:bookmarkEnd w:id="3076"/>
      <w:bookmarkEnd w:id="3077"/>
      <w:bookmarkEnd w:id="3078"/>
      <w:bookmarkEnd w:id="3079"/>
      <w:bookmarkEnd w:id="3080"/>
      <w:bookmarkEnd w:id="3081"/>
      <w:bookmarkEnd w:id="3082"/>
      <w:bookmarkEnd w:id="3083"/>
      <w:bookmarkEnd w:id="3084"/>
      <w:bookmarkEnd w:id="3085"/>
      <w:bookmarkEnd w:id="3086"/>
      <w:bookmarkEnd w:id="3087"/>
      <w:bookmarkEnd w:id="3088"/>
      <w:bookmarkEnd w:id="3089"/>
      <w:bookmarkEnd w:id="3090"/>
      <w:bookmarkEnd w:id="3091"/>
      <w:bookmarkEnd w:id="3092"/>
      <w:bookmarkEnd w:id="3093"/>
      <w:bookmarkEnd w:id="3094"/>
      <w:bookmarkEnd w:id="3095"/>
      <w:bookmarkEnd w:id="3096"/>
      <w:bookmarkEnd w:id="3097"/>
      <w:bookmarkEnd w:id="3098"/>
      <w:bookmarkEnd w:id="3099"/>
      <w:bookmarkEnd w:id="3100"/>
      <w:bookmarkEnd w:id="3101"/>
      <w:bookmarkEnd w:id="3102"/>
      <w:bookmarkEnd w:id="3103"/>
      <w:bookmarkEnd w:id="3104"/>
      <w:bookmarkEnd w:id="3105"/>
      <w:bookmarkEnd w:id="3106"/>
      <w:bookmarkEnd w:id="3107"/>
      <w:bookmarkEnd w:id="3108"/>
      <w:bookmarkEnd w:id="3109"/>
      <w:bookmarkEnd w:id="3110"/>
      <w:bookmarkEnd w:id="3111"/>
      <w:bookmarkEnd w:id="3112"/>
      <w:bookmarkEnd w:id="3113"/>
      <w:bookmarkEnd w:id="3114"/>
      <w:bookmarkEnd w:id="3115"/>
      <w:bookmarkEnd w:id="3116"/>
      <w:bookmarkEnd w:id="3117"/>
      <w:bookmarkEnd w:id="3118"/>
      <w:bookmarkEnd w:id="3119"/>
      <w:bookmarkEnd w:id="3120"/>
      <w:bookmarkEnd w:id="3121"/>
      <w:bookmarkEnd w:id="3122"/>
      <w:bookmarkEnd w:id="3123"/>
      <w:bookmarkEnd w:id="3124"/>
      <w:bookmarkEnd w:id="3125"/>
      <w:bookmarkEnd w:id="3126"/>
      <w:bookmarkEnd w:id="3127"/>
      <w:bookmarkEnd w:id="3128"/>
      <w:bookmarkEnd w:id="3129"/>
      <w:bookmarkEnd w:id="3130"/>
      <w:bookmarkEnd w:id="3131"/>
      <w:bookmarkEnd w:id="3132"/>
      <w:bookmarkEnd w:id="3133"/>
      <w:bookmarkEnd w:id="3134"/>
      <w:r>
        <w:rPr>
          <w:rFonts w:ascii="Arial" w:hAnsi="Arial"/>
          <w:b/>
          <w:szCs w:val="24"/>
        </w:rPr>
        <w:t>Риски и контроли</w:t>
      </w:r>
      <w:bookmarkEnd w:id="3135"/>
      <w:bookmarkEnd w:id="3136"/>
      <w:bookmarkEnd w:id="3137"/>
    </w:p>
    <w:p w14:paraId="0CAB92E8" w14:textId="77777777" w:rsidR="00BD2F48" w:rsidRDefault="00BD2F48" w:rsidP="00BD2F48">
      <w:pPr>
        <w:spacing w:after="240" w:line="276" w:lineRule="auto"/>
        <w:ind w:firstLine="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Риски и контрольные процедуры отражаются на схемах бизнес-процессов ARIS в соответствии с соглашением о моделировании. </w:t>
      </w:r>
    </w:p>
    <w:p w14:paraId="2D2F7B17" w14:textId="77777777" w:rsidR="00BD2F48" w:rsidRDefault="00BD2F48" w:rsidP="00BD2F48">
      <w:pPr>
        <w:spacing w:after="240" w:line="276" w:lineRule="auto"/>
        <w:ind w:firstLine="567"/>
        <w:rPr>
          <w:rFonts w:ascii="Arial" w:eastAsia="Calibri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Детально</w:t>
      </w:r>
      <w:r>
        <w:rPr>
          <w:rFonts w:ascii="Arial" w:eastAsia="Calibri" w:hAnsi="Arial" w:cs="Arial"/>
          <w:color w:val="000000" w:themeColor="text1"/>
        </w:rPr>
        <w:t xml:space="preserve"> риски и контрольные процедуры описываются в Приложение № РиК1. Матрица рисков и контрольных процедур (МРиКП). </w:t>
      </w:r>
    </w:p>
    <w:p w14:paraId="1191ECA9" w14:textId="77777777" w:rsidR="00BD2F48" w:rsidRDefault="00BD2F48" w:rsidP="00BD2F48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Таблица РиК1. Контрольные процедуры бизнес-процессов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12"/>
        <w:gridCol w:w="2127"/>
        <w:gridCol w:w="5937"/>
      </w:tblGrid>
      <w:tr w:rsidR="00BD2F48" w14:paraId="5DF04AEE" w14:textId="77777777" w:rsidTr="00BD2F48">
        <w:trPr>
          <w:cantSplit/>
          <w:trHeight w:val="397"/>
          <w:tblHeader/>
        </w:trPr>
        <w:tc>
          <w:tcPr>
            <w:tcW w:w="1038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630D7ED" w14:textId="77777777" w:rsidR="00BD2F48" w:rsidRDefault="00BD2F48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и название шага</w:t>
            </w:r>
          </w:p>
        </w:tc>
        <w:tc>
          <w:tcPr>
            <w:tcW w:w="1045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3AD87258" w14:textId="77777777" w:rsidR="00BD2F48" w:rsidRDefault="00BD2F48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Номер КП</w:t>
            </w:r>
          </w:p>
        </w:tc>
        <w:tc>
          <w:tcPr>
            <w:tcW w:w="291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vAlign w:val="center"/>
            <w:hideMark/>
          </w:tcPr>
          <w:p w14:paraId="1CA76C3E" w14:textId="77777777" w:rsidR="00BD2F48" w:rsidRDefault="00BD2F48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Название КП</w:t>
            </w:r>
          </w:p>
        </w:tc>
      </w:tr>
      <w:tr w:rsidR="009C5C73" w14:paraId="12C7CA18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778671" w14:textId="54C0B0BD" w:rsidR="009C5C73" w:rsidRDefault="009C5C73" w:rsidP="009C5C7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D922B" w14:textId="6F9642FE" w:rsidR="009C5C73" w:rsidRDefault="009C5C73" w:rsidP="009C5C7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C.ПП-07.03-001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08D2B6E" w14:textId="3FDEDE2D" w:rsidR="009C5C73" w:rsidRDefault="009C5C73" w:rsidP="009C5C73">
            <w:pPr>
              <w:spacing w:line="276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Автоматическая актуализация  сроков плановых заказов по наработке/состоянию</w:t>
            </w:r>
          </w:p>
        </w:tc>
      </w:tr>
      <w:tr w:rsidR="009C5C73" w14:paraId="5F121CBB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A0B7DD" w14:textId="6DBE965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BA5527" w14:textId="5080342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C.ПП-07.03-002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4619806" w14:textId="441CE13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Ранжирование заказов ТОРО</w:t>
            </w:r>
          </w:p>
        </w:tc>
      </w:tr>
      <w:tr w:rsidR="009C5C73" w14:paraId="271258DE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E52A31" w14:textId="28CB3BF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908818" w14:textId="0DD98CC7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C.ПП-07.03-003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1C1E8F2" w14:textId="125DB5D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доступности МТР по запланированным на месяц воздействиям на ПА</w:t>
            </w:r>
          </w:p>
        </w:tc>
      </w:tr>
      <w:tr w:rsidR="009C5C73" w14:paraId="29D954CC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E80508" w14:textId="694AAC4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110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15C937" w14:textId="55EE030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C.ПП-07.03-004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2BD51D7F" w14:textId="65F4B0A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Принятие решение о необходимости корректировки сроков или замены исполнителя</w:t>
            </w:r>
          </w:p>
        </w:tc>
      </w:tr>
      <w:tr w:rsidR="009C5C73" w14:paraId="67263593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96F0C7" w14:textId="787C07F2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170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9FAD86" w14:textId="3502BD3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C.ПП-07.03-043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6D0E678" w14:textId="649C6C9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заказов ТОРО по лимитам затрат</w:t>
            </w:r>
          </w:p>
        </w:tc>
      </w:tr>
      <w:tr w:rsidR="009C5C73" w14:paraId="7D8A477D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E23A25" w14:textId="4DDE035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D6CF0" w14:textId="1AA0E6B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C.ПП-07.03-005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DA928AD" w14:textId="38EEB25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Выравнивание плана-графика воздействий на ПА со смежными службами на уровне подразделения (ежемесячно)</w:t>
            </w:r>
          </w:p>
        </w:tc>
      </w:tr>
      <w:tr w:rsidR="009C5C73" w14:paraId="52236CBE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E59406" w14:textId="0481738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190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C8FB5" w14:textId="4DC29F11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C.ПП-07.03-006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5D1F150" w14:textId="2993862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воздействий на ПА Старшим планировщиком</w:t>
            </w:r>
          </w:p>
        </w:tc>
      </w:tr>
      <w:tr w:rsidR="009C5C73" w14:paraId="12EE14D5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0F9755" w14:textId="1B197D1A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2D5758" w14:textId="1C0AC7C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C.ПП-07.03-007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77C9F0A" w14:textId="03FC0E0E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воздействий на ПА Подразделения ГС</w:t>
            </w:r>
          </w:p>
        </w:tc>
      </w:tr>
      <w:tr w:rsidR="009C5C73" w14:paraId="61B86CD8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1ECD2" w14:textId="6A39D70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235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70C08" w14:textId="3F169837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C.ПП-07.03-008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655D49" w14:textId="449F90B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месячного плана-графика воздействий на ПА с ПТО</w:t>
            </w:r>
          </w:p>
        </w:tc>
      </w:tr>
      <w:tr w:rsidR="009C5C73" w14:paraId="15E11504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48490" w14:textId="3B1BD14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245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CE904F" w14:textId="4275F024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C.ПП-07.03-009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782F441" w14:textId="6B8392D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Утверждение месячного плана-графика воздействий на ПА Предприятия</w:t>
            </w:r>
          </w:p>
        </w:tc>
      </w:tr>
      <w:tr w:rsidR="009C5C73" w14:paraId="5C51F02E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00527" w14:textId="58265FD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ПП-07.03.01-ERP-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270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2AD0A" w14:textId="2E3E6FB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C.ПП-07.03-010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B54CDA" w14:textId="77B5E7E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Деблокирование заказов ТОРО</w:t>
            </w:r>
          </w:p>
        </w:tc>
      </w:tr>
      <w:tr w:rsidR="009C5C73" w14:paraId="26A76176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7FC43" w14:textId="06C7FB3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290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15713A" w14:textId="3AC37539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C.ПП-07.03-044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A5A493" w14:textId="101B7F27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Анализ документов от МТО</w:t>
            </w:r>
          </w:p>
        </w:tc>
      </w:tr>
      <w:tr w:rsidR="009C5C73" w14:paraId="501BBEC5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52BF55" w14:textId="2EE7EF6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832D6B" w14:textId="21A95FBB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C.ПП-07.03-012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E72405C" w14:textId="4DF816E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Актуализация сроков плановых заказов по наработке/состоянию</w:t>
            </w:r>
          </w:p>
        </w:tc>
      </w:tr>
      <w:tr w:rsidR="009C5C73" w14:paraId="756F18B1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271FE" w14:textId="7ED1E22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80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8C02B9" w14:textId="1882B382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C.ПП-07.03-013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E517129" w14:textId="39EFB1C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доступности МТР по запланированным на неделю воздействиям</w:t>
            </w:r>
          </w:p>
        </w:tc>
      </w:tr>
      <w:tr w:rsidR="009C5C73" w14:paraId="0C2D7C10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134698" w14:textId="5264E172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110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881EA4" w14:textId="48E97791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C.ПП-07.03-014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90C6939" w14:textId="3B7DEC56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Принятие решение о необходимости корректировки сроков или замены исполнителя (недельно-суточное планирование)</w:t>
            </w:r>
          </w:p>
        </w:tc>
      </w:tr>
      <w:tr w:rsidR="009C5C73" w14:paraId="52417F93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FD28CF" w14:textId="108821CE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3737A" w14:textId="7D12B258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C.ПП-07.03-015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341E6D6" w14:textId="0BD68C8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Выравнивание плана-графика воздействий на ПА со смежными службами на уровне подразделения</w:t>
            </w:r>
          </w:p>
        </w:tc>
      </w:tr>
      <w:tr w:rsidR="009C5C73" w14:paraId="2716D1DD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81075" w14:textId="037A036C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170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C1B1D" w14:textId="2C228D76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C.ПП-07.03-016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21913BB" w14:textId="7806371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Проверка заказов ТОРО по лимитам затрат</w:t>
            </w:r>
          </w:p>
        </w:tc>
      </w:tr>
      <w:tr w:rsidR="009C5C73" w14:paraId="54A2C2F5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7DD876" w14:textId="3DF0E73A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200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60427" w14:textId="05B8559F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C.ПП-07.03-017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A3A2B79" w14:textId="4ED6E1A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старшим планировщиком</w:t>
            </w:r>
          </w:p>
        </w:tc>
      </w:tr>
      <w:tr w:rsidR="009C5C73" w14:paraId="659FC807" w14:textId="77777777" w:rsidTr="00D72C10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E1077" w14:textId="1FE7AD80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ПП-07.03.02-ERP-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210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6A6871" w14:textId="4CE93FE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C.ПП-07.03-018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58E46" w14:textId="4762B193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Согласование плана-графика воздействий на ПА с Главным специалистом</w:t>
            </w:r>
          </w:p>
        </w:tc>
      </w:tr>
      <w:tr w:rsidR="009C5C73" w14:paraId="7738B0AA" w14:textId="77777777" w:rsidTr="00BD2F48">
        <w:trPr>
          <w:cantSplit/>
        </w:trPr>
        <w:tc>
          <w:tcPr>
            <w:tcW w:w="1038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B94C96D" w14:textId="60101AC1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Реализовано</w:t>
            </w:r>
            <w:r w:rsidRPr="00D72C10">
              <w:rPr>
                <w:rFonts w:ascii="Arial" w:hAnsi="Arial" w:cs="Arial"/>
                <w:sz w:val="20"/>
                <w:szCs w:val="20"/>
              </w:rPr>
              <w:t xml:space="preserve"> в SAP GRC PC</w:t>
            </w:r>
          </w:p>
        </w:tc>
        <w:tc>
          <w:tcPr>
            <w:tcW w:w="1045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6003DF4" w14:textId="1B853D35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C.ПП-07.03-019</w:t>
            </w:r>
          </w:p>
        </w:tc>
        <w:tc>
          <w:tcPr>
            <w:tcW w:w="291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2558E17" w14:textId="227E012D" w:rsidR="009C5C73" w:rsidRDefault="009C5C73" w:rsidP="009C5C7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Контроль своевременности автоматического планирования работ ТОиР</w:t>
            </w:r>
          </w:p>
        </w:tc>
      </w:tr>
    </w:tbl>
    <w:p w14:paraId="3DC9A203" w14:textId="77777777" w:rsidR="00BD2F48" w:rsidRDefault="00BD2F48" w:rsidP="00BD2F48">
      <w:pPr>
        <w:ind w:firstLine="708"/>
        <w:rPr>
          <w:rFonts w:ascii="Arial" w:eastAsia="Calibri" w:hAnsi="Arial" w:cs="Arial"/>
          <w:i/>
          <w:color w:val="808080" w:themeColor="background1" w:themeShade="80"/>
        </w:rPr>
      </w:pPr>
    </w:p>
    <w:p w14:paraId="7B593563" w14:textId="77777777" w:rsidR="00BD2F48" w:rsidRDefault="00BD2F48" w:rsidP="00BD2F48">
      <w:pPr>
        <w:keepNext/>
        <w:keepLines/>
        <w:numPr>
          <w:ilvl w:val="2"/>
          <w:numId w:val="42"/>
        </w:numPr>
        <w:spacing w:before="160" w:line="276" w:lineRule="auto"/>
        <w:outlineLvl w:val="2"/>
        <w:rPr>
          <w:rFonts w:ascii="Arial" w:hAnsi="Arial"/>
          <w:b/>
          <w:szCs w:val="24"/>
        </w:rPr>
      </w:pPr>
      <w:bookmarkStart w:id="3139" w:name="_Toc522473402"/>
      <w:bookmarkStart w:id="3140" w:name="_Toc522125972"/>
      <w:bookmarkStart w:id="3141" w:name="_Toc69138647"/>
      <w:r>
        <w:rPr>
          <w:rFonts w:ascii="Arial" w:hAnsi="Arial"/>
          <w:b/>
          <w:szCs w:val="24"/>
        </w:rPr>
        <w:t>Разделение полномочий</w:t>
      </w:r>
      <w:bookmarkEnd w:id="3139"/>
      <w:bookmarkEnd w:id="3140"/>
      <w:bookmarkEnd w:id="3141"/>
    </w:p>
    <w:p w14:paraId="1602D9D7" w14:textId="77777777" w:rsidR="003E588D" w:rsidRDefault="003E588D" w:rsidP="003E588D">
      <w:pPr>
        <w:ind w:firstLine="709"/>
        <w:rPr>
          <w:ins w:id="3142" w:author="Лазарев Артем Андреевич (Подрядчик. ООО БерингПойнт)" w:date="2021-03-17T11:45:00Z"/>
          <w:rFonts w:ascii="Arial" w:eastAsia="Calibri" w:hAnsi="Arial" w:cs="Arial"/>
        </w:rPr>
      </w:pPr>
    </w:p>
    <w:p w14:paraId="67F58EE3" w14:textId="50DBA983" w:rsidR="003E588D" w:rsidRPr="00F00EDF" w:rsidRDefault="003E588D" w:rsidP="003E588D">
      <w:pPr>
        <w:ind w:firstLine="709"/>
        <w:rPr>
          <w:ins w:id="3143" w:author="Лазарев Артем Андреевич (Подрядчик. ООО БерингПойнт)" w:date="2021-03-17T11:45:00Z"/>
          <w:rFonts w:ascii="Arial" w:eastAsia="Calibri" w:hAnsi="Arial" w:cs="Arial"/>
          <w:lang w:val="en-US"/>
        </w:rPr>
      </w:pPr>
      <w:ins w:id="3144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 xml:space="preserve">В </w:t>
        </w:r>
        <w:r w:rsidRPr="00F00EDF">
          <w:rPr>
            <w:rFonts w:ascii="Arial" w:hAnsi="Arial" w:cs="Arial"/>
          </w:rPr>
          <w:t>данном</w:t>
        </w:r>
        <w:r w:rsidRPr="00F00EDF">
          <w:rPr>
            <w:rFonts w:ascii="Arial" w:eastAsia="Calibri" w:hAnsi="Arial" w:cs="Arial"/>
          </w:rPr>
          <w:t xml:space="preserve"> разделе описаны:</w:t>
        </w:r>
      </w:ins>
    </w:p>
    <w:p w14:paraId="5277926D" w14:textId="1F0DE576" w:rsidR="003E588D" w:rsidRDefault="003E588D" w:rsidP="003E588D">
      <w:pPr>
        <w:pStyle w:val="afa"/>
        <w:numPr>
          <w:ilvl w:val="0"/>
          <w:numId w:val="46"/>
        </w:numPr>
        <w:jc w:val="left"/>
        <w:rPr>
          <w:ins w:id="3145" w:author="Лазарев Артем Андреевич (Подрядчик. ООО БерингПойнт)" w:date="2021-03-17T12:01:00Z"/>
          <w:rFonts w:ascii="Arial" w:eastAsia="Calibri" w:hAnsi="Arial" w:cs="Arial"/>
        </w:rPr>
      </w:pPr>
      <w:ins w:id="3146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>Матрица конфликтов на уровне бизнес-функций. Данная матрица определяет конфликтующие совмещения бизнес-функций для рассматриваемых бизнес-процессов, включая кросс-функциональные. Данная матрица разработана с учетом описания ключевых задач рассматриваемых бизнес-процессов из состава Концептуального Дизайна (Таблица № КП1. Матрица конфликтующих бизнес-функций).</w:t>
        </w:r>
      </w:ins>
    </w:p>
    <w:p w14:paraId="73289F54" w14:textId="77777777" w:rsidR="00D40192" w:rsidRPr="00F00EDF" w:rsidRDefault="00D40192">
      <w:pPr>
        <w:pStyle w:val="afa"/>
        <w:ind w:left="1069"/>
        <w:jc w:val="left"/>
        <w:rPr>
          <w:ins w:id="3147" w:author="Лазарев Артем Андреевич (Подрядчик. ООО БерингПойнт)" w:date="2021-03-17T11:45:00Z"/>
          <w:rFonts w:ascii="Arial" w:eastAsia="Calibri" w:hAnsi="Arial" w:cs="Arial"/>
        </w:rPr>
        <w:pPrChange w:id="3148" w:author="Лазарев Артем Андреевич (Подрядчик. ООО БерингПойнт)" w:date="2021-03-17T12:01:00Z">
          <w:pPr>
            <w:pStyle w:val="afa"/>
            <w:numPr>
              <w:numId w:val="46"/>
            </w:numPr>
            <w:ind w:left="1069" w:hanging="360"/>
            <w:jc w:val="left"/>
          </w:pPr>
        </w:pPrChange>
      </w:pPr>
    </w:p>
    <w:p w14:paraId="50393205" w14:textId="313A730B" w:rsidR="003E588D" w:rsidRDefault="003E588D" w:rsidP="003E588D">
      <w:pPr>
        <w:pStyle w:val="afa"/>
        <w:numPr>
          <w:ilvl w:val="0"/>
          <w:numId w:val="46"/>
        </w:numPr>
        <w:jc w:val="left"/>
        <w:rPr>
          <w:ins w:id="3149" w:author="Лазарев Артем Андреевич (Подрядчик. ООО БерингПойнт)" w:date="2021-03-17T12:01:00Z"/>
          <w:rFonts w:ascii="Arial" w:eastAsia="Calibri" w:hAnsi="Arial" w:cs="Arial"/>
        </w:rPr>
      </w:pPr>
      <w:ins w:id="3150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>Матрица конфликтов на уровне групп транзакций. Данная матрица определяет конфликтующие совмещения групп транзакций для описанных в Концептуальном дизайне бизнес-процессов, а также для других смежных с ними бизнес-про</w:t>
        </w:r>
        <w:r w:rsidRPr="00F00EDF">
          <w:rPr>
            <w:rFonts w:ascii="Arial" w:eastAsia="Calibri" w:hAnsi="Arial" w:cs="Arial"/>
          </w:rPr>
          <w:lastRenderedPageBreak/>
          <w:t>цессов. Основой для разработки данной матрицы является перечень используемых транзакций, а также актуализированный список рисков конфликтов полномочий (Таблица № КП2. Матрица конфликтующих групп транзакций).</w:t>
        </w:r>
      </w:ins>
    </w:p>
    <w:p w14:paraId="2A5C4557" w14:textId="4B764800" w:rsidR="00D40192" w:rsidRPr="00D40192" w:rsidRDefault="00D40192">
      <w:pPr>
        <w:jc w:val="left"/>
        <w:rPr>
          <w:ins w:id="3151" w:author="Лазарев Артем Андреевич (Подрядчик. ООО БерингПойнт)" w:date="2021-03-17T11:45:00Z"/>
          <w:rFonts w:ascii="Arial" w:eastAsia="Calibri" w:hAnsi="Arial" w:cs="Arial"/>
          <w:rPrChange w:id="3152" w:author="Лазарев Артем Андреевич (Подрядчик. ООО БерингПойнт)" w:date="2021-03-17T12:01:00Z">
            <w:rPr>
              <w:ins w:id="3153" w:author="Лазарев Артем Андреевич (Подрядчик. ООО БерингПойнт)" w:date="2021-03-17T11:45:00Z"/>
              <w:rFonts w:eastAsia="Calibri"/>
            </w:rPr>
          </w:rPrChange>
        </w:rPr>
        <w:pPrChange w:id="3154" w:author="Лазарев Артем Андреевич (Подрядчик. ООО БерингПойнт)" w:date="2021-03-17T12:01:00Z">
          <w:pPr>
            <w:pStyle w:val="afa"/>
            <w:numPr>
              <w:numId w:val="46"/>
            </w:numPr>
            <w:ind w:left="1069" w:hanging="360"/>
            <w:jc w:val="left"/>
          </w:pPr>
        </w:pPrChange>
      </w:pPr>
    </w:p>
    <w:p w14:paraId="3D40BC2A" w14:textId="77777777" w:rsidR="003E588D" w:rsidRPr="00F00EDF" w:rsidRDefault="003E588D" w:rsidP="003E588D">
      <w:pPr>
        <w:pStyle w:val="afa"/>
        <w:numPr>
          <w:ilvl w:val="0"/>
          <w:numId w:val="46"/>
        </w:numPr>
        <w:jc w:val="left"/>
        <w:rPr>
          <w:ins w:id="3155" w:author="Лазарев Артем Андреевич (Подрядчик. ООО БерингПойнт)" w:date="2021-03-17T11:45:00Z"/>
          <w:rFonts w:ascii="Arial" w:eastAsia="Calibri" w:hAnsi="Arial" w:cs="Arial"/>
        </w:rPr>
      </w:pPr>
      <w:ins w:id="3156" w:author="Лазарев Артем Андреевич (Подрядчик. ООО БерингПойнт)" w:date="2021-03-17T11:45:00Z">
        <w:r w:rsidRPr="00F00EDF">
          <w:rPr>
            <w:rFonts w:ascii="Arial" w:eastAsia="Calibri" w:hAnsi="Arial" w:cs="Arial"/>
          </w:rPr>
          <w:t xml:space="preserve">Матрица конфликтов на уровне ролей. Данная матрица определяет конфликтующие совмещения ролей в бизнес-процессах, описанных в Концептуальном дизайне, а также для других смежных с ними бизнес-процессов. Данная матрица разработана на основе реестра ролей и полномочий, описанного в Концептуальном дизайне и матрицы конфликтов на уровне групп транзакций (Таблица № КП3. Матрица конфликтующих ролей в бизнес-процессах). </w:t>
        </w:r>
      </w:ins>
    </w:p>
    <w:p w14:paraId="5A8AFD8F" w14:textId="77777777" w:rsidR="003E588D" w:rsidRDefault="003E588D" w:rsidP="003E588D">
      <w:pPr>
        <w:ind w:firstLine="709"/>
        <w:rPr>
          <w:ins w:id="3157" w:author="Лазарев Артем Андреевич (Подрядчик. ООО БерингПойнт)" w:date="2021-03-17T11:45:00Z"/>
          <w:rFonts w:ascii="Arial" w:hAnsi="Arial" w:cs="Arial"/>
        </w:rPr>
      </w:pPr>
    </w:p>
    <w:p w14:paraId="777F62A2" w14:textId="6347F4E6" w:rsidR="003E588D" w:rsidRPr="00F00EDF" w:rsidRDefault="003E588D" w:rsidP="003E588D">
      <w:pPr>
        <w:ind w:firstLine="709"/>
        <w:rPr>
          <w:ins w:id="3158" w:author="Лазарев Артем Андреевич (Подрядчик. ООО БерингПойнт)" w:date="2021-03-17T11:45:00Z"/>
          <w:rFonts w:ascii="Arial" w:hAnsi="Arial" w:cs="Arial"/>
        </w:rPr>
      </w:pPr>
      <w:ins w:id="3159" w:author="Лазарев Артем Андреевич (Подрядчик. ООО БерингПойнт)" w:date="2021-03-17T11:45:00Z">
        <w:r w:rsidRPr="00F00EDF">
          <w:rPr>
            <w:rFonts w:ascii="Arial" w:hAnsi="Arial" w:cs="Arial"/>
          </w:rPr>
          <w:t>Детальное описание рисков пересечения полномочий приведено в Приложении №КП1. Матрица конфликтов полномочий</w:t>
        </w:r>
      </w:ins>
    </w:p>
    <w:p w14:paraId="67361C15" w14:textId="77777777" w:rsidR="003E588D" w:rsidRDefault="003E588D" w:rsidP="003E588D">
      <w:pPr>
        <w:ind w:firstLine="709"/>
        <w:rPr>
          <w:ins w:id="3160" w:author="Лазарев Артем Андреевич (Подрядчик. ООО БерингПойнт)" w:date="2021-03-17T11:45:00Z"/>
          <w:rFonts w:ascii="Arial" w:hAnsi="Arial" w:cs="Arial"/>
        </w:rPr>
      </w:pPr>
    </w:p>
    <w:p w14:paraId="6CF7D6B6" w14:textId="6358F82F" w:rsidR="003E588D" w:rsidRPr="00F00EDF" w:rsidRDefault="003E588D" w:rsidP="003E588D">
      <w:pPr>
        <w:ind w:firstLine="709"/>
        <w:rPr>
          <w:ins w:id="3161" w:author="Лазарев Артем Андреевич (Подрядчик. ООО БерингПойнт)" w:date="2021-03-17T11:45:00Z"/>
          <w:rFonts w:ascii="Arial" w:eastAsia="Calibri" w:hAnsi="Arial" w:cs="Arial"/>
        </w:rPr>
      </w:pPr>
      <w:ins w:id="3162" w:author="Лазарев Артем Андреевич (Подрядчик. ООО БерингПойнт)" w:date="2021-03-17T11:45:00Z">
        <w:r w:rsidRPr="00F00EDF">
          <w:rPr>
            <w:rFonts w:ascii="Arial" w:hAnsi="Arial" w:cs="Arial"/>
          </w:rPr>
          <w:t>В рамках проектирования процессов и Концептуального Дизайна выявлены и проанализированы</w:t>
        </w:r>
        <w:r w:rsidRPr="00F00EDF">
          <w:rPr>
            <w:rFonts w:ascii="Arial" w:eastAsia="Calibri" w:hAnsi="Arial" w:cs="Arial"/>
          </w:rPr>
          <w:t xml:space="preserve"> конфликты полномочий с использованием разработанного инструментария, в том числе матриц конфликтов на уровне групп полномочий и на уровне ролей в бизнес-процессах.</w:t>
        </w:r>
      </w:ins>
    </w:p>
    <w:p w14:paraId="7AF4F9AD" w14:textId="77777777" w:rsidR="003E588D" w:rsidRPr="00F00EDF" w:rsidRDefault="003E588D" w:rsidP="003E588D">
      <w:pPr>
        <w:ind w:firstLine="709"/>
        <w:rPr>
          <w:ins w:id="3163" w:author="Лазарев Артем Андреевич (Подрядчик. ООО БерингПойнт)" w:date="2021-03-17T11:45:00Z"/>
          <w:rFonts w:ascii="Arial" w:eastAsia="Calibri" w:hAnsi="Arial" w:cs="Arial"/>
        </w:rPr>
      </w:pPr>
    </w:p>
    <w:p w14:paraId="231B61E7" w14:textId="77777777" w:rsidR="003E588D" w:rsidRPr="00F00EDF" w:rsidRDefault="003E588D" w:rsidP="003E588D">
      <w:pPr>
        <w:spacing w:after="240" w:line="276" w:lineRule="auto"/>
        <w:rPr>
          <w:ins w:id="3164" w:author="Лазарев Артем Андреевич (Подрядчик. ООО БерингПойнт)" w:date="2021-03-17T11:45:00Z"/>
          <w:rFonts w:ascii="Arial" w:hAnsi="Arial" w:cs="Arial"/>
        </w:rPr>
      </w:pPr>
      <w:ins w:id="3165" w:author="Лазарев Артем Андреевич (Подрядчик. ООО БерингПойнт)" w:date="2021-03-17T11:45:00Z">
        <w:r w:rsidRPr="00F00EDF">
          <w:rPr>
            <w:rFonts w:ascii="Arial" w:hAnsi="Arial" w:cs="Arial"/>
            <w:b/>
            <w:sz w:val="22"/>
          </w:rPr>
          <w:t>Таблица № КП1. Матрица конфликтующих бизнес-функций</w:t>
        </w:r>
      </w:ins>
    </w:p>
    <w:p w14:paraId="6C879EBA" w14:textId="5609AC76" w:rsidR="003E588D" w:rsidRPr="00F00EDF" w:rsidRDefault="00D40192" w:rsidP="003E588D">
      <w:pPr>
        <w:rPr>
          <w:ins w:id="3166" w:author="Лазарев Артем Андреевич (Подрядчик. ООО БерингПойнт)" w:date="2021-03-17T11:45:00Z"/>
          <w:rFonts w:ascii="Arial" w:hAnsi="Arial" w:cs="Arial"/>
        </w:rPr>
      </w:pPr>
      <w:ins w:id="3167" w:author="Лазарев Артем Андреевич (Подрядчик. ООО БерингПойнт)" w:date="2021-03-17T11:59:00Z">
        <w:r>
          <w:rPr>
            <w:noProof/>
            <w:lang w:eastAsia="ru-RU"/>
          </w:rPr>
          <w:drawing>
            <wp:inline distT="0" distB="0" distL="0" distR="0" wp14:anchorId="6786C06D" wp14:editId="3790FAE7">
              <wp:extent cx="5915025" cy="3248025"/>
              <wp:effectExtent l="0" t="0" r="9525" b="9525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5025" cy="32480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913DC3B" w14:textId="77777777" w:rsidR="003E588D" w:rsidRDefault="003E588D" w:rsidP="003E588D">
      <w:pPr>
        <w:spacing w:after="240" w:line="276" w:lineRule="auto"/>
        <w:rPr>
          <w:ins w:id="3168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</w:p>
    <w:p w14:paraId="29E12E2C" w14:textId="44457E87" w:rsidR="003E588D" w:rsidRPr="00F00EDF" w:rsidRDefault="003E588D" w:rsidP="003E588D">
      <w:pPr>
        <w:spacing w:after="240" w:line="276" w:lineRule="auto"/>
        <w:rPr>
          <w:ins w:id="3169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  <w:ins w:id="3170" w:author="Лазарев Артем Андреевич (Подрядчик. ООО БерингПойнт)" w:date="2021-03-17T11:45:00Z">
        <w:r w:rsidRPr="00F00EDF">
          <w:rPr>
            <w:rFonts w:ascii="Arial" w:hAnsi="Arial" w:cs="Arial"/>
            <w:b/>
            <w:sz w:val="22"/>
          </w:rPr>
          <w:t>Таблица № КП2. Матрица конфликтующих групп транзакций</w:t>
        </w:r>
      </w:ins>
    </w:p>
    <w:p w14:paraId="3EB51757" w14:textId="52501B2E" w:rsidR="003E588D" w:rsidRPr="00F00EDF" w:rsidRDefault="00D40192" w:rsidP="003E588D">
      <w:pPr>
        <w:rPr>
          <w:ins w:id="3171" w:author="Лазарев Артем Андреевич (Подрядчик. ООО БерингПойнт)" w:date="2021-03-17T11:45:00Z"/>
          <w:rFonts w:ascii="Arial" w:hAnsi="Arial" w:cs="Arial"/>
          <w:b/>
        </w:rPr>
      </w:pPr>
      <w:ins w:id="3172" w:author="Лазарев Артем Андреевич (Подрядчик. ООО БерингПойнт)" w:date="2021-03-17T11:59:00Z">
        <w:r>
          <w:rPr>
            <w:noProof/>
            <w:lang w:eastAsia="ru-RU"/>
          </w:rPr>
          <w:lastRenderedPageBreak/>
          <w:drawing>
            <wp:inline distT="0" distB="0" distL="0" distR="0" wp14:anchorId="662F9DA8" wp14:editId="4244FBEC">
              <wp:extent cx="5705581" cy="3038475"/>
              <wp:effectExtent l="0" t="0" r="9525" b="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07409" cy="30394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44D37C7" w14:textId="77777777" w:rsidR="003E588D" w:rsidRPr="00F00EDF" w:rsidRDefault="003E588D" w:rsidP="003E588D">
      <w:pPr>
        <w:ind w:firstLine="708"/>
        <w:rPr>
          <w:ins w:id="3173" w:author="Лазарев Артем Андреевич (Подрядчик. ООО БерингПойнт)" w:date="2021-03-17T11:45:00Z"/>
          <w:rFonts w:ascii="Arial" w:hAnsi="Arial" w:cs="Arial"/>
          <w:b/>
        </w:rPr>
      </w:pPr>
    </w:p>
    <w:p w14:paraId="61619898" w14:textId="77777777" w:rsidR="003E588D" w:rsidRPr="00F00EDF" w:rsidRDefault="003E588D" w:rsidP="003E588D">
      <w:pPr>
        <w:rPr>
          <w:ins w:id="3174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</w:p>
    <w:p w14:paraId="7827EE1C" w14:textId="77777777" w:rsidR="003E588D" w:rsidRPr="00F00EDF" w:rsidRDefault="003E588D" w:rsidP="003E588D">
      <w:pPr>
        <w:rPr>
          <w:ins w:id="3175" w:author="Лазарев Артем Андреевич (Подрядчик. ООО БерингПойнт)" w:date="2021-03-17T11:45:00Z"/>
          <w:rFonts w:ascii="Arial" w:hAnsi="Arial" w:cs="Arial"/>
          <w:b/>
          <w:sz w:val="22"/>
        </w:rPr>
      </w:pPr>
      <w:ins w:id="3176" w:author="Лазарев Артем Андреевич (Подрядчик. ООО БерингПойнт)" w:date="2021-03-17T11:45:00Z">
        <w:r w:rsidRPr="00F00EDF">
          <w:rPr>
            <w:rFonts w:ascii="Arial" w:hAnsi="Arial" w:cs="Arial"/>
            <w:b/>
            <w:sz w:val="22"/>
          </w:rPr>
          <w:t>Таблица № КП3. Матрица конфликтующих ролей в бизнес-процессах</w:t>
        </w:r>
      </w:ins>
    </w:p>
    <w:p w14:paraId="2EE6A1C8" w14:textId="77777777" w:rsidR="003E588D" w:rsidRPr="00F00EDF" w:rsidRDefault="003E588D" w:rsidP="003E588D">
      <w:pPr>
        <w:rPr>
          <w:ins w:id="3177" w:author="Лазарев Артем Андреевич (Подрядчик. ООО БерингПойнт)" w:date="2021-03-17T11:45:00Z"/>
          <w:rFonts w:ascii="Arial" w:hAnsi="Arial" w:cs="Arial"/>
          <w:sz w:val="22"/>
        </w:rPr>
      </w:pPr>
    </w:p>
    <w:p w14:paraId="60D94800" w14:textId="23626697" w:rsidR="003E588D" w:rsidRPr="00F00EDF" w:rsidRDefault="003E588D" w:rsidP="003E588D">
      <w:pPr>
        <w:rPr>
          <w:ins w:id="3178" w:author="Лазарев Артем Андреевич (Подрядчик. ООО БерингПойнт)" w:date="2021-03-17T11:45:00Z"/>
          <w:rFonts w:ascii="Arial" w:eastAsia="Calibri" w:hAnsi="Arial" w:cs="Arial"/>
        </w:rPr>
      </w:pPr>
    </w:p>
    <w:p w14:paraId="0AAC19BF" w14:textId="0A78D950" w:rsidR="003E588D" w:rsidRPr="00F00EDF" w:rsidRDefault="00D40192" w:rsidP="003E588D">
      <w:pPr>
        <w:rPr>
          <w:ins w:id="3179" w:author="Лазарев Артем Андреевич (Подрядчик. ООО БерингПойнт)" w:date="2021-03-17T11:45:00Z"/>
          <w:rFonts w:eastAsiaTheme="majorEastAsia"/>
          <w:lang w:val="en-US"/>
        </w:rPr>
      </w:pPr>
      <w:ins w:id="3180" w:author="Лазарев Артем Андреевич (Подрядчик. ООО БерингПойнт)" w:date="2021-03-17T11:58:00Z">
        <w:r>
          <w:rPr>
            <w:noProof/>
            <w:lang w:eastAsia="ru-RU"/>
          </w:rPr>
          <w:drawing>
            <wp:inline distT="0" distB="0" distL="0" distR="0" wp14:anchorId="593575F4" wp14:editId="72FAEBB4">
              <wp:extent cx="4391025" cy="2924175"/>
              <wp:effectExtent l="0" t="0" r="9525" b="9525"/>
              <wp:docPr id="6" name="Рисунок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91025" cy="2924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7645D87" w14:textId="77777777" w:rsidR="003E588D" w:rsidRPr="00F00EDF" w:rsidRDefault="003E588D" w:rsidP="003E588D">
      <w:pPr>
        <w:rPr>
          <w:ins w:id="3181" w:author="Лазарев Артем Андреевич (Подрядчик. ООО БерингПойнт)" w:date="2021-03-17T11:45:00Z"/>
          <w:rFonts w:eastAsiaTheme="majorEastAsia"/>
          <w:lang w:val="en-US"/>
        </w:rPr>
      </w:pPr>
    </w:p>
    <w:p w14:paraId="17A40C33" w14:textId="459EABD9" w:rsidR="005D77B2" w:rsidRPr="00E9481D" w:rsidDel="003E588D" w:rsidRDefault="005D77B2" w:rsidP="005D77B2">
      <w:pPr>
        <w:spacing w:after="240" w:line="276" w:lineRule="auto"/>
        <w:ind w:firstLine="567"/>
        <w:rPr>
          <w:del w:id="3182" w:author="Лазарев Артем Андреевич (Подрядчик. ООО БерингПойнт)" w:date="2021-03-17T11:45:00Z"/>
          <w:rFonts w:eastAsia="Calibri"/>
        </w:rPr>
      </w:pPr>
      <w:del w:id="3183" w:author="Лазарев Артем Андреевич (Подрядчик. ООО БерингПойнт)" w:date="2021-03-17T11:45:00Z">
        <w:r w:rsidRPr="00E9481D" w:rsidDel="003E588D">
          <w:rPr>
            <w:rFonts w:ascii="Arial" w:eastAsia="Calibri" w:hAnsi="Arial" w:cs="Arial"/>
          </w:rPr>
          <w:delText>В рамках данного Концептуального Дизайна все бизнес-роли не позволяют осуществлять критичных с точки зрения разделения полномочий операций. С точки зрения разделения полномочий данные операции не являются рискообразующими и не предлагаются к рассмотрению и анализу в рамках групп полномочий.</w:delText>
        </w:r>
      </w:del>
    </w:p>
    <w:p w14:paraId="30B3E88B" w14:textId="33448D82" w:rsidR="00065575" w:rsidRPr="00621CB6" w:rsidDel="003E588D" w:rsidRDefault="005D77B2" w:rsidP="005D77B2">
      <w:pPr>
        <w:spacing w:after="240" w:line="276" w:lineRule="auto"/>
        <w:ind w:firstLine="567"/>
        <w:rPr>
          <w:del w:id="3184" w:author="Лазарев Артем Андреевич (Подрядчик. ООО БерингПойнт)" w:date="2021-03-17T11:45:00Z"/>
          <w:rFonts w:eastAsia="Calibri" w:cs="Arial"/>
        </w:rPr>
      </w:pPr>
      <w:del w:id="3185" w:author="Лазарев Артем Андреевич (Подрядчик. ООО БерингПойнт)" w:date="2021-03-17T11:45:00Z">
        <w:r w:rsidRPr="00E9481D" w:rsidDel="003E588D">
          <w:rPr>
            <w:rFonts w:ascii="Arial" w:eastAsia="Calibri" w:hAnsi="Arial" w:cs="Arial"/>
          </w:rPr>
          <w:delText>Соответственно, в рамках данного КД конфликты между бизнес-ролями отсутствуют.</w:delText>
        </w:r>
        <w:bookmarkEnd w:id="3138"/>
      </w:del>
    </w:p>
    <w:p w14:paraId="5E31CE0E" w14:textId="77777777" w:rsidR="00022C33" w:rsidRPr="00621CB6" w:rsidRDefault="00022C33" w:rsidP="00022C33">
      <w:pPr>
        <w:rPr>
          <w:rFonts w:ascii="Arial" w:eastAsia="Calibri" w:hAnsi="Arial" w:cs="Arial"/>
        </w:rPr>
      </w:pPr>
    </w:p>
    <w:p w14:paraId="37BAE386" w14:textId="77777777" w:rsidR="00022C33" w:rsidRPr="00621CB6" w:rsidRDefault="00022C33" w:rsidP="00022C33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86" w:name="_Toc69138648"/>
      <w:r w:rsidRPr="00621CB6">
        <w:rPr>
          <w:rFonts w:eastAsiaTheme="majorEastAsia" w:cs="Arial"/>
          <w:bCs w:val="0"/>
          <w:iCs w:val="0"/>
          <w:szCs w:val="26"/>
        </w:rPr>
        <w:lastRenderedPageBreak/>
        <w:t>Интеграционные точки со смежными процессами</w:t>
      </w:r>
      <w:bookmarkEnd w:id="3186"/>
    </w:p>
    <w:p w14:paraId="03EB9727" w14:textId="45C2D4B7" w:rsidR="00A317BF" w:rsidRPr="00621CB6" w:rsidRDefault="00022C33" w:rsidP="006A352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 xml:space="preserve">Таблица </w:t>
      </w:r>
      <w:r w:rsidR="00F17006">
        <w:rPr>
          <w:rFonts w:ascii="Arial" w:hAnsi="Arial" w:cs="Arial"/>
          <w:b/>
          <w:sz w:val="22"/>
          <w:lang w:val="en-US"/>
        </w:rPr>
        <w:t>12</w:t>
      </w:r>
      <w:r w:rsidRPr="00621CB6">
        <w:rPr>
          <w:rFonts w:ascii="Arial" w:hAnsi="Arial" w:cs="Arial"/>
          <w:b/>
          <w:sz w:val="22"/>
        </w:rPr>
        <w:t>.Точки межпроцессной интеграции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40"/>
        <w:gridCol w:w="1304"/>
        <w:gridCol w:w="1662"/>
        <w:gridCol w:w="1308"/>
        <w:gridCol w:w="1340"/>
        <w:gridCol w:w="1504"/>
        <w:gridCol w:w="1718"/>
      </w:tblGrid>
      <w:tr w:rsidR="00022C33" w:rsidRPr="00621CB6" w14:paraId="66C0F813" w14:textId="77777777" w:rsidTr="006A352E">
        <w:trPr>
          <w:cantSplit/>
          <w:trHeight w:val="397"/>
          <w:tblHeader/>
        </w:trPr>
        <w:tc>
          <w:tcPr>
            <w:tcW w:w="658" w:type="pct"/>
            <w:shd w:val="clear" w:color="auto" w:fill="FFC000"/>
            <w:vAlign w:val="center"/>
          </w:tcPr>
          <w:p w14:paraId="734B1F23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получателя</w:t>
            </w:r>
          </w:p>
        </w:tc>
        <w:tc>
          <w:tcPr>
            <w:tcW w:w="641" w:type="pct"/>
            <w:shd w:val="clear" w:color="auto" w:fill="FFC000"/>
            <w:vAlign w:val="center"/>
          </w:tcPr>
          <w:p w14:paraId="23F68837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получателя</w:t>
            </w:r>
          </w:p>
        </w:tc>
        <w:tc>
          <w:tcPr>
            <w:tcW w:w="817" w:type="pct"/>
            <w:shd w:val="clear" w:color="auto" w:fill="FFC000"/>
            <w:vAlign w:val="center"/>
          </w:tcPr>
          <w:p w14:paraId="43D45B41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получателя</w:t>
            </w:r>
          </w:p>
        </w:tc>
        <w:tc>
          <w:tcPr>
            <w:tcW w:w="643" w:type="pct"/>
            <w:shd w:val="clear" w:color="auto" w:fill="FFC000"/>
            <w:vAlign w:val="center"/>
          </w:tcPr>
          <w:p w14:paraId="44BDAC12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Описание интеграционной точки</w:t>
            </w:r>
          </w:p>
        </w:tc>
        <w:tc>
          <w:tcPr>
            <w:tcW w:w="658" w:type="pct"/>
            <w:shd w:val="clear" w:color="auto" w:fill="FFC000"/>
            <w:vAlign w:val="center"/>
          </w:tcPr>
          <w:p w14:paraId="3B7F181D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Код БП отправителя</w:t>
            </w:r>
          </w:p>
        </w:tc>
        <w:tc>
          <w:tcPr>
            <w:tcW w:w="739" w:type="pct"/>
            <w:shd w:val="clear" w:color="auto" w:fill="FFC000"/>
            <w:vAlign w:val="center"/>
          </w:tcPr>
          <w:p w14:paraId="15CCE7C1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 БП отправителя</w:t>
            </w:r>
          </w:p>
        </w:tc>
        <w:tc>
          <w:tcPr>
            <w:tcW w:w="844" w:type="pct"/>
            <w:shd w:val="clear" w:color="auto" w:fill="FFC000"/>
            <w:vAlign w:val="center"/>
          </w:tcPr>
          <w:p w14:paraId="70E39B12" w14:textId="77777777" w:rsidR="00022C33" w:rsidRPr="00621CB6" w:rsidRDefault="00022C33" w:rsidP="0043622A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Шаг БП отправителя</w:t>
            </w:r>
          </w:p>
        </w:tc>
      </w:tr>
      <w:tr w:rsidR="006A352E" w:rsidRPr="00621CB6" w14:paraId="0BF04E5D" w14:textId="77777777" w:rsidTr="00147A48">
        <w:trPr>
          <w:cantSplit/>
        </w:trPr>
        <w:tc>
          <w:tcPr>
            <w:tcW w:w="658" w:type="pct"/>
          </w:tcPr>
          <w:p w14:paraId="2CF41E95" w14:textId="0332877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2C460DAD" w14:textId="23DE295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6876DA2" w14:textId="2324C128" w:rsidR="006A352E" w:rsidRPr="00621CB6" w:rsidRDefault="000A066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3" w:type="pct"/>
            <w:shd w:val="clear" w:color="auto" w:fill="auto"/>
          </w:tcPr>
          <w:p w14:paraId="648593C6" w14:textId="1DA279F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Плановые объемы вспомогательного добычного производства (плановые заказы)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объемы горной добычи (плановые заказы)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Уведомление о необходимости изменения ППР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объемы первичной переработки руды (плановые заказы)</w:t>
            </w:r>
          </w:p>
        </w:tc>
        <w:tc>
          <w:tcPr>
            <w:tcW w:w="658" w:type="pct"/>
            <w:shd w:val="clear" w:color="auto" w:fill="auto"/>
          </w:tcPr>
          <w:p w14:paraId="73830E69" w14:textId="679F9B6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УП-03.04.03.02-ERP</w:t>
            </w:r>
          </w:p>
        </w:tc>
        <w:tc>
          <w:tcPr>
            <w:tcW w:w="739" w:type="pct"/>
            <w:shd w:val="clear" w:color="auto" w:fill="auto"/>
          </w:tcPr>
          <w:p w14:paraId="05CCB92D" w14:textId="3B919C90" w:rsidR="006A352E" w:rsidRPr="00621CB6" w:rsidRDefault="004978D8" w:rsidP="00C44FAF">
            <w:pPr>
              <w:jc w:val="center"/>
              <w:rPr>
                <w:rFonts w:ascii="Arial" w:hAnsi="Arial" w:cs="Arial"/>
                <w:sz w:val="20"/>
              </w:rPr>
            </w:pPr>
            <w:ins w:id="3187" w:author="ShramkovAB" w:date="2021-04-01T19:20:00Z">
              <w:r w:rsidRPr="00A52683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Недельно-суточное планирование производственной программы</w:t>
              </w:r>
            </w:ins>
            <w:del w:id="3188" w:author="ShramkovAB" w:date="2021-04-01T19:20:00Z">
              <w:r w:rsidR="006A352E" w:rsidRPr="00621CB6" w:rsidDel="004978D8">
                <w:rPr>
                  <w:rFonts w:ascii="Arial" w:hAnsi="Arial" w:cs="Arial"/>
                  <w:color w:val="000000"/>
                  <w:sz w:val="20"/>
                  <w:szCs w:val="20"/>
                </w:rPr>
                <w:delText>Регистрация плановых показателей недельно-суточного плана производства</w:delText>
              </w:r>
            </w:del>
          </w:p>
        </w:tc>
        <w:tc>
          <w:tcPr>
            <w:tcW w:w="844" w:type="pct"/>
            <w:shd w:val="clear" w:color="auto" w:fill="auto"/>
          </w:tcPr>
          <w:p w14:paraId="19E89D89" w14:textId="0F45394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40</w:t>
            </w:r>
          </w:p>
        </w:tc>
      </w:tr>
      <w:tr w:rsidR="006A352E" w:rsidRPr="00621CB6" w14:paraId="7314C98B" w14:textId="77777777" w:rsidTr="00147A48">
        <w:trPr>
          <w:cantSplit/>
        </w:trPr>
        <w:tc>
          <w:tcPr>
            <w:tcW w:w="658" w:type="pct"/>
          </w:tcPr>
          <w:p w14:paraId="7CB2C78E" w14:textId="0D5CD18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ПП-07.04.03-ERP</w:t>
            </w:r>
          </w:p>
        </w:tc>
        <w:tc>
          <w:tcPr>
            <w:tcW w:w="641" w:type="pct"/>
            <w:shd w:val="clear" w:color="auto" w:fill="auto"/>
          </w:tcPr>
          <w:p w14:paraId="719E7C28" w14:textId="4F3330F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и регистрация результатов диагностики производственных активов</w:t>
            </w:r>
          </w:p>
        </w:tc>
        <w:tc>
          <w:tcPr>
            <w:tcW w:w="817" w:type="pct"/>
            <w:shd w:val="clear" w:color="auto" w:fill="auto"/>
          </w:tcPr>
          <w:p w14:paraId="680E082F" w14:textId="79EB0FE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643" w:type="pct"/>
            <w:shd w:val="clear" w:color="auto" w:fill="auto"/>
          </w:tcPr>
          <w:p w14:paraId="7D5CE470" w14:textId="297B36E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FB49612" w14:textId="42D9AC1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7DEE1444" w14:textId="3FDB2C0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18C6BEA" w14:textId="5412D6B9" w:rsidR="006A352E" w:rsidRPr="00621CB6" w:rsidRDefault="000A0669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271A5AAE" w14:textId="77777777" w:rsidTr="00147A48">
        <w:trPr>
          <w:cantSplit/>
        </w:trPr>
        <w:tc>
          <w:tcPr>
            <w:tcW w:w="658" w:type="pct"/>
          </w:tcPr>
          <w:p w14:paraId="28A589D2" w14:textId="3829A58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641" w:type="pct"/>
            <w:shd w:val="clear" w:color="auto" w:fill="auto"/>
          </w:tcPr>
          <w:p w14:paraId="71A50DC2" w14:textId="70F3F89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17" w:type="pct"/>
            <w:shd w:val="clear" w:color="auto" w:fill="auto"/>
          </w:tcPr>
          <w:p w14:paraId="640DCED3" w14:textId="5A94FED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00C45E88" w14:textId="2883C49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86B2DC6" w14:textId="1D1C49E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12C7B869" w14:textId="20C3A05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12FA4AF5" w14:textId="71C46413" w:rsidR="006A352E" w:rsidRPr="00621CB6" w:rsidRDefault="000A0669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11D88094" w14:textId="77777777" w:rsidTr="00147A48">
        <w:trPr>
          <w:cantSplit/>
        </w:trPr>
        <w:tc>
          <w:tcPr>
            <w:tcW w:w="658" w:type="pct"/>
          </w:tcPr>
          <w:p w14:paraId="34D80B8E" w14:textId="6595033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5F401F4D" w14:textId="03C0EBE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9FDA936" w14:textId="067F068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0A0669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53514718" w14:textId="5E6756F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о состоянии </w:t>
            </w:r>
            <w:r w:rsidR="00DB6C34" w:rsidRPr="00621CB6">
              <w:rPr>
                <w:rFonts w:ascii="Arial" w:hAnsi="Arial" w:cs="Arial"/>
                <w:color w:val="000000"/>
                <w:sz w:val="20"/>
                <w:szCs w:val="20"/>
              </w:rPr>
              <w:t>обмен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ного фонда</w:t>
            </w:r>
          </w:p>
        </w:tc>
        <w:tc>
          <w:tcPr>
            <w:tcW w:w="658" w:type="pct"/>
            <w:shd w:val="clear" w:color="auto" w:fill="auto"/>
          </w:tcPr>
          <w:p w14:paraId="702152AF" w14:textId="4AA9874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739" w:type="pct"/>
            <w:shd w:val="clear" w:color="auto" w:fill="auto"/>
          </w:tcPr>
          <w:p w14:paraId="496E0427" w14:textId="46FA191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44" w:type="pct"/>
            <w:shd w:val="clear" w:color="auto" w:fill="auto"/>
          </w:tcPr>
          <w:p w14:paraId="1CA21A52" w14:textId="03A1019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A352E" w:rsidRPr="00621CB6" w14:paraId="56C73341" w14:textId="77777777" w:rsidTr="00147A48">
        <w:trPr>
          <w:cantSplit/>
        </w:trPr>
        <w:tc>
          <w:tcPr>
            <w:tcW w:w="658" w:type="pct"/>
          </w:tcPr>
          <w:p w14:paraId="5537D5B0" w14:textId="5117726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ПП-10.03.04-ERP</w:t>
            </w:r>
          </w:p>
        </w:tc>
        <w:tc>
          <w:tcPr>
            <w:tcW w:w="641" w:type="pct"/>
            <w:shd w:val="clear" w:color="auto" w:fill="auto"/>
          </w:tcPr>
          <w:p w14:paraId="5A0DA916" w14:textId="5052E5B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817" w:type="pct"/>
            <w:shd w:val="clear" w:color="auto" w:fill="auto"/>
          </w:tcPr>
          <w:p w14:paraId="591C9D43" w14:textId="174426B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ПП-10.03.04.090, ПП-10.03.04.010</w:t>
            </w:r>
          </w:p>
        </w:tc>
        <w:tc>
          <w:tcPr>
            <w:tcW w:w="643" w:type="pct"/>
            <w:shd w:val="clear" w:color="auto" w:fill="auto"/>
          </w:tcPr>
          <w:p w14:paraId="39C9FF3D" w14:textId="71916A7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Потребность в МТР</w:t>
            </w:r>
          </w:p>
        </w:tc>
        <w:tc>
          <w:tcPr>
            <w:tcW w:w="658" w:type="pct"/>
            <w:shd w:val="clear" w:color="auto" w:fill="auto"/>
          </w:tcPr>
          <w:p w14:paraId="15519038" w14:textId="237C298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75166BA3" w14:textId="0AFDE2B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82C4E5D" w14:textId="16402A2F" w:rsidR="006A352E" w:rsidRPr="00621CB6" w:rsidRDefault="008549B2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077C80AA" w14:textId="77777777" w:rsidTr="00147A48">
        <w:trPr>
          <w:cantSplit/>
        </w:trPr>
        <w:tc>
          <w:tcPr>
            <w:tcW w:w="658" w:type="pct"/>
          </w:tcPr>
          <w:p w14:paraId="7AD3B5BE" w14:textId="188FC97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26F02EEA" w14:textId="5177683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7448845" w14:textId="369F1B86" w:rsidR="006A352E" w:rsidRPr="00621CB6" w:rsidRDefault="008549B2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B2CA0EC" w14:textId="019904B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Документ измерений</w:t>
            </w:r>
          </w:p>
        </w:tc>
        <w:tc>
          <w:tcPr>
            <w:tcW w:w="658" w:type="pct"/>
            <w:shd w:val="clear" w:color="auto" w:fill="auto"/>
          </w:tcPr>
          <w:p w14:paraId="0A26601E" w14:textId="28000FE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ПП-07.04.02-ERP</w:t>
            </w:r>
          </w:p>
        </w:tc>
        <w:tc>
          <w:tcPr>
            <w:tcW w:w="739" w:type="pct"/>
            <w:shd w:val="clear" w:color="auto" w:fill="auto"/>
          </w:tcPr>
          <w:p w14:paraId="7D422554" w14:textId="4412C79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844" w:type="pct"/>
            <w:shd w:val="clear" w:color="auto" w:fill="auto"/>
          </w:tcPr>
          <w:p w14:paraId="6D9EFDD3" w14:textId="1F7EB6E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6A352E" w:rsidRPr="00621CB6" w14:paraId="2A157C1C" w14:textId="77777777" w:rsidTr="00147A48">
        <w:trPr>
          <w:cantSplit/>
        </w:trPr>
        <w:tc>
          <w:tcPr>
            <w:tcW w:w="658" w:type="pct"/>
          </w:tcPr>
          <w:p w14:paraId="06B411BC" w14:textId="19DE4EC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641" w:type="pct"/>
            <w:shd w:val="clear" w:color="auto" w:fill="auto"/>
          </w:tcPr>
          <w:p w14:paraId="45190EDF" w14:textId="6CCEEB7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17" w:type="pct"/>
            <w:shd w:val="clear" w:color="auto" w:fill="auto"/>
          </w:tcPr>
          <w:p w14:paraId="6D5C55FA" w14:textId="592C2AE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0A5B5747" w14:textId="12DCCF0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D2FF138" w14:textId="16012DA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6345D48C" w14:textId="7BA2430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8F7EB96" w14:textId="10EFC457" w:rsidR="006A352E" w:rsidRPr="00621CB6" w:rsidRDefault="008549B2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35B33F53" w14:textId="77777777" w:rsidTr="00147A48">
        <w:trPr>
          <w:cantSplit/>
        </w:trPr>
        <w:tc>
          <w:tcPr>
            <w:tcW w:w="658" w:type="pct"/>
          </w:tcPr>
          <w:p w14:paraId="7EBF1C4D" w14:textId="20B5833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04ADC47E" w14:textId="1CEE784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957CC66" w14:textId="594BFD38" w:rsidR="006A352E" w:rsidRPr="00621CB6" w:rsidRDefault="008549B2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5849287D" w14:textId="72ADB46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Смета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Дефектная ведомость</w:t>
            </w:r>
          </w:p>
        </w:tc>
        <w:tc>
          <w:tcPr>
            <w:tcW w:w="658" w:type="pct"/>
            <w:shd w:val="clear" w:color="auto" w:fill="auto"/>
          </w:tcPr>
          <w:p w14:paraId="09A32F89" w14:textId="2E0DC22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739" w:type="pct"/>
            <w:shd w:val="clear" w:color="auto" w:fill="auto"/>
          </w:tcPr>
          <w:p w14:paraId="5463525E" w14:textId="3F5D8A3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44" w:type="pct"/>
            <w:shd w:val="clear" w:color="auto" w:fill="auto"/>
          </w:tcPr>
          <w:p w14:paraId="015BB173" w14:textId="028B5DE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6A352E" w:rsidRPr="00621CB6" w14:paraId="65083AD1" w14:textId="77777777" w:rsidTr="00147A48">
        <w:trPr>
          <w:cantSplit/>
        </w:trPr>
        <w:tc>
          <w:tcPr>
            <w:tcW w:w="658" w:type="pct"/>
          </w:tcPr>
          <w:p w14:paraId="5E12AA93" w14:textId="5103F7A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641" w:type="pct"/>
            <w:shd w:val="clear" w:color="auto" w:fill="auto"/>
          </w:tcPr>
          <w:p w14:paraId="0D26B381" w14:textId="78C04D6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0C11722" w14:textId="04679E7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2AA140D4" w14:textId="4279365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740D7D1" w14:textId="4DF708B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5DA41563" w14:textId="7A67B44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AD55419" w14:textId="533E2F59" w:rsidR="006A352E" w:rsidRPr="00621CB6" w:rsidRDefault="00F32E3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02670B9D" w14:textId="77777777" w:rsidTr="00147A48">
        <w:trPr>
          <w:cantSplit/>
        </w:trPr>
        <w:tc>
          <w:tcPr>
            <w:tcW w:w="658" w:type="pct"/>
          </w:tcPr>
          <w:p w14:paraId="00CA9FC1" w14:textId="63533FA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785F4D02" w14:textId="2CDF725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B1A31C5" w14:textId="13AB59A7" w:rsidR="006A352E" w:rsidRPr="00621CB6" w:rsidRDefault="003B12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</w:t>
            </w:r>
            <w:r w:rsidR="00B40129">
              <w:rPr>
                <w:rFonts w:ascii="Arial" w:hAnsi="Arial" w:cs="Arial"/>
                <w:color w:val="000000"/>
                <w:sz w:val="20"/>
                <w:szCs w:val="20"/>
              </w:rPr>
              <w:t>, 250</w:t>
            </w:r>
          </w:p>
        </w:tc>
        <w:tc>
          <w:tcPr>
            <w:tcW w:w="643" w:type="pct"/>
            <w:shd w:val="clear" w:color="auto" w:fill="auto"/>
          </w:tcPr>
          <w:p w14:paraId="36F45B76" w14:textId="55FE6A90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5765924F" w14:textId="016D5F8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39" w:type="pct"/>
            <w:shd w:val="clear" w:color="auto" w:fill="auto"/>
          </w:tcPr>
          <w:p w14:paraId="6EAAD5BC" w14:textId="22499B7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2AD682DC" w14:textId="7CDD16C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100, 70, 50, 140, 130, 10</w:t>
            </w:r>
          </w:p>
        </w:tc>
      </w:tr>
      <w:tr w:rsidR="006A352E" w:rsidRPr="00621CB6" w14:paraId="7D0484AE" w14:textId="77777777" w:rsidTr="00147A48">
        <w:trPr>
          <w:cantSplit/>
        </w:trPr>
        <w:tc>
          <w:tcPr>
            <w:tcW w:w="658" w:type="pct"/>
          </w:tcPr>
          <w:p w14:paraId="4B599E88" w14:textId="6B0B6E9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641" w:type="pct"/>
            <w:shd w:val="clear" w:color="auto" w:fill="auto"/>
          </w:tcPr>
          <w:p w14:paraId="4823A7B0" w14:textId="5ECB575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AE4F470" w14:textId="2F9B19DC" w:rsidR="006A352E" w:rsidRPr="00621CB6" w:rsidRDefault="00032282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43" w:type="pct"/>
            <w:shd w:val="clear" w:color="auto" w:fill="auto"/>
          </w:tcPr>
          <w:p w14:paraId="5C823CEF" w14:textId="0CEE287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B688B46" w14:textId="6409969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44B3A5DD" w14:textId="603E95D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AEEFA49" w14:textId="6C3BDD9E" w:rsidR="006A352E" w:rsidRPr="00621CB6" w:rsidRDefault="0044277F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7557EB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D910F8" w:rsidRPr="00621CB6" w14:paraId="5DF90F50" w14:textId="77777777" w:rsidTr="00147A48">
        <w:trPr>
          <w:cantSplit/>
        </w:trPr>
        <w:tc>
          <w:tcPr>
            <w:tcW w:w="658" w:type="pct"/>
          </w:tcPr>
          <w:p w14:paraId="79E96808" w14:textId="33EEC7CF" w:rsidR="00D910F8" w:rsidRPr="00621CB6" w:rsidRDefault="00D910F8" w:rsidP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0A48F8F0" w14:textId="101611B3" w:rsidR="00D910F8" w:rsidRPr="00621CB6" w:rsidRDefault="00D910F8" w:rsidP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C82D6BF" w14:textId="7FBF753C" w:rsidR="00D910F8" w:rsidRPr="00621CB6" w:rsidRDefault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327522C5" w14:textId="123ABDA5" w:rsidR="00D910F8" w:rsidRPr="00621CB6" w:rsidRDefault="00D910F8" w:rsidP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Данные об доступности персонала</w:t>
            </w:r>
          </w:p>
        </w:tc>
        <w:tc>
          <w:tcPr>
            <w:tcW w:w="658" w:type="pct"/>
            <w:shd w:val="clear" w:color="auto" w:fill="auto"/>
          </w:tcPr>
          <w:p w14:paraId="52C3C10C" w14:textId="0459DB65" w:rsidR="00D910F8" w:rsidRPr="00621CB6" w:rsidRDefault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05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.0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6.0</w:t>
            </w:r>
            <w:r w:rsidR="00BC3A3A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739" w:type="pct"/>
            <w:shd w:val="clear" w:color="auto" w:fill="auto"/>
          </w:tcPr>
          <w:p w14:paraId="3AD1CF43" w14:textId="54BC7EEE" w:rsidR="00D910F8" w:rsidRPr="00621CB6" w:rsidRDefault="00D910F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Учет </w:t>
            </w:r>
            <w:r w:rsidR="00BC3A3A">
              <w:rPr>
                <w:rFonts w:ascii="Arial" w:hAnsi="Arial" w:cs="Arial"/>
                <w:color w:val="000000"/>
                <w:sz w:val="20"/>
                <w:szCs w:val="20"/>
              </w:rPr>
              <w:t>времени при работе вахтовым методом</w:t>
            </w:r>
          </w:p>
        </w:tc>
        <w:tc>
          <w:tcPr>
            <w:tcW w:w="844" w:type="pct"/>
            <w:shd w:val="clear" w:color="auto" w:fill="auto"/>
          </w:tcPr>
          <w:p w14:paraId="1E091861" w14:textId="4897EABF" w:rsidR="00D910F8" w:rsidRPr="00621CB6" w:rsidRDefault="00BC3A3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6A352E" w:rsidRPr="00621CB6" w14:paraId="0B51974A" w14:textId="77777777" w:rsidTr="00147A48">
        <w:trPr>
          <w:cantSplit/>
        </w:trPr>
        <w:tc>
          <w:tcPr>
            <w:tcW w:w="658" w:type="pct"/>
          </w:tcPr>
          <w:p w14:paraId="403E6545" w14:textId="31D5AA6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34BFE19B" w14:textId="4963F05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03ED379" w14:textId="4FB1E84A" w:rsidR="006A352E" w:rsidRPr="00621CB6" w:rsidRDefault="009631D7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45438C78" w14:textId="259D1F8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4B70A452" w14:textId="264F328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39" w:type="pct"/>
            <w:shd w:val="clear" w:color="auto" w:fill="auto"/>
          </w:tcPr>
          <w:p w14:paraId="3B5CB7A1" w14:textId="1CB27EC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6EFD6D28" w14:textId="06B67C7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6A352E" w:rsidRPr="00621CB6" w14:paraId="1C24B653" w14:textId="77777777" w:rsidTr="00147A48">
        <w:trPr>
          <w:cantSplit/>
        </w:trPr>
        <w:tc>
          <w:tcPr>
            <w:tcW w:w="658" w:type="pct"/>
          </w:tcPr>
          <w:p w14:paraId="230443A8" w14:textId="10AA587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75A44118" w14:textId="1B27436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9623758" w14:textId="6528ABA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9631D7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07F20E1A" w14:textId="1BD9A97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Проверенные тарифы</w:t>
            </w:r>
          </w:p>
        </w:tc>
        <w:tc>
          <w:tcPr>
            <w:tcW w:w="658" w:type="pct"/>
            <w:shd w:val="clear" w:color="auto" w:fill="auto"/>
          </w:tcPr>
          <w:p w14:paraId="6C13BAD5" w14:textId="370B5041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УП-04.02.04-ERP</w:t>
            </w:r>
          </w:p>
        </w:tc>
        <w:tc>
          <w:tcPr>
            <w:tcW w:w="739" w:type="pct"/>
            <w:shd w:val="clear" w:color="auto" w:fill="auto"/>
          </w:tcPr>
          <w:p w14:paraId="4BF370D8" w14:textId="0D58CE3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Загрузка плановых данных контроллинга</w:t>
            </w:r>
          </w:p>
        </w:tc>
        <w:tc>
          <w:tcPr>
            <w:tcW w:w="844" w:type="pct"/>
            <w:shd w:val="clear" w:color="auto" w:fill="auto"/>
          </w:tcPr>
          <w:p w14:paraId="553CE4DC" w14:textId="22EB71F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6A352E" w:rsidRPr="00621CB6" w14:paraId="1E3E7F09" w14:textId="77777777" w:rsidTr="00147A48">
        <w:trPr>
          <w:cantSplit/>
        </w:trPr>
        <w:tc>
          <w:tcPr>
            <w:tcW w:w="658" w:type="pct"/>
          </w:tcPr>
          <w:p w14:paraId="55FB75CE" w14:textId="6CAA937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2AE34D4F" w14:textId="1652504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D19A8A3" w14:textId="77293C51" w:rsidR="006A352E" w:rsidRPr="00621CB6" w:rsidRDefault="009631D7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0C67665C" w14:textId="67C33C0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5CE95AF" w14:textId="5479832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1151589B" w14:textId="0666DB8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8C0F9DD" w14:textId="03FBDCAD" w:rsidR="006A352E" w:rsidRPr="00621CB6" w:rsidRDefault="0044277F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</w:p>
        </w:tc>
      </w:tr>
      <w:tr w:rsidR="006A352E" w:rsidRPr="00621CB6" w14:paraId="3B5893BB" w14:textId="77777777" w:rsidTr="00147A48">
        <w:trPr>
          <w:cantSplit/>
        </w:trPr>
        <w:tc>
          <w:tcPr>
            <w:tcW w:w="658" w:type="pct"/>
          </w:tcPr>
          <w:p w14:paraId="4E3E8911" w14:textId="76AC44A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501D36B4" w14:textId="13CD858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0BC875F4" w14:textId="704D8607" w:rsidR="006A352E" w:rsidRPr="00621CB6" w:rsidRDefault="009631D7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4277F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2461CDF6" w14:textId="2793F3E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ПА, консолидированный по Предприятию (включающий Подразделения)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5727124F" w14:textId="5A9C3B0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0F64688" w14:textId="27CC5DE5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52FC7D1D" w14:textId="691BA8AF" w:rsidR="006A352E" w:rsidRPr="00621CB6" w:rsidRDefault="009631D7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3BC4E1EF" w14:textId="77777777" w:rsidTr="00147A48">
        <w:trPr>
          <w:cantSplit/>
        </w:trPr>
        <w:tc>
          <w:tcPr>
            <w:tcW w:w="658" w:type="pct"/>
          </w:tcPr>
          <w:p w14:paraId="5ED6E0F0" w14:textId="4554427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ПП-07.02.03.02-ERP</w:t>
            </w:r>
          </w:p>
        </w:tc>
        <w:tc>
          <w:tcPr>
            <w:tcW w:w="641" w:type="pct"/>
            <w:shd w:val="clear" w:color="auto" w:fill="auto"/>
          </w:tcPr>
          <w:p w14:paraId="74802D5A" w14:textId="52DA7AF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Планирование остановочных ремонтов</w:t>
            </w:r>
          </w:p>
        </w:tc>
        <w:tc>
          <w:tcPr>
            <w:tcW w:w="817" w:type="pct"/>
            <w:shd w:val="clear" w:color="auto" w:fill="auto"/>
          </w:tcPr>
          <w:p w14:paraId="7458D18D" w14:textId="22ACAB5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643" w:type="pct"/>
            <w:shd w:val="clear" w:color="auto" w:fill="auto"/>
          </w:tcPr>
          <w:p w14:paraId="0E6BF1CE" w14:textId="247603E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 на неделю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5E282EBF" w14:textId="6738B07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46963718" w14:textId="460C4CA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BCC682B" w14:textId="65234260" w:rsidR="006A352E" w:rsidRPr="00621CB6" w:rsidRDefault="009631D7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230</w:t>
            </w:r>
          </w:p>
        </w:tc>
      </w:tr>
      <w:tr w:rsidR="006A352E" w:rsidRPr="00621CB6" w14:paraId="0FB61BC8" w14:textId="77777777" w:rsidTr="00147A48">
        <w:trPr>
          <w:cantSplit/>
        </w:trPr>
        <w:tc>
          <w:tcPr>
            <w:tcW w:w="658" w:type="pct"/>
          </w:tcPr>
          <w:p w14:paraId="38961001" w14:textId="77196A0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641" w:type="pct"/>
            <w:shd w:val="clear" w:color="auto" w:fill="auto"/>
          </w:tcPr>
          <w:p w14:paraId="6FF0CF73" w14:textId="4C179AF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817" w:type="pct"/>
            <w:shd w:val="clear" w:color="auto" w:fill="auto"/>
          </w:tcPr>
          <w:p w14:paraId="04536DDC" w14:textId="40A1AFAE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0FAA46CC" w14:textId="6DF37F7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 xml:space="preserve">Дефектная ведомость 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126ACA97" w14:textId="7395CBA2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25EACB77" w14:textId="48BF658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B8C4815" w14:textId="14B63FEF" w:rsidR="006A352E" w:rsidRPr="00621CB6" w:rsidRDefault="00440B7A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</w:t>
            </w:r>
            <w:r w:rsidR="006A352E"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17C841C6" w14:textId="77777777" w:rsidTr="00147A48">
        <w:trPr>
          <w:cantSplit/>
        </w:trPr>
        <w:tc>
          <w:tcPr>
            <w:tcW w:w="658" w:type="pct"/>
          </w:tcPr>
          <w:p w14:paraId="600C04AC" w14:textId="16B1444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481C3225" w14:textId="0382FA08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CBC9259" w14:textId="0224C85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40B7A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69476986" w14:textId="4DA717F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Акт переноса ремонта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 xml:space="preserve">Дефектная ведомость 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3A829FF" w14:textId="0FE165D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739" w:type="pct"/>
            <w:shd w:val="clear" w:color="auto" w:fill="auto"/>
          </w:tcPr>
          <w:p w14:paraId="15600032" w14:textId="776302F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844" w:type="pct"/>
            <w:shd w:val="clear" w:color="auto" w:fill="auto"/>
          </w:tcPr>
          <w:p w14:paraId="1EF428A7" w14:textId="2C76A5E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90, 40</w:t>
            </w:r>
          </w:p>
        </w:tc>
      </w:tr>
      <w:tr w:rsidR="006A352E" w:rsidRPr="00621CB6" w14:paraId="1FC2512C" w14:textId="77777777" w:rsidTr="00147A48">
        <w:trPr>
          <w:cantSplit/>
        </w:trPr>
        <w:tc>
          <w:tcPr>
            <w:tcW w:w="658" w:type="pct"/>
          </w:tcPr>
          <w:p w14:paraId="6A2E3956" w14:textId="2F649DE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41" w:type="pct"/>
            <w:shd w:val="clear" w:color="auto" w:fill="auto"/>
          </w:tcPr>
          <w:p w14:paraId="0A5A9B38" w14:textId="15B8766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17" w:type="pct"/>
            <w:shd w:val="clear" w:color="auto" w:fill="auto"/>
          </w:tcPr>
          <w:p w14:paraId="51017A4D" w14:textId="60A44CF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643" w:type="pct"/>
            <w:shd w:val="clear" w:color="auto" w:fill="auto"/>
          </w:tcPr>
          <w:p w14:paraId="40BDB656" w14:textId="0DA3707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4908DD54" w14:textId="6274C00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741FC26B" w14:textId="56AFDB29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1727A16" w14:textId="2EBF6C3F" w:rsidR="006A352E" w:rsidRPr="00621CB6" w:rsidRDefault="00440B7A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6A352E" w:rsidRPr="00621CB6" w14:paraId="0A5152BD" w14:textId="77777777" w:rsidTr="00147A48">
        <w:trPr>
          <w:cantSplit/>
        </w:trPr>
        <w:tc>
          <w:tcPr>
            <w:tcW w:w="658" w:type="pct"/>
          </w:tcPr>
          <w:p w14:paraId="75B9BCB5" w14:textId="2618B78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718974DF" w14:textId="792A719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1557870" w14:textId="00A87E1D" w:rsidR="006A352E" w:rsidRPr="00621CB6" w:rsidRDefault="00440B7A" w:rsidP="00147A4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06FA2A0C" w14:textId="521EDDF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462BBB2B" w14:textId="12C98BDA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739" w:type="pct"/>
            <w:shd w:val="clear" w:color="auto" w:fill="auto"/>
          </w:tcPr>
          <w:p w14:paraId="16B82BED" w14:textId="763C6F1F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44" w:type="pct"/>
            <w:shd w:val="clear" w:color="auto" w:fill="auto"/>
          </w:tcPr>
          <w:p w14:paraId="3279EBA1" w14:textId="077FE8BC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6A352E" w:rsidRPr="00621CB6" w14:paraId="33AFDC4B" w14:textId="77777777" w:rsidTr="00147A48">
        <w:trPr>
          <w:cantSplit/>
        </w:trPr>
        <w:tc>
          <w:tcPr>
            <w:tcW w:w="658" w:type="pct"/>
          </w:tcPr>
          <w:p w14:paraId="1D0DE75F" w14:textId="71C78023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3971F5E3" w14:textId="4281ADA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3F2DF27" w14:textId="6135EC14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440B7A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7767C543" w14:textId="2B217EAD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6307A355" w14:textId="4EF3BBA6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ПП-07.03.03.02-ERP</w:t>
            </w:r>
          </w:p>
        </w:tc>
        <w:tc>
          <w:tcPr>
            <w:tcW w:w="739" w:type="pct"/>
            <w:shd w:val="clear" w:color="auto" w:fill="auto"/>
          </w:tcPr>
          <w:p w14:paraId="3711E7CB" w14:textId="0622F2DB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Управление внеплановыми воздействиями ТОиР</w:t>
            </w:r>
          </w:p>
        </w:tc>
        <w:tc>
          <w:tcPr>
            <w:tcW w:w="844" w:type="pct"/>
            <w:shd w:val="clear" w:color="auto" w:fill="auto"/>
          </w:tcPr>
          <w:p w14:paraId="44F63083" w14:textId="05CB7B07" w:rsidR="006A352E" w:rsidRPr="00621CB6" w:rsidRDefault="006A352E" w:rsidP="00147A48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</w:rPr>
              <w:t>90</w:t>
            </w:r>
          </w:p>
        </w:tc>
      </w:tr>
      <w:tr w:rsidR="00AA552D" w:rsidRPr="00621CB6" w14:paraId="7790D346" w14:textId="77777777" w:rsidTr="00147A48">
        <w:trPr>
          <w:cantSplit/>
        </w:trPr>
        <w:tc>
          <w:tcPr>
            <w:tcW w:w="658" w:type="pct"/>
          </w:tcPr>
          <w:p w14:paraId="4259A099" w14:textId="17AFE6A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ПП-03.02.13.06-ERP</w:t>
            </w:r>
          </w:p>
        </w:tc>
        <w:tc>
          <w:tcPr>
            <w:tcW w:w="641" w:type="pct"/>
            <w:shd w:val="clear" w:color="auto" w:fill="auto"/>
          </w:tcPr>
          <w:p w14:paraId="0372E062" w14:textId="7A443B6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Учет прочих РБП</w:t>
            </w:r>
          </w:p>
        </w:tc>
        <w:tc>
          <w:tcPr>
            <w:tcW w:w="817" w:type="pct"/>
            <w:shd w:val="clear" w:color="auto" w:fill="auto"/>
          </w:tcPr>
          <w:p w14:paraId="6916B810" w14:textId="041142F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01</w:t>
            </w:r>
          </w:p>
        </w:tc>
        <w:tc>
          <w:tcPr>
            <w:tcW w:w="643" w:type="pct"/>
            <w:shd w:val="clear" w:color="auto" w:fill="auto"/>
          </w:tcPr>
          <w:p w14:paraId="27A01AF3" w14:textId="1CC6AF8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Карточка РБП по незавершенным капитализируемым ремонтам</w:t>
            </w:r>
          </w:p>
        </w:tc>
        <w:tc>
          <w:tcPr>
            <w:tcW w:w="658" w:type="pct"/>
            <w:shd w:val="clear" w:color="auto" w:fill="auto"/>
          </w:tcPr>
          <w:p w14:paraId="4436ADA6" w14:textId="7F3D308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00B09D30" w14:textId="697C18F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128AF2C9" w14:textId="5AFACE1D" w:rsidR="00AA552D" w:rsidRPr="00621CB6" w:rsidRDefault="0033498A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280</w:t>
            </w:r>
          </w:p>
        </w:tc>
      </w:tr>
      <w:tr w:rsidR="00AA552D" w:rsidRPr="00621CB6" w14:paraId="361D0A4C" w14:textId="77777777" w:rsidTr="00147A48">
        <w:trPr>
          <w:cantSplit/>
        </w:trPr>
        <w:tc>
          <w:tcPr>
            <w:tcW w:w="658" w:type="pct"/>
          </w:tcPr>
          <w:p w14:paraId="2FBB8B9A" w14:textId="7EA0147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48E74ED0" w14:textId="5E3E348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6CC7606B" w14:textId="62C2157C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 w:rsidR="00AA552D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37CAE76D" w14:textId="0D47788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Технический объект с присвоенным техническим состоянием</w:t>
            </w:r>
          </w:p>
        </w:tc>
        <w:tc>
          <w:tcPr>
            <w:tcW w:w="658" w:type="pct"/>
            <w:shd w:val="clear" w:color="auto" w:fill="auto"/>
          </w:tcPr>
          <w:p w14:paraId="7E1D127E" w14:textId="170CF42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ПП-07.04.04-ERP</w:t>
            </w:r>
          </w:p>
        </w:tc>
        <w:tc>
          <w:tcPr>
            <w:tcW w:w="739" w:type="pct"/>
            <w:shd w:val="clear" w:color="auto" w:fill="auto"/>
          </w:tcPr>
          <w:p w14:paraId="3C5B5A12" w14:textId="66FEDE9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Анализ технического состояния производственных  активов</w:t>
            </w:r>
          </w:p>
        </w:tc>
        <w:tc>
          <w:tcPr>
            <w:tcW w:w="844" w:type="pct"/>
            <w:shd w:val="clear" w:color="auto" w:fill="auto"/>
          </w:tcPr>
          <w:p w14:paraId="179B2667" w14:textId="76F84C7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AA552D" w:rsidRPr="00621CB6" w14:paraId="51FDC9F6" w14:textId="77777777" w:rsidTr="00147A48">
        <w:trPr>
          <w:cantSplit/>
        </w:trPr>
        <w:tc>
          <w:tcPr>
            <w:tcW w:w="658" w:type="pct"/>
          </w:tcPr>
          <w:p w14:paraId="25C48126" w14:textId="13731A4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641" w:type="pct"/>
            <w:shd w:val="clear" w:color="auto" w:fill="auto"/>
          </w:tcPr>
          <w:p w14:paraId="7E9B5E73" w14:textId="41C3145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17" w:type="pct"/>
            <w:shd w:val="clear" w:color="auto" w:fill="auto"/>
          </w:tcPr>
          <w:p w14:paraId="29836534" w14:textId="21AB060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30CE4672" w14:textId="26A70D1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47152FC" w14:textId="49DD38B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3A898A01" w14:textId="46D6166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498016F6" w14:textId="4ABF3161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5828A83A" w14:textId="77777777" w:rsidTr="00147A48">
        <w:trPr>
          <w:cantSplit/>
        </w:trPr>
        <w:tc>
          <w:tcPr>
            <w:tcW w:w="658" w:type="pct"/>
          </w:tcPr>
          <w:p w14:paraId="567018C1" w14:textId="73EF460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2572873F" w14:textId="3D5F971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5BB3B47" w14:textId="23D62F54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6ADDDFE4" w14:textId="6BBF680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о состоянии подменного фонда</w:t>
            </w:r>
          </w:p>
        </w:tc>
        <w:tc>
          <w:tcPr>
            <w:tcW w:w="658" w:type="pct"/>
            <w:shd w:val="clear" w:color="auto" w:fill="auto"/>
          </w:tcPr>
          <w:p w14:paraId="5CE32A82" w14:textId="658773F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ПП-07.05.03-ERP</w:t>
            </w:r>
          </w:p>
        </w:tc>
        <w:tc>
          <w:tcPr>
            <w:tcW w:w="739" w:type="pct"/>
            <w:shd w:val="clear" w:color="auto" w:fill="auto"/>
          </w:tcPr>
          <w:p w14:paraId="11E2A0A9" w14:textId="1879983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и потребление обменного фонда</w:t>
            </w:r>
          </w:p>
        </w:tc>
        <w:tc>
          <w:tcPr>
            <w:tcW w:w="844" w:type="pct"/>
            <w:shd w:val="clear" w:color="auto" w:fill="auto"/>
          </w:tcPr>
          <w:p w14:paraId="3E3A284B" w14:textId="41A909C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</w:tr>
      <w:tr w:rsidR="00AA552D" w:rsidRPr="00621CB6" w14:paraId="0FCE96BC" w14:textId="77777777" w:rsidTr="00147A48">
        <w:trPr>
          <w:cantSplit/>
        </w:trPr>
        <w:tc>
          <w:tcPr>
            <w:tcW w:w="658" w:type="pct"/>
          </w:tcPr>
          <w:p w14:paraId="3ABCE499" w14:textId="1734786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7B9A847D" w14:textId="52FC6EA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1D9B77A" w14:textId="6AE2823A" w:rsidR="00AA552D" w:rsidRPr="00621CB6" w:rsidRDefault="005A1743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860BE21" w14:textId="29068E0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Плановые объемы первичной переработки руды (плановые заказы)</w:t>
            </w:r>
          </w:p>
        </w:tc>
        <w:tc>
          <w:tcPr>
            <w:tcW w:w="658" w:type="pct"/>
            <w:shd w:val="clear" w:color="auto" w:fill="auto"/>
          </w:tcPr>
          <w:p w14:paraId="426AC6BD" w14:textId="1774B1F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УП-03.04.01.02-ERP</w:t>
            </w:r>
          </w:p>
        </w:tc>
        <w:tc>
          <w:tcPr>
            <w:tcW w:w="739" w:type="pct"/>
            <w:shd w:val="clear" w:color="auto" w:fill="auto"/>
          </w:tcPr>
          <w:p w14:paraId="155716D5" w14:textId="72DB55D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ПЗТГ и актуализация потребности в основных нормируемых материалах</w:t>
            </w:r>
          </w:p>
        </w:tc>
        <w:tc>
          <w:tcPr>
            <w:tcW w:w="844" w:type="pct"/>
            <w:shd w:val="clear" w:color="auto" w:fill="auto"/>
          </w:tcPr>
          <w:p w14:paraId="49139882" w14:textId="77A8905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</w:t>
            </w:r>
          </w:p>
        </w:tc>
      </w:tr>
      <w:tr w:rsidR="00AA552D" w:rsidRPr="00621CB6" w14:paraId="31AFEEA1" w14:textId="77777777" w:rsidTr="00147A48">
        <w:trPr>
          <w:cantSplit/>
        </w:trPr>
        <w:tc>
          <w:tcPr>
            <w:tcW w:w="658" w:type="pct"/>
          </w:tcPr>
          <w:p w14:paraId="06B0A00A" w14:textId="392D9E9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ПП-10.03.04-ERP</w:t>
            </w:r>
          </w:p>
        </w:tc>
        <w:tc>
          <w:tcPr>
            <w:tcW w:w="641" w:type="pct"/>
            <w:shd w:val="clear" w:color="auto" w:fill="auto"/>
          </w:tcPr>
          <w:p w14:paraId="40F8574E" w14:textId="262AAB6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817" w:type="pct"/>
            <w:shd w:val="clear" w:color="auto" w:fill="auto"/>
          </w:tcPr>
          <w:p w14:paraId="123A239B" w14:textId="55F4FC9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ПП-10.03.04.090, ПП-10.03.04.010</w:t>
            </w:r>
          </w:p>
        </w:tc>
        <w:tc>
          <w:tcPr>
            <w:tcW w:w="643" w:type="pct"/>
            <w:shd w:val="clear" w:color="auto" w:fill="auto"/>
          </w:tcPr>
          <w:p w14:paraId="5B74A3BC" w14:textId="7B82EF3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Потребность в МТР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Запрос на корректировку от сток-контроллера</w:t>
            </w:r>
          </w:p>
        </w:tc>
        <w:tc>
          <w:tcPr>
            <w:tcW w:w="658" w:type="pct"/>
            <w:shd w:val="clear" w:color="auto" w:fill="auto"/>
          </w:tcPr>
          <w:p w14:paraId="24BA4681" w14:textId="3E2D73F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92F8939" w14:textId="70C790A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4FB018B0" w14:textId="0EAAEDAC" w:rsidR="00AA552D" w:rsidRPr="00621CB6" w:rsidRDefault="005A17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76D43ABC" w14:textId="77777777" w:rsidTr="00147A48">
        <w:trPr>
          <w:cantSplit/>
        </w:trPr>
        <w:tc>
          <w:tcPr>
            <w:tcW w:w="658" w:type="pct"/>
          </w:tcPr>
          <w:p w14:paraId="56E4B5CE" w14:textId="4DFD608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1F1F84B1" w14:textId="0C6C44E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7324083" w14:textId="4E6CAA0A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643" w:type="pct"/>
            <w:shd w:val="clear" w:color="auto" w:fill="auto"/>
          </w:tcPr>
          <w:p w14:paraId="7DE19CA1" w14:textId="692000E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Запрос на корректировку от сток-контроллера</w:t>
            </w:r>
          </w:p>
        </w:tc>
        <w:tc>
          <w:tcPr>
            <w:tcW w:w="658" w:type="pct"/>
            <w:shd w:val="clear" w:color="auto" w:fill="auto"/>
          </w:tcPr>
          <w:p w14:paraId="5342D1C9" w14:textId="00EAEB1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ПП-10.03.04-ERP</w:t>
            </w:r>
          </w:p>
        </w:tc>
        <w:tc>
          <w:tcPr>
            <w:tcW w:w="739" w:type="pct"/>
            <w:shd w:val="clear" w:color="auto" w:fill="auto"/>
          </w:tcPr>
          <w:p w14:paraId="4576EB41" w14:textId="4F48913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планирование обеспечения</w:t>
            </w:r>
          </w:p>
        </w:tc>
        <w:tc>
          <w:tcPr>
            <w:tcW w:w="844" w:type="pct"/>
            <w:shd w:val="clear" w:color="auto" w:fill="auto"/>
          </w:tcPr>
          <w:p w14:paraId="7E2BF147" w14:textId="24CC3D9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ПП-10.03.04.020</w:t>
            </w:r>
          </w:p>
        </w:tc>
      </w:tr>
      <w:tr w:rsidR="00AA552D" w:rsidRPr="00621CB6" w14:paraId="5227A265" w14:textId="77777777" w:rsidTr="00147A48">
        <w:trPr>
          <w:cantSplit/>
        </w:trPr>
        <w:tc>
          <w:tcPr>
            <w:tcW w:w="658" w:type="pct"/>
          </w:tcPr>
          <w:p w14:paraId="41CCDB97" w14:textId="309B239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B1111B6" w14:textId="4AB00B2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08E15580" w14:textId="39C41135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799D602" w14:textId="0BD045F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Документ измерений</w:t>
            </w:r>
          </w:p>
        </w:tc>
        <w:tc>
          <w:tcPr>
            <w:tcW w:w="658" w:type="pct"/>
            <w:shd w:val="clear" w:color="auto" w:fill="auto"/>
          </w:tcPr>
          <w:p w14:paraId="73B3E1A4" w14:textId="39576A0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ПП-07.04.02-ERP</w:t>
            </w:r>
          </w:p>
        </w:tc>
        <w:tc>
          <w:tcPr>
            <w:tcW w:w="739" w:type="pct"/>
            <w:shd w:val="clear" w:color="auto" w:fill="auto"/>
          </w:tcPr>
          <w:p w14:paraId="56E44564" w14:textId="698B84C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технических параметров эксплуатации оборудования (измерения, наработка)</w:t>
            </w:r>
          </w:p>
        </w:tc>
        <w:tc>
          <w:tcPr>
            <w:tcW w:w="844" w:type="pct"/>
            <w:shd w:val="clear" w:color="auto" w:fill="auto"/>
          </w:tcPr>
          <w:p w14:paraId="0E46EE10" w14:textId="0EF8BD5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AA552D" w:rsidRPr="00621CB6" w14:paraId="5FA22F50" w14:textId="77777777" w:rsidTr="00147A48">
        <w:trPr>
          <w:cantSplit/>
        </w:trPr>
        <w:tc>
          <w:tcPr>
            <w:tcW w:w="658" w:type="pct"/>
          </w:tcPr>
          <w:p w14:paraId="0515386A" w14:textId="5EA8A7B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641" w:type="pct"/>
            <w:shd w:val="clear" w:color="auto" w:fill="auto"/>
          </w:tcPr>
          <w:p w14:paraId="1A21E90A" w14:textId="0736FB7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17" w:type="pct"/>
            <w:shd w:val="clear" w:color="auto" w:fill="auto"/>
          </w:tcPr>
          <w:p w14:paraId="21F5F6C2" w14:textId="6A7CDBA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740826F2" w14:textId="5018BB3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77CB1423" w14:textId="2DB6A06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44D0773A" w14:textId="5233925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C7AD74C" w14:textId="31D4F45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  <w:r w:rsidR="00B401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AA552D" w:rsidRPr="00621CB6" w14:paraId="65CAB2FD" w14:textId="77777777" w:rsidTr="00147A48">
        <w:trPr>
          <w:cantSplit/>
        </w:trPr>
        <w:tc>
          <w:tcPr>
            <w:tcW w:w="658" w:type="pct"/>
          </w:tcPr>
          <w:p w14:paraId="7B879DBD" w14:textId="6358B70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1CBB4BFB" w14:textId="5D71677F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585E9A73" w14:textId="51AEC8D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  <w:r w:rsidR="00B40129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40580572" w14:textId="5FD4214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Смета</w:t>
            </w:r>
          </w:p>
        </w:tc>
        <w:tc>
          <w:tcPr>
            <w:tcW w:w="658" w:type="pct"/>
            <w:shd w:val="clear" w:color="auto" w:fill="auto"/>
          </w:tcPr>
          <w:p w14:paraId="0BD5ADD3" w14:textId="78149D4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ПП-07.02.03.03-ERP</w:t>
            </w:r>
          </w:p>
        </w:tc>
        <w:tc>
          <w:tcPr>
            <w:tcW w:w="739" w:type="pct"/>
            <w:shd w:val="clear" w:color="auto" w:fill="auto"/>
          </w:tcPr>
          <w:p w14:paraId="1F7A2F1A" w14:textId="49E2545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Определение стоимости работ</w:t>
            </w:r>
          </w:p>
        </w:tc>
        <w:tc>
          <w:tcPr>
            <w:tcW w:w="844" w:type="pct"/>
            <w:shd w:val="clear" w:color="auto" w:fill="auto"/>
          </w:tcPr>
          <w:p w14:paraId="2D6DBBCF" w14:textId="211AAA7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60</w:t>
            </w:r>
          </w:p>
        </w:tc>
      </w:tr>
      <w:tr w:rsidR="00AA552D" w:rsidRPr="00621CB6" w14:paraId="428EE1C4" w14:textId="77777777" w:rsidTr="00147A48">
        <w:trPr>
          <w:cantSplit/>
        </w:trPr>
        <w:tc>
          <w:tcPr>
            <w:tcW w:w="658" w:type="pct"/>
          </w:tcPr>
          <w:p w14:paraId="1EE85E00" w14:textId="462E77C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641" w:type="pct"/>
            <w:shd w:val="clear" w:color="auto" w:fill="auto"/>
          </w:tcPr>
          <w:p w14:paraId="536AD7D4" w14:textId="7FB4E7B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4E6B1D6" w14:textId="5283235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3" w:type="pct"/>
            <w:shd w:val="clear" w:color="auto" w:fill="auto"/>
          </w:tcPr>
          <w:p w14:paraId="61414611" w14:textId="1B8B8A2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029E686" w14:textId="17F38DB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027D6F30" w14:textId="7590228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211F2303" w14:textId="395C612F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170</w:t>
            </w:r>
          </w:p>
        </w:tc>
      </w:tr>
      <w:tr w:rsidR="00AA552D" w:rsidRPr="00621CB6" w14:paraId="33C15369" w14:textId="77777777" w:rsidTr="00147A48">
        <w:trPr>
          <w:cantSplit/>
        </w:trPr>
        <w:tc>
          <w:tcPr>
            <w:tcW w:w="658" w:type="pct"/>
          </w:tcPr>
          <w:p w14:paraId="31A48294" w14:textId="5A29ADE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0F323B50" w14:textId="0C010B6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51A33D9" w14:textId="280929EF" w:rsidR="00AA552D" w:rsidRPr="00621CB6" w:rsidRDefault="00B40129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180, 250</w:t>
            </w:r>
          </w:p>
        </w:tc>
        <w:tc>
          <w:tcPr>
            <w:tcW w:w="643" w:type="pct"/>
            <w:shd w:val="clear" w:color="auto" w:fill="auto"/>
          </w:tcPr>
          <w:p w14:paraId="2943BFC2" w14:textId="533F034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27204A99" w14:textId="21F1F99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ПП-07.06.04-ERP</w:t>
            </w:r>
          </w:p>
        </w:tc>
        <w:tc>
          <w:tcPr>
            <w:tcW w:w="739" w:type="pct"/>
            <w:shd w:val="clear" w:color="auto" w:fill="auto"/>
          </w:tcPr>
          <w:p w14:paraId="1CDA903F" w14:textId="5B01ED2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Исполнение, корректировка и контроль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7DC915D" w14:textId="587BD20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100, 70, 50, 140, 130, 10</w:t>
            </w:r>
          </w:p>
        </w:tc>
      </w:tr>
      <w:tr w:rsidR="00AA552D" w:rsidRPr="00621CB6" w14:paraId="41282829" w14:textId="77777777" w:rsidTr="00147A48">
        <w:trPr>
          <w:cantSplit/>
        </w:trPr>
        <w:tc>
          <w:tcPr>
            <w:tcW w:w="658" w:type="pct"/>
          </w:tcPr>
          <w:p w14:paraId="272128CF" w14:textId="1F1E2BE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</w:t>
            </w:r>
          </w:p>
        </w:tc>
        <w:tc>
          <w:tcPr>
            <w:tcW w:w="641" w:type="pct"/>
            <w:shd w:val="clear" w:color="auto" w:fill="auto"/>
          </w:tcPr>
          <w:p w14:paraId="3E275F3F" w14:textId="6995144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собственными силами</w:t>
            </w:r>
          </w:p>
        </w:tc>
        <w:tc>
          <w:tcPr>
            <w:tcW w:w="817" w:type="pct"/>
            <w:shd w:val="clear" w:color="auto" w:fill="auto"/>
          </w:tcPr>
          <w:p w14:paraId="077DC9C2" w14:textId="5CE004E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ОП-03.02.19.02-ERP-040</w:t>
            </w:r>
          </w:p>
        </w:tc>
        <w:tc>
          <w:tcPr>
            <w:tcW w:w="643" w:type="pct"/>
            <w:shd w:val="clear" w:color="auto" w:fill="auto"/>
          </w:tcPr>
          <w:p w14:paraId="7FB1D118" w14:textId="336CCAB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Сбалансированная загрузка по рабочему месту (бригаде/ участку/ машине)</w:t>
            </w:r>
          </w:p>
        </w:tc>
        <w:tc>
          <w:tcPr>
            <w:tcW w:w="658" w:type="pct"/>
            <w:shd w:val="clear" w:color="auto" w:fill="auto"/>
          </w:tcPr>
          <w:p w14:paraId="63AF79B5" w14:textId="0ED67DC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5DDCF57C" w14:textId="55A2D80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00C282FF" w14:textId="029A71D9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79089673" w14:textId="77777777" w:rsidTr="00147A48">
        <w:trPr>
          <w:cantSplit/>
        </w:trPr>
        <w:tc>
          <w:tcPr>
            <w:tcW w:w="658" w:type="pct"/>
          </w:tcPr>
          <w:p w14:paraId="0AD64375" w14:textId="532743A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58E6899D" w14:textId="245A436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1F3A2906" w14:textId="7A0E31E6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50, 100</w:t>
            </w:r>
          </w:p>
        </w:tc>
        <w:tc>
          <w:tcPr>
            <w:tcW w:w="643" w:type="pct"/>
            <w:shd w:val="clear" w:color="auto" w:fill="auto"/>
          </w:tcPr>
          <w:p w14:paraId="15448E9E" w14:textId="6FA9190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Количество работ раб.места по операции</w:t>
            </w:r>
          </w:p>
        </w:tc>
        <w:tc>
          <w:tcPr>
            <w:tcW w:w="658" w:type="pct"/>
            <w:shd w:val="clear" w:color="auto" w:fill="auto"/>
          </w:tcPr>
          <w:p w14:paraId="02200929" w14:textId="299ABD4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</w:t>
            </w:r>
          </w:p>
        </w:tc>
        <w:tc>
          <w:tcPr>
            <w:tcW w:w="739" w:type="pct"/>
            <w:shd w:val="clear" w:color="auto" w:fill="auto"/>
          </w:tcPr>
          <w:p w14:paraId="220C217E" w14:textId="17383FD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потребностью и стоимостью на работы, выполняемые собственными силами</w:t>
            </w:r>
          </w:p>
        </w:tc>
        <w:tc>
          <w:tcPr>
            <w:tcW w:w="844" w:type="pct"/>
            <w:shd w:val="clear" w:color="auto" w:fill="auto"/>
          </w:tcPr>
          <w:p w14:paraId="466DB013" w14:textId="5D41DB7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ОП-03.02.19.02-ERP-030</w:t>
            </w:r>
          </w:p>
        </w:tc>
      </w:tr>
      <w:tr w:rsidR="00AA552D" w:rsidRPr="00621CB6" w14:paraId="157DEC41" w14:textId="77777777" w:rsidTr="00147A48">
        <w:trPr>
          <w:cantSplit/>
        </w:trPr>
        <w:tc>
          <w:tcPr>
            <w:tcW w:w="658" w:type="pct"/>
          </w:tcPr>
          <w:p w14:paraId="467DB762" w14:textId="35D82D3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641" w:type="pct"/>
            <w:shd w:val="clear" w:color="auto" w:fill="auto"/>
          </w:tcPr>
          <w:p w14:paraId="5FF0F754" w14:textId="414C7C2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A4D2B5B" w14:textId="0D9D3ADF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643" w:type="pct"/>
            <w:shd w:val="clear" w:color="auto" w:fill="auto"/>
          </w:tcPr>
          <w:p w14:paraId="3D8513BB" w14:textId="63F4DBB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3552C653" w14:textId="4A62716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438F2C61" w14:textId="3DA62AE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66A650FD" w14:textId="63E84038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250</w:t>
            </w:r>
          </w:p>
        </w:tc>
      </w:tr>
      <w:tr w:rsidR="00AA552D" w:rsidRPr="00621CB6" w14:paraId="5BEAEB63" w14:textId="77777777" w:rsidTr="00147A48">
        <w:trPr>
          <w:cantSplit/>
        </w:trPr>
        <w:tc>
          <w:tcPr>
            <w:tcW w:w="658" w:type="pct"/>
          </w:tcPr>
          <w:p w14:paraId="19407811" w14:textId="2E442C8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594AE909" w14:textId="086D05A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9DAD556" w14:textId="5FF4A1EC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4B3720A1" w14:textId="439EBEF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Утвержденный план-график воздействий на ПА по Предприятию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1CEB98E8" w14:textId="732BE66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ПП-07.02.03.01-ERP</w:t>
            </w:r>
          </w:p>
        </w:tc>
        <w:tc>
          <w:tcPr>
            <w:tcW w:w="739" w:type="pct"/>
            <w:shd w:val="clear" w:color="auto" w:fill="auto"/>
          </w:tcPr>
          <w:p w14:paraId="1555BCA6" w14:textId="76329A5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Годовое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1532E0E8" w14:textId="46F4C50F" w:rsidR="00AA552D" w:rsidRPr="00621CB6" w:rsidRDefault="00AA552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  <w:r w:rsidR="002B5BEB"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AA552D" w:rsidRPr="00621CB6" w14:paraId="0A0DB2F5" w14:textId="77777777" w:rsidTr="00147A48">
        <w:trPr>
          <w:cantSplit/>
        </w:trPr>
        <w:tc>
          <w:tcPr>
            <w:tcW w:w="658" w:type="pct"/>
          </w:tcPr>
          <w:p w14:paraId="351ACC7A" w14:textId="597E532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0232355" w14:textId="5E499CB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F0F6ADE" w14:textId="3738A0A0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170</w:t>
            </w:r>
          </w:p>
        </w:tc>
        <w:tc>
          <w:tcPr>
            <w:tcW w:w="643" w:type="pct"/>
            <w:shd w:val="clear" w:color="auto" w:fill="auto"/>
          </w:tcPr>
          <w:p w14:paraId="4D838B35" w14:textId="01A2514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Лимиты бюджета по СПП-элементам</w:t>
            </w:r>
          </w:p>
        </w:tc>
        <w:tc>
          <w:tcPr>
            <w:tcW w:w="658" w:type="pct"/>
            <w:shd w:val="clear" w:color="auto" w:fill="auto"/>
          </w:tcPr>
          <w:p w14:paraId="4A8051CF" w14:textId="5B50C06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ПП-07.06.03-ERP</w:t>
            </w:r>
          </w:p>
        </w:tc>
        <w:tc>
          <w:tcPr>
            <w:tcW w:w="739" w:type="pct"/>
            <w:shd w:val="clear" w:color="auto" w:fill="auto"/>
          </w:tcPr>
          <w:p w14:paraId="37CF5F12" w14:textId="43F1FEB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Формирование годового бюджета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297F0C75" w14:textId="321D0E3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</w:t>
            </w:r>
          </w:p>
        </w:tc>
      </w:tr>
      <w:tr w:rsidR="00AA552D" w:rsidRPr="00621CB6" w14:paraId="2E751E34" w14:textId="77777777" w:rsidTr="00147A48">
        <w:trPr>
          <w:cantSplit/>
        </w:trPr>
        <w:tc>
          <w:tcPr>
            <w:tcW w:w="658" w:type="pct"/>
          </w:tcPr>
          <w:p w14:paraId="36BC285F" w14:textId="490E219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B658745" w14:textId="3E2BD3D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1035C33" w14:textId="1276DB3E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68F4ED5C" w14:textId="4B1401E8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Лист замечаний к плану-графику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Уведомление о необходимости изменения ППР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Плановые объемы первичной переработки руды (плановые заказы)</w:t>
            </w:r>
          </w:p>
        </w:tc>
        <w:tc>
          <w:tcPr>
            <w:tcW w:w="658" w:type="pct"/>
            <w:shd w:val="clear" w:color="auto" w:fill="auto"/>
          </w:tcPr>
          <w:p w14:paraId="1742E4A6" w14:textId="5529391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УП-03.04.02.02-ERP</w:t>
            </w:r>
          </w:p>
        </w:tc>
        <w:tc>
          <w:tcPr>
            <w:tcW w:w="739" w:type="pct"/>
            <w:shd w:val="clear" w:color="auto" w:fill="auto"/>
          </w:tcPr>
          <w:p w14:paraId="7C4A824D" w14:textId="2980CD4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Регистрация согласованных плановых показателей месячного плана производства и оперативное формирование потребности в основных нормируемых материалах (срочные заявки)</w:t>
            </w:r>
          </w:p>
        </w:tc>
        <w:tc>
          <w:tcPr>
            <w:tcW w:w="844" w:type="pct"/>
            <w:shd w:val="clear" w:color="auto" w:fill="auto"/>
          </w:tcPr>
          <w:p w14:paraId="5175C78C" w14:textId="52D8724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50, 20</w:t>
            </w:r>
          </w:p>
        </w:tc>
      </w:tr>
      <w:tr w:rsidR="00AA552D" w:rsidRPr="00621CB6" w14:paraId="605FF386" w14:textId="77777777" w:rsidTr="00147A48">
        <w:trPr>
          <w:cantSplit/>
        </w:trPr>
        <w:tc>
          <w:tcPr>
            <w:tcW w:w="658" w:type="pct"/>
          </w:tcPr>
          <w:p w14:paraId="01DCC47B" w14:textId="326B5A4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0D6A4BF9" w14:textId="5B72B72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41F14628" w14:textId="74C58714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601D4DF0" w14:textId="5999EC3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Проверенные тарифы</w:t>
            </w:r>
          </w:p>
        </w:tc>
        <w:tc>
          <w:tcPr>
            <w:tcW w:w="658" w:type="pct"/>
            <w:shd w:val="clear" w:color="auto" w:fill="auto"/>
          </w:tcPr>
          <w:p w14:paraId="5F43CF1F" w14:textId="2FC4254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УП-04.02.04-ERP</w:t>
            </w:r>
          </w:p>
        </w:tc>
        <w:tc>
          <w:tcPr>
            <w:tcW w:w="739" w:type="pct"/>
            <w:shd w:val="clear" w:color="auto" w:fill="auto"/>
          </w:tcPr>
          <w:p w14:paraId="476DB76C" w14:textId="12D7B9E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Загрузка плановых данных контроллинга</w:t>
            </w:r>
          </w:p>
        </w:tc>
        <w:tc>
          <w:tcPr>
            <w:tcW w:w="844" w:type="pct"/>
            <w:shd w:val="clear" w:color="auto" w:fill="auto"/>
          </w:tcPr>
          <w:p w14:paraId="572277EF" w14:textId="56179AD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</w:t>
            </w:r>
          </w:p>
        </w:tc>
      </w:tr>
      <w:tr w:rsidR="00AA552D" w:rsidRPr="00621CB6" w14:paraId="4C9E1789" w14:textId="77777777" w:rsidTr="00147A48">
        <w:trPr>
          <w:cantSplit/>
        </w:trPr>
        <w:tc>
          <w:tcPr>
            <w:tcW w:w="658" w:type="pct"/>
          </w:tcPr>
          <w:p w14:paraId="7D5DB4EF" w14:textId="5AE8FB7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641" w:type="pct"/>
            <w:shd w:val="clear" w:color="auto" w:fill="auto"/>
          </w:tcPr>
          <w:p w14:paraId="0EF32CA3" w14:textId="37046CE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22042DC7" w14:textId="3CE7291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2B5BEB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155CE67D" w14:textId="3C10293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ПА, консолидированный по Предприятию (включающий Подразделения)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8030FEB" w14:textId="2BD9B57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886814A" w14:textId="5A126B0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7B1AC254" w14:textId="58DBF4E3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3F2448B2" w14:textId="77777777" w:rsidTr="00147A48">
        <w:trPr>
          <w:cantSplit/>
        </w:trPr>
        <w:tc>
          <w:tcPr>
            <w:tcW w:w="658" w:type="pct"/>
          </w:tcPr>
          <w:p w14:paraId="594C68F6" w14:textId="3FD1F3B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3637C48" w14:textId="747F969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AA3CAF7" w14:textId="094E9497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78AE6CC0" w14:textId="1E3D173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568EE7E0" w14:textId="19F9B9F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ПП-07.03.02-ERP</w:t>
            </w:r>
          </w:p>
        </w:tc>
        <w:tc>
          <w:tcPr>
            <w:tcW w:w="739" w:type="pct"/>
            <w:shd w:val="clear" w:color="auto" w:fill="auto"/>
          </w:tcPr>
          <w:p w14:paraId="43626C65" w14:textId="1C5EF98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Недельно-суточное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1E5275F" w14:textId="26A71C74" w:rsidR="00AA552D" w:rsidRPr="00621CB6" w:rsidRDefault="002B5BE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</w:t>
            </w:r>
            <w:r w:rsidR="00AA552D"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  <w:tr w:rsidR="00AA552D" w:rsidRPr="00621CB6" w14:paraId="2CAA5B4C" w14:textId="77777777" w:rsidTr="00147A48">
        <w:trPr>
          <w:cantSplit/>
        </w:trPr>
        <w:tc>
          <w:tcPr>
            <w:tcW w:w="658" w:type="pct"/>
          </w:tcPr>
          <w:p w14:paraId="753C091E" w14:textId="5DC1C46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ПП-07.05.01-ERP</w:t>
            </w:r>
          </w:p>
        </w:tc>
        <w:tc>
          <w:tcPr>
            <w:tcW w:w="641" w:type="pct"/>
            <w:shd w:val="clear" w:color="auto" w:fill="auto"/>
          </w:tcPr>
          <w:p w14:paraId="1B36B45E" w14:textId="6D9956D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Производство деталей и изделий собственными силами</w:t>
            </w:r>
          </w:p>
        </w:tc>
        <w:tc>
          <w:tcPr>
            <w:tcW w:w="817" w:type="pct"/>
            <w:shd w:val="clear" w:color="auto" w:fill="auto"/>
          </w:tcPr>
          <w:p w14:paraId="1CB2465A" w14:textId="57B1B94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15, 10</w:t>
            </w:r>
          </w:p>
        </w:tc>
        <w:tc>
          <w:tcPr>
            <w:tcW w:w="643" w:type="pct"/>
            <w:shd w:val="clear" w:color="auto" w:fill="auto"/>
          </w:tcPr>
          <w:p w14:paraId="7E41BA1E" w14:textId="28AF4C2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по фактическому расходу прошлых периодов</w:t>
            </w:r>
          </w:p>
        </w:tc>
        <w:tc>
          <w:tcPr>
            <w:tcW w:w="658" w:type="pct"/>
            <w:shd w:val="clear" w:color="auto" w:fill="auto"/>
          </w:tcPr>
          <w:p w14:paraId="3A8DFF6B" w14:textId="762D5FA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748C82B6" w14:textId="45BA7FE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4D7F6DF6" w14:textId="73FB5F6F" w:rsidR="00AA552D" w:rsidRPr="00621CB6" w:rsidRDefault="002B5BEB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95</w:t>
            </w:r>
          </w:p>
        </w:tc>
      </w:tr>
      <w:tr w:rsidR="00AA552D" w:rsidRPr="00621CB6" w14:paraId="112598E0" w14:textId="77777777" w:rsidTr="00147A48">
        <w:trPr>
          <w:cantSplit/>
        </w:trPr>
        <w:tc>
          <w:tcPr>
            <w:tcW w:w="658" w:type="pct"/>
          </w:tcPr>
          <w:p w14:paraId="1BF5C7D6" w14:textId="2EA5A71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3F002CEA" w14:textId="2407D25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04C7F47D" w14:textId="0D89289A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05FB0CF8" w14:textId="68085C1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Уведомление о невозможности изготовить изделие в ЦРММ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Уведомление о возможности изготовить изделие в ЦРММ</w:t>
            </w:r>
          </w:p>
        </w:tc>
        <w:tc>
          <w:tcPr>
            <w:tcW w:w="658" w:type="pct"/>
            <w:shd w:val="clear" w:color="auto" w:fill="auto"/>
          </w:tcPr>
          <w:p w14:paraId="0B2D4A5B" w14:textId="1240806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ПП-07.05.01-ERP</w:t>
            </w:r>
          </w:p>
        </w:tc>
        <w:tc>
          <w:tcPr>
            <w:tcW w:w="739" w:type="pct"/>
            <w:shd w:val="clear" w:color="auto" w:fill="auto"/>
          </w:tcPr>
          <w:p w14:paraId="638A4ABD" w14:textId="4F8AF19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Производство деталей и изделий собственными силами</w:t>
            </w:r>
          </w:p>
        </w:tc>
        <w:tc>
          <w:tcPr>
            <w:tcW w:w="844" w:type="pct"/>
            <w:shd w:val="clear" w:color="auto" w:fill="auto"/>
          </w:tcPr>
          <w:p w14:paraId="4B623204" w14:textId="0E2822A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60, 30</w:t>
            </w:r>
          </w:p>
        </w:tc>
      </w:tr>
      <w:tr w:rsidR="00AA552D" w:rsidRPr="00621CB6" w14:paraId="5D92E614" w14:textId="77777777" w:rsidTr="00147A48">
        <w:trPr>
          <w:cantSplit/>
        </w:trPr>
        <w:tc>
          <w:tcPr>
            <w:tcW w:w="658" w:type="pct"/>
          </w:tcPr>
          <w:p w14:paraId="24012A2B" w14:textId="5B1CCA7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ПП-07.02.03.02-ERP</w:t>
            </w:r>
          </w:p>
        </w:tc>
        <w:tc>
          <w:tcPr>
            <w:tcW w:w="641" w:type="pct"/>
            <w:shd w:val="clear" w:color="auto" w:fill="auto"/>
          </w:tcPr>
          <w:p w14:paraId="5BBB8464" w14:textId="7A900AEC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остановочных ремонтов</w:t>
            </w:r>
          </w:p>
        </w:tc>
        <w:tc>
          <w:tcPr>
            <w:tcW w:w="817" w:type="pct"/>
            <w:shd w:val="clear" w:color="auto" w:fill="auto"/>
          </w:tcPr>
          <w:p w14:paraId="43D2E930" w14:textId="61E7586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="00C17C1D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643" w:type="pct"/>
            <w:shd w:val="clear" w:color="auto" w:fill="auto"/>
          </w:tcPr>
          <w:p w14:paraId="0D48AFC1" w14:textId="23C225E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План-график воздействий на ПА на месяц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388B465F" w14:textId="729AD4D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52177A62" w14:textId="38E546F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69BEF391" w14:textId="0337A464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260</w:t>
            </w:r>
          </w:p>
        </w:tc>
      </w:tr>
      <w:tr w:rsidR="00AA552D" w:rsidRPr="00621CB6" w14:paraId="388DF0BC" w14:textId="77777777" w:rsidTr="00147A48">
        <w:trPr>
          <w:cantSplit/>
        </w:trPr>
        <w:tc>
          <w:tcPr>
            <w:tcW w:w="658" w:type="pct"/>
          </w:tcPr>
          <w:p w14:paraId="68B283AC" w14:textId="02FFFBD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237256F2" w14:textId="316C52F9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747E463F" w14:textId="0BA63529" w:rsidR="00AA552D" w:rsidRPr="00621CB6" w:rsidRDefault="00C17C1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2B59D1E7" w14:textId="6A35DA6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План-график остановочного ремонта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2FD65DDD" w14:textId="206F1A8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ПП-07.02.03.02-ERP</w:t>
            </w:r>
          </w:p>
        </w:tc>
        <w:tc>
          <w:tcPr>
            <w:tcW w:w="739" w:type="pct"/>
            <w:shd w:val="clear" w:color="auto" w:fill="auto"/>
          </w:tcPr>
          <w:p w14:paraId="4DDBC40C" w14:textId="6158F69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Планирование остановочных ремонтов</w:t>
            </w:r>
          </w:p>
        </w:tc>
        <w:tc>
          <w:tcPr>
            <w:tcW w:w="844" w:type="pct"/>
            <w:shd w:val="clear" w:color="auto" w:fill="auto"/>
          </w:tcPr>
          <w:p w14:paraId="02FCD542" w14:textId="1568AA9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210</w:t>
            </w:r>
          </w:p>
        </w:tc>
      </w:tr>
      <w:tr w:rsidR="00AA552D" w:rsidRPr="00621CB6" w14:paraId="72A5D8C0" w14:textId="77777777" w:rsidTr="00147A48">
        <w:trPr>
          <w:cantSplit/>
        </w:trPr>
        <w:tc>
          <w:tcPr>
            <w:tcW w:w="658" w:type="pct"/>
          </w:tcPr>
          <w:p w14:paraId="01CBDFA0" w14:textId="23B7F05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054E9FBF" w14:textId="628B972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45312B8" w14:textId="08AA478E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7201ED61" w14:textId="2F086B1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Акт переноса ремонта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/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4EFC9D4F" w14:textId="4491A4E7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ПП-07.03.03.01-ERP</w:t>
            </w:r>
          </w:p>
        </w:tc>
        <w:tc>
          <w:tcPr>
            <w:tcW w:w="739" w:type="pct"/>
            <w:shd w:val="clear" w:color="auto" w:fill="auto"/>
          </w:tcPr>
          <w:p w14:paraId="4C2BB3B2" w14:textId="2270077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и фактический учет воздействий</w:t>
            </w:r>
          </w:p>
        </w:tc>
        <w:tc>
          <w:tcPr>
            <w:tcW w:w="844" w:type="pct"/>
            <w:shd w:val="clear" w:color="auto" w:fill="auto"/>
          </w:tcPr>
          <w:p w14:paraId="43997EE4" w14:textId="20FF621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90, 40</w:t>
            </w:r>
          </w:p>
        </w:tc>
      </w:tr>
      <w:tr w:rsidR="00AA552D" w:rsidRPr="00621CB6" w14:paraId="771402ED" w14:textId="77777777" w:rsidTr="00147A48">
        <w:trPr>
          <w:cantSplit/>
        </w:trPr>
        <w:tc>
          <w:tcPr>
            <w:tcW w:w="658" w:type="pct"/>
          </w:tcPr>
          <w:p w14:paraId="7024C444" w14:textId="203204A4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641" w:type="pct"/>
            <w:shd w:val="clear" w:color="auto" w:fill="auto"/>
          </w:tcPr>
          <w:p w14:paraId="4D8A5565" w14:textId="39E8C2C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17" w:type="pct"/>
            <w:shd w:val="clear" w:color="auto" w:fill="auto"/>
          </w:tcPr>
          <w:p w14:paraId="4EFAE4B9" w14:textId="1D7B8C1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ПП-10.04.03.01.010</w:t>
            </w:r>
          </w:p>
        </w:tc>
        <w:tc>
          <w:tcPr>
            <w:tcW w:w="643" w:type="pct"/>
            <w:shd w:val="clear" w:color="auto" w:fill="auto"/>
          </w:tcPr>
          <w:p w14:paraId="0A256FAB" w14:textId="4CF94E6D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59399A28" w14:textId="1A8C6E6E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739" w:type="pct"/>
            <w:shd w:val="clear" w:color="auto" w:fill="auto"/>
          </w:tcPr>
          <w:p w14:paraId="11DBE2BA" w14:textId="18752AD6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44" w:type="pct"/>
            <w:shd w:val="clear" w:color="auto" w:fill="auto"/>
          </w:tcPr>
          <w:p w14:paraId="3B95A627" w14:textId="443BB916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270</w:t>
            </w:r>
          </w:p>
        </w:tc>
      </w:tr>
      <w:tr w:rsidR="00AA552D" w:rsidRPr="00621CB6" w14:paraId="1F5507C6" w14:textId="77777777" w:rsidTr="00147A48">
        <w:trPr>
          <w:cantSplit/>
        </w:trPr>
        <w:tc>
          <w:tcPr>
            <w:tcW w:w="658" w:type="pct"/>
          </w:tcPr>
          <w:p w14:paraId="218E37F4" w14:textId="3184EC7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6805591D" w14:textId="536F5B9A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038A6B2" w14:textId="0787C10C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290</w:t>
            </w:r>
          </w:p>
        </w:tc>
        <w:tc>
          <w:tcPr>
            <w:tcW w:w="643" w:type="pct"/>
            <w:shd w:val="clear" w:color="auto" w:fill="auto"/>
          </w:tcPr>
          <w:p w14:paraId="085FC97E" w14:textId="7C61903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Заявка на закупку работ, услуг</w:t>
            </w:r>
          </w:p>
        </w:tc>
        <w:tc>
          <w:tcPr>
            <w:tcW w:w="658" w:type="pct"/>
            <w:shd w:val="clear" w:color="auto" w:fill="auto"/>
          </w:tcPr>
          <w:p w14:paraId="5DC19D8B" w14:textId="28D069F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ПП-10.04.03.01-ERP</w:t>
            </w:r>
          </w:p>
        </w:tc>
        <w:tc>
          <w:tcPr>
            <w:tcW w:w="739" w:type="pct"/>
            <w:shd w:val="clear" w:color="auto" w:fill="auto"/>
          </w:tcPr>
          <w:p w14:paraId="67C5D53B" w14:textId="5E7D0563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Выполнение закупки</w:t>
            </w:r>
          </w:p>
        </w:tc>
        <w:tc>
          <w:tcPr>
            <w:tcW w:w="844" w:type="pct"/>
            <w:shd w:val="clear" w:color="auto" w:fill="auto"/>
          </w:tcPr>
          <w:p w14:paraId="2B921C51" w14:textId="34C597B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ПП-10.04.03.01.020, ПП-10.04.03.01.070</w:t>
            </w:r>
          </w:p>
        </w:tc>
      </w:tr>
      <w:tr w:rsidR="00AA552D" w:rsidRPr="00621CB6" w14:paraId="0B130948" w14:textId="77777777" w:rsidTr="00147A48">
        <w:trPr>
          <w:cantSplit/>
        </w:trPr>
        <w:tc>
          <w:tcPr>
            <w:tcW w:w="658" w:type="pct"/>
          </w:tcPr>
          <w:p w14:paraId="07D9D890" w14:textId="721A17C1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ПП-07.03.01-ERP</w:t>
            </w:r>
          </w:p>
        </w:tc>
        <w:tc>
          <w:tcPr>
            <w:tcW w:w="641" w:type="pct"/>
            <w:shd w:val="clear" w:color="auto" w:fill="auto"/>
          </w:tcPr>
          <w:p w14:paraId="4B55D25F" w14:textId="6E0E4E22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Оперативное (месячное) планирование воздействий на производственные активы</w:t>
            </w:r>
          </w:p>
        </w:tc>
        <w:tc>
          <w:tcPr>
            <w:tcW w:w="817" w:type="pct"/>
            <w:shd w:val="clear" w:color="auto" w:fill="auto"/>
          </w:tcPr>
          <w:p w14:paraId="367459FC" w14:textId="7E05A524" w:rsidR="00AA552D" w:rsidRPr="00621CB6" w:rsidRDefault="00C17C1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643" w:type="pct"/>
            <w:shd w:val="clear" w:color="auto" w:fill="auto"/>
          </w:tcPr>
          <w:p w14:paraId="28ACD95D" w14:textId="48A5882B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Заказ ТОРО</w:t>
            </w:r>
          </w:p>
        </w:tc>
        <w:tc>
          <w:tcPr>
            <w:tcW w:w="658" w:type="pct"/>
            <w:shd w:val="clear" w:color="auto" w:fill="auto"/>
          </w:tcPr>
          <w:p w14:paraId="0A1B7CD6" w14:textId="4830AEF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ПП-07.03.03.02-ERP</w:t>
            </w:r>
          </w:p>
        </w:tc>
        <w:tc>
          <w:tcPr>
            <w:tcW w:w="739" w:type="pct"/>
            <w:shd w:val="clear" w:color="auto" w:fill="auto"/>
          </w:tcPr>
          <w:p w14:paraId="5B90CC1F" w14:textId="0EB4BB75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Управление внеплановыми воздействиями ТОиР</w:t>
            </w:r>
          </w:p>
        </w:tc>
        <w:tc>
          <w:tcPr>
            <w:tcW w:w="844" w:type="pct"/>
            <w:shd w:val="clear" w:color="auto" w:fill="auto"/>
          </w:tcPr>
          <w:p w14:paraId="5CF3ABCF" w14:textId="5FCAA210" w:rsidR="00AA552D" w:rsidRPr="00621CB6" w:rsidRDefault="00AA552D" w:rsidP="00147A4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</w:t>
            </w:r>
          </w:p>
        </w:tc>
      </w:tr>
    </w:tbl>
    <w:p w14:paraId="5543C2BB" w14:textId="77777777" w:rsidR="00022C33" w:rsidRPr="00621CB6" w:rsidRDefault="00022C33" w:rsidP="00022C33">
      <w:pPr>
        <w:rPr>
          <w:rFonts w:ascii="Arial" w:eastAsia="Calibri" w:hAnsi="Arial" w:cs="Arial"/>
        </w:rPr>
      </w:pPr>
    </w:p>
    <w:p w14:paraId="23925EB8" w14:textId="77777777" w:rsidR="00022C33" w:rsidRPr="00621CB6" w:rsidRDefault="00022C33" w:rsidP="00022C33">
      <w:pPr>
        <w:rPr>
          <w:rFonts w:ascii="Arial" w:eastAsia="Calibri" w:hAnsi="Arial" w:cs="Arial"/>
        </w:rPr>
      </w:pPr>
    </w:p>
    <w:p w14:paraId="41488A11" w14:textId="77777777" w:rsidR="00EF59A6" w:rsidRPr="00621CB6" w:rsidRDefault="00B61C4B" w:rsidP="00EF59A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189" w:name="_Toc69138649"/>
      <w:r w:rsidRPr="00621CB6">
        <w:rPr>
          <w:rFonts w:eastAsiaTheme="majorEastAsia" w:cs="Arial"/>
          <w:bCs w:val="0"/>
          <w:iCs w:val="0"/>
          <w:szCs w:val="26"/>
        </w:rPr>
        <w:t>Основные данные</w:t>
      </w:r>
      <w:bookmarkEnd w:id="3189"/>
    </w:p>
    <w:p w14:paraId="16E5841F" w14:textId="6C9DE3EB" w:rsidR="00EF59A6" w:rsidRDefault="00EF59A6" w:rsidP="00B478E6">
      <w:pPr>
        <w:spacing w:after="240" w:line="276" w:lineRule="auto"/>
        <w:ind w:firstLine="708"/>
        <w:rPr>
          <w:rFonts w:ascii="Arial" w:eastAsia="Calibri" w:hAnsi="Arial" w:cs="Arial"/>
        </w:rPr>
      </w:pPr>
      <w:r w:rsidRPr="00B478E6">
        <w:rPr>
          <w:rFonts w:ascii="Arial" w:eastAsia="Calibri" w:hAnsi="Arial" w:cs="Arial"/>
        </w:rPr>
        <w:t>См. раздел 5.6 КД «</w:t>
      </w:r>
      <w:del w:id="3190" w:author="Александр Шрамков" w:date="2021-03-10T18:18:00Z">
        <w:r w:rsidRPr="00B478E6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B478E6" w:rsidDel="00923C4E">
          <w:rPr>
            <w:rFonts w:ascii="Arial" w:eastAsia="Calibri" w:hAnsi="Arial" w:cs="Arial"/>
          </w:rPr>
          <w:delText>.</w:delText>
        </w:r>
      </w:del>
      <w:ins w:id="3191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 w:rsidRPr="00B478E6"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 w:rsidRPr="00B478E6">
        <w:rPr>
          <w:rFonts w:ascii="Arial" w:eastAsia="Calibri" w:hAnsi="Arial" w:cs="Arial"/>
        </w:rPr>
        <w:t>52 Годовое планирование воздействий на производственные активы».</w:t>
      </w:r>
    </w:p>
    <w:p w14:paraId="63CCD763" w14:textId="003D9C85" w:rsidR="00EF310D" w:rsidRPr="00EF310D" w:rsidRDefault="00EF310D" w:rsidP="00EF310D">
      <w:pPr>
        <w:spacing w:after="240" w:line="276" w:lineRule="auto"/>
        <w:ind w:firstLine="708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процессе </w:t>
      </w:r>
      <w:r w:rsidRPr="00EF310D">
        <w:rPr>
          <w:rFonts w:ascii="Arial" w:eastAsia="Calibri" w:hAnsi="Arial" w:cs="Arial"/>
        </w:rPr>
        <w:t xml:space="preserve">оперативного планирования </w:t>
      </w:r>
      <w:r>
        <w:rPr>
          <w:rFonts w:ascii="Arial" w:eastAsia="Calibri" w:hAnsi="Arial" w:cs="Arial"/>
        </w:rPr>
        <w:t>(</w:t>
      </w:r>
      <w:r w:rsidRPr="00EF310D">
        <w:rPr>
          <w:rFonts w:ascii="Arial" w:eastAsia="Calibri" w:hAnsi="Arial" w:cs="Arial"/>
        </w:rPr>
        <w:t xml:space="preserve">КД </w:t>
      </w:r>
      <w:del w:id="3192" w:author="Александр Шрамков" w:date="2021-03-10T18:18:00Z">
        <w:r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Del="00923C4E">
          <w:rPr>
            <w:rFonts w:ascii="Arial" w:eastAsia="Calibri" w:hAnsi="Arial" w:cs="Arial"/>
          </w:rPr>
          <w:delText>.</w:delText>
        </w:r>
      </w:del>
      <w:ins w:id="3193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>
        <w:rPr>
          <w:rFonts w:ascii="Arial" w:eastAsia="Calibri" w:hAnsi="Arial" w:cs="Arial"/>
        </w:rPr>
        <w:t xml:space="preserve">54) </w:t>
      </w:r>
      <w:r w:rsidRPr="00EF310D">
        <w:rPr>
          <w:rFonts w:ascii="Arial" w:eastAsia="Calibri" w:hAnsi="Arial" w:cs="Arial"/>
        </w:rPr>
        <w:t>используются следующие справочники:</w:t>
      </w:r>
    </w:p>
    <w:p w14:paraId="77F8FB05" w14:textId="77777777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Заводы расположения технических объектов (см. КД «Организационная структура»);</w:t>
      </w:r>
    </w:p>
    <w:p w14:paraId="25C2F46A" w14:textId="77777777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Заводы планирования ТОРО (см. КД «Организационная структура»);</w:t>
      </w:r>
    </w:p>
    <w:p w14:paraId="43275B40" w14:textId="77777777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Группы планирования ТОРО (см. КД «Организационная структура»);</w:t>
      </w:r>
    </w:p>
    <w:p w14:paraId="57E490CC" w14:textId="56AA4E64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Технические места (См. «</w:t>
      </w:r>
      <w:del w:id="3194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EF310D" w:rsidDel="00923C4E">
          <w:rPr>
            <w:rFonts w:ascii="Arial" w:eastAsia="Calibri" w:hAnsi="Arial" w:cs="Arial"/>
          </w:rPr>
          <w:delText>.</w:delText>
        </w:r>
      </w:del>
      <w:ins w:id="3195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7693C72F" w14:textId="5E8E3562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Единицы оборудования (См. «</w:t>
      </w:r>
      <w:del w:id="3196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EF310D" w:rsidDel="00923C4E">
          <w:rPr>
            <w:rFonts w:ascii="Arial" w:eastAsia="Calibri" w:hAnsi="Arial" w:cs="Arial"/>
          </w:rPr>
          <w:delText>.</w:delText>
        </w:r>
      </w:del>
      <w:ins w:id="3197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1E4D578D" w14:textId="10A2DDC6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Технологические карты (См. «</w:t>
      </w:r>
      <w:del w:id="3198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199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18249145" w14:textId="5322C15B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Стратегии ТОРО (См. «</w:t>
      </w:r>
      <w:del w:id="3200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201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4DE5BDC3" w14:textId="7760A462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Планы ТОРО (См. «</w:t>
      </w:r>
      <w:del w:id="3202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203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7.PM_КД Управление основными данными по направлению ТОиР);</w:t>
      </w:r>
    </w:p>
    <w:p w14:paraId="01ADB670" w14:textId="518F4C1F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t>Рабочие места ТОРО (См. «</w:t>
      </w:r>
      <w:del w:id="3204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9.</w:delText>
        </w:r>
      </w:del>
      <w:ins w:id="3205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9.2.7</w:t>
      </w:r>
      <w:r w:rsidRPr="00EF310D">
        <w:rPr>
          <w:rFonts w:ascii="Arial" w:eastAsia="Calibri" w:hAnsi="Arial" w:cs="Arial"/>
        </w:rPr>
        <w:t>.PM_КД Управление основными данными по направлению ТОиР);</w:t>
      </w:r>
    </w:p>
    <w:p w14:paraId="003C9CF1" w14:textId="0168194E" w:rsidR="00EF310D" w:rsidRPr="00EF310D" w:rsidRDefault="00EF310D" w:rsidP="00EF310D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r w:rsidRPr="00EF310D">
        <w:rPr>
          <w:rFonts w:ascii="Arial" w:eastAsia="Calibri" w:hAnsi="Arial" w:cs="Arial"/>
        </w:rPr>
        <w:lastRenderedPageBreak/>
        <w:t>Справочник материалов (ОЗМ) (См. «</w:t>
      </w:r>
      <w:del w:id="3206" w:author="Александр Шрамков" w:date="2021-03-10T18:18:00Z">
        <w:r w:rsidRPr="00EF310D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EF310D" w:rsidDel="00923C4E">
          <w:rPr>
            <w:rFonts w:ascii="Arial" w:eastAsia="Calibri" w:hAnsi="Arial" w:cs="Arial"/>
          </w:rPr>
          <w:delText>.</w:delText>
        </w:r>
      </w:del>
      <w:ins w:id="3207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9.2.</w:t>
      </w:r>
      <w:r w:rsidRPr="00EF310D">
        <w:rPr>
          <w:rFonts w:ascii="Arial" w:eastAsia="Calibri" w:hAnsi="Arial" w:cs="Arial"/>
        </w:rPr>
        <w:t>11_MM_КД Управление основными данными по направлению МТО»);</w:t>
      </w:r>
    </w:p>
    <w:p w14:paraId="7E0A59D9" w14:textId="77777777" w:rsidR="00AC6F0A" w:rsidRPr="00621CB6" w:rsidRDefault="00AC6F0A" w:rsidP="00AC6F0A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208" w:name="_Toc69138650"/>
      <w:r w:rsidRPr="00621CB6">
        <w:rPr>
          <w:rFonts w:eastAsiaTheme="majorEastAsia" w:cs="Arial"/>
          <w:bCs w:val="0"/>
          <w:iCs w:val="0"/>
          <w:szCs w:val="26"/>
        </w:rPr>
        <w:t>Транзакционные данные</w:t>
      </w:r>
      <w:bookmarkEnd w:id="3208"/>
    </w:p>
    <w:p w14:paraId="6E25C9B3" w14:textId="119F8939" w:rsidR="00B26E1B" w:rsidRDefault="007407C2" w:rsidP="008D6A64">
      <w:pPr>
        <w:pStyle w:val="afa"/>
        <w:spacing w:after="240" w:line="276" w:lineRule="auto"/>
        <w:ind w:left="0" w:firstLine="709"/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t>См. раздел 5.7 КД «</w:t>
      </w:r>
      <w:del w:id="3209" w:author="Александр Шрамков" w:date="2021-03-10T18:18:00Z">
        <w:r w:rsidRPr="00621CB6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621CB6" w:rsidDel="00923C4E">
          <w:rPr>
            <w:rFonts w:ascii="Arial" w:eastAsia="Calibri" w:hAnsi="Arial" w:cs="Arial"/>
          </w:rPr>
          <w:delText>.</w:delText>
        </w:r>
      </w:del>
      <w:ins w:id="3210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 w:rsidRPr="00621CB6"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 w:rsidRPr="00621CB6">
        <w:rPr>
          <w:rFonts w:ascii="Arial" w:eastAsia="Calibri" w:hAnsi="Arial" w:cs="Arial"/>
        </w:rPr>
        <w:t>52 Годовое планирование воздействий на производственные активы».</w:t>
      </w:r>
    </w:p>
    <w:p w14:paraId="6A815B62" w14:textId="306018EA" w:rsidR="004D450E" w:rsidRDefault="004D450E" w:rsidP="004D450E">
      <w:pPr>
        <w:spacing w:after="240" w:line="276" w:lineRule="auto"/>
        <w:ind w:firstLine="708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В процессе </w:t>
      </w:r>
      <w:r w:rsidRPr="00EF310D">
        <w:rPr>
          <w:rFonts w:ascii="Arial" w:eastAsia="Calibri" w:hAnsi="Arial" w:cs="Arial"/>
        </w:rPr>
        <w:t xml:space="preserve">оперативного планирования </w:t>
      </w:r>
      <w:r>
        <w:rPr>
          <w:rFonts w:ascii="Arial" w:eastAsia="Calibri" w:hAnsi="Arial" w:cs="Arial"/>
        </w:rPr>
        <w:t>(</w:t>
      </w:r>
      <w:r w:rsidRPr="00EF310D">
        <w:rPr>
          <w:rFonts w:ascii="Arial" w:eastAsia="Calibri" w:hAnsi="Arial" w:cs="Arial"/>
        </w:rPr>
        <w:t xml:space="preserve">КД </w:t>
      </w:r>
      <w:del w:id="3211" w:author="Александр Шрамков" w:date="2021-03-10T18:18:00Z">
        <w:r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Del="00923C4E">
          <w:rPr>
            <w:rFonts w:ascii="Arial" w:eastAsia="Calibri" w:hAnsi="Arial" w:cs="Arial"/>
          </w:rPr>
          <w:delText>.</w:delText>
        </w:r>
      </w:del>
      <w:ins w:id="3212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>
        <w:rPr>
          <w:rFonts w:ascii="Arial" w:eastAsia="Calibri" w:hAnsi="Arial" w:cs="Arial"/>
        </w:rPr>
        <w:t xml:space="preserve">54) </w:t>
      </w:r>
      <w:r w:rsidRPr="00EF310D">
        <w:rPr>
          <w:rFonts w:ascii="Arial" w:eastAsia="Calibri" w:hAnsi="Arial" w:cs="Arial"/>
        </w:rPr>
        <w:t xml:space="preserve">используются следующие </w:t>
      </w:r>
      <w:r>
        <w:rPr>
          <w:rFonts w:ascii="Arial" w:eastAsia="Calibri" w:hAnsi="Arial" w:cs="Arial"/>
        </w:rPr>
        <w:t>транзакционные данные</w:t>
      </w:r>
      <w:r w:rsidRPr="00EF310D">
        <w:rPr>
          <w:rFonts w:ascii="Arial" w:eastAsia="Calibri" w:hAnsi="Arial" w:cs="Arial"/>
        </w:rPr>
        <w:t>:</w:t>
      </w:r>
    </w:p>
    <w:p w14:paraId="2835707C" w14:textId="71A899BE" w:rsidR="00B111CC" w:rsidRDefault="00B111CC" w:rsidP="00B111CC">
      <w:pPr>
        <w:pStyle w:val="afa"/>
        <w:numPr>
          <w:ilvl w:val="0"/>
          <w:numId w:val="40"/>
        </w:numPr>
        <w:spacing w:after="240" w:line="276" w:lineRule="auto"/>
        <w:rPr>
          <w:ins w:id="3213" w:author="Попова Дарья" w:date="2020-07-23T16:38:00Z"/>
          <w:rFonts w:ascii="Arial" w:eastAsia="Calibri" w:hAnsi="Arial" w:cs="Arial"/>
        </w:rPr>
      </w:pPr>
      <w:r>
        <w:rPr>
          <w:rFonts w:ascii="Arial" w:eastAsia="Calibri" w:hAnsi="Arial" w:cs="Arial"/>
        </w:rPr>
        <w:t>Заказы ТОРО</w:t>
      </w:r>
      <w:r w:rsidRPr="00EF310D">
        <w:rPr>
          <w:rFonts w:ascii="Arial" w:eastAsia="Calibri" w:hAnsi="Arial" w:cs="Arial"/>
        </w:rPr>
        <w:t xml:space="preserve"> (см. </w:t>
      </w:r>
      <w:r w:rsidRPr="00621CB6">
        <w:rPr>
          <w:rFonts w:ascii="Arial" w:eastAsia="Calibri" w:hAnsi="Arial" w:cs="Arial"/>
        </w:rPr>
        <w:t>КД «</w:t>
      </w:r>
      <w:del w:id="3214" w:author="Александр Шрамков" w:date="2021-03-10T18:18:00Z">
        <w:r w:rsidRPr="00621CB6" w:rsidDel="00923C4E">
          <w:rPr>
            <w:rFonts w:ascii="Arial" w:eastAsia="Calibri" w:hAnsi="Arial" w:cs="Arial"/>
          </w:rPr>
          <w:delText>ERP.</w:delText>
        </w:r>
        <w:r w:rsidR="008D6866" w:rsidDel="00923C4E">
          <w:rPr>
            <w:rFonts w:ascii="Arial" w:eastAsia="Calibri" w:hAnsi="Arial" w:cs="Arial"/>
          </w:rPr>
          <w:delText>9</w:delText>
        </w:r>
        <w:r w:rsidRPr="00621CB6" w:rsidDel="00923C4E">
          <w:rPr>
            <w:rFonts w:ascii="Arial" w:eastAsia="Calibri" w:hAnsi="Arial" w:cs="Arial"/>
          </w:rPr>
          <w:delText>.</w:delText>
        </w:r>
      </w:del>
      <w:ins w:id="3215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r w:rsidR="008D6866">
        <w:rPr>
          <w:rFonts w:ascii="Arial" w:eastAsia="Calibri" w:hAnsi="Arial" w:cs="Arial"/>
        </w:rPr>
        <w:t>9</w:t>
      </w:r>
      <w:r w:rsidRPr="00621CB6">
        <w:rPr>
          <w:rFonts w:ascii="Arial" w:eastAsia="Calibri" w:hAnsi="Arial" w:cs="Arial"/>
        </w:rPr>
        <w:t>.</w:t>
      </w:r>
      <w:r w:rsidR="008D6866">
        <w:rPr>
          <w:rFonts w:ascii="Arial" w:eastAsia="Calibri" w:hAnsi="Arial" w:cs="Arial"/>
        </w:rPr>
        <w:t>2.</w:t>
      </w:r>
      <w:r w:rsidRPr="00621CB6">
        <w:rPr>
          <w:rFonts w:ascii="Arial" w:eastAsia="Calibri" w:hAnsi="Arial" w:cs="Arial"/>
        </w:rPr>
        <w:t>52 Годовое планирование воздействий на производственные активы»</w:t>
      </w:r>
      <w:r>
        <w:rPr>
          <w:rFonts w:ascii="Arial" w:eastAsia="Calibri" w:hAnsi="Arial" w:cs="Arial"/>
        </w:rPr>
        <w:t>)</w:t>
      </w:r>
      <w:ins w:id="3216" w:author="Попова Дарья" w:date="2020-07-23T16:39:00Z">
        <w:r w:rsidR="002525F5">
          <w:rPr>
            <w:rFonts w:ascii="Arial" w:eastAsia="Calibri" w:hAnsi="Arial" w:cs="Arial"/>
          </w:rPr>
          <w:t>;</w:t>
        </w:r>
      </w:ins>
      <w:del w:id="3217" w:author="Попова Дарья" w:date="2020-07-23T16:39:00Z">
        <w:r w:rsidDel="002525F5">
          <w:rPr>
            <w:rFonts w:ascii="Arial" w:eastAsia="Calibri" w:hAnsi="Arial" w:cs="Arial"/>
          </w:rPr>
          <w:delText>.</w:delText>
        </w:r>
      </w:del>
    </w:p>
    <w:p w14:paraId="39D6EB62" w14:textId="6C1EF037" w:rsidR="002525F5" w:rsidRPr="00B111CC" w:rsidRDefault="002525F5" w:rsidP="00B111CC">
      <w:pPr>
        <w:pStyle w:val="afa"/>
        <w:numPr>
          <w:ilvl w:val="0"/>
          <w:numId w:val="40"/>
        </w:numPr>
        <w:spacing w:after="240" w:line="276" w:lineRule="auto"/>
        <w:rPr>
          <w:rFonts w:ascii="Arial" w:eastAsia="Calibri" w:hAnsi="Arial" w:cs="Arial"/>
        </w:rPr>
      </w:pPr>
      <w:ins w:id="3218" w:author="Попова Дарья" w:date="2020-07-23T16:38:00Z">
        <w:r>
          <w:rPr>
            <w:rFonts w:ascii="Arial" w:eastAsia="Calibri" w:hAnsi="Arial" w:cs="Arial"/>
          </w:rPr>
          <w:t xml:space="preserve">Сетевые графики для воздействий на ЗиС </w:t>
        </w:r>
      </w:ins>
      <w:ins w:id="3219" w:author="Попова Дарья" w:date="2020-07-23T16:39:00Z">
        <w:r w:rsidRPr="00EF310D">
          <w:rPr>
            <w:rFonts w:ascii="Arial" w:eastAsia="Calibri" w:hAnsi="Arial" w:cs="Arial"/>
          </w:rPr>
          <w:t xml:space="preserve">(см. </w:t>
        </w:r>
        <w:r w:rsidRPr="00621CB6">
          <w:rPr>
            <w:rFonts w:ascii="Arial" w:eastAsia="Calibri" w:hAnsi="Arial" w:cs="Arial"/>
          </w:rPr>
          <w:t>КД «</w:t>
        </w:r>
        <w:del w:id="3220" w:author="Александр Шрамков" w:date="2021-03-10T18:18:00Z">
          <w:r w:rsidRPr="00621CB6" w:rsidDel="00923C4E">
            <w:rPr>
              <w:rFonts w:ascii="Arial" w:eastAsia="Calibri" w:hAnsi="Arial" w:cs="Arial"/>
            </w:rPr>
            <w:delText>ERP.</w:delText>
          </w:r>
          <w:r w:rsidDel="00923C4E">
            <w:rPr>
              <w:rFonts w:ascii="Arial" w:eastAsia="Calibri" w:hAnsi="Arial" w:cs="Arial"/>
            </w:rPr>
            <w:delText>9</w:delText>
          </w:r>
          <w:r w:rsidRPr="00621CB6" w:rsidDel="00923C4E">
            <w:rPr>
              <w:rFonts w:ascii="Arial" w:eastAsia="Calibri" w:hAnsi="Arial" w:cs="Arial"/>
            </w:rPr>
            <w:delText>.</w:delText>
          </w:r>
        </w:del>
      </w:ins>
      <w:ins w:id="3221" w:author="Александр Шрамков" w:date="2021-03-10T18:18:00Z">
        <w:r w:rsidR="00923C4E">
          <w:rPr>
            <w:rFonts w:ascii="Arial" w:eastAsia="Calibri" w:hAnsi="Arial" w:cs="Arial"/>
          </w:rPr>
          <w:t>ERP.13.</w:t>
        </w:r>
      </w:ins>
      <w:ins w:id="3222" w:author="Попова Дарья" w:date="2020-07-23T16:39:00Z">
        <w:r>
          <w:rPr>
            <w:rFonts w:ascii="Arial" w:eastAsia="Calibri" w:hAnsi="Arial" w:cs="Arial"/>
          </w:rPr>
          <w:t>9</w:t>
        </w:r>
        <w:r w:rsidRPr="00621CB6">
          <w:rPr>
            <w:rFonts w:ascii="Arial" w:eastAsia="Calibri" w:hAnsi="Arial" w:cs="Arial"/>
          </w:rPr>
          <w:t>.</w:t>
        </w:r>
        <w:r>
          <w:rPr>
            <w:rFonts w:ascii="Arial" w:eastAsia="Calibri" w:hAnsi="Arial" w:cs="Arial"/>
          </w:rPr>
          <w:t>2.</w:t>
        </w:r>
        <w:r w:rsidRPr="00621CB6">
          <w:rPr>
            <w:rFonts w:ascii="Arial" w:eastAsia="Calibri" w:hAnsi="Arial" w:cs="Arial"/>
          </w:rPr>
          <w:t>52 Годовое планирование воздействий на производственные активы»</w:t>
        </w:r>
        <w:r>
          <w:rPr>
            <w:rFonts w:ascii="Arial" w:eastAsia="Calibri" w:hAnsi="Arial" w:cs="Arial"/>
          </w:rPr>
          <w:t>).</w:t>
        </w:r>
      </w:ins>
    </w:p>
    <w:p w14:paraId="0FBE5F63" w14:textId="77777777" w:rsidR="004D450E" w:rsidRPr="00621CB6" w:rsidRDefault="004D450E" w:rsidP="008D6A64">
      <w:pPr>
        <w:pStyle w:val="afa"/>
        <w:spacing w:after="240" w:line="276" w:lineRule="auto"/>
        <w:ind w:left="0" w:firstLine="709"/>
        <w:rPr>
          <w:rFonts w:ascii="Arial" w:eastAsia="Calibri" w:hAnsi="Arial" w:cs="Arial"/>
        </w:rPr>
      </w:pPr>
    </w:p>
    <w:p w14:paraId="3AB7B936" w14:textId="77777777" w:rsidR="00B61C4B" w:rsidRPr="00621CB6" w:rsidRDefault="00B61C4B" w:rsidP="00BE014D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223" w:name="_Toc69138651"/>
      <w:r w:rsidRPr="00621CB6">
        <w:rPr>
          <w:rFonts w:eastAsiaTheme="majorEastAsia" w:cs="Arial"/>
          <w:bCs w:val="0"/>
          <w:iCs w:val="0"/>
          <w:szCs w:val="26"/>
        </w:rPr>
        <w:t>Отчетность и выходные формы</w:t>
      </w:r>
      <w:bookmarkEnd w:id="3223"/>
    </w:p>
    <w:p w14:paraId="323042B3" w14:textId="46E56E4B" w:rsidR="00B9591F" w:rsidRPr="00621CB6" w:rsidRDefault="00B9591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 xml:space="preserve">Таблица </w:t>
      </w:r>
      <w:r w:rsidR="00F17006">
        <w:rPr>
          <w:rFonts w:ascii="Arial" w:hAnsi="Arial" w:cs="Arial"/>
          <w:b/>
          <w:sz w:val="22"/>
          <w:lang w:val="en-US"/>
        </w:rPr>
        <w:t>13</w:t>
      </w:r>
      <w:r w:rsidRPr="00621CB6">
        <w:rPr>
          <w:rFonts w:ascii="Arial" w:hAnsi="Arial" w:cs="Arial"/>
          <w:b/>
          <w:sz w:val="22"/>
        </w:rPr>
        <w:t>.</w:t>
      </w:r>
      <w:r w:rsidR="00A32645" w:rsidRPr="00A32645">
        <w:rPr>
          <w:rFonts w:ascii="Arial" w:hAnsi="Arial" w:cs="Arial"/>
          <w:b/>
          <w:sz w:val="22"/>
        </w:rPr>
        <w:t xml:space="preserve"> </w:t>
      </w:r>
      <w:r w:rsidRPr="00621CB6">
        <w:rPr>
          <w:rFonts w:ascii="Arial" w:hAnsi="Arial" w:cs="Arial"/>
          <w:b/>
          <w:sz w:val="22"/>
        </w:rPr>
        <w:t>Отче</w:t>
      </w:r>
      <w:r w:rsidR="00916FAB" w:rsidRPr="00621CB6">
        <w:rPr>
          <w:rFonts w:ascii="Arial" w:hAnsi="Arial" w:cs="Arial"/>
          <w:b/>
          <w:sz w:val="22"/>
        </w:rPr>
        <w:t>т</w:t>
      </w:r>
      <w:r w:rsidRPr="00621CB6">
        <w:rPr>
          <w:rFonts w:ascii="Arial" w:hAnsi="Arial" w:cs="Arial"/>
          <w:b/>
          <w:sz w:val="22"/>
        </w:rPr>
        <w:t>ные и выходные формы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2688"/>
        <w:gridCol w:w="2007"/>
        <w:gridCol w:w="1386"/>
        <w:gridCol w:w="3401"/>
      </w:tblGrid>
      <w:tr w:rsidR="00FA572B" w:rsidRPr="00621CB6" w14:paraId="5631189D" w14:textId="77777777" w:rsidTr="00F51349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007B994F" w14:textId="77777777" w:rsidR="00FA572B" w:rsidRPr="00621CB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321" w:type="pct"/>
            <w:shd w:val="clear" w:color="auto" w:fill="FFC000"/>
            <w:vAlign w:val="center"/>
          </w:tcPr>
          <w:p w14:paraId="20B51BBB" w14:textId="77777777" w:rsidR="00FA572B" w:rsidRPr="00621CB6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986" w:type="pct"/>
            <w:shd w:val="clear" w:color="auto" w:fill="FFC000"/>
            <w:vAlign w:val="center"/>
          </w:tcPr>
          <w:p w14:paraId="5EF598F8" w14:textId="77777777" w:rsidR="00FA572B" w:rsidRPr="00621CB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681" w:type="pct"/>
            <w:shd w:val="clear" w:color="auto" w:fill="FFC000"/>
            <w:vAlign w:val="center"/>
          </w:tcPr>
          <w:p w14:paraId="0EFA44BD" w14:textId="77777777" w:rsidR="00FA572B" w:rsidRPr="00621CB6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71" w:type="pct"/>
            <w:shd w:val="clear" w:color="auto" w:fill="FFC000"/>
            <w:vAlign w:val="center"/>
          </w:tcPr>
          <w:p w14:paraId="322BD257" w14:textId="5043869B" w:rsidR="00FA572B" w:rsidRPr="00A32645" w:rsidRDefault="00FA572B" w:rsidP="00FA572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  <w:r w:rsidR="00A32645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/Шаблон формуляра</w:t>
            </w:r>
          </w:p>
        </w:tc>
      </w:tr>
      <w:tr w:rsidR="008D6A64" w:rsidRPr="00621CB6" w14:paraId="573E6D70" w14:textId="77777777" w:rsidTr="00F51349">
        <w:trPr>
          <w:cantSplit/>
        </w:trPr>
        <w:tc>
          <w:tcPr>
            <w:tcW w:w="341" w:type="pct"/>
          </w:tcPr>
          <w:p w14:paraId="348A240A" w14:textId="34558F74" w:rsidR="008D6A64" w:rsidRPr="00621CB6" w:rsidRDefault="008D6A64" w:rsidP="008D6A64">
            <w:pPr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321" w:type="pct"/>
          </w:tcPr>
          <w:p w14:paraId="329567C7" w14:textId="64FDC15D" w:rsidR="008D6A64" w:rsidRPr="00621CB6" w:rsidRDefault="008D6A64" w:rsidP="008D6A64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"Оптимизация плана-графика". Включает оптимизацию сроков и возможность установки статусов заказов.</w:t>
            </w:r>
          </w:p>
        </w:tc>
        <w:tc>
          <w:tcPr>
            <w:tcW w:w="986" w:type="pct"/>
            <w:shd w:val="clear" w:color="auto" w:fill="auto"/>
          </w:tcPr>
          <w:p w14:paraId="28BB1676" w14:textId="0FF0B3FB" w:rsidR="008D6A64" w:rsidRPr="00621CB6" w:rsidRDefault="008D6A64" w:rsidP="008D6A64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2C596630" w14:textId="3A56B5B9" w:rsidR="008D6A64" w:rsidRPr="00621CB6" w:rsidRDefault="008D6A64" w:rsidP="008D6A64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PM21</w:t>
            </w:r>
          </w:p>
        </w:tc>
        <w:tc>
          <w:tcPr>
            <w:tcW w:w="1671" w:type="pct"/>
            <w:shd w:val="clear" w:color="auto" w:fill="auto"/>
          </w:tcPr>
          <w:p w14:paraId="7CB2178D" w14:textId="1AECF9F4" w:rsidR="008D6A64" w:rsidRPr="00621CB6" w:rsidRDefault="00341FAE" w:rsidP="008D6A6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16D6E2E8" w14:textId="77777777" w:rsidTr="00F51349">
        <w:trPr>
          <w:cantSplit/>
        </w:trPr>
        <w:tc>
          <w:tcPr>
            <w:tcW w:w="341" w:type="pct"/>
          </w:tcPr>
          <w:p w14:paraId="10F94D36" w14:textId="57D80A1F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321" w:type="pct"/>
          </w:tcPr>
          <w:p w14:paraId="4713DD32" w14:textId="275830F1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061F48">
              <w:rPr>
                <w:rFonts w:ascii="Arial" w:hAnsi="Arial" w:cs="Arial"/>
                <w:sz w:val="20"/>
              </w:rPr>
              <w:t xml:space="preserve">Печатная форма </w:t>
            </w:r>
            <w:r>
              <w:rPr>
                <w:rFonts w:ascii="Arial" w:hAnsi="Arial" w:cs="Arial"/>
                <w:sz w:val="20"/>
              </w:rPr>
              <w:t>"П</w:t>
            </w:r>
            <w:r w:rsidRPr="00061F48">
              <w:rPr>
                <w:rFonts w:ascii="Arial" w:hAnsi="Arial" w:cs="Arial"/>
                <w:sz w:val="20"/>
              </w:rPr>
              <w:t>лан-график воздействий на ПА"</w:t>
            </w:r>
          </w:p>
        </w:tc>
        <w:tc>
          <w:tcPr>
            <w:tcW w:w="986" w:type="pct"/>
            <w:shd w:val="clear" w:color="auto" w:fill="auto"/>
          </w:tcPr>
          <w:p w14:paraId="60199311" w14:textId="7D5A48BE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502BCD17" w14:textId="0BA58DE6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PM24</w:t>
            </w:r>
          </w:p>
        </w:tc>
        <w:tc>
          <w:tcPr>
            <w:tcW w:w="1671" w:type="pct"/>
            <w:shd w:val="clear" w:color="auto" w:fill="auto"/>
          </w:tcPr>
          <w:p w14:paraId="6941612E" w14:textId="79F25CA5" w:rsidR="002A1365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КД </w:t>
            </w:r>
            <w:del w:id="3224" w:author="Александр Шрамков" w:date="2021-03-10T18:18:00Z">
              <w:r w:rsidDel="00923C4E">
                <w:rPr>
                  <w:rFonts w:ascii="Arial" w:hAnsi="Arial" w:cs="Arial"/>
                  <w:sz w:val="20"/>
                  <w:szCs w:val="20"/>
                  <w:lang w:val="en-US"/>
                </w:rPr>
                <w:delText>ERP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25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  <w:lang w:val="en-US"/>
                </w:rPr>
                <w:t>ERP</w:t>
              </w:r>
              <w:r w:rsidR="00923C4E" w:rsidRPr="00923C4E">
                <w:rPr>
                  <w:rFonts w:ascii="Arial" w:hAnsi="Arial" w:cs="Arial"/>
                  <w:sz w:val="20"/>
                  <w:szCs w:val="20"/>
                  <w:rPrChange w:id="3226" w:author="Александр Шрамков" w:date="2021-03-10T18:18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9.2.</w:t>
            </w:r>
            <w:r w:rsidRPr="00B478E6">
              <w:rPr>
                <w:rFonts w:ascii="Arial" w:hAnsi="Arial" w:cs="Arial"/>
                <w:sz w:val="20"/>
                <w:szCs w:val="20"/>
              </w:rPr>
              <w:t>15_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B478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 xml:space="preserve">КД Отчетность по направлению ТОиР </w:t>
            </w:r>
          </w:p>
          <w:p w14:paraId="3B67C3FF" w14:textId="0C3A1D7F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Печатная форма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PM09</w:t>
            </w:r>
          </w:p>
        </w:tc>
      </w:tr>
      <w:tr w:rsidR="002A1365" w:rsidRPr="00621CB6" w14:paraId="046629DA" w14:textId="77777777" w:rsidTr="00F51349">
        <w:trPr>
          <w:cantSplit/>
        </w:trPr>
        <w:tc>
          <w:tcPr>
            <w:tcW w:w="341" w:type="pct"/>
          </w:tcPr>
          <w:p w14:paraId="5F0E44FC" w14:textId="12CD3C04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1" w:type="pct"/>
          </w:tcPr>
          <w:p w14:paraId="41797128" w14:textId="1BA334FB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по целесообразности использования МТР в заказах</w:t>
            </w:r>
            <w:r>
              <w:rPr>
                <w:rFonts w:ascii="Arial" w:hAnsi="Arial" w:cs="Arial"/>
                <w:sz w:val="20"/>
              </w:rPr>
              <w:t xml:space="preserve"> ТОРО</w:t>
            </w:r>
          </w:p>
        </w:tc>
        <w:tc>
          <w:tcPr>
            <w:tcW w:w="986" w:type="pct"/>
            <w:shd w:val="clear" w:color="auto" w:fill="auto"/>
          </w:tcPr>
          <w:p w14:paraId="6AF6DDCD" w14:textId="5F344092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1BA7EC3F" w14:textId="729E148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PM25</w:t>
            </w:r>
          </w:p>
        </w:tc>
        <w:tc>
          <w:tcPr>
            <w:tcW w:w="1671" w:type="pct"/>
            <w:shd w:val="clear" w:color="auto" w:fill="auto"/>
          </w:tcPr>
          <w:p w14:paraId="141F0096" w14:textId="35856F2E" w:rsidR="002A1365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2952F9BD" w14:textId="77777777" w:rsidTr="00F51349">
        <w:trPr>
          <w:cantSplit/>
        </w:trPr>
        <w:tc>
          <w:tcPr>
            <w:tcW w:w="341" w:type="pct"/>
          </w:tcPr>
          <w:p w14:paraId="4CCBACE1" w14:textId="66841CC0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1" w:type="pct"/>
          </w:tcPr>
          <w:p w14:paraId="3CB42255" w14:textId="1BFFE4E4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"Потребность в запчастях собственного изготовления", сводный - для удобства предварительного анализа потребности и согласования объемов производства ЗЧ.</w:t>
            </w:r>
          </w:p>
        </w:tc>
        <w:tc>
          <w:tcPr>
            <w:tcW w:w="986" w:type="pct"/>
            <w:shd w:val="clear" w:color="auto" w:fill="auto"/>
          </w:tcPr>
          <w:p w14:paraId="6595F49D" w14:textId="72B8D2D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44D60DCA" w14:textId="7FE70C6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621CB6">
              <w:rPr>
                <w:rFonts w:ascii="Arial" w:hAnsi="Arial" w:cs="Arial"/>
                <w:sz w:val="20"/>
                <w:lang w:val="en-US"/>
              </w:rPr>
              <w:t>PM26</w:t>
            </w:r>
          </w:p>
        </w:tc>
        <w:tc>
          <w:tcPr>
            <w:tcW w:w="1671" w:type="pct"/>
            <w:shd w:val="clear" w:color="auto" w:fill="auto"/>
          </w:tcPr>
          <w:p w14:paraId="62DBE7A8" w14:textId="31C4F2E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786847A5" w14:textId="77777777" w:rsidTr="00F51349">
        <w:trPr>
          <w:cantSplit/>
        </w:trPr>
        <w:tc>
          <w:tcPr>
            <w:tcW w:w="341" w:type="pct"/>
          </w:tcPr>
          <w:p w14:paraId="6F439C1A" w14:textId="754FCD89" w:rsidR="002A1365" w:rsidRPr="00621CB6" w:rsidRDefault="002A136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321" w:type="pct"/>
          </w:tcPr>
          <w:p w14:paraId="0FC8867D" w14:textId="2738B179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 "Целесообразность привлечения исполнителей"</w:t>
            </w:r>
          </w:p>
        </w:tc>
        <w:tc>
          <w:tcPr>
            <w:tcW w:w="986" w:type="pct"/>
            <w:shd w:val="clear" w:color="auto" w:fill="auto"/>
          </w:tcPr>
          <w:p w14:paraId="1ADC1266" w14:textId="2C86E216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681" w:type="pct"/>
            <w:shd w:val="clear" w:color="auto" w:fill="auto"/>
          </w:tcPr>
          <w:p w14:paraId="07BA943F" w14:textId="7BDF9BDA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РМ27</w:t>
            </w:r>
          </w:p>
        </w:tc>
        <w:tc>
          <w:tcPr>
            <w:tcW w:w="1671" w:type="pct"/>
            <w:shd w:val="clear" w:color="auto" w:fill="auto"/>
          </w:tcPr>
          <w:p w14:paraId="1BD5E96A" w14:textId="00A2ECA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5A2D3C53" w14:textId="77777777" w:rsidTr="00F51349">
        <w:trPr>
          <w:cantSplit/>
        </w:trPr>
        <w:tc>
          <w:tcPr>
            <w:tcW w:w="341" w:type="pct"/>
          </w:tcPr>
          <w:p w14:paraId="5391715D" w14:textId="33DCB07E" w:rsidR="002A1365" w:rsidRPr="00621CB6" w:rsidRDefault="00FC1495" w:rsidP="002A1365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6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21" w:type="pct"/>
          </w:tcPr>
          <w:p w14:paraId="0DB6D055" w14:textId="633045B1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Отчет "Запросы на корректировку бюд</w:t>
            </w:r>
            <w:r w:rsidR="00DE77B9">
              <w:rPr>
                <w:rFonts w:ascii="Arial" w:hAnsi="Arial" w:cs="Arial"/>
                <w:color w:val="000000"/>
                <w:sz w:val="20"/>
                <w:szCs w:val="20"/>
              </w:rPr>
              <w:t>жета ТОРО"</w:t>
            </w:r>
          </w:p>
        </w:tc>
        <w:tc>
          <w:tcPr>
            <w:tcW w:w="986" w:type="pct"/>
            <w:shd w:val="clear" w:color="auto" w:fill="auto"/>
          </w:tcPr>
          <w:p w14:paraId="396314A9" w14:textId="019075F9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681" w:type="pct"/>
            <w:shd w:val="clear" w:color="auto" w:fill="auto"/>
          </w:tcPr>
          <w:p w14:paraId="291C71AF" w14:textId="2D6B831B" w:rsidR="002A1365" w:rsidRPr="00621CB6" w:rsidRDefault="00685423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PM65</w:t>
            </w:r>
          </w:p>
        </w:tc>
        <w:tc>
          <w:tcPr>
            <w:tcW w:w="1671" w:type="pct"/>
            <w:shd w:val="clear" w:color="auto" w:fill="auto"/>
          </w:tcPr>
          <w:p w14:paraId="43421BB1" w14:textId="1C512E10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</w:tbl>
    <w:p w14:paraId="18E538D9" w14:textId="77777777" w:rsidR="000F4678" w:rsidRPr="00621CB6" w:rsidRDefault="000F4678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</w:p>
    <w:p w14:paraId="2CC29076" w14:textId="6D30FCE3" w:rsidR="00695202" w:rsidRPr="00621CB6" w:rsidRDefault="009A2B20" w:rsidP="008C7F95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227" w:name="_Toc69138652"/>
      <w:r w:rsidRPr="00621CB6">
        <w:rPr>
          <w:rFonts w:eastAsiaTheme="majorEastAsia" w:cs="Arial"/>
          <w:bCs w:val="0"/>
          <w:iCs w:val="0"/>
          <w:szCs w:val="26"/>
        </w:rPr>
        <w:t xml:space="preserve">Перечень доработок, </w:t>
      </w:r>
      <w:ins w:id="3228" w:author="Попова Дарья" w:date="2020-10-22T16:36:00Z">
        <w:r w:rsidR="00737F81">
          <w:rPr>
            <w:rFonts w:eastAsiaTheme="majorEastAsia" w:cs="Arial"/>
            <w:bCs w:val="0"/>
            <w:iCs w:val="0"/>
            <w:szCs w:val="26"/>
          </w:rPr>
          <w:t>р</w:t>
        </w:r>
      </w:ins>
      <w:del w:id="3229" w:author="Попова Дарья" w:date="2020-10-22T16:36:00Z">
        <w:r w:rsidR="00695202" w:rsidRPr="00621CB6" w:rsidDel="00737F81">
          <w:rPr>
            <w:rFonts w:eastAsiaTheme="majorEastAsia" w:cs="Arial"/>
            <w:bCs w:val="0"/>
            <w:iCs w:val="0"/>
            <w:szCs w:val="26"/>
          </w:rPr>
          <w:delText>Р</w:delText>
        </w:r>
      </w:del>
      <w:r w:rsidR="00695202" w:rsidRPr="00621CB6">
        <w:rPr>
          <w:rFonts w:eastAsiaTheme="majorEastAsia" w:cs="Arial"/>
          <w:bCs w:val="0"/>
          <w:iCs w:val="0"/>
          <w:szCs w:val="26"/>
        </w:rPr>
        <w:t>азработ</w:t>
      </w:r>
      <w:r w:rsidRPr="00621CB6">
        <w:rPr>
          <w:rFonts w:eastAsiaTheme="majorEastAsia" w:cs="Arial"/>
          <w:bCs w:val="0"/>
          <w:iCs w:val="0"/>
          <w:szCs w:val="26"/>
        </w:rPr>
        <w:t>о</w:t>
      </w:r>
      <w:r w:rsidR="00695202" w:rsidRPr="00621CB6">
        <w:rPr>
          <w:rFonts w:eastAsiaTheme="majorEastAsia" w:cs="Arial"/>
          <w:bCs w:val="0"/>
          <w:iCs w:val="0"/>
          <w:szCs w:val="26"/>
        </w:rPr>
        <w:t>к</w:t>
      </w:r>
      <w:r w:rsidR="00C609BD" w:rsidRPr="00621CB6">
        <w:rPr>
          <w:rFonts w:eastAsiaTheme="majorEastAsia" w:cs="Arial"/>
          <w:bCs w:val="0"/>
          <w:iCs w:val="0"/>
          <w:szCs w:val="26"/>
        </w:rPr>
        <w:t xml:space="preserve"> и интеграция (интерфейсы)</w:t>
      </w:r>
      <w:bookmarkEnd w:id="3227"/>
    </w:p>
    <w:p w14:paraId="31A001AF" w14:textId="703271CC" w:rsidR="002F400F" w:rsidRPr="00621CB6" w:rsidRDefault="002F400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621CB6">
        <w:rPr>
          <w:rFonts w:ascii="Arial" w:hAnsi="Arial" w:cs="Arial"/>
          <w:b/>
          <w:sz w:val="22"/>
          <w:szCs w:val="22"/>
        </w:rPr>
        <w:t xml:space="preserve">Таблица </w:t>
      </w:r>
      <w:r w:rsidR="00F17006">
        <w:rPr>
          <w:rFonts w:ascii="Arial" w:hAnsi="Arial" w:cs="Arial"/>
          <w:b/>
          <w:sz w:val="22"/>
          <w:szCs w:val="22"/>
          <w:lang w:val="en-US"/>
        </w:rPr>
        <w:t>14</w:t>
      </w:r>
      <w:r w:rsidRPr="00621CB6">
        <w:rPr>
          <w:rFonts w:ascii="Arial" w:hAnsi="Arial" w:cs="Arial"/>
          <w:b/>
          <w:sz w:val="22"/>
          <w:szCs w:val="22"/>
        </w:rPr>
        <w:t>. Разработки</w:t>
      </w:r>
      <w:r w:rsidR="000075B8" w:rsidRPr="00621CB6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3"/>
        <w:gridCol w:w="2292"/>
        <w:gridCol w:w="2292"/>
        <w:gridCol w:w="1498"/>
        <w:gridCol w:w="3401"/>
      </w:tblGrid>
      <w:tr w:rsidR="001135C1" w:rsidRPr="00621CB6" w14:paraId="2B5AF9B5" w14:textId="77777777" w:rsidTr="00AC6F0A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626D658C" w14:textId="77777777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126" w:type="pct"/>
            <w:shd w:val="clear" w:color="auto" w:fill="FFC000"/>
            <w:vAlign w:val="center"/>
          </w:tcPr>
          <w:p w14:paraId="19DD96EF" w14:textId="77777777" w:rsidR="001135C1" w:rsidRPr="00621CB6" w:rsidRDefault="00AC6F0A" w:rsidP="00AC6F0A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1126" w:type="pct"/>
            <w:shd w:val="clear" w:color="auto" w:fill="FFC000"/>
            <w:vAlign w:val="center"/>
          </w:tcPr>
          <w:p w14:paraId="64F417F4" w14:textId="77777777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36" w:type="pct"/>
            <w:shd w:val="clear" w:color="auto" w:fill="FFC000"/>
            <w:vAlign w:val="center"/>
          </w:tcPr>
          <w:p w14:paraId="0347D046" w14:textId="77777777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71" w:type="pct"/>
            <w:shd w:val="clear" w:color="auto" w:fill="FFC000"/>
            <w:vAlign w:val="center"/>
          </w:tcPr>
          <w:p w14:paraId="750DBEBB" w14:textId="35ECDDF2" w:rsidR="001135C1" w:rsidRPr="00621CB6" w:rsidRDefault="001135C1" w:rsidP="001135C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Ссылка на КД 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val="en-US" w:eastAsia="ru-RU"/>
              </w:rPr>
              <w:t>BI</w:t>
            </w: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-отчетности по направлению</w:t>
            </w:r>
          </w:p>
        </w:tc>
      </w:tr>
      <w:tr w:rsidR="003B2A90" w:rsidRPr="00621CB6" w14:paraId="1912D71C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7A706FFC" w14:textId="4EB9C590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126" w:type="pct"/>
          </w:tcPr>
          <w:p w14:paraId="46851434" w14:textId="276C1AD6" w:rsidR="003B2A90" w:rsidRPr="00F04422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Расширение IW38 – списка заказов ТОРО</w:t>
            </w:r>
          </w:p>
        </w:tc>
        <w:tc>
          <w:tcPr>
            <w:tcW w:w="1126" w:type="pct"/>
          </w:tcPr>
          <w:p w14:paraId="7A64D9E4" w14:textId="794E3EB5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0A07F937" w14:textId="49C8A415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PM08</w:t>
            </w:r>
          </w:p>
        </w:tc>
        <w:tc>
          <w:tcPr>
            <w:tcW w:w="1671" w:type="pct"/>
            <w:shd w:val="clear" w:color="auto" w:fill="auto"/>
          </w:tcPr>
          <w:p w14:paraId="6EF07058" w14:textId="314B9D0F" w:rsidR="003B2A90" w:rsidRPr="007C6776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C6776">
              <w:rPr>
                <w:rFonts w:ascii="Arial" w:hAnsi="Arial" w:cs="Arial"/>
                <w:color w:val="000000"/>
                <w:sz w:val="20"/>
                <w:szCs w:val="20"/>
              </w:rPr>
              <w:t>Нерелевантно</w:t>
            </w:r>
          </w:p>
        </w:tc>
      </w:tr>
      <w:tr w:rsidR="003B2A90" w:rsidRPr="00621CB6" w14:paraId="20743DF2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C2A6334" w14:textId="47DD06A5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126" w:type="pct"/>
          </w:tcPr>
          <w:p w14:paraId="612CA28C" w14:textId="3B80E97E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Отчет "Оптимизация плана-графика". Включает оптимизацию сроков и возможность установки статусов заказов.</w:t>
            </w:r>
          </w:p>
        </w:tc>
        <w:tc>
          <w:tcPr>
            <w:tcW w:w="1126" w:type="pct"/>
          </w:tcPr>
          <w:p w14:paraId="0864BAD7" w14:textId="5B8A493C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1B6085C0" w14:textId="6328610E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PM21</w:t>
            </w:r>
          </w:p>
        </w:tc>
        <w:tc>
          <w:tcPr>
            <w:tcW w:w="1671" w:type="pct"/>
            <w:shd w:val="clear" w:color="auto" w:fill="auto"/>
          </w:tcPr>
          <w:p w14:paraId="60F7E0B4" w14:textId="7DE365FF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04F23DA3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7337598" w14:textId="0554BFE9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126" w:type="pct"/>
          </w:tcPr>
          <w:p w14:paraId="4C3314CC" w14:textId="387B5505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sz w:val="20"/>
              </w:rPr>
              <w:t>Печатная форма "План-график воздействий на ПА"</w:t>
            </w:r>
          </w:p>
        </w:tc>
        <w:tc>
          <w:tcPr>
            <w:tcW w:w="1126" w:type="pct"/>
          </w:tcPr>
          <w:p w14:paraId="5EB1A203" w14:textId="6E79740F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5FA12701" w14:textId="44665C15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PM24</w:t>
            </w:r>
          </w:p>
        </w:tc>
        <w:tc>
          <w:tcPr>
            <w:tcW w:w="1671" w:type="pct"/>
            <w:shd w:val="clear" w:color="auto" w:fill="auto"/>
          </w:tcPr>
          <w:p w14:paraId="25E77C8E" w14:textId="61D93115" w:rsidR="003B2A90" w:rsidRDefault="003B2A90" w:rsidP="003B2A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КД </w:t>
            </w:r>
            <w:del w:id="3230" w:author="Александр Шрамков" w:date="2021-03-10T18:18:00Z">
              <w:r w:rsidDel="00923C4E">
                <w:rPr>
                  <w:rFonts w:ascii="Arial" w:hAnsi="Arial" w:cs="Arial"/>
                  <w:sz w:val="20"/>
                  <w:szCs w:val="20"/>
                  <w:lang w:val="en-US"/>
                </w:rPr>
                <w:delText>ERP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B478E6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231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  <w:lang w:val="en-US"/>
                </w:rPr>
                <w:t>ERP</w:t>
              </w:r>
              <w:r w:rsidR="00923C4E" w:rsidRPr="00923C4E">
                <w:rPr>
                  <w:rFonts w:ascii="Arial" w:hAnsi="Arial" w:cs="Arial"/>
                  <w:sz w:val="20"/>
                  <w:szCs w:val="20"/>
                  <w:rPrChange w:id="3232" w:author="Александр Шрамков" w:date="2021-03-10T18:18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9.2.</w:t>
            </w:r>
            <w:r w:rsidRPr="00B478E6">
              <w:rPr>
                <w:rFonts w:ascii="Arial" w:hAnsi="Arial" w:cs="Arial"/>
                <w:sz w:val="20"/>
                <w:szCs w:val="20"/>
              </w:rPr>
              <w:t>15_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</w:t>
            </w:r>
            <w:r w:rsidRPr="00B478E6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 xml:space="preserve">КД Отчетность по направлению ТОиР </w:t>
            </w:r>
          </w:p>
          <w:p w14:paraId="44622A01" w14:textId="3CA20EC8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Печатная форма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PM09</w:t>
            </w:r>
          </w:p>
        </w:tc>
      </w:tr>
      <w:tr w:rsidR="003B2A90" w:rsidRPr="00621CB6" w14:paraId="5DA0948A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42CBD628" w14:textId="1F530A90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126" w:type="pct"/>
          </w:tcPr>
          <w:p w14:paraId="20E39912" w14:textId="301DD52A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sz w:val="20"/>
              </w:rPr>
              <w:t>Отчет по целесообразности использования МТР в заказах ТОРО</w:t>
            </w:r>
          </w:p>
        </w:tc>
        <w:tc>
          <w:tcPr>
            <w:tcW w:w="1126" w:type="pct"/>
          </w:tcPr>
          <w:p w14:paraId="56740787" w14:textId="0387832E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3C51A487" w14:textId="00C023CD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621CB6">
              <w:rPr>
                <w:rFonts w:ascii="Arial" w:hAnsi="Arial" w:cs="Arial"/>
                <w:sz w:val="20"/>
              </w:rPr>
              <w:t>PM25</w:t>
            </w:r>
          </w:p>
        </w:tc>
        <w:tc>
          <w:tcPr>
            <w:tcW w:w="1671" w:type="pct"/>
            <w:shd w:val="clear" w:color="auto" w:fill="auto"/>
          </w:tcPr>
          <w:p w14:paraId="2321AAC2" w14:textId="662A29C4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1EB212DA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D65827D" w14:textId="4FC903A3" w:rsidR="003B2A90" w:rsidRPr="00A5217E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126" w:type="pct"/>
          </w:tcPr>
          <w:p w14:paraId="1A4BE7D4" w14:textId="7A912A2E" w:rsidR="003B2A90" w:rsidRPr="00A5217E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</w:rPr>
              <w:t>Отчет "Потребность в запчастях собственного изготовления", сводный - для удобства предварительного анализа потребности и согласования объемов производства ЗЧ.</w:t>
            </w:r>
          </w:p>
        </w:tc>
        <w:tc>
          <w:tcPr>
            <w:tcW w:w="1126" w:type="pct"/>
          </w:tcPr>
          <w:p w14:paraId="6D097180" w14:textId="2E0C142F" w:rsidR="003B2A90" w:rsidRPr="00A5217E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1E543244" w14:textId="206F1117" w:rsidR="003B2A90" w:rsidRPr="00A5217E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  <w:lang w:val="en-US"/>
              </w:rPr>
              <w:t>PM26</w:t>
            </w:r>
          </w:p>
        </w:tc>
        <w:tc>
          <w:tcPr>
            <w:tcW w:w="1671" w:type="pct"/>
            <w:shd w:val="clear" w:color="auto" w:fill="auto"/>
          </w:tcPr>
          <w:p w14:paraId="1F190A6F" w14:textId="5FEF53CE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A5217E"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517D1131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C68549F" w14:textId="6D9D6F6F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126" w:type="pct"/>
          </w:tcPr>
          <w:p w14:paraId="09833C52" w14:textId="7B6EE55E" w:rsidR="003B2A90" w:rsidRPr="00F04422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04422">
              <w:rPr>
                <w:rFonts w:ascii="Arial" w:hAnsi="Arial" w:cs="Arial"/>
                <w:sz w:val="20"/>
              </w:rPr>
              <w:t>Отчет "Целесообразность привлечения исполнителей"</w:t>
            </w:r>
          </w:p>
        </w:tc>
        <w:tc>
          <w:tcPr>
            <w:tcW w:w="1126" w:type="pct"/>
          </w:tcPr>
          <w:p w14:paraId="0AADC021" w14:textId="686237B0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</w:rPr>
              <w:t>Отчет</w:t>
            </w:r>
          </w:p>
        </w:tc>
        <w:tc>
          <w:tcPr>
            <w:tcW w:w="736" w:type="pct"/>
          </w:tcPr>
          <w:p w14:paraId="46B05727" w14:textId="1AFF548C" w:rsidR="003B2A90" w:rsidRDefault="003B2A90" w:rsidP="003B2A9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</w:rPr>
              <w:t>РМ27</w:t>
            </w:r>
          </w:p>
        </w:tc>
        <w:tc>
          <w:tcPr>
            <w:tcW w:w="1671" w:type="pct"/>
            <w:shd w:val="clear" w:color="auto" w:fill="auto"/>
          </w:tcPr>
          <w:p w14:paraId="760C509A" w14:textId="505B5121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7A99D369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4CD12761" w14:textId="4BC8F2C1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7.</w:t>
            </w:r>
          </w:p>
        </w:tc>
        <w:tc>
          <w:tcPr>
            <w:tcW w:w="1126" w:type="pct"/>
          </w:tcPr>
          <w:p w14:paraId="0EE0974C" w14:textId="4E272DCD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Создание карточки РБП по незавершенным капитализируемым ремонтам. Необходимо автоматически создавать карточку РБП по событию/набору критериев в заказе ТОРО</w:t>
            </w:r>
          </w:p>
        </w:tc>
        <w:tc>
          <w:tcPr>
            <w:tcW w:w="1126" w:type="pct"/>
          </w:tcPr>
          <w:p w14:paraId="5918F707" w14:textId="5014E0D2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DC9BF21" w14:textId="4C01BFD7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PM31</w:t>
            </w:r>
          </w:p>
        </w:tc>
        <w:tc>
          <w:tcPr>
            <w:tcW w:w="1671" w:type="pct"/>
            <w:shd w:val="clear" w:color="auto" w:fill="auto"/>
          </w:tcPr>
          <w:p w14:paraId="2FB62AEF" w14:textId="7A2975FE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3B2A90" w:rsidRPr="00621CB6" w14:paraId="669B6374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F0BB5EF" w14:textId="7715B2A6" w:rsidR="003B2A90" w:rsidRPr="00621CB6" w:rsidRDefault="003B2A90" w:rsidP="003B2A90">
            <w:pPr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126" w:type="pct"/>
          </w:tcPr>
          <w:p w14:paraId="5F4F8DC1" w14:textId="23A077C7" w:rsidR="003B2A90" w:rsidRPr="00F04422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Пров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ерки при сохранении заказа ТОРО</w:t>
            </w:r>
          </w:p>
        </w:tc>
        <w:tc>
          <w:tcPr>
            <w:tcW w:w="1126" w:type="pct"/>
          </w:tcPr>
          <w:p w14:paraId="09FE0F97" w14:textId="5E1FD359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72A8CB99" w14:textId="05FBF72B" w:rsidR="003B2A90" w:rsidRPr="00621CB6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PM46</w:t>
            </w:r>
          </w:p>
        </w:tc>
        <w:tc>
          <w:tcPr>
            <w:tcW w:w="1671" w:type="pct"/>
            <w:shd w:val="clear" w:color="auto" w:fill="auto"/>
          </w:tcPr>
          <w:p w14:paraId="5097B22E" w14:textId="2E45ED6F" w:rsidR="003B2A90" w:rsidRDefault="003B2A90" w:rsidP="003B2A90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230A4F19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26793D9D" w14:textId="35CC167C" w:rsidR="002A1365" w:rsidRPr="00621CB6" w:rsidRDefault="002A1365" w:rsidP="002A1365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1126" w:type="pct"/>
          </w:tcPr>
          <w:p w14:paraId="143D7B91" w14:textId="76EC5067" w:rsidR="002A1365" w:rsidRPr="00F04422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Расширение полей заказа ТОРО</w:t>
            </w:r>
          </w:p>
        </w:tc>
        <w:tc>
          <w:tcPr>
            <w:tcW w:w="1126" w:type="pct"/>
          </w:tcPr>
          <w:p w14:paraId="15BA20C0" w14:textId="62D568FD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0872CA2" w14:textId="3029AF91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PM60</w:t>
            </w:r>
          </w:p>
        </w:tc>
        <w:tc>
          <w:tcPr>
            <w:tcW w:w="1671" w:type="pct"/>
            <w:shd w:val="clear" w:color="auto" w:fill="auto"/>
          </w:tcPr>
          <w:p w14:paraId="7CC8163E" w14:textId="4A41189B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673AFCD2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7CBA4554" w14:textId="2D0F2013" w:rsidR="002A1365" w:rsidRPr="00A5217E" w:rsidRDefault="00FC149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</w:t>
            </w:r>
            <w:r w:rsidRPr="00A5217E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0</w:t>
            </w:r>
            <w:r w:rsidR="002A1365"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26" w:type="pct"/>
          </w:tcPr>
          <w:p w14:paraId="11029597" w14:textId="0CEC77D4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 рабочего места полем "Склад"</w:t>
            </w:r>
          </w:p>
        </w:tc>
        <w:tc>
          <w:tcPr>
            <w:tcW w:w="1126" w:type="pct"/>
          </w:tcPr>
          <w:p w14:paraId="2B316EE4" w14:textId="66BDC566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277DAAD" w14:textId="194ABB8A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PM64</w:t>
            </w:r>
          </w:p>
        </w:tc>
        <w:tc>
          <w:tcPr>
            <w:tcW w:w="1671" w:type="pct"/>
            <w:shd w:val="clear" w:color="auto" w:fill="auto"/>
          </w:tcPr>
          <w:p w14:paraId="6B0CDB03" w14:textId="63095CA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1F4BEC1C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5D01F282" w14:textId="0231D149" w:rsidR="002A1365" w:rsidRPr="00A5217E" w:rsidRDefault="00FC149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1</w:t>
            </w:r>
            <w:r w:rsidRPr="00A5217E"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1</w:t>
            </w:r>
            <w:r w:rsidR="002A1365" w:rsidRPr="00A5217E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26" w:type="pct"/>
          </w:tcPr>
          <w:p w14:paraId="2EC1467C" w14:textId="79350D85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 при установке статуса ТРКБ</w:t>
            </w: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br/>
              <w:t>Реализуется только при условии реализации PM60 (расширение полей заказа)</w:t>
            </w:r>
          </w:p>
        </w:tc>
        <w:tc>
          <w:tcPr>
            <w:tcW w:w="1126" w:type="pct"/>
          </w:tcPr>
          <w:p w14:paraId="47B9D40B" w14:textId="03549BC2" w:rsidR="002A1365" w:rsidRPr="00A5217E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3F089166" w14:textId="6E8D5A81" w:rsidR="002A1365" w:rsidRPr="00A5217E" w:rsidRDefault="00685423" w:rsidP="002A136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5217E">
              <w:rPr>
                <w:rFonts w:ascii="Arial" w:hAnsi="Arial" w:cs="Arial"/>
                <w:color w:val="000000"/>
                <w:sz w:val="20"/>
                <w:szCs w:val="20"/>
              </w:rPr>
              <w:t>PM66</w:t>
            </w:r>
          </w:p>
        </w:tc>
        <w:tc>
          <w:tcPr>
            <w:tcW w:w="1671" w:type="pct"/>
            <w:shd w:val="clear" w:color="auto" w:fill="auto"/>
          </w:tcPr>
          <w:p w14:paraId="46BEC302" w14:textId="670B1435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217E"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2A1365" w:rsidRPr="00621CB6" w14:paraId="3AB6B76B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3EADB37B" w14:textId="3BA8050A" w:rsidR="002A1365" w:rsidRPr="00621CB6" w:rsidRDefault="00FC149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2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126" w:type="pct"/>
          </w:tcPr>
          <w:p w14:paraId="28CB5033" w14:textId="2F132426" w:rsidR="002A1365" w:rsidRPr="00F04422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t>Отчет "Запросы на корректировку бюджета ТОРО"</w:t>
            </w:r>
            <w:r w:rsidRPr="00F04422">
              <w:rPr>
                <w:rFonts w:ascii="Arial" w:hAnsi="Arial" w:cs="Arial"/>
                <w:color w:val="000000"/>
                <w:sz w:val="20"/>
                <w:szCs w:val="20"/>
              </w:rPr>
              <w:br/>
              <w:t>Реализуется только при условии реализации PM60 (расширение полей заказа)</w:t>
            </w:r>
          </w:p>
        </w:tc>
        <w:tc>
          <w:tcPr>
            <w:tcW w:w="1126" w:type="pct"/>
          </w:tcPr>
          <w:p w14:paraId="1AD07831" w14:textId="0C5E990E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4A9FA41A" w14:textId="6B140C23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PM6</w:t>
            </w:r>
            <w:r w:rsidR="00685423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71" w:type="pct"/>
            <w:shd w:val="clear" w:color="auto" w:fill="auto"/>
          </w:tcPr>
          <w:p w14:paraId="69674B0A" w14:textId="54E3500C" w:rsidR="002A1365" w:rsidRPr="00621CB6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6E2FB8" w:rsidRPr="00621CB6" w14:paraId="3EE8B5C4" w14:textId="77777777" w:rsidTr="00AC6F0A">
        <w:trPr>
          <w:cantSplit/>
        </w:trPr>
        <w:tc>
          <w:tcPr>
            <w:tcW w:w="341" w:type="pct"/>
            <w:shd w:val="clear" w:color="auto" w:fill="auto"/>
          </w:tcPr>
          <w:p w14:paraId="7050F015" w14:textId="6D7C3D2F" w:rsidR="006E2FB8" w:rsidRDefault="006E2FB8" w:rsidP="006E2FB8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1126" w:type="pct"/>
          </w:tcPr>
          <w:p w14:paraId="6C174B7D" w14:textId="6071070F" w:rsidR="006E2FB8" w:rsidRPr="00F04422" w:rsidRDefault="006E2FB8" w:rsidP="006E2FB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 отчета IWBK – доступность материалов по заказам ТОРО</w:t>
            </w:r>
          </w:p>
        </w:tc>
        <w:tc>
          <w:tcPr>
            <w:tcW w:w="1126" w:type="pct"/>
          </w:tcPr>
          <w:p w14:paraId="54B7EFF9" w14:textId="2D3EE69A" w:rsidR="006E2FB8" w:rsidRDefault="006E2FB8" w:rsidP="006E2FB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F7DFD26" w14:textId="1258E2BF" w:rsidR="006E2FB8" w:rsidRDefault="006E2FB8" w:rsidP="006E2FB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PM75</w:t>
            </w:r>
          </w:p>
        </w:tc>
        <w:tc>
          <w:tcPr>
            <w:tcW w:w="1671" w:type="pct"/>
            <w:shd w:val="clear" w:color="auto" w:fill="auto"/>
          </w:tcPr>
          <w:p w14:paraId="0F655E8B" w14:textId="581313AE" w:rsidR="006E2FB8" w:rsidRDefault="006E2FB8" w:rsidP="006E2FB8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Не релевантно</w:t>
            </w:r>
          </w:p>
        </w:tc>
      </w:tr>
      <w:tr w:rsidR="00836228" w:rsidRPr="007008A3" w14:paraId="2234B542" w14:textId="77777777" w:rsidTr="001A4543">
        <w:trPr>
          <w:cantSplit/>
        </w:trPr>
        <w:tc>
          <w:tcPr>
            <w:tcW w:w="341" w:type="pct"/>
            <w:shd w:val="clear" w:color="auto" w:fill="auto"/>
          </w:tcPr>
          <w:p w14:paraId="2C7C8038" w14:textId="5F947427" w:rsidR="00836228" w:rsidRPr="00836228" w:rsidRDefault="00836228" w:rsidP="00836228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ru-RU"/>
              </w:rPr>
              <w:t>14.</w:t>
            </w:r>
          </w:p>
        </w:tc>
        <w:tc>
          <w:tcPr>
            <w:tcW w:w="1126" w:type="pct"/>
          </w:tcPr>
          <w:p w14:paraId="3F4FBB30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6228">
              <w:rPr>
                <w:rFonts w:ascii="Arial" w:hAnsi="Arial" w:cs="Arial"/>
                <w:color w:val="000000"/>
                <w:sz w:val="20"/>
                <w:szCs w:val="20"/>
              </w:rPr>
              <w:t>Отчет "Анализ операций заказов ТОРО"</w:t>
            </w:r>
          </w:p>
        </w:tc>
        <w:tc>
          <w:tcPr>
            <w:tcW w:w="1126" w:type="pct"/>
            <w:shd w:val="clear" w:color="auto" w:fill="auto"/>
          </w:tcPr>
          <w:p w14:paraId="70CCE7EB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6228">
              <w:rPr>
                <w:rFonts w:ascii="Arial" w:hAnsi="Arial" w:cs="Arial"/>
                <w:color w:val="000000"/>
                <w:sz w:val="20"/>
                <w:szCs w:val="20"/>
              </w:rPr>
              <w:t>Отчет</w:t>
            </w:r>
          </w:p>
        </w:tc>
        <w:tc>
          <w:tcPr>
            <w:tcW w:w="736" w:type="pct"/>
            <w:shd w:val="clear" w:color="auto" w:fill="auto"/>
          </w:tcPr>
          <w:p w14:paraId="7FEA0725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36228">
              <w:rPr>
                <w:rFonts w:ascii="Arial" w:hAnsi="Arial" w:cs="Arial"/>
                <w:color w:val="000000"/>
                <w:sz w:val="20"/>
                <w:szCs w:val="20"/>
              </w:rPr>
              <w:t>PM19</w:t>
            </w:r>
          </w:p>
        </w:tc>
        <w:tc>
          <w:tcPr>
            <w:tcW w:w="1671" w:type="pct"/>
            <w:shd w:val="clear" w:color="auto" w:fill="auto"/>
          </w:tcPr>
          <w:p w14:paraId="5021227B" w14:textId="77777777" w:rsidR="00836228" w:rsidRPr="00836228" w:rsidRDefault="00836228" w:rsidP="00836228">
            <w:pPr>
              <w:jc w:val="center"/>
              <w:rPr>
                <w:rFonts w:ascii="Arial" w:hAnsi="Arial" w:cs="Arial"/>
                <w:sz w:val="20"/>
              </w:rPr>
            </w:pPr>
            <w:r w:rsidRPr="00836228">
              <w:rPr>
                <w:rFonts w:ascii="Arial" w:hAnsi="Arial" w:cs="Arial"/>
                <w:sz w:val="20"/>
              </w:rPr>
              <w:t>Нерелевантно</w:t>
            </w:r>
          </w:p>
        </w:tc>
      </w:tr>
      <w:tr w:rsidR="008F5854" w:rsidRPr="007008A3" w14:paraId="4AA6673F" w14:textId="77777777" w:rsidTr="001A4543">
        <w:trPr>
          <w:cantSplit/>
        </w:trPr>
        <w:tc>
          <w:tcPr>
            <w:tcW w:w="341" w:type="pct"/>
            <w:shd w:val="clear" w:color="auto" w:fill="auto"/>
          </w:tcPr>
          <w:p w14:paraId="4BDE1A78" w14:textId="53523B1D" w:rsidR="008F5854" w:rsidRPr="001A4543" w:rsidRDefault="008F5854" w:rsidP="00836228">
            <w:pP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15.</w:t>
            </w:r>
          </w:p>
        </w:tc>
        <w:tc>
          <w:tcPr>
            <w:tcW w:w="1126" w:type="pct"/>
          </w:tcPr>
          <w:p w14:paraId="22AA5C91" w14:textId="14B2BB87" w:rsidR="008F5854" w:rsidRPr="00836228" w:rsidRDefault="008F5854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Контроль счетов в заказах ТОРО</w:t>
            </w:r>
          </w:p>
        </w:tc>
        <w:tc>
          <w:tcPr>
            <w:tcW w:w="1126" w:type="pct"/>
            <w:shd w:val="clear" w:color="auto" w:fill="auto"/>
          </w:tcPr>
          <w:p w14:paraId="7CADDA86" w14:textId="27D0E46A" w:rsidR="008F5854" w:rsidRPr="00836228" w:rsidRDefault="008F5854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  <w:shd w:val="clear" w:color="auto" w:fill="auto"/>
          </w:tcPr>
          <w:p w14:paraId="34A53B32" w14:textId="13D77D18" w:rsidR="008F5854" w:rsidRPr="001A4543" w:rsidRDefault="008F5854" w:rsidP="0083622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PM52</w:t>
            </w:r>
          </w:p>
        </w:tc>
        <w:tc>
          <w:tcPr>
            <w:tcW w:w="1671" w:type="pct"/>
            <w:shd w:val="clear" w:color="auto" w:fill="auto"/>
          </w:tcPr>
          <w:p w14:paraId="41DCB206" w14:textId="4A5D49DA" w:rsidR="008F5854" w:rsidRPr="00836228" w:rsidRDefault="008F5854" w:rsidP="00836228">
            <w:pPr>
              <w:jc w:val="center"/>
              <w:rPr>
                <w:rFonts w:ascii="Arial" w:hAnsi="Arial" w:cs="Arial"/>
                <w:sz w:val="20"/>
              </w:rPr>
            </w:pPr>
            <w:r w:rsidRPr="00836228">
              <w:rPr>
                <w:rFonts w:ascii="Arial" w:hAnsi="Arial" w:cs="Arial"/>
                <w:sz w:val="20"/>
              </w:rPr>
              <w:t>Нерелевантно</w:t>
            </w:r>
          </w:p>
        </w:tc>
      </w:tr>
      <w:tr w:rsidR="002525F5" w:rsidRPr="007008A3" w14:paraId="04963239" w14:textId="77777777" w:rsidTr="001A4543">
        <w:trPr>
          <w:cantSplit/>
          <w:ins w:id="3233" w:author="Попова Дарья" w:date="2020-07-23T16:39:00Z"/>
        </w:trPr>
        <w:tc>
          <w:tcPr>
            <w:tcW w:w="341" w:type="pct"/>
            <w:shd w:val="clear" w:color="auto" w:fill="auto"/>
          </w:tcPr>
          <w:p w14:paraId="4810E8CA" w14:textId="5D65E51B" w:rsidR="002525F5" w:rsidRDefault="002525F5" w:rsidP="002525F5">
            <w:pPr>
              <w:rPr>
                <w:ins w:id="3234" w:author="Попова Дарья" w:date="2020-07-23T16:39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35" w:author="Попова Дарья" w:date="2020-07-23T16:40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16.</w:t>
              </w:r>
            </w:ins>
          </w:p>
        </w:tc>
        <w:tc>
          <w:tcPr>
            <w:tcW w:w="1126" w:type="pct"/>
          </w:tcPr>
          <w:p w14:paraId="4BBF6C17" w14:textId="4B649313" w:rsidR="002525F5" w:rsidRDefault="002525F5" w:rsidP="002525F5">
            <w:pPr>
              <w:jc w:val="center"/>
              <w:rPr>
                <w:ins w:id="3236" w:author="Попова Дарья" w:date="2020-07-23T16:39:00Z"/>
                <w:rFonts w:ascii="Arial" w:hAnsi="Arial" w:cs="Arial"/>
                <w:color w:val="000000"/>
                <w:sz w:val="20"/>
                <w:szCs w:val="20"/>
              </w:rPr>
            </w:pPr>
            <w:ins w:id="3237" w:author="Попова Дарья" w:date="2020-07-23T16:40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rPrChange w:id="3238" w:author="Попова Дарья" w:date="2020-07-23T16:40:00Z">
                    <w:rPr/>
                  </w:rPrChange>
                </w:rPr>
                <w:t>Формирование правила расчета на ОСГ</w:t>
              </w:r>
            </w:ins>
          </w:p>
        </w:tc>
        <w:tc>
          <w:tcPr>
            <w:tcW w:w="1126" w:type="pct"/>
            <w:shd w:val="clear" w:color="auto" w:fill="auto"/>
          </w:tcPr>
          <w:p w14:paraId="09A29EFA" w14:textId="6C6B0AAE" w:rsidR="002525F5" w:rsidRDefault="002525F5" w:rsidP="002525F5">
            <w:pPr>
              <w:jc w:val="center"/>
              <w:rPr>
                <w:ins w:id="3239" w:author="Попова Дарья" w:date="2020-07-23T16:39:00Z"/>
                <w:rFonts w:ascii="Arial" w:hAnsi="Arial" w:cs="Arial"/>
                <w:color w:val="000000"/>
                <w:sz w:val="20"/>
                <w:szCs w:val="20"/>
              </w:rPr>
            </w:pPr>
            <w:ins w:id="3240" w:author="Попова Дарья" w:date="2020-07-23T16:40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rPrChange w:id="3241" w:author="Попова Дарья" w:date="2020-07-23T16:40:00Z">
                    <w:rPr/>
                  </w:rPrChange>
                </w:rPr>
                <w:t>Расширение</w:t>
              </w:r>
            </w:ins>
          </w:p>
        </w:tc>
        <w:tc>
          <w:tcPr>
            <w:tcW w:w="736" w:type="pct"/>
            <w:shd w:val="clear" w:color="auto" w:fill="auto"/>
          </w:tcPr>
          <w:p w14:paraId="3EB99085" w14:textId="618599B0" w:rsidR="002525F5" w:rsidRPr="002525F5" w:rsidRDefault="002525F5" w:rsidP="002525F5">
            <w:pPr>
              <w:jc w:val="center"/>
              <w:rPr>
                <w:ins w:id="3242" w:author="Попова Дарья" w:date="2020-07-23T16:39:00Z"/>
                <w:rFonts w:ascii="Arial" w:hAnsi="Arial" w:cs="Arial"/>
                <w:color w:val="000000"/>
                <w:sz w:val="20"/>
                <w:szCs w:val="20"/>
                <w:rPrChange w:id="3243" w:author="Попова Дарья" w:date="2020-07-23T16:40:00Z">
                  <w:rPr>
                    <w:ins w:id="3244" w:author="Попова Дарья" w:date="2020-07-23T16:39:00Z"/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3245" w:author="Попова Дарья" w:date="2020-07-23T16:40:00Z">
              <w:r w:rsidRPr="002525F5">
                <w:rPr>
                  <w:rFonts w:ascii="Arial" w:hAnsi="Arial" w:cs="Arial"/>
                  <w:color w:val="000000"/>
                  <w:sz w:val="20"/>
                  <w:szCs w:val="20"/>
                  <w:rPrChange w:id="3246" w:author="Попова Дарья" w:date="2020-07-23T16:40:00Z">
                    <w:rPr>
                      <w:lang w:val="en-US"/>
                    </w:rPr>
                  </w:rPrChange>
                </w:rPr>
                <w:t>PS212</w:t>
              </w:r>
            </w:ins>
          </w:p>
        </w:tc>
        <w:tc>
          <w:tcPr>
            <w:tcW w:w="1671" w:type="pct"/>
            <w:shd w:val="clear" w:color="auto" w:fill="auto"/>
          </w:tcPr>
          <w:p w14:paraId="6FEA24E4" w14:textId="75B2ABFF" w:rsidR="002525F5" w:rsidRPr="002525F5" w:rsidRDefault="002525F5" w:rsidP="002525F5">
            <w:pPr>
              <w:jc w:val="center"/>
              <w:rPr>
                <w:ins w:id="3247" w:author="Попова Дарья" w:date="2020-07-23T16:39:00Z"/>
                <w:rFonts w:ascii="Arial" w:hAnsi="Arial" w:cs="Arial"/>
                <w:color w:val="000000"/>
                <w:sz w:val="20"/>
                <w:szCs w:val="20"/>
                <w:rPrChange w:id="3248" w:author="Попова Дарья" w:date="2020-07-23T16:40:00Z">
                  <w:rPr>
                    <w:ins w:id="3249" w:author="Попова Дарья" w:date="2020-07-23T16:39:00Z"/>
                    <w:rFonts w:ascii="Arial" w:hAnsi="Arial" w:cs="Arial"/>
                    <w:sz w:val="20"/>
                  </w:rPr>
                </w:rPrChange>
              </w:rPr>
            </w:pPr>
            <w:ins w:id="3250" w:author="Попова Дарья" w:date="2020-07-23T16:43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Нерелевантно</w:t>
              </w:r>
            </w:ins>
          </w:p>
        </w:tc>
      </w:tr>
      <w:tr w:rsidR="005C4808" w:rsidRPr="007008A3" w14:paraId="3E60D70D" w14:textId="77777777" w:rsidTr="001A4543">
        <w:trPr>
          <w:cantSplit/>
          <w:ins w:id="3251" w:author="Попова Дарья Николаевна (Подрядчик. ООО БерингПойнт)" w:date="2021-11-10T21:18:00Z"/>
        </w:trPr>
        <w:tc>
          <w:tcPr>
            <w:tcW w:w="341" w:type="pct"/>
            <w:shd w:val="clear" w:color="auto" w:fill="auto"/>
          </w:tcPr>
          <w:p w14:paraId="3A8E4949" w14:textId="3FA76D5E" w:rsidR="005C4808" w:rsidRPr="005C4808" w:rsidRDefault="005C4808" w:rsidP="002525F5">
            <w:pPr>
              <w:rPr>
                <w:ins w:id="3252" w:author="Попова Дарья Николаевна (Подрядчик. ООО БерингПойнт)" w:date="2021-11-10T21:18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53" w:author="Попова Дарья Николаевна (Подрядчик. ООО БерингПойнт)" w:date="2021-11-10T21:18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17.</w:t>
              </w:r>
            </w:ins>
          </w:p>
        </w:tc>
        <w:tc>
          <w:tcPr>
            <w:tcW w:w="1126" w:type="pct"/>
          </w:tcPr>
          <w:p w14:paraId="7F9E3B20" w14:textId="69D745B5" w:rsidR="005C4808" w:rsidRPr="005C4808" w:rsidRDefault="005C4808" w:rsidP="002525F5">
            <w:pPr>
              <w:jc w:val="center"/>
              <w:rPr>
                <w:ins w:id="3254" w:author="Попова Дарья Николаевна (Подрядчик. ООО БерингПойнт)" w:date="2021-11-10T21:18:00Z"/>
                <w:rFonts w:ascii="Arial" w:hAnsi="Arial" w:cs="Arial"/>
                <w:color w:val="000000"/>
                <w:sz w:val="20"/>
                <w:szCs w:val="20"/>
              </w:rPr>
            </w:pPr>
            <w:ins w:id="3255" w:author="Попова Дарья Николаевна (Подрядчик. ООО БерингПойнт)" w:date="2021-11-10T21:19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Расчет процента для сверхквалификации</w:t>
              </w:r>
            </w:ins>
          </w:p>
        </w:tc>
        <w:tc>
          <w:tcPr>
            <w:tcW w:w="1126" w:type="pct"/>
            <w:shd w:val="clear" w:color="auto" w:fill="auto"/>
          </w:tcPr>
          <w:p w14:paraId="744F3102" w14:textId="328124D1" w:rsidR="005C4808" w:rsidRPr="00A13E4F" w:rsidRDefault="005C4808" w:rsidP="002525F5">
            <w:pPr>
              <w:jc w:val="center"/>
              <w:rPr>
                <w:ins w:id="3256" w:author="Попова Дарья Николаевна (Подрядчик. ООО БерингПойнт)" w:date="2021-11-10T21:18:00Z"/>
                <w:rFonts w:ascii="Arial" w:hAnsi="Arial" w:cs="Arial"/>
                <w:color w:val="000000"/>
                <w:sz w:val="20"/>
                <w:szCs w:val="20"/>
              </w:rPr>
            </w:pPr>
            <w:ins w:id="3257" w:author="Попова Дарья Николаевна (Подрядчик. ООО БерингПойнт)" w:date="2021-11-10T21:19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</w:t>
              </w:r>
            </w:ins>
            <w:ins w:id="3258" w:author="Попова Дарья Николаевна (Подрядчик. ООО БерингПойнт)" w:date="2021-11-10T21:20:00Z">
              <w:r w:rsidR="00A13E4F">
                <w:rPr>
                  <w:rFonts w:ascii="Arial" w:hAnsi="Arial" w:cs="Arial"/>
                  <w:color w:val="000000"/>
                  <w:sz w:val="20"/>
                  <w:szCs w:val="20"/>
                </w:rPr>
                <w:t>асширение</w:t>
              </w:r>
            </w:ins>
          </w:p>
        </w:tc>
        <w:tc>
          <w:tcPr>
            <w:tcW w:w="736" w:type="pct"/>
            <w:shd w:val="clear" w:color="auto" w:fill="auto"/>
          </w:tcPr>
          <w:p w14:paraId="1D1819A2" w14:textId="5156D647" w:rsidR="005C4808" w:rsidRPr="00A13E4F" w:rsidRDefault="00A13E4F" w:rsidP="002525F5">
            <w:pPr>
              <w:jc w:val="center"/>
              <w:rPr>
                <w:ins w:id="3259" w:author="Попова Дарья Николаевна (Подрядчик. ООО БерингПойнт)" w:date="2021-11-10T21:18:00Z"/>
                <w:rFonts w:ascii="Arial" w:hAnsi="Arial" w:cs="Arial"/>
                <w:color w:val="000000"/>
                <w:sz w:val="20"/>
                <w:szCs w:val="20"/>
                <w:lang w:val="en-US"/>
                <w:rPrChange w:id="3260" w:author="Попова Дарья Николаевна (Подрядчик. ООО БерингПойнт)" w:date="2021-11-10T21:20:00Z">
                  <w:rPr>
                    <w:ins w:id="3261" w:author="Попова Дарья Николаевна (Подрядчик. ООО БерингПойнт)" w:date="2021-11-10T21:18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262" w:author="Попова Дарья Николаевна (Подрядчик. ООО БерингПойнт)" w:date="2021-11-10T21:20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PM211</w:t>
              </w:r>
            </w:ins>
          </w:p>
        </w:tc>
        <w:tc>
          <w:tcPr>
            <w:tcW w:w="1671" w:type="pct"/>
            <w:shd w:val="clear" w:color="auto" w:fill="auto"/>
          </w:tcPr>
          <w:p w14:paraId="409C11BA" w14:textId="13A4E7B1" w:rsidR="005C4808" w:rsidRDefault="00A13E4F" w:rsidP="002525F5">
            <w:pPr>
              <w:jc w:val="center"/>
              <w:rPr>
                <w:ins w:id="3263" w:author="Попова Дарья Николаевна (Подрядчик. ООО БерингПойнт)" w:date="2021-11-10T21:18:00Z"/>
                <w:rFonts w:ascii="Arial" w:hAnsi="Arial" w:cs="Arial"/>
                <w:color w:val="000000"/>
                <w:sz w:val="20"/>
                <w:szCs w:val="20"/>
              </w:rPr>
            </w:pPr>
            <w:ins w:id="3264" w:author="Попова Дарья Николаевна (Подрядчик. ООО БерингПойнт)" w:date="2021-11-10T21:26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Нерелевантно</w:t>
              </w:r>
            </w:ins>
          </w:p>
        </w:tc>
      </w:tr>
      <w:tr w:rsidR="00A13E4F" w:rsidRPr="007008A3" w14:paraId="2F80A565" w14:textId="77777777" w:rsidTr="001A4543">
        <w:trPr>
          <w:cantSplit/>
          <w:ins w:id="3265" w:author="Попова Дарья Николаевна (Подрядчик. ООО БерингПойнт)" w:date="2021-11-10T21:27:00Z"/>
        </w:trPr>
        <w:tc>
          <w:tcPr>
            <w:tcW w:w="341" w:type="pct"/>
            <w:shd w:val="clear" w:color="auto" w:fill="auto"/>
          </w:tcPr>
          <w:p w14:paraId="67D3E32D" w14:textId="1508F4E7" w:rsidR="00A13E4F" w:rsidRDefault="00A13E4F" w:rsidP="002525F5">
            <w:pPr>
              <w:rPr>
                <w:ins w:id="3266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67" w:author="Попова Дарья Николаевна (Подрядчик. ООО БерингПойнт)" w:date="2021-11-10T21:27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18.</w:t>
              </w:r>
            </w:ins>
          </w:p>
        </w:tc>
        <w:tc>
          <w:tcPr>
            <w:tcW w:w="1126" w:type="pct"/>
          </w:tcPr>
          <w:p w14:paraId="46BF3613" w14:textId="0602CCD6" w:rsidR="00A13E4F" w:rsidRPr="00A13E4F" w:rsidRDefault="00A13E4F" w:rsidP="002525F5">
            <w:pPr>
              <w:jc w:val="center"/>
              <w:rPr>
                <w:ins w:id="3268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lang w:val="en-US"/>
                <w:rPrChange w:id="3269" w:author="Попова Дарья Николаевна (Подрядчик. ООО БерингПойнт)" w:date="2021-11-10T21:27:00Z">
                  <w:rPr>
                    <w:ins w:id="3270" w:author="Попова Дарья Николаевна (Подрядчик. ООО БерингПойнт)" w:date="2021-11-10T21:2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271" w:author="Попова Дарья Николаевна (Подрядчик. ООО БерингПойнт)" w:date="2021-11-10T21:2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Расширение интерфейса 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MRS</w:t>
              </w:r>
            </w:ins>
          </w:p>
        </w:tc>
        <w:tc>
          <w:tcPr>
            <w:tcW w:w="1126" w:type="pct"/>
            <w:shd w:val="clear" w:color="auto" w:fill="auto"/>
          </w:tcPr>
          <w:p w14:paraId="308A52FE" w14:textId="3FE11719" w:rsidR="00A13E4F" w:rsidRPr="00A13E4F" w:rsidRDefault="00A13E4F" w:rsidP="002525F5">
            <w:pPr>
              <w:jc w:val="center"/>
              <w:rPr>
                <w:ins w:id="3272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rPrChange w:id="3273" w:author="Попова Дарья Николаевна (Подрядчик. ООО БерингПойнт)" w:date="2021-11-10T21:27:00Z">
                  <w:rPr>
                    <w:ins w:id="3274" w:author="Попова Дарья Николаевна (Подрядчик. ООО БерингПойнт)" w:date="2021-11-10T21:27:00Z"/>
                    <w:rFonts w:ascii="Arial" w:hAnsi="Arial" w:cs="Arial"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ins w:id="3275" w:author="Попова Дарья Николаевна (Подрядчик. ООО БерингПойнт)" w:date="2021-11-10T21:2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Расширение</w:t>
              </w:r>
            </w:ins>
          </w:p>
        </w:tc>
        <w:tc>
          <w:tcPr>
            <w:tcW w:w="736" w:type="pct"/>
            <w:shd w:val="clear" w:color="auto" w:fill="auto"/>
          </w:tcPr>
          <w:p w14:paraId="459E96D1" w14:textId="7790E469" w:rsidR="00A13E4F" w:rsidRPr="00A13E4F" w:rsidRDefault="00A13E4F" w:rsidP="002525F5">
            <w:pPr>
              <w:jc w:val="center"/>
              <w:rPr>
                <w:ins w:id="3276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3277" w:author="Попова Дарья Николаевна (Подрядчик. ООО БерингПойнт)" w:date="2021-11-10T21:27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PM212</w:t>
              </w:r>
            </w:ins>
          </w:p>
        </w:tc>
        <w:tc>
          <w:tcPr>
            <w:tcW w:w="1671" w:type="pct"/>
            <w:shd w:val="clear" w:color="auto" w:fill="auto"/>
          </w:tcPr>
          <w:p w14:paraId="700CA0C5" w14:textId="127154AC" w:rsidR="00A13E4F" w:rsidRDefault="00A13E4F" w:rsidP="002525F5">
            <w:pPr>
              <w:jc w:val="center"/>
              <w:rPr>
                <w:ins w:id="3278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</w:rPr>
            </w:pPr>
            <w:ins w:id="3279" w:author="Попова Дарья Николаевна (Подрядчик. ООО БерингПойнт)" w:date="2021-11-10T21:27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Нерелевантно</w:t>
              </w:r>
            </w:ins>
          </w:p>
        </w:tc>
      </w:tr>
      <w:tr w:rsidR="00A13E4F" w:rsidRPr="007008A3" w14:paraId="15BDE424" w14:textId="77777777" w:rsidTr="001A4543">
        <w:trPr>
          <w:cantSplit/>
          <w:ins w:id="3280" w:author="Попова Дарья Николаевна (Подрядчик. ООО БерингПойнт)" w:date="2021-11-10T21:27:00Z"/>
        </w:trPr>
        <w:tc>
          <w:tcPr>
            <w:tcW w:w="341" w:type="pct"/>
            <w:shd w:val="clear" w:color="auto" w:fill="auto"/>
          </w:tcPr>
          <w:p w14:paraId="699AC4B2" w14:textId="5C52C270" w:rsidR="00A13E4F" w:rsidRDefault="00A13E4F" w:rsidP="002525F5">
            <w:pPr>
              <w:rPr>
                <w:ins w:id="3281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82" w:author="Попова Дарья Николаевна (Подрядчик. ООО БерингПойнт)" w:date="2021-11-10T21:27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19.</w:t>
              </w:r>
            </w:ins>
          </w:p>
        </w:tc>
        <w:tc>
          <w:tcPr>
            <w:tcW w:w="1126" w:type="pct"/>
          </w:tcPr>
          <w:p w14:paraId="7178D21A" w14:textId="2BE14CF4" w:rsidR="00A13E4F" w:rsidRPr="00A13E4F" w:rsidRDefault="00A13E4F" w:rsidP="002525F5">
            <w:pPr>
              <w:jc w:val="center"/>
              <w:rPr>
                <w:ins w:id="3283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lang w:val="en-US"/>
                <w:rPrChange w:id="3284" w:author="Попова Дарья Николаевна (Подрядчик. ООО БерингПойнт)" w:date="2021-11-10T21:28:00Z">
                  <w:rPr>
                    <w:ins w:id="3285" w:author="Попова Дарья Николаевна (Подрядчик. ООО БерингПойнт)" w:date="2021-11-10T21:27:00Z"/>
                    <w:rFonts w:ascii="Arial" w:hAnsi="Arial" w:cs="Arial"/>
                    <w:color w:val="000000"/>
                    <w:sz w:val="20"/>
                    <w:szCs w:val="20"/>
                  </w:rPr>
                </w:rPrChange>
              </w:rPr>
            </w:pPr>
            <w:ins w:id="3286" w:author="Попова Дарья Николаевна (Подрядчик. ООО БерингПойнт)" w:date="2021-11-10T21:28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 xml:space="preserve">Проверки </w:t>
              </w:r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MRS</w:t>
              </w:r>
            </w:ins>
          </w:p>
        </w:tc>
        <w:tc>
          <w:tcPr>
            <w:tcW w:w="1126" w:type="pct"/>
            <w:shd w:val="clear" w:color="auto" w:fill="auto"/>
          </w:tcPr>
          <w:p w14:paraId="43212FCC" w14:textId="59683B01" w:rsidR="00A13E4F" w:rsidRPr="00A13E4F" w:rsidRDefault="00A13E4F" w:rsidP="002525F5">
            <w:pPr>
              <w:jc w:val="center"/>
              <w:rPr>
                <w:ins w:id="3287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</w:rPr>
            </w:pPr>
            <w:ins w:id="3288" w:author="Попова Дарья Николаевна (Подрядчик. ООО БерингПойнт)" w:date="2021-11-10T21:28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Расширение</w:t>
              </w:r>
            </w:ins>
          </w:p>
        </w:tc>
        <w:tc>
          <w:tcPr>
            <w:tcW w:w="736" w:type="pct"/>
            <w:shd w:val="clear" w:color="auto" w:fill="auto"/>
          </w:tcPr>
          <w:p w14:paraId="6B3384CA" w14:textId="30675794" w:rsidR="00A13E4F" w:rsidRDefault="00A13E4F" w:rsidP="002525F5">
            <w:pPr>
              <w:jc w:val="center"/>
              <w:rPr>
                <w:ins w:id="3289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3290" w:author="Попова Дарья Николаевна (Подрядчик. ООО БерингПойнт)" w:date="2021-11-10T21:28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PM213</w:t>
              </w:r>
            </w:ins>
          </w:p>
        </w:tc>
        <w:tc>
          <w:tcPr>
            <w:tcW w:w="1671" w:type="pct"/>
            <w:shd w:val="clear" w:color="auto" w:fill="auto"/>
          </w:tcPr>
          <w:p w14:paraId="327A37DD" w14:textId="1174539D" w:rsidR="00A13E4F" w:rsidRDefault="00A13E4F" w:rsidP="002525F5">
            <w:pPr>
              <w:jc w:val="center"/>
              <w:rPr>
                <w:ins w:id="3291" w:author="Попова Дарья Николаевна (Подрядчик. ООО БерингПойнт)" w:date="2021-11-10T21:27:00Z"/>
                <w:rFonts w:ascii="Arial" w:hAnsi="Arial" w:cs="Arial"/>
                <w:color w:val="000000"/>
                <w:sz w:val="20"/>
                <w:szCs w:val="20"/>
              </w:rPr>
            </w:pPr>
            <w:ins w:id="3292" w:author="Попова Дарья Николаевна (Подрядчик. ООО БерингПойнт)" w:date="2021-11-10T21:28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Нерелевантно</w:t>
              </w:r>
            </w:ins>
          </w:p>
        </w:tc>
      </w:tr>
      <w:tr w:rsidR="00FA48E6" w:rsidRPr="007008A3" w14:paraId="60C2022E" w14:textId="77777777" w:rsidTr="001A4543">
        <w:trPr>
          <w:cantSplit/>
          <w:ins w:id="3293" w:author="Попова Дарья Николаевна (Подрядчик. ООО БерингПойнт)" w:date="2021-11-10T21:33:00Z"/>
        </w:trPr>
        <w:tc>
          <w:tcPr>
            <w:tcW w:w="341" w:type="pct"/>
            <w:shd w:val="clear" w:color="auto" w:fill="auto"/>
          </w:tcPr>
          <w:p w14:paraId="47170F2F" w14:textId="1ED46FEF" w:rsidR="00FA48E6" w:rsidRDefault="00FA48E6" w:rsidP="002525F5">
            <w:pPr>
              <w:rPr>
                <w:ins w:id="3294" w:author="Попова Дарья Николаевна (Подрядчик. ООО БерингПойнт)" w:date="2021-11-10T21:33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295" w:author="Попова Дарья Николаевна (Подрядчик. ООО БерингПойнт)" w:date="2021-11-10T21:34:00Z">
              <w:r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20.</w:t>
              </w:r>
            </w:ins>
          </w:p>
        </w:tc>
        <w:tc>
          <w:tcPr>
            <w:tcW w:w="1126" w:type="pct"/>
          </w:tcPr>
          <w:p w14:paraId="5AAE5703" w14:textId="6EF8F8F5" w:rsidR="00FA48E6" w:rsidRDefault="00FA48E6" w:rsidP="002525F5">
            <w:pPr>
              <w:jc w:val="center"/>
              <w:rPr>
                <w:ins w:id="3296" w:author="Попова Дарья Николаевна (Подрядчик. ООО БерингПойнт)" w:date="2021-11-10T21:33:00Z"/>
                <w:rFonts w:ascii="Arial" w:hAnsi="Arial" w:cs="Arial"/>
                <w:color w:val="000000"/>
                <w:sz w:val="20"/>
                <w:szCs w:val="20"/>
              </w:rPr>
            </w:pPr>
            <w:ins w:id="3297" w:author="Попова Дарья Николаевна (Подрядчик. ООО БерингПойнт)" w:date="2021-11-10T21:3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Проверки при сохранении рабочего места</w:t>
              </w:r>
            </w:ins>
          </w:p>
        </w:tc>
        <w:tc>
          <w:tcPr>
            <w:tcW w:w="1126" w:type="pct"/>
            <w:shd w:val="clear" w:color="auto" w:fill="auto"/>
          </w:tcPr>
          <w:p w14:paraId="6D4CFF3B" w14:textId="1213B617" w:rsidR="00FA48E6" w:rsidRDefault="00FA48E6" w:rsidP="002525F5">
            <w:pPr>
              <w:jc w:val="center"/>
              <w:rPr>
                <w:ins w:id="3298" w:author="Попова Дарья Николаевна (Подрядчик. ООО БерингПойнт)" w:date="2021-11-10T21:33:00Z"/>
                <w:rFonts w:ascii="Arial" w:hAnsi="Arial" w:cs="Arial"/>
                <w:color w:val="000000"/>
                <w:sz w:val="20"/>
                <w:szCs w:val="20"/>
              </w:rPr>
            </w:pPr>
            <w:ins w:id="3299" w:author="Попова Дарья Николаевна (Подрядчик. ООО БерингПойнт)" w:date="2021-11-10T21:3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Расширение</w:t>
              </w:r>
            </w:ins>
          </w:p>
        </w:tc>
        <w:tc>
          <w:tcPr>
            <w:tcW w:w="736" w:type="pct"/>
            <w:shd w:val="clear" w:color="auto" w:fill="auto"/>
          </w:tcPr>
          <w:p w14:paraId="3DE85EEA" w14:textId="4DB42F78" w:rsidR="00FA48E6" w:rsidRPr="00FA48E6" w:rsidRDefault="00FA48E6" w:rsidP="002525F5">
            <w:pPr>
              <w:jc w:val="center"/>
              <w:rPr>
                <w:ins w:id="3300" w:author="Попова Дарья Николаевна (Подрядчик. ООО БерингПойнт)" w:date="2021-11-10T21:33:00Z"/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ins w:id="3301" w:author="Попова Дарья Николаевна (Подрядчик. ООО БерингПойнт)" w:date="2021-11-10T21:34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/>
                </w:rPr>
                <w:t>PM214</w:t>
              </w:r>
            </w:ins>
          </w:p>
        </w:tc>
        <w:tc>
          <w:tcPr>
            <w:tcW w:w="1671" w:type="pct"/>
            <w:shd w:val="clear" w:color="auto" w:fill="auto"/>
          </w:tcPr>
          <w:p w14:paraId="168E00D1" w14:textId="638D9A15" w:rsidR="00FA48E6" w:rsidRDefault="00FA48E6" w:rsidP="002525F5">
            <w:pPr>
              <w:jc w:val="center"/>
              <w:rPr>
                <w:ins w:id="3302" w:author="Попова Дарья Николаевна (Подрядчик. ООО БерингПойнт)" w:date="2021-11-10T21:33:00Z"/>
                <w:rFonts w:ascii="Arial" w:hAnsi="Arial" w:cs="Arial"/>
                <w:color w:val="000000"/>
                <w:sz w:val="20"/>
                <w:szCs w:val="20"/>
              </w:rPr>
            </w:pPr>
            <w:ins w:id="3303" w:author="Попова Дарья Николаевна (Подрядчик. ООО БерингПойнт)" w:date="2021-11-10T21:34:00Z">
              <w:r>
                <w:rPr>
                  <w:rFonts w:ascii="Arial" w:hAnsi="Arial" w:cs="Arial"/>
                  <w:color w:val="000000"/>
                  <w:sz w:val="20"/>
                  <w:szCs w:val="20"/>
                </w:rPr>
                <w:t>Нерелевантно</w:t>
              </w:r>
            </w:ins>
          </w:p>
        </w:tc>
      </w:tr>
    </w:tbl>
    <w:p w14:paraId="23C38821" w14:textId="77777777" w:rsidR="00BD0544" w:rsidRPr="00621CB6" w:rsidRDefault="00BD0544" w:rsidP="00FB3F4C">
      <w:pPr>
        <w:rPr>
          <w:rFonts w:ascii="Arial" w:eastAsia="Calibri" w:hAnsi="Arial" w:cs="Arial"/>
          <w:i/>
          <w:color w:val="808080" w:themeColor="background1" w:themeShade="80"/>
        </w:rPr>
      </w:pPr>
    </w:p>
    <w:p w14:paraId="690ABD8D" w14:textId="77777777" w:rsidR="008943A8" w:rsidRPr="00621CB6" w:rsidRDefault="008943A8">
      <w:pPr>
        <w:spacing w:after="200" w:line="276" w:lineRule="auto"/>
        <w:jc w:val="left"/>
        <w:rPr>
          <w:rFonts w:ascii="Arial" w:eastAsiaTheme="majorEastAsia" w:hAnsi="Arial" w:cs="Arial"/>
          <w:b/>
          <w:caps/>
          <w:szCs w:val="26"/>
        </w:rPr>
      </w:pPr>
      <w:bookmarkStart w:id="3304" w:name="_Toc431903102"/>
      <w:bookmarkStart w:id="3305" w:name="_Toc469481048"/>
      <w:r w:rsidRPr="00621CB6">
        <w:rPr>
          <w:rFonts w:eastAsiaTheme="majorEastAsia" w:cs="Arial"/>
          <w:bCs/>
          <w:iCs/>
          <w:szCs w:val="26"/>
        </w:rPr>
        <w:br w:type="page"/>
      </w:r>
    </w:p>
    <w:p w14:paraId="1F4A194E" w14:textId="0E4ADCF1" w:rsidR="0054502F" w:rsidRPr="00621CB6" w:rsidRDefault="0054502F" w:rsidP="0018591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06" w:name="_Toc69138653"/>
      <w:r w:rsidRPr="00621CB6">
        <w:rPr>
          <w:rFonts w:eastAsiaTheme="majorEastAsia" w:cs="Arial"/>
          <w:bCs w:val="0"/>
          <w:iCs w:val="0"/>
          <w:szCs w:val="26"/>
        </w:rPr>
        <w:lastRenderedPageBreak/>
        <w:t>Особенности технической реализации</w:t>
      </w:r>
      <w:bookmarkEnd w:id="3306"/>
    </w:p>
    <w:p w14:paraId="20DBFA07" w14:textId="44355F90" w:rsidR="00581343" w:rsidRPr="00621CB6" w:rsidRDefault="00F15E67" w:rsidP="00220144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307" w:name="_Ref39070511"/>
      <w:bookmarkStart w:id="3308" w:name="_Ref39070515"/>
      <w:bookmarkStart w:id="3309" w:name="_Toc69138654"/>
      <w:r w:rsidRPr="00621CB6">
        <w:rPr>
          <w:rFonts w:eastAsiaTheme="majorEastAsia" w:cs="Arial"/>
          <w:bCs w:val="0"/>
          <w:iCs w:val="0"/>
          <w:szCs w:val="26"/>
        </w:rPr>
        <w:t>Мультиресурсное планирование (</w:t>
      </w:r>
      <w:r w:rsidR="00581343" w:rsidRPr="00621CB6">
        <w:rPr>
          <w:rFonts w:eastAsiaTheme="majorEastAsia" w:cs="Arial"/>
          <w:bCs w:val="0"/>
          <w:iCs w:val="0"/>
          <w:szCs w:val="26"/>
        </w:rPr>
        <w:t>MRS</w:t>
      </w:r>
      <w:r w:rsidRPr="00621CB6">
        <w:rPr>
          <w:rFonts w:eastAsiaTheme="majorEastAsia" w:cs="Arial"/>
          <w:bCs w:val="0"/>
          <w:iCs w:val="0"/>
          <w:szCs w:val="26"/>
        </w:rPr>
        <w:t>)</w:t>
      </w:r>
      <w:bookmarkEnd w:id="3307"/>
      <w:bookmarkEnd w:id="3308"/>
      <w:bookmarkEnd w:id="3309"/>
    </w:p>
    <w:p w14:paraId="5046CA65" w14:textId="40DA6D5D" w:rsidR="002B2985" w:rsidRPr="00621CB6" w:rsidRDefault="002B2985">
      <w:pPr>
        <w:pStyle w:val="4"/>
      </w:pPr>
      <w:r w:rsidRPr="00621CB6">
        <w:t>Балансировка исполнителей на уровне рабочих мест</w:t>
      </w:r>
    </w:p>
    <w:p w14:paraId="4560A964" w14:textId="635A49D1" w:rsidR="002B2985" w:rsidRPr="00621CB6" w:rsidRDefault="002B2985" w:rsidP="00A94CE2">
      <w:pPr>
        <w:spacing w:before="120"/>
        <w:ind w:firstLine="7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В рамках </w:t>
      </w:r>
      <w:r w:rsidR="00A94CE2" w:rsidRPr="00621CB6">
        <w:rPr>
          <w:rFonts w:ascii="Arial" w:hAnsi="Arial" w:cs="Arial"/>
        </w:rPr>
        <w:t>балансировки исполнителей на уровне рабочих мест (месячное планирование)</w:t>
      </w:r>
      <w:r w:rsidRPr="00621CB6">
        <w:rPr>
          <w:rFonts w:ascii="Arial" w:hAnsi="Arial" w:cs="Arial"/>
        </w:rPr>
        <w:t xml:space="preserve">, </w:t>
      </w:r>
      <w:bookmarkStart w:id="3310" w:name="_Hlk522098942"/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проводит укрупнённое планирование заказов ТОРО с целью определения оптимальных сроков выполнения работ с учётом оптимальной загрузки рабочих мест, графика сменности и графика остановов оборудования. Для визуализации данного процесса пользователю будет доступна диаграмма Ганта, построенная на основании выбранных заказов, и графическое отображение загрузки рабочих мест в виде столбчатой диаграммы. Данный инструмент позволит пользователю осуществлять балансировку загрузки рабочих мест в автоматическом или ручном режиме. </w:t>
      </w:r>
    </w:p>
    <w:p w14:paraId="284F3B2B" w14:textId="195A019C" w:rsidR="002B2985" w:rsidRPr="00621CB6" w:rsidRDefault="002B2985" w:rsidP="00A94CE2">
      <w:pPr>
        <w:spacing w:before="120"/>
        <w:ind w:firstLine="720"/>
        <w:rPr>
          <w:rFonts w:ascii="Arial" w:hAnsi="Arial" w:cs="Arial"/>
        </w:rPr>
      </w:pPr>
      <w:r w:rsidRPr="00621CB6">
        <w:rPr>
          <w:rFonts w:ascii="Arial" w:hAnsi="Arial" w:cs="Arial"/>
        </w:rPr>
        <w:t>При автоматическом режиме перепланирование сроков заказов осуществляется на основании доступности свободных ресурсов, а в ручном режиме, пользователь, на основании экспертных знаний и оперативной информации</w:t>
      </w:r>
      <w:r w:rsidR="00C5749D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осуществляет перемещение сроков заказов и операций, устанавливает взаимосвязи между операциями и заказами, добиваясь тем самым оптимальной загрузки рабочих мест и оптимальных сроков выполнения работ.</w:t>
      </w:r>
    </w:p>
    <w:bookmarkEnd w:id="3310"/>
    <w:p w14:paraId="0805046A" w14:textId="40C15819" w:rsidR="00177BEB" w:rsidRPr="00621CB6" w:rsidRDefault="00177BEB" w:rsidP="00A94CE2">
      <w:pPr>
        <w:spacing w:before="120"/>
        <w:ind w:firstLine="7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При необходимости, для дополнительного удобства планирования, </w:t>
      </w:r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C6EDA" w:rsidRPr="00621CB6">
        <w:rPr>
          <w:rFonts w:ascii="Arial" w:hAnsi="Arial" w:cs="Arial"/>
        </w:rPr>
        <w:t xml:space="preserve">помимо работы со стандартными бригадами (рабочими местами ТОРО) </w:t>
      </w:r>
      <w:r w:rsidRPr="00621CB6">
        <w:rPr>
          <w:rFonts w:ascii="Arial" w:hAnsi="Arial" w:cs="Arial"/>
        </w:rPr>
        <w:t>может сформировать временные бригады</w:t>
      </w:r>
      <w:r w:rsidR="00B72B5F" w:rsidRPr="00621CB6">
        <w:rPr>
          <w:rFonts w:ascii="Arial" w:hAnsi="Arial" w:cs="Arial"/>
        </w:rPr>
        <w:t xml:space="preserve"> (это означает, что объект существует только во время сеанса работы в транзакции, для удобства </w:t>
      </w:r>
      <w:r w:rsidR="00A5701B">
        <w:rPr>
          <w:rFonts w:ascii="Arial" w:hAnsi="Arial" w:cs="Arial"/>
        </w:rPr>
        <w:t>Инженер</w:t>
      </w:r>
      <w:r w:rsidR="00B72B5F" w:rsidRPr="00621CB6">
        <w:rPr>
          <w:rFonts w:ascii="Arial" w:hAnsi="Arial" w:cs="Arial"/>
        </w:rPr>
        <w:t>а, как объект в базу данных рабочих мест не сохраняется)</w:t>
      </w:r>
      <w:r w:rsidRPr="00621CB6">
        <w:rPr>
          <w:rFonts w:ascii="Arial" w:hAnsi="Arial" w:cs="Arial"/>
        </w:rPr>
        <w:t>. В</w:t>
      </w:r>
      <w:r w:rsidR="00CC6EDA" w:rsidRPr="00621CB6">
        <w:rPr>
          <w:rFonts w:ascii="Arial" w:hAnsi="Arial" w:cs="Arial"/>
        </w:rPr>
        <w:t>о временную</w:t>
      </w:r>
      <w:r w:rsidRPr="00621CB6">
        <w:rPr>
          <w:rFonts w:ascii="Arial" w:hAnsi="Arial" w:cs="Arial"/>
        </w:rPr>
        <w:t xml:space="preserve"> бригаду можно объединять два и более человека. Для </w:t>
      </w:r>
      <w:r w:rsidR="00CC6EDA" w:rsidRPr="00621CB6">
        <w:rPr>
          <w:rFonts w:ascii="Arial" w:hAnsi="Arial" w:cs="Arial"/>
        </w:rPr>
        <w:t xml:space="preserve">временной </w:t>
      </w:r>
      <w:r w:rsidRPr="00621CB6">
        <w:rPr>
          <w:rFonts w:ascii="Arial" w:hAnsi="Arial" w:cs="Arial"/>
        </w:rPr>
        <w:t xml:space="preserve">бригады указывается её название, интервал времени работы бригады, сотрудники, входящие в неё и указывается ответственный сотрудник. После создания </w:t>
      </w:r>
      <w:r w:rsidR="00CC6EDA" w:rsidRPr="00621CB6">
        <w:rPr>
          <w:rFonts w:ascii="Arial" w:hAnsi="Arial" w:cs="Arial"/>
        </w:rPr>
        <w:t xml:space="preserve">временной </w:t>
      </w:r>
      <w:r w:rsidRPr="00621CB6">
        <w:rPr>
          <w:rFonts w:ascii="Arial" w:hAnsi="Arial" w:cs="Arial"/>
        </w:rPr>
        <w:t xml:space="preserve">бригады,  </w:t>
      </w:r>
      <w:r w:rsidR="00CC6EDA" w:rsidRPr="00621CB6">
        <w:rPr>
          <w:rFonts w:ascii="Arial" w:hAnsi="Arial" w:cs="Arial"/>
        </w:rPr>
        <w:t xml:space="preserve">она становится доступной  </w:t>
      </w:r>
      <w:r w:rsidRPr="00621CB6">
        <w:rPr>
          <w:rFonts w:ascii="Arial" w:hAnsi="Arial" w:cs="Arial"/>
        </w:rPr>
        <w:t xml:space="preserve">на панели планирования, и </w:t>
      </w:r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Pr="00621CB6">
        <w:rPr>
          <w:rFonts w:ascii="Arial" w:hAnsi="Arial" w:cs="Arial"/>
        </w:rPr>
        <w:t xml:space="preserve">сможет назначать выполнение операций на </w:t>
      </w:r>
      <w:r w:rsidR="00CC6EDA" w:rsidRPr="00621CB6">
        <w:rPr>
          <w:rFonts w:ascii="Arial" w:hAnsi="Arial" w:cs="Arial"/>
        </w:rPr>
        <w:t xml:space="preserve">временные </w:t>
      </w:r>
      <w:r w:rsidRPr="00621CB6">
        <w:rPr>
          <w:rFonts w:ascii="Arial" w:hAnsi="Arial" w:cs="Arial"/>
        </w:rPr>
        <w:t>бригады.</w:t>
      </w:r>
    </w:p>
    <w:p w14:paraId="25E1E7FB" w14:textId="546E9F8B" w:rsidR="002B2985" w:rsidRPr="00621CB6" w:rsidRDefault="002B2985" w:rsidP="00A94CE2">
      <w:pPr>
        <w:spacing w:before="120"/>
        <w:ind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>Результатом процесса балансировки является фиксация сроков выполнения операций и заказов с учётом загрузки рабочих мест. Назначение конкретных исполнителей на операцию является следующим этапом, который описан в п. 5.10.1.2.</w:t>
      </w:r>
    </w:p>
    <w:p w14:paraId="32EB742F" w14:textId="4A345191" w:rsidR="00CC6EDA" w:rsidRPr="00621CB6" w:rsidRDefault="00CC6EDA" w:rsidP="00A94CE2">
      <w:pPr>
        <w:spacing w:before="120"/>
        <w:ind w:firstLine="708"/>
        <w:rPr>
          <w:rFonts w:ascii="Arial" w:hAnsi="Arial" w:cs="Arial"/>
        </w:rPr>
      </w:pPr>
      <w:r w:rsidRPr="00621CB6">
        <w:rPr>
          <w:rFonts w:ascii="Arial" w:hAnsi="Arial" w:cs="Arial"/>
        </w:rPr>
        <w:t>При планировании следует учитывать использование иерархии рабочих мест: использовать в качестве ресурсов рабочие места нижнего уровня, к которым также будут привязаны табельные номера.</w:t>
      </w:r>
    </w:p>
    <w:p w14:paraId="4522506E" w14:textId="77777777" w:rsidR="002B2985" w:rsidRPr="00621CB6" w:rsidRDefault="002B2985" w:rsidP="002B2985"/>
    <w:p w14:paraId="5A8B4BAE" w14:textId="34AA50E8" w:rsidR="002B2985" w:rsidRPr="00621CB6" w:rsidRDefault="002B2985">
      <w:pPr>
        <w:pStyle w:val="4"/>
      </w:pPr>
      <w:r w:rsidRPr="00621CB6">
        <w:t>Балансировка исполнителей на уровне табельных номеров</w:t>
      </w:r>
    </w:p>
    <w:p w14:paraId="5D472275" w14:textId="2205E7DD" w:rsidR="006F1AC5" w:rsidRPr="00A536FD" w:rsidRDefault="006F1AC5" w:rsidP="006F1AC5">
      <w:pPr>
        <w:spacing w:before="120"/>
        <w:ind w:firstLine="709"/>
        <w:rPr>
          <w:rFonts w:ascii="Arial" w:hAnsi="Arial" w:cs="Arial"/>
        </w:rPr>
      </w:pPr>
      <w:r w:rsidRPr="001A4543">
        <w:rPr>
          <w:rFonts w:ascii="Arial" w:hAnsi="Arial" w:cs="Arial"/>
        </w:rPr>
        <w:t xml:space="preserve">Перед балансировкой исполнителей Инженер ТОиР УО задает смены работы или причину отсутствия для </w:t>
      </w:r>
      <w:r w:rsidRPr="00A536FD">
        <w:rPr>
          <w:rFonts w:ascii="Arial" w:hAnsi="Arial" w:cs="Arial"/>
        </w:rPr>
        <w:t>каждого таб</w:t>
      </w:r>
      <w:r w:rsidRPr="001A4543">
        <w:rPr>
          <w:rFonts w:ascii="Arial" w:hAnsi="Arial" w:cs="Arial"/>
        </w:rPr>
        <w:t>ельного номера в рамках своего подразделения – исполнительного рабочего мест</w:t>
      </w:r>
      <w:r w:rsidRPr="00A536FD">
        <w:rPr>
          <w:rFonts w:ascii="Arial" w:hAnsi="Arial" w:cs="Arial"/>
        </w:rPr>
        <w:t xml:space="preserve">а в заказеТОРО. Далее </w:t>
      </w:r>
      <w:r w:rsidR="00D11813" w:rsidRPr="00D86C2F">
        <w:rPr>
          <w:rFonts w:ascii="Arial" w:hAnsi="Arial" w:cs="Arial"/>
        </w:rPr>
        <w:t xml:space="preserve">Инженер ТОиР УО </w:t>
      </w:r>
      <w:r w:rsidRPr="00A536FD">
        <w:rPr>
          <w:rFonts w:ascii="Arial" w:hAnsi="Arial" w:cs="Arial"/>
        </w:rPr>
        <w:t>про</w:t>
      </w:r>
      <w:r w:rsidRPr="001A4543">
        <w:rPr>
          <w:rFonts w:ascii="Arial" w:hAnsi="Arial" w:cs="Arial"/>
        </w:rPr>
        <w:t>изводит передачу данных в SAP MRS.</w:t>
      </w:r>
    </w:p>
    <w:p w14:paraId="6AF7A9DC" w14:textId="7581DE5D" w:rsidR="00A94CE2" w:rsidRPr="00621CB6" w:rsidRDefault="00A94CE2" w:rsidP="00A94CE2">
      <w:pPr>
        <w:spacing w:before="120"/>
        <w:ind w:firstLine="709"/>
        <w:rPr>
          <w:rFonts w:ascii="Arial" w:hAnsi="Arial" w:cs="Arial"/>
        </w:rPr>
      </w:pPr>
      <w:r w:rsidRPr="006F1AC5">
        <w:rPr>
          <w:rFonts w:ascii="Arial" w:hAnsi="Arial" w:cs="Arial"/>
        </w:rPr>
        <w:t>В рамках балансировки исполнителей на уровне табельных номеров (недельно-су</w:t>
      </w:r>
      <w:r w:rsidRPr="00621CB6">
        <w:rPr>
          <w:rFonts w:ascii="Arial" w:hAnsi="Arial" w:cs="Arial"/>
        </w:rPr>
        <w:t>точное планирование)</w:t>
      </w:r>
      <w:r w:rsidR="00C5749D" w:rsidRPr="00621CB6">
        <w:rPr>
          <w:rFonts w:ascii="Arial" w:hAnsi="Arial" w:cs="Arial"/>
        </w:rPr>
        <w:t xml:space="preserve"> </w:t>
      </w:r>
      <w:r w:rsidR="00A5701B">
        <w:rPr>
          <w:rFonts w:ascii="Arial" w:hAnsi="Arial" w:cs="Arial"/>
        </w:rPr>
        <w:t>Инженер</w:t>
      </w:r>
      <w:r w:rsidR="004035E5" w:rsidRPr="00621CB6">
        <w:rPr>
          <w:rFonts w:ascii="Arial" w:hAnsi="Arial" w:cs="Arial"/>
        </w:rPr>
        <w:t xml:space="preserve"> ТОиР </w:t>
      </w:r>
      <w:r w:rsidR="007C2A87">
        <w:rPr>
          <w:rFonts w:ascii="Arial" w:hAnsi="Arial" w:cs="Arial"/>
        </w:rPr>
        <w:t xml:space="preserve">УО </w:t>
      </w:r>
      <w:r w:rsidR="00C5749D" w:rsidRPr="00621CB6">
        <w:rPr>
          <w:rFonts w:ascii="Arial" w:hAnsi="Arial" w:cs="Arial"/>
        </w:rPr>
        <w:t xml:space="preserve">может производить расстановку исполнителей работ в операциях заказов ТОРО </w:t>
      </w:r>
      <w:r w:rsidRPr="00621CB6">
        <w:rPr>
          <w:rFonts w:ascii="Arial" w:hAnsi="Arial" w:cs="Arial"/>
        </w:rPr>
        <w:t xml:space="preserve">как в автоматическом, так и </w:t>
      </w:r>
      <w:r w:rsidR="00C5749D" w:rsidRPr="00621CB6">
        <w:rPr>
          <w:rFonts w:ascii="Arial" w:hAnsi="Arial" w:cs="Arial"/>
        </w:rPr>
        <w:t>в ручном режиме, опираясь на собственные экспертные знания, навыки и оперативную информацию.</w:t>
      </w:r>
    </w:p>
    <w:p w14:paraId="3E474082" w14:textId="77777777" w:rsidR="00A94CE2" w:rsidRPr="00621CB6" w:rsidRDefault="00A94CE2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При выполнении процедуры </w:t>
      </w:r>
      <w:r w:rsidRPr="00621CB6">
        <w:rPr>
          <w:rFonts w:ascii="Arial" w:hAnsi="Arial" w:cs="Arial"/>
          <w:b/>
        </w:rPr>
        <w:t>автоматической расстановки</w:t>
      </w:r>
      <w:r w:rsidRPr="00621CB6">
        <w:rPr>
          <w:rFonts w:ascii="Arial" w:hAnsi="Arial" w:cs="Arial"/>
        </w:rPr>
        <w:t xml:space="preserve"> персонала, SAP MRS основывается на следующем алгоритме:</w:t>
      </w:r>
    </w:p>
    <w:p w14:paraId="4E8291B1" w14:textId="42D671C5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lastRenderedPageBreak/>
        <w:t>Выбираются все операции из заказов ТОРО, которым не было сделано ручное присвоение исполнителя работ</w:t>
      </w:r>
      <w:r w:rsidR="00604003" w:rsidRPr="00621CB6">
        <w:rPr>
          <w:rFonts w:ascii="Arial" w:hAnsi="Arial" w:cs="Arial"/>
        </w:rPr>
        <w:t>.</w:t>
      </w:r>
    </w:p>
    <w:p w14:paraId="021C24AC" w14:textId="44142A76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Анализируются требования </w:t>
      </w:r>
      <w:r w:rsidR="006961E7" w:rsidRPr="00621CB6">
        <w:rPr>
          <w:rFonts w:ascii="Arial" w:hAnsi="Arial" w:cs="Arial"/>
        </w:rPr>
        <w:t>(</w:t>
      </w:r>
      <w:r w:rsidR="0018591E" w:rsidRPr="00B478E6">
        <w:rPr>
          <w:rFonts w:ascii="Arial" w:hAnsi="Arial" w:cs="Arial"/>
        </w:rPr>
        <w:t>профиль квалификационных требований на уровне операции и квалификации на уровне исполнителя</w:t>
      </w:r>
      <w:r w:rsidR="006961E7" w:rsidRPr="00621CB6">
        <w:rPr>
          <w:rFonts w:ascii="Arial" w:hAnsi="Arial" w:cs="Arial"/>
        </w:rPr>
        <w:t>)</w:t>
      </w:r>
      <w:r w:rsidR="0018591E" w:rsidRPr="00621CB6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к проведению работ</w:t>
      </w:r>
      <w:r w:rsidR="00604003" w:rsidRPr="00621CB6">
        <w:rPr>
          <w:rFonts w:ascii="Arial" w:hAnsi="Arial" w:cs="Arial"/>
        </w:rPr>
        <w:t>.</w:t>
      </w:r>
    </w:p>
    <w:p w14:paraId="0CB78725" w14:textId="02CEE7F5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>Анализируются квалификации специалистов, в рамках рабочего места, на которое планируется заказ</w:t>
      </w:r>
      <w:r w:rsidR="00604003" w:rsidRPr="00621CB6">
        <w:rPr>
          <w:rFonts w:ascii="Arial" w:hAnsi="Arial" w:cs="Arial"/>
        </w:rPr>
        <w:t>.</w:t>
      </w:r>
    </w:p>
    <w:p w14:paraId="77C853CF" w14:textId="5610775C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>Анализируется доступность/загрузка специалистов, в рамках рабочего места на которое планируется заказ</w:t>
      </w:r>
      <w:r w:rsidRPr="00621CB6" w:rsidDel="006354B9">
        <w:rPr>
          <w:rFonts w:ascii="Arial" w:hAnsi="Arial" w:cs="Arial"/>
        </w:rPr>
        <w:t xml:space="preserve"> </w:t>
      </w:r>
      <w:r w:rsidRPr="00621CB6">
        <w:rPr>
          <w:rFonts w:ascii="Arial" w:hAnsi="Arial" w:cs="Arial"/>
        </w:rPr>
        <w:t>и время, указанное в операции</w:t>
      </w:r>
      <w:r w:rsidR="00604003" w:rsidRPr="00621CB6">
        <w:rPr>
          <w:rFonts w:ascii="Arial" w:hAnsi="Arial" w:cs="Arial"/>
        </w:rPr>
        <w:t>.</w:t>
      </w:r>
    </w:p>
    <w:p w14:paraId="5DBECB50" w14:textId="52790052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Подбирается персонал по квалификации указанной в операциях заказа. </w:t>
      </w:r>
    </w:p>
    <w:p w14:paraId="0F6BE7AB" w14:textId="40C74AE3" w:rsidR="00A94CE2" w:rsidRPr="00621CB6" w:rsidRDefault="00A94CE2" w:rsidP="00A94CE2">
      <w:pPr>
        <w:pStyle w:val="afa"/>
        <w:numPr>
          <w:ilvl w:val="0"/>
          <w:numId w:val="30"/>
        </w:numPr>
        <w:suppressAutoHyphens/>
        <w:spacing w:before="120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Расстановка осуществляется на основании п.2-6 и осуществляется пофамильно (сначала назначаются операции одному исполнителю до уровня загрузки указанного в п.6, и </w:t>
      </w:r>
      <w:r w:rsidR="00BD6722" w:rsidRPr="00621CB6">
        <w:rPr>
          <w:rFonts w:ascii="Arial" w:hAnsi="Arial" w:cs="Arial"/>
        </w:rPr>
        <w:t>только после</w:t>
      </w:r>
      <w:r w:rsidRPr="00621CB6">
        <w:rPr>
          <w:rFonts w:ascii="Arial" w:hAnsi="Arial" w:cs="Arial"/>
        </w:rPr>
        <w:t xml:space="preserve"> этого система подбирает второго, основываясь на тех же принципах и т.д.)</w:t>
      </w:r>
    </w:p>
    <w:p w14:paraId="49F81EF9" w14:textId="77777777" w:rsidR="00A94CE2" w:rsidRPr="00621CB6" w:rsidRDefault="00A94CE2" w:rsidP="00A94CE2">
      <w:pPr>
        <w:autoSpaceDE w:val="0"/>
        <w:autoSpaceDN w:val="0"/>
        <w:adjustRightInd w:val="0"/>
        <w:spacing w:before="120" w:line="288" w:lineRule="auto"/>
        <w:ind w:firstLine="709"/>
        <w:jc w:val="left"/>
        <w:rPr>
          <w:rFonts w:ascii="Arial" w:hAnsi="Arial" w:cs="Arial"/>
        </w:rPr>
      </w:pPr>
      <w:r w:rsidRPr="00621CB6">
        <w:rPr>
          <w:rFonts w:ascii="Arial" w:hAnsi="Arial" w:cs="Arial"/>
        </w:rPr>
        <w:t>В процессе назначения конкретных сотрудников будут отрабатываться проверки, которые будут предупреждать/блокировать назначения, противоречащие логике бизнес-процесса (назначения на нерабочее время, назначение работ больше, чем человек сможет выполнить и т.д.).</w:t>
      </w:r>
      <w:bookmarkStart w:id="3311" w:name="_Toc369182529"/>
      <w:bookmarkStart w:id="3312" w:name="_Toc369184767"/>
      <w:bookmarkStart w:id="3313" w:name="_Toc369182530"/>
      <w:bookmarkStart w:id="3314" w:name="_Toc369184768"/>
      <w:bookmarkStart w:id="3315" w:name="_Toc369182531"/>
      <w:bookmarkStart w:id="3316" w:name="_Toc369184769"/>
      <w:bookmarkStart w:id="3317" w:name="_Toc369182532"/>
      <w:bookmarkStart w:id="3318" w:name="_Toc369184770"/>
      <w:bookmarkEnd w:id="3311"/>
      <w:bookmarkEnd w:id="3312"/>
      <w:bookmarkEnd w:id="3313"/>
      <w:bookmarkEnd w:id="3314"/>
      <w:bookmarkEnd w:id="3315"/>
      <w:bookmarkEnd w:id="3316"/>
      <w:bookmarkEnd w:id="3317"/>
      <w:bookmarkEnd w:id="3318"/>
    </w:p>
    <w:p w14:paraId="1781CCE8" w14:textId="3890B896" w:rsidR="00C5749D" w:rsidRPr="00621CB6" w:rsidRDefault="00C5749D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 xml:space="preserve">Интерфейс </w:t>
      </w:r>
      <w:r w:rsidRPr="00621CB6">
        <w:rPr>
          <w:rFonts w:ascii="Arial" w:hAnsi="Arial" w:cs="Arial"/>
          <w:b/>
        </w:rPr>
        <w:t>ручного назначения</w:t>
      </w:r>
      <w:r w:rsidRPr="00621CB6">
        <w:rPr>
          <w:rFonts w:ascii="Arial" w:hAnsi="Arial" w:cs="Arial"/>
        </w:rPr>
        <w:t xml:space="preserve"> персонала предусматривает </w:t>
      </w:r>
      <w:r w:rsidR="00BD6722" w:rsidRPr="00621CB6">
        <w:rPr>
          <w:rFonts w:ascii="Arial" w:hAnsi="Arial" w:cs="Arial"/>
        </w:rPr>
        <w:t>назначение</w:t>
      </w:r>
      <w:r w:rsidRPr="00621CB6">
        <w:rPr>
          <w:rFonts w:ascii="Arial" w:hAnsi="Arial" w:cs="Arial"/>
        </w:rPr>
        <w:t xml:space="preserve"> задачи/задач на ресурс/ресурсы (с автоматическим подбором свободных временных интервалов в рамках сроков операций заказов и учётом графика работы исполнителя) с помощью функции drag-and-drop.</w:t>
      </w:r>
    </w:p>
    <w:p w14:paraId="699EA9EF" w14:textId="23062F55" w:rsidR="00C5749D" w:rsidRPr="00621CB6" w:rsidRDefault="00C5749D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>При назначении задач на недоступное время исполнителя работ</w:t>
      </w:r>
      <w:r w:rsidR="00A94CE2" w:rsidRPr="00621CB6">
        <w:rPr>
          <w:rFonts w:ascii="Arial" w:hAnsi="Arial" w:cs="Arial"/>
        </w:rPr>
        <w:t xml:space="preserve"> (не</w:t>
      </w:r>
      <w:r w:rsidRPr="00621CB6">
        <w:rPr>
          <w:rFonts w:ascii="Arial" w:hAnsi="Arial" w:cs="Arial"/>
        </w:rPr>
        <w:t xml:space="preserve">рабочее время, обед, </w:t>
      </w:r>
      <w:r w:rsidR="00BD6722" w:rsidRPr="00621CB6">
        <w:rPr>
          <w:rFonts w:ascii="Arial" w:hAnsi="Arial" w:cs="Arial"/>
        </w:rPr>
        <w:t>отпуска и</w:t>
      </w:r>
      <w:r w:rsidRPr="00621CB6">
        <w:rPr>
          <w:rFonts w:ascii="Arial" w:hAnsi="Arial" w:cs="Arial"/>
        </w:rPr>
        <w:t xml:space="preserve"> т.д.) системы выдает соответствующие предупреждения, но при этом позволяет выполнить назначение исполнителя на операцию.</w:t>
      </w:r>
    </w:p>
    <w:p w14:paraId="7AD86A68" w14:textId="187769AF" w:rsidR="00C5749D" w:rsidRPr="00621CB6" w:rsidRDefault="00C5749D" w:rsidP="00A94CE2">
      <w:pPr>
        <w:spacing w:before="120"/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>Для назначения нескольких исполнителей для выбранных операций</w:t>
      </w:r>
      <w:r w:rsidR="00177BEB" w:rsidRPr="00621CB6">
        <w:rPr>
          <w:rFonts w:ascii="Arial" w:hAnsi="Arial" w:cs="Arial"/>
        </w:rPr>
        <w:t>,</w:t>
      </w:r>
      <w:r w:rsidRPr="00621CB6">
        <w:rPr>
          <w:rFonts w:ascii="Arial" w:hAnsi="Arial" w:cs="Arial"/>
        </w:rPr>
        <w:t xml:space="preserve"> необходимо предварительно сгруппи</w:t>
      </w:r>
      <w:r w:rsidR="00177BEB" w:rsidRPr="00621CB6">
        <w:rPr>
          <w:rFonts w:ascii="Arial" w:hAnsi="Arial" w:cs="Arial"/>
        </w:rPr>
        <w:t>ровать их по временным бригадам</w:t>
      </w:r>
      <w:r w:rsidRPr="00621CB6">
        <w:rPr>
          <w:rFonts w:ascii="Arial" w:hAnsi="Arial" w:cs="Arial"/>
        </w:rPr>
        <w:t xml:space="preserve">.  </w:t>
      </w:r>
    </w:p>
    <w:p w14:paraId="381E2B00" w14:textId="1DAF4624" w:rsidR="007D495C" w:rsidRDefault="007D495C" w:rsidP="00A94CE2">
      <w:pPr>
        <w:spacing w:before="120"/>
        <w:ind w:firstLine="709"/>
        <w:rPr>
          <w:ins w:id="3319" w:author="Попова Дарья Николаевна (Подрядчик. ООО БерингПойнт)" w:date="2021-11-10T21:35:00Z"/>
          <w:rFonts w:ascii="Arial" w:hAnsi="Arial" w:cs="Arial"/>
        </w:rPr>
      </w:pPr>
      <w:r w:rsidRPr="00621CB6">
        <w:rPr>
          <w:rFonts w:ascii="Arial" w:hAnsi="Arial" w:cs="Arial"/>
        </w:rPr>
        <w:t xml:space="preserve">В результате успешного завершения назначения, операциям заказов ТОРО/ сетевых графиков в системе </w:t>
      </w:r>
      <w:r w:rsidR="00A94CE2" w:rsidRPr="00621CB6">
        <w:rPr>
          <w:rFonts w:ascii="Arial" w:hAnsi="Arial" w:cs="Arial"/>
        </w:rPr>
        <w:t xml:space="preserve">будут </w:t>
      </w:r>
      <w:r w:rsidRPr="00621CB6">
        <w:rPr>
          <w:rFonts w:ascii="Arial" w:hAnsi="Arial" w:cs="Arial"/>
        </w:rPr>
        <w:t>назначены исполнители с учетом их доступности и квалификации.</w:t>
      </w:r>
    </w:p>
    <w:p w14:paraId="5B5F4D95" w14:textId="27BC4A42" w:rsidR="00961B68" w:rsidRDefault="00961B68" w:rsidP="00961B68">
      <w:pPr>
        <w:pStyle w:val="4"/>
        <w:rPr>
          <w:ins w:id="3320" w:author="Попова Дарья Николаевна (Подрядчик. ООО БерингПойнт)" w:date="2021-11-10T21:36:00Z"/>
        </w:rPr>
      </w:pPr>
      <w:ins w:id="3321" w:author="Попова Дарья Николаевна (Подрядчик. ООО БерингПойнт)" w:date="2021-11-10T21:36:00Z">
        <w:r>
          <w:t>Особенности реализации требований по квалификации</w:t>
        </w:r>
      </w:ins>
    </w:p>
    <w:p w14:paraId="3BB649C0" w14:textId="77777777" w:rsidR="00961B68" w:rsidRPr="00961B68" w:rsidRDefault="00961B68" w:rsidP="00961B68">
      <w:pPr>
        <w:spacing w:after="160" w:line="259" w:lineRule="auto"/>
        <w:rPr>
          <w:ins w:id="3322" w:author="Попова Дарья Николаевна (Подрядчик. ООО БерингПойнт)" w:date="2021-11-10T21:37:00Z"/>
          <w:rFonts w:ascii="Arial" w:hAnsi="Arial" w:cs="Arial"/>
          <w:b/>
          <w:color w:val="000000"/>
          <w:sz w:val="22"/>
          <w:shd w:val="clear" w:color="auto" w:fill="FFFFFF"/>
        </w:rPr>
      </w:pPr>
      <w:ins w:id="3323" w:author="Попова Дарья Николаевна (Подрядчик. ООО БерингПойнт)" w:date="2021-11-10T21:37:00Z">
        <w:r w:rsidRPr="00961B68">
          <w:rPr>
            <w:rFonts w:ascii="Arial" w:hAnsi="Arial" w:cs="Arial"/>
            <w:b/>
            <w:color w:val="000000"/>
            <w:sz w:val="22"/>
            <w:shd w:val="clear" w:color="auto" w:fill="FFFFFF"/>
          </w:rPr>
          <w:t xml:space="preserve">Требование 1. </w:t>
        </w:r>
        <w:r w:rsidRPr="00961B68">
          <w:rPr>
            <w:rFonts w:ascii="Arial" w:hAnsi="Arial" w:cs="Arial"/>
            <w:i/>
            <w:color w:val="000000"/>
            <w:sz w:val="22"/>
            <w:shd w:val="clear" w:color="auto" w:fill="FFFFFF"/>
          </w:rPr>
          <w:t>«Необходимо доработать интеграцию с модулем HR (АСУП) в части передачи в SAP должностей сотрудников и их квалификаций для корректного назначения сотрудников на работы через MRS»</w:t>
        </w:r>
      </w:ins>
    </w:p>
    <w:p w14:paraId="5B3815AD" w14:textId="77777777" w:rsidR="00961B68" w:rsidRPr="00961B68" w:rsidRDefault="00961B68" w:rsidP="00961B68">
      <w:pPr>
        <w:numPr>
          <w:ilvl w:val="0"/>
          <w:numId w:val="51"/>
        </w:numPr>
        <w:spacing w:after="160" w:line="259" w:lineRule="auto"/>
        <w:rPr>
          <w:ins w:id="3324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25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Добавить в поток из АСУП «признак Разряд (категория)».</w:t>
        </w:r>
      </w:ins>
    </w:p>
    <w:p w14:paraId="11A48044" w14:textId="77777777" w:rsidR="00961B68" w:rsidRPr="00961B68" w:rsidRDefault="00961B68" w:rsidP="00961B68">
      <w:pPr>
        <w:numPr>
          <w:ilvl w:val="0"/>
          <w:numId w:val="51"/>
        </w:numPr>
        <w:spacing w:after="160" w:line="259" w:lineRule="auto"/>
        <w:contextualSpacing/>
        <w:rPr>
          <w:ins w:id="332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2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Создать шкалу качества «Разряды»:</w:t>
        </w:r>
      </w:ins>
    </w:p>
    <w:p w14:paraId="6ED97230" w14:textId="77777777" w:rsidR="00961B68" w:rsidRPr="00961B68" w:rsidRDefault="00961B68" w:rsidP="00961B68">
      <w:pPr>
        <w:spacing w:after="160" w:line="259" w:lineRule="auto"/>
        <w:ind w:left="720"/>
        <w:rPr>
          <w:ins w:id="3328" w:author="Попова Дарья Николаевна (Подрядчик. ООО БерингПойнт)" w:date="2021-11-10T21:37:00Z"/>
          <w:rFonts w:ascii="Arial" w:hAnsi="Arial" w:cs="Arial"/>
          <w:b/>
          <w:color w:val="212121"/>
          <w:sz w:val="22"/>
          <w:shd w:val="clear" w:color="auto" w:fill="FFFFFF"/>
        </w:rPr>
      </w:pPr>
      <w:ins w:id="3329" w:author="Попова Дарья Николаевна (Подрядчик. ООО БерингПойнт)" w:date="2021-11-10T21:37:00Z">
        <w:r w:rsidRPr="00961B68">
          <w:rPr>
            <w:rFonts w:ascii="Arial" w:hAnsi="Arial" w:cs="Arial"/>
            <w:b/>
            <w:color w:val="212121"/>
            <w:sz w:val="22"/>
            <w:shd w:val="clear" w:color="auto" w:fill="FFFFFF"/>
          </w:rPr>
          <w:t>Код</w:t>
        </w:r>
        <w:r w:rsidRPr="00961B68">
          <w:rPr>
            <w:rFonts w:ascii="Arial" w:hAnsi="Arial" w:cs="Arial"/>
            <w:b/>
            <w:color w:val="212121"/>
            <w:sz w:val="22"/>
            <w:shd w:val="clear" w:color="auto" w:fill="FFFFFF"/>
          </w:rPr>
          <w:tab/>
          <w:t>Наименование</w:t>
        </w:r>
      </w:ins>
    </w:p>
    <w:p w14:paraId="26FE9233" w14:textId="77777777" w:rsidR="00961B68" w:rsidRPr="00961B68" w:rsidRDefault="00961B68" w:rsidP="00961B68">
      <w:pPr>
        <w:spacing w:after="160" w:line="259" w:lineRule="auto"/>
        <w:ind w:left="720"/>
        <w:rPr>
          <w:ins w:id="3330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3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1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1 разряд</w:t>
        </w:r>
      </w:ins>
    </w:p>
    <w:p w14:paraId="0F3B84A0" w14:textId="77777777" w:rsidR="00961B68" w:rsidRPr="00961B68" w:rsidRDefault="00961B68" w:rsidP="00961B68">
      <w:pPr>
        <w:spacing w:after="160" w:line="259" w:lineRule="auto"/>
        <w:ind w:left="720"/>
        <w:rPr>
          <w:ins w:id="3332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33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2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2 разряд</w:t>
        </w:r>
      </w:ins>
    </w:p>
    <w:p w14:paraId="795B9649" w14:textId="77777777" w:rsidR="00961B68" w:rsidRPr="00961B68" w:rsidRDefault="00961B68" w:rsidP="00961B68">
      <w:pPr>
        <w:spacing w:after="160" w:line="259" w:lineRule="auto"/>
        <w:ind w:left="720"/>
        <w:rPr>
          <w:ins w:id="3334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35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3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3 разряд</w:t>
        </w:r>
      </w:ins>
    </w:p>
    <w:p w14:paraId="49A15625" w14:textId="77777777" w:rsidR="00961B68" w:rsidRPr="00961B68" w:rsidRDefault="00961B68" w:rsidP="00961B68">
      <w:pPr>
        <w:spacing w:after="160" w:line="259" w:lineRule="auto"/>
        <w:ind w:left="720"/>
        <w:rPr>
          <w:ins w:id="333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3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4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4 разряд</w:t>
        </w:r>
      </w:ins>
    </w:p>
    <w:p w14:paraId="4D72AB5F" w14:textId="77777777" w:rsidR="00961B68" w:rsidRPr="00961B68" w:rsidRDefault="00961B68" w:rsidP="00961B68">
      <w:pPr>
        <w:spacing w:after="160" w:line="259" w:lineRule="auto"/>
        <w:ind w:left="720"/>
        <w:rPr>
          <w:ins w:id="3338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39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lastRenderedPageBreak/>
          <w:t>5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5 разряд</w:t>
        </w:r>
      </w:ins>
    </w:p>
    <w:p w14:paraId="432544DC" w14:textId="77777777" w:rsidR="00961B68" w:rsidRPr="00961B68" w:rsidRDefault="00961B68" w:rsidP="00961B68">
      <w:pPr>
        <w:spacing w:after="160" w:line="259" w:lineRule="auto"/>
        <w:ind w:left="720"/>
        <w:rPr>
          <w:ins w:id="3340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4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6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6 разряд</w:t>
        </w:r>
      </w:ins>
    </w:p>
    <w:p w14:paraId="07CF949A" w14:textId="77777777" w:rsidR="00961B68" w:rsidRPr="00961B68" w:rsidRDefault="00961B68" w:rsidP="00961B68">
      <w:pPr>
        <w:spacing w:after="160" w:line="259" w:lineRule="auto"/>
        <w:ind w:left="720"/>
        <w:rPr>
          <w:ins w:id="3342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43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7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7 разряд</w:t>
        </w:r>
      </w:ins>
    </w:p>
    <w:p w14:paraId="418481E8" w14:textId="77777777" w:rsidR="00961B68" w:rsidRPr="00961B68" w:rsidRDefault="00961B68" w:rsidP="00961B68">
      <w:pPr>
        <w:spacing w:after="160" w:line="259" w:lineRule="auto"/>
        <w:ind w:left="720"/>
        <w:rPr>
          <w:ins w:id="3344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45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8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8 разряд</w:t>
        </w:r>
      </w:ins>
    </w:p>
    <w:p w14:paraId="13787055" w14:textId="77777777" w:rsidR="00961B68" w:rsidRPr="00961B68" w:rsidRDefault="00961B68" w:rsidP="00961B68">
      <w:pPr>
        <w:spacing w:after="160" w:line="259" w:lineRule="auto"/>
        <w:ind w:left="720"/>
        <w:rPr>
          <w:ins w:id="334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4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9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9 разряд</w:t>
        </w:r>
      </w:ins>
    </w:p>
    <w:p w14:paraId="0E7A388F" w14:textId="77777777" w:rsidR="00961B68" w:rsidRPr="00961B68" w:rsidRDefault="00961B68" w:rsidP="00961B68">
      <w:pPr>
        <w:spacing w:after="160" w:line="259" w:lineRule="auto"/>
        <w:ind w:left="720"/>
        <w:rPr>
          <w:ins w:id="3348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49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10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10 разряд</w:t>
        </w:r>
      </w:ins>
    </w:p>
    <w:p w14:paraId="01D88AF6" w14:textId="77777777" w:rsidR="00961B68" w:rsidRPr="00961B68" w:rsidRDefault="00961B68" w:rsidP="00961B68">
      <w:pPr>
        <w:spacing w:after="160" w:line="259" w:lineRule="auto"/>
        <w:ind w:left="720"/>
        <w:rPr>
          <w:ins w:id="3350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5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11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ab/>
          <w:t>11 разряд</w:t>
        </w:r>
      </w:ins>
    </w:p>
    <w:p w14:paraId="6B57BE01" w14:textId="77777777" w:rsidR="00961B68" w:rsidRPr="00961B68" w:rsidRDefault="00961B68" w:rsidP="00961B68">
      <w:pPr>
        <w:numPr>
          <w:ilvl w:val="0"/>
          <w:numId w:val="50"/>
        </w:numPr>
        <w:spacing w:after="160" w:line="259" w:lineRule="auto"/>
        <w:contextualSpacing/>
        <w:rPr>
          <w:ins w:id="3352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53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На основе сочетаний должностей сформировать справочник «Квалификации» в группе квалификаций «ТОРО» и их соответствие между собой в системе. Разряд указывается как характеристика квалификации. При использовании разрядов в качестве шкалы качества и дальнейшем указании как характеристики квалификации система сама распознает какой разряд ниже и выше.</w:t>
        </w:r>
      </w:ins>
    </w:p>
    <w:p w14:paraId="202126E0" w14:textId="77777777" w:rsidR="00961B68" w:rsidRPr="00961B68" w:rsidRDefault="00961B68" w:rsidP="00961B68">
      <w:pPr>
        <w:spacing w:after="160" w:line="259" w:lineRule="auto"/>
        <w:ind w:left="720"/>
        <w:contextualSpacing/>
        <w:rPr>
          <w:ins w:id="3354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</w:p>
    <w:p w14:paraId="32DD292E" w14:textId="77777777" w:rsidR="00961B68" w:rsidRPr="00961B68" w:rsidRDefault="00961B68" w:rsidP="00961B68">
      <w:pPr>
        <w:numPr>
          <w:ilvl w:val="0"/>
          <w:numId w:val="50"/>
        </w:numPr>
        <w:spacing w:after="160" w:line="259" w:lineRule="auto"/>
        <w:contextualSpacing/>
        <w:rPr>
          <w:ins w:id="3355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35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Для каждой квалификации и разряда сформировать профиль требований с обязательным соответствием.</w:t>
        </w:r>
      </w:ins>
    </w:p>
    <w:p w14:paraId="6981A053" w14:textId="77777777" w:rsidR="00961B68" w:rsidRPr="00961B68" w:rsidRDefault="00961B68" w:rsidP="00961B68">
      <w:pPr>
        <w:spacing w:after="160" w:line="259" w:lineRule="auto"/>
        <w:ind w:left="720"/>
        <w:contextualSpacing/>
        <w:rPr>
          <w:ins w:id="3357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</w:p>
    <w:p w14:paraId="2CF08F75" w14:textId="134C08B1" w:rsidR="00961B68" w:rsidRPr="00961B68" w:rsidRDefault="00961B68" w:rsidP="00961B68">
      <w:pPr>
        <w:spacing w:after="160" w:line="259" w:lineRule="auto"/>
        <w:rPr>
          <w:ins w:id="3358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</w:rPr>
      </w:pPr>
      <w:ins w:id="3359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</w:rPr>
          <w:t>При передаче данных из АСУП для табельного номера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60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, входящего в рабочее место «Подразделение Компании»,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</w:rPr>
          <w:t xml:space="preserve"> на основании должности и разряда автоматически указывается соответствующая квалификация и разряд, как характеристика квалификации. 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61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При этом осуществляется проверка на квалификацию, и в случае необходимости автоматически создается квалификация, связь с должностью и профили требовани</w:t>
        </w:r>
        <w:r>
          <w:rPr>
            <w:rFonts w:ascii="Arial" w:hAnsi="Arial" w:cs="Arial"/>
            <w:color w:val="000000"/>
            <w:sz w:val="22"/>
            <w:shd w:val="clear" w:color="auto" w:fill="FFFFFF"/>
          </w:rPr>
          <w:t>й со всеми возможными разрядами</w:t>
        </w:r>
      </w:ins>
      <w:ins w:id="3362" w:author="Попова Дарья Николаевна (Подрядчик. ООО БерингПойнт)" w:date="2021-11-10T21:39:00Z">
        <w:r>
          <w:rPr>
            <w:rFonts w:ascii="Arial" w:hAnsi="Arial" w:cs="Arial"/>
            <w:color w:val="000000"/>
            <w:sz w:val="22"/>
            <w:shd w:val="clear" w:color="auto" w:fill="FFFFFF"/>
          </w:rPr>
          <w:t xml:space="preserve"> (разработка </w:t>
        </w:r>
        <w:r>
          <w:rPr>
            <w:rFonts w:ascii="Arial" w:hAnsi="Arial" w:cs="Arial"/>
            <w:color w:val="000000"/>
            <w:sz w:val="22"/>
            <w:shd w:val="clear" w:color="auto" w:fill="FFFFFF"/>
            <w:lang w:val="en-US"/>
          </w:rPr>
          <w:t>FI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63" w:author="Попова Дарья Николаевна (Подрядчик. ООО БерингПойнт)" w:date="2021-11-10T21:39:00Z">
              <w:rPr>
                <w:rFonts w:ascii="Arial" w:hAnsi="Arial" w:cs="Arial"/>
                <w:color w:val="000000"/>
                <w:sz w:val="22"/>
                <w:shd w:val="clear" w:color="auto" w:fill="FFFFFF"/>
                <w:lang w:val="en-US"/>
              </w:rPr>
            </w:rPrChange>
          </w:rPr>
          <w:t>151</w:t>
        </w:r>
        <w:r>
          <w:rPr>
            <w:rFonts w:ascii="Arial" w:hAnsi="Arial" w:cs="Arial"/>
            <w:color w:val="000000"/>
            <w:sz w:val="22"/>
            <w:shd w:val="clear" w:color="auto" w:fill="FFFFFF"/>
          </w:rPr>
          <w:t>)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64" w:author="Попова Дарья Николаевна (Подрядчик. ООО БерингПойнт)" w:date="2021-11-10T21:39:00Z">
              <w:rPr>
                <w:rFonts w:ascii="Arial" w:hAnsi="Arial" w:cs="Arial"/>
                <w:color w:val="000000"/>
                <w:sz w:val="22"/>
                <w:shd w:val="clear" w:color="auto" w:fill="FFFFFF"/>
                <w:lang w:val="en-US"/>
              </w:rPr>
            </w:rPrChange>
          </w:rPr>
          <w:t>.</w:t>
        </w:r>
      </w:ins>
    </w:p>
    <w:p w14:paraId="23BC4649" w14:textId="65449F16" w:rsidR="00961B68" w:rsidRPr="00961B68" w:rsidRDefault="00961B68" w:rsidP="00961B68">
      <w:pPr>
        <w:spacing w:after="160" w:line="259" w:lineRule="auto"/>
        <w:rPr>
          <w:ins w:id="3365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</w:rPr>
      </w:pPr>
      <w:ins w:id="336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67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Если создается или изменяется рабочее место «Подразделение Компании», то для табельных номеров рабочего места осуществляется проверка на квалификацию, в случае необходимости автоматически создаются квалификация, связь с должностью, профили требований со всеми возможными разрядами и отправляется обращение в Полюс.Сервис на обновление информации по определенным табельным номерам из АСУП</w:t>
        </w:r>
      </w:ins>
      <w:ins w:id="3368" w:author="Попова Дарья Николаевна (Подрядчик. ООО БерингПойнт)" w:date="2021-11-10T21:39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69" w:author="Попова Дарья Николаевна (Подрядчик. ООО БерингПойнт)" w:date="2021-11-10T21:39:00Z">
              <w:rPr>
                <w:rFonts w:ascii="Arial" w:hAnsi="Arial" w:cs="Arial"/>
                <w:color w:val="000000"/>
                <w:sz w:val="22"/>
                <w:shd w:val="clear" w:color="auto" w:fill="FFFFFF"/>
                <w:lang w:val="en-US"/>
              </w:rPr>
            </w:rPrChange>
          </w:rPr>
          <w:t xml:space="preserve"> (</w:t>
        </w:r>
        <w:r>
          <w:rPr>
            <w:rFonts w:ascii="Arial" w:hAnsi="Arial" w:cs="Arial"/>
            <w:color w:val="000000"/>
            <w:sz w:val="22"/>
            <w:shd w:val="clear" w:color="auto" w:fill="FFFFFF"/>
          </w:rPr>
          <w:t xml:space="preserve">разработка </w:t>
        </w:r>
        <w:r>
          <w:rPr>
            <w:rFonts w:ascii="Arial" w:hAnsi="Arial" w:cs="Arial"/>
            <w:color w:val="000000"/>
            <w:sz w:val="22"/>
            <w:shd w:val="clear" w:color="auto" w:fill="FFFFFF"/>
            <w:lang w:val="en-US"/>
          </w:rPr>
          <w:t>PM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70" w:author="Попова Дарья Николаевна (Подрядчик. ООО БерингПойнт)" w:date="2021-11-10T21:39:00Z">
              <w:rPr>
                <w:rFonts w:ascii="Arial" w:hAnsi="Arial" w:cs="Arial"/>
                <w:color w:val="000000"/>
                <w:sz w:val="22"/>
                <w:shd w:val="clear" w:color="auto" w:fill="FFFFFF"/>
                <w:lang w:val="en-US"/>
              </w:rPr>
            </w:rPrChange>
          </w:rPr>
          <w:t>214)</w:t>
        </w:r>
      </w:ins>
      <w:ins w:id="337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72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.</w:t>
        </w:r>
      </w:ins>
    </w:p>
    <w:p w14:paraId="08E11CA4" w14:textId="77777777" w:rsidR="00961B68" w:rsidRPr="00961B68" w:rsidRDefault="00961B68" w:rsidP="00961B68">
      <w:pPr>
        <w:spacing w:after="160" w:line="259" w:lineRule="auto"/>
        <w:rPr>
          <w:ins w:id="3373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  <w:rPrChange w:id="3374" w:author="Попова Дарья Николаевна (Подрядчик. ООО БерингПойнт)" w:date="2021-11-10T21:38:00Z">
            <w:rPr>
              <w:ins w:id="3375" w:author="Попова Дарья Николаевна (Подрядчик. ООО БерингПойнт)" w:date="2021-11-10T21:37:00Z"/>
              <w:rFonts w:ascii="Arial" w:hAnsi="Arial" w:cs="Arial"/>
              <w:color w:val="000000"/>
              <w:sz w:val="22"/>
              <w:highlight w:val="yellow"/>
              <w:shd w:val="clear" w:color="auto" w:fill="FFFFFF"/>
            </w:rPr>
          </w:rPrChange>
        </w:rPr>
      </w:pPr>
      <w:ins w:id="337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77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Полномочия на ведение справочников:</w:t>
        </w:r>
      </w:ins>
    </w:p>
    <w:p w14:paraId="3F1462F2" w14:textId="77777777" w:rsidR="00961B68" w:rsidRPr="00961B68" w:rsidRDefault="00961B68" w:rsidP="00961B68">
      <w:pPr>
        <w:numPr>
          <w:ilvl w:val="0"/>
          <w:numId w:val="49"/>
        </w:numPr>
        <w:spacing w:after="160" w:line="259" w:lineRule="auto"/>
        <w:contextualSpacing/>
        <w:rPr>
          <w:ins w:id="3378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  <w:rPrChange w:id="3379" w:author="Попова Дарья Николаевна (Подрядчик. ООО БерингПойнт)" w:date="2021-11-10T21:38:00Z">
            <w:rPr>
              <w:ins w:id="3380" w:author="Попова Дарья Николаевна (Подрядчик. ООО БерингПойнт)" w:date="2021-11-10T21:37:00Z"/>
              <w:rFonts w:ascii="Arial" w:hAnsi="Arial" w:cs="Arial"/>
              <w:color w:val="000000"/>
              <w:sz w:val="22"/>
              <w:highlight w:val="yellow"/>
              <w:shd w:val="clear" w:color="auto" w:fill="FFFFFF"/>
            </w:rPr>
          </w:rPrChange>
        </w:rPr>
      </w:pPr>
      <w:ins w:id="338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82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Создание и изменение квалификаций доступно группе НСИ.</w:t>
        </w:r>
      </w:ins>
    </w:p>
    <w:p w14:paraId="0C24AD91" w14:textId="0F2AE6FD" w:rsidR="00961B68" w:rsidRPr="00961B68" w:rsidRDefault="00961B68" w:rsidP="00961B68">
      <w:pPr>
        <w:numPr>
          <w:ilvl w:val="0"/>
          <w:numId w:val="49"/>
        </w:numPr>
        <w:spacing w:after="160" w:line="259" w:lineRule="auto"/>
        <w:contextualSpacing/>
        <w:rPr>
          <w:ins w:id="3383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  <w:rPrChange w:id="3384" w:author="Попова Дарья Николаевна (Подрядчик. ООО БерингПойнт)" w:date="2021-11-10T21:38:00Z">
            <w:rPr>
              <w:ins w:id="3385" w:author="Попова Дарья Николаевна (Подрядчик. ООО БерингПойнт)" w:date="2021-11-10T21:37:00Z"/>
              <w:rFonts w:ascii="Arial" w:hAnsi="Arial" w:cs="Arial"/>
              <w:color w:val="000000"/>
              <w:sz w:val="22"/>
              <w:highlight w:val="yellow"/>
              <w:shd w:val="clear" w:color="auto" w:fill="FFFFFF"/>
            </w:rPr>
          </w:rPrChange>
        </w:rPr>
      </w:pPr>
      <w:ins w:id="338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87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Квалификация и ее разряд автоматически указываются для табельного номера при обновлении информации из АСУП</w:t>
        </w:r>
      </w:ins>
      <w:ins w:id="3388" w:author="Попова Дарья Николаевна (Подрядчик. ООО БерингПойнт)" w:date="2021-11-10T21:40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89" w:author="Попова Дарья Николаевна (Подрядчик. ООО БерингПойнт)" w:date="2021-11-10T21:40:00Z">
              <w:rPr>
                <w:rFonts w:ascii="Arial" w:hAnsi="Arial" w:cs="Arial"/>
                <w:color w:val="000000"/>
                <w:sz w:val="22"/>
                <w:shd w:val="clear" w:color="auto" w:fill="FFFFFF"/>
                <w:lang w:val="en-US"/>
              </w:rPr>
            </w:rPrChange>
          </w:rPr>
          <w:t xml:space="preserve"> (</w:t>
        </w:r>
        <w:r>
          <w:rPr>
            <w:rFonts w:ascii="Arial" w:hAnsi="Arial" w:cs="Arial"/>
            <w:color w:val="000000"/>
            <w:sz w:val="22"/>
            <w:shd w:val="clear" w:color="auto" w:fill="FFFFFF"/>
          </w:rPr>
          <w:t xml:space="preserve">(разработка </w:t>
        </w:r>
        <w:r>
          <w:rPr>
            <w:rFonts w:ascii="Arial" w:hAnsi="Arial" w:cs="Arial"/>
            <w:color w:val="000000"/>
            <w:sz w:val="22"/>
            <w:shd w:val="clear" w:color="auto" w:fill="FFFFFF"/>
            <w:lang w:val="en-US"/>
          </w:rPr>
          <w:t>FI</w:t>
        </w:r>
        <w:r w:rsidRPr="004A1AA8">
          <w:rPr>
            <w:rFonts w:ascii="Arial" w:hAnsi="Arial" w:cs="Arial"/>
            <w:color w:val="000000"/>
            <w:sz w:val="22"/>
            <w:shd w:val="clear" w:color="auto" w:fill="FFFFFF"/>
          </w:rPr>
          <w:t>151</w:t>
        </w:r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90" w:author="Попова Дарья Николаевна (Подрядчик. ООО БерингПойнт)" w:date="2021-11-10T21:40:00Z">
              <w:rPr>
                <w:rFonts w:ascii="Arial" w:hAnsi="Arial" w:cs="Arial"/>
                <w:color w:val="000000"/>
                <w:sz w:val="22"/>
                <w:shd w:val="clear" w:color="auto" w:fill="FFFFFF"/>
                <w:lang w:val="en-US"/>
              </w:rPr>
            </w:rPrChange>
          </w:rPr>
          <w:t>)</w:t>
        </w:r>
      </w:ins>
      <w:ins w:id="339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92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.</w:t>
        </w:r>
      </w:ins>
    </w:p>
    <w:p w14:paraId="76234A5F" w14:textId="77777777" w:rsidR="00961B68" w:rsidRPr="00961B68" w:rsidRDefault="00961B68" w:rsidP="00961B68">
      <w:pPr>
        <w:numPr>
          <w:ilvl w:val="0"/>
          <w:numId w:val="49"/>
        </w:numPr>
        <w:spacing w:after="160" w:line="259" w:lineRule="auto"/>
        <w:contextualSpacing/>
        <w:rPr>
          <w:ins w:id="3393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  <w:rPrChange w:id="3394" w:author="Попова Дарья Николаевна (Подрядчик. ООО БерингПойнт)" w:date="2021-11-10T21:38:00Z">
            <w:rPr>
              <w:ins w:id="3395" w:author="Попова Дарья Николаевна (Подрядчик. ООО БерингПойнт)" w:date="2021-11-10T21:37:00Z"/>
              <w:rFonts w:ascii="Arial" w:hAnsi="Arial" w:cs="Arial"/>
              <w:color w:val="000000"/>
              <w:sz w:val="22"/>
              <w:highlight w:val="yellow"/>
              <w:shd w:val="clear" w:color="auto" w:fill="FFFFFF"/>
            </w:rPr>
          </w:rPrChange>
        </w:rPr>
      </w:pPr>
      <w:ins w:id="339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397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Ведение профилей требований доступно группе НСИ.</w:t>
        </w:r>
      </w:ins>
    </w:p>
    <w:p w14:paraId="42E90F47" w14:textId="77777777" w:rsidR="00961B68" w:rsidRPr="00961B68" w:rsidRDefault="00961B68" w:rsidP="00961B68">
      <w:pPr>
        <w:numPr>
          <w:ilvl w:val="0"/>
          <w:numId w:val="49"/>
        </w:numPr>
        <w:spacing w:after="160" w:line="259" w:lineRule="auto"/>
        <w:contextualSpacing/>
        <w:rPr>
          <w:ins w:id="3398" w:author="Попова Дарья Николаевна (Подрядчик. ООО БерингПойнт)" w:date="2021-11-10T21:37:00Z"/>
          <w:rFonts w:ascii="Arial" w:hAnsi="Arial" w:cs="Arial"/>
          <w:color w:val="000000"/>
          <w:sz w:val="22"/>
          <w:shd w:val="clear" w:color="auto" w:fill="FFFFFF"/>
          <w:rPrChange w:id="3399" w:author="Попова Дарья Николаевна (Подрядчик. ООО БерингПойнт)" w:date="2021-11-10T21:38:00Z">
            <w:rPr>
              <w:ins w:id="3400" w:author="Попова Дарья Николаевна (Подрядчик. ООО БерингПойнт)" w:date="2021-11-10T21:37:00Z"/>
              <w:rFonts w:ascii="Arial" w:hAnsi="Arial" w:cs="Arial"/>
              <w:color w:val="000000"/>
              <w:sz w:val="22"/>
              <w:highlight w:val="yellow"/>
              <w:shd w:val="clear" w:color="auto" w:fill="FFFFFF"/>
            </w:rPr>
          </w:rPrChange>
        </w:rPr>
      </w:pPr>
      <w:ins w:id="340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000000"/>
            <w:sz w:val="22"/>
            <w:shd w:val="clear" w:color="auto" w:fill="FFFFFF"/>
            <w:rPrChange w:id="3402" w:author="Попова Дарья Николаевна (Подрядчик. ООО БерингПойнт)" w:date="2021-11-10T21:38:00Z">
              <w:rPr>
                <w:rFonts w:ascii="Arial" w:hAnsi="Arial" w:cs="Arial"/>
                <w:color w:val="000000"/>
                <w:sz w:val="22"/>
                <w:highlight w:val="yellow"/>
                <w:shd w:val="clear" w:color="auto" w:fill="FFFFFF"/>
              </w:rPr>
            </w:rPrChange>
          </w:rPr>
          <w:t>Новые профили требований используются группой НСИ для присвоения операциям в техкартах либо пользователями для присвоения операциям заказа.</w:t>
        </w:r>
      </w:ins>
    </w:p>
    <w:p w14:paraId="01FBFEDF" w14:textId="77777777" w:rsidR="00961B68" w:rsidRPr="00961B68" w:rsidRDefault="00961B68" w:rsidP="00961B68">
      <w:pPr>
        <w:spacing w:after="160" w:line="259" w:lineRule="auto"/>
        <w:ind w:left="720"/>
        <w:contextualSpacing/>
        <w:rPr>
          <w:ins w:id="3403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</w:p>
    <w:p w14:paraId="3B6D6FF4" w14:textId="77777777" w:rsidR="00961B68" w:rsidRPr="00961B68" w:rsidRDefault="00961B68" w:rsidP="00961B68">
      <w:pPr>
        <w:spacing w:after="160" w:line="259" w:lineRule="auto"/>
        <w:rPr>
          <w:ins w:id="3404" w:author="Попова Дарья Николаевна (Подрядчик. ООО БерингПойнт)" w:date="2021-11-10T21:37:00Z"/>
          <w:rFonts w:ascii="Arial" w:hAnsi="Arial" w:cs="Arial"/>
          <w:b/>
          <w:color w:val="212121"/>
          <w:sz w:val="22"/>
          <w:shd w:val="clear" w:color="auto" w:fill="FFFFFF"/>
        </w:rPr>
      </w:pPr>
      <w:ins w:id="3405" w:author="Попова Дарья Николаевна (Подрядчик. ООО БерингПойнт)" w:date="2021-11-10T21:37:00Z">
        <w:r w:rsidRPr="00961B68">
          <w:rPr>
            <w:rFonts w:ascii="Arial" w:hAnsi="Arial" w:cs="Arial"/>
            <w:b/>
            <w:color w:val="212121"/>
            <w:sz w:val="22"/>
            <w:shd w:val="clear" w:color="auto" w:fill="FFFFFF"/>
          </w:rPr>
          <w:t xml:space="preserve">Требование 2. </w:t>
        </w:r>
        <w:r w:rsidRPr="00961B68">
          <w:rPr>
            <w:rFonts w:ascii="Arial" w:hAnsi="Arial" w:cs="Arial"/>
            <w:i/>
            <w:color w:val="212121"/>
            <w:sz w:val="22"/>
            <w:shd w:val="clear" w:color="auto" w:fill="FFFFFF"/>
          </w:rPr>
          <w:t>«</w:t>
        </w:r>
        <w:r w:rsidRPr="00961B68">
          <w:rPr>
            <w:rFonts w:ascii="Arial" w:hAnsi="Arial" w:cs="Arial"/>
            <w:i/>
            <w:color w:val="000000"/>
            <w:sz w:val="22"/>
            <w:shd w:val="clear" w:color="auto" w:fill="FFFFFF"/>
          </w:rPr>
          <w:t xml:space="preserve">В MRS реализовать информационный/ блокирующий контроль (определить настройку) соответствия должности и разряда работника должности и разряда операции. В случае необходимости доработка на стороне </w:t>
        </w:r>
        <w:r w:rsidRPr="00961B68">
          <w:rPr>
            <w:rFonts w:ascii="Arial" w:hAnsi="Arial" w:cs="Arial"/>
            <w:i/>
            <w:color w:val="000000"/>
            <w:sz w:val="22"/>
            <w:shd w:val="clear" w:color="auto" w:fill="FFFFFF"/>
            <w:lang w:val="en-US"/>
          </w:rPr>
          <w:t>ABAP</w:t>
        </w:r>
        <w:r w:rsidRPr="00961B68">
          <w:rPr>
            <w:rFonts w:ascii="Arial" w:hAnsi="Arial" w:cs="Arial"/>
            <w:i/>
            <w:color w:val="000000"/>
            <w:sz w:val="22"/>
            <w:shd w:val="clear" w:color="auto" w:fill="FFFFFF"/>
          </w:rPr>
          <w:t xml:space="preserve"> для MRS и проверок в заказах ТОРО.</w:t>
        </w:r>
        <w:r w:rsidRPr="00961B68">
          <w:rPr>
            <w:rFonts w:ascii="Arial" w:hAnsi="Arial" w:cs="Arial"/>
            <w:i/>
            <w:color w:val="212121"/>
            <w:sz w:val="22"/>
            <w:shd w:val="clear" w:color="auto" w:fill="FFFFFF"/>
          </w:rPr>
          <w:t>»</w:t>
        </w:r>
      </w:ins>
    </w:p>
    <w:p w14:paraId="706CAD4B" w14:textId="77777777" w:rsidR="00961B68" w:rsidRPr="00961B68" w:rsidRDefault="00961B68" w:rsidP="00961B68">
      <w:pPr>
        <w:spacing w:after="160" w:line="259" w:lineRule="auto"/>
        <w:rPr>
          <w:ins w:id="340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0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 xml:space="preserve">В 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lang w:val="en-US"/>
          </w:rPr>
          <w:t>MRS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 xml:space="preserve"> должна существовать возможность:</w:t>
        </w:r>
      </w:ins>
    </w:p>
    <w:p w14:paraId="14411C4C" w14:textId="77777777" w:rsidR="00961B68" w:rsidRPr="00961B68" w:rsidRDefault="00961B68" w:rsidP="00961B68">
      <w:pPr>
        <w:numPr>
          <w:ilvl w:val="0"/>
          <w:numId w:val="53"/>
        </w:numPr>
        <w:spacing w:after="160" w:line="259" w:lineRule="auto"/>
        <w:contextualSpacing/>
        <w:rPr>
          <w:ins w:id="3408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09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просмотреть требуемые квалификации для операций заказа ТОРО.</w:t>
        </w:r>
      </w:ins>
    </w:p>
    <w:p w14:paraId="20E74170" w14:textId="77777777" w:rsidR="00961B68" w:rsidRPr="00961B68" w:rsidRDefault="00961B68" w:rsidP="00961B68">
      <w:pPr>
        <w:numPr>
          <w:ilvl w:val="0"/>
          <w:numId w:val="53"/>
        </w:numPr>
        <w:spacing w:after="160" w:line="259" w:lineRule="auto"/>
        <w:contextualSpacing/>
        <w:rPr>
          <w:ins w:id="3410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1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просмотреть квалификации у табельных номеров;</w:t>
        </w:r>
      </w:ins>
    </w:p>
    <w:p w14:paraId="62C63782" w14:textId="77777777" w:rsidR="00961B68" w:rsidRPr="00961B68" w:rsidRDefault="00961B68" w:rsidP="00961B68">
      <w:pPr>
        <w:numPr>
          <w:ilvl w:val="0"/>
          <w:numId w:val="53"/>
        </w:numPr>
        <w:spacing w:after="160" w:line="259" w:lineRule="auto"/>
        <w:contextualSpacing/>
        <w:rPr>
          <w:ins w:id="3412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13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назначать ресурс, подходящей квалификации:</w:t>
        </w:r>
      </w:ins>
    </w:p>
    <w:p w14:paraId="694C5D8D" w14:textId="77777777" w:rsidR="00961B68" w:rsidRPr="00961B68" w:rsidRDefault="00961B68" w:rsidP="00961B68">
      <w:pPr>
        <w:spacing w:after="160" w:line="259" w:lineRule="auto"/>
        <w:ind w:left="708"/>
        <w:rPr>
          <w:ins w:id="3414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15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lastRenderedPageBreak/>
          <w:t>При этом автоматически вычисляется процент соответствия квалификаций профилю требований.</w:t>
        </w:r>
      </w:ins>
    </w:p>
    <w:p w14:paraId="31ADD692" w14:textId="0C0757C9" w:rsidR="00961B68" w:rsidRPr="00961B68" w:rsidRDefault="00961B68" w:rsidP="00961B68">
      <w:pPr>
        <w:spacing w:after="160" w:line="259" w:lineRule="auto"/>
        <w:ind w:left="708"/>
        <w:rPr>
          <w:ins w:id="341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1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 xml:space="preserve">При таком подходе в 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lang w:val="en-US"/>
          </w:rPr>
          <w:t>MRS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 xml:space="preserve"> при назначении ресурса процент соответствия квалификаций профилю требований будет принимать значение 100% для сотрудников требуемого разряда, для сотрудников с более низким разрядом будет принимать значение меньше 100%. Для сотрудников с более высокими разрядами будет установлен процент более 100% (сверхквалификация </w:t>
        </w:r>
      </w:ins>
      <w:ins w:id="3418" w:author="Попова Дарья Николаевна (Подрядчик. ООО БерингПойнт)" w:date="2021-11-10T21:40:00Z">
        <w:r>
          <w:rPr>
            <w:rFonts w:ascii="Arial" w:hAnsi="Arial" w:cs="Arial"/>
            <w:color w:val="212121"/>
            <w:sz w:val="22"/>
            <w:shd w:val="clear" w:color="auto" w:fill="FFFFFF"/>
          </w:rPr>
          <w:t xml:space="preserve">устанавливается разработкой </w:t>
        </w:r>
        <w:r>
          <w:rPr>
            <w:rFonts w:ascii="Arial" w:hAnsi="Arial" w:cs="Arial"/>
            <w:color w:val="212121"/>
            <w:sz w:val="22"/>
            <w:shd w:val="clear" w:color="auto" w:fill="FFFFFF"/>
            <w:lang w:val="en-US"/>
          </w:rPr>
          <w:t>PM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419" w:author="Попова Дарья Николаевна (Подрядчик. ООО БерингПойнт)" w:date="2021-11-10T21:40:00Z">
              <w:rPr>
                <w:rFonts w:ascii="Arial" w:hAnsi="Arial" w:cs="Arial"/>
                <w:color w:val="212121"/>
                <w:sz w:val="22"/>
                <w:shd w:val="clear" w:color="auto" w:fill="FFFFFF"/>
                <w:lang w:val="en-US"/>
              </w:rPr>
            </w:rPrChange>
          </w:rPr>
          <w:t>211</w:t>
        </w:r>
      </w:ins>
      <w:ins w:id="3420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).</w:t>
        </w:r>
      </w:ins>
    </w:p>
    <w:p w14:paraId="750D6B8A" w14:textId="77777777" w:rsidR="00961B68" w:rsidRPr="00961B68" w:rsidRDefault="00961B68" w:rsidP="00961B68">
      <w:pPr>
        <w:spacing w:after="160" w:line="259" w:lineRule="auto"/>
        <w:ind w:left="708"/>
        <w:rPr>
          <w:ins w:id="3421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22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В общем случае процент соответствия будет зависеть от разряда, присвоенного профилю требований (1 разряд = 1 / (разряд в профиле) * 100), галка «Обязательные требования выполнены» будет проставлена у сотрудников с требуемым разрядом и выше.</w:t>
        </w:r>
      </w:ins>
    </w:p>
    <w:p w14:paraId="1EE3786F" w14:textId="2E9A94C6" w:rsidR="00961B68" w:rsidRPr="00961B68" w:rsidRDefault="00961B68" w:rsidP="00961B68">
      <w:pPr>
        <w:spacing w:after="160" w:line="259" w:lineRule="auto"/>
        <w:ind w:left="708"/>
        <w:rPr>
          <w:ins w:id="3423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424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При назначении сотрудника на выполнение операции должны быть реализованы следующие проверки</w:t>
        </w:r>
      </w:ins>
      <w:ins w:id="3425" w:author="Попова Дарья Николаевна (Подрядчик. ООО БерингПойнт)" w:date="2021-11-10T21:41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426" w:author="Попова Дарья Николаевна (Подрядчик. ООО БерингПойнт)" w:date="2021-11-10T21:41:00Z">
              <w:rPr>
                <w:rFonts w:ascii="Arial" w:hAnsi="Arial" w:cs="Arial"/>
                <w:color w:val="212121"/>
                <w:sz w:val="22"/>
                <w:shd w:val="clear" w:color="auto" w:fill="FFFFFF"/>
                <w:lang w:val="en-US"/>
              </w:rPr>
            </w:rPrChange>
          </w:rPr>
          <w:t xml:space="preserve"> (</w:t>
        </w:r>
        <w:r>
          <w:rPr>
            <w:rFonts w:ascii="Arial" w:hAnsi="Arial" w:cs="Arial"/>
            <w:color w:val="212121"/>
            <w:sz w:val="22"/>
            <w:shd w:val="clear" w:color="auto" w:fill="FFFFFF"/>
          </w:rPr>
          <w:t xml:space="preserve">разработка </w:t>
        </w:r>
        <w:r>
          <w:rPr>
            <w:rFonts w:ascii="Arial" w:hAnsi="Arial" w:cs="Arial"/>
            <w:color w:val="212121"/>
            <w:sz w:val="22"/>
            <w:shd w:val="clear" w:color="auto" w:fill="FFFFFF"/>
            <w:lang w:val="en-US"/>
          </w:rPr>
          <w:t>PM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427" w:author="Попова Дарья Николаевна (Подрядчик. ООО БерингПойнт)" w:date="2021-11-10T21:41:00Z">
              <w:rPr>
                <w:rFonts w:ascii="Arial" w:hAnsi="Arial" w:cs="Arial"/>
                <w:color w:val="212121"/>
                <w:sz w:val="22"/>
                <w:shd w:val="clear" w:color="auto" w:fill="FFFFFF"/>
                <w:lang w:val="en-US"/>
              </w:rPr>
            </w:rPrChange>
          </w:rPr>
          <w:t>213)</w:t>
        </w:r>
      </w:ins>
      <w:ins w:id="3428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:</w:t>
        </w:r>
      </w:ins>
    </w:p>
    <w:p w14:paraId="178FF200" w14:textId="77777777" w:rsidR="00961B68" w:rsidRPr="00961B68" w:rsidRDefault="00961B68">
      <w:pPr>
        <w:numPr>
          <w:ilvl w:val="0"/>
          <w:numId w:val="54"/>
        </w:numPr>
        <w:spacing w:after="160" w:line="259" w:lineRule="auto"/>
        <w:ind w:left="709" w:firstLine="0"/>
        <w:contextualSpacing/>
        <w:rPr>
          <w:ins w:id="3429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  <w:pPrChange w:id="3430" w:author="Попова Дарья Николаевна (Подрядчик. ООО БерингПойнт)" w:date="2021-11-10T21:40:00Z">
          <w:pPr>
            <w:numPr>
              <w:numId w:val="48"/>
            </w:numPr>
            <w:spacing w:after="160" w:line="259" w:lineRule="auto"/>
            <w:ind w:left="-48" w:hanging="360"/>
            <w:contextualSpacing/>
          </w:pPr>
        </w:pPrChange>
      </w:pPr>
      <w:ins w:id="343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Обязательное наличие галки «Обязательные требования выполнены». При попытке назначить сотрудника без галки на опасные работы должно появиться сообщение об ошибке, для обычных работ - предупреждение. Тип сообщений вывести в настройку.</w:t>
        </w:r>
      </w:ins>
    </w:p>
    <w:p w14:paraId="08439BE8" w14:textId="77777777" w:rsidR="00961B68" w:rsidRPr="00961B68" w:rsidRDefault="00961B68">
      <w:pPr>
        <w:numPr>
          <w:ilvl w:val="0"/>
          <w:numId w:val="54"/>
        </w:numPr>
        <w:spacing w:after="160" w:line="259" w:lineRule="auto"/>
        <w:ind w:left="709" w:firstLine="0"/>
        <w:contextualSpacing/>
        <w:rPr>
          <w:ins w:id="3432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  <w:rPrChange w:id="3433" w:author="Попова Дарья Николаевна (Подрядчик. ООО БерингПойнт)" w:date="2021-11-10T21:41:00Z">
            <w:rPr>
              <w:ins w:id="3434" w:author="Попова Дарья Николаевна (Подрядчик. ООО БерингПойнт)" w:date="2021-11-10T21:37:00Z"/>
              <w:rFonts w:ascii="Arial" w:hAnsi="Arial" w:cs="Arial"/>
              <w:color w:val="212121"/>
              <w:sz w:val="22"/>
              <w:highlight w:val="yellow"/>
              <w:shd w:val="clear" w:color="auto" w:fill="FFFFFF"/>
            </w:rPr>
          </w:rPrChange>
        </w:rPr>
        <w:pPrChange w:id="3435" w:author="Попова Дарья Николаевна (Подрядчик. ООО БерингПойнт)" w:date="2021-11-10T21:41:00Z">
          <w:pPr>
            <w:numPr>
              <w:numId w:val="48"/>
            </w:numPr>
            <w:spacing w:after="160" w:line="259" w:lineRule="auto"/>
            <w:ind w:left="2148" w:hanging="360"/>
            <w:contextualSpacing/>
          </w:pPr>
        </w:pPrChange>
      </w:pPr>
      <w:ins w:id="343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 xml:space="preserve">Превышение степени пригодности сотрудника более 100%. При попытке назначить сотрудника со сверхквалификацией должно появиться 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437" w:author="Попова Дарья Николаевна (Подрядчик. ООО БерингПойнт)" w:date="2021-11-10T21:41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>сообщение-предупреждения или ошибка. Тип сообщения вывести в настройку в виде таблицы. Настройка должна быть доступна для ведения в продуктиве группой поддержки.</w:t>
        </w:r>
      </w:ins>
    </w:p>
    <w:p w14:paraId="24C0C5B6" w14:textId="77777777" w:rsidR="00961B68" w:rsidRPr="00961B68" w:rsidRDefault="00961B68" w:rsidP="00961B68">
      <w:pPr>
        <w:spacing w:after="160" w:line="259" w:lineRule="auto"/>
        <w:rPr>
          <w:ins w:id="3438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  <w:rPrChange w:id="3439" w:author="Попова Дарья Николаевна (Подрядчик. ООО БерингПойнт)" w:date="2021-11-10T21:42:00Z">
            <w:rPr>
              <w:ins w:id="3440" w:author="Попова Дарья Николаевна (Подрядчик. ООО БерингПойнт)" w:date="2021-11-10T21:37:00Z"/>
              <w:rFonts w:ascii="Arial" w:hAnsi="Arial" w:cs="Arial"/>
              <w:color w:val="212121"/>
              <w:sz w:val="22"/>
              <w:highlight w:val="yellow"/>
              <w:shd w:val="clear" w:color="auto" w:fill="FFFFFF"/>
            </w:rPr>
          </w:rPrChange>
        </w:rPr>
      </w:pPr>
      <w:ins w:id="344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442" w:author="Попова Дарья Николаевна (Подрядчик. ООО БерингПойнт)" w:date="2021-11-10T21:42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>Например,</w:t>
        </w:r>
      </w:ins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567"/>
        <w:gridCol w:w="992"/>
        <w:gridCol w:w="1418"/>
        <w:gridCol w:w="1701"/>
        <w:gridCol w:w="1417"/>
        <w:gridCol w:w="1134"/>
        <w:gridCol w:w="1270"/>
      </w:tblGrid>
      <w:tr w:rsidR="00961B68" w:rsidRPr="00961B68" w14:paraId="6E1362BE" w14:textId="77777777" w:rsidTr="000D0E95">
        <w:trPr>
          <w:ins w:id="3443" w:author="Попова Дарья Николаевна (Подрядчик. ООО БерингПойнт)" w:date="2021-11-10T21:37:00Z"/>
        </w:trPr>
        <w:tc>
          <w:tcPr>
            <w:tcW w:w="846" w:type="dxa"/>
            <w:shd w:val="clear" w:color="auto" w:fill="FFC000"/>
            <w:vAlign w:val="center"/>
          </w:tcPr>
          <w:p w14:paraId="126D93F6" w14:textId="77777777" w:rsidR="00961B68" w:rsidRPr="00961B68" w:rsidRDefault="00961B68" w:rsidP="00961B68">
            <w:pPr>
              <w:spacing w:after="160" w:line="259" w:lineRule="auto"/>
              <w:rPr>
                <w:ins w:id="3444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45" w:author="Попова Дарья Николаевна (Подрядчик. ООО БерингПойнт)" w:date="2021-11-10T21:42:00Z">
                  <w:rPr>
                    <w:ins w:id="3446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47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48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БЕ</w:t>
              </w:r>
            </w:ins>
          </w:p>
        </w:tc>
        <w:tc>
          <w:tcPr>
            <w:tcW w:w="567" w:type="dxa"/>
            <w:shd w:val="clear" w:color="auto" w:fill="FFC000"/>
            <w:vAlign w:val="center"/>
          </w:tcPr>
          <w:p w14:paraId="10D20ABA" w14:textId="77777777" w:rsidR="00961B68" w:rsidRPr="00961B68" w:rsidRDefault="00961B68" w:rsidP="00961B68">
            <w:pPr>
              <w:spacing w:after="160" w:line="259" w:lineRule="auto"/>
              <w:rPr>
                <w:ins w:id="3449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50" w:author="Попова Дарья Николаевна (Подрядчик. ООО БерингПойнт)" w:date="2021-11-10T21:42:00Z">
                  <w:rPr>
                    <w:ins w:id="3451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52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53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ГП</w:t>
              </w:r>
            </w:ins>
          </w:p>
        </w:tc>
        <w:tc>
          <w:tcPr>
            <w:tcW w:w="992" w:type="dxa"/>
            <w:shd w:val="clear" w:color="auto" w:fill="FFC000"/>
            <w:vAlign w:val="center"/>
          </w:tcPr>
          <w:p w14:paraId="64F24A8C" w14:textId="77777777" w:rsidR="00961B68" w:rsidRPr="00961B68" w:rsidRDefault="00961B68" w:rsidP="00961B68">
            <w:pPr>
              <w:spacing w:after="160" w:line="259" w:lineRule="auto"/>
              <w:rPr>
                <w:ins w:id="3454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55" w:author="Попова Дарья Николаевна (Подрядчик. ООО БерингПойнт)" w:date="2021-11-10T21:42:00Z">
                  <w:rPr>
                    <w:ins w:id="3456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57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58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Класс ЕО</w:t>
              </w:r>
            </w:ins>
          </w:p>
        </w:tc>
        <w:tc>
          <w:tcPr>
            <w:tcW w:w="1418" w:type="dxa"/>
            <w:shd w:val="clear" w:color="auto" w:fill="FFC000"/>
            <w:vAlign w:val="center"/>
          </w:tcPr>
          <w:p w14:paraId="3E22D9EA" w14:textId="77777777" w:rsidR="00961B68" w:rsidRPr="00961B68" w:rsidRDefault="00961B68" w:rsidP="00961B68">
            <w:pPr>
              <w:spacing w:after="160" w:line="259" w:lineRule="auto"/>
              <w:rPr>
                <w:ins w:id="3459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60" w:author="Попова Дарья Николаевна (Подрядчик. ООО БерингПойнт)" w:date="2021-11-10T21:42:00Z">
                  <w:rPr>
                    <w:ins w:id="3461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62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63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ЕО, как рабочее место</w:t>
              </w:r>
            </w:ins>
          </w:p>
        </w:tc>
        <w:tc>
          <w:tcPr>
            <w:tcW w:w="1701" w:type="dxa"/>
            <w:shd w:val="clear" w:color="auto" w:fill="FFC000"/>
            <w:vAlign w:val="center"/>
          </w:tcPr>
          <w:p w14:paraId="5A0EC5EA" w14:textId="77777777" w:rsidR="00961B68" w:rsidRPr="00961B68" w:rsidRDefault="00961B68" w:rsidP="00961B68">
            <w:pPr>
              <w:spacing w:after="160" w:line="259" w:lineRule="auto"/>
              <w:rPr>
                <w:ins w:id="3464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65" w:author="Попова Дарья Николаевна (Подрядчик. ООО БерингПойнт)" w:date="2021-11-10T21:42:00Z">
                  <w:rPr>
                    <w:ins w:id="3466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67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68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Возможное отклонение, %</w:t>
              </w:r>
            </w:ins>
          </w:p>
        </w:tc>
        <w:tc>
          <w:tcPr>
            <w:tcW w:w="1417" w:type="dxa"/>
            <w:shd w:val="clear" w:color="auto" w:fill="FFC000"/>
            <w:vAlign w:val="center"/>
          </w:tcPr>
          <w:p w14:paraId="03CB8F08" w14:textId="77777777" w:rsidR="00961B68" w:rsidRPr="00961B68" w:rsidRDefault="00961B68" w:rsidP="00961B68">
            <w:pPr>
              <w:spacing w:after="160" w:line="259" w:lineRule="auto"/>
              <w:rPr>
                <w:ins w:id="3469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70" w:author="Попова Дарья Николаевна (Подрядчик. ООО БерингПойнт)" w:date="2021-11-10T21:42:00Z">
                  <w:rPr>
                    <w:ins w:id="3471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72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73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Предупреждение, %</w:t>
              </w:r>
            </w:ins>
          </w:p>
        </w:tc>
        <w:tc>
          <w:tcPr>
            <w:tcW w:w="1134" w:type="dxa"/>
            <w:shd w:val="clear" w:color="auto" w:fill="FFC000"/>
            <w:vAlign w:val="center"/>
          </w:tcPr>
          <w:p w14:paraId="333AE466" w14:textId="77777777" w:rsidR="00961B68" w:rsidRPr="00961B68" w:rsidRDefault="00961B68" w:rsidP="00961B68">
            <w:pPr>
              <w:spacing w:after="160" w:line="259" w:lineRule="auto"/>
              <w:rPr>
                <w:ins w:id="3474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75" w:author="Попова Дарья Николаевна (Подрядчик. ООО БерингПойнт)" w:date="2021-11-10T21:42:00Z">
                  <w:rPr>
                    <w:ins w:id="3476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77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78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Ошибка, %</w:t>
              </w:r>
            </w:ins>
          </w:p>
        </w:tc>
        <w:tc>
          <w:tcPr>
            <w:tcW w:w="1270" w:type="dxa"/>
            <w:shd w:val="clear" w:color="auto" w:fill="FFC000"/>
            <w:vAlign w:val="center"/>
          </w:tcPr>
          <w:p w14:paraId="7558E342" w14:textId="77777777" w:rsidR="00961B68" w:rsidRPr="00961B68" w:rsidRDefault="00961B68" w:rsidP="00961B68">
            <w:pPr>
              <w:spacing w:after="160" w:line="259" w:lineRule="auto"/>
              <w:rPr>
                <w:ins w:id="3479" w:author="Попова Дарья Николаевна (Подрядчик. ООО БерингПойнт)" w:date="2021-11-10T21:37:00Z"/>
                <w:rFonts w:ascii="Arial" w:hAnsi="Arial" w:cs="Arial"/>
                <w:b/>
                <w:sz w:val="20"/>
                <w:rPrChange w:id="3480" w:author="Попова Дарья Николаевна (Подрядчик. ООО БерингПойнт)" w:date="2021-11-10T21:42:00Z">
                  <w:rPr>
                    <w:ins w:id="3481" w:author="Попова Дарья Николаевна (Подрядчик. ООО БерингПойнт)" w:date="2021-11-10T21:37:00Z"/>
                    <w:rFonts w:ascii="Arial" w:hAnsi="Arial" w:cs="Arial"/>
                    <w:b/>
                    <w:sz w:val="20"/>
                    <w:highlight w:val="yellow"/>
                  </w:rPr>
                </w:rPrChange>
              </w:rPr>
            </w:pPr>
            <w:ins w:id="3482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b/>
                  <w:sz w:val="20"/>
                  <w:rPrChange w:id="3483" w:author="Попова Дарья Николаевна (Подрядчик. ООО БерингПойнт)" w:date="2021-11-10T21:42:00Z">
                    <w:rPr>
                      <w:rFonts w:ascii="Arial" w:hAnsi="Arial" w:cs="Arial"/>
                      <w:b/>
                      <w:sz w:val="20"/>
                      <w:highlight w:val="yellow"/>
                    </w:rPr>
                  </w:rPrChange>
                </w:rPr>
                <w:t>Проверка активна</w:t>
              </w:r>
            </w:ins>
          </w:p>
        </w:tc>
      </w:tr>
      <w:tr w:rsidR="00961B68" w:rsidRPr="00961B68" w14:paraId="2B718624" w14:textId="77777777" w:rsidTr="000D0E95">
        <w:trPr>
          <w:ins w:id="3484" w:author="Попова Дарья Николаевна (Подрядчик. ООО БерингПойнт)" w:date="2021-11-10T21:37:00Z"/>
        </w:trPr>
        <w:tc>
          <w:tcPr>
            <w:tcW w:w="846" w:type="dxa"/>
          </w:tcPr>
          <w:p w14:paraId="78C01851" w14:textId="77777777" w:rsidR="00961B68" w:rsidRPr="00961B68" w:rsidRDefault="00961B68" w:rsidP="00961B68">
            <w:pPr>
              <w:spacing w:after="160" w:line="259" w:lineRule="auto"/>
              <w:rPr>
                <w:ins w:id="3485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486" w:author="Попова Дарья Николаевна (Подрядчик. ООО БерингПойнт)" w:date="2021-11-10T21:42:00Z">
                  <w:rPr>
                    <w:ins w:id="3487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488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489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1100</w:t>
              </w:r>
            </w:ins>
          </w:p>
        </w:tc>
        <w:tc>
          <w:tcPr>
            <w:tcW w:w="567" w:type="dxa"/>
          </w:tcPr>
          <w:p w14:paraId="7C71E105" w14:textId="77777777" w:rsidR="00961B68" w:rsidRPr="00961B68" w:rsidRDefault="00961B68" w:rsidP="00961B68">
            <w:pPr>
              <w:spacing w:after="160" w:line="259" w:lineRule="auto"/>
              <w:rPr>
                <w:ins w:id="3490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491" w:author="Попова Дарья Николаевна (Подрядчик. ООО БерингПойнт)" w:date="2021-11-10T21:42:00Z">
                  <w:rPr>
                    <w:ins w:id="3492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493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494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*</w:t>
              </w:r>
            </w:ins>
          </w:p>
        </w:tc>
        <w:tc>
          <w:tcPr>
            <w:tcW w:w="992" w:type="dxa"/>
          </w:tcPr>
          <w:p w14:paraId="37D277ED" w14:textId="77777777" w:rsidR="00961B68" w:rsidRPr="00961B68" w:rsidRDefault="00961B68" w:rsidP="00961B68">
            <w:pPr>
              <w:spacing w:after="160" w:line="259" w:lineRule="auto"/>
              <w:rPr>
                <w:ins w:id="3495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496" w:author="Попова Дарья Николаевна (Подрядчик. ООО БерингПойнт)" w:date="2021-11-10T21:42:00Z">
                  <w:rPr>
                    <w:ins w:id="3497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498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499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*</w:t>
              </w:r>
            </w:ins>
          </w:p>
        </w:tc>
        <w:tc>
          <w:tcPr>
            <w:tcW w:w="1418" w:type="dxa"/>
          </w:tcPr>
          <w:p w14:paraId="204F835C" w14:textId="77777777" w:rsidR="00961B68" w:rsidRPr="00961B68" w:rsidRDefault="00961B68" w:rsidP="00961B68">
            <w:pPr>
              <w:spacing w:after="160" w:line="259" w:lineRule="auto"/>
              <w:rPr>
                <w:ins w:id="3500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lang w:val="en-US"/>
                <w:rPrChange w:id="3501" w:author="Попова Дарья Николаевна (Подрядчик. ООО БерингПойнт)" w:date="2021-11-10T21:42:00Z">
                  <w:rPr>
                    <w:ins w:id="3502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  <w:lang w:val="en-US"/>
                  </w:rPr>
                </w:rPrChange>
              </w:rPr>
            </w:pPr>
            <w:ins w:id="3503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lang w:val="en-US"/>
                  <w:rPrChange w:id="3504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  <w:lang w:val="en-US"/>
                    </w:rPr>
                  </w:rPrChange>
                </w:rPr>
                <w:t>X</w:t>
              </w:r>
            </w:ins>
          </w:p>
        </w:tc>
        <w:tc>
          <w:tcPr>
            <w:tcW w:w="1701" w:type="dxa"/>
          </w:tcPr>
          <w:p w14:paraId="256F261B" w14:textId="77777777" w:rsidR="00961B68" w:rsidRPr="00961B68" w:rsidRDefault="00961B68" w:rsidP="00961B68">
            <w:pPr>
              <w:spacing w:after="160" w:line="259" w:lineRule="auto"/>
              <w:rPr>
                <w:ins w:id="3505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06" w:author="Попова Дарья Николаевна (Подрядчик. ООО БерингПойнт)" w:date="2021-11-10T21:42:00Z">
                  <w:rPr>
                    <w:ins w:id="3507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508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509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20</w:t>
              </w:r>
            </w:ins>
          </w:p>
        </w:tc>
        <w:tc>
          <w:tcPr>
            <w:tcW w:w="1417" w:type="dxa"/>
          </w:tcPr>
          <w:p w14:paraId="3415B0CD" w14:textId="77777777" w:rsidR="00961B68" w:rsidRPr="00961B68" w:rsidRDefault="00961B68" w:rsidP="00961B68">
            <w:pPr>
              <w:spacing w:after="160" w:line="259" w:lineRule="auto"/>
              <w:rPr>
                <w:ins w:id="3510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11" w:author="Попова Дарья Николаевна (Подрядчик. ООО БерингПойнт)" w:date="2021-11-10T21:42:00Z">
                  <w:rPr>
                    <w:ins w:id="3512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513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514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50</w:t>
              </w:r>
            </w:ins>
          </w:p>
        </w:tc>
        <w:tc>
          <w:tcPr>
            <w:tcW w:w="1134" w:type="dxa"/>
          </w:tcPr>
          <w:p w14:paraId="3F2C7DE4" w14:textId="77777777" w:rsidR="00961B68" w:rsidRPr="00961B68" w:rsidRDefault="00961B68" w:rsidP="00961B68">
            <w:pPr>
              <w:spacing w:after="160" w:line="259" w:lineRule="auto"/>
              <w:rPr>
                <w:ins w:id="3515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16" w:author="Попова Дарья Николаевна (Подрядчик. ООО БерингПойнт)" w:date="2021-11-10T21:42:00Z">
                  <w:rPr>
                    <w:ins w:id="3517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518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519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1000</w:t>
              </w:r>
            </w:ins>
          </w:p>
        </w:tc>
        <w:tc>
          <w:tcPr>
            <w:tcW w:w="1270" w:type="dxa"/>
          </w:tcPr>
          <w:p w14:paraId="28E6705E" w14:textId="77777777" w:rsidR="00961B68" w:rsidRPr="00961B68" w:rsidRDefault="00961B68" w:rsidP="00961B68">
            <w:pPr>
              <w:spacing w:after="160" w:line="259" w:lineRule="auto"/>
              <w:rPr>
                <w:ins w:id="3520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lang w:val="en-US"/>
                <w:rPrChange w:id="3521" w:author="Попова Дарья Николаевна (Подрядчик. ООО БерингПойнт)" w:date="2021-11-10T21:42:00Z">
                  <w:rPr>
                    <w:ins w:id="3522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  <w:lang w:val="en-US"/>
                  </w:rPr>
                </w:rPrChange>
              </w:rPr>
            </w:pPr>
            <w:ins w:id="3523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lang w:val="en-US"/>
                  <w:rPrChange w:id="3524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  <w:lang w:val="en-US"/>
                    </w:rPr>
                  </w:rPrChange>
                </w:rPr>
                <w:t>X</w:t>
              </w:r>
            </w:ins>
          </w:p>
        </w:tc>
      </w:tr>
      <w:tr w:rsidR="00961B68" w:rsidRPr="00961B68" w14:paraId="3B001B32" w14:textId="77777777" w:rsidTr="000D0E95">
        <w:trPr>
          <w:ins w:id="3525" w:author="Попова Дарья Николаевна (Подрядчик. ООО БерингПойнт)" w:date="2021-11-10T21:37:00Z"/>
        </w:trPr>
        <w:tc>
          <w:tcPr>
            <w:tcW w:w="846" w:type="dxa"/>
          </w:tcPr>
          <w:p w14:paraId="3D33CB33" w14:textId="77777777" w:rsidR="00961B68" w:rsidRPr="00961B68" w:rsidRDefault="00961B68" w:rsidP="00961B68">
            <w:pPr>
              <w:spacing w:after="160" w:line="259" w:lineRule="auto"/>
              <w:rPr>
                <w:ins w:id="3526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27" w:author="Попова Дарья Николаевна (Подрядчик. ООО БерингПойнт)" w:date="2021-11-10T21:42:00Z">
                  <w:rPr>
                    <w:ins w:id="3528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529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530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1500</w:t>
              </w:r>
            </w:ins>
          </w:p>
        </w:tc>
        <w:tc>
          <w:tcPr>
            <w:tcW w:w="567" w:type="dxa"/>
          </w:tcPr>
          <w:p w14:paraId="07073F3E" w14:textId="77777777" w:rsidR="00961B68" w:rsidRPr="00961B68" w:rsidRDefault="00961B68" w:rsidP="00961B68">
            <w:pPr>
              <w:spacing w:after="160" w:line="259" w:lineRule="auto"/>
              <w:rPr>
                <w:ins w:id="3531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32" w:author="Попова Дарья Николаевна (Подрядчик. ООО БерингПойнт)" w:date="2021-11-10T21:42:00Z">
                  <w:rPr>
                    <w:ins w:id="3533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534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535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*</w:t>
              </w:r>
            </w:ins>
          </w:p>
        </w:tc>
        <w:tc>
          <w:tcPr>
            <w:tcW w:w="992" w:type="dxa"/>
          </w:tcPr>
          <w:p w14:paraId="3C11ED96" w14:textId="77777777" w:rsidR="00961B68" w:rsidRPr="00961B68" w:rsidRDefault="00961B68" w:rsidP="00961B68">
            <w:pPr>
              <w:spacing w:after="160" w:line="259" w:lineRule="auto"/>
              <w:rPr>
                <w:ins w:id="3536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37" w:author="Попова Дарья Николаевна (Подрядчик. ООО БерингПойнт)" w:date="2021-11-10T21:42:00Z">
                  <w:rPr>
                    <w:ins w:id="3538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  <w:ins w:id="3539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rPrChange w:id="3540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</w:rPr>
                  </w:rPrChange>
                </w:rPr>
                <w:t>*</w:t>
              </w:r>
            </w:ins>
          </w:p>
        </w:tc>
        <w:tc>
          <w:tcPr>
            <w:tcW w:w="1418" w:type="dxa"/>
          </w:tcPr>
          <w:p w14:paraId="16D478F3" w14:textId="77777777" w:rsidR="00961B68" w:rsidRPr="00961B68" w:rsidRDefault="00961B68" w:rsidP="00961B68">
            <w:pPr>
              <w:spacing w:after="160" w:line="259" w:lineRule="auto"/>
              <w:rPr>
                <w:ins w:id="3541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42" w:author="Попова Дарья Николаевна (Подрядчик. ООО БерингПойнт)" w:date="2021-11-10T21:42:00Z">
                  <w:rPr>
                    <w:ins w:id="3543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</w:p>
        </w:tc>
        <w:tc>
          <w:tcPr>
            <w:tcW w:w="1701" w:type="dxa"/>
          </w:tcPr>
          <w:p w14:paraId="7030B381" w14:textId="77777777" w:rsidR="00961B68" w:rsidRPr="00961B68" w:rsidRDefault="00961B68" w:rsidP="00961B68">
            <w:pPr>
              <w:spacing w:after="160" w:line="259" w:lineRule="auto"/>
              <w:rPr>
                <w:ins w:id="3544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lang w:val="en-US"/>
                <w:rPrChange w:id="3545" w:author="Попова Дарья Николаевна (Подрядчик. ООО БерингПойнт)" w:date="2021-11-10T21:42:00Z">
                  <w:rPr>
                    <w:ins w:id="3546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  <w:lang w:val="en-US"/>
                  </w:rPr>
                </w:rPrChange>
              </w:rPr>
            </w:pPr>
            <w:ins w:id="3547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lang w:val="en-US"/>
                  <w:rPrChange w:id="3548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  <w:lang w:val="en-US"/>
                    </w:rPr>
                  </w:rPrChange>
                </w:rPr>
                <w:t>25</w:t>
              </w:r>
            </w:ins>
          </w:p>
        </w:tc>
        <w:tc>
          <w:tcPr>
            <w:tcW w:w="1417" w:type="dxa"/>
          </w:tcPr>
          <w:p w14:paraId="176342AB" w14:textId="77777777" w:rsidR="00961B68" w:rsidRPr="00961B68" w:rsidRDefault="00961B68" w:rsidP="00961B68">
            <w:pPr>
              <w:spacing w:after="160" w:line="259" w:lineRule="auto"/>
              <w:rPr>
                <w:ins w:id="3549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lang w:val="en-US"/>
                <w:rPrChange w:id="3550" w:author="Попова Дарья Николаевна (Подрядчик. ООО БерингПойнт)" w:date="2021-11-10T21:42:00Z">
                  <w:rPr>
                    <w:ins w:id="3551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  <w:lang w:val="en-US"/>
                  </w:rPr>
                </w:rPrChange>
              </w:rPr>
            </w:pPr>
            <w:ins w:id="3552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lang w:val="en-US"/>
                  <w:rPrChange w:id="3553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  <w:lang w:val="en-US"/>
                    </w:rPr>
                  </w:rPrChange>
                </w:rPr>
                <w:t>1000</w:t>
              </w:r>
            </w:ins>
          </w:p>
        </w:tc>
        <w:tc>
          <w:tcPr>
            <w:tcW w:w="1134" w:type="dxa"/>
          </w:tcPr>
          <w:p w14:paraId="560155B0" w14:textId="77777777" w:rsidR="00961B68" w:rsidRPr="00961B68" w:rsidRDefault="00961B68" w:rsidP="00961B68">
            <w:pPr>
              <w:spacing w:after="160" w:line="259" w:lineRule="auto"/>
              <w:rPr>
                <w:ins w:id="3554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rPrChange w:id="3555" w:author="Попова Дарья Николаевна (Подрядчик. ООО БерингПойнт)" w:date="2021-11-10T21:42:00Z">
                  <w:rPr>
                    <w:ins w:id="3556" w:author="Попова Дарья Николаевна (Подрядчик. ООО БерингПойнт)" w:date="2021-11-10T21:37:00Z"/>
                    <w:rFonts w:ascii="Arial" w:hAnsi="Arial" w:cs="Arial"/>
                    <w:color w:val="212121"/>
                    <w:sz w:val="22"/>
                    <w:highlight w:val="yellow"/>
                    <w:shd w:val="clear" w:color="auto" w:fill="FFFFFF"/>
                  </w:rPr>
                </w:rPrChange>
              </w:rPr>
            </w:pPr>
          </w:p>
        </w:tc>
        <w:tc>
          <w:tcPr>
            <w:tcW w:w="1270" w:type="dxa"/>
          </w:tcPr>
          <w:p w14:paraId="0C412A4A" w14:textId="77777777" w:rsidR="00961B68" w:rsidRPr="00961B68" w:rsidRDefault="00961B68" w:rsidP="00961B68">
            <w:pPr>
              <w:spacing w:after="160" w:line="259" w:lineRule="auto"/>
              <w:rPr>
                <w:ins w:id="3557" w:author="Попова Дарья Николаевна (Подрядчик. ООО БерингПойнт)" w:date="2021-11-10T21:37:00Z"/>
                <w:rFonts w:ascii="Arial" w:hAnsi="Arial" w:cs="Arial"/>
                <w:color w:val="212121"/>
                <w:sz w:val="22"/>
                <w:shd w:val="clear" w:color="auto" w:fill="FFFFFF"/>
                <w:lang w:val="en-US"/>
              </w:rPr>
            </w:pPr>
            <w:ins w:id="3558" w:author="Попова Дарья Николаевна (Подрядчик. ООО БерингПойнт)" w:date="2021-11-10T21:37:00Z">
              <w:r w:rsidRPr="00961B68">
                <w:rPr>
                  <w:rFonts w:ascii="Arial" w:hAnsi="Arial" w:cs="Arial"/>
                  <w:color w:val="212121"/>
                  <w:sz w:val="22"/>
                  <w:shd w:val="clear" w:color="auto" w:fill="FFFFFF"/>
                  <w:lang w:val="en-US"/>
                  <w:rPrChange w:id="3559" w:author="Попова Дарья Николаевна (Подрядчик. ООО БерингПойнт)" w:date="2021-11-10T21:42:00Z">
                    <w:rPr>
                      <w:rFonts w:ascii="Arial" w:hAnsi="Arial" w:cs="Arial"/>
                      <w:color w:val="212121"/>
                      <w:sz w:val="22"/>
                      <w:highlight w:val="yellow"/>
                      <w:shd w:val="clear" w:color="auto" w:fill="FFFFFF"/>
                      <w:lang w:val="en-US"/>
                    </w:rPr>
                  </w:rPrChange>
                </w:rPr>
                <w:t>X</w:t>
              </w:r>
            </w:ins>
          </w:p>
        </w:tc>
      </w:tr>
    </w:tbl>
    <w:p w14:paraId="0E201D7E" w14:textId="2D5DCD3A" w:rsidR="00961B68" w:rsidRPr="00961B68" w:rsidRDefault="00961B68" w:rsidP="00961B68">
      <w:pPr>
        <w:numPr>
          <w:ilvl w:val="0"/>
          <w:numId w:val="53"/>
        </w:numPr>
        <w:spacing w:after="160" w:line="259" w:lineRule="auto"/>
        <w:contextualSpacing/>
        <w:rPr>
          <w:ins w:id="3560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561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в панель планирования MRS вывести дополнительную информацию по профилю требований, присвоенного операции, по квалификации сотрудника</w:t>
        </w:r>
      </w:ins>
      <w:ins w:id="3562" w:author="Попова Дарья Николаевна (Подрядчик. ООО БерингПойнт)" w:date="2021-11-10T21:42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63" w:author="Попова Дарья Николаевна (Подрядчик. ООО БерингПойнт)" w:date="2021-11-10T21:42:00Z">
              <w:rPr>
                <w:rFonts w:ascii="Arial" w:hAnsi="Arial" w:cs="Arial"/>
                <w:color w:val="212121"/>
                <w:sz w:val="22"/>
                <w:shd w:val="clear" w:color="auto" w:fill="FFFFFF"/>
                <w:lang w:val="en-US"/>
              </w:rPr>
            </w:rPrChange>
          </w:rPr>
          <w:t xml:space="preserve"> (</w:t>
        </w:r>
        <w:r>
          <w:rPr>
            <w:rFonts w:ascii="Arial" w:hAnsi="Arial" w:cs="Arial"/>
            <w:color w:val="212121"/>
            <w:sz w:val="22"/>
            <w:shd w:val="clear" w:color="auto" w:fill="FFFFFF"/>
          </w:rPr>
          <w:t xml:space="preserve">разработка </w:t>
        </w:r>
        <w:r>
          <w:rPr>
            <w:rFonts w:ascii="Arial" w:hAnsi="Arial" w:cs="Arial"/>
            <w:color w:val="212121"/>
            <w:sz w:val="22"/>
            <w:shd w:val="clear" w:color="auto" w:fill="FFFFFF"/>
            <w:lang w:val="en-US"/>
          </w:rPr>
          <w:t>PM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64" w:author="Попова Дарья Николаевна (Подрядчик. ООО БерингПойнт)" w:date="2021-11-10T21:42:00Z">
              <w:rPr>
                <w:rFonts w:ascii="Arial" w:hAnsi="Arial" w:cs="Arial"/>
                <w:color w:val="212121"/>
                <w:sz w:val="22"/>
                <w:shd w:val="clear" w:color="auto" w:fill="FFFFFF"/>
                <w:lang w:val="en-US"/>
              </w:rPr>
            </w:rPrChange>
          </w:rPr>
          <w:t>212)</w:t>
        </w:r>
      </w:ins>
      <w:ins w:id="3565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.</w:t>
        </w:r>
      </w:ins>
    </w:p>
    <w:p w14:paraId="01181377" w14:textId="77777777" w:rsidR="00961B68" w:rsidRPr="00961B68" w:rsidRDefault="00961B68" w:rsidP="00961B68">
      <w:pPr>
        <w:spacing w:after="160" w:line="259" w:lineRule="auto"/>
        <w:ind w:left="720"/>
        <w:contextualSpacing/>
        <w:rPr>
          <w:ins w:id="356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</w:p>
    <w:p w14:paraId="13AF618C" w14:textId="2EAB40D6" w:rsidR="00961B68" w:rsidRPr="00961B68" w:rsidRDefault="00961B68" w:rsidP="00961B68">
      <w:pPr>
        <w:spacing w:after="160" w:line="259" w:lineRule="auto"/>
        <w:rPr>
          <w:ins w:id="3567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  <w:rPrChange w:id="3568" w:author="Попова Дарья Николаевна (Подрядчик. ООО БерингПойнт)" w:date="2021-11-10T21:43:00Z">
            <w:rPr>
              <w:ins w:id="3569" w:author="Попова Дарья Николаевна (Подрядчик. ООО БерингПойнт)" w:date="2021-11-10T21:37:00Z"/>
              <w:rFonts w:ascii="Arial" w:hAnsi="Arial" w:cs="Arial"/>
              <w:color w:val="212121"/>
              <w:sz w:val="22"/>
              <w:highlight w:val="yellow"/>
              <w:shd w:val="clear" w:color="auto" w:fill="FFFFFF"/>
            </w:rPr>
          </w:rPrChange>
        </w:rPr>
      </w:pPr>
      <w:ins w:id="3570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71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>Для открытых и деблокированных заказов ТОРО при сохранении реализовать проверку</w:t>
        </w:r>
      </w:ins>
      <w:ins w:id="3572" w:author="Попова Дарья Николаевна (Подрядчик. ООО БерингПойнт)" w:date="2021-11-10T21:42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73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  <w:lang w:val="en-US"/>
              </w:rPr>
            </w:rPrChange>
          </w:rPr>
          <w:t xml:space="preserve"> (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74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 xml:space="preserve">разработка 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lang w:val="en-US"/>
            <w:rPrChange w:id="3575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  <w:lang w:val="en-US"/>
              </w:rPr>
            </w:rPrChange>
          </w:rPr>
          <w:t>PM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76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  <w:lang w:val="en-US"/>
              </w:rPr>
            </w:rPrChange>
          </w:rPr>
          <w:t>46)</w:t>
        </w:r>
      </w:ins>
      <w:ins w:id="357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78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>:</w:t>
        </w:r>
      </w:ins>
    </w:p>
    <w:p w14:paraId="4A3DFCDF" w14:textId="77777777" w:rsidR="00961B68" w:rsidRPr="00961B68" w:rsidRDefault="00961B68" w:rsidP="00961B68">
      <w:pPr>
        <w:numPr>
          <w:ilvl w:val="0"/>
          <w:numId w:val="53"/>
        </w:numPr>
        <w:spacing w:after="160" w:line="259" w:lineRule="auto"/>
        <w:contextualSpacing/>
        <w:rPr>
          <w:ins w:id="3579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  <w:rPrChange w:id="3580" w:author="Попова Дарья Николаевна (Подрядчик. ООО БерингПойнт)" w:date="2021-11-10T21:43:00Z">
            <w:rPr>
              <w:ins w:id="3581" w:author="Попова Дарья Николаевна (Подрядчик. ООО БерингПойнт)" w:date="2021-11-10T21:37:00Z"/>
              <w:rFonts w:ascii="Arial" w:hAnsi="Arial" w:cs="Arial"/>
              <w:color w:val="212121"/>
              <w:sz w:val="22"/>
              <w:highlight w:val="yellow"/>
              <w:shd w:val="clear" w:color="auto" w:fill="FFFFFF"/>
            </w:rPr>
          </w:rPrChange>
        </w:rPr>
      </w:pPr>
      <w:ins w:id="3582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83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 xml:space="preserve">если не заполнен профиль требований и отсутствует назначение в 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lang w:val="en-US"/>
            <w:rPrChange w:id="3584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  <w:lang w:val="en-US"/>
              </w:rPr>
            </w:rPrChange>
          </w:rPr>
          <w:t>MRS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85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 xml:space="preserve"> для операции, операция связана с операцией техкарты, то заполнить профиль требований с операции техкарты.</w:t>
        </w:r>
      </w:ins>
    </w:p>
    <w:p w14:paraId="471AC127" w14:textId="77777777" w:rsidR="00961B68" w:rsidRPr="00961B68" w:rsidRDefault="00961B68" w:rsidP="00961B68">
      <w:pPr>
        <w:spacing w:after="160" w:line="259" w:lineRule="auto"/>
        <w:rPr>
          <w:ins w:id="3586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587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  <w:rPrChange w:id="3588" w:author="Попова Дарья Николаевна (Подрядчик. ООО БерингПойнт)" w:date="2021-11-10T21:43:00Z">
              <w:rPr>
                <w:rFonts w:ascii="Arial" w:hAnsi="Arial" w:cs="Arial"/>
                <w:color w:val="212121"/>
                <w:sz w:val="22"/>
                <w:highlight w:val="yellow"/>
                <w:shd w:val="clear" w:color="auto" w:fill="FFFFFF"/>
              </w:rPr>
            </w:rPrChange>
          </w:rPr>
          <w:t>Должна быть возможность отключить проверку через настройки.</w:t>
        </w:r>
      </w:ins>
    </w:p>
    <w:p w14:paraId="6870D7EC" w14:textId="77777777" w:rsidR="00961B68" w:rsidRPr="00961B68" w:rsidRDefault="00961B68" w:rsidP="00961B68">
      <w:pPr>
        <w:spacing w:after="160" w:line="259" w:lineRule="auto"/>
        <w:rPr>
          <w:ins w:id="3589" w:author="Попова Дарья Николаевна (Подрядчик. ООО БерингПойнт)" w:date="2021-11-10T21:37:00Z"/>
          <w:rFonts w:ascii="Arial" w:hAnsi="Arial" w:cs="Arial"/>
          <w:b/>
          <w:color w:val="212121"/>
          <w:sz w:val="22"/>
          <w:shd w:val="clear" w:color="auto" w:fill="FFFFFF"/>
        </w:rPr>
      </w:pPr>
      <w:ins w:id="3590" w:author="Попова Дарья Николаевна (Подрядчик. ООО БерингПойнт)" w:date="2021-11-10T21:37:00Z">
        <w:r w:rsidRPr="00961B68">
          <w:rPr>
            <w:rFonts w:ascii="Arial" w:hAnsi="Arial" w:cs="Arial"/>
            <w:b/>
            <w:color w:val="212121"/>
            <w:sz w:val="22"/>
            <w:shd w:val="clear" w:color="auto" w:fill="FFFFFF"/>
          </w:rPr>
          <w:t xml:space="preserve">Требование 3. </w:t>
        </w:r>
        <w:r w:rsidRPr="00961B68">
          <w:rPr>
            <w:rFonts w:ascii="Arial" w:hAnsi="Arial" w:cs="Arial"/>
            <w:i/>
            <w:color w:val="212121"/>
            <w:sz w:val="22"/>
            <w:shd w:val="clear" w:color="auto" w:fill="FFFFFF"/>
          </w:rPr>
          <w:t>«Работа в части ТОРО: методологическая проработка справочника и мэппинг на квалификации, обновление ТК ТОРО»</w:t>
        </w:r>
      </w:ins>
    </w:p>
    <w:p w14:paraId="4C186202" w14:textId="77777777" w:rsidR="00961B68" w:rsidRPr="00961B68" w:rsidRDefault="00961B68" w:rsidP="00961B68">
      <w:pPr>
        <w:numPr>
          <w:ilvl w:val="0"/>
          <w:numId w:val="52"/>
        </w:numPr>
        <w:spacing w:after="160" w:line="259" w:lineRule="auto"/>
        <w:contextualSpacing/>
        <w:rPr>
          <w:ins w:id="3591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592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На основании существующих должностей для ремонтного персонала наполнить и загрузить в систему справочник «Квалификации».</w:t>
        </w:r>
      </w:ins>
    </w:p>
    <w:p w14:paraId="5E74C86E" w14:textId="77777777" w:rsidR="00961B68" w:rsidRPr="00961B68" w:rsidRDefault="00961B68" w:rsidP="00961B68">
      <w:pPr>
        <w:numPr>
          <w:ilvl w:val="0"/>
          <w:numId w:val="52"/>
        </w:numPr>
        <w:spacing w:after="160" w:line="259" w:lineRule="auto"/>
        <w:contextualSpacing/>
        <w:rPr>
          <w:ins w:id="3593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594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На основании существующих сочетаний «должность - разряд» наполнить и загрузить в систему справочник «Профиль требований».</w:t>
        </w:r>
      </w:ins>
    </w:p>
    <w:p w14:paraId="413A1EC5" w14:textId="77777777" w:rsidR="00961B68" w:rsidRPr="00961B68" w:rsidRDefault="00961B68" w:rsidP="00961B68">
      <w:pPr>
        <w:numPr>
          <w:ilvl w:val="0"/>
          <w:numId w:val="52"/>
        </w:numPr>
        <w:spacing w:after="160" w:line="259" w:lineRule="auto"/>
        <w:contextualSpacing/>
        <w:rPr>
          <w:ins w:id="3595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596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Обновить табельные номера ремонтного персонала: присвоить квалификацию, соответствующую должности, и указать разряд в качестве характеристики квалификации.</w:t>
        </w:r>
      </w:ins>
    </w:p>
    <w:p w14:paraId="6DBB3A3D" w14:textId="77777777" w:rsidR="00961B68" w:rsidRPr="00961B68" w:rsidRDefault="00961B68" w:rsidP="00961B68">
      <w:pPr>
        <w:numPr>
          <w:ilvl w:val="0"/>
          <w:numId w:val="52"/>
        </w:numPr>
        <w:spacing w:after="160" w:line="259" w:lineRule="auto"/>
        <w:contextualSpacing/>
        <w:rPr>
          <w:ins w:id="3597" w:author="Попова Дарья Николаевна (Подрядчик. ООО БерингПойнт)" w:date="2021-11-10T21:37:00Z"/>
          <w:rFonts w:ascii="Arial" w:hAnsi="Arial" w:cs="Arial"/>
          <w:color w:val="212121"/>
          <w:sz w:val="22"/>
          <w:shd w:val="clear" w:color="auto" w:fill="FFFFFF"/>
        </w:rPr>
      </w:pPr>
      <w:ins w:id="3598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lastRenderedPageBreak/>
          <w:t xml:space="preserve">Для существующего справочника «Степень квалификации» и профилей требований определить соответствие между собой в 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  <w:lang w:val="en-US"/>
          </w:rPr>
          <w:t>Excel</w:t>
        </w:r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>. В дальнейшей справочник «Степень квалификации» не используется и не обновляется.</w:t>
        </w:r>
      </w:ins>
    </w:p>
    <w:p w14:paraId="7D798DD4" w14:textId="62D3686B" w:rsidR="00961B68" w:rsidRPr="00961B68" w:rsidRDefault="00961B68">
      <w:pPr>
        <w:numPr>
          <w:ilvl w:val="0"/>
          <w:numId w:val="52"/>
        </w:numPr>
        <w:spacing w:after="160" w:line="259" w:lineRule="auto"/>
        <w:contextualSpacing/>
        <w:rPr>
          <w:ins w:id="3599" w:author="Попова Дарья Николаевна (Подрядчик. ООО БерингПойнт)" w:date="2021-11-10T21:35:00Z"/>
          <w:color w:val="212121"/>
          <w:sz w:val="22"/>
          <w:shd w:val="clear" w:color="auto" w:fill="FFFFFF"/>
          <w:rPrChange w:id="3600" w:author="Попова Дарья Николаевна (Подрядчик. ООО БерингПойнт)" w:date="2021-11-10T21:43:00Z">
            <w:rPr>
              <w:ins w:id="3601" w:author="Попова Дарья Николаевна (Подрядчик. ООО БерингПойнт)" w:date="2021-11-10T21:35:00Z"/>
            </w:rPr>
          </w:rPrChange>
        </w:rPr>
        <w:pPrChange w:id="3602" w:author="Попова Дарья Николаевна (Подрядчик. ООО БерингПойнт)" w:date="2021-11-10T21:36:00Z">
          <w:pPr>
            <w:pStyle w:val="4"/>
          </w:pPr>
        </w:pPrChange>
      </w:pPr>
      <w:ins w:id="3603" w:author="Попова Дарья Николаевна (Подрядчик. ООО БерингПойнт)" w:date="2021-11-10T21:37:00Z">
        <w:r w:rsidRPr="00961B68">
          <w:rPr>
            <w:rFonts w:ascii="Arial" w:hAnsi="Arial" w:cs="Arial"/>
            <w:color w:val="212121"/>
            <w:sz w:val="22"/>
            <w:shd w:val="clear" w:color="auto" w:fill="FFFFFF"/>
          </w:rPr>
          <w:t xml:space="preserve">Обновить технологические карты: на основании Степени квалификации определить профиль требований. </w:t>
        </w:r>
      </w:ins>
    </w:p>
    <w:p w14:paraId="682295D6" w14:textId="77777777" w:rsidR="00961B68" w:rsidRPr="00621CB6" w:rsidRDefault="00961B68" w:rsidP="00A94CE2">
      <w:pPr>
        <w:spacing w:before="120"/>
        <w:ind w:firstLine="709"/>
        <w:rPr>
          <w:rFonts w:ascii="Arial" w:hAnsi="Arial" w:cs="Arial"/>
        </w:rPr>
      </w:pPr>
    </w:p>
    <w:p w14:paraId="32C07AA9" w14:textId="77777777" w:rsidR="00604003" w:rsidRPr="00621CB6" w:rsidRDefault="00604003" w:rsidP="00604003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604" w:name="_Toc520367437"/>
      <w:bookmarkStart w:id="3605" w:name="_Toc69138655"/>
      <w:r w:rsidRPr="00621CB6">
        <w:rPr>
          <w:rFonts w:eastAsiaTheme="majorEastAsia" w:cs="Arial"/>
          <w:bCs w:val="0"/>
          <w:iCs w:val="0"/>
          <w:szCs w:val="26"/>
        </w:rPr>
        <w:t>Реализация интеграции заказов ТОРО с сетевыми графиками на уровне планов-графиков воздействий на ПА</w:t>
      </w:r>
      <w:bookmarkEnd w:id="3604"/>
      <w:bookmarkEnd w:id="3605"/>
    </w:p>
    <w:p w14:paraId="5DD87362" w14:textId="643CD84E" w:rsidR="002B2985" w:rsidRPr="00621CB6" w:rsidRDefault="00604003" w:rsidP="00604003">
      <w:pPr>
        <w:ind w:firstLine="709"/>
        <w:rPr>
          <w:rFonts w:ascii="Arial" w:hAnsi="Arial" w:cs="Arial"/>
        </w:rPr>
      </w:pPr>
      <w:r w:rsidRPr="00621CB6">
        <w:rPr>
          <w:rFonts w:ascii="Arial" w:hAnsi="Arial" w:cs="Arial"/>
        </w:rPr>
        <w:t>См. раздел 5.10.5 КД «</w:t>
      </w:r>
      <w:del w:id="3606" w:author="Александр Шрамков" w:date="2021-03-10T18:18:00Z">
        <w:r w:rsidRPr="00621CB6" w:rsidDel="00923C4E">
          <w:rPr>
            <w:rFonts w:ascii="Arial" w:hAnsi="Arial" w:cs="Arial"/>
          </w:rPr>
          <w:delText>ERP.</w:delText>
        </w:r>
        <w:r w:rsidR="008D6866" w:rsidDel="00923C4E">
          <w:rPr>
            <w:rFonts w:ascii="Arial" w:hAnsi="Arial" w:cs="Arial"/>
          </w:rPr>
          <w:delText>9</w:delText>
        </w:r>
        <w:r w:rsidRPr="00621CB6" w:rsidDel="00923C4E">
          <w:rPr>
            <w:rFonts w:ascii="Arial" w:hAnsi="Arial" w:cs="Arial"/>
          </w:rPr>
          <w:delText>.</w:delText>
        </w:r>
      </w:del>
      <w:ins w:id="3607" w:author="Александр Шрамков" w:date="2021-03-10T18:18:00Z">
        <w:r w:rsidR="00923C4E">
          <w:rPr>
            <w:rFonts w:ascii="Arial" w:hAnsi="Arial" w:cs="Arial"/>
          </w:rPr>
          <w:t>ERP.13.</w:t>
        </w:r>
      </w:ins>
      <w:r w:rsidR="008D6866">
        <w:rPr>
          <w:rFonts w:ascii="Arial" w:hAnsi="Arial" w:cs="Arial"/>
        </w:rPr>
        <w:t>9</w:t>
      </w:r>
      <w:r w:rsidRPr="00621CB6">
        <w:rPr>
          <w:rFonts w:ascii="Arial" w:hAnsi="Arial" w:cs="Arial"/>
        </w:rPr>
        <w:t>.</w:t>
      </w:r>
      <w:r w:rsidR="008D6866">
        <w:rPr>
          <w:rFonts w:ascii="Arial" w:hAnsi="Arial" w:cs="Arial"/>
        </w:rPr>
        <w:t>2.</w:t>
      </w:r>
      <w:r w:rsidRPr="00621CB6">
        <w:rPr>
          <w:rFonts w:ascii="Arial" w:hAnsi="Arial" w:cs="Arial"/>
        </w:rPr>
        <w:t>52.PM.КД Годовое планирование воздействий на ПА».</w:t>
      </w:r>
    </w:p>
    <w:p w14:paraId="62491E26" w14:textId="0E7183EF" w:rsidR="00604003" w:rsidRPr="00621CB6" w:rsidDel="00466FB8" w:rsidRDefault="00604003" w:rsidP="00604003">
      <w:pPr>
        <w:ind w:firstLine="709"/>
        <w:rPr>
          <w:del w:id="3608" w:author="Попова Дарья Николаевна (Подрядчик. ООО БерингПойнт)" w:date="2021-11-10T21:44:00Z"/>
          <w:rFonts w:ascii="Arial" w:hAnsi="Arial" w:cs="Arial"/>
        </w:rPr>
      </w:pPr>
    </w:p>
    <w:p w14:paraId="48C04807" w14:textId="77777777" w:rsidR="00AD1BB5" w:rsidRPr="00621CB6" w:rsidRDefault="00AD1BB5" w:rsidP="009A2B20">
      <w:pPr>
        <w:spacing w:after="240" w:line="276" w:lineRule="auto"/>
        <w:ind w:firstLine="567"/>
        <w:rPr>
          <w:rFonts w:ascii="Arial" w:hAnsi="Arial" w:cs="Arial"/>
          <w:i/>
        </w:rPr>
      </w:pPr>
    </w:p>
    <w:p w14:paraId="6584B496" w14:textId="328FF5D8" w:rsidR="008B6127" w:rsidRDefault="004E0FBC" w:rsidP="008B6127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609" w:name="_Ref39067450"/>
      <w:bookmarkStart w:id="3610" w:name="_Ref39067457"/>
      <w:bookmarkStart w:id="3611" w:name="_Toc69138656"/>
      <w:r w:rsidRPr="00B478E6">
        <w:rPr>
          <w:rFonts w:eastAsiaTheme="majorEastAsia" w:cs="Arial"/>
          <w:bCs w:val="0"/>
          <w:iCs w:val="0"/>
          <w:szCs w:val="26"/>
        </w:rPr>
        <w:t>Настройка управляющих ключей операций заказов ТОРО</w:t>
      </w:r>
      <w:bookmarkEnd w:id="3609"/>
      <w:bookmarkEnd w:id="3610"/>
      <w:bookmarkEnd w:id="3611"/>
    </w:p>
    <w:p w14:paraId="5E7ADA37" w14:textId="41D4BC74" w:rsidR="00C278EF" w:rsidRPr="00C278EF" w:rsidRDefault="00C278EF" w:rsidP="00C278EF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C278EF">
        <w:rPr>
          <w:rFonts w:ascii="Arial" w:hAnsi="Arial" w:cs="Arial"/>
          <w:b/>
          <w:sz w:val="22"/>
          <w:szCs w:val="22"/>
        </w:rPr>
        <w:t xml:space="preserve">Таблица </w:t>
      </w:r>
      <w:r w:rsidR="001C6DD0" w:rsidRPr="00621CB6">
        <w:rPr>
          <w:rFonts w:ascii="Arial" w:hAnsi="Arial" w:cs="Arial"/>
          <w:b/>
          <w:sz w:val="22"/>
        </w:rPr>
        <w:fldChar w:fldCharType="begin"/>
      </w:r>
      <w:r w:rsidR="001C6DD0" w:rsidRPr="00621CB6">
        <w:rPr>
          <w:rFonts w:ascii="Arial" w:hAnsi="Arial" w:cs="Arial"/>
          <w:b/>
          <w:sz w:val="22"/>
        </w:rPr>
        <w:instrText xml:space="preserve"> SEQ Таблица \* ARABIC </w:instrText>
      </w:r>
      <w:r w:rsidR="001C6DD0" w:rsidRPr="00621CB6">
        <w:rPr>
          <w:rFonts w:ascii="Arial" w:hAnsi="Arial" w:cs="Arial"/>
          <w:b/>
          <w:sz w:val="22"/>
        </w:rPr>
        <w:fldChar w:fldCharType="separate"/>
      </w:r>
      <w:r w:rsidR="00DD0D1E">
        <w:rPr>
          <w:rFonts w:ascii="Arial" w:hAnsi="Arial" w:cs="Arial"/>
          <w:b/>
          <w:noProof/>
          <w:sz w:val="22"/>
        </w:rPr>
        <w:t>7</w:t>
      </w:r>
      <w:r w:rsidR="001C6DD0" w:rsidRPr="00621CB6">
        <w:rPr>
          <w:rFonts w:ascii="Arial" w:hAnsi="Arial" w:cs="Arial"/>
          <w:b/>
          <w:sz w:val="22"/>
        </w:rPr>
        <w:fldChar w:fldCharType="end"/>
      </w:r>
      <w:r w:rsidR="00F17006">
        <w:rPr>
          <w:rFonts w:ascii="Arial" w:hAnsi="Arial" w:cs="Arial"/>
          <w:b/>
          <w:sz w:val="22"/>
        </w:rPr>
        <w:t>5</w:t>
      </w:r>
      <w:r w:rsidRPr="00C278EF">
        <w:rPr>
          <w:rFonts w:ascii="Arial" w:hAnsi="Arial" w:cs="Arial"/>
          <w:b/>
          <w:sz w:val="22"/>
          <w:szCs w:val="22"/>
        </w:rPr>
        <w:t xml:space="preserve">. </w:t>
      </w:r>
      <w:r w:rsidR="009D41D9">
        <w:rPr>
          <w:rFonts w:ascii="Arial" w:hAnsi="Arial" w:cs="Arial"/>
          <w:b/>
          <w:sz w:val="22"/>
          <w:szCs w:val="22"/>
        </w:rPr>
        <w:t>Управляющие ключи операций заказов ТОРО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7"/>
        <w:gridCol w:w="1016"/>
        <w:gridCol w:w="851"/>
        <w:gridCol w:w="847"/>
        <w:gridCol w:w="814"/>
        <w:gridCol w:w="602"/>
        <w:gridCol w:w="851"/>
        <w:gridCol w:w="851"/>
        <w:gridCol w:w="989"/>
        <w:gridCol w:w="2548"/>
      </w:tblGrid>
      <w:tr w:rsidR="009D41D9" w:rsidRPr="00F04422" w14:paraId="3A7CA830" w14:textId="77777777" w:rsidTr="00F04422">
        <w:trPr>
          <w:cantSplit/>
          <w:trHeight w:val="397"/>
          <w:tblHeader/>
        </w:trPr>
        <w:tc>
          <w:tcPr>
            <w:tcW w:w="397" w:type="pct"/>
            <w:shd w:val="clear" w:color="auto" w:fill="FFC000"/>
            <w:vAlign w:val="center"/>
          </w:tcPr>
          <w:p w14:paraId="7F668CC2" w14:textId="0C3B59DF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Управляющий ключ</w:t>
            </w:r>
          </w:p>
        </w:tc>
        <w:tc>
          <w:tcPr>
            <w:tcW w:w="499" w:type="pct"/>
            <w:shd w:val="clear" w:color="auto" w:fill="FFC000"/>
            <w:vAlign w:val="center"/>
          </w:tcPr>
          <w:p w14:paraId="1C32FD71" w14:textId="5BF37343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6B31A167" w14:textId="2599B479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Календарное планирование</w:t>
            </w:r>
          </w:p>
        </w:tc>
        <w:tc>
          <w:tcPr>
            <w:tcW w:w="416" w:type="pct"/>
            <w:shd w:val="clear" w:color="auto" w:fill="FFC000"/>
            <w:vAlign w:val="center"/>
          </w:tcPr>
          <w:p w14:paraId="6A09E5F3" w14:textId="14AD4559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Установка необходимых мощностей</w:t>
            </w:r>
          </w:p>
        </w:tc>
        <w:tc>
          <w:tcPr>
            <w:tcW w:w="400" w:type="pct"/>
            <w:shd w:val="clear" w:color="auto" w:fill="FFC000"/>
            <w:vAlign w:val="center"/>
          </w:tcPr>
          <w:p w14:paraId="4C28260F" w14:textId="564A346F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Калькуляция</w:t>
            </w:r>
          </w:p>
        </w:tc>
        <w:tc>
          <w:tcPr>
            <w:tcW w:w="296" w:type="pct"/>
            <w:shd w:val="clear" w:color="auto" w:fill="FFC000"/>
            <w:vAlign w:val="center"/>
          </w:tcPr>
          <w:p w14:paraId="3A70BE95" w14:textId="77CA5CA3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Печать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2814D35D" w14:textId="2950E302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Печать нарядов</w:t>
            </w:r>
          </w:p>
        </w:tc>
        <w:tc>
          <w:tcPr>
            <w:tcW w:w="418" w:type="pct"/>
            <w:shd w:val="clear" w:color="auto" w:fill="FFC000"/>
            <w:vAlign w:val="center"/>
          </w:tcPr>
          <w:p w14:paraId="4DD0AE58" w14:textId="1F219F11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Подтверждение</w:t>
            </w:r>
          </w:p>
        </w:tc>
        <w:tc>
          <w:tcPr>
            <w:tcW w:w="486" w:type="pct"/>
            <w:shd w:val="clear" w:color="auto" w:fill="FFC000"/>
            <w:vAlign w:val="center"/>
          </w:tcPr>
          <w:p w14:paraId="20BF6C51" w14:textId="67E012C2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Печать подтверждений</w:t>
            </w:r>
          </w:p>
        </w:tc>
        <w:tc>
          <w:tcPr>
            <w:tcW w:w="1252" w:type="pct"/>
            <w:shd w:val="clear" w:color="auto" w:fill="FFC000"/>
            <w:vAlign w:val="center"/>
          </w:tcPr>
          <w:p w14:paraId="18C78D19" w14:textId="1A3C968A" w:rsidR="009D41D9" w:rsidRPr="00F04422" w:rsidRDefault="009D41D9" w:rsidP="00F044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4422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Обработка на стороне</w:t>
            </w:r>
          </w:p>
        </w:tc>
      </w:tr>
      <w:tr w:rsidR="009D41D9" w:rsidRPr="00F04422" w14:paraId="20093243" w14:textId="77777777" w:rsidTr="00F04422">
        <w:trPr>
          <w:cantSplit/>
        </w:trPr>
        <w:tc>
          <w:tcPr>
            <w:tcW w:w="397" w:type="pct"/>
            <w:shd w:val="clear" w:color="auto" w:fill="auto"/>
          </w:tcPr>
          <w:p w14:paraId="5B4D0470" w14:textId="021CE971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PM01</w:t>
            </w:r>
          </w:p>
        </w:tc>
        <w:tc>
          <w:tcPr>
            <w:tcW w:w="499" w:type="pct"/>
          </w:tcPr>
          <w:p w14:paraId="34B03613" w14:textId="2A34473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ТОРО - хозспособ</w:t>
            </w:r>
          </w:p>
        </w:tc>
        <w:tc>
          <w:tcPr>
            <w:tcW w:w="418" w:type="pct"/>
          </w:tcPr>
          <w:p w14:paraId="67173444" w14:textId="329D583C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6" w:type="pct"/>
          </w:tcPr>
          <w:p w14:paraId="003D0BD8" w14:textId="594ED04F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00" w:type="pct"/>
          </w:tcPr>
          <w:p w14:paraId="74B5EC62" w14:textId="3F9A50B9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96" w:type="pct"/>
          </w:tcPr>
          <w:p w14:paraId="0ECED5A7" w14:textId="1E17A3DF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2F8F2190" w14:textId="0BF6739D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4DC6E88A" w14:textId="08BDFA19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2 - Необходимо</w:t>
            </w:r>
          </w:p>
        </w:tc>
        <w:tc>
          <w:tcPr>
            <w:tcW w:w="486" w:type="pct"/>
          </w:tcPr>
          <w:p w14:paraId="3FE71AC1" w14:textId="7B303D10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1252" w:type="pct"/>
            <w:shd w:val="clear" w:color="auto" w:fill="auto"/>
          </w:tcPr>
          <w:p w14:paraId="40FC099A" w14:textId="04A3808F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X - Собственная обработка операции/внешняя обработка невозможно</w:t>
            </w:r>
          </w:p>
        </w:tc>
      </w:tr>
      <w:tr w:rsidR="009D41D9" w:rsidRPr="00F04422" w14:paraId="438A3AD4" w14:textId="77777777" w:rsidTr="00F04422">
        <w:trPr>
          <w:cantSplit/>
        </w:trPr>
        <w:tc>
          <w:tcPr>
            <w:tcW w:w="397" w:type="pct"/>
            <w:shd w:val="clear" w:color="auto" w:fill="auto"/>
          </w:tcPr>
          <w:p w14:paraId="1BDA09FC" w14:textId="0F87973D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PM02</w:t>
            </w:r>
          </w:p>
        </w:tc>
        <w:tc>
          <w:tcPr>
            <w:tcW w:w="499" w:type="pct"/>
          </w:tcPr>
          <w:p w14:paraId="16BDD3A1" w14:textId="7CFFFFEB" w:rsidR="009D41D9" w:rsidRPr="00F04422" w:rsidRDefault="00F73C44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3612" w:author="Александр Шрамков" w:date="2021-03-12T19:34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ТОРО – УСО (фикс/абонент)</w:t>
              </w:r>
            </w:ins>
            <w:del w:id="3613" w:author="Александр Шрамков" w:date="2021-03-12T19:34:00Z">
              <w:r w:rsidR="009D41D9" w:rsidRPr="00F04422" w:rsidDel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ТОРО- УСО</w:delText>
              </w:r>
            </w:del>
          </w:p>
        </w:tc>
        <w:tc>
          <w:tcPr>
            <w:tcW w:w="418" w:type="pct"/>
          </w:tcPr>
          <w:p w14:paraId="0B6C7B1E" w14:textId="256A8354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6" w:type="pct"/>
          </w:tcPr>
          <w:p w14:paraId="5BBBE724" w14:textId="023CEF28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00" w:type="pct"/>
          </w:tcPr>
          <w:p w14:paraId="140D6931" w14:textId="76AF8980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296" w:type="pct"/>
          </w:tcPr>
          <w:p w14:paraId="4E2641D7" w14:textId="473AE7A4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30F1F385" w14:textId="39D55DF6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76482DD0" w14:textId="498288F9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- Подтверждение возможно, но не обязательно</w:t>
            </w:r>
          </w:p>
        </w:tc>
        <w:tc>
          <w:tcPr>
            <w:tcW w:w="486" w:type="pct"/>
          </w:tcPr>
          <w:p w14:paraId="5CFF4049" w14:textId="2FCD93CC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1252" w:type="pct"/>
            <w:shd w:val="clear" w:color="auto" w:fill="auto"/>
          </w:tcPr>
          <w:p w14:paraId="529F4797" w14:textId="7CABBCB1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"+" - Внешняя обработка операции</w:t>
            </w:r>
          </w:p>
        </w:tc>
      </w:tr>
      <w:tr w:rsidR="009D41D9" w:rsidRPr="00F04422" w14:paraId="61F40A1F" w14:textId="77777777" w:rsidTr="00F04422">
        <w:trPr>
          <w:cantSplit/>
        </w:trPr>
        <w:tc>
          <w:tcPr>
            <w:tcW w:w="397" w:type="pct"/>
            <w:shd w:val="clear" w:color="auto" w:fill="auto"/>
          </w:tcPr>
          <w:p w14:paraId="28FFC217" w14:textId="6372CC5B" w:rsidR="009D41D9" w:rsidRPr="00F04422" w:rsidRDefault="009D41D9" w:rsidP="00F04422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PM03</w:t>
            </w:r>
          </w:p>
        </w:tc>
        <w:tc>
          <w:tcPr>
            <w:tcW w:w="499" w:type="pct"/>
          </w:tcPr>
          <w:p w14:paraId="76C5B57C" w14:textId="713922A4" w:rsidR="009D41D9" w:rsidRPr="00F04422" w:rsidRDefault="00F73C44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ins w:id="3614" w:author="Александр Шрамков" w:date="2021-03-12T19:35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ТОРО – УСО (гарантия)</w:t>
              </w:r>
            </w:ins>
            <w:del w:id="3615" w:author="Александр Шрамков" w:date="2021-03-12T19:35:00Z">
              <w:r w:rsidR="009D41D9" w:rsidRPr="00F04422" w:rsidDel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delText>ТОРО - УСО - гарантии</w:delText>
              </w:r>
            </w:del>
          </w:p>
        </w:tc>
        <w:tc>
          <w:tcPr>
            <w:tcW w:w="418" w:type="pct"/>
          </w:tcPr>
          <w:p w14:paraId="19D03AAE" w14:textId="711905FE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6" w:type="pct"/>
          </w:tcPr>
          <w:p w14:paraId="6467D696" w14:textId="6807D962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00" w:type="pct"/>
          </w:tcPr>
          <w:p w14:paraId="6994BF5E" w14:textId="77777777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" w:type="pct"/>
          </w:tcPr>
          <w:p w14:paraId="44500942" w14:textId="102B650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2BCE6873" w14:textId="6BCFDB57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Х</w:t>
            </w:r>
          </w:p>
        </w:tc>
        <w:tc>
          <w:tcPr>
            <w:tcW w:w="418" w:type="pct"/>
          </w:tcPr>
          <w:p w14:paraId="3FA5112E" w14:textId="201E86F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 xml:space="preserve"> - Подтверждение возможно, но не обязательно</w:t>
            </w:r>
          </w:p>
        </w:tc>
        <w:tc>
          <w:tcPr>
            <w:tcW w:w="486" w:type="pct"/>
          </w:tcPr>
          <w:p w14:paraId="3407BEB4" w14:textId="4E2CEDBA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2" w:type="pct"/>
            <w:shd w:val="clear" w:color="auto" w:fill="auto"/>
          </w:tcPr>
          <w:p w14:paraId="7EA02D3A" w14:textId="2CA8C84C" w:rsidR="009D41D9" w:rsidRPr="00F04422" w:rsidRDefault="009D41D9" w:rsidP="00F04422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F04422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X - Собственная обработка операции/внешняя обработка невозможно</w:t>
            </w:r>
          </w:p>
        </w:tc>
      </w:tr>
      <w:tr w:rsidR="00F73C44" w:rsidRPr="00F04422" w14:paraId="7DE2751C" w14:textId="77777777" w:rsidTr="00F04422">
        <w:trPr>
          <w:cantSplit/>
          <w:ins w:id="3616" w:author="Александр Шрамков" w:date="2021-03-12T19:34:00Z"/>
        </w:trPr>
        <w:tc>
          <w:tcPr>
            <w:tcW w:w="397" w:type="pct"/>
            <w:shd w:val="clear" w:color="auto" w:fill="auto"/>
          </w:tcPr>
          <w:p w14:paraId="289632B8" w14:textId="0EDDF1E4" w:rsidR="00F73C44" w:rsidRPr="00F73C44" w:rsidRDefault="00F73C44" w:rsidP="00F04422">
            <w:pPr>
              <w:jc w:val="left"/>
              <w:rPr>
                <w:ins w:id="3617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18" w:author="Александр Шрамков" w:date="2021-03-12T19:35:00Z">
                  <w:rPr>
                    <w:ins w:id="3619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20" w:author="Александр Шрамков" w:date="2021-03-12T19:35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PM05</w:t>
              </w:r>
            </w:ins>
          </w:p>
        </w:tc>
        <w:tc>
          <w:tcPr>
            <w:tcW w:w="499" w:type="pct"/>
          </w:tcPr>
          <w:p w14:paraId="252478B7" w14:textId="4FEFEDD6" w:rsidR="00F73C44" w:rsidRPr="00F04422" w:rsidRDefault="00F73C44" w:rsidP="00F04422">
            <w:pPr>
              <w:jc w:val="left"/>
              <w:rPr>
                <w:ins w:id="3621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622" w:author="Александр Шрамков" w:date="2021-03-12T19:35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ТОРО - УСО (тариф)</w:t>
              </w:r>
            </w:ins>
          </w:p>
        </w:tc>
        <w:tc>
          <w:tcPr>
            <w:tcW w:w="418" w:type="pct"/>
          </w:tcPr>
          <w:p w14:paraId="0337BCFB" w14:textId="5949689F" w:rsidR="00F73C44" w:rsidRPr="004D5501" w:rsidRDefault="004D5501" w:rsidP="00F04422">
            <w:pPr>
              <w:jc w:val="left"/>
              <w:rPr>
                <w:ins w:id="3623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24" w:author="Александр Шрамков" w:date="2021-03-12T19:36:00Z">
                  <w:rPr>
                    <w:ins w:id="3625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26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6" w:type="pct"/>
          </w:tcPr>
          <w:p w14:paraId="0C599B04" w14:textId="15873552" w:rsidR="00F73C44" w:rsidRPr="004D5501" w:rsidRDefault="004D5501" w:rsidP="00F04422">
            <w:pPr>
              <w:jc w:val="left"/>
              <w:rPr>
                <w:ins w:id="3627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28" w:author="Александр Шрамков" w:date="2021-03-12T19:36:00Z">
                  <w:rPr>
                    <w:ins w:id="3629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30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00" w:type="pct"/>
          </w:tcPr>
          <w:p w14:paraId="649C93E9" w14:textId="1C770806" w:rsidR="00F73C44" w:rsidRPr="004D5501" w:rsidRDefault="004D5501" w:rsidP="00F04422">
            <w:pPr>
              <w:jc w:val="left"/>
              <w:rPr>
                <w:ins w:id="3631" w:author="Александр Шрамков" w:date="2021-03-12T19:34:00Z"/>
                <w:rFonts w:ascii="Arial" w:hAnsi="Arial" w:cs="Arial"/>
                <w:sz w:val="20"/>
                <w:szCs w:val="20"/>
                <w:lang w:val="en-US"/>
                <w:rPrChange w:id="3632" w:author="Александр Шрамков" w:date="2021-03-12T19:36:00Z">
                  <w:rPr>
                    <w:ins w:id="3633" w:author="Александр Шрамков" w:date="2021-03-12T19:34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ins w:id="3634" w:author="Александр Шрамков" w:date="2021-03-12T19:36:00Z">
              <w:r>
                <w:rPr>
                  <w:rFonts w:ascii="Arial" w:hAnsi="Arial" w:cs="Arial"/>
                  <w:sz w:val="20"/>
                  <w:szCs w:val="20"/>
                  <w:lang w:val="en-US"/>
                </w:rPr>
                <w:t>X</w:t>
              </w:r>
            </w:ins>
          </w:p>
        </w:tc>
        <w:tc>
          <w:tcPr>
            <w:tcW w:w="296" w:type="pct"/>
          </w:tcPr>
          <w:p w14:paraId="65E34FF6" w14:textId="55DE5716" w:rsidR="00F73C44" w:rsidRPr="004D5501" w:rsidRDefault="004D5501" w:rsidP="00F04422">
            <w:pPr>
              <w:jc w:val="left"/>
              <w:rPr>
                <w:ins w:id="3635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36" w:author="Александр Шрамков" w:date="2021-03-12T19:36:00Z">
                  <w:rPr>
                    <w:ins w:id="3637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38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8" w:type="pct"/>
          </w:tcPr>
          <w:p w14:paraId="5C7F8AB9" w14:textId="72E754A2" w:rsidR="00F73C44" w:rsidRPr="004D5501" w:rsidRDefault="004D5501" w:rsidP="00F04422">
            <w:pPr>
              <w:jc w:val="left"/>
              <w:rPr>
                <w:ins w:id="3639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40" w:author="Александр Шрамков" w:date="2021-03-12T19:36:00Z">
                  <w:rPr>
                    <w:ins w:id="3641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42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8" w:type="pct"/>
          </w:tcPr>
          <w:p w14:paraId="23F9CCCD" w14:textId="10EDD80C" w:rsidR="00F73C44" w:rsidRPr="004D5501" w:rsidRDefault="004D5501" w:rsidP="00F04422">
            <w:pPr>
              <w:jc w:val="left"/>
              <w:rPr>
                <w:ins w:id="3643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44" w:author="Александр Шрамков" w:date="2021-03-12T19:36:00Z">
                  <w:rPr>
                    <w:ins w:id="3645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46" w:author="Александр Шрамков" w:date="2021-03-12T19:36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2 - Необходимо</w:t>
              </w:r>
            </w:ins>
          </w:p>
        </w:tc>
        <w:tc>
          <w:tcPr>
            <w:tcW w:w="486" w:type="pct"/>
          </w:tcPr>
          <w:p w14:paraId="41329609" w14:textId="6885AD33" w:rsidR="00F73C44" w:rsidRPr="004D5501" w:rsidRDefault="004D5501" w:rsidP="00F04422">
            <w:pPr>
              <w:jc w:val="left"/>
              <w:rPr>
                <w:ins w:id="3647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48" w:author="Александр Шрамков" w:date="2021-03-12T19:36:00Z">
                  <w:rPr>
                    <w:ins w:id="3649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50" w:author="Александр Шрамков" w:date="2021-03-12T19:36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1252" w:type="pct"/>
            <w:shd w:val="clear" w:color="auto" w:fill="auto"/>
          </w:tcPr>
          <w:p w14:paraId="4CB2AEA3" w14:textId="0D9F3D33" w:rsidR="00F73C44" w:rsidRPr="00F04422" w:rsidRDefault="00947DAB" w:rsidP="00F04422">
            <w:pPr>
              <w:jc w:val="left"/>
              <w:rPr>
                <w:ins w:id="3651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652" w:author="Александр Шрамков" w:date="2021-03-12T19:37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Собственная обработка операции</w:t>
              </w:r>
            </w:ins>
          </w:p>
        </w:tc>
      </w:tr>
      <w:tr w:rsidR="00F73C44" w:rsidRPr="00F04422" w14:paraId="061E3616" w14:textId="77777777" w:rsidTr="00F04422">
        <w:trPr>
          <w:cantSplit/>
          <w:ins w:id="3653" w:author="Александр Шрамков" w:date="2021-03-12T19:34:00Z"/>
        </w:trPr>
        <w:tc>
          <w:tcPr>
            <w:tcW w:w="397" w:type="pct"/>
            <w:shd w:val="clear" w:color="auto" w:fill="auto"/>
          </w:tcPr>
          <w:p w14:paraId="427B93CA" w14:textId="761DCB12" w:rsidR="00F73C44" w:rsidRPr="00F73C44" w:rsidRDefault="00F73C44" w:rsidP="00F04422">
            <w:pPr>
              <w:jc w:val="left"/>
              <w:rPr>
                <w:ins w:id="3654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55" w:author="Александр Шрамков" w:date="2021-03-12T19:35:00Z">
                  <w:rPr>
                    <w:ins w:id="3656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57" w:author="Александр Шрамков" w:date="2021-03-12T19:35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lastRenderedPageBreak/>
                <w:t>PM07</w:t>
              </w:r>
            </w:ins>
          </w:p>
        </w:tc>
        <w:tc>
          <w:tcPr>
            <w:tcW w:w="499" w:type="pct"/>
          </w:tcPr>
          <w:p w14:paraId="19E175E4" w14:textId="3DAB2249" w:rsidR="00F73C44" w:rsidRPr="00F04422" w:rsidRDefault="00F73C44" w:rsidP="00F04422">
            <w:pPr>
              <w:jc w:val="left"/>
              <w:rPr>
                <w:ins w:id="3658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659" w:author="Александр Шрамков" w:date="2021-03-12T19:35:00Z">
              <w:r w:rsidRPr="00F73C44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Элементы планирования - без затрат</w:t>
              </w:r>
            </w:ins>
          </w:p>
        </w:tc>
        <w:tc>
          <w:tcPr>
            <w:tcW w:w="418" w:type="pct"/>
          </w:tcPr>
          <w:p w14:paraId="79746692" w14:textId="77F9EBFB" w:rsidR="00F73C44" w:rsidRPr="00947DAB" w:rsidRDefault="00947DAB" w:rsidP="00F04422">
            <w:pPr>
              <w:jc w:val="left"/>
              <w:rPr>
                <w:ins w:id="3660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61" w:author="Александр Шрамков" w:date="2021-03-12T19:37:00Z">
                  <w:rPr>
                    <w:ins w:id="3662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63" w:author="Александр Шрамков" w:date="2021-03-12T19:37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6" w:type="pct"/>
          </w:tcPr>
          <w:p w14:paraId="018FD878" w14:textId="77777777" w:rsidR="00F73C44" w:rsidRPr="00F04422" w:rsidRDefault="00F73C44" w:rsidP="00F04422">
            <w:pPr>
              <w:jc w:val="left"/>
              <w:rPr>
                <w:ins w:id="3664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00" w:type="pct"/>
          </w:tcPr>
          <w:p w14:paraId="06701697" w14:textId="77777777" w:rsidR="00F73C44" w:rsidRPr="00F04422" w:rsidRDefault="00F73C44" w:rsidP="00F04422">
            <w:pPr>
              <w:jc w:val="left"/>
              <w:rPr>
                <w:ins w:id="3665" w:author="Александр Шрамков" w:date="2021-03-12T19:34:00Z"/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6" w:type="pct"/>
          </w:tcPr>
          <w:p w14:paraId="151F4BAB" w14:textId="2E07379F" w:rsidR="00F73C44" w:rsidRPr="00947DAB" w:rsidRDefault="00947DAB" w:rsidP="00F04422">
            <w:pPr>
              <w:jc w:val="left"/>
              <w:rPr>
                <w:ins w:id="3666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val="en-US" w:eastAsia="ru-RU"/>
                <w:rPrChange w:id="3667" w:author="Александр Шрамков" w:date="2021-03-12T19:37:00Z">
                  <w:rPr>
                    <w:ins w:id="3668" w:author="Александр Шрамков" w:date="2021-03-12T19:34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ins w:id="3669" w:author="Александр Шрамков" w:date="2021-03-12T19:37:00Z">
              <w:r>
                <w:rPr>
                  <w:rFonts w:ascii="Arial" w:hAnsi="Arial" w:cs="Arial"/>
                  <w:color w:val="000000"/>
                  <w:sz w:val="20"/>
                  <w:szCs w:val="20"/>
                  <w:lang w:val="en-US" w:eastAsia="ru-RU"/>
                </w:rPr>
                <w:t>X</w:t>
              </w:r>
            </w:ins>
          </w:p>
        </w:tc>
        <w:tc>
          <w:tcPr>
            <w:tcW w:w="418" w:type="pct"/>
          </w:tcPr>
          <w:p w14:paraId="6CA68F8E" w14:textId="77777777" w:rsidR="00F73C44" w:rsidRPr="00F04422" w:rsidRDefault="00F73C44" w:rsidP="00F04422">
            <w:pPr>
              <w:jc w:val="left"/>
              <w:rPr>
                <w:ins w:id="3670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418" w:type="pct"/>
          </w:tcPr>
          <w:p w14:paraId="4CDE3081" w14:textId="143115F2" w:rsidR="00F73C44" w:rsidRPr="00F04422" w:rsidRDefault="00947DAB" w:rsidP="00F04422">
            <w:pPr>
              <w:jc w:val="left"/>
              <w:rPr>
                <w:ins w:id="3671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672" w:author="Александр Шрамков" w:date="2021-03-12T19:37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- Подтверждение возможно, но не обязательно</w:t>
              </w:r>
            </w:ins>
          </w:p>
        </w:tc>
        <w:tc>
          <w:tcPr>
            <w:tcW w:w="486" w:type="pct"/>
          </w:tcPr>
          <w:p w14:paraId="02F7A2E7" w14:textId="77777777" w:rsidR="00F73C44" w:rsidRPr="00F04422" w:rsidRDefault="00F73C44" w:rsidP="00F04422">
            <w:pPr>
              <w:jc w:val="left"/>
              <w:rPr>
                <w:ins w:id="3673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252" w:type="pct"/>
            <w:shd w:val="clear" w:color="auto" w:fill="auto"/>
          </w:tcPr>
          <w:p w14:paraId="713129D1" w14:textId="72BACD90" w:rsidR="00F73C44" w:rsidRPr="00F04422" w:rsidRDefault="00947DAB" w:rsidP="00F04422">
            <w:pPr>
              <w:jc w:val="left"/>
              <w:rPr>
                <w:ins w:id="3674" w:author="Александр Шрамков" w:date="2021-03-12T19:34:00Z"/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ins w:id="3675" w:author="Александр Шрамков" w:date="2021-03-12T19:37:00Z">
              <w:r w:rsidRPr="00F04422">
                <w:rPr>
                  <w:rFonts w:ascii="Arial" w:hAnsi="Arial" w:cs="Arial"/>
                  <w:color w:val="000000"/>
                  <w:sz w:val="20"/>
                  <w:szCs w:val="20"/>
                  <w:lang w:eastAsia="ru-RU"/>
                </w:rPr>
                <w:t>Собственная обработка операции</w:t>
              </w:r>
            </w:ins>
          </w:p>
        </w:tc>
      </w:tr>
    </w:tbl>
    <w:p w14:paraId="1F91D652" w14:textId="77777777" w:rsidR="00C278EF" w:rsidRDefault="00C278EF" w:rsidP="00C278EF">
      <w:pPr>
        <w:jc w:val="left"/>
        <w:rPr>
          <w:rFonts w:eastAsiaTheme="majorEastAsia"/>
        </w:rPr>
      </w:pPr>
    </w:p>
    <w:p w14:paraId="46DBF583" w14:textId="77777777" w:rsidR="00C278EF" w:rsidRDefault="00C278EF" w:rsidP="009442C4">
      <w:pPr>
        <w:jc w:val="right"/>
        <w:rPr>
          <w:rFonts w:eastAsiaTheme="majorEastAsia"/>
        </w:rPr>
      </w:pPr>
    </w:p>
    <w:p w14:paraId="6ED755E3" w14:textId="167E252E" w:rsidR="00B72B5F" w:rsidRPr="00B478E6" w:rsidRDefault="00B72B5F" w:rsidP="00B478E6">
      <w:pPr>
        <w:spacing w:after="240" w:line="276" w:lineRule="auto"/>
        <w:ind w:firstLine="567"/>
        <w:rPr>
          <w:rFonts w:ascii="Arial" w:hAnsi="Arial" w:cs="Arial"/>
          <w:color w:val="000000"/>
        </w:rPr>
      </w:pPr>
      <w:r w:rsidRPr="00B478E6">
        <w:rPr>
          <w:rFonts w:ascii="Arial" w:hAnsi="Arial" w:cs="Arial"/>
          <w:color w:val="000000"/>
        </w:rPr>
        <w:t xml:space="preserve">Примечание: Индикатор «Калькуляция» влияет только на расчет стоимости работ исполнителей. Если он установлен – стоимость работ по операции рассчитывается с учетом указанного объема и </w:t>
      </w:r>
      <w:r w:rsidR="00F243EB" w:rsidRPr="00B478E6">
        <w:rPr>
          <w:rFonts w:ascii="Arial" w:hAnsi="Arial" w:cs="Arial"/>
          <w:color w:val="000000"/>
        </w:rPr>
        <w:t xml:space="preserve">планового </w:t>
      </w:r>
      <w:r w:rsidRPr="00B478E6">
        <w:rPr>
          <w:rFonts w:ascii="Arial" w:hAnsi="Arial" w:cs="Arial"/>
          <w:color w:val="000000"/>
        </w:rPr>
        <w:t xml:space="preserve">тарифа исполнителя и увеличивает стоимость заказа ТОРО. Если не установлен – стоимость работ по соответствующей операции, как </w:t>
      </w:r>
      <w:r w:rsidR="00F243EB" w:rsidRPr="00B478E6">
        <w:rPr>
          <w:rFonts w:ascii="Arial" w:hAnsi="Arial" w:cs="Arial"/>
          <w:color w:val="000000"/>
        </w:rPr>
        <w:t xml:space="preserve">по </w:t>
      </w:r>
      <w:r w:rsidRPr="00B478E6">
        <w:rPr>
          <w:rFonts w:ascii="Arial" w:hAnsi="Arial" w:cs="Arial"/>
          <w:color w:val="000000"/>
        </w:rPr>
        <w:t>план</w:t>
      </w:r>
      <w:r w:rsidR="00F243EB" w:rsidRPr="00B478E6">
        <w:rPr>
          <w:rFonts w:ascii="Arial" w:hAnsi="Arial" w:cs="Arial"/>
          <w:color w:val="000000"/>
        </w:rPr>
        <w:t>у</w:t>
      </w:r>
      <w:r w:rsidRPr="00B478E6">
        <w:rPr>
          <w:rFonts w:ascii="Arial" w:hAnsi="Arial" w:cs="Arial"/>
          <w:color w:val="000000"/>
        </w:rPr>
        <w:t xml:space="preserve">, так и </w:t>
      </w:r>
      <w:r w:rsidR="00F243EB" w:rsidRPr="00B478E6">
        <w:rPr>
          <w:rFonts w:ascii="Arial" w:hAnsi="Arial" w:cs="Arial"/>
          <w:color w:val="000000"/>
        </w:rPr>
        <w:t xml:space="preserve">по </w:t>
      </w:r>
      <w:r w:rsidRPr="00B478E6">
        <w:rPr>
          <w:rFonts w:ascii="Arial" w:hAnsi="Arial" w:cs="Arial"/>
          <w:color w:val="000000"/>
        </w:rPr>
        <w:t>факт</w:t>
      </w:r>
      <w:r w:rsidR="00F243EB" w:rsidRPr="00B478E6">
        <w:rPr>
          <w:rFonts w:ascii="Arial" w:hAnsi="Arial" w:cs="Arial"/>
          <w:color w:val="000000"/>
        </w:rPr>
        <w:t>у</w:t>
      </w:r>
      <w:r w:rsidRPr="00B478E6">
        <w:rPr>
          <w:rFonts w:ascii="Arial" w:hAnsi="Arial" w:cs="Arial"/>
          <w:color w:val="000000"/>
        </w:rPr>
        <w:t>,  равна 0.</w:t>
      </w:r>
    </w:p>
    <w:p w14:paraId="26083C82" w14:textId="7F5B99B2" w:rsidR="00E255E2" w:rsidRPr="00621CB6" w:rsidRDefault="00E255E2" w:rsidP="00E255E2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676" w:name="_Toc521075118"/>
      <w:bookmarkStart w:id="3677" w:name="_Toc522125983"/>
      <w:bookmarkStart w:id="3678" w:name="_Toc522721397"/>
      <w:bookmarkStart w:id="3679" w:name="_Ref39067827"/>
      <w:bookmarkStart w:id="3680" w:name="_Ref39067836"/>
      <w:bookmarkStart w:id="3681" w:name="_Toc69138657"/>
      <w:bookmarkEnd w:id="3676"/>
      <w:bookmarkEnd w:id="3677"/>
      <w:bookmarkEnd w:id="3678"/>
      <w:r w:rsidRPr="00621CB6">
        <w:rPr>
          <w:rFonts w:eastAsiaTheme="majorEastAsia" w:cs="Arial"/>
          <w:bCs w:val="0"/>
          <w:iCs w:val="0"/>
          <w:szCs w:val="26"/>
        </w:rPr>
        <w:t>Особенности корректировки бюджета на заказах ТОРО</w:t>
      </w:r>
      <w:bookmarkEnd w:id="3679"/>
      <w:bookmarkEnd w:id="3680"/>
      <w:bookmarkEnd w:id="3681"/>
    </w:p>
    <w:p w14:paraId="7A1F4E60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Функционал по формированию и отслеживанию запросов на корректировку бюджета реализуется при помощи следующих разработок.</w:t>
      </w:r>
    </w:p>
    <w:p w14:paraId="75863500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</w:p>
    <w:p w14:paraId="34A893FB" w14:textId="77777777" w:rsidR="00E255E2" w:rsidRPr="00B478E6" w:rsidRDefault="00E255E2" w:rsidP="00286EA1">
      <w:pPr>
        <w:ind w:firstLine="567"/>
        <w:rPr>
          <w:rFonts w:ascii="Arial" w:hAnsi="Arial" w:cs="Arial"/>
          <w:b/>
          <w:szCs w:val="24"/>
        </w:rPr>
      </w:pPr>
      <w:r w:rsidRPr="00B478E6">
        <w:rPr>
          <w:rFonts w:ascii="Arial" w:hAnsi="Arial" w:cs="Arial"/>
          <w:b/>
          <w:szCs w:val="24"/>
        </w:rPr>
        <w:t>Расширение заказов ТОРО (№ разработки PM60)</w:t>
      </w:r>
    </w:p>
    <w:p w14:paraId="4241D542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Закладка, содержащая поля</w:t>
      </w:r>
    </w:p>
    <w:p w14:paraId="729F0CFB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СПП-элемент (дефицит)</w:t>
      </w:r>
    </w:p>
    <w:p w14:paraId="5AC1E860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Исходная стоимость заказа</w:t>
      </w:r>
    </w:p>
    <w:p w14:paraId="5BFC99FE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Требуемая стоимость</w:t>
      </w:r>
    </w:p>
    <w:p w14:paraId="04AC8D6D" w14:textId="77777777" w:rsidR="00E255E2" w:rsidRPr="00B478E6" w:rsidRDefault="00E255E2" w:rsidP="00286EA1">
      <w:pPr>
        <w:numPr>
          <w:ilvl w:val="0"/>
          <w:numId w:val="36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Дефицит (разность Требуемой и Исходной стоимости)</w:t>
      </w:r>
    </w:p>
    <w:p w14:paraId="6ABA5481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</w:p>
    <w:p w14:paraId="0948C4C4" w14:textId="4D69C8D1" w:rsidR="00E255E2" w:rsidRPr="00B478E6" w:rsidRDefault="00E255E2" w:rsidP="00286EA1">
      <w:pPr>
        <w:ind w:firstLine="567"/>
        <w:rPr>
          <w:rFonts w:ascii="Arial" w:hAnsi="Arial" w:cs="Arial"/>
          <w:b/>
          <w:szCs w:val="24"/>
        </w:rPr>
      </w:pPr>
      <w:r w:rsidRPr="00B478E6">
        <w:rPr>
          <w:rFonts w:ascii="Arial" w:hAnsi="Arial" w:cs="Arial"/>
          <w:b/>
          <w:szCs w:val="24"/>
        </w:rPr>
        <w:t>Расширение при установке</w:t>
      </w:r>
      <w:r w:rsidR="00F04422">
        <w:rPr>
          <w:rFonts w:ascii="Arial" w:hAnsi="Arial" w:cs="Arial"/>
          <w:b/>
          <w:szCs w:val="24"/>
        </w:rPr>
        <w:t xml:space="preserve"> статуса ТРКБ № разработки PM6</w:t>
      </w:r>
      <w:r w:rsidR="00F04795">
        <w:rPr>
          <w:rFonts w:ascii="Arial" w:hAnsi="Arial" w:cs="Arial"/>
          <w:b/>
          <w:szCs w:val="24"/>
        </w:rPr>
        <w:t>6</w:t>
      </w:r>
    </w:p>
    <w:p w14:paraId="47B135E5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СПП-элемент из поля заголовка заказа переносится (в исходном поле удаляется, таким образом теряется привязка заказа к СПП-элементу, и бюджет для этого заказа не проверяется) в поле СПП-элемент (дефицит) на доп. закладку.</w:t>
      </w:r>
    </w:p>
    <w:p w14:paraId="746D6FD9" w14:textId="47714D09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Планировщик ТОиР</w:t>
      </w:r>
      <w:r w:rsidR="00855F5C">
        <w:rPr>
          <w:rFonts w:ascii="Arial" w:hAnsi="Arial" w:cs="Arial"/>
          <w:szCs w:val="24"/>
        </w:rPr>
        <w:t xml:space="preserve"> УО</w:t>
      </w:r>
      <w:r w:rsidRPr="00B478E6">
        <w:rPr>
          <w:rFonts w:ascii="Arial" w:hAnsi="Arial" w:cs="Arial"/>
          <w:szCs w:val="24"/>
        </w:rPr>
        <w:t xml:space="preserve"> направляет запрос на корректировку </w:t>
      </w:r>
      <w:r w:rsidR="009E0BB2" w:rsidRPr="009E0BB2">
        <w:rPr>
          <w:rFonts w:ascii="Arial" w:hAnsi="Arial" w:cs="Arial"/>
          <w:szCs w:val="24"/>
        </w:rPr>
        <w:t>Планировщик</w:t>
      </w:r>
      <w:r w:rsidR="009E0BB2">
        <w:rPr>
          <w:rFonts w:ascii="Arial" w:hAnsi="Arial" w:cs="Arial"/>
          <w:szCs w:val="24"/>
        </w:rPr>
        <w:t>у</w:t>
      </w:r>
      <w:r w:rsidR="009E0BB2" w:rsidRPr="009E0BB2">
        <w:rPr>
          <w:rFonts w:ascii="Arial" w:hAnsi="Arial" w:cs="Arial"/>
          <w:szCs w:val="24"/>
        </w:rPr>
        <w:t xml:space="preserve"> бюджета УА УК</w:t>
      </w:r>
      <w:r w:rsidRPr="00B478E6">
        <w:rPr>
          <w:rFonts w:ascii="Arial" w:hAnsi="Arial" w:cs="Arial"/>
          <w:szCs w:val="24"/>
        </w:rPr>
        <w:t>.</w:t>
      </w:r>
    </w:p>
    <w:p w14:paraId="2568D9FC" w14:textId="06C7EBE8" w:rsidR="00E255E2" w:rsidRPr="00B478E6" w:rsidRDefault="009E0BB2" w:rsidP="00286EA1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Планировщик бюджета УА УК</w:t>
      </w:r>
      <w:r w:rsidR="00E255E2" w:rsidRPr="00B478E6">
        <w:rPr>
          <w:rFonts w:ascii="Arial" w:hAnsi="Arial" w:cs="Arial"/>
          <w:szCs w:val="24"/>
        </w:rPr>
        <w:t xml:space="preserve"> при помощи Z-отчета </w:t>
      </w:r>
      <w:r w:rsidR="00E255E2" w:rsidRPr="00B478E6">
        <w:rPr>
          <w:rFonts w:ascii="Arial" w:hAnsi="Arial" w:cs="Arial"/>
          <w:b/>
          <w:szCs w:val="24"/>
        </w:rPr>
        <w:t>(№ разработки PM65</w:t>
      </w:r>
      <w:r w:rsidR="00E255E2" w:rsidRPr="00B478E6">
        <w:rPr>
          <w:rFonts w:ascii="Arial" w:hAnsi="Arial" w:cs="Arial"/>
          <w:szCs w:val="24"/>
        </w:rPr>
        <w:t xml:space="preserve">, основные поля см. ниже, берутся </w:t>
      </w:r>
      <w:r w:rsidR="00FA08DB">
        <w:rPr>
          <w:rFonts w:ascii="Arial" w:hAnsi="Arial" w:cs="Arial"/>
          <w:szCs w:val="24"/>
        </w:rPr>
        <w:t xml:space="preserve">в т.ч. </w:t>
      </w:r>
      <w:r w:rsidR="00E255E2" w:rsidRPr="00B478E6">
        <w:rPr>
          <w:rFonts w:ascii="Arial" w:hAnsi="Arial" w:cs="Arial"/>
          <w:szCs w:val="24"/>
        </w:rPr>
        <w:t xml:space="preserve">на основании разработки PM60) либо отклоняет, либо добавляет бюджет. </w:t>
      </w:r>
    </w:p>
    <w:p w14:paraId="427F5FA7" w14:textId="77777777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Основные поля отчета:</w:t>
      </w:r>
    </w:p>
    <w:p w14:paraId="2B8571F8" w14:textId="00AE2E1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СПП-элемент</w:t>
      </w:r>
    </w:p>
    <w:p w14:paraId="39720AF0" w14:textId="7777777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Заказ</w:t>
      </w:r>
    </w:p>
    <w:p w14:paraId="671A7CD7" w14:textId="7777777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Предыдущая стоимость</w:t>
      </w:r>
    </w:p>
    <w:p w14:paraId="7E343445" w14:textId="77777777" w:rsidR="00E255E2" w:rsidRPr="00B478E6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lastRenderedPageBreak/>
        <w:t>Требуемая стоимость</w:t>
      </w:r>
    </w:p>
    <w:p w14:paraId="33C6380C" w14:textId="0206DBDC" w:rsidR="00E255E2" w:rsidRDefault="00E255E2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Дефицит</w:t>
      </w:r>
    </w:p>
    <w:p w14:paraId="5C2D4975" w14:textId="7AA4FE83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Текущий бюджет (СПП-элемента)</w:t>
      </w:r>
    </w:p>
    <w:p w14:paraId="4AD11CF6" w14:textId="5864B2A3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Запланировано, руб (на СПП-элементе)</w:t>
      </w:r>
    </w:p>
    <w:p w14:paraId="78464865" w14:textId="618C7546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Освоено, руб (на СПП-элементе)</w:t>
      </w:r>
    </w:p>
    <w:p w14:paraId="02ACE297" w14:textId="2D5F03C0" w:rsidR="00FA08DB" w:rsidRDefault="00FA08DB" w:rsidP="00286EA1">
      <w:pPr>
        <w:numPr>
          <w:ilvl w:val="0"/>
          <w:numId w:val="37"/>
        </w:numPr>
        <w:spacing w:after="160" w:line="254" w:lineRule="auto"/>
        <w:ind w:firstLine="567"/>
        <w:contextualSpacing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Остаток, руб (на СПП-элементе)</w:t>
      </w:r>
    </w:p>
    <w:p w14:paraId="58F240F6" w14:textId="77777777" w:rsidR="00FA08DB" w:rsidRPr="00B478E6" w:rsidRDefault="00FA08DB" w:rsidP="00FA08DB">
      <w:pPr>
        <w:spacing w:after="160" w:line="254" w:lineRule="auto"/>
        <w:ind w:left="1287"/>
        <w:contextualSpacing/>
        <w:jc w:val="left"/>
        <w:rPr>
          <w:rFonts w:ascii="Arial" w:hAnsi="Arial" w:cs="Arial"/>
          <w:szCs w:val="24"/>
        </w:rPr>
      </w:pPr>
    </w:p>
    <w:p w14:paraId="5660FD4C" w14:textId="1194C8BE" w:rsidR="00E255E2" w:rsidRPr="00B478E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 xml:space="preserve">Если добавляет </w:t>
      </w:r>
      <w:r w:rsidR="00C1021D" w:rsidRPr="00621CB6">
        <w:rPr>
          <w:rFonts w:ascii="Arial" w:hAnsi="Arial" w:cs="Arial"/>
          <w:szCs w:val="24"/>
        </w:rPr>
        <w:t xml:space="preserve">бюджет </w:t>
      </w:r>
      <w:r w:rsidRPr="00B478E6">
        <w:rPr>
          <w:rFonts w:ascii="Arial" w:hAnsi="Arial" w:cs="Arial"/>
          <w:szCs w:val="24"/>
        </w:rPr>
        <w:t>–</w:t>
      </w:r>
      <w:r w:rsidR="00FC1CC8">
        <w:rPr>
          <w:rFonts w:ascii="Arial" w:hAnsi="Arial" w:cs="Arial"/>
          <w:szCs w:val="24"/>
        </w:rPr>
        <w:t xml:space="preserve"> </w:t>
      </w:r>
      <w:r w:rsidRPr="00B478E6">
        <w:rPr>
          <w:rFonts w:ascii="Arial" w:hAnsi="Arial" w:cs="Arial"/>
          <w:szCs w:val="24"/>
        </w:rPr>
        <w:t xml:space="preserve">статус на </w:t>
      </w:r>
      <w:r w:rsidR="00FC1CC8">
        <w:rPr>
          <w:rFonts w:ascii="Arial" w:hAnsi="Arial" w:cs="Arial"/>
          <w:szCs w:val="24"/>
        </w:rPr>
        <w:t xml:space="preserve">соответствующих </w:t>
      </w:r>
      <w:r w:rsidRPr="00B478E6">
        <w:rPr>
          <w:rFonts w:ascii="Arial" w:hAnsi="Arial" w:cs="Arial"/>
          <w:szCs w:val="24"/>
        </w:rPr>
        <w:t>заказ</w:t>
      </w:r>
      <w:r w:rsidR="00FC1CC8">
        <w:rPr>
          <w:rFonts w:ascii="Arial" w:hAnsi="Arial" w:cs="Arial"/>
          <w:szCs w:val="24"/>
        </w:rPr>
        <w:t>ах ТОРО меняется автоматически</w:t>
      </w:r>
      <w:r w:rsidRPr="00B478E6">
        <w:rPr>
          <w:rFonts w:ascii="Arial" w:hAnsi="Arial" w:cs="Arial"/>
          <w:szCs w:val="24"/>
        </w:rPr>
        <w:t xml:space="preserve"> на КОРБ</w:t>
      </w:r>
      <w:r w:rsidR="00FC1CC8">
        <w:rPr>
          <w:rFonts w:ascii="Arial" w:hAnsi="Arial" w:cs="Arial"/>
          <w:szCs w:val="24"/>
        </w:rPr>
        <w:t>, статус ТРКБ снимается.</w:t>
      </w:r>
    </w:p>
    <w:p w14:paraId="3F67D33B" w14:textId="13E5DC72" w:rsidR="00E255E2" w:rsidRPr="00B478E6" w:rsidRDefault="00E255E2" w:rsidP="00D54E5E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При установке статуса КОРБ СПП-элемент из доп.поля СПП-элемент (дефицит) переносится в стандартное поле СПП-</w:t>
      </w:r>
      <w:r w:rsidR="00D54E5E" w:rsidRPr="00D54E5E">
        <w:rPr>
          <w:rFonts w:ascii="Arial" w:hAnsi="Arial" w:cs="Arial"/>
          <w:szCs w:val="24"/>
        </w:rPr>
        <w:t xml:space="preserve">элемент заголовка заказа ТОРО, </w:t>
      </w:r>
      <w:r w:rsidR="004640A2">
        <w:rPr>
          <w:rFonts w:ascii="Arial" w:hAnsi="Arial" w:cs="Arial"/>
          <w:szCs w:val="24"/>
        </w:rPr>
        <w:t>п</w:t>
      </w:r>
      <w:r w:rsidR="00D54E5E" w:rsidRPr="00B478E6">
        <w:rPr>
          <w:rFonts w:ascii="Arial" w:hAnsi="Arial" w:cs="Arial"/>
          <w:szCs w:val="24"/>
        </w:rPr>
        <w:t>ользовательские поля не изменяются до следующего запроса бюджета</w:t>
      </w:r>
      <w:r w:rsidR="00D54E5E" w:rsidRPr="00D54E5E">
        <w:rPr>
          <w:rFonts w:ascii="Arial" w:hAnsi="Arial" w:cs="Arial"/>
          <w:szCs w:val="24"/>
        </w:rPr>
        <w:t>.</w:t>
      </w:r>
    </w:p>
    <w:p w14:paraId="0D1F482B" w14:textId="3BC0EA43" w:rsidR="00E255E2" w:rsidRPr="00621CB6" w:rsidRDefault="00E255E2" w:rsidP="00286EA1">
      <w:pPr>
        <w:ind w:firstLine="567"/>
        <w:rPr>
          <w:rFonts w:ascii="Arial" w:hAnsi="Arial" w:cs="Arial"/>
          <w:szCs w:val="24"/>
        </w:rPr>
      </w:pPr>
      <w:r w:rsidRPr="00B478E6">
        <w:rPr>
          <w:rFonts w:ascii="Arial" w:hAnsi="Arial" w:cs="Arial"/>
          <w:szCs w:val="24"/>
        </w:rPr>
        <w:t>Если не добавляет – согласно процессу, Планировщик ТОиР</w:t>
      </w:r>
      <w:r w:rsidR="00855F5C">
        <w:rPr>
          <w:rFonts w:ascii="Arial" w:hAnsi="Arial" w:cs="Arial"/>
          <w:szCs w:val="24"/>
        </w:rPr>
        <w:t xml:space="preserve"> УО</w:t>
      </w:r>
      <w:r w:rsidRPr="00B478E6">
        <w:rPr>
          <w:rFonts w:ascii="Arial" w:hAnsi="Arial" w:cs="Arial"/>
          <w:szCs w:val="24"/>
        </w:rPr>
        <w:t xml:space="preserve"> либо переносит сроки выполнения работ, либо отменяет их (устанавливает на заказе статус МТКУ).</w:t>
      </w:r>
    </w:p>
    <w:p w14:paraId="2FA17AB8" w14:textId="006DC57C" w:rsidR="005D3572" w:rsidRDefault="005D3572" w:rsidP="005D3572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682" w:name="_Toc69138658"/>
      <w:r w:rsidRPr="00621CB6">
        <w:rPr>
          <w:rFonts w:eastAsiaTheme="majorEastAsia" w:cs="Arial"/>
          <w:bCs w:val="0"/>
          <w:iCs w:val="0"/>
          <w:szCs w:val="26"/>
        </w:rPr>
        <w:t xml:space="preserve">Используемые разработки </w:t>
      </w:r>
      <w:r w:rsidR="001D75C4">
        <w:rPr>
          <w:rFonts w:eastAsiaTheme="majorEastAsia" w:cs="Arial"/>
          <w:bCs w:val="0"/>
          <w:iCs w:val="0"/>
          <w:szCs w:val="26"/>
        </w:rPr>
        <w:t xml:space="preserve">по ТОРО </w:t>
      </w:r>
      <w:r w:rsidRPr="00621CB6">
        <w:rPr>
          <w:rFonts w:eastAsiaTheme="majorEastAsia" w:cs="Arial"/>
          <w:bCs w:val="0"/>
          <w:iCs w:val="0"/>
          <w:szCs w:val="26"/>
        </w:rPr>
        <w:t>из других КД</w:t>
      </w:r>
      <w:bookmarkEnd w:id="3682"/>
    </w:p>
    <w:p w14:paraId="0E3DE597" w14:textId="44925D56" w:rsidR="003A0E8E" w:rsidRPr="003A0E8E" w:rsidRDefault="003A0E8E" w:rsidP="003A0E8E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  <w:szCs w:val="22"/>
        </w:rPr>
      </w:pPr>
      <w:r w:rsidRPr="003A0E8E">
        <w:rPr>
          <w:rFonts w:ascii="Arial" w:hAnsi="Arial" w:cs="Arial"/>
          <w:b/>
          <w:sz w:val="22"/>
          <w:szCs w:val="22"/>
        </w:rPr>
        <w:t>Таблица</w:t>
      </w:r>
      <w:r w:rsidR="00F17006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F17006">
        <w:rPr>
          <w:rFonts w:ascii="Arial" w:hAnsi="Arial" w:cs="Arial"/>
          <w:b/>
          <w:sz w:val="22"/>
          <w:lang w:val="en-US"/>
        </w:rPr>
        <w:t>16</w:t>
      </w:r>
      <w:r w:rsidRPr="003A0E8E">
        <w:rPr>
          <w:rFonts w:ascii="Arial" w:hAnsi="Arial" w:cs="Arial"/>
          <w:b/>
          <w:sz w:val="22"/>
          <w:szCs w:val="22"/>
        </w:rPr>
        <w:t xml:space="preserve">. </w:t>
      </w:r>
      <w:r w:rsidR="00A935F0">
        <w:rPr>
          <w:rFonts w:ascii="Arial" w:hAnsi="Arial" w:cs="Arial"/>
          <w:b/>
          <w:sz w:val="22"/>
          <w:szCs w:val="22"/>
        </w:rPr>
        <w:t>Используемые разработки по ТОРО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94"/>
        <w:gridCol w:w="3403"/>
        <w:gridCol w:w="1180"/>
        <w:gridCol w:w="1498"/>
        <w:gridCol w:w="3401"/>
      </w:tblGrid>
      <w:tr w:rsidR="005D3572" w:rsidRPr="00621CB6" w14:paraId="2E691DBD" w14:textId="77777777" w:rsidTr="00B478E6">
        <w:trPr>
          <w:cantSplit/>
          <w:trHeight w:val="397"/>
          <w:tblHeader/>
        </w:trPr>
        <w:tc>
          <w:tcPr>
            <w:tcW w:w="341" w:type="pct"/>
            <w:shd w:val="clear" w:color="auto" w:fill="FFC000"/>
            <w:vAlign w:val="center"/>
          </w:tcPr>
          <w:p w14:paraId="265BF6A7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№ п.п</w:t>
            </w:r>
          </w:p>
        </w:tc>
        <w:tc>
          <w:tcPr>
            <w:tcW w:w="1672" w:type="pct"/>
            <w:shd w:val="clear" w:color="auto" w:fill="FFC000"/>
            <w:vAlign w:val="center"/>
          </w:tcPr>
          <w:p w14:paraId="31122B67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Название</w:t>
            </w:r>
          </w:p>
        </w:tc>
        <w:tc>
          <w:tcPr>
            <w:tcW w:w="580" w:type="pct"/>
            <w:shd w:val="clear" w:color="auto" w:fill="FFC000"/>
            <w:vAlign w:val="center"/>
          </w:tcPr>
          <w:p w14:paraId="2117D3E1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Тип реализации</w:t>
            </w:r>
          </w:p>
        </w:tc>
        <w:tc>
          <w:tcPr>
            <w:tcW w:w="736" w:type="pct"/>
            <w:shd w:val="clear" w:color="auto" w:fill="FFC000"/>
            <w:vAlign w:val="center"/>
          </w:tcPr>
          <w:p w14:paraId="2A2820D4" w14:textId="77777777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реестр разработок</w:t>
            </w:r>
          </w:p>
        </w:tc>
        <w:tc>
          <w:tcPr>
            <w:tcW w:w="1671" w:type="pct"/>
            <w:shd w:val="clear" w:color="auto" w:fill="FFC000"/>
            <w:vAlign w:val="center"/>
          </w:tcPr>
          <w:p w14:paraId="6080206F" w14:textId="4A007AEE" w:rsidR="005D3572" w:rsidRPr="00621CB6" w:rsidRDefault="005D3572" w:rsidP="005D357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Ссылка на документ с описанием</w:t>
            </w:r>
          </w:p>
        </w:tc>
      </w:tr>
      <w:tr w:rsidR="007C6776" w:rsidRPr="00621CB6" w14:paraId="47E95175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2FF1015" w14:textId="43E72F7F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672" w:type="pct"/>
          </w:tcPr>
          <w:p w14:paraId="7E18CAF8" w14:textId="6DA451E4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Расширение IW38 - списка заказов ТОРО</w:t>
            </w:r>
          </w:p>
        </w:tc>
        <w:tc>
          <w:tcPr>
            <w:tcW w:w="580" w:type="pct"/>
          </w:tcPr>
          <w:p w14:paraId="182F8807" w14:textId="4CADBE00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728238CD" w14:textId="7B04240F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PM08</w:t>
            </w:r>
          </w:p>
        </w:tc>
        <w:tc>
          <w:tcPr>
            <w:tcW w:w="1671" w:type="pct"/>
            <w:shd w:val="clear" w:color="auto" w:fill="auto"/>
            <w:vAlign w:val="center"/>
          </w:tcPr>
          <w:p w14:paraId="08C9FC86" w14:textId="0D4314D6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</w:t>
            </w:r>
            <w:r>
              <w:rPr>
                <w:rFonts w:ascii="Arial" w:hAnsi="Arial" w:cs="Arial"/>
                <w:sz w:val="20"/>
                <w:szCs w:val="20"/>
              </w:rPr>
              <w:t>дел 5.10.7.5</w:t>
            </w:r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683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684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4D7EAB97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11A6A638" w14:textId="1715F2F5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672" w:type="pct"/>
          </w:tcPr>
          <w:p w14:paraId="41435B8E" w14:textId="5ACE3A7D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Отчет "Оптимизация плана-графика"</w:t>
            </w:r>
          </w:p>
        </w:tc>
        <w:tc>
          <w:tcPr>
            <w:tcW w:w="580" w:type="pct"/>
          </w:tcPr>
          <w:p w14:paraId="501C2CAE" w14:textId="4A137715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63EADDBC" w14:textId="67CC44F5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PM21</w:t>
            </w:r>
          </w:p>
        </w:tc>
        <w:tc>
          <w:tcPr>
            <w:tcW w:w="1671" w:type="pct"/>
            <w:shd w:val="clear" w:color="auto" w:fill="auto"/>
            <w:vAlign w:val="center"/>
          </w:tcPr>
          <w:p w14:paraId="44495CEC" w14:textId="618309D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5.10.7.1. КД «</w:t>
            </w:r>
            <w:del w:id="3685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686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7153EA06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0D5E646" w14:textId="40164FFC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1672" w:type="pct"/>
          </w:tcPr>
          <w:p w14:paraId="18EFEB91" w14:textId="43427BC0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«Проверка при присвоении заказа ТОРО СПП-элементу»</w:t>
            </w:r>
          </w:p>
        </w:tc>
        <w:tc>
          <w:tcPr>
            <w:tcW w:w="580" w:type="pct"/>
          </w:tcPr>
          <w:p w14:paraId="472CCEE0" w14:textId="06E2B535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1D093FDE" w14:textId="4CC8DC77" w:rsidR="007C6776" w:rsidRPr="001D75C4" w:rsidRDefault="007C6776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PM22</w:t>
            </w:r>
          </w:p>
        </w:tc>
        <w:tc>
          <w:tcPr>
            <w:tcW w:w="1671" w:type="pct"/>
            <w:shd w:val="clear" w:color="auto" w:fill="auto"/>
          </w:tcPr>
          <w:p w14:paraId="06E3EEFC" w14:textId="15D8C38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ins w:id="3687" w:author="Александр Шрамков" w:date="2021-03-12T19:39:00Z">
              <w:r w:rsidR="006E5F1B" w:rsidRPr="00680903">
                <w:rPr>
                  <w:rFonts w:ascii="Arial" w:hAnsi="Arial" w:cs="Arial"/>
                  <w:sz w:val="20"/>
                  <w:szCs w:val="20"/>
                  <w:rPrChange w:id="3688" w:author="ShramkovAB" w:date="2021-03-16T18:53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6</w:t>
              </w:r>
            </w:ins>
            <w:del w:id="3689" w:author="Александр Шрамков" w:date="2021-03-12T19:39:00Z">
              <w:r w:rsidRPr="001D75C4" w:rsidDel="006E5F1B">
                <w:rPr>
                  <w:rFonts w:ascii="Arial" w:hAnsi="Arial" w:cs="Arial"/>
                  <w:sz w:val="20"/>
                  <w:szCs w:val="20"/>
                </w:rPr>
                <w:delText>1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690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691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3323C221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0F89A23D" w14:textId="33074C1E" w:rsidR="007C6776" w:rsidRPr="001D75C4" w:rsidRDefault="007C6776" w:rsidP="007C677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1672" w:type="pct"/>
          </w:tcPr>
          <w:p w14:paraId="2E21C498" w14:textId="2DBEC595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 "Ранжирование заказов ТОРО", устанавливающее ранг заказа в соответствии с принципом, определяемым в методике.</w:t>
            </w:r>
          </w:p>
        </w:tc>
        <w:tc>
          <w:tcPr>
            <w:tcW w:w="580" w:type="pct"/>
          </w:tcPr>
          <w:p w14:paraId="607FCB2A" w14:textId="0AAEB515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21A20332" w14:textId="6B6592D6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PM23</w:t>
            </w:r>
          </w:p>
        </w:tc>
        <w:tc>
          <w:tcPr>
            <w:tcW w:w="1671" w:type="pct"/>
            <w:shd w:val="clear" w:color="auto" w:fill="auto"/>
          </w:tcPr>
          <w:p w14:paraId="5F614F15" w14:textId="0B2A926A" w:rsidR="007C6776" w:rsidRPr="001D75C4" w:rsidRDefault="007C6776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</w:t>
            </w:r>
            <w:ins w:id="3692" w:author="Александр Шрамков" w:date="2021-03-12T19:40:00Z">
              <w:r w:rsidR="00261651">
                <w:rPr>
                  <w:rFonts w:ascii="Arial" w:hAnsi="Arial" w:cs="Arial"/>
                  <w:sz w:val="20"/>
                  <w:szCs w:val="20"/>
                </w:rPr>
                <w:t>7.7</w:t>
              </w:r>
            </w:ins>
            <w:del w:id="3693" w:author="Александр Шрамков" w:date="2021-03-12T19:40:00Z">
              <w:r w:rsidRPr="001D75C4" w:rsidDel="00261651">
                <w:rPr>
                  <w:rFonts w:ascii="Arial" w:hAnsi="Arial" w:cs="Arial"/>
                  <w:sz w:val="20"/>
                  <w:szCs w:val="20"/>
                </w:rPr>
                <w:delText>8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694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695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063276BB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7DDB3C3C" w14:textId="39FFDF02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1672" w:type="pct"/>
          </w:tcPr>
          <w:p w14:paraId="5EA2B83D" w14:textId="0E7814F7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Печатная форма "план-график воздействий на ПА"</w:t>
            </w:r>
          </w:p>
        </w:tc>
        <w:tc>
          <w:tcPr>
            <w:tcW w:w="580" w:type="pct"/>
          </w:tcPr>
          <w:p w14:paraId="2382F279" w14:textId="2FC901E0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Форма</w:t>
            </w:r>
          </w:p>
        </w:tc>
        <w:tc>
          <w:tcPr>
            <w:tcW w:w="736" w:type="pct"/>
          </w:tcPr>
          <w:p w14:paraId="719CDE86" w14:textId="4D59C66A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PM24</w:t>
            </w:r>
          </w:p>
        </w:tc>
        <w:tc>
          <w:tcPr>
            <w:tcW w:w="1671" w:type="pct"/>
            <w:shd w:val="clear" w:color="auto" w:fill="auto"/>
          </w:tcPr>
          <w:p w14:paraId="2A11C154" w14:textId="52F39153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ins w:id="3696" w:author="Александр Шрамков" w:date="2021-03-12T19:42:00Z">
              <w:r w:rsidR="00444341">
                <w:rPr>
                  <w:rFonts w:ascii="Arial" w:hAnsi="Arial" w:cs="Arial"/>
                  <w:sz w:val="20"/>
                  <w:szCs w:val="20"/>
                </w:rPr>
                <w:t>9</w:t>
              </w:r>
            </w:ins>
            <w:del w:id="3697" w:author="Александр Шрамков" w:date="2021-03-12T19:42:00Z">
              <w:r w:rsidRPr="001D75C4" w:rsidDel="00444341">
                <w:rPr>
                  <w:rFonts w:ascii="Arial" w:hAnsi="Arial" w:cs="Arial"/>
                  <w:sz w:val="20"/>
                  <w:szCs w:val="20"/>
                </w:rPr>
                <w:delText>8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«ERP.</w:t>
            </w:r>
            <w:r w:rsidR="008D6866">
              <w:rPr>
                <w:rFonts w:ascii="Arial" w:hAnsi="Arial" w:cs="Arial"/>
                <w:sz w:val="20"/>
                <w:szCs w:val="20"/>
              </w:rPr>
              <w:t xml:space="preserve"> 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1B69177D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590194C9" w14:textId="281B2DD7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1672" w:type="pct"/>
          </w:tcPr>
          <w:p w14:paraId="2CB5CD58" w14:textId="0786798E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Отчет по целесообразности использования МТР в заказах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ТОРО</w:t>
            </w:r>
          </w:p>
        </w:tc>
        <w:tc>
          <w:tcPr>
            <w:tcW w:w="580" w:type="pct"/>
          </w:tcPr>
          <w:p w14:paraId="55937924" w14:textId="5CFE1663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159B418F" w14:textId="1AADB29A" w:rsidR="007C6776" w:rsidRPr="00B478E6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PM25</w:t>
            </w:r>
          </w:p>
        </w:tc>
        <w:tc>
          <w:tcPr>
            <w:tcW w:w="1671" w:type="pct"/>
            <w:shd w:val="clear" w:color="auto" w:fill="auto"/>
          </w:tcPr>
          <w:p w14:paraId="002EB883" w14:textId="1472E51B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5.10.7.2. КД «ERP.</w:t>
            </w:r>
            <w:r w:rsidR="008D6866">
              <w:rPr>
                <w:rFonts w:ascii="Arial" w:hAnsi="Arial" w:cs="Arial"/>
                <w:sz w:val="20"/>
                <w:szCs w:val="20"/>
              </w:rPr>
              <w:t xml:space="preserve"> 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="008D686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:rsidDel="00444341" w14:paraId="44D49945" w14:textId="0CB21B14" w:rsidTr="00B478E6">
        <w:trPr>
          <w:cantSplit/>
          <w:del w:id="3698" w:author="Александр Шрамков" w:date="2021-03-12T19:42:00Z"/>
        </w:trPr>
        <w:tc>
          <w:tcPr>
            <w:tcW w:w="341" w:type="pct"/>
            <w:shd w:val="clear" w:color="auto" w:fill="auto"/>
          </w:tcPr>
          <w:p w14:paraId="29B6DC19" w14:textId="6642F0AE" w:rsidR="007C6776" w:rsidRPr="006D34D2" w:rsidDel="00444341" w:rsidRDefault="007C6776" w:rsidP="007C6776">
            <w:pPr>
              <w:jc w:val="left"/>
              <w:rPr>
                <w:del w:id="3699" w:author="Александр Шрамков" w:date="2021-03-12T19:42:00Z"/>
                <w:rFonts w:ascii="Arial" w:hAnsi="Arial" w:cs="Arial"/>
                <w:color w:val="000000"/>
                <w:sz w:val="20"/>
                <w:szCs w:val="20"/>
                <w:highlight w:val="yellow"/>
                <w:lang w:eastAsia="ru-RU"/>
                <w:rPrChange w:id="3700" w:author="Александр Шрамков" w:date="2021-03-12T19:38:00Z">
                  <w:rPr>
                    <w:del w:id="3701" w:author="Александр Шрамков" w:date="2021-03-12T19:42:00Z"/>
                    <w:rFonts w:ascii="Arial" w:hAnsi="Arial" w:cs="Arial"/>
                    <w:color w:val="000000"/>
                    <w:sz w:val="20"/>
                    <w:szCs w:val="20"/>
                    <w:lang w:eastAsia="ru-RU"/>
                  </w:rPr>
                </w:rPrChange>
              </w:rPr>
            </w:pPr>
            <w:del w:id="3702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lang w:eastAsia="ru-RU"/>
                  <w:rPrChange w:id="3703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rPrChange>
                </w:rPr>
                <w:delText>7.</w:delText>
              </w:r>
            </w:del>
          </w:p>
        </w:tc>
        <w:tc>
          <w:tcPr>
            <w:tcW w:w="1672" w:type="pct"/>
          </w:tcPr>
          <w:p w14:paraId="67266A18" w14:textId="403D0431" w:rsidR="007C6776" w:rsidRPr="006D34D2" w:rsidDel="00444341" w:rsidRDefault="007C6776" w:rsidP="007C6776">
            <w:pPr>
              <w:jc w:val="center"/>
              <w:rPr>
                <w:del w:id="3704" w:author="Александр Шрамков" w:date="2021-03-12T19:42:00Z"/>
                <w:rFonts w:ascii="Arial" w:hAnsi="Arial" w:cs="Arial"/>
                <w:sz w:val="20"/>
                <w:szCs w:val="20"/>
                <w:highlight w:val="yellow"/>
                <w:rPrChange w:id="3705" w:author="Александр Шрамков" w:date="2021-03-12T19:38:00Z">
                  <w:rPr>
                    <w:del w:id="3706" w:author="Александр Шрамков" w:date="2021-03-12T19:42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3707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rPrChange w:id="3708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>Отчет "Потребность в запчастях собственного изготовления", сводный - для удобства предварительного анализа потребности и согласования объемов производства ЗЧ.</w:delText>
              </w:r>
            </w:del>
          </w:p>
        </w:tc>
        <w:tc>
          <w:tcPr>
            <w:tcW w:w="580" w:type="pct"/>
          </w:tcPr>
          <w:p w14:paraId="47C111B4" w14:textId="6A69418E" w:rsidR="007C6776" w:rsidRPr="006D34D2" w:rsidDel="00444341" w:rsidRDefault="007C6776" w:rsidP="007C6776">
            <w:pPr>
              <w:jc w:val="center"/>
              <w:rPr>
                <w:del w:id="3709" w:author="Александр Шрамков" w:date="2021-03-12T19:42:00Z"/>
                <w:rFonts w:ascii="Arial" w:hAnsi="Arial" w:cs="Arial"/>
                <w:sz w:val="20"/>
                <w:szCs w:val="20"/>
                <w:highlight w:val="yellow"/>
                <w:rPrChange w:id="3710" w:author="Александр Шрамков" w:date="2021-03-12T19:38:00Z">
                  <w:rPr>
                    <w:del w:id="3711" w:author="Александр Шрамков" w:date="2021-03-12T19:42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3712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rPrChange w:id="3713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 xml:space="preserve">Отчет </w:delText>
              </w:r>
            </w:del>
          </w:p>
        </w:tc>
        <w:tc>
          <w:tcPr>
            <w:tcW w:w="736" w:type="pct"/>
          </w:tcPr>
          <w:p w14:paraId="54D11150" w14:textId="4CAA77FD" w:rsidR="007C6776" w:rsidRPr="006D34D2" w:rsidDel="00444341" w:rsidRDefault="007C6776" w:rsidP="007C6776">
            <w:pPr>
              <w:jc w:val="center"/>
              <w:rPr>
                <w:del w:id="3714" w:author="Александр Шрамков" w:date="2021-03-12T19:42:00Z"/>
                <w:rFonts w:ascii="Arial" w:hAnsi="Arial" w:cs="Arial"/>
                <w:sz w:val="20"/>
                <w:szCs w:val="20"/>
                <w:highlight w:val="yellow"/>
                <w:rPrChange w:id="3715" w:author="Александр Шрамков" w:date="2021-03-12T19:38:00Z">
                  <w:rPr>
                    <w:del w:id="3716" w:author="Александр Шрамков" w:date="2021-03-12T19:42:00Z"/>
                    <w:rFonts w:ascii="Arial" w:hAnsi="Arial" w:cs="Arial"/>
                    <w:sz w:val="20"/>
                    <w:szCs w:val="20"/>
                  </w:rPr>
                </w:rPrChange>
              </w:rPr>
            </w:pPr>
            <w:del w:id="3717" w:author="Александр Шрамков" w:date="2021-03-12T19:42:00Z">
              <w:r w:rsidRPr="006D34D2" w:rsidDel="00444341">
                <w:rPr>
                  <w:rFonts w:ascii="Arial" w:hAnsi="Arial" w:cs="Arial"/>
                  <w:color w:val="000000"/>
                  <w:sz w:val="20"/>
                  <w:szCs w:val="20"/>
                  <w:highlight w:val="yellow"/>
                  <w:rPrChange w:id="3718" w:author="Александр Шрамков" w:date="2021-03-12T19:38:00Z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rPrChange>
                </w:rPr>
                <w:delText>PM26</w:delText>
              </w:r>
            </w:del>
          </w:p>
        </w:tc>
        <w:tc>
          <w:tcPr>
            <w:tcW w:w="1671" w:type="pct"/>
            <w:shd w:val="clear" w:color="auto" w:fill="auto"/>
          </w:tcPr>
          <w:p w14:paraId="73920B9E" w14:textId="53AC1BC4" w:rsidR="007C6776" w:rsidRPr="001D75C4" w:rsidDel="00444341" w:rsidRDefault="007C6776" w:rsidP="007C6776">
            <w:pPr>
              <w:jc w:val="center"/>
              <w:rPr>
                <w:del w:id="3719" w:author="Александр Шрамков" w:date="2021-03-12T19:42:00Z"/>
                <w:rFonts w:ascii="Arial" w:hAnsi="Arial" w:cs="Arial"/>
                <w:sz w:val="20"/>
                <w:szCs w:val="20"/>
              </w:rPr>
            </w:pPr>
            <w:del w:id="3720" w:author="Александр Шрамков" w:date="2021-03-12T19:42:00Z">
              <w:r w:rsidRPr="006D34D2" w:rsidDel="00444341">
                <w:rPr>
                  <w:rFonts w:ascii="Arial" w:hAnsi="Arial" w:cs="Arial"/>
                  <w:sz w:val="20"/>
                  <w:szCs w:val="20"/>
                  <w:highlight w:val="yellow"/>
                  <w:rPrChange w:id="3721" w:author="Александр Шрамков" w:date="2021-03-12T19:3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Раздел 5.10.7.12. КД «ERP.</w:delText>
              </w:r>
              <w:r w:rsidR="008D6866" w:rsidRPr="006D34D2" w:rsidDel="00444341">
                <w:rPr>
                  <w:rFonts w:ascii="Arial" w:hAnsi="Arial" w:cs="Arial"/>
                  <w:sz w:val="20"/>
                  <w:szCs w:val="20"/>
                  <w:highlight w:val="yellow"/>
                  <w:rPrChange w:id="3722" w:author="Александр Шрамков" w:date="2021-03-12T19:3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 xml:space="preserve"> 9.9.2.</w:delText>
              </w:r>
              <w:r w:rsidRPr="006D34D2" w:rsidDel="00444341">
                <w:rPr>
                  <w:rFonts w:ascii="Arial" w:hAnsi="Arial" w:cs="Arial"/>
                  <w:sz w:val="20"/>
                  <w:szCs w:val="20"/>
                  <w:highlight w:val="yellow"/>
                  <w:rPrChange w:id="3723" w:author="Александр Шрамков" w:date="2021-03-12T19:38:00Z">
                    <w:rPr>
                      <w:rFonts w:ascii="Arial" w:hAnsi="Arial" w:cs="Arial"/>
                      <w:sz w:val="20"/>
                      <w:szCs w:val="20"/>
                    </w:rPr>
                  </w:rPrChange>
                </w:rPr>
                <w:delText>52.PM.КД Годовое планирование воздействий на ПА»</w:delText>
              </w:r>
            </w:del>
          </w:p>
        </w:tc>
      </w:tr>
      <w:tr w:rsidR="007C6776" w:rsidRPr="00621CB6" w14:paraId="52595E15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2B08C30F" w14:textId="46B4D07D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1672" w:type="pct"/>
          </w:tcPr>
          <w:p w14:paraId="0A2FEBDF" w14:textId="09BD10AF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Отчет "Целесообразность привлечения исполнителей", позволяющий сравнить стоимость выполнения работ хозспособом и путем привлечения подрядных организаций</w:t>
            </w:r>
          </w:p>
        </w:tc>
        <w:tc>
          <w:tcPr>
            <w:tcW w:w="580" w:type="pct"/>
          </w:tcPr>
          <w:p w14:paraId="6B78802F" w14:textId="3535ADB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 xml:space="preserve">Отчет </w:t>
            </w:r>
          </w:p>
        </w:tc>
        <w:tc>
          <w:tcPr>
            <w:tcW w:w="736" w:type="pct"/>
          </w:tcPr>
          <w:p w14:paraId="08DA716E" w14:textId="675527E7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PM27</w:t>
            </w:r>
          </w:p>
        </w:tc>
        <w:tc>
          <w:tcPr>
            <w:tcW w:w="1671" w:type="pct"/>
            <w:shd w:val="clear" w:color="auto" w:fill="auto"/>
          </w:tcPr>
          <w:p w14:paraId="3F3E413C" w14:textId="3A289804" w:rsidR="007C6776" w:rsidRPr="001D75C4" w:rsidRDefault="007C6776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ins w:id="3724" w:author="Александр Шрамков" w:date="2021-03-12T19:39:00Z">
              <w:r w:rsidR="00340FB2" w:rsidRPr="00680903">
                <w:rPr>
                  <w:rFonts w:ascii="Arial" w:hAnsi="Arial" w:cs="Arial"/>
                  <w:sz w:val="20"/>
                  <w:szCs w:val="20"/>
                  <w:rPrChange w:id="3725" w:author="ShramkovAB" w:date="2021-03-16T18:53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>8</w:t>
              </w:r>
            </w:ins>
            <w:del w:id="3726" w:author="Александр Шрамков" w:date="2021-03-12T19:39:00Z">
              <w:r w:rsidRPr="001D75C4" w:rsidDel="00340FB2">
                <w:rPr>
                  <w:rFonts w:ascii="Arial" w:hAnsi="Arial" w:cs="Arial"/>
                  <w:sz w:val="20"/>
                  <w:szCs w:val="20"/>
                </w:rPr>
                <w:delText>7</w:delText>
              </w:r>
            </w:del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727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728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2A9CEDAC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497B29D0" w14:textId="21AF2EFE" w:rsidR="007C6776" w:rsidRPr="001D75C4" w:rsidRDefault="007C6776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lastRenderedPageBreak/>
              <w:t>9.</w:t>
            </w:r>
          </w:p>
        </w:tc>
        <w:tc>
          <w:tcPr>
            <w:tcW w:w="1672" w:type="pct"/>
          </w:tcPr>
          <w:p w14:paraId="14FFF6C5" w14:textId="42C7137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Сводный отчет по КТГ в разрезе групп оборудования, рассчитывается на основании данных ТОРО</w:t>
            </w:r>
          </w:p>
        </w:tc>
        <w:tc>
          <w:tcPr>
            <w:tcW w:w="580" w:type="pct"/>
          </w:tcPr>
          <w:p w14:paraId="3AAA8DC0" w14:textId="06E31F30" w:rsidR="007C6776" w:rsidRPr="001D75C4" w:rsidRDefault="00F50BC5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Интерфейс</w:t>
            </w:r>
          </w:p>
        </w:tc>
        <w:tc>
          <w:tcPr>
            <w:tcW w:w="736" w:type="pct"/>
          </w:tcPr>
          <w:p w14:paraId="3C0CE2B4" w14:textId="7EF7E595" w:rsidR="007C6776" w:rsidRPr="00F50BC5" w:rsidRDefault="00F50BC5" w:rsidP="007C677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50BC5">
              <w:rPr>
                <w:rFonts w:ascii="Arial" w:hAnsi="Arial" w:cs="Arial"/>
                <w:color w:val="000000"/>
                <w:sz w:val="20"/>
                <w:szCs w:val="20"/>
              </w:rPr>
              <w:t>MII_PP01</w:t>
            </w:r>
          </w:p>
        </w:tc>
        <w:tc>
          <w:tcPr>
            <w:tcW w:w="1671" w:type="pct"/>
            <w:shd w:val="clear" w:color="auto" w:fill="auto"/>
          </w:tcPr>
          <w:p w14:paraId="5561F911" w14:textId="2D0DF83E" w:rsidR="007C6776" w:rsidRPr="001D75C4" w:rsidRDefault="00F50BC5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Раздел 5.10.7.9</w:t>
            </w:r>
            <w:r w:rsidR="007C6776"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729" w:author="Александр Шрамков" w:date="2021-03-10T18:18:00Z">
              <w:r w:rsidR="007C6776"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="007C6776"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730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="007C6776"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="007C6776"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7C6776" w:rsidRPr="00621CB6" w14:paraId="7072F740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68A39296" w14:textId="68484B63" w:rsidR="007C6776" w:rsidRPr="001D75C4" w:rsidRDefault="00F50BC5" w:rsidP="007C6776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10</w:t>
            </w:r>
            <w:r w:rsidR="007C6776" w:rsidRPr="001D75C4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672" w:type="pct"/>
          </w:tcPr>
          <w:p w14:paraId="663B65AC" w14:textId="4545E051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Формуляр "Дефектная ведомость". Транзакция, позволяющая осуществлять печать формуляра из заказа ТОРО.</w:t>
            </w:r>
          </w:p>
        </w:tc>
        <w:tc>
          <w:tcPr>
            <w:tcW w:w="580" w:type="pct"/>
          </w:tcPr>
          <w:p w14:paraId="0FB867E1" w14:textId="24BB5A1F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Форма</w:t>
            </w:r>
          </w:p>
        </w:tc>
        <w:tc>
          <w:tcPr>
            <w:tcW w:w="736" w:type="pct"/>
          </w:tcPr>
          <w:p w14:paraId="3075E7E6" w14:textId="427D10CF" w:rsidR="007C6776" w:rsidRPr="001D75C4" w:rsidRDefault="007C6776" w:rsidP="007C67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PM32</w:t>
            </w:r>
          </w:p>
        </w:tc>
        <w:tc>
          <w:tcPr>
            <w:tcW w:w="1671" w:type="pct"/>
            <w:shd w:val="clear" w:color="auto" w:fill="auto"/>
          </w:tcPr>
          <w:p w14:paraId="364E2F22" w14:textId="0BF91EFE" w:rsidR="007C6776" w:rsidRPr="001D75C4" w:rsidRDefault="007C6776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Раздел 5.2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731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732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2A1365" w:rsidRPr="00621CB6" w14:paraId="736B71A5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37A73283" w14:textId="1399E1D4" w:rsidR="002A1365" w:rsidRPr="001D75C4" w:rsidRDefault="00F50BC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11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672" w:type="pct"/>
          </w:tcPr>
          <w:p w14:paraId="24498F54" w14:textId="2D30C613" w:rsidR="002A1365" w:rsidRPr="001D75C4" w:rsidRDefault="002A1365" w:rsidP="002A136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Проверка на наличие цен в МТР и автоматическая простановка статуса МТРН в случае отсутствия цены хотя бы по одному ОЗМ, указанному в позициях компонентов заказа ТОРО.</w:t>
            </w:r>
          </w:p>
        </w:tc>
        <w:tc>
          <w:tcPr>
            <w:tcW w:w="580" w:type="pct"/>
          </w:tcPr>
          <w:p w14:paraId="350C44C9" w14:textId="432B85D8" w:rsidR="002A1365" w:rsidRPr="001D75C4" w:rsidRDefault="002A1365" w:rsidP="002A136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32B7A07F" w14:textId="77BA791F" w:rsidR="002A1365" w:rsidRPr="001D75C4" w:rsidRDefault="002A1365" w:rsidP="002A1365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PM46</w:t>
            </w:r>
          </w:p>
        </w:tc>
        <w:tc>
          <w:tcPr>
            <w:tcW w:w="1671" w:type="pct"/>
            <w:shd w:val="clear" w:color="auto" w:fill="auto"/>
          </w:tcPr>
          <w:p w14:paraId="4994FAEF" w14:textId="6F26C026" w:rsidR="002A1365" w:rsidRDefault="002A1365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1D75C4">
              <w:rPr>
                <w:rFonts w:ascii="Arial" w:hAnsi="Arial" w:cs="Arial"/>
                <w:sz w:val="20"/>
                <w:szCs w:val="20"/>
              </w:rPr>
              <w:t>. КД «</w:t>
            </w:r>
            <w:del w:id="3733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734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  <w:tr w:rsidR="002A1365" w:rsidRPr="00621CB6" w14:paraId="6CA7BD4D" w14:textId="77777777" w:rsidTr="00B478E6">
        <w:trPr>
          <w:cantSplit/>
        </w:trPr>
        <w:tc>
          <w:tcPr>
            <w:tcW w:w="341" w:type="pct"/>
            <w:shd w:val="clear" w:color="auto" w:fill="auto"/>
          </w:tcPr>
          <w:p w14:paraId="05845288" w14:textId="7D5806AD" w:rsidR="002A1365" w:rsidRPr="001D75C4" w:rsidRDefault="00F50BC5" w:rsidP="002A1365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12</w:t>
            </w:r>
            <w:r w:rsidR="002A1365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672" w:type="pct"/>
          </w:tcPr>
          <w:p w14:paraId="405EDDAF" w14:textId="003156AC" w:rsidR="002A1365" w:rsidRPr="001D75C4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 полей заказа ТОРО</w:t>
            </w:r>
          </w:p>
        </w:tc>
        <w:tc>
          <w:tcPr>
            <w:tcW w:w="580" w:type="pct"/>
          </w:tcPr>
          <w:p w14:paraId="126B57D9" w14:textId="7FD6B615" w:rsidR="002A1365" w:rsidRPr="001D75C4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Расширение</w:t>
            </w:r>
          </w:p>
        </w:tc>
        <w:tc>
          <w:tcPr>
            <w:tcW w:w="736" w:type="pct"/>
          </w:tcPr>
          <w:p w14:paraId="3B15C812" w14:textId="6B144D45" w:rsidR="002A1365" w:rsidRPr="001D75C4" w:rsidRDefault="002A1365" w:rsidP="002A13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color w:val="000000"/>
                <w:sz w:val="20"/>
                <w:szCs w:val="20"/>
              </w:rPr>
              <w:t>PM60</w:t>
            </w:r>
          </w:p>
        </w:tc>
        <w:tc>
          <w:tcPr>
            <w:tcW w:w="1671" w:type="pct"/>
            <w:shd w:val="clear" w:color="auto" w:fill="auto"/>
          </w:tcPr>
          <w:p w14:paraId="4DA922C5" w14:textId="3CA675C1" w:rsidR="002A1365" w:rsidRPr="001D75C4" w:rsidRDefault="002A1365" w:rsidP="00E85B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D75C4">
              <w:rPr>
                <w:rFonts w:ascii="Arial" w:hAnsi="Arial" w:cs="Arial"/>
                <w:sz w:val="20"/>
                <w:szCs w:val="20"/>
              </w:rPr>
              <w:t>Раздел 5.10.7.4. КД «</w:t>
            </w:r>
            <w:del w:id="3735" w:author="Александр Шрамков" w:date="2021-03-10T18:18:00Z"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ERP.</w:delText>
              </w:r>
              <w:r w:rsidR="008D6866" w:rsidDel="00923C4E">
                <w:rPr>
                  <w:rFonts w:ascii="Arial" w:hAnsi="Arial" w:cs="Arial"/>
                  <w:sz w:val="20"/>
                  <w:szCs w:val="20"/>
                </w:rPr>
                <w:delText>9</w:delText>
              </w:r>
              <w:r w:rsidRPr="001D75C4" w:rsidDel="00923C4E">
                <w:rPr>
                  <w:rFonts w:ascii="Arial" w:hAnsi="Arial" w:cs="Arial"/>
                  <w:sz w:val="20"/>
                  <w:szCs w:val="20"/>
                </w:rPr>
                <w:delText>.</w:delText>
              </w:r>
            </w:del>
            <w:ins w:id="3736" w:author="Александр Шрамков" w:date="2021-03-10T18:18:00Z">
              <w:r w:rsidR="00923C4E">
                <w:rPr>
                  <w:rFonts w:ascii="Arial" w:hAnsi="Arial" w:cs="Arial"/>
                  <w:sz w:val="20"/>
                  <w:szCs w:val="20"/>
                </w:rPr>
                <w:t>ERP.13.</w:t>
              </w:r>
            </w:ins>
            <w:r w:rsidR="008D6866">
              <w:rPr>
                <w:rFonts w:ascii="Arial" w:hAnsi="Arial" w:cs="Arial"/>
                <w:sz w:val="20"/>
                <w:szCs w:val="20"/>
              </w:rPr>
              <w:t>9</w:t>
            </w:r>
            <w:r w:rsidRPr="001D75C4">
              <w:rPr>
                <w:rFonts w:ascii="Arial" w:hAnsi="Arial" w:cs="Arial"/>
                <w:sz w:val="20"/>
                <w:szCs w:val="20"/>
              </w:rPr>
              <w:t>.</w:t>
            </w:r>
            <w:r w:rsidR="008D6866">
              <w:rPr>
                <w:rFonts w:ascii="Arial" w:hAnsi="Arial" w:cs="Arial"/>
                <w:sz w:val="20"/>
                <w:szCs w:val="20"/>
              </w:rPr>
              <w:t>2.</w:t>
            </w:r>
            <w:r w:rsidRPr="001D75C4">
              <w:rPr>
                <w:rFonts w:ascii="Arial" w:hAnsi="Arial" w:cs="Arial"/>
                <w:sz w:val="20"/>
                <w:szCs w:val="20"/>
              </w:rPr>
              <w:t>52.PM.КД Годовое планирование воздействий на ПА»</w:t>
            </w:r>
          </w:p>
        </w:tc>
      </w:tr>
    </w:tbl>
    <w:p w14:paraId="0837B073" w14:textId="5FC6D24B" w:rsidR="00E255E2" w:rsidRDefault="00E255E2" w:rsidP="00604003">
      <w:pPr>
        <w:spacing w:after="240" w:line="276" w:lineRule="auto"/>
        <w:rPr>
          <w:rFonts w:ascii="Arial" w:hAnsi="Arial" w:cs="Arial"/>
          <w:i/>
        </w:rPr>
      </w:pPr>
    </w:p>
    <w:p w14:paraId="695395D4" w14:textId="58A4FF63" w:rsidR="00C73784" w:rsidRPr="00621CB6" w:rsidRDefault="00C73784" w:rsidP="00C73784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37" w:name="_Ref39063779"/>
      <w:bookmarkStart w:id="3738" w:name="_Ref39063784"/>
      <w:bookmarkStart w:id="3739" w:name="_Toc69138659"/>
      <w:r>
        <w:rPr>
          <w:rFonts w:eastAsiaTheme="majorEastAsia" w:cs="Arial"/>
          <w:bCs w:val="0"/>
          <w:iCs w:val="0"/>
          <w:szCs w:val="26"/>
        </w:rPr>
        <w:t>Расширение отчета по проверке доступности материалов</w:t>
      </w:r>
      <w:bookmarkEnd w:id="3737"/>
      <w:bookmarkEnd w:id="3738"/>
      <w:bookmarkEnd w:id="3739"/>
    </w:p>
    <w:p w14:paraId="46A7DF40" w14:textId="6E035A87" w:rsidR="00C73784" w:rsidRDefault="00C73784" w:rsidP="00C73784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Стандартный отчет</w:t>
      </w:r>
      <w:r w:rsidRPr="00B478E6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IWBK </w:t>
      </w:r>
      <w:r w:rsidRPr="00B478E6">
        <w:rPr>
          <w:rFonts w:ascii="Arial" w:hAnsi="Arial" w:cs="Arial"/>
          <w:szCs w:val="24"/>
        </w:rPr>
        <w:t xml:space="preserve">по </w:t>
      </w:r>
      <w:r>
        <w:rPr>
          <w:rFonts w:ascii="Arial" w:hAnsi="Arial" w:cs="Arial"/>
          <w:szCs w:val="24"/>
        </w:rPr>
        <w:t>проверке доступности материалов по заказам ТОРО расширяется следующим образом:</w:t>
      </w:r>
    </w:p>
    <w:p w14:paraId="11B4DD5D" w14:textId="78478688" w:rsidR="00C73784" w:rsidRDefault="00C73784" w:rsidP="00C73784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- проверка должна выполняться как для заказов ТОРО, так и для сетевых графиков;</w:t>
      </w:r>
    </w:p>
    <w:p w14:paraId="6B010D5C" w14:textId="0462477A" w:rsidR="00C73784" w:rsidRDefault="00C73784" w:rsidP="00C73784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- </w:t>
      </w:r>
      <w:r w:rsidR="000845D8">
        <w:rPr>
          <w:rFonts w:ascii="Arial" w:hAnsi="Arial" w:cs="Arial"/>
          <w:szCs w:val="24"/>
        </w:rPr>
        <w:t>по позициям отчета должен отражаться статус обеспечения потребности.</w:t>
      </w:r>
    </w:p>
    <w:p w14:paraId="1BC7266A" w14:textId="212E5F3B" w:rsidR="00A536FD" w:rsidRPr="00621CB6" w:rsidRDefault="00A536FD" w:rsidP="00A536FD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40" w:name="_Toc69138660"/>
      <w:r>
        <w:rPr>
          <w:rFonts w:cs="Arial"/>
          <w:szCs w:val="24"/>
        </w:rPr>
        <w:t>Реализация согласования ПЗТГ для передачи КТГ</w:t>
      </w:r>
      <w:bookmarkEnd w:id="3740"/>
    </w:p>
    <w:p w14:paraId="4B97B3B3" w14:textId="31ACB9CE" w:rsidR="00A536FD" w:rsidRPr="001A4543" w:rsidRDefault="00FD3802" w:rsidP="001A4543">
      <w:pPr>
        <w:ind w:firstLine="708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Согласование ПЗТГ реализовать через  установку пользовательского статуса «</w:t>
      </w:r>
      <w:r w:rsidRPr="00D86C2F">
        <w:rPr>
          <w:rFonts w:ascii="Arial" w:hAnsi="Arial" w:cs="Arial"/>
          <w:szCs w:val="24"/>
        </w:rPr>
        <w:t>ПЗТГ</w:t>
      </w:r>
      <w:r>
        <w:rPr>
          <w:rFonts w:ascii="Arial" w:hAnsi="Arial" w:cs="Arial"/>
          <w:szCs w:val="24"/>
        </w:rPr>
        <w:t xml:space="preserve"> – Согласован ПЗТГ» для Заказов ТОРО. Е</w:t>
      </w:r>
      <w:r w:rsidR="00A536FD" w:rsidRPr="001A4543">
        <w:rPr>
          <w:rFonts w:ascii="Arial" w:hAnsi="Arial" w:cs="Arial"/>
          <w:szCs w:val="24"/>
        </w:rPr>
        <w:t>сли заказы ТОРО уже прошли через формирование предыдущего прогноза</w:t>
      </w:r>
      <w:r>
        <w:rPr>
          <w:rFonts w:ascii="Arial" w:hAnsi="Arial" w:cs="Arial"/>
          <w:szCs w:val="24"/>
        </w:rPr>
        <w:t xml:space="preserve"> ПЗТГ</w:t>
      </w:r>
      <w:r w:rsidR="00A536FD" w:rsidRPr="001A4543">
        <w:rPr>
          <w:rFonts w:ascii="Arial" w:hAnsi="Arial" w:cs="Arial"/>
          <w:szCs w:val="24"/>
        </w:rPr>
        <w:t xml:space="preserve">, либо этот статус был установлен ошибочно в рамках </w:t>
      </w:r>
      <w:r w:rsidR="00A536FD">
        <w:rPr>
          <w:rFonts w:ascii="Arial" w:hAnsi="Arial" w:cs="Arial"/>
          <w:szCs w:val="24"/>
        </w:rPr>
        <w:t xml:space="preserve">формирования </w:t>
      </w:r>
      <w:r w:rsidR="00A536FD" w:rsidRPr="001A4543">
        <w:rPr>
          <w:rFonts w:ascii="Arial" w:hAnsi="Arial" w:cs="Arial"/>
          <w:szCs w:val="24"/>
        </w:rPr>
        <w:t>текущего</w:t>
      </w:r>
      <w:r w:rsidR="00A536FD">
        <w:rPr>
          <w:rFonts w:ascii="Arial" w:hAnsi="Arial" w:cs="Arial"/>
          <w:szCs w:val="24"/>
        </w:rPr>
        <w:t xml:space="preserve"> прогноза</w:t>
      </w:r>
      <w:r>
        <w:rPr>
          <w:rFonts w:ascii="Arial" w:hAnsi="Arial" w:cs="Arial"/>
          <w:szCs w:val="24"/>
        </w:rPr>
        <w:t xml:space="preserve"> ПЗТГ</w:t>
      </w:r>
      <w:r w:rsidR="00A536FD">
        <w:rPr>
          <w:rFonts w:ascii="Arial" w:hAnsi="Arial" w:cs="Arial"/>
          <w:szCs w:val="24"/>
        </w:rPr>
        <w:t xml:space="preserve">, необходимо выполнить </w:t>
      </w:r>
      <w:r w:rsidR="00A536FD" w:rsidRPr="00D86C2F">
        <w:rPr>
          <w:rFonts w:ascii="Arial" w:hAnsi="Arial" w:cs="Arial"/>
          <w:szCs w:val="24"/>
        </w:rPr>
        <w:t xml:space="preserve">сброс </w:t>
      </w:r>
      <w:r w:rsidR="00A536FD">
        <w:rPr>
          <w:rFonts w:ascii="Arial" w:hAnsi="Arial" w:cs="Arial"/>
          <w:szCs w:val="24"/>
        </w:rPr>
        <w:t xml:space="preserve">пользовательского </w:t>
      </w:r>
      <w:r w:rsidR="00A536FD" w:rsidRPr="00D86C2F">
        <w:rPr>
          <w:rFonts w:ascii="Arial" w:hAnsi="Arial" w:cs="Arial"/>
          <w:szCs w:val="24"/>
        </w:rPr>
        <w:t>статус</w:t>
      </w:r>
      <w:r w:rsidR="00A536FD">
        <w:rPr>
          <w:rFonts w:ascii="Arial" w:hAnsi="Arial" w:cs="Arial"/>
          <w:szCs w:val="24"/>
        </w:rPr>
        <w:t>а</w:t>
      </w:r>
      <w:r w:rsidR="00A536FD" w:rsidRPr="00D86C2F">
        <w:rPr>
          <w:rFonts w:ascii="Arial" w:hAnsi="Arial" w:cs="Arial"/>
          <w:szCs w:val="24"/>
        </w:rPr>
        <w:t xml:space="preserve"> </w:t>
      </w:r>
      <w:r w:rsidR="00A536FD">
        <w:rPr>
          <w:rFonts w:ascii="Arial" w:hAnsi="Arial" w:cs="Arial"/>
          <w:szCs w:val="24"/>
        </w:rPr>
        <w:t>«</w:t>
      </w:r>
      <w:r w:rsidR="00A536FD" w:rsidRPr="00D86C2F">
        <w:rPr>
          <w:rFonts w:ascii="Arial" w:hAnsi="Arial" w:cs="Arial"/>
          <w:szCs w:val="24"/>
        </w:rPr>
        <w:t>ПЗТГ</w:t>
      </w:r>
      <w:r w:rsidR="001C4F30">
        <w:rPr>
          <w:rFonts w:ascii="Arial" w:hAnsi="Arial" w:cs="Arial"/>
          <w:szCs w:val="24"/>
        </w:rPr>
        <w:t xml:space="preserve"> – Согласован ПЗТГ</w:t>
      </w:r>
      <w:r w:rsidR="00A536FD">
        <w:rPr>
          <w:rFonts w:ascii="Arial" w:hAnsi="Arial" w:cs="Arial"/>
          <w:szCs w:val="24"/>
        </w:rPr>
        <w:t>»</w:t>
      </w:r>
      <w:r w:rsidR="00A536FD" w:rsidRPr="00D86C2F">
        <w:rPr>
          <w:rFonts w:ascii="Arial" w:hAnsi="Arial" w:cs="Arial"/>
          <w:szCs w:val="24"/>
        </w:rPr>
        <w:t xml:space="preserve"> </w:t>
      </w:r>
      <w:r w:rsidR="001C4F30">
        <w:rPr>
          <w:rFonts w:ascii="Arial" w:hAnsi="Arial" w:cs="Arial"/>
          <w:szCs w:val="24"/>
        </w:rPr>
        <w:t>для</w:t>
      </w:r>
      <w:r w:rsidR="00A536FD" w:rsidRPr="00D86C2F">
        <w:rPr>
          <w:rFonts w:ascii="Arial" w:hAnsi="Arial" w:cs="Arial"/>
          <w:szCs w:val="24"/>
        </w:rPr>
        <w:t xml:space="preserve"> заказов ТОРО</w:t>
      </w:r>
      <w:r w:rsidR="00A536FD">
        <w:rPr>
          <w:rFonts w:ascii="Arial" w:hAnsi="Arial" w:cs="Arial"/>
          <w:szCs w:val="24"/>
        </w:rPr>
        <w:t xml:space="preserve">. Данная функция выполняется </w:t>
      </w:r>
      <w:r w:rsidR="00A536FD" w:rsidRPr="00D86C2F">
        <w:rPr>
          <w:rFonts w:ascii="Arial" w:hAnsi="Arial" w:cs="Arial"/>
          <w:szCs w:val="24"/>
        </w:rPr>
        <w:t>Старшим</w:t>
      </w:r>
      <w:r w:rsidR="00E5360B">
        <w:rPr>
          <w:rFonts w:ascii="Arial" w:hAnsi="Arial" w:cs="Arial"/>
          <w:szCs w:val="24"/>
        </w:rPr>
        <w:t>и</w:t>
      </w:r>
      <w:r w:rsidR="00A536FD" w:rsidRPr="00D86C2F">
        <w:rPr>
          <w:rFonts w:ascii="Arial" w:hAnsi="Arial" w:cs="Arial"/>
          <w:szCs w:val="24"/>
        </w:rPr>
        <w:t xml:space="preserve"> </w:t>
      </w:r>
      <w:r w:rsidR="001C4F30">
        <w:rPr>
          <w:rFonts w:ascii="Arial" w:hAnsi="Arial" w:cs="Arial"/>
          <w:szCs w:val="24"/>
        </w:rPr>
        <w:t>п</w:t>
      </w:r>
      <w:r w:rsidR="00A536FD" w:rsidRPr="00D86C2F">
        <w:rPr>
          <w:rFonts w:ascii="Arial" w:hAnsi="Arial" w:cs="Arial"/>
          <w:szCs w:val="24"/>
        </w:rPr>
        <w:t>ланировщик</w:t>
      </w:r>
      <w:r w:rsidR="00E5360B">
        <w:rPr>
          <w:rFonts w:ascii="Arial" w:hAnsi="Arial" w:cs="Arial"/>
          <w:szCs w:val="24"/>
        </w:rPr>
        <w:t>ами</w:t>
      </w:r>
      <w:r w:rsidR="00A536FD" w:rsidRPr="00D86C2F">
        <w:rPr>
          <w:rFonts w:ascii="Arial" w:hAnsi="Arial" w:cs="Arial"/>
          <w:szCs w:val="24"/>
        </w:rPr>
        <w:t xml:space="preserve"> ТОиР</w:t>
      </w:r>
      <w:r w:rsidR="00A536FD">
        <w:rPr>
          <w:rFonts w:ascii="Arial" w:hAnsi="Arial" w:cs="Arial"/>
          <w:szCs w:val="24"/>
        </w:rPr>
        <w:t xml:space="preserve"> УО </w:t>
      </w:r>
      <w:r w:rsidR="001C4F30">
        <w:rPr>
          <w:rFonts w:ascii="Arial" w:hAnsi="Arial" w:cs="Arial"/>
          <w:szCs w:val="24"/>
        </w:rPr>
        <w:t>с использованием</w:t>
      </w:r>
      <w:r w:rsidR="00A536FD">
        <w:rPr>
          <w:rFonts w:ascii="Arial" w:hAnsi="Arial" w:cs="Arial"/>
          <w:szCs w:val="24"/>
        </w:rPr>
        <w:t xml:space="preserve"> массо</w:t>
      </w:r>
      <w:r w:rsidR="001C4F30">
        <w:rPr>
          <w:rFonts w:ascii="Arial" w:hAnsi="Arial" w:cs="Arial"/>
          <w:szCs w:val="24"/>
        </w:rPr>
        <w:t>вой</w:t>
      </w:r>
      <w:r w:rsidR="00A536FD">
        <w:rPr>
          <w:rFonts w:ascii="Arial" w:hAnsi="Arial" w:cs="Arial"/>
          <w:szCs w:val="24"/>
        </w:rPr>
        <w:t xml:space="preserve"> обработк</w:t>
      </w:r>
      <w:r w:rsidR="001C4F30">
        <w:rPr>
          <w:rFonts w:ascii="Arial" w:hAnsi="Arial" w:cs="Arial"/>
          <w:szCs w:val="24"/>
        </w:rPr>
        <w:t>и</w:t>
      </w:r>
      <w:r w:rsidR="00A536FD">
        <w:rPr>
          <w:rFonts w:ascii="Arial" w:hAnsi="Arial" w:cs="Arial"/>
          <w:szCs w:val="24"/>
        </w:rPr>
        <w:t xml:space="preserve"> изменения пользовательского статуса в транзакции </w:t>
      </w:r>
      <w:r w:rsidR="00A536FD">
        <w:rPr>
          <w:rFonts w:ascii="Arial" w:hAnsi="Arial" w:cs="Arial"/>
          <w:szCs w:val="24"/>
          <w:lang w:val="en-US"/>
        </w:rPr>
        <w:t>IW</w:t>
      </w:r>
      <w:r w:rsidR="00A536FD" w:rsidRPr="001A4543">
        <w:rPr>
          <w:rFonts w:ascii="Arial" w:hAnsi="Arial" w:cs="Arial"/>
          <w:szCs w:val="24"/>
        </w:rPr>
        <w:t>38.</w:t>
      </w:r>
    </w:p>
    <w:p w14:paraId="15D5AF86" w14:textId="63DD81BB" w:rsidR="00A536FD" w:rsidRPr="001A4543" w:rsidRDefault="00A536FD" w:rsidP="001A4543">
      <w:pPr>
        <w:ind w:firstLine="567"/>
        <w:rPr>
          <w:rFonts w:ascii="Arial" w:hAnsi="Arial" w:cs="Arial"/>
          <w:szCs w:val="24"/>
        </w:rPr>
      </w:pPr>
      <w:r w:rsidRPr="001A4543">
        <w:rPr>
          <w:rFonts w:ascii="Arial" w:hAnsi="Arial" w:cs="Arial"/>
          <w:szCs w:val="24"/>
        </w:rPr>
        <w:t xml:space="preserve">Перед согласованием ПЗТГ Планировщикам ТОиР </w:t>
      </w:r>
      <w:r w:rsidR="001C4F30">
        <w:rPr>
          <w:rFonts w:ascii="Arial" w:hAnsi="Arial" w:cs="Arial"/>
          <w:szCs w:val="24"/>
        </w:rPr>
        <w:t xml:space="preserve">УО </w:t>
      </w:r>
      <w:r w:rsidRPr="001A4543">
        <w:rPr>
          <w:rFonts w:ascii="Arial" w:hAnsi="Arial" w:cs="Arial"/>
          <w:szCs w:val="24"/>
        </w:rPr>
        <w:t>необходимо актуализировать план мероприятий ТОиР на требуемые периоды. Данная процедура выполнятся теми же инструментами</w:t>
      </w:r>
      <w:r w:rsidR="001C4F30">
        <w:rPr>
          <w:rFonts w:ascii="Arial" w:hAnsi="Arial" w:cs="Arial"/>
          <w:szCs w:val="24"/>
        </w:rPr>
        <w:t>,</w:t>
      </w:r>
      <w:r w:rsidRPr="001A4543">
        <w:rPr>
          <w:rFonts w:ascii="Arial" w:hAnsi="Arial" w:cs="Arial"/>
          <w:szCs w:val="24"/>
        </w:rPr>
        <w:t xml:space="preserve"> что и при годовом/месячном планировании.</w:t>
      </w:r>
    </w:p>
    <w:p w14:paraId="1947ECC8" w14:textId="77777777" w:rsidR="00E5360B" w:rsidRDefault="00A536FD" w:rsidP="001A4543">
      <w:pPr>
        <w:ind w:firstLine="567"/>
        <w:rPr>
          <w:rFonts w:ascii="Arial" w:hAnsi="Arial" w:cs="Arial"/>
          <w:szCs w:val="24"/>
        </w:rPr>
      </w:pPr>
      <w:r w:rsidRPr="001A4543">
        <w:rPr>
          <w:rFonts w:ascii="Arial" w:hAnsi="Arial" w:cs="Arial"/>
          <w:szCs w:val="24"/>
        </w:rPr>
        <w:t>Для согласования ПЗТГ, Старшим Планировщикам ТОиР</w:t>
      </w:r>
      <w:r w:rsidR="00E5360B">
        <w:rPr>
          <w:rFonts w:ascii="Arial" w:hAnsi="Arial" w:cs="Arial"/>
          <w:szCs w:val="24"/>
        </w:rPr>
        <w:t xml:space="preserve"> УО </w:t>
      </w:r>
      <w:r w:rsidRPr="001A4543">
        <w:rPr>
          <w:rFonts w:ascii="Arial" w:hAnsi="Arial" w:cs="Arial"/>
          <w:szCs w:val="24"/>
        </w:rPr>
        <w:t>необходимо сформировать в «АРМ  Планировщика ТОиР» (ZPM_PLAN) месячный план.</w:t>
      </w:r>
      <w:r w:rsidR="00E5360B">
        <w:rPr>
          <w:rFonts w:ascii="Arial" w:hAnsi="Arial" w:cs="Arial"/>
          <w:szCs w:val="24"/>
        </w:rPr>
        <w:t xml:space="preserve"> После проверки корректности плана, для всех выделенных позиций на экране, выполняется операция «27: Согласование ПЗТГ» с использованием функции «Согласовать». </w:t>
      </w:r>
    </w:p>
    <w:p w14:paraId="59F6C891" w14:textId="0BF25269" w:rsidR="00E5360B" w:rsidRDefault="00E5360B" w:rsidP="001A4543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Операция Согласования ПЗТГ повторяется для последующих месяцев планируемого года. </w:t>
      </w:r>
      <w:r w:rsidRPr="00E5360B">
        <w:rPr>
          <w:rFonts w:ascii="Arial" w:hAnsi="Arial" w:cs="Arial"/>
          <w:szCs w:val="24"/>
        </w:rPr>
        <w:t>Для перехода к следующему месяцу необходимо нажать кнопку</w:t>
      </w:r>
      <w:r>
        <w:rPr>
          <w:rFonts w:ascii="Arial" w:hAnsi="Arial" w:cs="Arial"/>
          <w:szCs w:val="24"/>
        </w:rPr>
        <w:t xml:space="preserve"> «Перейти к следующему периоду».</w:t>
      </w:r>
    </w:p>
    <w:p w14:paraId="70D458B7" w14:textId="5D9A51C4" w:rsidR="00E5360B" w:rsidRDefault="00E5360B" w:rsidP="001A4543">
      <w:pPr>
        <w:ind w:firstLine="567"/>
        <w:rPr>
          <w:rFonts w:ascii="Arial" w:hAnsi="Arial" w:cs="Arial"/>
          <w:szCs w:val="24"/>
        </w:rPr>
      </w:pPr>
      <w:r w:rsidRPr="00E5360B">
        <w:rPr>
          <w:rFonts w:ascii="Arial" w:hAnsi="Arial" w:cs="Arial"/>
          <w:szCs w:val="24"/>
        </w:rPr>
        <w:t xml:space="preserve">При согласовании заказов ТОРО </w:t>
      </w:r>
      <w:r w:rsidR="00594C17">
        <w:rPr>
          <w:rFonts w:ascii="Arial" w:hAnsi="Arial" w:cs="Arial"/>
          <w:szCs w:val="24"/>
        </w:rPr>
        <w:t>статусом</w:t>
      </w:r>
      <w:r w:rsidRPr="00E5360B">
        <w:rPr>
          <w:rFonts w:ascii="Arial" w:hAnsi="Arial" w:cs="Arial"/>
          <w:szCs w:val="24"/>
        </w:rPr>
        <w:t xml:space="preserve"> </w:t>
      </w:r>
      <w:r w:rsidR="00594C17">
        <w:rPr>
          <w:rFonts w:ascii="Arial" w:hAnsi="Arial" w:cs="Arial"/>
          <w:szCs w:val="24"/>
        </w:rPr>
        <w:t>«</w:t>
      </w:r>
      <w:r w:rsidRPr="00E5360B">
        <w:rPr>
          <w:rFonts w:ascii="Arial" w:hAnsi="Arial" w:cs="Arial"/>
          <w:szCs w:val="24"/>
        </w:rPr>
        <w:t>ПЗТГ</w:t>
      </w:r>
      <w:r w:rsidR="00594C17">
        <w:rPr>
          <w:rFonts w:ascii="Arial" w:hAnsi="Arial" w:cs="Arial"/>
          <w:szCs w:val="24"/>
        </w:rPr>
        <w:t>»</w:t>
      </w:r>
      <w:r w:rsidRPr="00E5360B">
        <w:rPr>
          <w:rFonts w:ascii="Arial" w:hAnsi="Arial" w:cs="Arial"/>
          <w:szCs w:val="24"/>
        </w:rPr>
        <w:t xml:space="preserve"> в системе </w:t>
      </w:r>
      <w:r w:rsidR="00594C17">
        <w:rPr>
          <w:rFonts w:ascii="Arial" w:hAnsi="Arial" w:cs="Arial"/>
          <w:szCs w:val="24"/>
        </w:rPr>
        <w:t xml:space="preserve">выполняется </w:t>
      </w:r>
      <w:r w:rsidRPr="00E5360B">
        <w:rPr>
          <w:rFonts w:ascii="Arial" w:hAnsi="Arial" w:cs="Arial"/>
          <w:szCs w:val="24"/>
        </w:rPr>
        <w:t>запис</w:t>
      </w:r>
      <w:r w:rsidR="00594C17">
        <w:rPr>
          <w:rFonts w:ascii="Arial" w:hAnsi="Arial" w:cs="Arial"/>
          <w:szCs w:val="24"/>
        </w:rPr>
        <w:t>ь данных по</w:t>
      </w:r>
      <w:r w:rsidRPr="00E5360B">
        <w:rPr>
          <w:rFonts w:ascii="Arial" w:hAnsi="Arial" w:cs="Arial"/>
          <w:szCs w:val="24"/>
        </w:rPr>
        <w:t xml:space="preserve"> КТГ в р</w:t>
      </w:r>
      <w:r w:rsidR="00594C17">
        <w:rPr>
          <w:rFonts w:ascii="Arial" w:hAnsi="Arial" w:cs="Arial"/>
          <w:szCs w:val="24"/>
        </w:rPr>
        <w:t xml:space="preserve">азрезе оборудования и периодов. Сохраненную информацию по согласованному ПЗТГ </w:t>
      </w:r>
      <w:r w:rsidRPr="00E5360B">
        <w:rPr>
          <w:rFonts w:ascii="Arial" w:hAnsi="Arial" w:cs="Arial"/>
          <w:szCs w:val="24"/>
        </w:rPr>
        <w:t>берут себе на вход производственные службы для ПЗТГ производственной программы.</w:t>
      </w:r>
    </w:p>
    <w:p w14:paraId="14D0A1C4" w14:textId="584ED289" w:rsidR="008F5854" w:rsidRPr="00621CB6" w:rsidRDefault="008F5854" w:rsidP="008F5854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41" w:name="_Ref38952176"/>
      <w:bookmarkStart w:id="3742" w:name="_Toc69138661"/>
      <w:r>
        <w:rPr>
          <w:rFonts w:cs="Arial"/>
          <w:szCs w:val="24"/>
        </w:rPr>
        <w:lastRenderedPageBreak/>
        <w:t>Реализация контроля счетов в Заказах ТОРО</w:t>
      </w:r>
      <w:bookmarkEnd w:id="3741"/>
      <w:bookmarkEnd w:id="3742"/>
    </w:p>
    <w:p w14:paraId="49AC70C1" w14:textId="13C950A3" w:rsidR="008F5854" w:rsidRPr="008F5854" w:rsidRDefault="008F5854" w:rsidP="008F5854">
      <w:pPr>
        <w:ind w:firstLine="567"/>
        <w:rPr>
          <w:rFonts w:ascii="Arial" w:hAnsi="Arial" w:cs="Arial"/>
          <w:szCs w:val="24"/>
        </w:rPr>
      </w:pPr>
      <w:r w:rsidRPr="008F5854">
        <w:rPr>
          <w:rFonts w:ascii="Arial" w:hAnsi="Arial" w:cs="Arial"/>
          <w:szCs w:val="24"/>
        </w:rPr>
        <w:t>Планирование и закупка оборудования должна</w:t>
      </w:r>
      <w:r>
        <w:rPr>
          <w:rFonts w:ascii="Arial" w:hAnsi="Arial" w:cs="Arial"/>
          <w:szCs w:val="24"/>
        </w:rPr>
        <w:t xml:space="preserve"> выполняться в рамках инвестици</w:t>
      </w:r>
      <w:r w:rsidRPr="008F5854">
        <w:rPr>
          <w:rFonts w:ascii="Arial" w:hAnsi="Arial" w:cs="Arial"/>
          <w:szCs w:val="24"/>
        </w:rPr>
        <w:t>онной программы. В следствие этого необходимо запр</w:t>
      </w:r>
      <w:r w:rsidR="00AB493D">
        <w:rPr>
          <w:rFonts w:ascii="Arial" w:hAnsi="Arial" w:cs="Arial"/>
          <w:szCs w:val="24"/>
        </w:rPr>
        <w:t>етить планирование и закуп буду</w:t>
      </w:r>
      <w:r w:rsidRPr="008F5854">
        <w:rPr>
          <w:rFonts w:ascii="Arial" w:hAnsi="Arial" w:cs="Arial"/>
          <w:szCs w:val="24"/>
        </w:rPr>
        <w:t>щих основных средств через заказы ТОРО.</w:t>
      </w:r>
    </w:p>
    <w:p w14:paraId="3FF4FCA7" w14:textId="5AD0D477" w:rsidR="008F5854" w:rsidRDefault="008F5854" w:rsidP="001A4543">
      <w:pPr>
        <w:ind w:firstLine="567"/>
        <w:rPr>
          <w:rFonts w:ascii="Arial" w:hAnsi="Arial" w:cs="Arial"/>
          <w:szCs w:val="24"/>
        </w:rPr>
      </w:pPr>
      <w:r w:rsidRPr="008F5854">
        <w:rPr>
          <w:rFonts w:ascii="Arial" w:hAnsi="Arial" w:cs="Arial"/>
          <w:szCs w:val="24"/>
        </w:rPr>
        <w:t xml:space="preserve">Необходимо проверять счет запаса к МТР (учитывая вид оценки) </w:t>
      </w:r>
      <w:r w:rsidR="00133572">
        <w:rPr>
          <w:rFonts w:ascii="Arial" w:hAnsi="Arial" w:cs="Arial"/>
          <w:szCs w:val="24"/>
        </w:rPr>
        <w:t xml:space="preserve">при выборе его </w:t>
      </w:r>
      <w:r w:rsidRPr="008F5854">
        <w:rPr>
          <w:rFonts w:ascii="Arial" w:hAnsi="Arial" w:cs="Arial"/>
          <w:szCs w:val="24"/>
        </w:rPr>
        <w:t xml:space="preserve">в заказе ТОРО. </w:t>
      </w:r>
      <w:r w:rsidR="00133572">
        <w:rPr>
          <w:rFonts w:ascii="Arial" w:hAnsi="Arial" w:cs="Arial"/>
          <w:szCs w:val="24"/>
        </w:rPr>
        <w:t>Счет запаса определ</w:t>
      </w:r>
      <w:r w:rsidR="0067693E">
        <w:rPr>
          <w:rFonts w:ascii="Arial" w:hAnsi="Arial" w:cs="Arial"/>
          <w:szCs w:val="24"/>
        </w:rPr>
        <w:t xml:space="preserve">ять на основе класса оценки МТР </w:t>
      </w:r>
      <w:r w:rsidR="00133572">
        <w:rPr>
          <w:rFonts w:ascii="Arial" w:hAnsi="Arial" w:cs="Arial"/>
          <w:szCs w:val="24"/>
        </w:rPr>
        <w:t>из бухгалтерского</w:t>
      </w:r>
      <w:r w:rsidR="0067693E">
        <w:rPr>
          <w:rFonts w:ascii="Arial" w:hAnsi="Arial" w:cs="Arial"/>
          <w:szCs w:val="24"/>
        </w:rPr>
        <w:t xml:space="preserve"> ракурса ОЗМ на уровне завода (либо на уровне завода и вида оценки, </w:t>
      </w:r>
      <w:r w:rsidR="00133572">
        <w:rPr>
          <w:rFonts w:ascii="Arial" w:hAnsi="Arial" w:cs="Arial"/>
          <w:szCs w:val="24"/>
        </w:rPr>
        <w:t xml:space="preserve">если при планировании МТР указана Партия). </w:t>
      </w:r>
      <w:r w:rsidRPr="008F5854">
        <w:rPr>
          <w:rFonts w:ascii="Arial" w:hAnsi="Arial" w:cs="Arial"/>
          <w:szCs w:val="24"/>
        </w:rPr>
        <w:t xml:space="preserve">Если </w:t>
      </w:r>
      <w:r w:rsidR="00133572">
        <w:rPr>
          <w:rFonts w:ascii="Arial" w:hAnsi="Arial" w:cs="Arial"/>
          <w:szCs w:val="24"/>
        </w:rPr>
        <w:t>счет запаса МТР</w:t>
      </w:r>
      <w:r w:rsidRPr="008F5854">
        <w:rPr>
          <w:rFonts w:ascii="Arial" w:hAnsi="Arial" w:cs="Arial"/>
          <w:szCs w:val="24"/>
        </w:rPr>
        <w:t xml:space="preserve"> лежит в диапазоне запрещенных (</w:t>
      </w:r>
      <w:r w:rsidR="00133572">
        <w:rPr>
          <w:rFonts w:ascii="Arial" w:hAnsi="Arial" w:cs="Arial"/>
          <w:szCs w:val="24"/>
        </w:rPr>
        <w:t xml:space="preserve">запрещенные счета ведутся в </w:t>
      </w:r>
      <w:r w:rsidRPr="008F5854">
        <w:rPr>
          <w:rFonts w:ascii="Arial" w:hAnsi="Arial" w:cs="Arial"/>
          <w:szCs w:val="24"/>
        </w:rPr>
        <w:t>настроечн</w:t>
      </w:r>
      <w:r w:rsidR="00133572">
        <w:rPr>
          <w:rFonts w:ascii="Arial" w:hAnsi="Arial" w:cs="Arial"/>
          <w:szCs w:val="24"/>
        </w:rPr>
        <w:t>ой</w:t>
      </w:r>
      <w:r w:rsidRPr="008F5854">
        <w:rPr>
          <w:rFonts w:ascii="Arial" w:hAnsi="Arial" w:cs="Arial"/>
          <w:szCs w:val="24"/>
        </w:rPr>
        <w:t xml:space="preserve"> таблиц</w:t>
      </w:r>
      <w:r w:rsidR="00133572">
        <w:rPr>
          <w:rFonts w:ascii="Arial" w:hAnsi="Arial" w:cs="Arial"/>
          <w:szCs w:val="24"/>
        </w:rPr>
        <w:t>е</w:t>
      </w:r>
      <w:r w:rsidRPr="008F5854">
        <w:rPr>
          <w:rFonts w:ascii="Arial" w:hAnsi="Arial" w:cs="Arial"/>
          <w:szCs w:val="24"/>
        </w:rPr>
        <w:t>), то необходимо выводить запрещающее сообщение о невозможности планирования оборудования на Заказах ТОРО.</w:t>
      </w:r>
      <w:r w:rsidR="00AB493D">
        <w:rPr>
          <w:rFonts w:ascii="Arial" w:hAnsi="Arial" w:cs="Arial"/>
          <w:szCs w:val="24"/>
        </w:rPr>
        <w:t xml:space="preserve"> </w:t>
      </w:r>
    </w:p>
    <w:p w14:paraId="62EFD9CD" w14:textId="0E251A5C" w:rsidR="007E2616" w:rsidRDefault="007E2616" w:rsidP="001A4543">
      <w:pPr>
        <w:ind w:firstLine="567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Данное требование реализуется в рамках </w:t>
      </w:r>
      <w:r>
        <w:rPr>
          <w:rFonts w:ascii="Arial" w:hAnsi="Arial" w:cs="Arial"/>
        </w:rPr>
        <w:t xml:space="preserve">разработки </w:t>
      </w:r>
      <w:r w:rsidRPr="00CB7F9E">
        <w:rPr>
          <w:rFonts w:ascii="Arial" w:hAnsi="Arial" w:cs="Arial"/>
        </w:rPr>
        <w:t>PM</w:t>
      </w:r>
      <w:r>
        <w:rPr>
          <w:rFonts w:ascii="Arial" w:hAnsi="Arial" w:cs="Arial"/>
        </w:rPr>
        <w:t>52 «Контроль счетов в Заказах ТОРО».</w:t>
      </w:r>
    </w:p>
    <w:p w14:paraId="4070E216" w14:textId="5B5BDBE3" w:rsidR="00B0018D" w:rsidRDefault="00B0018D" w:rsidP="001A4543">
      <w:pPr>
        <w:ind w:firstLine="567"/>
        <w:rPr>
          <w:rFonts w:ascii="Arial" w:hAnsi="Arial" w:cs="Arial"/>
        </w:rPr>
      </w:pPr>
    </w:p>
    <w:p w14:paraId="3A1D956B" w14:textId="5A4278D7" w:rsidR="00B0018D" w:rsidRPr="00621CB6" w:rsidRDefault="00B0018D" w:rsidP="00B0018D">
      <w:pPr>
        <w:pStyle w:val="22"/>
        <w:keepNext/>
        <w:keepLines/>
        <w:numPr>
          <w:ilvl w:val="2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43" w:name="_Toc69138662"/>
      <w:r>
        <w:rPr>
          <w:rFonts w:cs="Arial"/>
          <w:szCs w:val="24"/>
        </w:rPr>
        <w:t>Особенности учета капитализируемых ремонтов</w:t>
      </w:r>
      <w:bookmarkEnd w:id="3743"/>
    </w:p>
    <w:p w14:paraId="52399E68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 xml:space="preserve">Необходимо автоматически создавать техническую карточку НКС РБП (расходы бу-дущих периодов) при деблокировании заказов ТОРО по капитализируемым ремонтам с пользовательским статусом КРМТ «Капитализируемый ремонт». Класс карточки НКС РБП 97071000 РБП: Капитализируемые ремонты в процессе выполнения. Карточка НКС РБП прописывается в качестве объекта расчета в правиле расчета заказа ТОРО. </w:t>
      </w:r>
    </w:p>
    <w:p w14:paraId="27B387FD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Номер карточки РБП указывается в разделе «Правило расчета» в заказе ТОРО, поле «Получатель расчета» с типом контировки ОСР «Основное средство».</w:t>
      </w:r>
    </w:p>
    <w:p w14:paraId="2D74B307" w14:textId="40713E38" w:rsidR="00B0018D" w:rsidRPr="00B0018D" w:rsidRDefault="00CD0071" w:rsidP="00B0018D">
      <w:pPr>
        <w:ind w:firstLine="567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Необходимо</w:t>
      </w:r>
      <w:r w:rsidR="00B0018D" w:rsidRPr="00B0018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реализовать подмену профиля рас</w:t>
      </w:r>
      <w:r w:rsidR="00B0018D" w:rsidRPr="00B0018D">
        <w:rPr>
          <w:rFonts w:ascii="Arial" w:hAnsi="Arial" w:cs="Arial"/>
          <w:szCs w:val="24"/>
        </w:rPr>
        <w:t xml:space="preserve">чета на «41 - Мероприятие ТОРО на ОСР» и схемы перерасчета на «T1 - Схема расчета ТОРО на ОСР». </w:t>
      </w:r>
    </w:p>
    <w:p w14:paraId="7104DD45" w14:textId="4B991A46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 xml:space="preserve">Карточка объекта РБП </w:t>
      </w:r>
      <w:r w:rsidR="00CD0071">
        <w:rPr>
          <w:rFonts w:ascii="Arial" w:hAnsi="Arial" w:cs="Arial"/>
          <w:szCs w:val="24"/>
        </w:rPr>
        <w:t xml:space="preserve">должна </w:t>
      </w:r>
      <w:r w:rsidRPr="00B0018D">
        <w:rPr>
          <w:rFonts w:ascii="Arial" w:hAnsi="Arial" w:cs="Arial"/>
          <w:szCs w:val="24"/>
        </w:rPr>
        <w:t>переда</w:t>
      </w:r>
      <w:r w:rsidR="00CD0071">
        <w:rPr>
          <w:rFonts w:ascii="Arial" w:hAnsi="Arial" w:cs="Arial"/>
          <w:szCs w:val="24"/>
        </w:rPr>
        <w:t>ваться</w:t>
      </w:r>
      <w:r w:rsidRPr="00B0018D">
        <w:rPr>
          <w:rFonts w:ascii="Arial" w:hAnsi="Arial" w:cs="Arial"/>
          <w:szCs w:val="24"/>
        </w:rPr>
        <w:t xml:space="preserve"> в смежный интерфейс «ПП-03.02.13.06-ERP Учет прочих РБП» с целью своевременного и достоверного отражения в учетной системе SAP S/4HANA фактических расходов в виде капитализируемых ремонтов основных средств.</w:t>
      </w:r>
    </w:p>
    <w:p w14:paraId="62A99614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В карточку РБП передается следующая информация из заказа ТОРО:</w:t>
      </w:r>
    </w:p>
    <w:p w14:paraId="1EEF5A67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Наименование заказа (с закладки заказа Данные Заголовка)</w:t>
      </w:r>
    </w:p>
    <w:p w14:paraId="5F6BF2CA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Номер единицы оборудования (с закладки заказа Данные Заголовка)</w:t>
      </w:r>
    </w:p>
    <w:p w14:paraId="4B4E1343" w14:textId="77777777" w:rsidR="00B0018D" w:rsidRPr="00B0018D" w:rsidRDefault="00B0018D" w:rsidP="00B0018D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МВЗ (с закладки заказа Местоположение),</w:t>
      </w:r>
    </w:p>
    <w:p w14:paraId="6E0F728C" w14:textId="0D45D00D" w:rsidR="00B0018D" w:rsidRPr="001A4543" w:rsidRDefault="00B0018D" w:rsidP="001A4543">
      <w:pPr>
        <w:ind w:firstLine="567"/>
        <w:rPr>
          <w:rFonts w:ascii="Arial" w:hAnsi="Arial" w:cs="Arial"/>
          <w:szCs w:val="24"/>
        </w:rPr>
      </w:pPr>
      <w:r w:rsidRPr="00B0018D">
        <w:rPr>
          <w:rFonts w:ascii="Arial" w:hAnsi="Arial" w:cs="Arial"/>
          <w:szCs w:val="24"/>
        </w:rPr>
        <w:t>- СПИ равный межремонтному периоду.</w:t>
      </w:r>
    </w:p>
    <w:p w14:paraId="0D822BD9" w14:textId="62B93B01" w:rsidR="002F400F" w:rsidRPr="00621CB6" w:rsidRDefault="002F400F" w:rsidP="002F400F">
      <w:pPr>
        <w:pStyle w:val="1"/>
        <w:overflowPunct w:val="0"/>
        <w:autoSpaceDE w:val="0"/>
        <w:autoSpaceDN w:val="0"/>
        <w:adjustRightInd w:val="0"/>
        <w:spacing w:before="360" w:after="120"/>
        <w:ind w:left="0" w:firstLine="0"/>
        <w:textAlignment w:val="baseline"/>
      </w:pPr>
      <w:bookmarkStart w:id="3744" w:name="_Toc69138663"/>
      <w:r w:rsidRPr="00621CB6">
        <w:t>Информационная Безопасность</w:t>
      </w:r>
      <w:bookmarkEnd w:id="3304"/>
      <w:bookmarkEnd w:id="3305"/>
      <w:bookmarkEnd w:id="3744"/>
    </w:p>
    <w:p w14:paraId="7A27CA9C" w14:textId="59056850" w:rsidR="001C5FA5" w:rsidRPr="00621CB6" w:rsidRDefault="008F54F9" w:rsidP="00136A70">
      <w:pPr>
        <w:spacing w:after="240" w:line="276" w:lineRule="auto"/>
        <w:ind w:firstLine="567"/>
        <w:rPr>
          <w:rFonts w:ascii="Arial" w:eastAsia="Calibri" w:hAnsi="Arial" w:cs="Arial"/>
          <w:i/>
          <w:color w:val="808080" w:themeColor="background1" w:themeShade="80"/>
        </w:rPr>
      </w:pPr>
      <w:r w:rsidRPr="00621CB6">
        <w:rPr>
          <w:rFonts w:ascii="Arial" w:hAnsi="Arial" w:cs="Arial"/>
          <w:color w:val="000000"/>
        </w:rPr>
        <w:t>Требования по Информационной Безопасности к системам и реализуемым в них бизнес-процессам, включая процессы, описанные в данном Концептуальном дизайне, отражены в разработанном на данном проекте документе «Проектное решение по обеспечению информационной безопасности в системах SAP».</w:t>
      </w:r>
    </w:p>
    <w:p w14:paraId="6394C306" w14:textId="77777777" w:rsidR="00882AFC" w:rsidRPr="00621CB6" w:rsidRDefault="00882AFC" w:rsidP="00B61C4B">
      <w:pPr>
        <w:pStyle w:val="1"/>
        <w:rPr>
          <w:rFonts w:eastAsia="Calibri"/>
        </w:rPr>
      </w:pPr>
      <w:bookmarkStart w:id="3745" w:name="_Toc69138664"/>
      <w:r w:rsidRPr="00621CB6">
        <w:rPr>
          <w:rFonts w:eastAsia="Calibri"/>
        </w:rPr>
        <w:lastRenderedPageBreak/>
        <w:t>Организационные изменения</w:t>
      </w:r>
      <w:bookmarkEnd w:id="3745"/>
    </w:p>
    <w:p w14:paraId="5D0A9CDD" w14:textId="77777777" w:rsidR="00E30D22" w:rsidRPr="00621CB6" w:rsidRDefault="00E30D22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46" w:name="_Toc69138665"/>
      <w:r w:rsidRPr="00621CB6">
        <w:rPr>
          <w:rFonts w:eastAsiaTheme="majorEastAsia" w:cs="Arial"/>
          <w:bCs w:val="0"/>
          <w:iCs w:val="0"/>
          <w:szCs w:val="26"/>
        </w:rPr>
        <w:t>Ключевые процессные изменения и области улучшений</w:t>
      </w:r>
      <w:bookmarkEnd w:id="3746"/>
    </w:p>
    <w:p w14:paraId="7B30A266" w14:textId="0AD3369F" w:rsidR="00386C3A" w:rsidRPr="00621CB6" w:rsidRDefault="00386C3A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>Таблица</w:t>
      </w:r>
      <w:r w:rsidR="00F17006">
        <w:rPr>
          <w:rFonts w:ascii="Arial" w:hAnsi="Arial" w:cs="Arial"/>
          <w:b/>
          <w:sz w:val="22"/>
          <w:lang w:val="en-US"/>
        </w:rPr>
        <w:t xml:space="preserve"> 17</w:t>
      </w:r>
      <w:r w:rsidRPr="00621CB6">
        <w:rPr>
          <w:rFonts w:ascii="Arial" w:hAnsi="Arial" w:cs="Arial"/>
          <w:b/>
          <w:sz w:val="22"/>
        </w:rPr>
        <w:t>.</w:t>
      </w:r>
      <w:r w:rsidR="008C7F95" w:rsidRPr="00621CB6">
        <w:rPr>
          <w:rFonts w:ascii="Arial" w:hAnsi="Arial" w:cs="Arial"/>
          <w:b/>
          <w:sz w:val="22"/>
        </w:rPr>
        <w:t xml:space="preserve"> </w:t>
      </w:r>
      <w:r w:rsidR="00E30D22" w:rsidRPr="00621CB6">
        <w:rPr>
          <w:rFonts w:ascii="Arial" w:hAnsi="Arial" w:cs="Arial"/>
          <w:b/>
          <w:sz w:val="22"/>
        </w:rPr>
        <w:t>Ключевые процессные изменения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74"/>
        <w:gridCol w:w="1075"/>
        <w:gridCol w:w="1150"/>
        <w:gridCol w:w="876"/>
        <w:gridCol w:w="1217"/>
        <w:gridCol w:w="1246"/>
        <w:gridCol w:w="1246"/>
        <w:gridCol w:w="1244"/>
        <w:gridCol w:w="1248"/>
      </w:tblGrid>
      <w:tr w:rsidR="00430202" w:rsidRPr="00621CB6" w14:paraId="51ADB666" w14:textId="77777777" w:rsidTr="00646B0F">
        <w:trPr>
          <w:cantSplit/>
          <w:trHeight w:val="397"/>
          <w:tblHeader/>
        </w:trPr>
        <w:tc>
          <w:tcPr>
            <w:tcW w:w="429" w:type="pct"/>
            <w:shd w:val="clear" w:color="auto" w:fill="FFC000"/>
            <w:vAlign w:val="center"/>
          </w:tcPr>
          <w:p w14:paraId="13D31446" w14:textId="77777777" w:rsidR="00430202" w:rsidRPr="00621CB6" w:rsidRDefault="00B4018C" w:rsidP="00E30D2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Код</w:t>
            </w:r>
            <w:r w:rsidR="00430202" w:rsidRPr="00621CB6">
              <w:rPr>
                <w:rFonts w:ascii="Arial" w:hAnsi="Arial" w:cs="Arial"/>
                <w:b/>
                <w:sz w:val="18"/>
                <w:szCs w:val="18"/>
                <w:lang w:eastAsia="ru-RU"/>
              </w:rPr>
              <w:t xml:space="preserve"> из реестра ОУиКИ </w:t>
            </w:r>
          </w:p>
        </w:tc>
        <w:tc>
          <w:tcPr>
            <w:tcW w:w="528" w:type="pct"/>
            <w:shd w:val="clear" w:color="auto" w:fill="FFC000"/>
            <w:vAlign w:val="center"/>
          </w:tcPr>
          <w:p w14:paraId="23BD8697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565" w:type="pct"/>
            <w:shd w:val="clear" w:color="auto" w:fill="FFC000"/>
            <w:vAlign w:val="center"/>
          </w:tcPr>
          <w:p w14:paraId="38E11B6F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430" w:type="pct"/>
            <w:shd w:val="clear" w:color="auto" w:fill="FFC000"/>
            <w:vAlign w:val="center"/>
          </w:tcPr>
          <w:p w14:paraId="2EE63D3A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улучшения</w:t>
            </w:r>
          </w:p>
        </w:tc>
        <w:tc>
          <w:tcPr>
            <w:tcW w:w="598" w:type="pct"/>
            <w:shd w:val="clear" w:color="auto" w:fill="FFC000"/>
            <w:vAlign w:val="center"/>
          </w:tcPr>
          <w:p w14:paraId="51C7B3FC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процессного изменения</w:t>
            </w:r>
          </w:p>
        </w:tc>
        <w:tc>
          <w:tcPr>
            <w:tcW w:w="612" w:type="pct"/>
            <w:shd w:val="clear" w:color="auto" w:fill="FFC000"/>
            <w:vAlign w:val="center"/>
          </w:tcPr>
          <w:p w14:paraId="7550A32F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изменения</w:t>
            </w:r>
          </w:p>
        </w:tc>
        <w:tc>
          <w:tcPr>
            <w:tcW w:w="612" w:type="pct"/>
            <w:shd w:val="clear" w:color="auto" w:fill="FFC000"/>
            <w:vAlign w:val="center"/>
          </w:tcPr>
          <w:p w14:paraId="31913DB5" w14:textId="77777777" w:rsidR="00430202" w:rsidRPr="00621CB6" w:rsidRDefault="00430202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Вид 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изменения</w:t>
            </w:r>
          </w:p>
        </w:tc>
        <w:tc>
          <w:tcPr>
            <w:tcW w:w="611" w:type="pct"/>
            <w:shd w:val="clear" w:color="auto" w:fill="FFC000"/>
            <w:vAlign w:val="center"/>
          </w:tcPr>
          <w:p w14:paraId="2BF91781" w14:textId="059C0FC0" w:rsidR="00430202" w:rsidRPr="00621CB6" w:rsidRDefault="001F08B0" w:rsidP="00E30D2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Показатели </w:t>
            </w:r>
            <w:r w:rsidR="001D278C"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улучшений</w:t>
            </w:r>
            <w:r w:rsidR="00430202"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613" w:type="pct"/>
            <w:shd w:val="clear" w:color="auto" w:fill="FFC000"/>
            <w:vAlign w:val="center"/>
          </w:tcPr>
          <w:p w14:paraId="0E078609" w14:textId="77777777" w:rsidR="00430202" w:rsidRPr="00621CB6" w:rsidRDefault="001F08B0" w:rsidP="001F08B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Подход к расчету (бизнес терминами)</w:t>
            </w:r>
          </w:p>
        </w:tc>
      </w:tr>
      <w:tr w:rsidR="0038157A" w:rsidRPr="00621CB6" w14:paraId="0F9AAA92" w14:textId="77777777" w:rsidTr="00646B0F">
        <w:tc>
          <w:tcPr>
            <w:tcW w:w="429" w:type="pct"/>
            <w:shd w:val="clear" w:color="auto" w:fill="auto"/>
          </w:tcPr>
          <w:p w14:paraId="6591D5A0" w14:textId="63797ECB" w:rsidR="0038157A" w:rsidRPr="00621CB6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28" w:type="pct"/>
          </w:tcPr>
          <w:p w14:paraId="26BD3E42" w14:textId="679CA1F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450A295E" w14:textId="7EFD8EE9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</w:p>
        </w:tc>
        <w:tc>
          <w:tcPr>
            <w:tcW w:w="430" w:type="pct"/>
          </w:tcPr>
          <w:p w14:paraId="31E1C840" w14:textId="6060843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3DCC1591" w14:textId="71BD30AE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PM.PC.1.2 </w:t>
            </w:r>
            <w:r w:rsidRPr="00976A92">
              <w:rPr>
                <w:rFonts w:ascii="Arial" w:hAnsi="Arial" w:cs="Arial"/>
                <w:sz w:val="18"/>
                <w:szCs w:val="18"/>
              </w:rPr>
              <w:t>Возможность формирования в системе плановой калькуляции затрат на воздействия на ПА в разрезе заказов ТОРО и сетевых графиков</w:t>
            </w:r>
          </w:p>
        </w:tc>
        <w:tc>
          <w:tcPr>
            <w:tcW w:w="612" w:type="pct"/>
          </w:tcPr>
          <w:p w14:paraId="02018956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Возможность проведения расчета плановой калькуляции на основе сформированных техкарт, планов ТОРО, заказов ТОРО и сетевых графиков</w:t>
            </w:r>
          </w:p>
          <w:p w14:paraId="59643F1B" w14:textId="0FFE611E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Анализ стоимости плановых мероприятий ТОиР на основе проведенной калькуляции по планам ТОРО</w:t>
            </w:r>
          </w:p>
        </w:tc>
        <w:tc>
          <w:tcPr>
            <w:tcW w:w="612" w:type="pct"/>
          </w:tcPr>
          <w:p w14:paraId="75D5CA11" w14:textId="2CE06A35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611" w:type="pct"/>
            <w:shd w:val="clear" w:color="auto" w:fill="auto"/>
          </w:tcPr>
          <w:p w14:paraId="38574779" w14:textId="77777777" w:rsidR="0038157A" w:rsidRPr="00B640C0" w:rsidRDefault="0038157A" w:rsidP="0038157A">
            <w:pPr>
              <w:pStyle w:val="afa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B640C0">
              <w:rPr>
                <w:rFonts w:ascii="Arial" w:hAnsi="Arial" w:cs="Arial"/>
                <w:sz w:val="18"/>
                <w:szCs w:val="18"/>
              </w:rPr>
              <w:t xml:space="preserve">Возможность оценки стоимости воздействий </w:t>
            </w:r>
          </w:p>
          <w:p w14:paraId="25B5F785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50E58135" w14:textId="075DCD18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1. Качественный показатель</w:t>
            </w:r>
          </w:p>
        </w:tc>
      </w:tr>
      <w:tr w:rsidR="0038157A" w:rsidRPr="00621CB6" w14:paraId="1FE411BA" w14:textId="77777777" w:rsidTr="00646B0F">
        <w:tc>
          <w:tcPr>
            <w:tcW w:w="429" w:type="pct"/>
            <w:shd w:val="clear" w:color="auto" w:fill="auto"/>
          </w:tcPr>
          <w:p w14:paraId="0CD41B7C" w14:textId="78A3F78D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528" w:type="pct"/>
          </w:tcPr>
          <w:p w14:paraId="402F19B2" w14:textId="5788FDDC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69F99D99" w14:textId="3D7FCE9E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</w:p>
        </w:tc>
        <w:tc>
          <w:tcPr>
            <w:tcW w:w="430" w:type="pct"/>
          </w:tcPr>
          <w:p w14:paraId="281FF1EA" w14:textId="6B265A3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6C907718" w14:textId="3960C40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PM.PC.1.3 </w:t>
            </w:r>
            <w:r w:rsidRPr="00976A92">
              <w:rPr>
                <w:rFonts w:ascii="Arial" w:hAnsi="Arial" w:cs="Arial"/>
                <w:sz w:val="18"/>
                <w:szCs w:val="18"/>
              </w:rPr>
              <w:t>Формирование годовых, месячных и недельных планов-графиков воздействий на ПА в системе SAP</w:t>
            </w:r>
          </w:p>
        </w:tc>
        <w:tc>
          <w:tcPr>
            <w:tcW w:w="612" w:type="pct"/>
          </w:tcPr>
          <w:p w14:paraId="504C3F4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В системе формируются заказы ТОРО: ППР по тех. картам, работы по тех. состоянию, ЭПБ, устранению предписаний, восстановлению узлов, а также сетевые графики на поддержание активов с формированием единого план-графика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всех воздействий </w:t>
            </w:r>
          </w:p>
          <w:p w14:paraId="1824ED6D" w14:textId="0801BCDF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выполняет в системе проверку доступности материалов для общего пула мероприятий</w:t>
            </w:r>
          </w:p>
          <w:p w14:paraId="5BB52585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На уровне заказов ТОРО и сетевых графиков формируется потребность в запчастях, в том числе собственного изготовления </w:t>
            </w:r>
          </w:p>
          <w:p w14:paraId="4F6D3EA0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Дата потребности в материалах ведется пооперационно</w:t>
            </w:r>
          </w:p>
          <w:p w14:paraId="2D085BC4" w14:textId="4A60D1CD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синхронизирует план-график между ЦФО (энергетики, КиП, механики)</w:t>
            </w:r>
          </w:p>
          <w:p w14:paraId="34B5274D" w14:textId="7F5D87A0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УО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проводит балансировку мощностей персонала и вспомогательных производственных средств (ВПС)</w:t>
            </w:r>
          </w:p>
          <w:p w14:paraId="24B1782F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Корректировка плановых сро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ков в соответствующих заказах ТОРО в соответствии с планом-графиком остановочных ремонтов</w:t>
            </w:r>
          </w:p>
          <w:p w14:paraId="7D35D2CB" w14:textId="475C7A4A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Все согласования выполняются в системе</w:t>
            </w:r>
          </w:p>
        </w:tc>
        <w:tc>
          <w:tcPr>
            <w:tcW w:w="612" w:type="pct"/>
          </w:tcPr>
          <w:p w14:paraId="14E4B859" w14:textId="41CC5335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56A0E86D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3238EE">
              <w:rPr>
                <w:rFonts w:ascii="Arial" w:hAnsi="Arial" w:cs="Arial"/>
                <w:sz w:val="18"/>
                <w:szCs w:val="18"/>
              </w:rPr>
              <w:t>1. Структура календарного фонда времени оборудования, ч.</w:t>
            </w:r>
          </w:p>
          <w:p w14:paraId="76018512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335AFDD3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8B498C">
              <w:rPr>
                <w:rFonts w:ascii="Arial" w:hAnsi="Arial" w:cs="Arial"/>
                <w:sz w:val="18"/>
                <w:szCs w:val="18"/>
              </w:rPr>
              <w:t>Количество перепланированных ремонтов</w:t>
            </w:r>
            <w:r>
              <w:rPr>
                <w:rFonts w:ascii="Arial" w:hAnsi="Arial" w:cs="Arial"/>
                <w:sz w:val="18"/>
                <w:szCs w:val="18"/>
              </w:rPr>
              <w:t>, шт.</w:t>
            </w:r>
          </w:p>
          <w:p w14:paraId="44C84BE9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31515B1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3238EE">
              <w:rPr>
                <w:rFonts w:ascii="Arial" w:hAnsi="Arial" w:cs="Arial"/>
                <w:sz w:val="18"/>
                <w:szCs w:val="18"/>
              </w:rPr>
              <w:t>.</w:t>
            </w:r>
            <w:r w:rsidRPr="003238EE">
              <w:rPr>
                <w:rFonts w:ascii="Calibri" w:eastAsiaTheme="minorEastAsia" w:hAnsi="Calibri" w:cstheme="minorBidi"/>
                <w:color w:val="000000" w:themeColor="text1"/>
                <w:kern w:val="24"/>
                <w:sz w:val="22"/>
                <w:lang w:eastAsia="ru-RU"/>
              </w:rPr>
              <w:t xml:space="preserve"> </w:t>
            </w: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6AEDFE4A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2580F8E3" w14:textId="474158AA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r w:rsidRPr="003238EE">
              <w:rPr>
                <w:rFonts w:ascii="Arial" w:hAnsi="Arial" w:cs="Arial"/>
                <w:sz w:val="18"/>
                <w:szCs w:val="18"/>
              </w:rPr>
              <w:t xml:space="preserve">Возможность проверки  </w:t>
            </w:r>
            <w:r w:rsidRPr="003238EE">
              <w:rPr>
                <w:rFonts w:ascii="Arial" w:hAnsi="Arial" w:cs="Arial"/>
                <w:sz w:val="18"/>
                <w:szCs w:val="18"/>
              </w:rPr>
              <w:lastRenderedPageBreak/>
              <w:t>обеспеченности запасами  перед началом работ</w:t>
            </w:r>
          </w:p>
        </w:tc>
        <w:tc>
          <w:tcPr>
            <w:tcW w:w="613" w:type="pct"/>
          </w:tcPr>
          <w:p w14:paraId="30F34E4C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 1. </w:t>
            </w:r>
            <w:r w:rsidRPr="003238EE">
              <w:rPr>
                <w:rFonts w:ascii="Arial" w:hAnsi="Arial" w:cs="Arial"/>
                <w:sz w:val="18"/>
                <w:szCs w:val="18"/>
              </w:rPr>
              <w:t>Данные ремонта</w:t>
            </w:r>
          </w:p>
          <w:p w14:paraId="010F799A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9B8C111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8B498C">
              <w:rPr>
                <w:rFonts w:ascii="Arial" w:hAnsi="Arial" w:cs="Arial"/>
                <w:sz w:val="18"/>
                <w:szCs w:val="18"/>
              </w:rPr>
              <w:t>Показывает количество заказов, у которых плановые сроки изменялись после согласования в годовом план-графике</w:t>
            </w:r>
          </w:p>
          <w:p w14:paraId="4FD384E3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9DEA5C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Качественный показатель</w:t>
            </w:r>
          </w:p>
          <w:p w14:paraId="4534827F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0A7F0906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Качественный показатель</w:t>
            </w:r>
          </w:p>
          <w:p w14:paraId="4689E3AD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32F03C0A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3C1D74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D8EC09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157A" w:rsidRPr="00621CB6" w14:paraId="41858C0F" w14:textId="77777777" w:rsidTr="00646B0F">
        <w:tc>
          <w:tcPr>
            <w:tcW w:w="429" w:type="pct"/>
            <w:shd w:val="clear" w:color="auto" w:fill="auto"/>
          </w:tcPr>
          <w:p w14:paraId="7C602A39" w14:textId="652CDA62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lastRenderedPageBreak/>
              <w:t>3</w:t>
            </w:r>
          </w:p>
        </w:tc>
        <w:tc>
          <w:tcPr>
            <w:tcW w:w="528" w:type="pct"/>
          </w:tcPr>
          <w:p w14:paraId="1040BE14" w14:textId="54910B93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1EC8B200" w14:textId="5B75F944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ПП-07.02</w:t>
            </w:r>
            <w:r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14616E56" w14:textId="57E8910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100F8B0A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PM.PC.1.4 </w:t>
            </w:r>
            <w:r w:rsidRPr="00976A92">
              <w:rPr>
                <w:rFonts w:ascii="Arial" w:hAnsi="Arial" w:cs="Arial"/>
                <w:sz w:val="18"/>
                <w:szCs w:val="18"/>
              </w:rPr>
              <w:t>Планирование мероприятий ТОиР на основе ремонтных циклов и правил (нормативов) в системе</w:t>
            </w:r>
          </w:p>
          <w:p w14:paraId="78D2A5E4" w14:textId="7777777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2" w:type="pct"/>
          </w:tcPr>
          <w:p w14:paraId="3F55B089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Автоматизированное формирование плана воздействий на ПА и поддержания активов на заказах ТОРО и сетевых графиках по единым правилам для всех БЕ</w:t>
            </w:r>
          </w:p>
          <w:p w14:paraId="44331510" w14:textId="5562508F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Автоматизированное формирование и актуализация плана-графика воздействий на ПА с учетом текущей наработки</w:t>
            </w:r>
          </w:p>
        </w:tc>
        <w:tc>
          <w:tcPr>
            <w:tcW w:w="612" w:type="pct"/>
          </w:tcPr>
          <w:p w14:paraId="76BBDCC1" w14:textId="37B9612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5DD101E3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2010BF11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3D7EB8D5" w14:textId="364250CF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38157A" w:rsidRPr="00621CB6" w14:paraId="22F28804" w14:textId="77777777" w:rsidTr="00646B0F">
        <w:tc>
          <w:tcPr>
            <w:tcW w:w="429" w:type="pct"/>
            <w:shd w:val="clear" w:color="auto" w:fill="auto"/>
          </w:tcPr>
          <w:p w14:paraId="6B0D77CD" w14:textId="3A54F9A8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528" w:type="pct"/>
          </w:tcPr>
          <w:p w14:paraId="7EB9D8FF" w14:textId="179168B9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3AC6B3A3" w14:textId="406B473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73E63793" w14:textId="6E96EF4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планирования мероприятий ТОиР </w:t>
            </w:r>
          </w:p>
        </w:tc>
        <w:tc>
          <w:tcPr>
            <w:tcW w:w="598" w:type="pct"/>
          </w:tcPr>
          <w:p w14:paraId="2F674845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PM.PC.1.7 </w:t>
            </w:r>
            <w:r w:rsidRPr="00976A92">
              <w:rPr>
                <w:rFonts w:ascii="Arial" w:hAnsi="Arial" w:cs="Arial"/>
                <w:sz w:val="18"/>
                <w:szCs w:val="18"/>
              </w:rPr>
              <w:t>Недельное планирование работ в системе с посуточной разбивкой работ: формирование перечня заказов, балансировка ресурсов, заказ материалов</w:t>
            </w:r>
          </w:p>
          <w:p w14:paraId="61EEE78E" w14:textId="7777777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2" w:type="pct"/>
          </w:tcPr>
          <w:p w14:paraId="284C5D1A" w14:textId="42290361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Формирование недельного-суточного плана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Планировщиком ТОиР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55F5C" w:rsidRPr="001A4543">
              <w:rPr>
                <w:rFonts w:ascii="Arial" w:hAnsi="Arial" w:cs="Arial"/>
                <w:b/>
                <w:sz w:val="18"/>
                <w:szCs w:val="18"/>
              </w:rPr>
              <w:t>УО</w:t>
            </w:r>
            <w:r w:rsidR="00855F5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на основании заказов ТОРО и сетевых графиков с учетом внеплановых работ </w:t>
            </w:r>
          </w:p>
          <w:p w14:paraId="149C86B7" w14:textId="5054D29D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b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55F5C">
              <w:rPr>
                <w:rFonts w:ascii="Arial" w:hAnsi="Arial" w:cs="Arial"/>
                <w:b/>
                <w:sz w:val="18"/>
                <w:szCs w:val="18"/>
              </w:rPr>
              <w:lastRenderedPageBreak/>
              <w:t>УО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определяет заказы на плановые и внеплановые работы, а также сетевые графики на поддержание активов на горизонте месяц/неделя с учетом доступности материалов, ресурсов и бюджета</w:t>
            </w:r>
          </w:p>
          <w:p w14:paraId="53E8CCE8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По результатам выполнения работ и закрытия заказов ТОРО связанные сообщения переводятся в статус «Выполнено» для последующего анализа </w:t>
            </w:r>
            <w:r w:rsidRPr="00976A92">
              <w:rPr>
                <w:rFonts w:ascii="Arial" w:hAnsi="Arial" w:cs="Arial"/>
                <w:b/>
                <w:sz w:val="18"/>
                <w:szCs w:val="18"/>
              </w:rPr>
              <w:t>инженером по надёжности</w:t>
            </w:r>
          </w:p>
          <w:p w14:paraId="253614D2" w14:textId="2509C37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Возможность сравнения данных из техкарты, заказа ТОРО, факта выполнения операций посредством формирования отчета</w:t>
            </w:r>
          </w:p>
        </w:tc>
        <w:tc>
          <w:tcPr>
            <w:tcW w:w="612" w:type="pct"/>
          </w:tcPr>
          <w:p w14:paraId="26C974C9" w14:textId="029D58C6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6963468B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3238EE">
              <w:rPr>
                <w:rFonts w:ascii="Arial" w:hAnsi="Arial" w:cs="Arial"/>
                <w:sz w:val="18"/>
                <w:szCs w:val="18"/>
              </w:rPr>
              <w:t>Средняя частота внеплановых ремонтов (FBPM), шт.</w:t>
            </w:r>
          </w:p>
          <w:p w14:paraId="20963F8E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9921B36" w14:textId="3F10FB22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3238EE">
              <w:rPr>
                <w:rFonts w:ascii="Arial" w:hAnsi="Arial" w:cs="Arial"/>
                <w:sz w:val="18"/>
                <w:szCs w:val="18"/>
              </w:rPr>
              <w:t>Отношение количества просроченных заказов к общему количеству, коэф. (по причине отсутствия МТР)</w:t>
            </w:r>
          </w:p>
        </w:tc>
        <w:tc>
          <w:tcPr>
            <w:tcW w:w="613" w:type="pct"/>
          </w:tcPr>
          <w:p w14:paraId="097F2B4F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 1. </w:t>
            </w:r>
            <w:r w:rsidRPr="003238EE">
              <w:rPr>
                <w:rFonts w:ascii="Arial" w:hAnsi="Arial" w:cs="Arial"/>
                <w:sz w:val="18"/>
                <w:szCs w:val="18"/>
              </w:rPr>
              <w:t xml:space="preserve">FBPM: Failures between planned maintenance = количество поломок между двумя плановыми ремонтами по определенному виду. Для ед. оборудования в целом берется максимальная </w:t>
            </w:r>
            <w:r w:rsidRPr="003238EE">
              <w:rPr>
                <w:rFonts w:ascii="Arial" w:hAnsi="Arial" w:cs="Arial"/>
                <w:sz w:val="18"/>
                <w:szCs w:val="18"/>
              </w:rPr>
              <w:lastRenderedPageBreak/>
              <w:t>величина из FBPM для всех видов поломок.</w:t>
            </w:r>
          </w:p>
          <w:p w14:paraId="6EAD3503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2AB871" w14:textId="05D7A09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 Количество заказов с просроченной плановой датой</w:t>
            </w:r>
            <w:r w:rsidRPr="005751AF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 xml:space="preserve"> общее количество заказов</w:t>
            </w:r>
          </w:p>
        </w:tc>
      </w:tr>
      <w:tr w:rsidR="0038157A" w:rsidRPr="00621CB6" w14:paraId="3592FC4F" w14:textId="77777777" w:rsidTr="00646B0F">
        <w:tc>
          <w:tcPr>
            <w:tcW w:w="429" w:type="pct"/>
            <w:shd w:val="clear" w:color="auto" w:fill="auto"/>
          </w:tcPr>
          <w:p w14:paraId="2216CAC8" w14:textId="63C3EE69" w:rsidR="0038157A" w:rsidRPr="004504C4" w:rsidDel="0038157A" w:rsidRDefault="004504C4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lastRenderedPageBreak/>
              <w:t>5</w:t>
            </w:r>
          </w:p>
        </w:tc>
        <w:tc>
          <w:tcPr>
            <w:tcW w:w="528" w:type="pct"/>
          </w:tcPr>
          <w:p w14:paraId="5F6E286E" w14:textId="5CEAB184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2011F2A2" w14:textId="32A8F3BD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ПП-07.03</w:t>
            </w:r>
            <w:r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6B95EF31" w14:textId="169B6AE3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прозрачности/точности </w:t>
            </w: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планирования мероприятий ТОиР </w:t>
            </w:r>
          </w:p>
        </w:tc>
        <w:tc>
          <w:tcPr>
            <w:tcW w:w="598" w:type="pct"/>
          </w:tcPr>
          <w:p w14:paraId="7206096F" w14:textId="6360360B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 xml:space="preserve">PM.PC.1.8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Автоматизация массовой корректировки сроков в заказах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ТОРО при месячном и недельном горизонтах планирования на основе актуальной наработки оборудования</w:t>
            </w:r>
          </w:p>
        </w:tc>
        <w:tc>
          <w:tcPr>
            <w:tcW w:w="612" w:type="pct"/>
          </w:tcPr>
          <w:p w14:paraId="6CA4D10C" w14:textId="7D062AF2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При формировании месячного и недельного плана мероприятий 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>ТОиР учитывается фактическая наработка</w:t>
            </w:r>
          </w:p>
        </w:tc>
        <w:tc>
          <w:tcPr>
            <w:tcW w:w="612" w:type="pct"/>
          </w:tcPr>
          <w:p w14:paraId="09F49E97" w14:textId="70AA75C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56755AD6" w14:textId="77777777" w:rsidR="0038157A" w:rsidRPr="003238EE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3238EE">
              <w:rPr>
                <w:rFonts w:ascii="Arial" w:hAnsi="Arial" w:cs="Arial"/>
                <w:sz w:val="18"/>
                <w:szCs w:val="18"/>
              </w:rPr>
              <w:t>Полнота покрытия всех объектов при планировании воздействий</w:t>
            </w:r>
          </w:p>
          <w:p w14:paraId="0874C99F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0367862C" w14:textId="6F2AB435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Качественный показатель</w:t>
            </w:r>
          </w:p>
        </w:tc>
      </w:tr>
      <w:tr w:rsidR="0038157A" w:rsidRPr="00621CB6" w14:paraId="5C76B1C3" w14:textId="77777777" w:rsidTr="00646B0F">
        <w:tc>
          <w:tcPr>
            <w:tcW w:w="429" w:type="pct"/>
            <w:shd w:val="clear" w:color="auto" w:fill="auto"/>
          </w:tcPr>
          <w:p w14:paraId="54CB7A50" w14:textId="694A48A6" w:rsidR="0038157A" w:rsidRPr="00621CB6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28" w:type="pct"/>
          </w:tcPr>
          <w:p w14:paraId="1D204288" w14:textId="26DD32D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79A50B5B" w14:textId="0EF454C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ПП-07.06</w:t>
            </w:r>
            <w:r>
              <w:rPr>
                <w:rFonts w:ascii="Arial" w:hAnsi="Arial" w:cs="Arial"/>
                <w:sz w:val="18"/>
                <w:szCs w:val="18"/>
              </w:rPr>
              <w:br/>
              <w:t>Формирование и управление бюджетом программы управления ПА</w:t>
            </w:r>
          </w:p>
        </w:tc>
        <w:tc>
          <w:tcPr>
            <w:tcW w:w="430" w:type="pct"/>
          </w:tcPr>
          <w:p w14:paraId="4BB1ABDA" w14:textId="4E63F9C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прозрачности/точности планирования мероприятий ТОиР</w:t>
            </w:r>
          </w:p>
        </w:tc>
        <w:tc>
          <w:tcPr>
            <w:tcW w:w="598" w:type="pct"/>
          </w:tcPr>
          <w:p w14:paraId="7A1AA588" w14:textId="6C7231B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PM.PC.1.9 </w:t>
            </w:r>
            <w:r w:rsidRPr="00976A92">
              <w:rPr>
                <w:rFonts w:ascii="Arial" w:hAnsi="Arial" w:cs="Arial"/>
                <w:sz w:val="18"/>
                <w:szCs w:val="18"/>
              </w:rPr>
              <w:t>Формирование бюджета с использованием подхода  "снизу вверх" – программа воздействий на ПА формируется на основе техсостояния ПА и плановых объемов ТОиР</w:t>
            </w:r>
          </w:p>
        </w:tc>
        <w:tc>
          <w:tcPr>
            <w:tcW w:w="612" w:type="pct"/>
          </w:tcPr>
          <w:p w14:paraId="73E92A71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Бюджет формируется на долгосрочный/среднесрочный  годовой горизонт</w:t>
            </w:r>
          </w:p>
          <w:p w14:paraId="530E147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бюджет включены все воздействия на ПА (ТОиР, замена и модернизация, целевые программы)</w:t>
            </w:r>
          </w:p>
          <w:p w14:paraId="5E348E05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Бюджет воздействий на ПА в системе SAP ERP формируется в трех разрезах: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освоению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финансированию</w:t>
            </w:r>
            <w:r>
              <w:rPr>
                <w:rFonts w:ascii="Arial" w:hAnsi="Arial" w:cs="Arial"/>
                <w:sz w:val="18"/>
                <w:szCs w:val="18"/>
              </w:rPr>
              <w:br/>
              <w:t>*бюджет воздействий на ПА по вводу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Бюджет контролируется только на основе управляемых </w:t>
            </w:r>
            <w:r w:rsidRPr="00292E6A">
              <w:rPr>
                <w:rFonts w:ascii="Arial" w:hAnsi="Arial" w:cs="Arial"/>
                <w:sz w:val="18"/>
                <w:szCs w:val="18"/>
              </w:rPr>
              <w:t xml:space="preserve">владельцем </w:t>
            </w:r>
            <w:r w:rsidRPr="00292E6A">
              <w:rPr>
                <w:rFonts w:ascii="Arial" w:hAnsi="Arial" w:cs="Arial"/>
                <w:sz w:val="18"/>
                <w:szCs w:val="18"/>
              </w:rPr>
              <w:lastRenderedPageBreak/>
              <w:t>бюджета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видов затрат: УСО, МТР</w:t>
            </w:r>
          </w:p>
          <w:p w14:paraId="21393FC4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Для 1 квартала формируется «льготный период» для закупки критичных МТР </w:t>
            </w:r>
          </w:p>
          <w:p w14:paraId="2C5015E6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Корректировка сформированных предложений в бюджет на основе лимитов спускаемых Управляющей компанией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76A92">
              <w:rPr>
                <w:rFonts w:ascii="Arial" w:hAnsi="Arial" w:cs="Arial"/>
                <w:sz w:val="18"/>
                <w:szCs w:val="18"/>
              </w:rPr>
              <w:t>План затрат на ТОиР формируется на основе графиков ППР, воздействий по техническому состоянию, ЭПБ, предписаниям, целевым программам, стоимости проектов по замене и модернизации и затрат на ИТ. Затем план затрат консолидируется, ранжируется и утверждается на структуре СПП элементов (проектах)</w:t>
            </w:r>
          </w:p>
          <w:p w14:paraId="1764EE47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Все бюджеты, включая часть операционного бюджета ИТ, бюджета воздействия на ПА, целевых программ, замены и модернизации формируются с учетом планируемого ввода </w:t>
            </w:r>
            <w:r w:rsidRPr="00976A92">
              <w:rPr>
                <w:rFonts w:ascii="Arial" w:hAnsi="Arial" w:cs="Arial"/>
                <w:sz w:val="18"/>
                <w:szCs w:val="18"/>
              </w:rPr>
              <w:br/>
              <w:t xml:space="preserve">и вывода ПА </w:t>
            </w:r>
          </w:p>
          <w:p w14:paraId="1615C57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Бюджет аккумулируется по </w:t>
            </w:r>
            <w:r w:rsidRPr="00EF73FA">
              <w:rPr>
                <w:rFonts w:ascii="Arial" w:hAnsi="Arial" w:cs="Arial"/>
                <w:sz w:val="18"/>
                <w:szCs w:val="18"/>
              </w:rPr>
              <w:t>ЦФО владельцам бюджета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 (Гл.Мех, Гл.энергетик, Гл.Метролог и т.д.), </w:t>
            </w:r>
          </w:p>
          <w:p w14:paraId="5C45AF30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Исключение из согласования заказов ТОРО и ОСГ непрофильных служб</w:t>
            </w:r>
          </w:p>
          <w:p w14:paraId="785EA46B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Контроль бюджета на проектах на уровне ПЭО – только по  общему бюджету ПА</w:t>
            </w:r>
          </w:p>
          <w:p w14:paraId="6B4D3C5A" w14:textId="61D690DC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контроль бюджета осуществляется при формировании заказов ТОРО и сетевых графиков</w:t>
            </w:r>
          </w:p>
        </w:tc>
        <w:tc>
          <w:tcPr>
            <w:tcW w:w="612" w:type="pct"/>
          </w:tcPr>
          <w:p w14:paraId="0D1142E8" w14:textId="7F8028A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72A47B9C" w14:textId="77777777" w:rsidR="0038157A" w:rsidRPr="005751AF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>Затраты ТОиР, тыс. руб</w:t>
            </w:r>
          </w:p>
          <w:p w14:paraId="6A407BA5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46D46014" w14:textId="2B271412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5751AF">
              <w:rPr>
                <w:rFonts w:ascii="Arial" w:hAnsi="Arial" w:cs="Arial"/>
                <w:sz w:val="18"/>
                <w:szCs w:val="18"/>
              </w:rPr>
              <w:t>Затраты ТОиР, тыс. руб</w:t>
            </w:r>
          </w:p>
        </w:tc>
      </w:tr>
      <w:tr w:rsidR="0038157A" w:rsidRPr="00621CB6" w14:paraId="58234C0E" w14:textId="77777777" w:rsidTr="00646B0F">
        <w:tc>
          <w:tcPr>
            <w:tcW w:w="429" w:type="pct"/>
            <w:shd w:val="clear" w:color="auto" w:fill="auto"/>
          </w:tcPr>
          <w:p w14:paraId="1F1EBCBE" w14:textId="14602A8B" w:rsidR="0038157A" w:rsidRPr="00E3198C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528" w:type="pct"/>
          </w:tcPr>
          <w:p w14:paraId="793B7CB1" w14:textId="65C26D7F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7A2B90ED" w14:textId="6EEF8038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ПП-07.02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Планирование программы управления производственными активами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ПП-07.03</w:t>
            </w:r>
            <w:r w:rsidRPr="006C30B6">
              <w:rPr>
                <w:rFonts w:ascii="Arial" w:hAnsi="Arial" w:cs="Arial"/>
                <w:sz w:val="18"/>
                <w:szCs w:val="18"/>
              </w:rPr>
              <w:br/>
              <w:t>Оперативное планирование и управление исполнением</w:t>
            </w:r>
          </w:p>
        </w:tc>
        <w:tc>
          <w:tcPr>
            <w:tcW w:w="430" w:type="pct"/>
          </w:tcPr>
          <w:p w14:paraId="7463D366" w14:textId="7516D17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Повышение прозрачности/точности планирования мероприятий ТОиР</w:t>
            </w:r>
          </w:p>
        </w:tc>
        <w:tc>
          <w:tcPr>
            <w:tcW w:w="598" w:type="pct"/>
          </w:tcPr>
          <w:p w14:paraId="34B1E146" w14:textId="076DA183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  <w:lang w:val="en-US"/>
              </w:rPr>
              <w:t>PM</w:t>
            </w:r>
            <w:r w:rsidRPr="006C30B6">
              <w:rPr>
                <w:rFonts w:ascii="Arial" w:hAnsi="Arial" w:cs="Arial"/>
                <w:sz w:val="18"/>
                <w:szCs w:val="18"/>
              </w:rPr>
              <w:t>.</w:t>
            </w:r>
            <w:r w:rsidRPr="006C30B6">
              <w:rPr>
                <w:rFonts w:ascii="Arial" w:hAnsi="Arial" w:cs="Arial"/>
                <w:sz w:val="18"/>
                <w:szCs w:val="18"/>
                <w:lang w:val="en-US"/>
              </w:rPr>
              <w:t>PC</w:t>
            </w:r>
            <w:r w:rsidRPr="006C30B6">
              <w:rPr>
                <w:rFonts w:ascii="Arial" w:hAnsi="Arial" w:cs="Arial"/>
                <w:sz w:val="18"/>
                <w:szCs w:val="18"/>
              </w:rPr>
              <w:t>.1.10 Оптимизация плана работ ТОиР с целью снижения простоя оборудования / длительности ремонта</w:t>
            </w:r>
          </w:p>
        </w:tc>
        <w:tc>
          <w:tcPr>
            <w:tcW w:w="612" w:type="pct"/>
          </w:tcPr>
          <w:p w14:paraId="271BFF97" w14:textId="13D9E0C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Синхронизация плана работ ТОиР с планом производства</w:t>
            </w:r>
          </w:p>
        </w:tc>
        <w:tc>
          <w:tcPr>
            <w:tcW w:w="612" w:type="pct"/>
          </w:tcPr>
          <w:p w14:paraId="7829106E" w14:textId="28900E80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39891BCB" w14:textId="77777777" w:rsidR="0038157A" w:rsidRPr="006C30B6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1. Продолжительность простоя оборудования по переделам, ч.</w:t>
            </w:r>
          </w:p>
          <w:p w14:paraId="5A683E3A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6C28110F" w14:textId="5BFC05AC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30B6">
              <w:rPr>
                <w:rFonts w:ascii="Arial" w:hAnsi="Arial" w:cs="Arial"/>
                <w:sz w:val="18"/>
                <w:szCs w:val="18"/>
              </w:rPr>
              <w:t>1. Структура календарного фонда времени оборудования по типам простоев, включая рабочее время.</w:t>
            </w:r>
          </w:p>
        </w:tc>
      </w:tr>
      <w:tr w:rsidR="0038157A" w:rsidRPr="00621CB6" w14:paraId="34765891" w14:textId="77777777" w:rsidTr="00646B0F">
        <w:tc>
          <w:tcPr>
            <w:tcW w:w="429" w:type="pct"/>
            <w:shd w:val="clear" w:color="auto" w:fill="auto"/>
          </w:tcPr>
          <w:p w14:paraId="52AC9ED5" w14:textId="0B89D5DA" w:rsidR="0038157A" w:rsidRPr="00621CB6" w:rsidDel="0038157A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528" w:type="pct"/>
          </w:tcPr>
          <w:p w14:paraId="43562021" w14:textId="4096078A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5A1B6828" w14:textId="56AC1691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ПП-07.07 </w:t>
            </w:r>
            <w:r w:rsidRPr="007E482A">
              <w:rPr>
                <w:rFonts w:ascii="Arial" w:hAnsi="Arial" w:cs="Arial"/>
                <w:sz w:val="18"/>
                <w:szCs w:val="18"/>
              </w:rPr>
              <w:t>Анализ эффективности системы управления активами</w:t>
            </w:r>
          </w:p>
        </w:tc>
        <w:tc>
          <w:tcPr>
            <w:tcW w:w="430" w:type="pct"/>
          </w:tcPr>
          <w:p w14:paraId="68779C06" w14:textId="22EAA5EC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Повышение эффективности процессов ТОиР</w:t>
            </w:r>
          </w:p>
        </w:tc>
        <w:tc>
          <w:tcPr>
            <w:tcW w:w="598" w:type="pct"/>
          </w:tcPr>
          <w:p w14:paraId="1EEC2222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PM.PC.2.2 </w:t>
            </w:r>
            <w:r w:rsidRPr="00976A92">
              <w:rPr>
                <w:rFonts w:ascii="Arial" w:hAnsi="Arial" w:cs="Arial"/>
                <w:sz w:val="18"/>
                <w:szCs w:val="18"/>
              </w:rPr>
              <w:t>Расчет плановых и фактических показателей КТГ оборудования на основании сообщений и заказов ТОРО</w:t>
            </w:r>
          </w:p>
          <w:p w14:paraId="4FA975AF" w14:textId="77777777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2" w:type="pct"/>
          </w:tcPr>
          <w:p w14:paraId="63E62C32" w14:textId="77777777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Расчёт показателей КТГ оборудования на основе сообщений и заказов ТОРО </w:t>
            </w:r>
          </w:p>
          <w:p w14:paraId="103A5CB3" w14:textId="3A737CA0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Для БЕ использующих систему 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FS</w:t>
            </w:r>
            <w:r w:rsidR="00382DC8" w:rsidRPr="001A4543">
              <w:rPr>
                <w:rFonts w:ascii="Arial" w:hAnsi="Arial" w:cs="Arial"/>
                <w:sz w:val="18"/>
                <w:szCs w:val="18"/>
              </w:rPr>
              <w:t>-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PER</w:t>
            </w:r>
            <w:r w:rsidR="00382DC8" w:rsidRPr="00976A9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в SAP формируется сводный отчёт по КТГ и передаётся в ПТО</w:t>
            </w:r>
          </w:p>
          <w:p w14:paraId="2A02ED09" w14:textId="7B80DE89" w:rsidR="0038157A" w:rsidRPr="00976A92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 xml:space="preserve">Для БЕ не использующих систему 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FS</w:t>
            </w:r>
            <w:r w:rsidR="00382DC8" w:rsidRPr="001A4543">
              <w:rPr>
                <w:rFonts w:ascii="Arial" w:hAnsi="Arial" w:cs="Arial"/>
                <w:sz w:val="18"/>
                <w:szCs w:val="18"/>
              </w:rPr>
              <w:t>-</w:t>
            </w:r>
            <w:r w:rsidR="00382DC8">
              <w:rPr>
                <w:rFonts w:ascii="Arial" w:hAnsi="Arial" w:cs="Arial"/>
                <w:sz w:val="18"/>
                <w:szCs w:val="18"/>
                <w:lang w:val="en-US"/>
              </w:rPr>
              <w:t>PER</w:t>
            </w:r>
            <w:r w:rsidR="00382DC8" w:rsidRPr="00976A9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976A92">
              <w:rPr>
                <w:rFonts w:ascii="Arial" w:hAnsi="Arial" w:cs="Arial"/>
                <w:sz w:val="18"/>
                <w:szCs w:val="18"/>
              </w:rPr>
              <w:t>согласование сроков и КТГ выполняется вне системы (печатная форма)</w:t>
            </w:r>
          </w:p>
          <w:p w14:paraId="33149CCE" w14:textId="4D4C39FA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Из системы печатается годовой, месячный план-график воздействий и утвержда</w:t>
            </w:r>
            <w:r w:rsidRPr="00976A92">
              <w:rPr>
                <w:rFonts w:ascii="Arial" w:hAnsi="Arial" w:cs="Arial"/>
                <w:sz w:val="18"/>
                <w:szCs w:val="18"/>
              </w:rPr>
              <w:lastRenderedPageBreak/>
              <w:t xml:space="preserve">ется </w:t>
            </w:r>
            <w:r w:rsidRPr="001D618E">
              <w:rPr>
                <w:rFonts w:ascii="Arial" w:hAnsi="Arial" w:cs="Arial"/>
                <w:b/>
                <w:sz w:val="18"/>
                <w:szCs w:val="18"/>
              </w:rPr>
              <w:t>Главным Инженером</w:t>
            </w:r>
          </w:p>
        </w:tc>
        <w:tc>
          <w:tcPr>
            <w:tcW w:w="612" w:type="pct"/>
          </w:tcPr>
          <w:p w14:paraId="38D069B2" w14:textId="0058FF25" w:rsidR="0038157A" w:rsidRPr="00621CB6" w:rsidDel="0038157A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Изменяемые функции</w:t>
            </w:r>
          </w:p>
        </w:tc>
        <w:tc>
          <w:tcPr>
            <w:tcW w:w="611" w:type="pct"/>
            <w:shd w:val="clear" w:color="auto" w:fill="auto"/>
          </w:tcPr>
          <w:p w14:paraId="2E73A9DB" w14:textId="7140E151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A10B56">
              <w:rPr>
                <w:rFonts w:ascii="Arial" w:hAnsi="Arial" w:cs="Arial"/>
                <w:sz w:val="18"/>
                <w:szCs w:val="18"/>
              </w:rPr>
              <w:t>Расчет плановых и фактических показателей КТГ на данных системы</w:t>
            </w:r>
          </w:p>
        </w:tc>
        <w:tc>
          <w:tcPr>
            <w:tcW w:w="613" w:type="pct"/>
          </w:tcPr>
          <w:p w14:paraId="26480862" w14:textId="6110C714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1. Качественный показатель</w:t>
            </w:r>
          </w:p>
        </w:tc>
      </w:tr>
      <w:tr w:rsidR="0038157A" w:rsidRPr="00621CB6" w14:paraId="1AD02945" w14:textId="77777777" w:rsidTr="00646B0F">
        <w:tc>
          <w:tcPr>
            <w:tcW w:w="429" w:type="pct"/>
            <w:shd w:val="clear" w:color="auto" w:fill="auto"/>
          </w:tcPr>
          <w:p w14:paraId="6D65DACF" w14:textId="322E8CBC" w:rsidR="0038157A" w:rsidRPr="00621CB6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528" w:type="pct"/>
          </w:tcPr>
          <w:p w14:paraId="77882A10" w14:textId="04D24F09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3DC2932F" w14:textId="023CE28C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30" w:type="pct"/>
          </w:tcPr>
          <w:p w14:paraId="6C955726" w14:textId="48EE1B9F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Повышение обеспеченности мероприятий ТОиР ресурсами </w:t>
            </w:r>
          </w:p>
        </w:tc>
        <w:tc>
          <w:tcPr>
            <w:tcW w:w="598" w:type="pct"/>
          </w:tcPr>
          <w:p w14:paraId="383D4E48" w14:textId="1DFDCF7A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PM.PC.3.2 </w:t>
            </w:r>
            <w:r w:rsidRPr="00976A92">
              <w:rPr>
                <w:rFonts w:ascii="Arial" w:hAnsi="Arial" w:cs="Arial"/>
                <w:sz w:val="18"/>
                <w:szCs w:val="18"/>
              </w:rPr>
              <w:t xml:space="preserve">Управление аналогами и взаимо-заменяемостью материалов и запасных частей </w:t>
            </w:r>
          </w:p>
        </w:tc>
        <w:tc>
          <w:tcPr>
            <w:tcW w:w="612" w:type="pct"/>
          </w:tcPr>
          <w:p w14:paraId="716C6FE0" w14:textId="77777777" w:rsidR="0038157A" w:rsidRPr="00976A92" w:rsidRDefault="0038157A" w:rsidP="0038157A">
            <w:pPr>
              <w:spacing w:after="240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Ведение базы аналогов и статистической информации их применения в рамках мероприятий ТОиР</w:t>
            </w:r>
          </w:p>
          <w:p w14:paraId="22F0F534" w14:textId="680CEB9E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Автоматизированный поиск аналогов при внеплановой потребности</w:t>
            </w:r>
          </w:p>
        </w:tc>
        <w:tc>
          <w:tcPr>
            <w:tcW w:w="612" w:type="pct"/>
          </w:tcPr>
          <w:p w14:paraId="10FB8597" w14:textId="78FF0AAB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611" w:type="pct"/>
            <w:shd w:val="clear" w:color="auto" w:fill="auto"/>
          </w:tcPr>
          <w:p w14:paraId="6B492F70" w14:textId="77777777" w:rsidR="0038157A" w:rsidRPr="006F78B0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Оптимизация бюджета в условиях ограничений</w:t>
            </w:r>
          </w:p>
          <w:p w14:paraId="71ADDC7D" w14:textId="77777777" w:rsidR="0038157A" w:rsidRPr="006F78B0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>Возможность выполнения ремонта при отсутствии оригинальной зап. Части</w:t>
            </w:r>
          </w:p>
          <w:p w14:paraId="1C40A017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3" w:type="pct"/>
          </w:tcPr>
          <w:p w14:paraId="35F08A8B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  <w:p w14:paraId="764A489A" w14:textId="67FFB5F5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r w:rsidRPr="006F78B0">
              <w:rPr>
                <w:rFonts w:ascii="Arial" w:hAnsi="Arial" w:cs="Arial"/>
                <w:sz w:val="18"/>
                <w:szCs w:val="18"/>
              </w:rPr>
              <w:t>Качественный показатель</w:t>
            </w:r>
          </w:p>
        </w:tc>
      </w:tr>
      <w:tr w:rsidR="0038157A" w:rsidRPr="00621CB6" w14:paraId="4A77D108" w14:textId="77777777" w:rsidTr="00646B0F">
        <w:trPr>
          <w:cantSplit/>
        </w:trPr>
        <w:tc>
          <w:tcPr>
            <w:tcW w:w="429" w:type="pct"/>
            <w:shd w:val="clear" w:color="auto" w:fill="auto"/>
          </w:tcPr>
          <w:p w14:paraId="79FD12EB" w14:textId="07E9F333" w:rsidR="0038157A" w:rsidRPr="00621CB6" w:rsidRDefault="00E3198C" w:rsidP="0038157A">
            <w:pPr>
              <w:jc w:val="left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528" w:type="pct"/>
          </w:tcPr>
          <w:p w14:paraId="7CCBCCA9" w14:textId="49F02660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565" w:type="pct"/>
          </w:tcPr>
          <w:p w14:paraId="31776303" w14:textId="3587BE03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30" w:type="pct"/>
          </w:tcPr>
          <w:p w14:paraId="4C1E280E" w14:textId="67051EB4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Нормирование ТОиР всего оборудования. Реализация аналитической отчетности  с учетом требований РиК.</w:t>
            </w:r>
          </w:p>
        </w:tc>
        <w:tc>
          <w:tcPr>
            <w:tcW w:w="598" w:type="pct"/>
          </w:tcPr>
          <w:p w14:paraId="3BF3833E" w14:textId="705443B8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PM.PC.4.1 Реализация контрольных процедур в ERP</w:t>
            </w:r>
          </w:p>
        </w:tc>
        <w:tc>
          <w:tcPr>
            <w:tcW w:w="612" w:type="pct"/>
          </w:tcPr>
          <w:p w14:paraId="07FEB96B" w14:textId="63AADB31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76A92">
              <w:rPr>
                <w:rFonts w:ascii="Arial" w:hAnsi="Arial" w:cs="Arial"/>
                <w:sz w:val="18"/>
                <w:szCs w:val="18"/>
              </w:rPr>
              <w:t>В рамках Программы трансформации на базе ERP контрольные процедуры распределены по процессу в соответствии с ролями и полномочиями, что позволяет оперативно предотвращать возможную реализацию рисков автоматизированными средствами SAP и повысить качество управления процессами</w:t>
            </w:r>
          </w:p>
        </w:tc>
        <w:tc>
          <w:tcPr>
            <w:tcW w:w="612" w:type="pct"/>
          </w:tcPr>
          <w:p w14:paraId="521BF3D2" w14:textId="3B1A5F4D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Новые функции</w:t>
            </w:r>
          </w:p>
        </w:tc>
        <w:tc>
          <w:tcPr>
            <w:tcW w:w="611" w:type="pct"/>
            <w:shd w:val="clear" w:color="auto" w:fill="auto"/>
          </w:tcPr>
          <w:p w14:paraId="7DC6E89B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Количество контрольных процедур</w:t>
            </w:r>
          </w:p>
          <w:p w14:paraId="52D68821" w14:textId="77777777" w:rsidR="0038157A" w:rsidRPr="00F622E1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156590BD" w14:textId="0B3143B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>Доля автоматизированных контрольных процедур</w:t>
            </w:r>
          </w:p>
        </w:tc>
        <w:tc>
          <w:tcPr>
            <w:tcW w:w="613" w:type="pct"/>
          </w:tcPr>
          <w:p w14:paraId="7BFF8244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</w:t>
            </w:r>
            <w:r w:rsidRPr="00F622E1">
              <w:rPr>
                <w:rFonts w:ascii="Arial" w:hAnsi="Arial" w:cs="Arial"/>
                <w:sz w:val="18"/>
                <w:szCs w:val="18"/>
              </w:rPr>
              <w:t>Общее количество контрольных процедур</w:t>
            </w:r>
          </w:p>
          <w:p w14:paraId="14357327" w14:textId="77777777" w:rsidR="0038157A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 w:rsidRPr="00F622E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618F49CD" w14:textId="77777777" w:rsidR="0038157A" w:rsidRPr="00F622E1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</w:p>
          <w:p w14:paraId="510F24DF" w14:textId="77777777" w:rsidR="0038157A" w:rsidRPr="00E72F57" w:rsidRDefault="0038157A" w:rsidP="003815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</w:t>
            </w:r>
            <w:r w:rsidRPr="00F622E1">
              <w:rPr>
                <w:rFonts w:ascii="Arial" w:hAnsi="Arial" w:cs="Arial"/>
                <w:sz w:val="18"/>
                <w:szCs w:val="18"/>
              </w:rPr>
              <w:t xml:space="preserve">Количество автоматизированных контрольных процедур к общему количеству контрольных процедур в % </w:t>
            </w:r>
          </w:p>
          <w:p w14:paraId="746E6724" w14:textId="77777777" w:rsidR="0038157A" w:rsidRPr="00621CB6" w:rsidRDefault="0038157A" w:rsidP="00381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602DF76" w14:textId="77777777" w:rsidR="006F664D" w:rsidRPr="00621CB6" w:rsidRDefault="006F664D" w:rsidP="006F664D">
      <w:pPr>
        <w:rPr>
          <w:rFonts w:ascii="Arial" w:eastAsia="Calibri" w:hAnsi="Arial" w:cs="Arial"/>
        </w:rPr>
      </w:pPr>
    </w:p>
    <w:p w14:paraId="47438D81" w14:textId="77777777" w:rsidR="00E30D22" w:rsidRPr="00621CB6" w:rsidRDefault="00FD61BE" w:rsidP="00E30D2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47" w:name="_Toc69138666"/>
      <w:r w:rsidRPr="00621CB6">
        <w:rPr>
          <w:rFonts w:eastAsiaTheme="majorEastAsia" w:cs="Arial"/>
          <w:bCs w:val="0"/>
          <w:iCs w:val="0"/>
          <w:szCs w:val="26"/>
        </w:rPr>
        <w:lastRenderedPageBreak/>
        <w:t>О</w:t>
      </w:r>
      <w:r w:rsidR="00E30D22" w:rsidRPr="00621CB6">
        <w:rPr>
          <w:rFonts w:eastAsiaTheme="majorEastAsia" w:cs="Arial"/>
          <w:bCs w:val="0"/>
          <w:iCs w:val="0"/>
          <w:szCs w:val="26"/>
        </w:rPr>
        <w:t>рганизационные аспекты</w:t>
      </w:r>
      <w:bookmarkEnd w:id="3747"/>
    </w:p>
    <w:p w14:paraId="70969AEB" w14:textId="1C3ED267" w:rsidR="00E255E2" w:rsidRPr="00621CB6" w:rsidRDefault="00E255E2" w:rsidP="00E255E2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 xml:space="preserve">Таблица </w:t>
      </w:r>
      <w:r w:rsidR="00F17006">
        <w:rPr>
          <w:rFonts w:ascii="Arial" w:hAnsi="Arial" w:cs="Arial"/>
          <w:b/>
          <w:sz w:val="22"/>
          <w:lang w:val="en-US"/>
        </w:rPr>
        <w:t>18</w:t>
      </w:r>
      <w:r w:rsidRPr="00621CB6">
        <w:rPr>
          <w:rFonts w:ascii="Arial" w:hAnsi="Arial" w:cs="Arial"/>
          <w:b/>
          <w:sz w:val="22"/>
        </w:rPr>
        <w:t>. Ключевые орг. изменения*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870"/>
        <w:gridCol w:w="1446"/>
        <w:gridCol w:w="1547"/>
        <w:gridCol w:w="1453"/>
        <w:gridCol w:w="1300"/>
        <w:gridCol w:w="1897"/>
        <w:gridCol w:w="1663"/>
      </w:tblGrid>
      <w:tr w:rsidR="00E255E2" w:rsidRPr="00621CB6" w14:paraId="36D0937B" w14:textId="77777777" w:rsidTr="00B747BB">
        <w:trPr>
          <w:cantSplit/>
          <w:trHeight w:val="410"/>
          <w:tblHeader/>
        </w:trPr>
        <w:tc>
          <w:tcPr>
            <w:tcW w:w="427" w:type="pct"/>
            <w:shd w:val="clear" w:color="auto" w:fill="FFC000"/>
            <w:vAlign w:val="center"/>
          </w:tcPr>
          <w:p w14:paraId="5CC20A67" w14:textId="77777777" w:rsidR="00E255E2" w:rsidRPr="00621CB6" w:rsidRDefault="00E255E2" w:rsidP="005D35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sz w:val="18"/>
                <w:szCs w:val="18"/>
                <w:lang w:eastAsia="ru-RU"/>
              </w:rPr>
              <w:t>Код из реестра ОИ</w:t>
            </w:r>
          </w:p>
        </w:tc>
        <w:tc>
          <w:tcPr>
            <w:tcW w:w="710" w:type="pct"/>
            <w:shd w:val="clear" w:color="auto" w:fill="FFC000"/>
            <w:vAlign w:val="center"/>
          </w:tcPr>
          <w:p w14:paraId="1B15F3F4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наименование 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 xml:space="preserve">(1-ый ур-нь) </w:t>
            </w:r>
          </w:p>
        </w:tc>
        <w:tc>
          <w:tcPr>
            <w:tcW w:w="760" w:type="pct"/>
            <w:shd w:val="clear" w:color="auto" w:fill="FFC000"/>
            <w:vAlign w:val="center"/>
          </w:tcPr>
          <w:p w14:paraId="343C85A6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Наименование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бизнес-процесса</w:t>
            </w: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br/>
              <w:t>(2-ой ур-нь)</w:t>
            </w:r>
          </w:p>
        </w:tc>
        <w:tc>
          <w:tcPr>
            <w:tcW w:w="714" w:type="pct"/>
            <w:shd w:val="clear" w:color="auto" w:fill="FFC000"/>
            <w:vAlign w:val="center"/>
          </w:tcPr>
          <w:p w14:paraId="10DFF904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Код и название процессного изменения</w:t>
            </w:r>
          </w:p>
        </w:tc>
        <w:tc>
          <w:tcPr>
            <w:tcW w:w="639" w:type="pct"/>
            <w:shd w:val="clear" w:color="auto" w:fill="FFC000"/>
            <w:vAlign w:val="center"/>
          </w:tcPr>
          <w:p w14:paraId="7B60BB68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Область организационного влияния</w:t>
            </w:r>
          </w:p>
        </w:tc>
        <w:tc>
          <w:tcPr>
            <w:tcW w:w="932" w:type="pct"/>
            <w:shd w:val="clear" w:color="auto" w:fill="FFC000"/>
            <w:vAlign w:val="center"/>
          </w:tcPr>
          <w:p w14:paraId="49028462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  <w:lang w:eastAsia="ru-RU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Описание орг. изменения / целевое состояние</w:t>
            </w:r>
          </w:p>
        </w:tc>
        <w:tc>
          <w:tcPr>
            <w:tcW w:w="817" w:type="pct"/>
            <w:shd w:val="clear" w:color="auto" w:fill="FFC000"/>
            <w:vAlign w:val="center"/>
          </w:tcPr>
          <w:p w14:paraId="009D8A55" w14:textId="77777777" w:rsidR="00E255E2" w:rsidRPr="00621CB6" w:rsidRDefault="00E255E2" w:rsidP="005D357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21CB6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 xml:space="preserve">Влияние на запуск системы в эксплуатацию </w:t>
            </w:r>
          </w:p>
        </w:tc>
      </w:tr>
      <w:tr w:rsidR="00C97B6A" w:rsidRPr="00621CB6" w14:paraId="0E9534A1" w14:textId="77777777" w:rsidTr="00B747BB">
        <w:trPr>
          <w:cantSplit/>
          <w:trHeight w:val="237"/>
        </w:trPr>
        <w:tc>
          <w:tcPr>
            <w:tcW w:w="427" w:type="pct"/>
            <w:shd w:val="clear" w:color="auto" w:fill="auto"/>
          </w:tcPr>
          <w:p w14:paraId="7AB69CCA" w14:textId="7E3DC8AD" w:rsidR="00C97B6A" w:rsidRPr="00621CB6" w:rsidRDefault="00C97B6A" w:rsidP="00C97B6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710" w:type="pct"/>
          </w:tcPr>
          <w:p w14:paraId="4AA9E526" w14:textId="23488FF5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760" w:type="pct"/>
          </w:tcPr>
          <w:p w14:paraId="72C8AEB4" w14:textId="31C76E4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ПП-07.08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Формирование и управление бюджетами ТОиР</w:t>
            </w:r>
          </w:p>
        </w:tc>
        <w:tc>
          <w:tcPr>
            <w:tcW w:w="714" w:type="pct"/>
          </w:tcPr>
          <w:p w14:paraId="17E32FAC" w14:textId="4ADDEC63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PM.ORG.01 Централизация функции бюджетирования воздействий на ПА – ролевая модель. </w:t>
            </w:r>
          </w:p>
        </w:tc>
        <w:tc>
          <w:tcPr>
            <w:tcW w:w="639" w:type="pct"/>
          </w:tcPr>
          <w:p w14:paraId="01A88BC4" w14:textId="3EC268F5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Роли и ответственность сотрудников</w:t>
            </w:r>
          </w:p>
        </w:tc>
        <w:tc>
          <w:tcPr>
            <w:tcW w:w="932" w:type="pct"/>
          </w:tcPr>
          <w:p w14:paraId="3A068D1C" w14:textId="19E63ADD" w:rsidR="00C97B6A" w:rsidRPr="00621CB6" w:rsidRDefault="00C97B6A" w:rsidP="009001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Расширение функционала для ролей, задействованных в бизнес-процессе.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Роли: </w:t>
            </w:r>
            <w:r w:rsidRPr="00E94894">
              <w:rPr>
                <w:rFonts w:ascii="Arial" w:hAnsi="Arial" w:cs="Arial"/>
                <w:color w:val="000000"/>
                <w:sz w:val="18"/>
                <w:szCs w:val="18"/>
              </w:rPr>
              <w:t xml:space="preserve">Планировщик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бюджета УА, Старший планировщик</w:t>
            </w:r>
            <w:r w:rsidRPr="00C93D0C">
              <w:rPr>
                <w:rFonts w:ascii="Arial" w:hAnsi="Arial" w:cs="Arial"/>
                <w:color w:val="000000"/>
                <w:sz w:val="18"/>
                <w:szCs w:val="18"/>
              </w:rPr>
              <w:t xml:space="preserve">/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color w:val="000000"/>
                <w:sz w:val="18"/>
                <w:szCs w:val="18"/>
              </w:rPr>
              <w:t xml:space="preserve"> УО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                </w:t>
            </w:r>
            <w:r w:rsidRPr="00E9489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УК:  рассмотрение и согласование  бюджета, распределение резерва между БЕ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БЕ: создание и актуализация структуры СПП элементов, ранжирование бюджета по СПП элементам, контроль бюджета, установка лимитов,  согласование и перенос бюджета между СПП элементами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Планировщик / Старший планировщик ТОиР </w:t>
            </w:r>
            <w:r w:rsidR="00855F5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Создание заказов ТОиР и сетевых графиков, проверка наличия цены на материал / услугу, анализ и корректировка рассчитанных в заказе затрат , ранжирование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Корректировка программы ремонтов и отдельных заказов в соответствии с лимитами</w:t>
            </w:r>
          </w:p>
        </w:tc>
        <w:tc>
          <w:tcPr>
            <w:tcW w:w="817" w:type="pct"/>
            <w:shd w:val="clear" w:color="auto" w:fill="auto"/>
          </w:tcPr>
          <w:p w14:paraId="286039C6" w14:textId="3C508FC5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до начала начало процесса бюджетирования</w:t>
            </w:r>
          </w:p>
        </w:tc>
      </w:tr>
      <w:tr w:rsidR="00C97B6A" w:rsidRPr="00621CB6" w14:paraId="4AE1209E" w14:textId="77777777" w:rsidTr="00B747BB">
        <w:trPr>
          <w:cantSplit/>
          <w:trHeight w:val="237"/>
        </w:trPr>
        <w:tc>
          <w:tcPr>
            <w:tcW w:w="427" w:type="pct"/>
            <w:shd w:val="clear" w:color="auto" w:fill="auto"/>
          </w:tcPr>
          <w:p w14:paraId="5E36B4E3" w14:textId="79A85EEA" w:rsidR="00C97B6A" w:rsidRPr="00621CB6" w:rsidRDefault="00C97B6A" w:rsidP="00C97B6A">
            <w:pPr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710" w:type="pct"/>
          </w:tcPr>
          <w:p w14:paraId="73C65568" w14:textId="4B4E3BDB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Управление производственными активами</w:t>
            </w:r>
          </w:p>
        </w:tc>
        <w:tc>
          <w:tcPr>
            <w:tcW w:w="760" w:type="pct"/>
          </w:tcPr>
          <w:p w14:paraId="1AC77B08" w14:textId="135B1C59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ПП-07.07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Ресурсное обеспечение ТОиР</w:t>
            </w:r>
          </w:p>
        </w:tc>
        <w:tc>
          <w:tcPr>
            <w:tcW w:w="714" w:type="pct"/>
          </w:tcPr>
          <w:p w14:paraId="71C7AC4F" w14:textId="295B495E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PM.ORG.02 Централизация функции планирования и ресурсного обеспечения воздействий на ПА – ролевая модель</w:t>
            </w:r>
          </w:p>
        </w:tc>
        <w:tc>
          <w:tcPr>
            <w:tcW w:w="639" w:type="pct"/>
          </w:tcPr>
          <w:p w14:paraId="142A3AB4" w14:textId="2E1A561E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Роли и ответственность сотрудников</w:t>
            </w:r>
          </w:p>
        </w:tc>
        <w:tc>
          <w:tcPr>
            <w:tcW w:w="932" w:type="pct"/>
          </w:tcPr>
          <w:p w14:paraId="331AC35D" w14:textId="306CE4F6" w:rsidR="00C97B6A" w:rsidRPr="00621CB6" w:rsidRDefault="00C97B6A" w:rsidP="009001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Расширение функционала для ролей, задействованных в бизнес-процессе.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Роли: член ТК УК/БЕ, </w:t>
            </w:r>
            <w:r w:rsidRPr="00E94894">
              <w:rPr>
                <w:rFonts w:ascii="Arial" w:hAnsi="Arial" w:cs="Arial"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Старший планировщик</w:t>
            </w:r>
            <w:r w:rsidRPr="00292E6A"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Планировщик ТОиР</w:t>
            </w:r>
            <w:r w:rsidR="00855F5C">
              <w:rPr>
                <w:rFonts w:ascii="Arial" w:hAnsi="Arial" w:cs="Arial"/>
                <w:color w:val="000000"/>
                <w:sz w:val="18"/>
                <w:szCs w:val="18"/>
              </w:rPr>
              <w:t xml:space="preserve"> УО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Специалист по надёжности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br/>
              <w:t xml:space="preserve">Член ТК УК/БЕ -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Рассмотрение и утверждение программ воздействий и их корректировок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Pr="00E94894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Планировщик бюджета УА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- Согласование долгосрочных и среднесрочных программ воздействий, подготовка материалов на ТК УК/БЕ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БЕ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Формирование и актуализация долгосрочных и среднесрочных программ воздействий, , подготовка материалов на ТК УК/БЕ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Планировщик / Старший планировщик ТОиР </w:t>
            </w:r>
            <w:r w:rsidR="004F5DC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УО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Создание заказов ТОиР и сетевых графиков, проверка наличия доступности ресурсов (МТР и персонал) и их балансировка, анализ и корректировка объема выполняемых работ (заказы, операции в заказах)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- Планирование остановочных работ в системе,  составление детального сетевого график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Специалист по надёжности 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- Формирование мероприятий по надежности, включение их в план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НМД </w:t>
            </w:r>
          </w:p>
        </w:tc>
        <w:tc>
          <w:tcPr>
            <w:tcW w:w="817" w:type="pct"/>
            <w:shd w:val="clear" w:color="auto" w:fill="auto"/>
          </w:tcPr>
          <w:p w14:paraId="24C59490" w14:textId="5169C590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ОИ должно быть реализовано не позднее чем за 3 месяца до старта</w:t>
            </w:r>
          </w:p>
        </w:tc>
      </w:tr>
      <w:tr w:rsidR="00C97B6A" w:rsidRPr="00621CB6" w14:paraId="1CA053B6" w14:textId="77777777" w:rsidTr="00B747BB">
        <w:trPr>
          <w:cantSplit/>
          <w:trHeight w:val="237"/>
        </w:trPr>
        <w:tc>
          <w:tcPr>
            <w:tcW w:w="427" w:type="pct"/>
            <w:shd w:val="clear" w:color="auto" w:fill="auto"/>
          </w:tcPr>
          <w:p w14:paraId="1E856928" w14:textId="1DA0B1F9" w:rsidR="00C97B6A" w:rsidRPr="00B747BB" w:rsidRDefault="00B747BB" w:rsidP="00C97B6A">
            <w:pPr>
              <w:jc w:val="left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710" w:type="pct"/>
          </w:tcPr>
          <w:p w14:paraId="7F1FD5CE" w14:textId="38C9183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ПП-07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Управление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производственными активами</w:t>
            </w:r>
          </w:p>
        </w:tc>
        <w:tc>
          <w:tcPr>
            <w:tcW w:w="760" w:type="pct"/>
          </w:tcPr>
          <w:p w14:paraId="035A3B79" w14:textId="15B245BB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</w:tc>
        <w:tc>
          <w:tcPr>
            <w:tcW w:w="714" w:type="pct"/>
          </w:tcPr>
          <w:p w14:paraId="37A83958" w14:textId="7329CB4E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PM.ORG.04 Актуализация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перечня НМД Компании</w:t>
            </w:r>
          </w:p>
        </w:tc>
        <w:tc>
          <w:tcPr>
            <w:tcW w:w="639" w:type="pct"/>
          </w:tcPr>
          <w:p w14:paraId="4BACBB23" w14:textId="25696E4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Нормативно-мето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дологическая документация</w:t>
            </w:r>
          </w:p>
        </w:tc>
        <w:tc>
          <w:tcPr>
            <w:tcW w:w="932" w:type="pct"/>
          </w:tcPr>
          <w:p w14:paraId="3C940335" w14:textId="58B7F527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Перечень документов для актуализа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ции на последующих этапах зафиксирован в проектном документе:  ERP.3.16_ОСМ_Перечень процессных и организационных изменений с оценктой влияния</w:t>
            </w:r>
          </w:p>
        </w:tc>
        <w:tc>
          <w:tcPr>
            <w:tcW w:w="817" w:type="pct"/>
            <w:shd w:val="clear" w:color="auto" w:fill="auto"/>
          </w:tcPr>
          <w:p w14:paraId="154BEBC3" w14:textId="2444B9D4" w:rsidR="00C97B6A" w:rsidRPr="00621CB6" w:rsidRDefault="00C97B6A" w:rsidP="00C97B6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 xml:space="preserve">ОИ должно быть реализовано до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начала определённого этапа Программы</w:t>
            </w:r>
          </w:p>
        </w:tc>
      </w:tr>
    </w:tbl>
    <w:p w14:paraId="6389129A" w14:textId="77777777" w:rsidR="00E30D22" w:rsidRPr="00621CB6" w:rsidRDefault="001F08B0" w:rsidP="00430202">
      <w:pPr>
        <w:rPr>
          <w:rFonts w:ascii="Arial" w:eastAsia="Calibri" w:hAnsi="Arial" w:cs="Arial"/>
        </w:rPr>
      </w:pPr>
      <w:r w:rsidRPr="00621CB6">
        <w:rPr>
          <w:rFonts w:ascii="Arial" w:eastAsia="Calibri" w:hAnsi="Arial" w:cs="Arial"/>
        </w:rPr>
        <w:lastRenderedPageBreak/>
        <w:t>* не включая перечень НМД</w:t>
      </w:r>
    </w:p>
    <w:p w14:paraId="1C9B7F6E" w14:textId="77777777" w:rsidR="00E30D22" w:rsidRPr="00621CB6" w:rsidRDefault="00E30D22" w:rsidP="006F664D">
      <w:pPr>
        <w:rPr>
          <w:rFonts w:ascii="Arial" w:eastAsia="Calibri" w:hAnsi="Arial" w:cs="Arial"/>
        </w:rPr>
      </w:pPr>
    </w:p>
    <w:p w14:paraId="14745E81" w14:textId="77777777" w:rsidR="00220F8C" w:rsidRPr="00621CB6" w:rsidRDefault="00220F8C" w:rsidP="00220F8C">
      <w:pPr>
        <w:pStyle w:val="1"/>
        <w:rPr>
          <w:rFonts w:eastAsia="Calibri"/>
        </w:rPr>
      </w:pPr>
      <w:bookmarkStart w:id="3748" w:name="_Toc69138667"/>
      <w:r w:rsidRPr="00621CB6">
        <w:rPr>
          <w:rFonts w:eastAsia="Calibri"/>
        </w:rPr>
        <w:t>Открытые вопросы</w:t>
      </w:r>
      <w:bookmarkEnd w:id="3748"/>
    </w:p>
    <w:p w14:paraId="4F5A2F8A" w14:textId="526E26F8" w:rsidR="00386C3A" w:rsidRPr="00621CB6" w:rsidRDefault="00386C3A" w:rsidP="003A09FA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b/>
          <w:sz w:val="22"/>
        </w:rPr>
      </w:pPr>
      <w:r w:rsidRPr="00621CB6">
        <w:rPr>
          <w:rFonts w:ascii="Arial" w:hAnsi="Arial" w:cs="Arial"/>
          <w:b/>
          <w:sz w:val="22"/>
        </w:rPr>
        <w:t>Таблица</w:t>
      </w:r>
      <w:r w:rsidR="00F17006">
        <w:rPr>
          <w:rFonts w:ascii="Arial" w:hAnsi="Arial" w:cs="Arial"/>
          <w:b/>
          <w:sz w:val="22"/>
          <w:lang w:val="en-US"/>
        </w:rPr>
        <w:t xml:space="preserve"> 19</w:t>
      </w:r>
      <w:r w:rsidRPr="00621CB6">
        <w:rPr>
          <w:rFonts w:ascii="Arial" w:hAnsi="Arial" w:cs="Arial"/>
          <w:b/>
          <w:sz w:val="22"/>
        </w:rPr>
        <w:t>.</w:t>
      </w:r>
      <w:r w:rsidR="008C7F95" w:rsidRPr="00621CB6">
        <w:rPr>
          <w:rFonts w:ascii="Arial" w:hAnsi="Arial" w:cs="Arial"/>
          <w:b/>
          <w:sz w:val="22"/>
        </w:rPr>
        <w:t xml:space="preserve"> </w:t>
      </w:r>
      <w:r w:rsidRPr="00621CB6">
        <w:rPr>
          <w:rFonts w:ascii="Arial" w:hAnsi="Arial" w:cs="Arial"/>
          <w:b/>
          <w:sz w:val="22"/>
        </w:rPr>
        <w:t>Открытые вопросы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71"/>
        <w:gridCol w:w="1680"/>
        <w:gridCol w:w="3195"/>
        <w:gridCol w:w="1396"/>
        <w:gridCol w:w="1567"/>
        <w:gridCol w:w="1567"/>
      </w:tblGrid>
      <w:tr w:rsidR="002D7E77" w:rsidRPr="00621CB6" w14:paraId="49C74136" w14:textId="1206F19D" w:rsidTr="001A4543">
        <w:trPr>
          <w:cantSplit/>
          <w:trHeight w:val="397"/>
          <w:tblHeader/>
        </w:trPr>
        <w:tc>
          <w:tcPr>
            <w:tcW w:w="378" w:type="pct"/>
            <w:shd w:val="clear" w:color="auto" w:fill="FFC000"/>
            <w:vAlign w:val="center"/>
          </w:tcPr>
          <w:p w14:paraId="51DE8F35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 xml:space="preserve">№ из реестра </w:t>
            </w:r>
          </w:p>
        </w:tc>
        <w:tc>
          <w:tcPr>
            <w:tcW w:w="825" w:type="pct"/>
            <w:shd w:val="clear" w:color="auto" w:fill="FFC000"/>
            <w:vAlign w:val="center"/>
          </w:tcPr>
          <w:p w14:paraId="6228C86E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Наименование ОВ</w:t>
            </w:r>
          </w:p>
        </w:tc>
        <w:tc>
          <w:tcPr>
            <w:tcW w:w="1569" w:type="pct"/>
            <w:shd w:val="clear" w:color="auto" w:fill="FFC000"/>
            <w:vAlign w:val="center"/>
          </w:tcPr>
          <w:p w14:paraId="519E1E8B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Краткое описание ОВ</w:t>
            </w:r>
          </w:p>
        </w:tc>
        <w:tc>
          <w:tcPr>
            <w:tcW w:w="686" w:type="pct"/>
            <w:shd w:val="clear" w:color="auto" w:fill="FFC000"/>
            <w:vAlign w:val="center"/>
          </w:tcPr>
          <w:p w14:paraId="3A069AA1" w14:textId="12239746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Ответственный за решение</w:t>
            </w:r>
          </w:p>
        </w:tc>
        <w:tc>
          <w:tcPr>
            <w:tcW w:w="770" w:type="pct"/>
            <w:shd w:val="clear" w:color="auto" w:fill="FFC000"/>
            <w:vAlign w:val="center"/>
          </w:tcPr>
          <w:p w14:paraId="2A66EE0D" w14:textId="77777777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1CB6">
              <w:rPr>
                <w:rFonts w:ascii="Arial" w:hAnsi="Arial" w:cs="Arial"/>
                <w:b/>
                <w:sz w:val="20"/>
                <w:szCs w:val="20"/>
                <w:lang w:eastAsia="ru-RU"/>
              </w:rPr>
              <w:t>Крайний срок решения</w:t>
            </w:r>
          </w:p>
        </w:tc>
        <w:tc>
          <w:tcPr>
            <w:tcW w:w="770" w:type="pct"/>
            <w:shd w:val="clear" w:color="auto" w:fill="FFC000"/>
          </w:tcPr>
          <w:p w14:paraId="2F6FC99C" w14:textId="55A7FD1D" w:rsidR="002D7E77" w:rsidRPr="00621CB6" w:rsidRDefault="002D7E77" w:rsidP="005F2EFF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ru-RU"/>
              </w:rPr>
              <w:t>Статус</w:t>
            </w:r>
          </w:p>
        </w:tc>
      </w:tr>
      <w:tr w:rsidR="002D7E77" w:rsidRPr="00621CB6" w14:paraId="42EA2A62" w14:textId="088C3EEA" w:rsidTr="001A4543">
        <w:trPr>
          <w:cantSplit/>
        </w:trPr>
        <w:tc>
          <w:tcPr>
            <w:tcW w:w="378" w:type="pct"/>
            <w:shd w:val="clear" w:color="auto" w:fill="auto"/>
          </w:tcPr>
          <w:p w14:paraId="7C59C1F8" w14:textId="60EF7AE9" w:rsidR="002D7E77" w:rsidRPr="00621CB6" w:rsidRDefault="002D7E77" w:rsidP="005F2EF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pct"/>
          </w:tcPr>
          <w:p w14:paraId="1A733B9C" w14:textId="5C987F71" w:rsidR="002D7E77" w:rsidRPr="00621CB6" w:rsidRDefault="002D7E77" w:rsidP="00B478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</w:t>
            </w:r>
            <w:r w:rsidRPr="008F713C">
              <w:rPr>
                <w:rFonts w:ascii="Arial" w:hAnsi="Arial" w:cs="Arial"/>
                <w:sz w:val="20"/>
                <w:szCs w:val="20"/>
              </w:rPr>
              <w:t>ак ограничить выбор в заказах оборудование(ОЗМ) с</w:t>
            </w:r>
            <w:r>
              <w:rPr>
                <w:rFonts w:ascii="Arial" w:hAnsi="Arial" w:cs="Arial"/>
                <w:sz w:val="20"/>
                <w:szCs w:val="20"/>
              </w:rPr>
              <w:t xml:space="preserve"> соответсвующим классом оценки.</w:t>
            </w:r>
          </w:p>
        </w:tc>
        <w:tc>
          <w:tcPr>
            <w:tcW w:w="1569" w:type="pct"/>
          </w:tcPr>
          <w:p w14:paraId="498B8110" w14:textId="77777777" w:rsidR="002D7E77" w:rsidRDefault="002D7E77" w:rsidP="00B478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И. Наговицын:</w:t>
            </w:r>
          </w:p>
          <w:p w14:paraId="51C29488" w14:textId="473BBE14" w:rsidR="002D7E77" w:rsidRPr="00621CB6" w:rsidRDefault="002D7E77" w:rsidP="00B478E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8F713C">
              <w:rPr>
                <w:rFonts w:ascii="Arial" w:hAnsi="Arial" w:cs="Arial"/>
                <w:sz w:val="20"/>
                <w:szCs w:val="20"/>
              </w:rPr>
              <w:t>Предлагаю реализовать следующим образом: на ОЗМ должно присутсвовать два класса - инвестиции и операционка. При выборе ОЗМ в PS расчитывать класс оценки по признакам проект ОСГ, в заказе ТОРо при выборе ОЗМ с наличием класса оценки инвестиции добовлять доп.согласующего - экономиста ПА БЕ, для того чтоб он подтвердил что это opex или capex(если согласовывает то подтверждает что это opex, если не согласовывает то подтверждает что это capex и необходимо делать в PS) далее на основании места возникновения потрености PS и ТОРО генерить соответсвующую заявку в ММ с соответсвующим классом оценки и как следствие контроль бюджета и т.д.</w:t>
            </w:r>
          </w:p>
        </w:tc>
        <w:tc>
          <w:tcPr>
            <w:tcW w:w="686" w:type="pct"/>
            <w:shd w:val="clear" w:color="auto" w:fill="auto"/>
          </w:tcPr>
          <w:p w14:paraId="30C8FC79" w14:textId="59F7EB18" w:rsidR="002D7E77" w:rsidRPr="00621CB6" w:rsidRDefault="002D7E77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Исаев О.</w:t>
            </w:r>
          </w:p>
        </w:tc>
        <w:tc>
          <w:tcPr>
            <w:tcW w:w="770" w:type="pct"/>
            <w:shd w:val="clear" w:color="auto" w:fill="auto"/>
          </w:tcPr>
          <w:p w14:paraId="298A8A58" w14:textId="6150D694" w:rsidR="002D7E77" w:rsidRPr="00621CB6" w:rsidRDefault="002D7E77" w:rsidP="005F2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21CB6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621CB6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621CB6">
              <w:rPr>
                <w:rFonts w:ascii="Arial" w:hAnsi="Arial" w:cs="Arial"/>
                <w:sz w:val="20"/>
                <w:szCs w:val="20"/>
              </w:rPr>
              <w:t>.2018</w:t>
            </w:r>
          </w:p>
        </w:tc>
        <w:tc>
          <w:tcPr>
            <w:tcW w:w="770" w:type="pct"/>
          </w:tcPr>
          <w:p w14:paraId="075653DA" w14:textId="28A630E1" w:rsidR="002D7E77" w:rsidRPr="00621CB6" w:rsidRDefault="002D7E77" w:rsidP="001A45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Реализовано</w:t>
            </w:r>
          </w:p>
        </w:tc>
      </w:tr>
    </w:tbl>
    <w:p w14:paraId="2C68D854" w14:textId="2895E937" w:rsidR="005F2EFF" w:rsidRPr="00621CB6" w:rsidRDefault="005F2EFF" w:rsidP="00916FAB">
      <w:pPr>
        <w:pStyle w:val="a7"/>
        <w:keepNext/>
        <w:spacing w:after="240" w:afterAutospacing="0" w:line="276" w:lineRule="auto"/>
        <w:jc w:val="right"/>
        <w:rPr>
          <w:rFonts w:ascii="Arial" w:hAnsi="Arial" w:cs="Arial"/>
          <w:sz w:val="22"/>
        </w:rPr>
      </w:pPr>
    </w:p>
    <w:bookmarkEnd w:id="0"/>
    <w:bookmarkEnd w:id="1"/>
    <w:bookmarkEnd w:id="2"/>
    <w:bookmarkEnd w:id="3"/>
    <w:bookmarkEnd w:id="459"/>
    <w:bookmarkEnd w:id="462"/>
    <w:p w14:paraId="44E061FE" w14:textId="30B11255" w:rsidR="00C20715" w:rsidRPr="001A4543" w:rsidRDefault="002D7E77" w:rsidP="001A4543">
      <w:pPr>
        <w:ind w:firstLine="567"/>
        <w:rPr>
          <w:rFonts w:ascii="Arial" w:hAnsi="Arial" w:cs="Arial"/>
          <w:szCs w:val="24"/>
        </w:rPr>
      </w:pPr>
      <w:r w:rsidRPr="001A4543">
        <w:rPr>
          <w:rFonts w:ascii="Arial" w:hAnsi="Arial" w:cs="Arial"/>
          <w:szCs w:val="24"/>
        </w:rPr>
        <w:t>Ограничение</w:t>
      </w:r>
      <w:r>
        <w:rPr>
          <w:rFonts w:ascii="Arial" w:hAnsi="Arial" w:cs="Arial"/>
          <w:szCs w:val="24"/>
        </w:rPr>
        <w:t xml:space="preserve"> выбора в Заказах ТОРО оборудования (ОЗМ), с соответвующим классом оценки, реализовано в рамках разработки </w:t>
      </w:r>
      <w:r>
        <w:rPr>
          <w:rFonts w:ascii="Arial" w:hAnsi="Arial" w:cs="Arial"/>
          <w:szCs w:val="24"/>
          <w:lang w:val="en-US"/>
        </w:rPr>
        <w:t>PM</w:t>
      </w:r>
      <w:r w:rsidRPr="001A4543">
        <w:rPr>
          <w:rFonts w:ascii="Arial" w:hAnsi="Arial" w:cs="Arial"/>
          <w:szCs w:val="24"/>
        </w:rPr>
        <w:t xml:space="preserve">52 </w:t>
      </w:r>
      <w:r>
        <w:rPr>
          <w:rFonts w:ascii="Arial" w:hAnsi="Arial" w:cs="Arial"/>
          <w:szCs w:val="24"/>
        </w:rPr>
        <w:t xml:space="preserve">«Контроль счетов в Заказах ТОРО». Описание особенностей реализации приведено в разделе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REF _Ref38952176 \r \h  \* MERGEFORMAT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r w:rsidR="00DD0D1E">
        <w:rPr>
          <w:rFonts w:ascii="Arial" w:hAnsi="Arial" w:cs="Arial"/>
          <w:szCs w:val="24"/>
        </w:rPr>
        <w:t>5.10.8</w:t>
      </w:r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REF _Ref38952176 \h  \* MERGEFORMAT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ins w:id="3749" w:author="ShramkovAB" w:date="2021-04-12T16:50:00Z">
        <w:r w:rsidR="00DD0D1E" w:rsidRPr="00DD0D1E">
          <w:rPr>
            <w:rFonts w:ascii="Arial" w:hAnsi="Arial" w:cs="Arial"/>
            <w:szCs w:val="24"/>
            <w:rPrChange w:id="3750" w:author="ShramkovAB" w:date="2021-04-12T16:50:00Z">
              <w:rPr>
                <w:rFonts w:cs="Arial"/>
                <w:szCs w:val="24"/>
              </w:rPr>
            </w:rPrChange>
          </w:rPr>
          <w:t>Реализация контроля счетов в Заказах ТОРО</w:t>
        </w:r>
      </w:ins>
      <w:del w:id="3751" w:author="ShramkovAB" w:date="2021-04-12T16:50:00Z">
        <w:r w:rsidR="002D72A9" w:rsidRPr="001A4543" w:rsidDel="00DD0D1E">
          <w:rPr>
            <w:rFonts w:ascii="Arial" w:hAnsi="Arial" w:cs="Arial"/>
            <w:szCs w:val="24"/>
          </w:rPr>
          <w:delText>Реализация контроля счетов в Заказах ТОРО</w:delText>
        </w:r>
      </w:del>
      <w:r>
        <w:rPr>
          <w:rFonts w:ascii="Arial" w:hAnsi="Arial" w:cs="Arial"/>
          <w:szCs w:val="24"/>
        </w:rPr>
        <w:fldChar w:fldCharType="end"/>
      </w:r>
      <w:r>
        <w:rPr>
          <w:rFonts w:ascii="Arial" w:hAnsi="Arial" w:cs="Arial"/>
          <w:szCs w:val="24"/>
        </w:rPr>
        <w:t>.</w:t>
      </w:r>
      <w:r w:rsidR="00C20715" w:rsidRPr="001A4543">
        <w:rPr>
          <w:rFonts w:ascii="Arial" w:hAnsi="Arial" w:cs="Arial"/>
          <w:szCs w:val="24"/>
        </w:rPr>
        <w:br w:type="page"/>
      </w:r>
    </w:p>
    <w:p w14:paraId="4D3FE97A" w14:textId="47AFF896" w:rsidR="00FB3F4C" w:rsidRPr="00621CB6" w:rsidRDefault="00FB3F4C" w:rsidP="00FB3F4C">
      <w:pPr>
        <w:pStyle w:val="1"/>
        <w:rPr>
          <w:rFonts w:eastAsia="Calibri"/>
        </w:rPr>
      </w:pPr>
      <w:bookmarkStart w:id="3752" w:name="_Toc69138668"/>
      <w:r w:rsidRPr="00621CB6">
        <w:rPr>
          <w:rFonts w:eastAsia="Calibri"/>
        </w:rPr>
        <w:lastRenderedPageBreak/>
        <w:t>Приложения</w:t>
      </w:r>
      <w:bookmarkEnd w:id="3752"/>
    </w:p>
    <w:p w14:paraId="27ECDACB" w14:textId="3CD33B9A" w:rsidR="00FB3F4C" w:rsidRPr="00621CB6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53" w:name="_Toc69138669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621CB6">
        <w:rPr>
          <w:rFonts w:eastAsiaTheme="majorEastAsia" w:cs="Arial"/>
          <w:bCs w:val="0"/>
          <w:iCs w:val="0"/>
          <w:szCs w:val="26"/>
        </w:rPr>
        <w:t xml:space="preserve">№ </w:t>
      </w:r>
      <w:r w:rsidRPr="00621CB6">
        <w:rPr>
          <w:rFonts w:eastAsiaTheme="majorEastAsia" w:cs="Arial"/>
          <w:bCs w:val="0"/>
          <w:iCs w:val="0"/>
          <w:szCs w:val="26"/>
        </w:rPr>
        <w:t>1.</w:t>
      </w:r>
      <w:r w:rsidR="001D278C" w:rsidRPr="00621CB6">
        <w:rPr>
          <w:rFonts w:eastAsiaTheme="majorEastAsia" w:cs="Arial"/>
          <w:bCs w:val="0"/>
          <w:iCs w:val="0"/>
          <w:szCs w:val="26"/>
        </w:rPr>
        <w:t xml:space="preserve"> </w:t>
      </w:r>
      <w:r w:rsidR="00952581" w:rsidRPr="00621CB6">
        <w:rPr>
          <w:rFonts w:eastAsiaTheme="majorEastAsia" w:cs="Arial"/>
          <w:bCs w:val="0"/>
          <w:iCs w:val="0"/>
          <w:szCs w:val="26"/>
        </w:rPr>
        <w:t>Модели</w:t>
      </w:r>
      <w:r w:rsidRPr="00621CB6">
        <w:rPr>
          <w:rFonts w:eastAsiaTheme="majorEastAsia" w:cs="Arial"/>
          <w:bCs w:val="0"/>
          <w:iCs w:val="0"/>
          <w:szCs w:val="26"/>
        </w:rPr>
        <w:t xml:space="preserve"> бизнес-процесс</w:t>
      </w:r>
      <w:r w:rsidR="00952581" w:rsidRPr="00621CB6">
        <w:rPr>
          <w:rFonts w:eastAsiaTheme="majorEastAsia" w:cs="Arial"/>
          <w:bCs w:val="0"/>
          <w:iCs w:val="0"/>
          <w:szCs w:val="26"/>
        </w:rPr>
        <w:t>ов</w:t>
      </w:r>
      <w:bookmarkEnd w:id="3753"/>
    </w:p>
    <w:bookmarkStart w:id="3754" w:name="_MON_1657444506"/>
    <w:bookmarkEnd w:id="3754"/>
    <w:p w14:paraId="3E6D906B" w14:textId="5E3F9F3E" w:rsidR="003B5E9D" w:rsidRPr="00621CB6" w:rsidRDefault="00C94115" w:rsidP="003B5E9D">
      <w:pPr>
        <w:rPr>
          <w:rFonts w:ascii="Arial" w:eastAsiaTheme="majorEastAsia" w:hAnsi="Arial" w:cs="Arial"/>
        </w:rPr>
      </w:pPr>
      <w:ins w:id="3755" w:author="Попова Дарья" w:date="2020-07-28T12:28:00Z">
        <w:r>
          <w:rPr>
            <w:rFonts w:ascii="Arial" w:eastAsiaTheme="majorEastAsia" w:hAnsi="Arial" w:cs="Arial"/>
          </w:rPr>
          <w:object w:dxaOrig="2069" w:dyaOrig="1339" w14:anchorId="4370C25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03.5pt;height:66.75pt" o:ole="">
              <v:imagedata r:id="rId18" o:title=""/>
            </v:shape>
            <o:OLEObject Type="Embed" ProgID="Word.Document.8" ShapeID="_x0000_i1025" DrawAspect="Icon" ObjectID="_1698150594" r:id="rId19">
              <o:FieldCodes>\s</o:FieldCodes>
            </o:OLEObject>
          </w:object>
        </w:r>
      </w:ins>
      <w:ins w:id="3756" w:author="Попова Дарья" w:date="2020-07-28T12:28:00Z">
        <w:r w:rsidR="00D2456E">
          <w:rPr>
            <w:rFonts w:ascii="Arial" w:eastAsiaTheme="majorEastAsia" w:hAnsi="Arial" w:cs="Arial"/>
          </w:rPr>
          <w:t xml:space="preserve"> </w:t>
        </w:r>
      </w:ins>
      <w:bookmarkStart w:id="3757" w:name="_MON_1648495177"/>
      <w:bookmarkEnd w:id="3757"/>
      <w:del w:id="3758" w:author="Попова Дарья" w:date="2020-07-28T12:26:00Z">
        <w:r w:rsidR="00E16BE0" w:rsidDel="005374DD">
          <w:rPr>
            <w:rFonts w:ascii="Arial" w:eastAsiaTheme="majorEastAsia" w:hAnsi="Arial" w:cs="Arial"/>
          </w:rPr>
          <w:object w:dxaOrig="1520" w:dyaOrig="985" w14:anchorId="6136C83A">
            <v:shape id="_x0000_i1026" type="#_x0000_t75" style="width:76.5pt;height:49.5pt" o:ole="">
              <v:imagedata r:id="rId20" o:title=""/>
            </v:shape>
            <o:OLEObject Type="Embed" ProgID="Word.Document.8" ShapeID="_x0000_i1026" DrawAspect="Icon" ObjectID="_1698150595" r:id="rId21">
              <o:FieldCodes>\s</o:FieldCodes>
            </o:OLEObject>
          </w:object>
        </w:r>
      </w:del>
      <w:bookmarkStart w:id="3759" w:name="_MON_1649172501"/>
      <w:bookmarkEnd w:id="3759"/>
      <w:r w:rsidR="00D51170">
        <w:rPr>
          <w:rFonts w:ascii="Arial" w:eastAsiaTheme="majorEastAsia" w:hAnsi="Arial" w:cs="Arial"/>
        </w:rPr>
        <w:object w:dxaOrig="1933" w:dyaOrig="1251" w14:anchorId="0F0458FE">
          <v:shape id="_x0000_i1027" type="#_x0000_t75" style="width:96.75pt;height:62.25pt" o:ole="">
            <v:imagedata r:id="rId22" o:title=""/>
          </v:shape>
          <o:OLEObject Type="Embed" ProgID="Word.Document.8" ShapeID="_x0000_i1027" DrawAspect="Icon" ObjectID="_1698150596" r:id="rId23">
            <o:FieldCodes>\s</o:FieldCodes>
          </o:OLEObject>
        </w:object>
      </w:r>
    </w:p>
    <w:p w14:paraId="0C4A3C87" w14:textId="77777777" w:rsidR="00386C3A" w:rsidRPr="00621CB6" w:rsidRDefault="00386C3A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60" w:name="_Toc69138670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621CB6">
        <w:rPr>
          <w:rFonts w:eastAsiaTheme="majorEastAsia" w:cs="Arial"/>
          <w:bCs w:val="0"/>
          <w:iCs w:val="0"/>
          <w:szCs w:val="26"/>
        </w:rPr>
        <w:t xml:space="preserve">№ </w:t>
      </w:r>
      <w:r w:rsidRPr="00621CB6">
        <w:rPr>
          <w:rFonts w:eastAsiaTheme="majorEastAsia" w:cs="Arial"/>
          <w:bCs w:val="0"/>
          <w:iCs w:val="0"/>
          <w:szCs w:val="26"/>
        </w:rPr>
        <w:t xml:space="preserve">2. </w:t>
      </w:r>
      <w:r w:rsidR="00D45D95" w:rsidRPr="00621CB6">
        <w:rPr>
          <w:rFonts w:eastAsiaTheme="majorEastAsia" w:cs="Arial"/>
          <w:bCs w:val="0"/>
          <w:iCs w:val="0"/>
          <w:szCs w:val="26"/>
        </w:rPr>
        <w:t>Р</w:t>
      </w:r>
      <w:r w:rsidR="00363CBE" w:rsidRPr="00621CB6">
        <w:rPr>
          <w:rFonts w:eastAsiaTheme="majorEastAsia" w:cs="Arial"/>
          <w:bCs w:val="0"/>
          <w:iCs w:val="0"/>
          <w:szCs w:val="26"/>
        </w:rPr>
        <w:t>еестр бизнес-требований</w:t>
      </w:r>
      <w:bookmarkEnd w:id="3760"/>
    </w:p>
    <w:bookmarkStart w:id="3761" w:name="_MON_1678803327"/>
    <w:bookmarkEnd w:id="3761"/>
    <w:p w14:paraId="1558EB74" w14:textId="69A7A6AC" w:rsidR="003B5E9D" w:rsidRPr="00621CB6" w:rsidRDefault="00F9607C" w:rsidP="003B5E9D">
      <w:pPr>
        <w:rPr>
          <w:rFonts w:ascii="Arial" w:eastAsiaTheme="majorEastAsia" w:hAnsi="Arial" w:cs="Arial"/>
        </w:rPr>
      </w:pPr>
      <w:ins w:id="3762" w:author="ShramkovAB" w:date="2021-04-01T16:50:00Z">
        <w:r w:rsidRPr="00621CB6">
          <w:rPr>
            <w:rFonts w:ascii="Arial" w:eastAsiaTheme="majorEastAsia" w:hAnsi="Arial" w:cs="Arial"/>
          </w:rPr>
          <w:object w:dxaOrig="1028" w:dyaOrig="672" w14:anchorId="72A91E45">
            <v:shape id="_x0000_i1028" type="#_x0000_t75" style="width:67.5pt;height:42pt" o:ole="">
              <v:imagedata r:id="rId24" o:title=""/>
            </v:shape>
            <o:OLEObject Type="Embed" ProgID="Excel.Sheet.12" ShapeID="_x0000_i1028" DrawAspect="Icon" ObjectID="_1698150597" r:id="rId25"/>
          </w:object>
        </w:r>
      </w:ins>
      <w:bookmarkStart w:id="3763" w:name="_MON_1596459938"/>
      <w:bookmarkEnd w:id="3763"/>
      <w:del w:id="3764" w:author="ShramkovAB" w:date="2021-04-01T16:50:00Z">
        <w:r w:rsidR="0005277B" w:rsidRPr="00621CB6" w:rsidDel="00B95BF0">
          <w:rPr>
            <w:rFonts w:ascii="Arial" w:eastAsiaTheme="majorEastAsia" w:hAnsi="Arial" w:cs="Arial"/>
          </w:rPr>
          <w:object w:dxaOrig="1028" w:dyaOrig="672" w14:anchorId="16FE1FB5">
            <v:shape id="_x0000_i1029" type="#_x0000_t75" style="width:67.5pt;height:42pt" o:ole="">
              <v:imagedata r:id="rId24" o:title=""/>
            </v:shape>
            <o:OLEObject Type="Embed" ProgID="Excel.Sheet.12" ShapeID="_x0000_i1029" DrawAspect="Icon" ObjectID="_1698150598" r:id="rId26"/>
          </w:object>
        </w:r>
      </w:del>
    </w:p>
    <w:p w14:paraId="0F4D73B8" w14:textId="77777777" w:rsidR="00363CBE" w:rsidRPr="00621CB6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65" w:name="_Toc69138671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№ 3. </w:t>
      </w:r>
      <w:r w:rsidR="00D45D95" w:rsidRPr="00621CB6">
        <w:rPr>
          <w:rFonts w:eastAsiaTheme="majorEastAsia" w:cs="Arial"/>
          <w:bCs w:val="0"/>
          <w:iCs w:val="0"/>
          <w:szCs w:val="26"/>
        </w:rPr>
        <w:t>Описание шагов бизнес-процессов</w:t>
      </w:r>
      <w:bookmarkEnd w:id="3765"/>
    </w:p>
    <w:bookmarkStart w:id="3766" w:name="_MON_1648494579"/>
    <w:bookmarkEnd w:id="3766"/>
    <w:p w14:paraId="295D24A0" w14:textId="306EBDD5" w:rsidR="00363CBE" w:rsidRPr="002B58B7" w:rsidRDefault="00F9607C" w:rsidP="003B5E9D">
      <w:pPr>
        <w:rPr>
          <w:rFonts w:ascii="Arial" w:eastAsiaTheme="majorEastAsia" w:hAnsi="Arial" w:cs="Arial"/>
          <w:lang w:val="en-US"/>
        </w:rPr>
      </w:pPr>
      <w:r>
        <w:rPr>
          <w:rFonts w:ascii="Arial" w:eastAsiaTheme="majorEastAsia" w:hAnsi="Arial" w:cs="Arial"/>
          <w:lang w:val="en-US"/>
        </w:rPr>
        <w:object w:dxaOrig="1376" w:dyaOrig="899" w14:anchorId="3D516349">
          <v:shape id="_x0000_i1030" type="#_x0000_t75" style="width:76.5pt;height:50.25pt" o:ole="">
            <v:imagedata r:id="rId27" o:title=""/>
          </v:shape>
          <o:OLEObject Type="Embed" ProgID="Excel.Sheet.12" ShapeID="_x0000_i1030" DrawAspect="Icon" ObjectID="_1698150599" r:id="rId28"/>
        </w:object>
      </w:r>
    </w:p>
    <w:p w14:paraId="7552CC3D" w14:textId="77777777" w:rsidR="00D45D95" w:rsidRPr="00621CB6" w:rsidRDefault="00D45D95" w:rsidP="003B5E9D">
      <w:pPr>
        <w:rPr>
          <w:rFonts w:ascii="Arial" w:eastAsiaTheme="majorEastAsia" w:hAnsi="Arial" w:cs="Arial"/>
        </w:rPr>
      </w:pPr>
    </w:p>
    <w:p w14:paraId="04723042" w14:textId="77777777" w:rsidR="00363CBE" w:rsidRPr="00621CB6" w:rsidRDefault="00363CBE" w:rsidP="00363CBE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67" w:name="_Toc69138672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№ 4. </w:t>
      </w:r>
      <w:r w:rsidR="00D45D95" w:rsidRPr="00621CB6">
        <w:rPr>
          <w:rFonts w:eastAsiaTheme="majorEastAsia" w:cs="Arial"/>
          <w:bCs w:val="0"/>
          <w:iCs w:val="0"/>
          <w:szCs w:val="26"/>
        </w:rPr>
        <w:t>П</w:t>
      </w:r>
      <w:r w:rsidRPr="00621CB6">
        <w:rPr>
          <w:rFonts w:eastAsiaTheme="majorEastAsia" w:cs="Arial"/>
          <w:bCs w:val="0"/>
          <w:iCs w:val="0"/>
          <w:szCs w:val="26"/>
        </w:rPr>
        <w:t>рочее</w:t>
      </w:r>
      <w:bookmarkEnd w:id="3767"/>
    </w:p>
    <w:p w14:paraId="2BB1FD43" w14:textId="77777777" w:rsidR="00363CBE" w:rsidRPr="00621CB6" w:rsidRDefault="00363CBE" w:rsidP="003B5E9D">
      <w:pPr>
        <w:rPr>
          <w:rFonts w:ascii="Arial" w:eastAsiaTheme="majorEastAsia" w:hAnsi="Arial" w:cs="Arial"/>
        </w:rPr>
      </w:pPr>
    </w:p>
    <w:p w14:paraId="664DD066" w14:textId="77777777" w:rsidR="00363CBE" w:rsidRPr="00621CB6" w:rsidRDefault="00363CBE" w:rsidP="003B5E9D">
      <w:pPr>
        <w:rPr>
          <w:rFonts w:ascii="Arial" w:eastAsiaTheme="majorEastAsia" w:hAnsi="Arial" w:cs="Arial"/>
        </w:rPr>
      </w:pPr>
    </w:p>
    <w:p w14:paraId="5240C9D2" w14:textId="77777777" w:rsidR="00F662E9" w:rsidRPr="00621CB6" w:rsidRDefault="00F662E9" w:rsidP="00013D76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68" w:name="_Toc69138673"/>
      <w:r w:rsidRPr="00621CB6">
        <w:rPr>
          <w:rFonts w:eastAsiaTheme="majorEastAsia" w:cs="Arial"/>
          <w:bCs w:val="0"/>
          <w:iCs w:val="0"/>
          <w:szCs w:val="26"/>
        </w:rPr>
        <w:t xml:space="preserve">Приложение </w:t>
      </w:r>
      <w:r w:rsidR="00D51D39" w:rsidRPr="00621CB6">
        <w:rPr>
          <w:rFonts w:eastAsiaTheme="majorEastAsia" w:cs="Arial"/>
          <w:bCs w:val="0"/>
          <w:iCs w:val="0"/>
          <w:szCs w:val="26"/>
        </w:rPr>
        <w:t xml:space="preserve">№ </w:t>
      </w:r>
      <w:r w:rsidR="00611D04" w:rsidRPr="00621CB6">
        <w:rPr>
          <w:rFonts w:eastAsiaTheme="majorEastAsia" w:cs="Arial"/>
          <w:bCs w:val="0"/>
          <w:iCs w:val="0"/>
          <w:szCs w:val="26"/>
        </w:rPr>
        <w:t>РП1-6</w:t>
      </w:r>
      <w:r w:rsidRPr="00621CB6">
        <w:rPr>
          <w:rFonts w:eastAsiaTheme="majorEastAsia" w:cs="Arial"/>
          <w:bCs w:val="0"/>
          <w:iCs w:val="0"/>
          <w:szCs w:val="26"/>
        </w:rPr>
        <w:t>: Роли и полномочия</w:t>
      </w:r>
      <w:bookmarkEnd w:id="3768"/>
    </w:p>
    <w:p w14:paraId="1A8B654B" w14:textId="43B77897" w:rsidR="00F662E9" w:rsidRPr="00621CB6" w:rsidRDefault="008736B9" w:rsidP="00F662E9">
      <w:pPr>
        <w:rPr>
          <w:rFonts w:ascii="Arial" w:eastAsia="Calibri" w:hAnsi="Arial" w:cs="Arial"/>
        </w:rPr>
      </w:pPr>
      <w:del w:id="3769" w:author="Александр Шрамков" w:date="2021-03-10T18:24:00Z">
        <w:r w:rsidDel="00CA7194">
          <w:rPr>
            <w:rFonts w:ascii="Arial" w:eastAsia="Calibri" w:hAnsi="Arial" w:cs="Arial"/>
          </w:rPr>
          <w:object w:dxaOrig="1534" w:dyaOrig="993" w14:anchorId="29A342CD">
            <v:shape id="_x0000_i1031" type="#_x0000_t75" style="width:76.5pt;height:49.5pt" o:ole="">
              <v:imagedata r:id="rId29" o:title=""/>
            </v:shape>
            <o:OLEObject Type="Embed" ProgID="Excel.Sheet.12" ShapeID="_x0000_i1031" DrawAspect="Icon" ObjectID="_1698150600" r:id="rId30"/>
          </w:object>
        </w:r>
      </w:del>
      <w:ins w:id="3770" w:author="Александр Шрамков" w:date="2021-03-12T19:47:00Z">
        <w:del w:id="3771" w:author="ShramkovAB" w:date="2021-03-19T16:58:00Z">
          <w:r w:rsidR="0097555D" w:rsidDel="00C32F3A">
            <w:rPr>
              <w:rFonts w:ascii="Arial" w:eastAsia="Calibri" w:hAnsi="Arial" w:cs="Arial"/>
            </w:rPr>
            <w:object w:dxaOrig="1538" w:dyaOrig="993" w14:anchorId="6E9F3E23">
              <v:shape id="_x0000_i1032" type="#_x0000_t75" style="width:77.25pt;height:49.5pt" o:ole="">
                <v:imagedata r:id="rId31" o:title=""/>
              </v:shape>
              <o:OLEObject Type="Embed" ProgID="Excel.Sheet.12" ShapeID="_x0000_i1032" DrawAspect="Icon" ObjectID="_1698150601" r:id="rId32"/>
            </w:object>
          </w:r>
        </w:del>
      </w:ins>
      <w:ins w:id="3772" w:author="ShramkovAB" w:date="2021-03-19T16:58:00Z">
        <w:del w:id="3773" w:author="Александр Шрамков" w:date="2021-04-02T18:40:00Z">
          <w:r w:rsidR="00C32F3A" w:rsidDel="00A1012E">
            <w:rPr>
              <w:rFonts w:ascii="Arial" w:eastAsia="Calibri" w:hAnsi="Arial" w:cs="Arial"/>
            </w:rPr>
            <w:object w:dxaOrig="1534" w:dyaOrig="993" w14:anchorId="1DFA91A0">
              <v:shape id="_x0000_i1033" type="#_x0000_t75" style="width:76.5pt;height:49.5pt" o:ole="">
                <v:imagedata r:id="rId33" o:title=""/>
              </v:shape>
              <o:OLEObject Type="Embed" ProgID="Excel.Sheet.12" ShapeID="_x0000_i1033" DrawAspect="Icon" ObjectID="_1698150602" r:id="rId34"/>
            </w:object>
          </w:r>
        </w:del>
      </w:ins>
      <w:ins w:id="3774" w:author="Александр Шрамков" w:date="2021-04-02T18:40:00Z">
        <w:r w:rsidR="00A1012E">
          <w:rPr>
            <w:rFonts w:ascii="Arial" w:eastAsia="Calibri" w:hAnsi="Arial" w:cs="Arial"/>
          </w:rPr>
          <w:object w:dxaOrig="1538" w:dyaOrig="993" w14:anchorId="5F4D1E99">
            <v:shape id="_x0000_i1034" type="#_x0000_t75" style="width:77.25pt;height:49.5pt" o:ole="">
              <v:imagedata r:id="rId35" o:title=""/>
            </v:shape>
            <o:OLEObject Type="Embed" ProgID="Excel.Sheet.12" ShapeID="_x0000_i1034" DrawAspect="Icon" ObjectID="_1698150603" r:id="rId36"/>
          </w:object>
        </w:r>
      </w:ins>
      <w:del w:id="3775" w:author="Александр Шрамков" w:date="2021-03-12T19:46:00Z">
        <w:r w:rsidR="00CA7194" w:rsidDel="0097555D">
          <w:rPr>
            <w:rFonts w:ascii="Arial" w:eastAsia="Calibri" w:hAnsi="Arial" w:cs="Arial"/>
          </w:rPr>
          <w:fldChar w:fldCharType="begin"/>
        </w:r>
        <w:r w:rsidR="00CA7194" w:rsidDel="0097555D">
          <w:rPr>
            <w:rFonts w:ascii="Arial" w:eastAsia="Calibri" w:hAnsi="Arial" w:cs="Arial"/>
          </w:rPr>
          <w:fldChar w:fldCharType="end"/>
        </w:r>
      </w:del>
    </w:p>
    <w:p w14:paraId="6A908EA1" w14:textId="77777777" w:rsidR="00481563" w:rsidRPr="005D77B2" w:rsidRDefault="00481563" w:rsidP="005D77B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76" w:name="_Toc522473426"/>
      <w:bookmarkStart w:id="3777" w:name="_Toc69138674"/>
      <w:r w:rsidRPr="005D77B2">
        <w:rPr>
          <w:rFonts w:eastAsiaTheme="majorEastAsia" w:cs="Arial"/>
          <w:bCs w:val="0"/>
          <w:iCs w:val="0"/>
          <w:szCs w:val="26"/>
        </w:rPr>
        <w:t>Приложение № РиК1. Матрица рисков и контрольных процедур</w:t>
      </w:r>
      <w:bookmarkEnd w:id="3776"/>
      <w:bookmarkEnd w:id="3777"/>
    </w:p>
    <w:bookmarkStart w:id="3778" w:name="_1649495658"/>
    <w:bookmarkEnd w:id="3778"/>
    <w:p w14:paraId="46BCABFA" w14:textId="42B4EEEA" w:rsidR="00481563" w:rsidRDefault="00234F67" w:rsidP="00481563">
      <w:pPr>
        <w:rPr>
          <w:rFonts w:ascii="Arial" w:eastAsia="Calibri" w:hAnsi="Arial" w:cs="Arial"/>
        </w:rPr>
      </w:pPr>
      <w:del w:id="3779" w:author="NazarovaVA" w:date="2021-03-17T13:47:00Z">
        <w:r w:rsidDel="006A1B07">
          <w:rPr>
            <w:rFonts w:ascii="Arial" w:eastAsia="Calibri" w:hAnsi="Arial" w:cs="Arial"/>
          </w:rPr>
          <w:object w:dxaOrig="1311" w:dyaOrig="849" w14:anchorId="1D08C8F0">
            <v:shape id="_x0000_i1035" type="#_x0000_t75" style="width:66pt;height:42.75pt" o:ole="">
              <v:imagedata r:id="rId37" o:title=""/>
            </v:shape>
            <o:OLEObject Type="Embed" ProgID="Excel.Sheet.12" ShapeID="_x0000_i1035" DrawAspect="Icon" ObjectID="_1698150604" r:id="rId38"/>
          </w:object>
        </w:r>
      </w:del>
    </w:p>
    <w:p w14:paraId="68642B17" w14:textId="419BD8A0" w:rsidR="00D72C10" w:rsidRDefault="006A1B07" w:rsidP="00481563">
      <w:pPr>
        <w:rPr>
          <w:rFonts w:ascii="Arial" w:eastAsia="Calibri" w:hAnsi="Arial" w:cs="Arial"/>
        </w:rPr>
      </w:pPr>
      <w:ins w:id="3780" w:author="NazarovaVA" w:date="2021-03-17T13:48:00Z">
        <w:r>
          <w:rPr>
            <w:rFonts w:ascii="Arial" w:eastAsia="Calibri" w:hAnsi="Arial" w:cs="Arial"/>
          </w:rPr>
          <w:object w:dxaOrig="1535" w:dyaOrig="993" w14:anchorId="12D2557C">
            <v:shape id="_x0000_i1036" type="#_x0000_t75" style="width:76.5pt;height:49.5pt" o:ole="">
              <v:imagedata r:id="rId39" o:title=""/>
            </v:shape>
            <o:OLEObject Type="Embed" ProgID="Excel.Sheet.12" ShapeID="_x0000_i1036" DrawAspect="Icon" ObjectID="_1698150605" r:id="rId40"/>
          </w:object>
        </w:r>
      </w:ins>
    </w:p>
    <w:p w14:paraId="4F1E6877" w14:textId="77777777" w:rsidR="00481563" w:rsidRPr="005D77B2" w:rsidRDefault="00481563" w:rsidP="005D77B2">
      <w:pPr>
        <w:pStyle w:val="22"/>
        <w:keepNext/>
        <w:keepLines/>
        <w:numPr>
          <w:ilvl w:val="1"/>
          <w:numId w:val="8"/>
        </w:numPr>
        <w:spacing w:before="160" w:after="120" w:line="276" w:lineRule="auto"/>
        <w:rPr>
          <w:rFonts w:eastAsiaTheme="majorEastAsia" w:cs="Arial"/>
          <w:bCs w:val="0"/>
          <w:iCs w:val="0"/>
          <w:szCs w:val="26"/>
        </w:rPr>
      </w:pPr>
      <w:bookmarkStart w:id="3781" w:name="_Toc522473427"/>
      <w:bookmarkStart w:id="3782" w:name="_Toc69138675"/>
      <w:r w:rsidRPr="005D77B2">
        <w:rPr>
          <w:rFonts w:eastAsiaTheme="majorEastAsia" w:cs="Arial"/>
          <w:bCs w:val="0"/>
          <w:iCs w:val="0"/>
          <w:szCs w:val="26"/>
        </w:rPr>
        <w:t>Приложение № КП1. Матрица конфликтов полномочий</w:t>
      </w:r>
      <w:bookmarkEnd w:id="3781"/>
      <w:bookmarkEnd w:id="3782"/>
    </w:p>
    <w:p w14:paraId="732084F9" w14:textId="7F043BD4" w:rsidR="005D77B2" w:rsidRPr="005D77B2" w:rsidDel="003E588D" w:rsidRDefault="00D40192">
      <w:pPr>
        <w:spacing w:after="240" w:line="276" w:lineRule="auto"/>
        <w:rPr>
          <w:del w:id="3783" w:author="Лазарев Артем Андреевич (Подрядчик. ООО БерингПойнт)" w:date="2021-03-17T11:45:00Z"/>
          <w:rFonts w:ascii="Arial" w:eastAsia="Calibri" w:hAnsi="Arial" w:cs="Arial"/>
        </w:rPr>
        <w:pPrChange w:id="3784" w:author="Лазарев Артем Андреевич (Подрядчик. ООО БерингПойнт)" w:date="2021-03-17T12:01:00Z">
          <w:pPr>
            <w:spacing w:after="240" w:line="276" w:lineRule="auto"/>
            <w:ind w:firstLine="567"/>
          </w:pPr>
        </w:pPrChange>
      </w:pPr>
      <w:ins w:id="3785" w:author="Лазарев Артем Андреевич (Подрядчик. ООО БерингПойнт)" w:date="2021-03-17T12:01:00Z">
        <w:r>
          <w:rPr>
            <w:rFonts w:ascii="Arial" w:eastAsia="Calibri" w:hAnsi="Arial" w:cs="Arial"/>
          </w:rPr>
          <w:object w:dxaOrig="1534" w:dyaOrig="993" w14:anchorId="65F74126">
            <v:shape id="_x0000_i1037" type="#_x0000_t75" style="width:76.5pt;height:49.5pt" o:ole="">
              <v:imagedata r:id="rId41" o:title=""/>
            </v:shape>
            <o:OLEObject Type="Embed" ProgID="Excel.Sheet.12" ShapeID="_x0000_i1037" DrawAspect="Icon" ObjectID="_1698150606" r:id="rId42"/>
          </w:object>
        </w:r>
      </w:ins>
      <w:del w:id="3786" w:author="Лазарев Артем Андреевич (Подрядчик. ООО БерингПойнт)" w:date="2021-03-17T11:45:00Z">
        <w:r w:rsidR="005D77B2" w:rsidRPr="005D77B2" w:rsidDel="003E588D">
          <w:rPr>
            <w:rFonts w:ascii="Arial" w:eastAsia="Calibri" w:hAnsi="Arial" w:cs="Arial"/>
          </w:rPr>
          <w:delText>В рамках данного Концептуального Дизайна в</w:delText>
        </w:r>
        <w:r w:rsidR="005A2C6A" w:rsidDel="003E588D">
          <w:rPr>
            <w:rFonts w:ascii="Arial" w:eastAsia="Calibri" w:hAnsi="Arial" w:cs="Arial"/>
          </w:rPr>
          <w:delText>се бизнес-роли не позволяют осу</w:delText>
        </w:r>
        <w:r w:rsidR="005D77B2" w:rsidRPr="005D77B2" w:rsidDel="003E588D">
          <w:rPr>
            <w:rFonts w:ascii="Arial" w:eastAsia="Calibri" w:hAnsi="Arial" w:cs="Arial"/>
          </w:rPr>
          <w:delText>ществлять критичных с точки зрения разделения полномочий операций. С точки зрения разделения полномочий данные операции не являют</w:delText>
        </w:r>
        <w:r w:rsidR="005A2C6A" w:rsidDel="003E588D">
          <w:rPr>
            <w:rFonts w:ascii="Arial" w:eastAsia="Calibri" w:hAnsi="Arial" w:cs="Arial"/>
          </w:rPr>
          <w:delText>ся рискообразующими и не предла</w:delText>
        </w:r>
        <w:r w:rsidR="005D77B2" w:rsidRPr="005D77B2" w:rsidDel="003E588D">
          <w:rPr>
            <w:rFonts w:ascii="Arial" w:eastAsia="Calibri" w:hAnsi="Arial" w:cs="Arial"/>
          </w:rPr>
          <w:delText>гаются к рассмотрению и анализу в рамках групп полномочий.</w:delText>
        </w:r>
      </w:del>
    </w:p>
    <w:p w14:paraId="4D89781F" w14:textId="3736F44E" w:rsidR="00E923F1" w:rsidRPr="005D77B2" w:rsidRDefault="005D77B2">
      <w:pPr>
        <w:spacing w:after="240" w:line="276" w:lineRule="auto"/>
        <w:rPr>
          <w:rFonts w:ascii="Arial" w:eastAsia="Calibri" w:hAnsi="Arial" w:cs="Arial"/>
        </w:rPr>
        <w:pPrChange w:id="3787" w:author="Лазарев Артем Андреевич (Подрядчик. ООО БерингПойнт)" w:date="2021-03-17T12:01:00Z">
          <w:pPr>
            <w:spacing w:after="240" w:line="276" w:lineRule="auto"/>
            <w:ind w:firstLine="567"/>
          </w:pPr>
        </w:pPrChange>
      </w:pPr>
      <w:del w:id="3788" w:author="Лазарев Артем Андреевич (Подрядчик. ООО БерингПойнт)" w:date="2021-03-17T11:45:00Z">
        <w:r w:rsidRPr="005D77B2" w:rsidDel="003E588D">
          <w:rPr>
            <w:rFonts w:ascii="Arial" w:eastAsia="Calibri" w:hAnsi="Arial" w:cs="Arial"/>
          </w:rPr>
          <w:delText>Соответственно, в рамках данного КД конфликты между бизнес-ролями отсутствуют.</w:delText>
        </w:r>
      </w:del>
    </w:p>
    <w:sectPr w:rsidR="00E923F1" w:rsidRPr="005D77B2" w:rsidSect="000F4678">
      <w:headerReference w:type="default" r:id="rId43"/>
      <w:headerReference w:type="first" r:id="rId44"/>
      <w:pgSz w:w="11907" w:h="16840" w:code="9"/>
      <w:pgMar w:top="1134" w:right="567" w:bottom="1134" w:left="1134" w:header="73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65759F" w14:textId="77777777" w:rsidR="00B40BE7" w:rsidRDefault="00B40BE7" w:rsidP="006C0925">
      <w:r>
        <w:separator/>
      </w:r>
    </w:p>
  </w:endnote>
  <w:endnote w:type="continuationSeparator" w:id="0">
    <w:p w14:paraId="509F0D98" w14:textId="77777777" w:rsidR="00B40BE7" w:rsidRDefault="00B40BE7" w:rsidP="006C0925">
      <w:r>
        <w:continuationSeparator/>
      </w:r>
    </w:p>
  </w:endnote>
  <w:endnote w:type="continuationNotice" w:id="1">
    <w:p w14:paraId="2CEAE86D" w14:textId="77777777" w:rsidR="00B40BE7" w:rsidRDefault="00B40BE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7511627"/>
      <w:docPartObj>
        <w:docPartGallery w:val="Page Numbers (Bottom of Page)"/>
        <w:docPartUnique/>
      </w:docPartObj>
    </w:sdtPr>
    <w:sdtEndPr/>
    <w:sdtContent>
      <w:p w14:paraId="2DE3B88C" w14:textId="104B6869" w:rsidR="00B40BE7" w:rsidRPr="00346DEB" w:rsidRDefault="00B40BE7" w:rsidP="007A0A95">
        <w:pPr>
          <w:pStyle w:val="a5"/>
          <w:jc w:val="right"/>
        </w:pPr>
        <w:r w:rsidRPr="001A4543">
          <w:rPr>
            <w:rFonts w:ascii="Arial" w:hAnsi="Arial"/>
            <w:rPrChange w:id="45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fldChar w:fldCharType="begin"/>
        </w:r>
        <w:r w:rsidRPr="001A4543">
          <w:rPr>
            <w:rFonts w:ascii="Arial" w:hAnsi="Arial"/>
            <w:rPrChange w:id="46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instrText>PAGE   \* MERGEFORMAT</w:instrText>
        </w:r>
        <w:r w:rsidRPr="001A4543">
          <w:rPr>
            <w:rFonts w:ascii="Arial" w:hAnsi="Arial"/>
            <w:rPrChange w:id="47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fldChar w:fldCharType="separate"/>
        </w:r>
        <w:r w:rsidR="002B1B11">
          <w:rPr>
            <w:rFonts w:ascii="Arial" w:hAnsi="Arial"/>
            <w:noProof/>
          </w:rPr>
          <w:t>51</w:t>
        </w:r>
        <w:r w:rsidRPr="001A4543">
          <w:rPr>
            <w:rFonts w:ascii="Arial" w:hAnsi="Arial"/>
            <w:rPrChange w:id="48" w:author="Попова Дарья" w:date="2020-07-22T12:22:00Z">
              <w:rPr>
                <w:rFonts w:ascii="Arial" w:hAnsi="Arial"/>
                <w:sz w:val="24"/>
                <w:szCs w:val="28"/>
              </w:rPr>
            </w:rPrChange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1E6AA" w14:textId="77777777" w:rsidR="00B40BE7" w:rsidRDefault="00B40BE7" w:rsidP="007A0A95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8D8124" w14:textId="77777777" w:rsidR="00B40BE7" w:rsidRDefault="00B40BE7" w:rsidP="006C0925">
      <w:r>
        <w:separator/>
      </w:r>
    </w:p>
  </w:footnote>
  <w:footnote w:type="continuationSeparator" w:id="0">
    <w:p w14:paraId="7AB58210" w14:textId="77777777" w:rsidR="00B40BE7" w:rsidRDefault="00B40BE7" w:rsidP="006C0925">
      <w:r>
        <w:continuationSeparator/>
      </w:r>
    </w:p>
  </w:footnote>
  <w:footnote w:type="continuationNotice" w:id="1">
    <w:p w14:paraId="0EACEDAB" w14:textId="77777777" w:rsidR="00B40BE7" w:rsidRDefault="00B40BE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B40BE7" w14:paraId="74CD1927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5B860F5" w14:textId="77777777" w:rsidR="00B40BE7" w:rsidRDefault="00B40BE7" w:rsidP="00916FAB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17828C61" wp14:editId="06501EA3">
                <wp:extent cx="2240329" cy="504000"/>
                <wp:effectExtent l="0" t="0" r="0" b="0"/>
                <wp:docPr id="3" name="Pictur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6D6C74E3" w14:textId="3DC7B2C0" w:rsidR="00B40BE7" w:rsidRPr="00916FAB" w:rsidRDefault="00B40BE7" w:rsidP="00EC00D2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  <w:t>Оперативное планирование мероприятий ТОиР</w:t>
          </w:r>
        </w:p>
      </w:tc>
    </w:tr>
    <w:tr w:rsidR="00B40BE7" w:rsidRPr="00DB4B2F" w14:paraId="4433A4EA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B4AF48F" w14:textId="77777777" w:rsidR="00B40BE7" w:rsidRDefault="00B40BE7" w:rsidP="00916FAB">
          <w:pPr>
            <w:pStyle w:val="a3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5951AD9" w14:textId="77777777" w:rsidR="00B40BE7" w:rsidRPr="000B5B67" w:rsidRDefault="00B40BE7" w:rsidP="00916FAB">
          <w:pPr>
            <w:jc w:val="center"/>
            <w:rPr>
              <w:b/>
              <w:bCs/>
            </w:rPr>
          </w:pPr>
        </w:p>
      </w:tc>
    </w:tr>
  </w:tbl>
  <w:p w14:paraId="0C4A73B0" w14:textId="77777777" w:rsidR="00B40BE7" w:rsidRDefault="00B40BE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31D2E0" w14:textId="77777777" w:rsidR="00B40BE7" w:rsidRDefault="00B40BE7" w:rsidP="00916FAB">
    <w:pPr>
      <w:pStyle w:val="a3"/>
      <w:jc w:val="left"/>
    </w:pPr>
    <w:r>
      <w:rPr>
        <w:b/>
        <w:bCs/>
        <w:noProof/>
        <w:lang w:eastAsia="ru-RU"/>
      </w:rPr>
      <w:drawing>
        <wp:inline distT="0" distB="0" distL="0" distR="0" wp14:anchorId="4AB40BEF" wp14:editId="783ABCEB">
          <wp:extent cx="2240329" cy="504000"/>
          <wp:effectExtent l="0" t="0" r="0" b="0"/>
          <wp:docPr id="4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olyus_erp_gre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0329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73CED7" w14:textId="77777777" w:rsidR="00B40BE7" w:rsidRDefault="00B40BE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B40BE7" w14:paraId="3C6F0FC4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A5A746B" w14:textId="77777777" w:rsidR="00B40BE7" w:rsidRDefault="00B40BE7" w:rsidP="00A54CF5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F7E96B1" wp14:editId="6667F72A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1B30DBDB" w14:textId="2B70172B" w:rsidR="00B40BE7" w:rsidRPr="00916FAB" w:rsidRDefault="00B40BE7" w:rsidP="00A54CF5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  <w:t>Оперативное планирование мероприятий ТОиР</w:t>
          </w:r>
        </w:p>
      </w:tc>
    </w:tr>
    <w:tr w:rsidR="00B40BE7" w:rsidRPr="00DB4B2F" w14:paraId="7F6CCC37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0BBC9651" w14:textId="77777777" w:rsidR="00B40BE7" w:rsidRDefault="00B40BE7" w:rsidP="00A54CF5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CDF592C" w14:textId="77777777" w:rsidR="00B40BE7" w:rsidRPr="000B5B67" w:rsidRDefault="00B40BE7" w:rsidP="00A54CF5">
          <w:pPr>
            <w:jc w:val="center"/>
            <w:rPr>
              <w:b/>
              <w:bCs/>
            </w:rPr>
          </w:pPr>
        </w:p>
      </w:tc>
    </w:tr>
  </w:tbl>
  <w:p w14:paraId="0BE35504" w14:textId="77777777" w:rsidR="00B40BE7" w:rsidRDefault="00B40BE7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B40BE7" w14:paraId="50D86C04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0074411" w14:textId="77777777" w:rsidR="00B40BE7" w:rsidRDefault="00B40BE7" w:rsidP="00B307BD">
          <w:pPr>
            <w:pStyle w:val="a3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D81F1A1" wp14:editId="3D1F927E">
                <wp:extent cx="2240329" cy="504000"/>
                <wp:effectExtent l="0" t="0" r="0" b="0"/>
                <wp:docPr id="57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1CAEC4F" w14:textId="6C9B4AC6" w:rsidR="00B40BE7" w:rsidRPr="00916FAB" w:rsidRDefault="00B40BE7" w:rsidP="00B307BD">
          <w:pPr>
            <w:pStyle w:val="InR1"/>
          </w:pPr>
          <w:r>
            <w:t>Концептуальный дизайн</w:t>
          </w:r>
          <w:r>
            <w:br/>
            <w:t>ТОИР</w:t>
          </w:r>
          <w:r>
            <w:br/>
            <w:t>Оперативное планирование мероприятий ТОиР</w:t>
          </w:r>
        </w:p>
      </w:tc>
    </w:tr>
    <w:tr w:rsidR="00B40BE7" w:rsidRPr="00DB4B2F" w14:paraId="3BEA40FA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9B4AA59" w14:textId="77777777" w:rsidR="00B40BE7" w:rsidRDefault="00B40BE7" w:rsidP="00B307BD">
          <w:pPr>
            <w:pStyle w:val="a3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42F7EA74" w14:textId="77777777" w:rsidR="00B40BE7" w:rsidRPr="000B5B67" w:rsidRDefault="00B40BE7" w:rsidP="00B307BD">
          <w:pPr>
            <w:jc w:val="center"/>
            <w:rPr>
              <w:b/>
              <w:bCs/>
            </w:rPr>
          </w:pPr>
        </w:p>
      </w:tc>
    </w:tr>
  </w:tbl>
  <w:p w14:paraId="24CB92AF" w14:textId="77777777" w:rsidR="00B40BE7" w:rsidRDefault="00B40BE7" w:rsidP="007200B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F4F"/>
    <w:multiLevelType w:val="multilevel"/>
    <w:tmpl w:val="1C94CEB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1432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" w15:restartNumberingAfterBreak="0">
    <w:nsid w:val="070D39BE"/>
    <w:multiLevelType w:val="hybridMultilevel"/>
    <w:tmpl w:val="C6D6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8303E3D"/>
    <w:multiLevelType w:val="hybridMultilevel"/>
    <w:tmpl w:val="CB7268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77A74"/>
    <w:multiLevelType w:val="hybridMultilevel"/>
    <w:tmpl w:val="0F3E2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865EF"/>
    <w:multiLevelType w:val="hybridMultilevel"/>
    <w:tmpl w:val="7CEE31D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6" w15:restartNumberingAfterBreak="0">
    <w:nsid w:val="0E532DAB"/>
    <w:multiLevelType w:val="hybridMultilevel"/>
    <w:tmpl w:val="5DC27240"/>
    <w:lvl w:ilvl="0" w:tplc="0419000F">
      <w:start w:val="1"/>
      <w:numFmt w:val="decimal"/>
      <w:lvlText w:val="%1."/>
      <w:lvlJc w:val="left"/>
      <w:pPr>
        <w:ind w:left="-48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7" w15:restartNumberingAfterBreak="0">
    <w:nsid w:val="111F7C9B"/>
    <w:multiLevelType w:val="hybridMultilevel"/>
    <w:tmpl w:val="11404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A7FD9"/>
    <w:multiLevelType w:val="hybridMultilevel"/>
    <w:tmpl w:val="57E2F17C"/>
    <w:lvl w:ilvl="0" w:tplc="706ECE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8C6B04"/>
    <w:multiLevelType w:val="hybridMultilevel"/>
    <w:tmpl w:val="A37A2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35E"/>
    <w:multiLevelType w:val="hybridMultilevel"/>
    <w:tmpl w:val="90C0BB6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981754F"/>
    <w:multiLevelType w:val="hybridMultilevel"/>
    <w:tmpl w:val="D53E4F60"/>
    <w:lvl w:ilvl="0" w:tplc="A0E85D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ACE5554"/>
    <w:multiLevelType w:val="multilevel"/>
    <w:tmpl w:val="71844D30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2B157C73"/>
    <w:multiLevelType w:val="hybridMultilevel"/>
    <w:tmpl w:val="6D1687FA"/>
    <w:lvl w:ilvl="0" w:tplc="D32E2AEE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5E42995"/>
    <w:multiLevelType w:val="hybridMultilevel"/>
    <w:tmpl w:val="DC00AE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747582D"/>
    <w:multiLevelType w:val="multilevel"/>
    <w:tmpl w:val="1E5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105D7"/>
    <w:multiLevelType w:val="hybridMultilevel"/>
    <w:tmpl w:val="5DB8D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F1DE8"/>
    <w:multiLevelType w:val="hybridMultilevel"/>
    <w:tmpl w:val="19926276"/>
    <w:lvl w:ilvl="0" w:tplc="04190001">
      <w:start w:val="1"/>
      <w:numFmt w:val="bullet"/>
      <w:lvlText w:val=""/>
      <w:lvlJc w:val="left"/>
      <w:pPr>
        <w:ind w:left="422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94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66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10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82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854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926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9984" w:hanging="360"/>
      </w:pPr>
      <w:rPr>
        <w:rFonts w:ascii="Wingdings" w:hAnsi="Wingdings" w:hint="default"/>
      </w:rPr>
    </w:lvl>
  </w:abstractNum>
  <w:abstractNum w:abstractNumId="19" w15:restartNumberingAfterBreak="0">
    <w:nsid w:val="3E115FF1"/>
    <w:multiLevelType w:val="hybridMultilevel"/>
    <w:tmpl w:val="F1027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6E7C4">
      <w:start w:val="8"/>
      <w:numFmt w:val="decimal"/>
      <w:lvlText w:val="%2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3E5B5878"/>
    <w:multiLevelType w:val="hybridMultilevel"/>
    <w:tmpl w:val="5418822E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40523A6F"/>
    <w:multiLevelType w:val="hybridMultilevel"/>
    <w:tmpl w:val="0DE8DE5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57A0CDF"/>
    <w:multiLevelType w:val="hybridMultilevel"/>
    <w:tmpl w:val="915A9B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583E6D"/>
    <w:multiLevelType w:val="hybridMultilevel"/>
    <w:tmpl w:val="2ABA8A54"/>
    <w:lvl w:ilvl="0" w:tplc="81A62B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E0559"/>
    <w:multiLevelType w:val="hybridMultilevel"/>
    <w:tmpl w:val="67E2BA48"/>
    <w:lvl w:ilvl="0" w:tplc="1A548994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A05773D"/>
    <w:multiLevelType w:val="hybridMultilevel"/>
    <w:tmpl w:val="A5D8CAF8"/>
    <w:lvl w:ilvl="0" w:tplc="A4A82C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4D614FBC"/>
    <w:multiLevelType w:val="hybridMultilevel"/>
    <w:tmpl w:val="3C70E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32F058C"/>
    <w:multiLevelType w:val="hybridMultilevel"/>
    <w:tmpl w:val="D1AE8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521252C"/>
    <w:multiLevelType w:val="hybridMultilevel"/>
    <w:tmpl w:val="68E8E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B186732"/>
    <w:multiLevelType w:val="hybridMultilevel"/>
    <w:tmpl w:val="8B2CC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5D9E3564"/>
    <w:multiLevelType w:val="hybridMultilevel"/>
    <w:tmpl w:val="184C83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EB33EA8"/>
    <w:multiLevelType w:val="hybridMultilevel"/>
    <w:tmpl w:val="D97CE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97BCF"/>
    <w:multiLevelType w:val="hybridMultilevel"/>
    <w:tmpl w:val="2BF016BA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637300A7"/>
    <w:multiLevelType w:val="hybridMultilevel"/>
    <w:tmpl w:val="6EE0FD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C5B1ADF"/>
    <w:multiLevelType w:val="hybridMultilevel"/>
    <w:tmpl w:val="5EC668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A66E2E4">
      <w:numFmt w:val="bullet"/>
      <w:lvlText w:val="•"/>
      <w:lvlJc w:val="left"/>
      <w:pPr>
        <w:ind w:left="2007" w:hanging="360"/>
      </w:pPr>
      <w:rPr>
        <w:rFonts w:ascii="Arial" w:eastAsia="Calibr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4119A6"/>
    <w:multiLevelType w:val="hybridMultilevel"/>
    <w:tmpl w:val="FE6041E6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DD13797"/>
    <w:multiLevelType w:val="hybridMultilevel"/>
    <w:tmpl w:val="CCA2E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44" w15:restartNumberingAfterBreak="0">
    <w:nsid w:val="7AC81834"/>
    <w:multiLevelType w:val="hybridMultilevel"/>
    <w:tmpl w:val="5DC27240"/>
    <w:lvl w:ilvl="0" w:tplc="0419000F">
      <w:start w:val="1"/>
      <w:numFmt w:val="decimal"/>
      <w:lvlText w:val="%1."/>
      <w:lvlJc w:val="left"/>
      <w:pPr>
        <w:ind w:left="-48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67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3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3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</w:abstractNum>
  <w:abstractNum w:abstractNumId="45" w15:restartNumberingAfterBreak="0">
    <w:nsid w:val="7B84516F"/>
    <w:multiLevelType w:val="hybridMultilevel"/>
    <w:tmpl w:val="B372BDA0"/>
    <w:lvl w:ilvl="0" w:tplc="81A62BC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40"/>
  </w:num>
  <w:num w:numId="2">
    <w:abstractNumId w:val="46"/>
  </w:num>
  <w:num w:numId="3">
    <w:abstractNumId w:val="27"/>
  </w:num>
  <w:num w:numId="4">
    <w:abstractNumId w:val="31"/>
  </w:num>
  <w:num w:numId="5">
    <w:abstractNumId w:val="1"/>
  </w:num>
  <w:num w:numId="6">
    <w:abstractNumId w:val="12"/>
  </w:num>
  <w:num w:numId="7">
    <w:abstractNumId w:val="43"/>
  </w:num>
  <w:num w:numId="8">
    <w:abstractNumId w:val="0"/>
  </w:num>
  <w:num w:numId="9">
    <w:abstractNumId w:val="22"/>
  </w:num>
  <w:num w:numId="10">
    <w:abstractNumId w:val="21"/>
  </w:num>
  <w:num w:numId="11">
    <w:abstractNumId w:val="32"/>
  </w:num>
  <w:num w:numId="12">
    <w:abstractNumId w:val="24"/>
  </w:num>
  <w:num w:numId="13">
    <w:abstractNumId w:val="26"/>
  </w:num>
  <w:num w:numId="14">
    <w:abstractNumId w:val="37"/>
  </w:num>
  <w:num w:numId="15">
    <w:abstractNumId w:val="39"/>
  </w:num>
  <w:num w:numId="16">
    <w:abstractNumId w:val="41"/>
  </w:num>
  <w:num w:numId="17">
    <w:abstractNumId w:val="20"/>
  </w:num>
  <w:num w:numId="18">
    <w:abstractNumId w:val="3"/>
  </w:num>
  <w:num w:numId="19">
    <w:abstractNumId w:val="36"/>
  </w:num>
  <w:num w:numId="20">
    <w:abstractNumId w:val="0"/>
  </w:num>
  <w:num w:numId="21">
    <w:abstractNumId w:val="45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</w:num>
  <w:num w:numId="24">
    <w:abstractNumId w:val="13"/>
  </w:num>
  <w:num w:numId="25">
    <w:abstractNumId w:val="23"/>
  </w:num>
  <w:num w:numId="26">
    <w:abstractNumId w:val="17"/>
  </w:num>
  <w:num w:numId="27">
    <w:abstractNumId w:val="10"/>
  </w:num>
  <w:num w:numId="28">
    <w:abstractNumId w:val="0"/>
  </w:num>
  <w:num w:numId="29">
    <w:abstractNumId w:val="16"/>
  </w:num>
  <w:num w:numId="30">
    <w:abstractNumId w:val="11"/>
  </w:num>
  <w:num w:numId="31">
    <w:abstractNumId w:val="5"/>
  </w:num>
  <w:num w:numId="32">
    <w:abstractNumId w:val="34"/>
  </w:num>
  <w:num w:numId="33">
    <w:abstractNumId w:val="38"/>
  </w:num>
  <w:num w:numId="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</w:num>
  <w:num w:numId="37">
    <w:abstractNumId w:val="7"/>
  </w:num>
  <w:num w:numId="38">
    <w:abstractNumId w:val="35"/>
  </w:num>
  <w:num w:numId="39">
    <w:abstractNumId w:val="28"/>
  </w:num>
  <w:num w:numId="40">
    <w:abstractNumId w:val="15"/>
  </w:num>
  <w:num w:numId="41">
    <w:abstractNumId w:val="0"/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0"/>
  </w:num>
  <w:num w:numId="46">
    <w:abstractNumId w:val="8"/>
  </w:num>
  <w:num w:numId="47">
    <w:abstractNumId w:val="4"/>
  </w:num>
  <w:num w:numId="48">
    <w:abstractNumId w:val="6"/>
  </w:num>
  <w:num w:numId="49">
    <w:abstractNumId w:val="19"/>
  </w:num>
  <w:num w:numId="50">
    <w:abstractNumId w:val="29"/>
  </w:num>
  <w:num w:numId="51">
    <w:abstractNumId w:val="42"/>
  </w:num>
  <w:num w:numId="52">
    <w:abstractNumId w:val="33"/>
  </w:num>
  <w:num w:numId="53">
    <w:abstractNumId w:val="2"/>
  </w:num>
  <w:num w:numId="54">
    <w:abstractNumId w:val="44"/>
  </w:num>
  <w:numIdMacAtCleanup w:val="5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лександр Шрамков">
    <w15:presenceInfo w15:providerId="None" w15:userId="Александр Шрамков"/>
  </w15:person>
  <w15:person w15:author="Попова Дарья">
    <w15:presenceInfo w15:providerId="AD" w15:userId="S-1-5-21-1546411519-1370040910-99485923-25977"/>
  </w15:person>
  <w15:person w15:author="ShramkovAB">
    <w15:presenceInfo w15:providerId="None" w15:userId="ShramkovAB"/>
  </w15:person>
  <w15:person w15:author="Попова Дарья Николаевна (Подрядчик. ООО БерингПойнт)">
    <w15:presenceInfo w15:providerId="None" w15:userId="Попова Дарья Николаевна (Подрядчик. ООО БерингПойнт)"/>
  </w15:person>
  <w15:person w15:author="Лазарев Артем Андреевич (Подрядчик. ООО БерингПойнт)">
    <w15:presenceInfo w15:providerId="None" w15:userId="Лазарев Артем Андреевич (Подрядчик. ООО БерингПойнт)"/>
  </w15:person>
  <w15:person w15:author="NazarovaVA">
    <w15:presenceInfo w15:providerId="None" w15:userId="NazarovaV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trackRevisions/>
  <w:defaultTabStop w:val="708"/>
  <w:autoHyphenation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1A6B"/>
    <w:rsid w:val="00001B44"/>
    <w:rsid w:val="00001DDB"/>
    <w:rsid w:val="00002E6A"/>
    <w:rsid w:val="00004573"/>
    <w:rsid w:val="00005384"/>
    <w:rsid w:val="00005627"/>
    <w:rsid w:val="00005797"/>
    <w:rsid w:val="000075B8"/>
    <w:rsid w:val="00012254"/>
    <w:rsid w:val="00013D76"/>
    <w:rsid w:val="00014020"/>
    <w:rsid w:val="000147E3"/>
    <w:rsid w:val="0001510F"/>
    <w:rsid w:val="00016279"/>
    <w:rsid w:val="0001669B"/>
    <w:rsid w:val="00017581"/>
    <w:rsid w:val="0002016C"/>
    <w:rsid w:val="00020559"/>
    <w:rsid w:val="00021196"/>
    <w:rsid w:val="00021B25"/>
    <w:rsid w:val="00022528"/>
    <w:rsid w:val="00022BD8"/>
    <w:rsid w:val="00022C33"/>
    <w:rsid w:val="00022FD6"/>
    <w:rsid w:val="00024879"/>
    <w:rsid w:val="0002540C"/>
    <w:rsid w:val="000257ED"/>
    <w:rsid w:val="000302CF"/>
    <w:rsid w:val="00030719"/>
    <w:rsid w:val="00031214"/>
    <w:rsid w:val="00031353"/>
    <w:rsid w:val="00031CF2"/>
    <w:rsid w:val="00032282"/>
    <w:rsid w:val="0003281F"/>
    <w:rsid w:val="00033F46"/>
    <w:rsid w:val="00034486"/>
    <w:rsid w:val="000362D9"/>
    <w:rsid w:val="000365E1"/>
    <w:rsid w:val="0003771C"/>
    <w:rsid w:val="000378F2"/>
    <w:rsid w:val="000409BC"/>
    <w:rsid w:val="00041BBD"/>
    <w:rsid w:val="00041ED0"/>
    <w:rsid w:val="00042B24"/>
    <w:rsid w:val="00042D94"/>
    <w:rsid w:val="000451CC"/>
    <w:rsid w:val="00045878"/>
    <w:rsid w:val="00046EAC"/>
    <w:rsid w:val="00047039"/>
    <w:rsid w:val="00050C25"/>
    <w:rsid w:val="00051347"/>
    <w:rsid w:val="0005148A"/>
    <w:rsid w:val="00051CB5"/>
    <w:rsid w:val="0005277B"/>
    <w:rsid w:val="00052F89"/>
    <w:rsid w:val="0005357E"/>
    <w:rsid w:val="00056222"/>
    <w:rsid w:val="00060149"/>
    <w:rsid w:val="00060BBA"/>
    <w:rsid w:val="00060BE6"/>
    <w:rsid w:val="00061E54"/>
    <w:rsid w:val="00061F48"/>
    <w:rsid w:val="000629A8"/>
    <w:rsid w:val="000635A0"/>
    <w:rsid w:val="00065575"/>
    <w:rsid w:val="00066BCF"/>
    <w:rsid w:val="00067F84"/>
    <w:rsid w:val="000702A3"/>
    <w:rsid w:val="00070870"/>
    <w:rsid w:val="00072022"/>
    <w:rsid w:val="00072E2D"/>
    <w:rsid w:val="0007301A"/>
    <w:rsid w:val="00073DBF"/>
    <w:rsid w:val="00074167"/>
    <w:rsid w:val="000763C8"/>
    <w:rsid w:val="0008085E"/>
    <w:rsid w:val="000812E4"/>
    <w:rsid w:val="00081D7A"/>
    <w:rsid w:val="000828B8"/>
    <w:rsid w:val="000835FE"/>
    <w:rsid w:val="00083B77"/>
    <w:rsid w:val="000845D8"/>
    <w:rsid w:val="000868F2"/>
    <w:rsid w:val="000904D2"/>
    <w:rsid w:val="000908CE"/>
    <w:rsid w:val="00090FD1"/>
    <w:rsid w:val="0009329E"/>
    <w:rsid w:val="000938D9"/>
    <w:rsid w:val="00093BBF"/>
    <w:rsid w:val="00095EE1"/>
    <w:rsid w:val="000976AC"/>
    <w:rsid w:val="000A0669"/>
    <w:rsid w:val="000A1C0B"/>
    <w:rsid w:val="000A1EA5"/>
    <w:rsid w:val="000A30F5"/>
    <w:rsid w:val="000A3339"/>
    <w:rsid w:val="000A6891"/>
    <w:rsid w:val="000A7429"/>
    <w:rsid w:val="000A7909"/>
    <w:rsid w:val="000A7AB0"/>
    <w:rsid w:val="000B2748"/>
    <w:rsid w:val="000B2F49"/>
    <w:rsid w:val="000B4DE9"/>
    <w:rsid w:val="000B52B4"/>
    <w:rsid w:val="000B55D8"/>
    <w:rsid w:val="000B71A4"/>
    <w:rsid w:val="000C2B59"/>
    <w:rsid w:val="000D01FE"/>
    <w:rsid w:val="000D0C20"/>
    <w:rsid w:val="000D25E4"/>
    <w:rsid w:val="000D2A40"/>
    <w:rsid w:val="000E0980"/>
    <w:rsid w:val="000E29B5"/>
    <w:rsid w:val="000E29D6"/>
    <w:rsid w:val="000E490E"/>
    <w:rsid w:val="000E4F0E"/>
    <w:rsid w:val="000E5A9A"/>
    <w:rsid w:val="000E62EF"/>
    <w:rsid w:val="000E7631"/>
    <w:rsid w:val="000E7F7E"/>
    <w:rsid w:val="000F003D"/>
    <w:rsid w:val="000F06F3"/>
    <w:rsid w:val="000F15F5"/>
    <w:rsid w:val="000F18F7"/>
    <w:rsid w:val="000F1CAF"/>
    <w:rsid w:val="000F290B"/>
    <w:rsid w:val="000F4678"/>
    <w:rsid w:val="000F4A66"/>
    <w:rsid w:val="000F6264"/>
    <w:rsid w:val="000F6A15"/>
    <w:rsid w:val="000F6E34"/>
    <w:rsid w:val="000F7D45"/>
    <w:rsid w:val="0010056A"/>
    <w:rsid w:val="00100A29"/>
    <w:rsid w:val="00100D7E"/>
    <w:rsid w:val="001013DC"/>
    <w:rsid w:val="0010251A"/>
    <w:rsid w:val="0010299D"/>
    <w:rsid w:val="0010395D"/>
    <w:rsid w:val="00103A0B"/>
    <w:rsid w:val="00104276"/>
    <w:rsid w:val="001046C8"/>
    <w:rsid w:val="0010632D"/>
    <w:rsid w:val="00106AE3"/>
    <w:rsid w:val="00110976"/>
    <w:rsid w:val="0011190A"/>
    <w:rsid w:val="00112BD2"/>
    <w:rsid w:val="00113266"/>
    <w:rsid w:val="001132E8"/>
    <w:rsid w:val="001135C1"/>
    <w:rsid w:val="00113761"/>
    <w:rsid w:val="001137EA"/>
    <w:rsid w:val="00114F72"/>
    <w:rsid w:val="00115BA8"/>
    <w:rsid w:val="00116219"/>
    <w:rsid w:val="0012111D"/>
    <w:rsid w:val="0012135C"/>
    <w:rsid w:val="0012219F"/>
    <w:rsid w:val="001227F8"/>
    <w:rsid w:val="00123600"/>
    <w:rsid w:val="0012614B"/>
    <w:rsid w:val="00133264"/>
    <w:rsid w:val="001332E5"/>
    <w:rsid w:val="00133572"/>
    <w:rsid w:val="00133B00"/>
    <w:rsid w:val="00133F21"/>
    <w:rsid w:val="00135040"/>
    <w:rsid w:val="00135A0C"/>
    <w:rsid w:val="00135DD4"/>
    <w:rsid w:val="00136A70"/>
    <w:rsid w:val="001407C7"/>
    <w:rsid w:val="001418F0"/>
    <w:rsid w:val="00141DC9"/>
    <w:rsid w:val="00143715"/>
    <w:rsid w:val="001447A1"/>
    <w:rsid w:val="001447BB"/>
    <w:rsid w:val="00144F3F"/>
    <w:rsid w:val="0014596D"/>
    <w:rsid w:val="00145B59"/>
    <w:rsid w:val="00145C21"/>
    <w:rsid w:val="00145D21"/>
    <w:rsid w:val="001465C1"/>
    <w:rsid w:val="00146F78"/>
    <w:rsid w:val="00146FDE"/>
    <w:rsid w:val="00147A48"/>
    <w:rsid w:val="0015191C"/>
    <w:rsid w:val="00151AC3"/>
    <w:rsid w:val="00152A17"/>
    <w:rsid w:val="00152ACA"/>
    <w:rsid w:val="0015398F"/>
    <w:rsid w:val="00155F05"/>
    <w:rsid w:val="00157D57"/>
    <w:rsid w:val="00160618"/>
    <w:rsid w:val="0016098B"/>
    <w:rsid w:val="0016257A"/>
    <w:rsid w:val="00162DD8"/>
    <w:rsid w:val="00162FF9"/>
    <w:rsid w:val="00164D20"/>
    <w:rsid w:val="00166EBC"/>
    <w:rsid w:val="001672D4"/>
    <w:rsid w:val="00172B3F"/>
    <w:rsid w:val="0017306A"/>
    <w:rsid w:val="001741AB"/>
    <w:rsid w:val="00175B15"/>
    <w:rsid w:val="0017612D"/>
    <w:rsid w:val="00177BEB"/>
    <w:rsid w:val="00180D02"/>
    <w:rsid w:val="0018170D"/>
    <w:rsid w:val="0018226C"/>
    <w:rsid w:val="001830C1"/>
    <w:rsid w:val="001831D4"/>
    <w:rsid w:val="001842E4"/>
    <w:rsid w:val="0018591E"/>
    <w:rsid w:val="00185A99"/>
    <w:rsid w:val="00185BAF"/>
    <w:rsid w:val="001866BC"/>
    <w:rsid w:val="00190F93"/>
    <w:rsid w:val="001924BB"/>
    <w:rsid w:val="00192697"/>
    <w:rsid w:val="00193343"/>
    <w:rsid w:val="00194722"/>
    <w:rsid w:val="00194FBA"/>
    <w:rsid w:val="001950A7"/>
    <w:rsid w:val="00196052"/>
    <w:rsid w:val="00197FA2"/>
    <w:rsid w:val="001A0D2C"/>
    <w:rsid w:val="001A1E26"/>
    <w:rsid w:val="001A2383"/>
    <w:rsid w:val="001A27F9"/>
    <w:rsid w:val="001A2810"/>
    <w:rsid w:val="001A2FBF"/>
    <w:rsid w:val="001A3F9C"/>
    <w:rsid w:val="001A412C"/>
    <w:rsid w:val="001A4543"/>
    <w:rsid w:val="001A5B72"/>
    <w:rsid w:val="001A74E3"/>
    <w:rsid w:val="001B0193"/>
    <w:rsid w:val="001B0B0A"/>
    <w:rsid w:val="001B1140"/>
    <w:rsid w:val="001B19C5"/>
    <w:rsid w:val="001B3BC2"/>
    <w:rsid w:val="001B4800"/>
    <w:rsid w:val="001B5A1B"/>
    <w:rsid w:val="001B6130"/>
    <w:rsid w:val="001C0462"/>
    <w:rsid w:val="001C11D2"/>
    <w:rsid w:val="001C2945"/>
    <w:rsid w:val="001C3160"/>
    <w:rsid w:val="001C3310"/>
    <w:rsid w:val="001C42E3"/>
    <w:rsid w:val="001C45C5"/>
    <w:rsid w:val="001C49EC"/>
    <w:rsid w:val="001C4E0C"/>
    <w:rsid w:val="001C4F30"/>
    <w:rsid w:val="001C5FA5"/>
    <w:rsid w:val="001C6DD0"/>
    <w:rsid w:val="001C7FDA"/>
    <w:rsid w:val="001D278C"/>
    <w:rsid w:val="001D5B20"/>
    <w:rsid w:val="001D61EF"/>
    <w:rsid w:val="001D62C1"/>
    <w:rsid w:val="001D6464"/>
    <w:rsid w:val="001D71FB"/>
    <w:rsid w:val="001D75C4"/>
    <w:rsid w:val="001E184E"/>
    <w:rsid w:val="001E1DCD"/>
    <w:rsid w:val="001E272C"/>
    <w:rsid w:val="001E2F41"/>
    <w:rsid w:val="001E34D8"/>
    <w:rsid w:val="001E3D54"/>
    <w:rsid w:val="001E3FC4"/>
    <w:rsid w:val="001E4A14"/>
    <w:rsid w:val="001E4FE7"/>
    <w:rsid w:val="001E5A84"/>
    <w:rsid w:val="001E7252"/>
    <w:rsid w:val="001E742B"/>
    <w:rsid w:val="001E7E17"/>
    <w:rsid w:val="001F08B0"/>
    <w:rsid w:val="001F352C"/>
    <w:rsid w:val="001F38D9"/>
    <w:rsid w:val="001F3F84"/>
    <w:rsid w:val="001F4686"/>
    <w:rsid w:val="001F4EE7"/>
    <w:rsid w:val="001F50C0"/>
    <w:rsid w:val="001F5848"/>
    <w:rsid w:val="001F592D"/>
    <w:rsid w:val="001F6174"/>
    <w:rsid w:val="001F665A"/>
    <w:rsid w:val="001F7DD3"/>
    <w:rsid w:val="00200C0D"/>
    <w:rsid w:val="002024F0"/>
    <w:rsid w:val="00204E05"/>
    <w:rsid w:val="00210EF4"/>
    <w:rsid w:val="00211191"/>
    <w:rsid w:val="00211A81"/>
    <w:rsid w:val="002121B1"/>
    <w:rsid w:val="00212F49"/>
    <w:rsid w:val="002132BC"/>
    <w:rsid w:val="00213B91"/>
    <w:rsid w:val="00213C46"/>
    <w:rsid w:val="00215551"/>
    <w:rsid w:val="00215BDB"/>
    <w:rsid w:val="00216D1E"/>
    <w:rsid w:val="002172EB"/>
    <w:rsid w:val="00217C41"/>
    <w:rsid w:val="00220144"/>
    <w:rsid w:val="00220F8C"/>
    <w:rsid w:val="0022145F"/>
    <w:rsid w:val="00221CA3"/>
    <w:rsid w:val="00222186"/>
    <w:rsid w:val="002221D0"/>
    <w:rsid w:val="00222296"/>
    <w:rsid w:val="0022429D"/>
    <w:rsid w:val="0022484E"/>
    <w:rsid w:val="00227421"/>
    <w:rsid w:val="00227B5C"/>
    <w:rsid w:val="00230C28"/>
    <w:rsid w:val="0023103A"/>
    <w:rsid w:val="002324ED"/>
    <w:rsid w:val="00234237"/>
    <w:rsid w:val="0023490D"/>
    <w:rsid w:val="00234D27"/>
    <w:rsid w:val="00234F67"/>
    <w:rsid w:val="00235220"/>
    <w:rsid w:val="002356BA"/>
    <w:rsid w:val="00236DEF"/>
    <w:rsid w:val="00237DA5"/>
    <w:rsid w:val="002400D2"/>
    <w:rsid w:val="00242191"/>
    <w:rsid w:val="00242273"/>
    <w:rsid w:val="00244113"/>
    <w:rsid w:val="002446AB"/>
    <w:rsid w:val="00247812"/>
    <w:rsid w:val="002515EA"/>
    <w:rsid w:val="0025226C"/>
    <w:rsid w:val="002525F5"/>
    <w:rsid w:val="00252C11"/>
    <w:rsid w:val="00252D72"/>
    <w:rsid w:val="00254389"/>
    <w:rsid w:val="0025548A"/>
    <w:rsid w:val="00256354"/>
    <w:rsid w:val="00257700"/>
    <w:rsid w:val="00260C77"/>
    <w:rsid w:val="00261651"/>
    <w:rsid w:val="00261996"/>
    <w:rsid w:val="00262081"/>
    <w:rsid w:val="00263EFE"/>
    <w:rsid w:val="00265C32"/>
    <w:rsid w:val="00265D8F"/>
    <w:rsid w:val="00266473"/>
    <w:rsid w:val="00266597"/>
    <w:rsid w:val="002668EF"/>
    <w:rsid w:val="00266A87"/>
    <w:rsid w:val="00267737"/>
    <w:rsid w:val="002716ED"/>
    <w:rsid w:val="00271749"/>
    <w:rsid w:val="002748BF"/>
    <w:rsid w:val="00274A86"/>
    <w:rsid w:val="00274B73"/>
    <w:rsid w:val="00275175"/>
    <w:rsid w:val="00275CA1"/>
    <w:rsid w:val="002806D9"/>
    <w:rsid w:val="0028175F"/>
    <w:rsid w:val="002837AE"/>
    <w:rsid w:val="00283F99"/>
    <w:rsid w:val="002849E2"/>
    <w:rsid w:val="0028648D"/>
    <w:rsid w:val="00286EA1"/>
    <w:rsid w:val="00290CF8"/>
    <w:rsid w:val="00291BEB"/>
    <w:rsid w:val="00291C80"/>
    <w:rsid w:val="00292319"/>
    <w:rsid w:val="00293EA3"/>
    <w:rsid w:val="002940BB"/>
    <w:rsid w:val="0029440A"/>
    <w:rsid w:val="00296D7C"/>
    <w:rsid w:val="00297988"/>
    <w:rsid w:val="002A06B2"/>
    <w:rsid w:val="002A1365"/>
    <w:rsid w:val="002A2070"/>
    <w:rsid w:val="002A2717"/>
    <w:rsid w:val="002A2ED7"/>
    <w:rsid w:val="002A5916"/>
    <w:rsid w:val="002A6A5C"/>
    <w:rsid w:val="002A7556"/>
    <w:rsid w:val="002B0190"/>
    <w:rsid w:val="002B10C1"/>
    <w:rsid w:val="002B1B11"/>
    <w:rsid w:val="002B2985"/>
    <w:rsid w:val="002B35D7"/>
    <w:rsid w:val="002B398B"/>
    <w:rsid w:val="002B3CDF"/>
    <w:rsid w:val="002B422F"/>
    <w:rsid w:val="002B4695"/>
    <w:rsid w:val="002B58B7"/>
    <w:rsid w:val="002B5BEB"/>
    <w:rsid w:val="002B5ED6"/>
    <w:rsid w:val="002C01C5"/>
    <w:rsid w:val="002C0BEC"/>
    <w:rsid w:val="002C0F01"/>
    <w:rsid w:val="002C1F38"/>
    <w:rsid w:val="002C4EE9"/>
    <w:rsid w:val="002D0532"/>
    <w:rsid w:val="002D0983"/>
    <w:rsid w:val="002D22B6"/>
    <w:rsid w:val="002D2B80"/>
    <w:rsid w:val="002D4B04"/>
    <w:rsid w:val="002D4C5F"/>
    <w:rsid w:val="002D5241"/>
    <w:rsid w:val="002D6619"/>
    <w:rsid w:val="002D72A9"/>
    <w:rsid w:val="002D7626"/>
    <w:rsid w:val="002D7E77"/>
    <w:rsid w:val="002E068D"/>
    <w:rsid w:val="002E157D"/>
    <w:rsid w:val="002E16C4"/>
    <w:rsid w:val="002E3A9D"/>
    <w:rsid w:val="002E4F96"/>
    <w:rsid w:val="002E551C"/>
    <w:rsid w:val="002E594D"/>
    <w:rsid w:val="002E63EB"/>
    <w:rsid w:val="002E67E7"/>
    <w:rsid w:val="002F1212"/>
    <w:rsid w:val="002F1666"/>
    <w:rsid w:val="002F1911"/>
    <w:rsid w:val="002F230E"/>
    <w:rsid w:val="002F2DC6"/>
    <w:rsid w:val="002F334B"/>
    <w:rsid w:val="002F3AB3"/>
    <w:rsid w:val="002F400F"/>
    <w:rsid w:val="002F431E"/>
    <w:rsid w:val="002F60DC"/>
    <w:rsid w:val="002F6F03"/>
    <w:rsid w:val="00300798"/>
    <w:rsid w:val="00302698"/>
    <w:rsid w:val="00302D02"/>
    <w:rsid w:val="00303B55"/>
    <w:rsid w:val="00304848"/>
    <w:rsid w:val="0030488E"/>
    <w:rsid w:val="00307BFA"/>
    <w:rsid w:val="00307FAF"/>
    <w:rsid w:val="0031090D"/>
    <w:rsid w:val="00310FB5"/>
    <w:rsid w:val="00311C95"/>
    <w:rsid w:val="00312DD8"/>
    <w:rsid w:val="003137FA"/>
    <w:rsid w:val="00314D97"/>
    <w:rsid w:val="003166C3"/>
    <w:rsid w:val="00316EC3"/>
    <w:rsid w:val="00317011"/>
    <w:rsid w:val="003175C3"/>
    <w:rsid w:val="00322D45"/>
    <w:rsid w:val="00322FF7"/>
    <w:rsid w:val="00324EA0"/>
    <w:rsid w:val="003255A3"/>
    <w:rsid w:val="00325AC9"/>
    <w:rsid w:val="00325C96"/>
    <w:rsid w:val="003271E5"/>
    <w:rsid w:val="00327A34"/>
    <w:rsid w:val="00327E05"/>
    <w:rsid w:val="0033013D"/>
    <w:rsid w:val="003329DA"/>
    <w:rsid w:val="00333EDF"/>
    <w:rsid w:val="00334825"/>
    <w:rsid w:val="0033498A"/>
    <w:rsid w:val="00334991"/>
    <w:rsid w:val="003366C9"/>
    <w:rsid w:val="00337B70"/>
    <w:rsid w:val="00340107"/>
    <w:rsid w:val="00340C88"/>
    <w:rsid w:val="00340FB2"/>
    <w:rsid w:val="003415DF"/>
    <w:rsid w:val="00341AB5"/>
    <w:rsid w:val="00341FAE"/>
    <w:rsid w:val="003426B1"/>
    <w:rsid w:val="003435BA"/>
    <w:rsid w:val="00343CF9"/>
    <w:rsid w:val="00344D35"/>
    <w:rsid w:val="00345B88"/>
    <w:rsid w:val="00345F52"/>
    <w:rsid w:val="00346DEB"/>
    <w:rsid w:val="00350084"/>
    <w:rsid w:val="0035045A"/>
    <w:rsid w:val="00351712"/>
    <w:rsid w:val="0035199A"/>
    <w:rsid w:val="00352DFA"/>
    <w:rsid w:val="00353B21"/>
    <w:rsid w:val="00354BEF"/>
    <w:rsid w:val="003563E6"/>
    <w:rsid w:val="00356989"/>
    <w:rsid w:val="00356C09"/>
    <w:rsid w:val="003605FE"/>
    <w:rsid w:val="003624EA"/>
    <w:rsid w:val="003632ED"/>
    <w:rsid w:val="00363CBE"/>
    <w:rsid w:val="003641D4"/>
    <w:rsid w:val="00364289"/>
    <w:rsid w:val="003646FF"/>
    <w:rsid w:val="00365726"/>
    <w:rsid w:val="0036573D"/>
    <w:rsid w:val="00366FD1"/>
    <w:rsid w:val="0036792F"/>
    <w:rsid w:val="0037008A"/>
    <w:rsid w:val="003701C2"/>
    <w:rsid w:val="00370219"/>
    <w:rsid w:val="003710C1"/>
    <w:rsid w:val="00371458"/>
    <w:rsid w:val="003737BB"/>
    <w:rsid w:val="00374123"/>
    <w:rsid w:val="00375F0B"/>
    <w:rsid w:val="00376027"/>
    <w:rsid w:val="003808FD"/>
    <w:rsid w:val="00380D2D"/>
    <w:rsid w:val="0038157A"/>
    <w:rsid w:val="00382DC8"/>
    <w:rsid w:val="0038322D"/>
    <w:rsid w:val="00383728"/>
    <w:rsid w:val="0038417F"/>
    <w:rsid w:val="0038447F"/>
    <w:rsid w:val="00385691"/>
    <w:rsid w:val="00386654"/>
    <w:rsid w:val="00386C3A"/>
    <w:rsid w:val="003876D8"/>
    <w:rsid w:val="00387BF7"/>
    <w:rsid w:val="003913DC"/>
    <w:rsid w:val="00391EEC"/>
    <w:rsid w:val="00395B10"/>
    <w:rsid w:val="003A09FA"/>
    <w:rsid w:val="003A0E8E"/>
    <w:rsid w:val="003A13C8"/>
    <w:rsid w:val="003A1731"/>
    <w:rsid w:val="003A2160"/>
    <w:rsid w:val="003A21EB"/>
    <w:rsid w:val="003A2E54"/>
    <w:rsid w:val="003A41FE"/>
    <w:rsid w:val="003A71AB"/>
    <w:rsid w:val="003A7727"/>
    <w:rsid w:val="003B12C6"/>
    <w:rsid w:val="003B2A90"/>
    <w:rsid w:val="003B32B2"/>
    <w:rsid w:val="003B3BC8"/>
    <w:rsid w:val="003B3CF5"/>
    <w:rsid w:val="003B4A1D"/>
    <w:rsid w:val="003B5E9D"/>
    <w:rsid w:val="003C1163"/>
    <w:rsid w:val="003C2825"/>
    <w:rsid w:val="003C42D3"/>
    <w:rsid w:val="003C5737"/>
    <w:rsid w:val="003C57BD"/>
    <w:rsid w:val="003C639F"/>
    <w:rsid w:val="003C6718"/>
    <w:rsid w:val="003C6DC1"/>
    <w:rsid w:val="003C7B93"/>
    <w:rsid w:val="003C7E59"/>
    <w:rsid w:val="003D06F6"/>
    <w:rsid w:val="003D0704"/>
    <w:rsid w:val="003D080B"/>
    <w:rsid w:val="003D146A"/>
    <w:rsid w:val="003D1486"/>
    <w:rsid w:val="003D1D35"/>
    <w:rsid w:val="003D2C43"/>
    <w:rsid w:val="003D3A4D"/>
    <w:rsid w:val="003D3D8F"/>
    <w:rsid w:val="003D3FAD"/>
    <w:rsid w:val="003D4C9E"/>
    <w:rsid w:val="003D5605"/>
    <w:rsid w:val="003E027A"/>
    <w:rsid w:val="003E1BBF"/>
    <w:rsid w:val="003E1FC2"/>
    <w:rsid w:val="003E29A7"/>
    <w:rsid w:val="003E3711"/>
    <w:rsid w:val="003E46AB"/>
    <w:rsid w:val="003E47EE"/>
    <w:rsid w:val="003E588D"/>
    <w:rsid w:val="003E6CA2"/>
    <w:rsid w:val="003E6D78"/>
    <w:rsid w:val="003E7F74"/>
    <w:rsid w:val="003F1FCC"/>
    <w:rsid w:val="003F26FB"/>
    <w:rsid w:val="003F35CD"/>
    <w:rsid w:val="003F47A1"/>
    <w:rsid w:val="003F4CAF"/>
    <w:rsid w:val="003F4E9D"/>
    <w:rsid w:val="003F62DC"/>
    <w:rsid w:val="003F71ED"/>
    <w:rsid w:val="003F72AF"/>
    <w:rsid w:val="003F7891"/>
    <w:rsid w:val="003F7E0D"/>
    <w:rsid w:val="004014FB"/>
    <w:rsid w:val="00401B8F"/>
    <w:rsid w:val="004024E8"/>
    <w:rsid w:val="00402B07"/>
    <w:rsid w:val="004035E5"/>
    <w:rsid w:val="00403C27"/>
    <w:rsid w:val="004042FD"/>
    <w:rsid w:val="004051AC"/>
    <w:rsid w:val="004062AE"/>
    <w:rsid w:val="00407B36"/>
    <w:rsid w:val="00410197"/>
    <w:rsid w:val="004102FF"/>
    <w:rsid w:val="00410B1F"/>
    <w:rsid w:val="00412125"/>
    <w:rsid w:val="00412B62"/>
    <w:rsid w:val="00413190"/>
    <w:rsid w:val="0041458A"/>
    <w:rsid w:val="004157EA"/>
    <w:rsid w:val="00416A07"/>
    <w:rsid w:val="00420372"/>
    <w:rsid w:val="00420440"/>
    <w:rsid w:val="00421084"/>
    <w:rsid w:val="00421177"/>
    <w:rsid w:val="004222CE"/>
    <w:rsid w:val="00422A29"/>
    <w:rsid w:val="00423EF5"/>
    <w:rsid w:val="004241D1"/>
    <w:rsid w:val="00424712"/>
    <w:rsid w:val="004248BA"/>
    <w:rsid w:val="0042690D"/>
    <w:rsid w:val="0042757C"/>
    <w:rsid w:val="00427800"/>
    <w:rsid w:val="0042790B"/>
    <w:rsid w:val="00427AA2"/>
    <w:rsid w:val="00430202"/>
    <w:rsid w:val="00430408"/>
    <w:rsid w:val="00431A71"/>
    <w:rsid w:val="0043285D"/>
    <w:rsid w:val="00433101"/>
    <w:rsid w:val="0043578C"/>
    <w:rsid w:val="00435D13"/>
    <w:rsid w:val="0043622A"/>
    <w:rsid w:val="00436390"/>
    <w:rsid w:val="00437CC5"/>
    <w:rsid w:val="00440B7A"/>
    <w:rsid w:val="0044277F"/>
    <w:rsid w:val="00442DC2"/>
    <w:rsid w:val="00442E90"/>
    <w:rsid w:val="00444341"/>
    <w:rsid w:val="004445DF"/>
    <w:rsid w:val="004504C4"/>
    <w:rsid w:val="00451032"/>
    <w:rsid w:val="00451D4B"/>
    <w:rsid w:val="00453453"/>
    <w:rsid w:val="004536E0"/>
    <w:rsid w:val="00453B44"/>
    <w:rsid w:val="00453E7D"/>
    <w:rsid w:val="004541E2"/>
    <w:rsid w:val="004552A5"/>
    <w:rsid w:val="004574C1"/>
    <w:rsid w:val="0046069E"/>
    <w:rsid w:val="00461389"/>
    <w:rsid w:val="00461A82"/>
    <w:rsid w:val="00461CFD"/>
    <w:rsid w:val="0046252D"/>
    <w:rsid w:val="004625B5"/>
    <w:rsid w:val="004640A2"/>
    <w:rsid w:val="00464540"/>
    <w:rsid w:val="00464E8C"/>
    <w:rsid w:val="00465279"/>
    <w:rsid w:val="00466B4E"/>
    <w:rsid w:val="00466FB8"/>
    <w:rsid w:val="00467379"/>
    <w:rsid w:val="00470E81"/>
    <w:rsid w:val="00471386"/>
    <w:rsid w:val="0047169D"/>
    <w:rsid w:val="004718AD"/>
    <w:rsid w:val="00471F02"/>
    <w:rsid w:val="00472AC5"/>
    <w:rsid w:val="004732B6"/>
    <w:rsid w:val="0047462B"/>
    <w:rsid w:val="00475F76"/>
    <w:rsid w:val="00477103"/>
    <w:rsid w:val="00477218"/>
    <w:rsid w:val="0048013A"/>
    <w:rsid w:val="004801A9"/>
    <w:rsid w:val="00481563"/>
    <w:rsid w:val="00482AAC"/>
    <w:rsid w:val="00484612"/>
    <w:rsid w:val="00485326"/>
    <w:rsid w:val="004858B7"/>
    <w:rsid w:val="00485AD4"/>
    <w:rsid w:val="00485B8F"/>
    <w:rsid w:val="00486455"/>
    <w:rsid w:val="0048740F"/>
    <w:rsid w:val="00492169"/>
    <w:rsid w:val="004932D6"/>
    <w:rsid w:val="00493599"/>
    <w:rsid w:val="00496457"/>
    <w:rsid w:val="00496EAB"/>
    <w:rsid w:val="00497361"/>
    <w:rsid w:val="004978D8"/>
    <w:rsid w:val="004A0D1C"/>
    <w:rsid w:val="004A103F"/>
    <w:rsid w:val="004A196D"/>
    <w:rsid w:val="004A38BE"/>
    <w:rsid w:val="004A4484"/>
    <w:rsid w:val="004A493F"/>
    <w:rsid w:val="004A6505"/>
    <w:rsid w:val="004A740D"/>
    <w:rsid w:val="004A76C3"/>
    <w:rsid w:val="004A79EF"/>
    <w:rsid w:val="004B046C"/>
    <w:rsid w:val="004B17A6"/>
    <w:rsid w:val="004B1DCC"/>
    <w:rsid w:val="004B1F23"/>
    <w:rsid w:val="004B1F3F"/>
    <w:rsid w:val="004B30DF"/>
    <w:rsid w:val="004B347E"/>
    <w:rsid w:val="004B3549"/>
    <w:rsid w:val="004C06EF"/>
    <w:rsid w:val="004C0B31"/>
    <w:rsid w:val="004C1812"/>
    <w:rsid w:val="004C1AF4"/>
    <w:rsid w:val="004C27E6"/>
    <w:rsid w:val="004C3BBB"/>
    <w:rsid w:val="004C3E0C"/>
    <w:rsid w:val="004C4697"/>
    <w:rsid w:val="004C6536"/>
    <w:rsid w:val="004D03ED"/>
    <w:rsid w:val="004D219E"/>
    <w:rsid w:val="004D28F2"/>
    <w:rsid w:val="004D44E6"/>
    <w:rsid w:val="004D450E"/>
    <w:rsid w:val="004D5501"/>
    <w:rsid w:val="004D6392"/>
    <w:rsid w:val="004D6649"/>
    <w:rsid w:val="004D6680"/>
    <w:rsid w:val="004D6DAE"/>
    <w:rsid w:val="004E077E"/>
    <w:rsid w:val="004E0FBC"/>
    <w:rsid w:val="004E12A3"/>
    <w:rsid w:val="004E2C04"/>
    <w:rsid w:val="004E3A07"/>
    <w:rsid w:val="004E466B"/>
    <w:rsid w:val="004E4CB9"/>
    <w:rsid w:val="004E4D7B"/>
    <w:rsid w:val="004E5C73"/>
    <w:rsid w:val="004E6135"/>
    <w:rsid w:val="004E6464"/>
    <w:rsid w:val="004E7F6B"/>
    <w:rsid w:val="004F0C56"/>
    <w:rsid w:val="004F28B9"/>
    <w:rsid w:val="004F32E3"/>
    <w:rsid w:val="004F3DE2"/>
    <w:rsid w:val="004F4CE6"/>
    <w:rsid w:val="004F525A"/>
    <w:rsid w:val="004F5DC5"/>
    <w:rsid w:val="004F6161"/>
    <w:rsid w:val="004F64DC"/>
    <w:rsid w:val="004F6899"/>
    <w:rsid w:val="004F75B6"/>
    <w:rsid w:val="00500F85"/>
    <w:rsid w:val="00502794"/>
    <w:rsid w:val="00502A1A"/>
    <w:rsid w:val="00502E81"/>
    <w:rsid w:val="00504B33"/>
    <w:rsid w:val="005065B1"/>
    <w:rsid w:val="00507FE5"/>
    <w:rsid w:val="00511519"/>
    <w:rsid w:val="005119FF"/>
    <w:rsid w:val="00513ED6"/>
    <w:rsid w:val="00513EF2"/>
    <w:rsid w:val="00514A38"/>
    <w:rsid w:val="00515128"/>
    <w:rsid w:val="00515B1E"/>
    <w:rsid w:val="0051772B"/>
    <w:rsid w:val="0052280E"/>
    <w:rsid w:val="00522F35"/>
    <w:rsid w:val="00523F6F"/>
    <w:rsid w:val="00524878"/>
    <w:rsid w:val="00524E4E"/>
    <w:rsid w:val="00525CFA"/>
    <w:rsid w:val="0052706F"/>
    <w:rsid w:val="00530099"/>
    <w:rsid w:val="005318CF"/>
    <w:rsid w:val="00533A7C"/>
    <w:rsid w:val="00534420"/>
    <w:rsid w:val="00534AB3"/>
    <w:rsid w:val="005374DD"/>
    <w:rsid w:val="00537EDF"/>
    <w:rsid w:val="0054149E"/>
    <w:rsid w:val="00543EE9"/>
    <w:rsid w:val="00544132"/>
    <w:rsid w:val="0054444E"/>
    <w:rsid w:val="005449C5"/>
    <w:rsid w:val="0054502F"/>
    <w:rsid w:val="00545955"/>
    <w:rsid w:val="00547363"/>
    <w:rsid w:val="00550F37"/>
    <w:rsid w:val="00551A33"/>
    <w:rsid w:val="005528A1"/>
    <w:rsid w:val="005528EC"/>
    <w:rsid w:val="0055297F"/>
    <w:rsid w:val="005531C7"/>
    <w:rsid w:val="005534C2"/>
    <w:rsid w:val="00553BB6"/>
    <w:rsid w:val="00553C8E"/>
    <w:rsid w:val="00554225"/>
    <w:rsid w:val="005551FC"/>
    <w:rsid w:val="005552E8"/>
    <w:rsid w:val="00556C0C"/>
    <w:rsid w:val="00557479"/>
    <w:rsid w:val="00560666"/>
    <w:rsid w:val="00561DA7"/>
    <w:rsid w:val="00562057"/>
    <w:rsid w:val="00562687"/>
    <w:rsid w:val="005629AE"/>
    <w:rsid w:val="00563CAA"/>
    <w:rsid w:val="00564185"/>
    <w:rsid w:val="00564DB2"/>
    <w:rsid w:val="0056506C"/>
    <w:rsid w:val="005672DD"/>
    <w:rsid w:val="00567502"/>
    <w:rsid w:val="00567BD4"/>
    <w:rsid w:val="005709F0"/>
    <w:rsid w:val="00572042"/>
    <w:rsid w:val="00574744"/>
    <w:rsid w:val="00574D35"/>
    <w:rsid w:val="00575C91"/>
    <w:rsid w:val="00576A14"/>
    <w:rsid w:val="00577DE3"/>
    <w:rsid w:val="00580207"/>
    <w:rsid w:val="00581060"/>
    <w:rsid w:val="00581343"/>
    <w:rsid w:val="005824C4"/>
    <w:rsid w:val="0058664D"/>
    <w:rsid w:val="0058722B"/>
    <w:rsid w:val="00587596"/>
    <w:rsid w:val="00587F6B"/>
    <w:rsid w:val="00590026"/>
    <w:rsid w:val="00591CC5"/>
    <w:rsid w:val="005922E9"/>
    <w:rsid w:val="0059369D"/>
    <w:rsid w:val="005949B9"/>
    <w:rsid w:val="00594C17"/>
    <w:rsid w:val="005A074A"/>
    <w:rsid w:val="005A1743"/>
    <w:rsid w:val="005A2C6A"/>
    <w:rsid w:val="005A3704"/>
    <w:rsid w:val="005A3E43"/>
    <w:rsid w:val="005A5858"/>
    <w:rsid w:val="005A7C67"/>
    <w:rsid w:val="005B1D79"/>
    <w:rsid w:val="005B1E68"/>
    <w:rsid w:val="005B2221"/>
    <w:rsid w:val="005B2E56"/>
    <w:rsid w:val="005B3B5A"/>
    <w:rsid w:val="005B6782"/>
    <w:rsid w:val="005B771D"/>
    <w:rsid w:val="005C003F"/>
    <w:rsid w:val="005C01DC"/>
    <w:rsid w:val="005C06EF"/>
    <w:rsid w:val="005C10AC"/>
    <w:rsid w:val="005C4808"/>
    <w:rsid w:val="005C496A"/>
    <w:rsid w:val="005C4AF4"/>
    <w:rsid w:val="005C672B"/>
    <w:rsid w:val="005D012A"/>
    <w:rsid w:val="005D122E"/>
    <w:rsid w:val="005D1C54"/>
    <w:rsid w:val="005D1D51"/>
    <w:rsid w:val="005D3572"/>
    <w:rsid w:val="005D3BA3"/>
    <w:rsid w:val="005D46FA"/>
    <w:rsid w:val="005D59A9"/>
    <w:rsid w:val="005D5D01"/>
    <w:rsid w:val="005D6CA9"/>
    <w:rsid w:val="005D75F5"/>
    <w:rsid w:val="005D77B2"/>
    <w:rsid w:val="005E3A1D"/>
    <w:rsid w:val="005E66D4"/>
    <w:rsid w:val="005E6749"/>
    <w:rsid w:val="005E6764"/>
    <w:rsid w:val="005E7811"/>
    <w:rsid w:val="005E7DBB"/>
    <w:rsid w:val="005F00A5"/>
    <w:rsid w:val="005F1183"/>
    <w:rsid w:val="005F12D3"/>
    <w:rsid w:val="005F1756"/>
    <w:rsid w:val="005F2EFF"/>
    <w:rsid w:val="005F50D5"/>
    <w:rsid w:val="005F51F5"/>
    <w:rsid w:val="005F58F9"/>
    <w:rsid w:val="005F5D46"/>
    <w:rsid w:val="005F6BCB"/>
    <w:rsid w:val="005F7DD1"/>
    <w:rsid w:val="005F7FB9"/>
    <w:rsid w:val="006015F6"/>
    <w:rsid w:val="0060183A"/>
    <w:rsid w:val="00603DBA"/>
    <w:rsid w:val="00604003"/>
    <w:rsid w:val="006064CF"/>
    <w:rsid w:val="006068E3"/>
    <w:rsid w:val="00606D0B"/>
    <w:rsid w:val="00607327"/>
    <w:rsid w:val="006078C7"/>
    <w:rsid w:val="00607C8B"/>
    <w:rsid w:val="00611D04"/>
    <w:rsid w:val="00611F04"/>
    <w:rsid w:val="00611FD1"/>
    <w:rsid w:val="00612DED"/>
    <w:rsid w:val="00612DF0"/>
    <w:rsid w:val="00613DEF"/>
    <w:rsid w:val="00614365"/>
    <w:rsid w:val="00614552"/>
    <w:rsid w:val="00617354"/>
    <w:rsid w:val="00617741"/>
    <w:rsid w:val="00621930"/>
    <w:rsid w:val="00621CB6"/>
    <w:rsid w:val="00623055"/>
    <w:rsid w:val="00623CBC"/>
    <w:rsid w:val="006241FF"/>
    <w:rsid w:val="00625424"/>
    <w:rsid w:val="006263B8"/>
    <w:rsid w:val="00626424"/>
    <w:rsid w:val="00626AE7"/>
    <w:rsid w:val="00626C16"/>
    <w:rsid w:val="00627DE8"/>
    <w:rsid w:val="00631083"/>
    <w:rsid w:val="00633839"/>
    <w:rsid w:val="00634E43"/>
    <w:rsid w:val="0063667D"/>
    <w:rsid w:val="00636E66"/>
    <w:rsid w:val="00637164"/>
    <w:rsid w:val="0063736E"/>
    <w:rsid w:val="00637CD9"/>
    <w:rsid w:val="0064011C"/>
    <w:rsid w:val="0064151C"/>
    <w:rsid w:val="00642513"/>
    <w:rsid w:val="00643098"/>
    <w:rsid w:val="00646B0F"/>
    <w:rsid w:val="00646E2C"/>
    <w:rsid w:val="0064730E"/>
    <w:rsid w:val="00652FD0"/>
    <w:rsid w:val="00653901"/>
    <w:rsid w:val="00653ACA"/>
    <w:rsid w:val="00653B67"/>
    <w:rsid w:val="00653C42"/>
    <w:rsid w:val="00654E42"/>
    <w:rsid w:val="006561EA"/>
    <w:rsid w:val="006565CF"/>
    <w:rsid w:val="00656B81"/>
    <w:rsid w:val="006573F1"/>
    <w:rsid w:val="00660B72"/>
    <w:rsid w:val="006610C4"/>
    <w:rsid w:val="0066117E"/>
    <w:rsid w:val="0066208D"/>
    <w:rsid w:val="006621D4"/>
    <w:rsid w:val="00662BAE"/>
    <w:rsid w:val="006659D4"/>
    <w:rsid w:val="00665CCC"/>
    <w:rsid w:val="00667F39"/>
    <w:rsid w:val="00671120"/>
    <w:rsid w:val="00671923"/>
    <w:rsid w:val="00672D70"/>
    <w:rsid w:val="00674293"/>
    <w:rsid w:val="00676420"/>
    <w:rsid w:val="0067693E"/>
    <w:rsid w:val="0067797F"/>
    <w:rsid w:val="00677D09"/>
    <w:rsid w:val="006800F6"/>
    <w:rsid w:val="006801A2"/>
    <w:rsid w:val="00680903"/>
    <w:rsid w:val="0068279F"/>
    <w:rsid w:val="006829EB"/>
    <w:rsid w:val="00683CA1"/>
    <w:rsid w:val="0068402B"/>
    <w:rsid w:val="00684C40"/>
    <w:rsid w:val="006850DE"/>
    <w:rsid w:val="00685423"/>
    <w:rsid w:val="00686D16"/>
    <w:rsid w:val="00686D68"/>
    <w:rsid w:val="00686E03"/>
    <w:rsid w:val="00687976"/>
    <w:rsid w:val="00690B5F"/>
    <w:rsid w:val="00691F87"/>
    <w:rsid w:val="00693ACF"/>
    <w:rsid w:val="006946A5"/>
    <w:rsid w:val="00695202"/>
    <w:rsid w:val="00696165"/>
    <w:rsid w:val="006961E7"/>
    <w:rsid w:val="006A007F"/>
    <w:rsid w:val="006A1720"/>
    <w:rsid w:val="006A1B07"/>
    <w:rsid w:val="006A2BC6"/>
    <w:rsid w:val="006A30E9"/>
    <w:rsid w:val="006A352E"/>
    <w:rsid w:val="006A5174"/>
    <w:rsid w:val="006A5319"/>
    <w:rsid w:val="006A6A94"/>
    <w:rsid w:val="006A6C28"/>
    <w:rsid w:val="006A7A80"/>
    <w:rsid w:val="006B1360"/>
    <w:rsid w:val="006B1CF6"/>
    <w:rsid w:val="006B2698"/>
    <w:rsid w:val="006B299F"/>
    <w:rsid w:val="006B2D47"/>
    <w:rsid w:val="006B60CD"/>
    <w:rsid w:val="006B6189"/>
    <w:rsid w:val="006B63D2"/>
    <w:rsid w:val="006B7BC8"/>
    <w:rsid w:val="006C0210"/>
    <w:rsid w:val="006C057D"/>
    <w:rsid w:val="006C0925"/>
    <w:rsid w:val="006C102E"/>
    <w:rsid w:val="006C1C74"/>
    <w:rsid w:val="006C1D3F"/>
    <w:rsid w:val="006C36AF"/>
    <w:rsid w:val="006C49F8"/>
    <w:rsid w:val="006C562D"/>
    <w:rsid w:val="006C5C3F"/>
    <w:rsid w:val="006C614C"/>
    <w:rsid w:val="006C6622"/>
    <w:rsid w:val="006C7EE1"/>
    <w:rsid w:val="006D0FE1"/>
    <w:rsid w:val="006D186A"/>
    <w:rsid w:val="006D1906"/>
    <w:rsid w:val="006D34D2"/>
    <w:rsid w:val="006D474B"/>
    <w:rsid w:val="006D4A7E"/>
    <w:rsid w:val="006D5381"/>
    <w:rsid w:val="006D5553"/>
    <w:rsid w:val="006E1F10"/>
    <w:rsid w:val="006E2D2E"/>
    <w:rsid w:val="006E2FB8"/>
    <w:rsid w:val="006E306D"/>
    <w:rsid w:val="006E30DD"/>
    <w:rsid w:val="006E3DF4"/>
    <w:rsid w:val="006E4C67"/>
    <w:rsid w:val="006E5F1B"/>
    <w:rsid w:val="006E76F1"/>
    <w:rsid w:val="006F19FE"/>
    <w:rsid w:val="006F1AC5"/>
    <w:rsid w:val="006F1D12"/>
    <w:rsid w:val="006F20EC"/>
    <w:rsid w:val="006F27C7"/>
    <w:rsid w:val="006F2804"/>
    <w:rsid w:val="006F2F10"/>
    <w:rsid w:val="006F5656"/>
    <w:rsid w:val="006F664D"/>
    <w:rsid w:val="006F6A9D"/>
    <w:rsid w:val="006F72EF"/>
    <w:rsid w:val="006F7C06"/>
    <w:rsid w:val="006F7DCA"/>
    <w:rsid w:val="00700BD1"/>
    <w:rsid w:val="00701C6C"/>
    <w:rsid w:val="007031FB"/>
    <w:rsid w:val="0070325D"/>
    <w:rsid w:val="0070489F"/>
    <w:rsid w:val="0070507E"/>
    <w:rsid w:val="007053CE"/>
    <w:rsid w:val="0070670B"/>
    <w:rsid w:val="007101A0"/>
    <w:rsid w:val="007105AA"/>
    <w:rsid w:val="00711AA6"/>
    <w:rsid w:val="00712F94"/>
    <w:rsid w:val="00713043"/>
    <w:rsid w:val="00713401"/>
    <w:rsid w:val="007146A9"/>
    <w:rsid w:val="0071597F"/>
    <w:rsid w:val="007178F4"/>
    <w:rsid w:val="007200B1"/>
    <w:rsid w:val="00722225"/>
    <w:rsid w:val="00722937"/>
    <w:rsid w:val="0072418E"/>
    <w:rsid w:val="00724D5C"/>
    <w:rsid w:val="00726FC8"/>
    <w:rsid w:val="007277E3"/>
    <w:rsid w:val="0073085D"/>
    <w:rsid w:val="00732563"/>
    <w:rsid w:val="00732723"/>
    <w:rsid w:val="00732CBB"/>
    <w:rsid w:val="007336C9"/>
    <w:rsid w:val="0073543D"/>
    <w:rsid w:val="00737322"/>
    <w:rsid w:val="00737F81"/>
    <w:rsid w:val="007407C2"/>
    <w:rsid w:val="00742174"/>
    <w:rsid w:val="00742B4E"/>
    <w:rsid w:val="00743108"/>
    <w:rsid w:val="00743B56"/>
    <w:rsid w:val="007450E5"/>
    <w:rsid w:val="0074751B"/>
    <w:rsid w:val="007506D7"/>
    <w:rsid w:val="007515E9"/>
    <w:rsid w:val="00751B07"/>
    <w:rsid w:val="007528FB"/>
    <w:rsid w:val="00754B1A"/>
    <w:rsid w:val="007557EB"/>
    <w:rsid w:val="007569DE"/>
    <w:rsid w:val="00756D6A"/>
    <w:rsid w:val="007573D8"/>
    <w:rsid w:val="00757920"/>
    <w:rsid w:val="00757930"/>
    <w:rsid w:val="00761BD3"/>
    <w:rsid w:val="00766F92"/>
    <w:rsid w:val="00767F55"/>
    <w:rsid w:val="00770186"/>
    <w:rsid w:val="00770E36"/>
    <w:rsid w:val="007727BA"/>
    <w:rsid w:val="00772AE4"/>
    <w:rsid w:val="007748AC"/>
    <w:rsid w:val="0077613F"/>
    <w:rsid w:val="007764CA"/>
    <w:rsid w:val="00776967"/>
    <w:rsid w:val="007773B2"/>
    <w:rsid w:val="00777655"/>
    <w:rsid w:val="00777793"/>
    <w:rsid w:val="00780299"/>
    <w:rsid w:val="00780D46"/>
    <w:rsid w:val="00781B6A"/>
    <w:rsid w:val="00781C18"/>
    <w:rsid w:val="00781E67"/>
    <w:rsid w:val="00784E95"/>
    <w:rsid w:val="007851B5"/>
    <w:rsid w:val="00786292"/>
    <w:rsid w:val="00787D37"/>
    <w:rsid w:val="00791229"/>
    <w:rsid w:val="0079177F"/>
    <w:rsid w:val="00791B91"/>
    <w:rsid w:val="007925FD"/>
    <w:rsid w:val="0079282D"/>
    <w:rsid w:val="00792ED8"/>
    <w:rsid w:val="00793632"/>
    <w:rsid w:val="00795099"/>
    <w:rsid w:val="00795A61"/>
    <w:rsid w:val="00797717"/>
    <w:rsid w:val="00797966"/>
    <w:rsid w:val="007A0A95"/>
    <w:rsid w:val="007A1214"/>
    <w:rsid w:val="007A21D9"/>
    <w:rsid w:val="007A4A38"/>
    <w:rsid w:val="007A4C74"/>
    <w:rsid w:val="007A50E4"/>
    <w:rsid w:val="007A537B"/>
    <w:rsid w:val="007A58B0"/>
    <w:rsid w:val="007A6913"/>
    <w:rsid w:val="007A6AEF"/>
    <w:rsid w:val="007A6B21"/>
    <w:rsid w:val="007A6F0E"/>
    <w:rsid w:val="007A70A9"/>
    <w:rsid w:val="007A778F"/>
    <w:rsid w:val="007A7D0E"/>
    <w:rsid w:val="007B0019"/>
    <w:rsid w:val="007B0B60"/>
    <w:rsid w:val="007B1EA3"/>
    <w:rsid w:val="007B30FC"/>
    <w:rsid w:val="007B33A1"/>
    <w:rsid w:val="007B445C"/>
    <w:rsid w:val="007B481B"/>
    <w:rsid w:val="007B69BC"/>
    <w:rsid w:val="007B6B1F"/>
    <w:rsid w:val="007B7457"/>
    <w:rsid w:val="007B7750"/>
    <w:rsid w:val="007B7B3F"/>
    <w:rsid w:val="007B7B8A"/>
    <w:rsid w:val="007C2A87"/>
    <w:rsid w:val="007C47E3"/>
    <w:rsid w:val="007C604E"/>
    <w:rsid w:val="007C6776"/>
    <w:rsid w:val="007C6D1B"/>
    <w:rsid w:val="007D278F"/>
    <w:rsid w:val="007D282E"/>
    <w:rsid w:val="007D296F"/>
    <w:rsid w:val="007D307F"/>
    <w:rsid w:val="007D43D3"/>
    <w:rsid w:val="007D495C"/>
    <w:rsid w:val="007D5A3B"/>
    <w:rsid w:val="007D6132"/>
    <w:rsid w:val="007D756C"/>
    <w:rsid w:val="007D7641"/>
    <w:rsid w:val="007E1D1D"/>
    <w:rsid w:val="007E1DEC"/>
    <w:rsid w:val="007E2616"/>
    <w:rsid w:val="007E364E"/>
    <w:rsid w:val="007E47DA"/>
    <w:rsid w:val="007E5078"/>
    <w:rsid w:val="007E67A0"/>
    <w:rsid w:val="007F142C"/>
    <w:rsid w:val="007F1DFC"/>
    <w:rsid w:val="007F43F3"/>
    <w:rsid w:val="007F492A"/>
    <w:rsid w:val="007F5600"/>
    <w:rsid w:val="007F67E7"/>
    <w:rsid w:val="007F7A5E"/>
    <w:rsid w:val="007F7DC6"/>
    <w:rsid w:val="008042FE"/>
    <w:rsid w:val="0080470A"/>
    <w:rsid w:val="008065EE"/>
    <w:rsid w:val="00806B0D"/>
    <w:rsid w:val="00811460"/>
    <w:rsid w:val="00811E9B"/>
    <w:rsid w:val="008141FB"/>
    <w:rsid w:val="00814311"/>
    <w:rsid w:val="008157F4"/>
    <w:rsid w:val="00815D66"/>
    <w:rsid w:val="0081688F"/>
    <w:rsid w:val="00816AE2"/>
    <w:rsid w:val="008177E1"/>
    <w:rsid w:val="00820477"/>
    <w:rsid w:val="00820951"/>
    <w:rsid w:val="0082199A"/>
    <w:rsid w:val="00824D20"/>
    <w:rsid w:val="0082567F"/>
    <w:rsid w:val="008267C9"/>
    <w:rsid w:val="00827228"/>
    <w:rsid w:val="0083011C"/>
    <w:rsid w:val="00830641"/>
    <w:rsid w:val="0083140D"/>
    <w:rsid w:val="00834763"/>
    <w:rsid w:val="00834BC2"/>
    <w:rsid w:val="008354C4"/>
    <w:rsid w:val="008354D0"/>
    <w:rsid w:val="00835E7C"/>
    <w:rsid w:val="00836228"/>
    <w:rsid w:val="00836B65"/>
    <w:rsid w:val="00837373"/>
    <w:rsid w:val="00840126"/>
    <w:rsid w:val="008404C3"/>
    <w:rsid w:val="00840EE8"/>
    <w:rsid w:val="0084146E"/>
    <w:rsid w:val="00842436"/>
    <w:rsid w:val="00844DB1"/>
    <w:rsid w:val="008450DE"/>
    <w:rsid w:val="0084522B"/>
    <w:rsid w:val="008505AF"/>
    <w:rsid w:val="008509D6"/>
    <w:rsid w:val="00851406"/>
    <w:rsid w:val="00852D07"/>
    <w:rsid w:val="00852FD8"/>
    <w:rsid w:val="00853D2A"/>
    <w:rsid w:val="008549B2"/>
    <w:rsid w:val="00855F5C"/>
    <w:rsid w:val="0085761F"/>
    <w:rsid w:val="008602D1"/>
    <w:rsid w:val="00860594"/>
    <w:rsid w:val="008616B3"/>
    <w:rsid w:val="00862F08"/>
    <w:rsid w:val="00863E1C"/>
    <w:rsid w:val="0086487D"/>
    <w:rsid w:val="008652D8"/>
    <w:rsid w:val="00866678"/>
    <w:rsid w:val="00870291"/>
    <w:rsid w:val="008708BD"/>
    <w:rsid w:val="00870D05"/>
    <w:rsid w:val="00870DF3"/>
    <w:rsid w:val="008727C5"/>
    <w:rsid w:val="00872AF9"/>
    <w:rsid w:val="0087333C"/>
    <w:rsid w:val="008736B2"/>
    <w:rsid w:val="008736B9"/>
    <w:rsid w:val="00873ABD"/>
    <w:rsid w:val="00873E82"/>
    <w:rsid w:val="00874B52"/>
    <w:rsid w:val="008771EE"/>
    <w:rsid w:val="00877660"/>
    <w:rsid w:val="0088011B"/>
    <w:rsid w:val="008815DA"/>
    <w:rsid w:val="0088169F"/>
    <w:rsid w:val="00882AFC"/>
    <w:rsid w:val="00882D8C"/>
    <w:rsid w:val="00883375"/>
    <w:rsid w:val="00884576"/>
    <w:rsid w:val="00884C13"/>
    <w:rsid w:val="00884CD7"/>
    <w:rsid w:val="00885ACA"/>
    <w:rsid w:val="008866DC"/>
    <w:rsid w:val="00886EEF"/>
    <w:rsid w:val="00890142"/>
    <w:rsid w:val="00893858"/>
    <w:rsid w:val="0089397D"/>
    <w:rsid w:val="008943A8"/>
    <w:rsid w:val="0089467C"/>
    <w:rsid w:val="0089502E"/>
    <w:rsid w:val="00895A65"/>
    <w:rsid w:val="0089708E"/>
    <w:rsid w:val="008A1811"/>
    <w:rsid w:val="008A27DD"/>
    <w:rsid w:val="008A4233"/>
    <w:rsid w:val="008A648D"/>
    <w:rsid w:val="008A6601"/>
    <w:rsid w:val="008B0253"/>
    <w:rsid w:val="008B0DB7"/>
    <w:rsid w:val="008B1522"/>
    <w:rsid w:val="008B441D"/>
    <w:rsid w:val="008B4460"/>
    <w:rsid w:val="008B5656"/>
    <w:rsid w:val="008B5D0D"/>
    <w:rsid w:val="008B6127"/>
    <w:rsid w:val="008B7BB4"/>
    <w:rsid w:val="008B7DC6"/>
    <w:rsid w:val="008C030C"/>
    <w:rsid w:val="008C058E"/>
    <w:rsid w:val="008C266A"/>
    <w:rsid w:val="008C74C8"/>
    <w:rsid w:val="008C770C"/>
    <w:rsid w:val="008C7F95"/>
    <w:rsid w:val="008D0957"/>
    <w:rsid w:val="008D4138"/>
    <w:rsid w:val="008D4D63"/>
    <w:rsid w:val="008D5010"/>
    <w:rsid w:val="008D5309"/>
    <w:rsid w:val="008D6866"/>
    <w:rsid w:val="008D6A64"/>
    <w:rsid w:val="008D790F"/>
    <w:rsid w:val="008D7AC1"/>
    <w:rsid w:val="008E0570"/>
    <w:rsid w:val="008E1CCB"/>
    <w:rsid w:val="008E3D2C"/>
    <w:rsid w:val="008E4EFE"/>
    <w:rsid w:val="008E69DF"/>
    <w:rsid w:val="008E79BE"/>
    <w:rsid w:val="008F0857"/>
    <w:rsid w:val="008F26C5"/>
    <w:rsid w:val="008F2D12"/>
    <w:rsid w:val="008F3751"/>
    <w:rsid w:val="008F3A12"/>
    <w:rsid w:val="008F456C"/>
    <w:rsid w:val="008F4BAE"/>
    <w:rsid w:val="008F5319"/>
    <w:rsid w:val="008F54F9"/>
    <w:rsid w:val="008F5854"/>
    <w:rsid w:val="008F59C7"/>
    <w:rsid w:val="008F6977"/>
    <w:rsid w:val="008F713C"/>
    <w:rsid w:val="008F71BD"/>
    <w:rsid w:val="008F774E"/>
    <w:rsid w:val="00900100"/>
    <w:rsid w:val="00901D7A"/>
    <w:rsid w:val="00902BA7"/>
    <w:rsid w:val="00902D5A"/>
    <w:rsid w:val="00902F13"/>
    <w:rsid w:val="009037B8"/>
    <w:rsid w:val="009037CD"/>
    <w:rsid w:val="00905507"/>
    <w:rsid w:val="00906262"/>
    <w:rsid w:val="009064A2"/>
    <w:rsid w:val="00910143"/>
    <w:rsid w:val="00911151"/>
    <w:rsid w:val="00911337"/>
    <w:rsid w:val="009159F7"/>
    <w:rsid w:val="00916FAB"/>
    <w:rsid w:val="00917A95"/>
    <w:rsid w:val="00920224"/>
    <w:rsid w:val="0092040A"/>
    <w:rsid w:val="0092044E"/>
    <w:rsid w:val="00920873"/>
    <w:rsid w:val="00920943"/>
    <w:rsid w:val="00920C34"/>
    <w:rsid w:val="00922262"/>
    <w:rsid w:val="00923613"/>
    <w:rsid w:val="00923C4E"/>
    <w:rsid w:val="00926277"/>
    <w:rsid w:val="009267BB"/>
    <w:rsid w:val="009276F2"/>
    <w:rsid w:val="00927CCC"/>
    <w:rsid w:val="00930A3E"/>
    <w:rsid w:val="009310BA"/>
    <w:rsid w:val="00931B2D"/>
    <w:rsid w:val="00931C88"/>
    <w:rsid w:val="009330F2"/>
    <w:rsid w:val="0093451F"/>
    <w:rsid w:val="009355EA"/>
    <w:rsid w:val="00935B93"/>
    <w:rsid w:val="00937D8A"/>
    <w:rsid w:val="009404C1"/>
    <w:rsid w:val="00940866"/>
    <w:rsid w:val="009412B6"/>
    <w:rsid w:val="00941DFC"/>
    <w:rsid w:val="009432E4"/>
    <w:rsid w:val="0094342C"/>
    <w:rsid w:val="00944210"/>
    <w:rsid w:val="009442C4"/>
    <w:rsid w:val="00944FF0"/>
    <w:rsid w:val="00945D44"/>
    <w:rsid w:val="0094649B"/>
    <w:rsid w:val="009464C4"/>
    <w:rsid w:val="00946D64"/>
    <w:rsid w:val="00946EEA"/>
    <w:rsid w:val="00947256"/>
    <w:rsid w:val="00947DAB"/>
    <w:rsid w:val="0095027C"/>
    <w:rsid w:val="00950647"/>
    <w:rsid w:val="0095136E"/>
    <w:rsid w:val="00952076"/>
    <w:rsid w:val="00952581"/>
    <w:rsid w:val="009526E9"/>
    <w:rsid w:val="00952F78"/>
    <w:rsid w:val="00954BE3"/>
    <w:rsid w:val="00955004"/>
    <w:rsid w:val="009566E7"/>
    <w:rsid w:val="00957AD6"/>
    <w:rsid w:val="00961B68"/>
    <w:rsid w:val="00961E5B"/>
    <w:rsid w:val="009631D7"/>
    <w:rsid w:val="009642C8"/>
    <w:rsid w:val="00965BE5"/>
    <w:rsid w:val="009660E8"/>
    <w:rsid w:val="00966EE0"/>
    <w:rsid w:val="00970B0D"/>
    <w:rsid w:val="00970B89"/>
    <w:rsid w:val="0097555D"/>
    <w:rsid w:val="00977AB4"/>
    <w:rsid w:val="00977C5E"/>
    <w:rsid w:val="00981D45"/>
    <w:rsid w:val="00983CCE"/>
    <w:rsid w:val="00984788"/>
    <w:rsid w:val="00986ADF"/>
    <w:rsid w:val="0098741C"/>
    <w:rsid w:val="00992FE9"/>
    <w:rsid w:val="00993523"/>
    <w:rsid w:val="00993676"/>
    <w:rsid w:val="00995BFF"/>
    <w:rsid w:val="009966B0"/>
    <w:rsid w:val="009967CD"/>
    <w:rsid w:val="00997A37"/>
    <w:rsid w:val="009A118B"/>
    <w:rsid w:val="009A156C"/>
    <w:rsid w:val="009A2B20"/>
    <w:rsid w:val="009A4450"/>
    <w:rsid w:val="009A4DB8"/>
    <w:rsid w:val="009A50BF"/>
    <w:rsid w:val="009A5113"/>
    <w:rsid w:val="009A62FC"/>
    <w:rsid w:val="009A6659"/>
    <w:rsid w:val="009A7D68"/>
    <w:rsid w:val="009B086A"/>
    <w:rsid w:val="009B1610"/>
    <w:rsid w:val="009B3546"/>
    <w:rsid w:val="009B3C23"/>
    <w:rsid w:val="009B3C95"/>
    <w:rsid w:val="009B41AE"/>
    <w:rsid w:val="009B4672"/>
    <w:rsid w:val="009B62E6"/>
    <w:rsid w:val="009B788E"/>
    <w:rsid w:val="009B7B17"/>
    <w:rsid w:val="009B7FDF"/>
    <w:rsid w:val="009C0928"/>
    <w:rsid w:val="009C0B58"/>
    <w:rsid w:val="009C3822"/>
    <w:rsid w:val="009C3DCE"/>
    <w:rsid w:val="009C56DE"/>
    <w:rsid w:val="009C5757"/>
    <w:rsid w:val="009C5C73"/>
    <w:rsid w:val="009C6D93"/>
    <w:rsid w:val="009C7153"/>
    <w:rsid w:val="009C724B"/>
    <w:rsid w:val="009C7B56"/>
    <w:rsid w:val="009C7E42"/>
    <w:rsid w:val="009D0594"/>
    <w:rsid w:val="009D061B"/>
    <w:rsid w:val="009D1526"/>
    <w:rsid w:val="009D1958"/>
    <w:rsid w:val="009D223F"/>
    <w:rsid w:val="009D33D2"/>
    <w:rsid w:val="009D41D9"/>
    <w:rsid w:val="009D6C83"/>
    <w:rsid w:val="009E0BB2"/>
    <w:rsid w:val="009E0C2A"/>
    <w:rsid w:val="009E1FA8"/>
    <w:rsid w:val="009E24D5"/>
    <w:rsid w:val="009E4196"/>
    <w:rsid w:val="009E500D"/>
    <w:rsid w:val="009E55CC"/>
    <w:rsid w:val="009E56FD"/>
    <w:rsid w:val="009E5A6D"/>
    <w:rsid w:val="009E5E69"/>
    <w:rsid w:val="009E6037"/>
    <w:rsid w:val="009E610C"/>
    <w:rsid w:val="009E77EF"/>
    <w:rsid w:val="009E77FE"/>
    <w:rsid w:val="009F0A60"/>
    <w:rsid w:val="009F2534"/>
    <w:rsid w:val="009F367C"/>
    <w:rsid w:val="009F3B86"/>
    <w:rsid w:val="009F45BF"/>
    <w:rsid w:val="009F465B"/>
    <w:rsid w:val="009F5849"/>
    <w:rsid w:val="009F5EA5"/>
    <w:rsid w:val="009F770F"/>
    <w:rsid w:val="00A008AA"/>
    <w:rsid w:val="00A0211B"/>
    <w:rsid w:val="00A02452"/>
    <w:rsid w:val="00A02D4C"/>
    <w:rsid w:val="00A02E6B"/>
    <w:rsid w:val="00A03387"/>
    <w:rsid w:val="00A041E2"/>
    <w:rsid w:val="00A0422F"/>
    <w:rsid w:val="00A06B08"/>
    <w:rsid w:val="00A079A4"/>
    <w:rsid w:val="00A079B5"/>
    <w:rsid w:val="00A1012E"/>
    <w:rsid w:val="00A10240"/>
    <w:rsid w:val="00A10F39"/>
    <w:rsid w:val="00A131E4"/>
    <w:rsid w:val="00A13E4F"/>
    <w:rsid w:val="00A13E82"/>
    <w:rsid w:val="00A152FB"/>
    <w:rsid w:val="00A205FE"/>
    <w:rsid w:val="00A207D6"/>
    <w:rsid w:val="00A2266A"/>
    <w:rsid w:val="00A25D4B"/>
    <w:rsid w:val="00A317BF"/>
    <w:rsid w:val="00A31C22"/>
    <w:rsid w:val="00A32645"/>
    <w:rsid w:val="00A340A9"/>
    <w:rsid w:val="00A341D8"/>
    <w:rsid w:val="00A34364"/>
    <w:rsid w:val="00A34D17"/>
    <w:rsid w:val="00A3546F"/>
    <w:rsid w:val="00A359D4"/>
    <w:rsid w:val="00A35BC9"/>
    <w:rsid w:val="00A37A50"/>
    <w:rsid w:val="00A40AF9"/>
    <w:rsid w:val="00A411F5"/>
    <w:rsid w:val="00A42330"/>
    <w:rsid w:val="00A44863"/>
    <w:rsid w:val="00A4505B"/>
    <w:rsid w:val="00A4588C"/>
    <w:rsid w:val="00A46114"/>
    <w:rsid w:val="00A462BD"/>
    <w:rsid w:val="00A4713D"/>
    <w:rsid w:val="00A47312"/>
    <w:rsid w:val="00A47B9C"/>
    <w:rsid w:val="00A501C7"/>
    <w:rsid w:val="00A51292"/>
    <w:rsid w:val="00A51599"/>
    <w:rsid w:val="00A5217E"/>
    <w:rsid w:val="00A52636"/>
    <w:rsid w:val="00A52683"/>
    <w:rsid w:val="00A529CF"/>
    <w:rsid w:val="00A5355D"/>
    <w:rsid w:val="00A536FD"/>
    <w:rsid w:val="00A54169"/>
    <w:rsid w:val="00A54CF5"/>
    <w:rsid w:val="00A54E25"/>
    <w:rsid w:val="00A55D4E"/>
    <w:rsid w:val="00A56E91"/>
    <w:rsid w:val="00A5701B"/>
    <w:rsid w:val="00A5722F"/>
    <w:rsid w:val="00A579F7"/>
    <w:rsid w:val="00A6025C"/>
    <w:rsid w:val="00A624C4"/>
    <w:rsid w:val="00A63605"/>
    <w:rsid w:val="00A63B3A"/>
    <w:rsid w:val="00A6440E"/>
    <w:rsid w:val="00A657C5"/>
    <w:rsid w:val="00A66844"/>
    <w:rsid w:val="00A67187"/>
    <w:rsid w:val="00A704FF"/>
    <w:rsid w:val="00A70E98"/>
    <w:rsid w:val="00A74DEC"/>
    <w:rsid w:val="00A75987"/>
    <w:rsid w:val="00A77495"/>
    <w:rsid w:val="00A7757F"/>
    <w:rsid w:val="00A77C93"/>
    <w:rsid w:val="00A816E4"/>
    <w:rsid w:val="00A8186B"/>
    <w:rsid w:val="00A81C36"/>
    <w:rsid w:val="00A8389E"/>
    <w:rsid w:val="00A84116"/>
    <w:rsid w:val="00A843E0"/>
    <w:rsid w:val="00A84801"/>
    <w:rsid w:val="00A86680"/>
    <w:rsid w:val="00A9016E"/>
    <w:rsid w:val="00A907A3"/>
    <w:rsid w:val="00A90C1A"/>
    <w:rsid w:val="00A911A6"/>
    <w:rsid w:val="00A912E8"/>
    <w:rsid w:val="00A9218F"/>
    <w:rsid w:val="00A9257A"/>
    <w:rsid w:val="00A9343B"/>
    <w:rsid w:val="00A935F0"/>
    <w:rsid w:val="00A93849"/>
    <w:rsid w:val="00A941FB"/>
    <w:rsid w:val="00A94766"/>
    <w:rsid w:val="00A9476B"/>
    <w:rsid w:val="00A94CE2"/>
    <w:rsid w:val="00A957DB"/>
    <w:rsid w:val="00A95AB6"/>
    <w:rsid w:val="00AA08B8"/>
    <w:rsid w:val="00AA1E2F"/>
    <w:rsid w:val="00AA26F6"/>
    <w:rsid w:val="00AA552D"/>
    <w:rsid w:val="00AA6571"/>
    <w:rsid w:val="00AB098B"/>
    <w:rsid w:val="00AB106E"/>
    <w:rsid w:val="00AB274E"/>
    <w:rsid w:val="00AB318C"/>
    <w:rsid w:val="00AB3EE8"/>
    <w:rsid w:val="00AB493D"/>
    <w:rsid w:val="00AB4A9E"/>
    <w:rsid w:val="00AB6169"/>
    <w:rsid w:val="00AB661B"/>
    <w:rsid w:val="00AB6F87"/>
    <w:rsid w:val="00AC0DFC"/>
    <w:rsid w:val="00AC2009"/>
    <w:rsid w:val="00AC27B8"/>
    <w:rsid w:val="00AC2D14"/>
    <w:rsid w:val="00AC2FD8"/>
    <w:rsid w:val="00AC3AFF"/>
    <w:rsid w:val="00AC49F5"/>
    <w:rsid w:val="00AC4C64"/>
    <w:rsid w:val="00AC5CB5"/>
    <w:rsid w:val="00AC6097"/>
    <w:rsid w:val="00AC6F0A"/>
    <w:rsid w:val="00AC7946"/>
    <w:rsid w:val="00AD02E8"/>
    <w:rsid w:val="00AD19E2"/>
    <w:rsid w:val="00AD1BB3"/>
    <w:rsid w:val="00AD1BB5"/>
    <w:rsid w:val="00AD1F71"/>
    <w:rsid w:val="00AD20D8"/>
    <w:rsid w:val="00AD25A0"/>
    <w:rsid w:val="00AD2A18"/>
    <w:rsid w:val="00AD345B"/>
    <w:rsid w:val="00AD5229"/>
    <w:rsid w:val="00AD5255"/>
    <w:rsid w:val="00AD54E2"/>
    <w:rsid w:val="00AD591D"/>
    <w:rsid w:val="00AD5B0D"/>
    <w:rsid w:val="00AD655A"/>
    <w:rsid w:val="00AE0159"/>
    <w:rsid w:val="00AE1907"/>
    <w:rsid w:val="00AE3289"/>
    <w:rsid w:val="00AE5B0D"/>
    <w:rsid w:val="00AE5F4F"/>
    <w:rsid w:val="00AE7F20"/>
    <w:rsid w:val="00AF0189"/>
    <w:rsid w:val="00AF0C70"/>
    <w:rsid w:val="00AF2878"/>
    <w:rsid w:val="00AF2934"/>
    <w:rsid w:val="00AF2B13"/>
    <w:rsid w:val="00AF30C9"/>
    <w:rsid w:val="00AF351A"/>
    <w:rsid w:val="00AF5C16"/>
    <w:rsid w:val="00AF5D83"/>
    <w:rsid w:val="00AF7858"/>
    <w:rsid w:val="00B0018D"/>
    <w:rsid w:val="00B02119"/>
    <w:rsid w:val="00B02B42"/>
    <w:rsid w:val="00B05964"/>
    <w:rsid w:val="00B05A10"/>
    <w:rsid w:val="00B06265"/>
    <w:rsid w:val="00B06609"/>
    <w:rsid w:val="00B0706E"/>
    <w:rsid w:val="00B0791F"/>
    <w:rsid w:val="00B1064E"/>
    <w:rsid w:val="00B111CC"/>
    <w:rsid w:val="00B11410"/>
    <w:rsid w:val="00B1185C"/>
    <w:rsid w:val="00B118A6"/>
    <w:rsid w:val="00B1260E"/>
    <w:rsid w:val="00B126F6"/>
    <w:rsid w:val="00B1281F"/>
    <w:rsid w:val="00B13FF8"/>
    <w:rsid w:val="00B15E49"/>
    <w:rsid w:val="00B22DEF"/>
    <w:rsid w:val="00B22E22"/>
    <w:rsid w:val="00B23747"/>
    <w:rsid w:val="00B23D52"/>
    <w:rsid w:val="00B26E1B"/>
    <w:rsid w:val="00B26F8B"/>
    <w:rsid w:val="00B27C31"/>
    <w:rsid w:val="00B304B3"/>
    <w:rsid w:val="00B307BD"/>
    <w:rsid w:val="00B314C8"/>
    <w:rsid w:val="00B315EE"/>
    <w:rsid w:val="00B324C0"/>
    <w:rsid w:val="00B3357F"/>
    <w:rsid w:val="00B349B9"/>
    <w:rsid w:val="00B34FFD"/>
    <w:rsid w:val="00B37212"/>
    <w:rsid w:val="00B40129"/>
    <w:rsid w:val="00B4018C"/>
    <w:rsid w:val="00B40BE7"/>
    <w:rsid w:val="00B410AC"/>
    <w:rsid w:val="00B4138A"/>
    <w:rsid w:val="00B41493"/>
    <w:rsid w:val="00B41644"/>
    <w:rsid w:val="00B41FB9"/>
    <w:rsid w:val="00B423F4"/>
    <w:rsid w:val="00B47745"/>
    <w:rsid w:val="00B478E6"/>
    <w:rsid w:val="00B5086F"/>
    <w:rsid w:val="00B50F26"/>
    <w:rsid w:val="00B52325"/>
    <w:rsid w:val="00B525D7"/>
    <w:rsid w:val="00B53FC2"/>
    <w:rsid w:val="00B54ED9"/>
    <w:rsid w:val="00B56C63"/>
    <w:rsid w:val="00B576E4"/>
    <w:rsid w:val="00B57B3C"/>
    <w:rsid w:val="00B60BEC"/>
    <w:rsid w:val="00B61C4B"/>
    <w:rsid w:val="00B63486"/>
    <w:rsid w:val="00B634EF"/>
    <w:rsid w:val="00B63ECF"/>
    <w:rsid w:val="00B6649B"/>
    <w:rsid w:val="00B7116F"/>
    <w:rsid w:val="00B71313"/>
    <w:rsid w:val="00B719A1"/>
    <w:rsid w:val="00B7205B"/>
    <w:rsid w:val="00B72B5F"/>
    <w:rsid w:val="00B73DAA"/>
    <w:rsid w:val="00B73EF8"/>
    <w:rsid w:val="00B74578"/>
    <w:rsid w:val="00B747BB"/>
    <w:rsid w:val="00B75C90"/>
    <w:rsid w:val="00B75DD1"/>
    <w:rsid w:val="00B76239"/>
    <w:rsid w:val="00B76FE6"/>
    <w:rsid w:val="00B7718F"/>
    <w:rsid w:val="00B778C7"/>
    <w:rsid w:val="00B77A5C"/>
    <w:rsid w:val="00B77DCE"/>
    <w:rsid w:val="00B802A8"/>
    <w:rsid w:val="00B81002"/>
    <w:rsid w:val="00B81641"/>
    <w:rsid w:val="00B81D69"/>
    <w:rsid w:val="00B82A2C"/>
    <w:rsid w:val="00B850F3"/>
    <w:rsid w:val="00B852D0"/>
    <w:rsid w:val="00B9119D"/>
    <w:rsid w:val="00B91376"/>
    <w:rsid w:val="00B92DA8"/>
    <w:rsid w:val="00B946C9"/>
    <w:rsid w:val="00B953FD"/>
    <w:rsid w:val="00B9591F"/>
    <w:rsid w:val="00B95BF0"/>
    <w:rsid w:val="00B96170"/>
    <w:rsid w:val="00B968EF"/>
    <w:rsid w:val="00B970C4"/>
    <w:rsid w:val="00B97AD0"/>
    <w:rsid w:val="00BA0059"/>
    <w:rsid w:val="00BA15E3"/>
    <w:rsid w:val="00BA5ACC"/>
    <w:rsid w:val="00BA62C3"/>
    <w:rsid w:val="00BA62CF"/>
    <w:rsid w:val="00BA7042"/>
    <w:rsid w:val="00BA7106"/>
    <w:rsid w:val="00BA77AC"/>
    <w:rsid w:val="00BB139A"/>
    <w:rsid w:val="00BB16B6"/>
    <w:rsid w:val="00BB23AC"/>
    <w:rsid w:val="00BB297A"/>
    <w:rsid w:val="00BB29B0"/>
    <w:rsid w:val="00BB33F2"/>
    <w:rsid w:val="00BB4CD7"/>
    <w:rsid w:val="00BB65E5"/>
    <w:rsid w:val="00BB7C8D"/>
    <w:rsid w:val="00BC0685"/>
    <w:rsid w:val="00BC2BE8"/>
    <w:rsid w:val="00BC3371"/>
    <w:rsid w:val="00BC392A"/>
    <w:rsid w:val="00BC3A3A"/>
    <w:rsid w:val="00BC52AC"/>
    <w:rsid w:val="00BC56DB"/>
    <w:rsid w:val="00BC5B03"/>
    <w:rsid w:val="00BC5E85"/>
    <w:rsid w:val="00BC62A1"/>
    <w:rsid w:val="00BC77F2"/>
    <w:rsid w:val="00BD0544"/>
    <w:rsid w:val="00BD2859"/>
    <w:rsid w:val="00BD2F48"/>
    <w:rsid w:val="00BD3745"/>
    <w:rsid w:val="00BD3E0D"/>
    <w:rsid w:val="00BD5752"/>
    <w:rsid w:val="00BD62EB"/>
    <w:rsid w:val="00BD668B"/>
    <w:rsid w:val="00BD6722"/>
    <w:rsid w:val="00BD7021"/>
    <w:rsid w:val="00BE0060"/>
    <w:rsid w:val="00BE014D"/>
    <w:rsid w:val="00BE1349"/>
    <w:rsid w:val="00BE179B"/>
    <w:rsid w:val="00BE3A46"/>
    <w:rsid w:val="00BE3B53"/>
    <w:rsid w:val="00BE3C61"/>
    <w:rsid w:val="00BE3D8C"/>
    <w:rsid w:val="00BE59C5"/>
    <w:rsid w:val="00BE7915"/>
    <w:rsid w:val="00BE795B"/>
    <w:rsid w:val="00BF0AAE"/>
    <w:rsid w:val="00BF0F1D"/>
    <w:rsid w:val="00BF47F7"/>
    <w:rsid w:val="00BF4B39"/>
    <w:rsid w:val="00BF4F90"/>
    <w:rsid w:val="00BF521A"/>
    <w:rsid w:val="00BF52B3"/>
    <w:rsid w:val="00BF7D32"/>
    <w:rsid w:val="00C0164E"/>
    <w:rsid w:val="00C0429C"/>
    <w:rsid w:val="00C1021D"/>
    <w:rsid w:val="00C10B7E"/>
    <w:rsid w:val="00C11C4C"/>
    <w:rsid w:val="00C11D29"/>
    <w:rsid w:val="00C12E41"/>
    <w:rsid w:val="00C138F2"/>
    <w:rsid w:val="00C14588"/>
    <w:rsid w:val="00C16091"/>
    <w:rsid w:val="00C17766"/>
    <w:rsid w:val="00C177D2"/>
    <w:rsid w:val="00C178C5"/>
    <w:rsid w:val="00C17B3B"/>
    <w:rsid w:val="00C17C1D"/>
    <w:rsid w:val="00C20715"/>
    <w:rsid w:val="00C20BB8"/>
    <w:rsid w:val="00C211AB"/>
    <w:rsid w:val="00C215F2"/>
    <w:rsid w:val="00C21A42"/>
    <w:rsid w:val="00C21EA2"/>
    <w:rsid w:val="00C22008"/>
    <w:rsid w:val="00C22876"/>
    <w:rsid w:val="00C24529"/>
    <w:rsid w:val="00C24E5B"/>
    <w:rsid w:val="00C26F1F"/>
    <w:rsid w:val="00C2729E"/>
    <w:rsid w:val="00C278EF"/>
    <w:rsid w:val="00C316FE"/>
    <w:rsid w:val="00C32E29"/>
    <w:rsid w:val="00C32F3A"/>
    <w:rsid w:val="00C33337"/>
    <w:rsid w:val="00C348AC"/>
    <w:rsid w:val="00C34A58"/>
    <w:rsid w:val="00C35461"/>
    <w:rsid w:val="00C35A68"/>
    <w:rsid w:val="00C3635F"/>
    <w:rsid w:val="00C369E5"/>
    <w:rsid w:val="00C36F07"/>
    <w:rsid w:val="00C37433"/>
    <w:rsid w:val="00C37A9D"/>
    <w:rsid w:val="00C40503"/>
    <w:rsid w:val="00C408FB"/>
    <w:rsid w:val="00C40964"/>
    <w:rsid w:val="00C4379A"/>
    <w:rsid w:val="00C43BBB"/>
    <w:rsid w:val="00C43F39"/>
    <w:rsid w:val="00C43F5F"/>
    <w:rsid w:val="00C44B19"/>
    <w:rsid w:val="00C44FAF"/>
    <w:rsid w:val="00C455C3"/>
    <w:rsid w:val="00C45F7E"/>
    <w:rsid w:val="00C46864"/>
    <w:rsid w:val="00C46C7D"/>
    <w:rsid w:val="00C46CBE"/>
    <w:rsid w:val="00C47BF7"/>
    <w:rsid w:val="00C5030A"/>
    <w:rsid w:val="00C5060F"/>
    <w:rsid w:val="00C52DAA"/>
    <w:rsid w:val="00C53079"/>
    <w:rsid w:val="00C5374E"/>
    <w:rsid w:val="00C54719"/>
    <w:rsid w:val="00C57158"/>
    <w:rsid w:val="00C5749D"/>
    <w:rsid w:val="00C60801"/>
    <w:rsid w:val="00C609BD"/>
    <w:rsid w:val="00C61A8B"/>
    <w:rsid w:val="00C63321"/>
    <w:rsid w:val="00C63926"/>
    <w:rsid w:val="00C63BEA"/>
    <w:rsid w:val="00C63C97"/>
    <w:rsid w:val="00C64AB8"/>
    <w:rsid w:val="00C65B12"/>
    <w:rsid w:val="00C660E1"/>
    <w:rsid w:val="00C6648A"/>
    <w:rsid w:val="00C66596"/>
    <w:rsid w:val="00C66CEB"/>
    <w:rsid w:val="00C7031B"/>
    <w:rsid w:val="00C70FFC"/>
    <w:rsid w:val="00C714C9"/>
    <w:rsid w:val="00C73784"/>
    <w:rsid w:val="00C73DE6"/>
    <w:rsid w:val="00C747D9"/>
    <w:rsid w:val="00C75AAF"/>
    <w:rsid w:val="00C765AB"/>
    <w:rsid w:val="00C774BF"/>
    <w:rsid w:val="00C842F9"/>
    <w:rsid w:val="00C85EC5"/>
    <w:rsid w:val="00C86895"/>
    <w:rsid w:val="00C876E5"/>
    <w:rsid w:val="00C87749"/>
    <w:rsid w:val="00C90594"/>
    <w:rsid w:val="00C91BD6"/>
    <w:rsid w:val="00C91D60"/>
    <w:rsid w:val="00C921C9"/>
    <w:rsid w:val="00C92523"/>
    <w:rsid w:val="00C94115"/>
    <w:rsid w:val="00C94EF2"/>
    <w:rsid w:val="00C97B6A"/>
    <w:rsid w:val="00C97D67"/>
    <w:rsid w:val="00CA269F"/>
    <w:rsid w:val="00CA4D33"/>
    <w:rsid w:val="00CA7194"/>
    <w:rsid w:val="00CA7A54"/>
    <w:rsid w:val="00CB0715"/>
    <w:rsid w:val="00CB307B"/>
    <w:rsid w:val="00CB500E"/>
    <w:rsid w:val="00CB56FF"/>
    <w:rsid w:val="00CB5F84"/>
    <w:rsid w:val="00CB66DB"/>
    <w:rsid w:val="00CC08E6"/>
    <w:rsid w:val="00CC0EC9"/>
    <w:rsid w:val="00CC1CEC"/>
    <w:rsid w:val="00CC400E"/>
    <w:rsid w:val="00CC4286"/>
    <w:rsid w:val="00CC4CCE"/>
    <w:rsid w:val="00CC5101"/>
    <w:rsid w:val="00CC5AAE"/>
    <w:rsid w:val="00CC5D29"/>
    <w:rsid w:val="00CC5E3B"/>
    <w:rsid w:val="00CC6171"/>
    <w:rsid w:val="00CC6EDA"/>
    <w:rsid w:val="00CC7DDD"/>
    <w:rsid w:val="00CD0071"/>
    <w:rsid w:val="00CD29F8"/>
    <w:rsid w:val="00CD44A7"/>
    <w:rsid w:val="00CD470D"/>
    <w:rsid w:val="00CD5E35"/>
    <w:rsid w:val="00CD68FF"/>
    <w:rsid w:val="00CD69BF"/>
    <w:rsid w:val="00CD7971"/>
    <w:rsid w:val="00CD7B81"/>
    <w:rsid w:val="00CD7BB3"/>
    <w:rsid w:val="00CE1748"/>
    <w:rsid w:val="00CE55C6"/>
    <w:rsid w:val="00CE58AF"/>
    <w:rsid w:val="00CE5BBE"/>
    <w:rsid w:val="00CE6E71"/>
    <w:rsid w:val="00CE7416"/>
    <w:rsid w:val="00CE7CF8"/>
    <w:rsid w:val="00CF03F3"/>
    <w:rsid w:val="00CF07FE"/>
    <w:rsid w:val="00CF14FC"/>
    <w:rsid w:val="00CF19EF"/>
    <w:rsid w:val="00CF4EA8"/>
    <w:rsid w:val="00CF59C3"/>
    <w:rsid w:val="00CF61AD"/>
    <w:rsid w:val="00CF7670"/>
    <w:rsid w:val="00CF76DF"/>
    <w:rsid w:val="00CF7839"/>
    <w:rsid w:val="00D000BA"/>
    <w:rsid w:val="00D00BF6"/>
    <w:rsid w:val="00D00D65"/>
    <w:rsid w:val="00D0266C"/>
    <w:rsid w:val="00D03016"/>
    <w:rsid w:val="00D0305F"/>
    <w:rsid w:val="00D04AC9"/>
    <w:rsid w:val="00D05243"/>
    <w:rsid w:val="00D05955"/>
    <w:rsid w:val="00D072AC"/>
    <w:rsid w:val="00D07761"/>
    <w:rsid w:val="00D11813"/>
    <w:rsid w:val="00D12ECC"/>
    <w:rsid w:val="00D13392"/>
    <w:rsid w:val="00D145A8"/>
    <w:rsid w:val="00D14FE6"/>
    <w:rsid w:val="00D15509"/>
    <w:rsid w:val="00D15905"/>
    <w:rsid w:val="00D15B89"/>
    <w:rsid w:val="00D1773D"/>
    <w:rsid w:val="00D17B5B"/>
    <w:rsid w:val="00D200D7"/>
    <w:rsid w:val="00D20D7C"/>
    <w:rsid w:val="00D2239D"/>
    <w:rsid w:val="00D23349"/>
    <w:rsid w:val="00D23DAA"/>
    <w:rsid w:val="00D2438B"/>
    <w:rsid w:val="00D2456E"/>
    <w:rsid w:val="00D2616F"/>
    <w:rsid w:val="00D2682B"/>
    <w:rsid w:val="00D271D7"/>
    <w:rsid w:val="00D27A57"/>
    <w:rsid w:val="00D27AFE"/>
    <w:rsid w:val="00D27E62"/>
    <w:rsid w:val="00D3200A"/>
    <w:rsid w:val="00D328FE"/>
    <w:rsid w:val="00D34C39"/>
    <w:rsid w:val="00D35DCF"/>
    <w:rsid w:val="00D36FD6"/>
    <w:rsid w:val="00D3705F"/>
    <w:rsid w:val="00D37410"/>
    <w:rsid w:val="00D37417"/>
    <w:rsid w:val="00D400F7"/>
    <w:rsid w:val="00D40192"/>
    <w:rsid w:val="00D4042A"/>
    <w:rsid w:val="00D40715"/>
    <w:rsid w:val="00D41B4B"/>
    <w:rsid w:val="00D41EC0"/>
    <w:rsid w:val="00D42197"/>
    <w:rsid w:val="00D422D7"/>
    <w:rsid w:val="00D4236F"/>
    <w:rsid w:val="00D42EC8"/>
    <w:rsid w:val="00D4362F"/>
    <w:rsid w:val="00D440C5"/>
    <w:rsid w:val="00D44D0E"/>
    <w:rsid w:val="00D45AA4"/>
    <w:rsid w:val="00D45D95"/>
    <w:rsid w:val="00D45F68"/>
    <w:rsid w:val="00D46AB4"/>
    <w:rsid w:val="00D474CE"/>
    <w:rsid w:val="00D47A85"/>
    <w:rsid w:val="00D47ED2"/>
    <w:rsid w:val="00D5054F"/>
    <w:rsid w:val="00D51170"/>
    <w:rsid w:val="00D51D39"/>
    <w:rsid w:val="00D53C80"/>
    <w:rsid w:val="00D5456A"/>
    <w:rsid w:val="00D549F3"/>
    <w:rsid w:val="00D54E5E"/>
    <w:rsid w:val="00D55C82"/>
    <w:rsid w:val="00D57577"/>
    <w:rsid w:val="00D57CC0"/>
    <w:rsid w:val="00D60787"/>
    <w:rsid w:val="00D63FCE"/>
    <w:rsid w:val="00D65B7B"/>
    <w:rsid w:val="00D65C23"/>
    <w:rsid w:val="00D67E2A"/>
    <w:rsid w:val="00D70B32"/>
    <w:rsid w:val="00D7197D"/>
    <w:rsid w:val="00D72C10"/>
    <w:rsid w:val="00D745F2"/>
    <w:rsid w:val="00D7489E"/>
    <w:rsid w:val="00D753E3"/>
    <w:rsid w:val="00D754A4"/>
    <w:rsid w:val="00D77FE3"/>
    <w:rsid w:val="00D80E61"/>
    <w:rsid w:val="00D81523"/>
    <w:rsid w:val="00D85191"/>
    <w:rsid w:val="00D85752"/>
    <w:rsid w:val="00D85833"/>
    <w:rsid w:val="00D86D49"/>
    <w:rsid w:val="00D90BF2"/>
    <w:rsid w:val="00D910F8"/>
    <w:rsid w:val="00D91AFA"/>
    <w:rsid w:val="00D937A5"/>
    <w:rsid w:val="00D95E51"/>
    <w:rsid w:val="00D97366"/>
    <w:rsid w:val="00D97CAD"/>
    <w:rsid w:val="00DA19C9"/>
    <w:rsid w:val="00DA3802"/>
    <w:rsid w:val="00DA3CA2"/>
    <w:rsid w:val="00DA43E7"/>
    <w:rsid w:val="00DA52A4"/>
    <w:rsid w:val="00DA647B"/>
    <w:rsid w:val="00DA6A77"/>
    <w:rsid w:val="00DA76FF"/>
    <w:rsid w:val="00DB01C5"/>
    <w:rsid w:val="00DB0B2E"/>
    <w:rsid w:val="00DB13D7"/>
    <w:rsid w:val="00DB15FF"/>
    <w:rsid w:val="00DB1676"/>
    <w:rsid w:val="00DB2D55"/>
    <w:rsid w:val="00DB6C34"/>
    <w:rsid w:val="00DB7467"/>
    <w:rsid w:val="00DC0DD0"/>
    <w:rsid w:val="00DC3B4A"/>
    <w:rsid w:val="00DC666E"/>
    <w:rsid w:val="00DC690F"/>
    <w:rsid w:val="00DD0D1E"/>
    <w:rsid w:val="00DD2665"/>
    <w:rsid w:val="00DD3207"/>
    <w:rsid w:val="00DD35B8"/>
    <w:rsid w:val="00DD416B"/>
    <w:rsid w:val="00DD5012"/>
    <w:rsid w:val="00DD56A5"/>
    <w:rsid w:val="00DD591D"/>
    <w:rsid w:val="00DD594F"/>
    <w:rsid w:val="00DD5D28"/>
    <w:rsid w:val="00DD66F9"/>
    <w:rsid w:val="00DD7549"/>
    <w:rsid w:val="00DE1856"/>
    <w:rsid w:val="00DE3013"/>
    <w:rsid w:val="00DE452B"/>
    <w:rsid w:val="00DE77B9"/>
    <w:rsid w:val="00DF0ED6"/>
    <w:rsid w:val="00DF0EEA"/>
    <w:rsid w:val="00DF2932"/>
    <w:rsid w:val="00DF2F1E"/>
    <w:rsid w:val="00DF37DF"/>
    <w:rsid w:val="00DF4130"/>
    <w:rsid w:val="00DF475A"/>
    <w:rsid w:val="00DF4F89"/>
    <w:rsid w:val="00DF6297"/>
    <w:rsid w:val="00DF643C"/>
    <w:rsid w:val="00DF6D32"/>
    <w:rsid w:val="00DF7AAB"/>
    <w:rsid w:val="00DF7C9E"/>
    <w:rsid w:val="00E00647"/>
    <w:rsid w:val="00E0149C"/>
    <w:rsid w:val="00E02EC0"/>
    <w:rsid w:val="00E0318C"/>
    <w:rsid w:val="00E03A10"/>
    <w:rsid w:val="00E03AC1"/>
    <w:rsid w:val="00E04FE5"/>
    <w:rsid w:val="00E053CB"/>
    <w:rsid w:val="00E05770"/>
    <w:rsid w:val="00E05C4B"/>
    <w:rsid w:val="00E069A5"/>
    <w:rsid w:val="00E0742C"/>
    <w:rsid w:val="00E07B64"/>
    <w:rsid w:val="00E1086A"/>
    <w:rsid w:val="00E1112D"/>
    <w:rsid w:val="00E11CAA"/>
    <w:rsid w:val="00E124CC"/>
    <w:rsid w:val="00E13106"/>
    <w:rsid w:val="00E1327C"/>
    <w:rsid w:val="00E13AF0"/>
    <w:rsid w:val="00E14B44"/>
    <w:rsid w:val="00E15CE2"/>
    <w:rsid w:val="00E160FA"/>
    <w:rsid w:val="00E16BE0"/>
    <w:rsid w:val="00E21576"/>
    <w:rsid w:val="00E21DBB"/>
    <w:rsid w:val="00E24BD2"/>
    <w:rsid w:val="00E255E2"/>
    <w:rsid w:val="00E25B78"/>
    <w:rsid w:val="00E25F14"/>
    <w:rsid w:val="00E263BC"/>
    <w:rsid w:val="00E26B09"/>
    <w:rsid w:val="00E307C8"/>
    <w:rsid w:val="00E30D22"/>
    <w:rsid w:val="00E3198C"/>
    <w:rsid w:val="00E326EF"/>
    <w:rsid w:val="00E347C5"/>
    <w:rsid w:val="00E35B06"/>
    <w:rsid w:val="00E35FF8"/>
    <w:rsid w:val="00E36B75"/>
    <w:rsid w:val="00E36E5F"/>
    <w:rsid w:val="00E37207"/>
    <w:rsid w:val="00E372E7"/>
    <w:rsid w:val="00E4246C"/>
    <w:rsid w:val="00E44C83"/>
    <w:rsid w:val="00E45E4E"/>
    <w:rsid w:val="00E46278"/>
    <w:rsid w:val="00E47104"/>
    <w:rsid w:val="00E505D2"/>
    <w:rsid w:val="00E50E99"/>
    <w:rsid w:val="00E52188"/>
    <w:rsid w:val="00E5291C"/>
    <w:rsid w:val="00E52E63"/>
    <w:rsid w:val="00E5360B"/>
    <w:rsid w:val="00E540E3"/>
    <w:rsid w:val="00E54291"/>
    <w:rsid w:val="00E5571A"/>
    <w:rsid w:val="00E55A6A"/>
    <w:rsid w:val="00E56165"/>
    <w:rsid w:val="00E56B8F"/>
    <w:rsid w:val="00E57C07"/>
    <w:rsid w:val="00E6182C"/>
    <w:rsid w:val="00E6247B"/>
    <w:rsid w:val="00E6264A"/>
    <w:rsid w:val="00E6355D"/>
    <w:rsid w:val="00E64B44"/>
    <w:rsid w:val="00E667F9"/>
    <w:rsid w:val="00E66DB0"/>
    <w:rsid w:val="00E701F5"/>
    <w:rsid w:val="00E708AB"/>
    <w:rsid w:val="00E72D13"/>
    <w:rsid w:val="00E72EFD"/>
    <w:rsid w:val="00E74F2D"/>
    <w:rsid w:val="00E750B1"/>
    <w:rsid w:val="00E76720"/>
    <w:rsid w:val="00E774A8"/>
    <w:rsid w:val="00E81FA0"/>
    <w:rsid w:val="00E82127"/>
    <w:rsid w:val="00E82429"/>
    <w:rsid w:val="00E8403C"/>
    <w:rsid w:val="00E84405"/>
    <w:rsid w:val="00E85911"/>
    <w:rsid w:val="00E85BA5"/>
    <w:rsid w:val="00E86A68"/>
    <w:rsid w:val="00E86FC0"/>
    <w:rsid w:val="00E87596"/>
    <w:rsid w:val="00E90E93"/>
    <w:rsid w:val="00E9118A"/>
    <w:rsid w:val="00E920B4"/>
    <w:rsid w:val="00E9211F"/>
    <w:rsid w:val="00E923F1"/>
    <w:rsid w:val="00E934B7"/>
    <w:rsid w:val="00E934C3"/>
    <w:rsid w:val="00E94B49"/>
    <w:rsid w:val="00E95EC0"/>
    <w:rsid w:val="00E97EF9"/>
    <w:rsid w:val="00EA235E"/>
    <w:rsid w:val="00EA2A48"/>
    <w:rsid w:val="00EA2DA0"/>
    <w:rsid w:val="00EA3237"/>
    <w:rsid w:val="00EA35B1"/>
    <w:rsid w:val="00EA3D33"/>
    <w:rsid w:val="00EA442B"/>
    <w:rsid w:val="00EA6CAF"/>
    <w:rsid w:val="00EB0AEE"/>
    <w:rsid w:val="00EB27CD"/>
    <w:rsid w:val="00EB27D7"/>
    <w:rsid w:val="00EB3446"/>
    <w:rsid w:val="00EB4E63"/>
    <w:rsid w:val="00EB58C2"/>
    <w:rsid w:val="00EB71E3"/>
    <w:rsid w:val="00EC00D2"/>
    <w:rsid w:val="00EC1411"/>
    <w:rsid w:val="00EC2B57"/>
    <w:rsid w:val="00EC305D"/>
    <w:rsid w:val="00EC4552"/>
    <w:rsid w:val="00EC4689"/>
    <w:rsid w:val="00EC58FC"/>
    <w:rsid w:val="00EC5EDA"/>
    <w:rsid w:val="00EC62B8"/>
    <w:rsid w:val="00EC6521"/>
    <w:rsid w:val="00EC67A8"/>
    <w:rsid w:val="00EC6A52"/>
    <w:rsid w:val="00EC70E9"/>
    <w:rsid w:val="00EC7192"/>
    <w:rsid w:val="00EC7938"/>
    <w:rsid w:val="00ED0B24"/>
    <w:rsid w:val="00ED226F"/>
    <w:rsid w:val="00ED4AA0"/>
    <w:rsid w:val="00ED6040"/>
    <w:rsid w:val="00ED63CA"/>
    <w:rsid w:val="00ED6E53"/>
    <w:rsid w:val="00ED7EF9"/>
    <w:rsid w:val="00EE0ED9"/>
    <w:rsid w:val="00EE0F5C"/>
    <w:rsid w:val="00EE25F9"/>
    <w:rsid w:val="00EE3911"/>
    <w:rsid w:val="00EE4D29"/>
    <w:rsid w:val="00EE4D66"/>
    <w:rsid w:val="00EE772D"/>
    <w:rsid w:val="00EF0716"/>
    <w:rsid w:val="00EF0FFF"/>
    <w:rsid w:val="00EF208B"/>
    <w:rsid w:val="00EF2FDE"/>
    <w:rsid w:val="00EF310D"/>
    <w:rsid w:val="00EF3EF3"/>
    <w:rsid w:val="00EF5166"/>
    <w:rsid w:val="00EF59A6"/>
    <w:rsid w:val="00EF5DA4"/>
    <w:rsid w:val="00F0028E"/>
    <w:rsid w:val="00F00F26"/>
    <w:rsid w:val="00F01E45"/>
    <w:rsid w:val="00F022BC"/>
    <w:rsid w:val="00F02AB2"/>
    <w:rsid w:val="00F02AFC"/>
    <w:rsid w:val="00F03454"/>
    <w:rsid w:val="00F04422"/>
    <w:rsid w:val="00F04795"/>
    <w:rsid w:val="00F04D37"/>
    <w:rsid w:val="00F07375"/>
    <w:rsid w:val="00F10A84"/>
    <w:rsid w:val="00F10E71"/>
    <w:rsid w:val="00F11D32"/>
    <w:rsid w:val="00F12C78"/>
    <w:rsid w:val="00F15C88"/>
    <w:rsid w:val="00F15E67"/>
    <w:rsid w:val="00F16FB2"/>
    <w:rsid w:val="00F17006"/>
    <w:rsid w:val="00F1753C"/>
    <w:rsid w:val="00F20CE7"/>
    <w:rsid w:val="00F22064"/>
    <w:rsid w:val="00F22B89"/>
    <w:rsid w:val="00F239EF"/>
    <w:rsid w:val="00F23E96"/>
    <w:rsid w:val="00F243EB"/>
    <w:rsid w:val="00F2587F"/>
    <w:rsid w:val="00F27B81"/>
    <w:rsid w:val="00F27F04"/>
    <w:rsid w:val="00F31FB2"/>
    <w:rsid w:val="00F327C9"/>
    <w:rsid w:val="00F32E35"/>
    <w:rsid w:val="00F34553"/>
    <w:rsid w:val="00F34C51"/>
    <w:rsid w:val="00F35836"/>
    <w:rsid w:val="00F35CD5"/>
    <w:rsid w:val="00F37C18"/>
    <w:rsid w:val="00F37C95"/>
    <w:rsid w:val="00F37E7D"/>
    <w:rsid w:val="00F40ED9"/>
    <w:rsid w:val="00F42170"/>
    <w:rsid w:val="00F443A1"/>
    <w:rsid w:val="00F443B8"/>
    <w:rsid w:val="00F447FC"/>
    <w:rsid w:val="00F45111"/>
    <w:rsid w:val="00F45467"/>
    <w:rsid w:val="00F50BC5"/>
    <w:rsid w:val="00F51349"/>
    <w:rsid w:val="00F5214F"/>
    <w:rsid w:val="00F52F9B"/>
    <w:rsid w:val="00F5489D"/>
    <w:rsid w:val="00F56360"/>
    <w:rsid w:val="00F56578"/>
    <w:rsid w:val="00F569B3"/>
    <w:rsid w:val="00F572FD"/>
    <w:rsid w:val="00F60966"/>
    <w:rsid w:val="00F620E0"/>
    <w:rsid w:val="00F6214C"/>
    <w:rsid w:val="00F6247F"/>
    <w:rsid w:val="00F62F49"/>
    <w:rsid w:val="00F63469"/>
    <w:rsid w:val="00F644BB"/>
    <w:rsid w:val="00F65DA8"/>
    <w:rsid w:val="00F65EBF"/>
    <w:rsid w:val="00F662E9"/>
    <w:rsid w:val="00F664EC"/>
    <w:rsid w:val="00F66ECE"/>
    <w:rsid w:val="00F66F8D"/>
    <w:rsid w:val="00F67598"/>
    <w:rsid w:val="00F67ACE"/>
    <w:rsid w:val="00F70225"/>
    <w:rsid w:val="00F73B2C"/>
    <w:rsid w:val="00F73C44"/>
    <w:rsid w:val="00F759A4"/>
    <w:rsid w:val="00F75A77"/>
    <w:rsid w:val="00F75F06"/>
    <w:rsid w:val="00F773DD"/>
    <w:rsid w:val="00F77492"/>
    <w:rsid w:val="00F77665"/>
    <w:rsid w:val="00F77F50"/>
    <w:rsid w:val="00F8251E"/>
    <w:rsid w:val="00F83545"/>
    <w:rsid w:val="00F83697"/>
    <w:rsid w:val="00F84003"/>
    <w:rsid w:val="00F857B0"/>
    <w:rsid w:val="00F8692F"/>
    <w:rsid w:val="00F86C03"/>
    <w:rsid w:val="00F86FB8"/>
    <w:rsid w:val="00F8719F"/>
    <w:rsid w:val="00F87244"/>
    <w:rsid w:val="00F90969"/>
    <w:rsid w:val="00F93EC1"/>
    <w:rsid w:val="00F94295"/>
    <w:rsid w:val="00F94454"/>
    <w:rsid w:val="00F9547A"/>
    <w:rsid w:val="00F9607C"/>
    <w:rsid w:val="00F962F9"/>
    <w:rsid w:val="00F973CD"/>
    <w:rsid w:val="00F97F24"/>
    <w:rsid w:val="00FA08DB"/>
    <w:rsid w:val="00FA1D33"/>
    <w:rsid w:val="00FA1D8E"/>
    <w:rsid w:val="00FA21FE"/>
    <w:rsid w:val="00FA287E"/>
    <w:rsid w:val="00FA2E09"/>
    <w:rsid w:val="00FA2FBD"/>
    <w:rsid w:val="00FA3F4E"/>
    <w:rsid w:val="00FA4315"/>
    <w:rsid w:val="00FA48E6"/>
    <w:rsid w:val="00FA5075"/>
    <w:rsid w:val="00FA572B"/>
    <w:rsid w:val="00FA5CB3"/>
    <w:rsid w:val="00FA6DC8"/>
    <w:rsid w:val="00FA6FD0"/>
    <w:rsid w:val="00FB086D"/>
    <w:rsid w:val="00FB0F51"/>
    <w:rsid w:val="00FB156F"/>
    <w:rsid w:val="00FB2EA4"/>
    <w:rsid w:val="00FB3780"/>
    <w:rsid w:val="00FB3F4C"/>
    <w:rsid w:val="00FB41FE"/>
    <w:rsid w:val="00FB4B04"/>
    <w:rsid w:val="00FB70E0"/>
    <w:rsid w:val="00FC1495"/>
    <w:rsid w:val="00FC1B1C"/>
    <w:rsid w:val="00FC1B79"/>
    <w:rsid w:val="00FC1CC8"/>
    <w:rsid w:val="00FC2E86"/>
    <w:rsid w:val="00FC4BCE"/>
    <w:rsid w:val="00FC5042"/>
    <w:rsid w:val="00FC5BB5"/>
    <w:rsid w:val="00FD0E01"/>
    <w:rsid w:val="00FD1AD0"/>
    <w:rsid w:val="00FD2F15"/>
    <w:rsid w:val="00FD358C"/>
    <w:rsid w:val="00FD3802"/>
    <w:rsid w:val="00FD4385"/>
    <w:rsid w:val="00FD4396"/>
    <w:rsid w:val="00FD4C2C"/>
    <w:rsid w:val="00FD511F"/>
    <w:rsid w:val="00FD61BE"/>
    <w:rsid w:val="00FD6971"/>
    <w:rsid w:val="00FD753C"/>
    <w:rsid w:val="00FD7D3A"/>
    <w:rsid w:val="00FE01CA"/>
    <w:rsid w:val="00FE0FF6"/>
    <w:rsid w:val="00FE140C"/>
    <w:rsid w:val="00FE1B9A"/>
    <w:rsid w:val="00FE330F"/>
    <w:rsid w:val="00FE3A27"/>
    <w:rsid w:val="00FE3C17"/>
    <w:rsid w:val="00FE42C7"/>
    <w:rsid w:val="00FE56D1"/>
    <w:rsid w:val="00FE74FD"/>
    <w:rsid w:val="00FF0E3C"/>
    <w:rsid w:val="00FF0F9C"/>
    <w:rsid w:val="00FF2BD2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5267389"/>
  <w15:docId w15:val="{AAEBA1A8-EBBB-402B-90B4-94DB85DE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"/>
    <w:next w:val="a"/>
    <w:link w:val="12"/>
    <w:autoRedefine/>
    <w:qFormat/>
    <w:rsid w:val="00882AFC"/>
    <w:pPr>
      <w:keepNext/>
      <w:numPr>
        <w:numId w:val="8"/>
      </w:numPr>
      <w:spacing w:before="240" w:after="240"/>
      <w:outlineLvl w:val="0"/>
    </w:pPr>
    <w:rPr>
      <w:rFonts w:ascii="Arial" w:hAnsi="Arial" w:cs="Arial"/>
      <w:b/>
      <w:bCs/>
      <w:caps/>
      <w:kern w:val="32"/>
      <w:sz w:val="28"/>
      <w:szCs w:val="32"/>
    </w:rPr>
  </w:style>
  <w:style w:type="paragraph" w:styleId="22">
    <w:name w:val="heading 2"/>
    <w:aliases w:val="2 Заголовок 2"/>
    <w:basedOn w:val="a"/>
    <w:next w:val="a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1">
    <w:name w:val="heading 3"/>
    <w:aliases w:val="3 Заголовок 3"/>
    <w:basedOn w:val="a"/>
    <w:next w:val="a"/>
    <w:link w:val="32"/>
    <w:autoRedefine/>
    <w:uiPriority w:val="9"/>
    <w:qFormat/>
    <w:rsid w:val="00E11CAA"/>
    <w:pPr>
      <w:keepNext/>
      <w:spacing w:before="240" w:after="24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"/>
    <w:next w:val="a"/>
    <w:link w:val="42"/>
    <w:qFormat/>
    <w:rsid w:val="001842E4"/>
    <w:pPr>
      <w:keepNext/>
      <w:numPr>
        <w:ilvl w:val="3"/>
        <w:numId w:val="8"/>
      </w:numPr>
      <w:spacing w:after="240"/>
      <w:ind w:left="1429" w:hanging="862"/>
      <w:outlineLvl w:val="3"/>
    </w:pPr>
    <w:rPr>
      <w:rFonts w:ascii="Arial" w:eastAsiaTheme="majorEastAsia" w:hAnsi="Arial" w:cs="Arial"/>
      <w:b/>
      <w:szCs w:val="24"/>
    </w:rPr>
  </w:style>
  <w:style w:type="paragraph" w:styleId="5">
    <w:name w:val="heading 5"/>
    <w:basedOn w:val="a"/>
    <w:next w:val="a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basedOn w:val="a0"/>
    <w:link w:val="1"/>
    <w:rsid w:val="00882AFC"/>
    <w:rPr>
      <w:rFonts w:ascii="Arial" w:eastAsia="Times New Roman" w:hAnsi="Arial" w:cs="Arial"/>
      <w:b/>
      <w:bCs/>
      <w:caps/>
      <w:kern w:val="32"/>
      <w:sz w:val="28"/>
      <w:szCs w:val="32"/>
    </w:rPr>
  </w:style>
  <w:style w:type="character" w:customStyle="1" w:styleId="23">
    <w:name w:val="Заголовок 2 Знак"/>
    <w:aliases w:val="2 Заголовок 2 Знак"/>
    <w:basedOn w:val="a0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2">
    <w:name w:val="Заголовок 3 Знак"/>
    <w:aliases w:val="3 Заголовок 3 Знак"/>
    <w:basedOn w:val="a0"/>
    <w:link w:val="31"/>
    <w:uiPriority w:val="9"/>
    <w:rsid w:val="00E11CAA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0"/>
    <w:link w:val="4"/>
    <w:rsid w:val="001842E4"/>
    <w:rPr>
      <w:rFonts w:ascii="Arial" w:eastAsiaTheme="majorEastAsia" w:hAnsi="Arial" w:cs="Arial"/>
      <w:b/>
      <w:sz w:val="24"/>
      <w:szCs w:val="24"/>
    </w:rPr>
  </w:style>
  <w:style w:type="paragraph" w:styleId="a3">
    <w:name w:val="header"/>
    <w:basedOn w:val="a"/>
    <w:link w:val="a4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4">
    <w:name w:val="Верхний колонтитул Знак"/>
    <w:basedOn w:val="a0"/>
    <w:link w:val="a3"/>
    <w:rsid w:val="006C0925"/>
    <w:rPr>
      <w:rFonts w:ascii="Calibri" w:eastAsia="Calibri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7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"/>
    <w:link w:val="a8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"/>
    <w:next w:val="a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"/>
    <w:next w:val="a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3">
    <w:name w:val="toc 3"/>
    <w:basedOn w:val="a"/>
    <w:next w:val="a"/>
    <w:autoRedefine/>
    <w:uiPriority w:val="39"/>
    <w:rsid w:val="00E94B49"/>
    <w:pPr>
      <w:tabs>
        <w:tab w:val="left" w:pos="1200"/>
        <w:tab w:val="right" w:leader="dot" w:pos="9639"/>
      </w:tabs>
      <w:ind w:left="480" w:right="567"/>
    </w:pPr>
    <w:rPr>
      <w:rFonts w:asciiTheme="minorHAnsi" w:hAnsiTheme="minorHAnsi"/>
      <w:sz w:val="22"/>
    </w:rPr>
  </w:style>
  <w:style w:type="paragraph" w:styleId="61">
    <w:name w:val="toc 6"/>
    <w:basedOn w:val="a"/>
    <w:next w:val="a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0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"/>
    <w:link w:val="ae"/>
    <w:semiHidden/>
    <w:rsid w:val="006C0925"/>
    <w:rPr>
      <w:rFonts w:ascii="Tahoma" w:hAnsi="Tahoma" w:cs="Tahoma"/>
      <w:sz w:val="16"/>
      <w:szCs w:val="16"/>
    </w:rPr>
  </w:style>
  <w:style w:type="paragraph" w:styleId="34">
    <w:name w:val="Body Text 3"/>
    <w:basedOn w:val="a"/>
    <w:link w:val="35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5">
    <w:name w:val="Основной текст 3 Знак"/>
    <w:basedOn w:val="a0"/>
    <w:link w:val="34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"/>
    <w:link w:val="af2"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uiPriority w:val="99"/>
    <w:rsid w:val="006C0925"/>
    <w:rPr>
      <w:vertAlign w:val="superscript"/>
    </w:rPr>
  </w:style>
  <w:style w:type="paragraph" w:styleId="21">
    <w:name w:val="List 2"/>
    <w:basedOn w:val="a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qFormat/>
    <w:rsid w:val="006C0925"/>
    <w:rPr>
      <w:b/>
    </w:rPr>
  </w:style>
  <w:style w:type="paragraph" w:styleId="36">
    <w:name w:val="Body Text Indent 3"/>
    <w:basedOn w:val="a"/>
    <w:link w:val="37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7">
    <w:name w:val="Основной текст с отступом 3 Знак"/>
    <w:basedOn w:val="a0"/>
    <w:link w:val="36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"/>
    <w:rsid w:val="006C0925"/>
    <w:pPr>
      <w:ind w:left="708"/>
    </w:pPr>
  </w:style>
  <w:style w:type="paragraph" w:customStyle="1" w:styleId="S0">
    <w:name w:val="S_Обычный"/>
    <w:basedOn w:val="a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1"/>
    <w:uiPriority w:val="39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0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0"/>
    <w:link w:val="afa"/>
    <w:uiPriority w:val="34"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"/>
    <w:uiPriority w:val="39"/>
    <w:unhideWhenUsed/>
    <w:qFormat/>
    <w:rsid w:val="006C0925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"/>
    <w:next w:val="a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0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"/>
    <w:next w:val="a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0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"/>
    <w:next w:val="a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0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0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0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0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0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0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0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0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0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"/>
    <w:rsid w:val="004F64DC"/>
    <w:pPr>
      <w:numPr>
        <w:numId w:val="10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"/>
    <w:next w:val="a"/>
    <w:link w:val="19"/>
    <w:autoRedefine/>
    <w:qFormat/>
    <w:rsid w:val="00BA77AC"/>
    <w:pPr>
      <w:widowControl w:val="0"/>
      <w:numPr>
        <w:numId w:val="11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"/>
    <w:link w:val="affe"/>
    <w:uiPriority w:val="99"/>
    <w:semiHidden/>
    <w:unhideWhenUsed/>
    <w:rsid w:val="00D15905"/>
    <w:rPr>
      <w:szCs w:val="24"/>
    </w:rPr>
  </w:style>
  <w:style w:type="character" w:customStyle="1" w:styleId="affe">
    <w:name w:val="Схема документа Знак"/>
    <w:basedOn w:val="a0"/>
    <w:link w:val="affd"/>
    <w:uiPriority w:val="99"/>
    <w:semiHidden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0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0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"/>
    <w:autoRedefine/>
    <w:qFormat/>
    <w:rsid w:val="00916FAB"/>
    <w:pPr>
      <w:spacing w:after="240" w:line="276" w:lineRule="auto"/>
      <w:ind w:left="57" w:firstLine="5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keepLines/>
      <w:pageBreakBefore/>
      <w:numPr>
        <w:numId w:val="14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4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1"/>
    <w:qFormat/>
    <w:rsid w:val="0012135C"/>
    <w:pPr>
      <w:keepLines/>
      <w:numPr>
        <w:ilvl w:val="2"/>
        <w:numId w:val="14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4"/>
      </w:numPr>
      <w:spacing w:before="120" w:after="120" w:line="276" w:lineRule="auto"/>
      <w:ind w:left="864"/>
      <w:jc w:val="left"/>
    </w:pPr>
    <w:rPr>
      <w:rFonts w:ascii="Meta Offc Pro" w:hAnsi="Meta Offc Pro" w:cstheme="majorBidi"/>
      <w:b w:val="0"/>
      <w:iCs/>
      <w:caps/>
      <w:szCs w:val="22"/>
    </w:rPr>
  </w:style>
  <w:style w:type="paragraph" w:customStyle="1" w:styleId="bbb">
    <w:name w:val="bbb"/>
    <w:rsid w:val="00401B8F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4">
    <w:name w:val="Абзац"/>
    <w:basedOn w:val="a"/>
    <w:link w:val="afff5"/>
    <w:rsid w:val="001E7E17"/>
    <w:pPr>
      <w:spacing w:before="120" w:after="120"/>
      <w:ind w:firstLine="709"/>
    </w:pPr>
    <w:rPr>
      <w:szCs w:val="20"/>
    </w:rPr>
  </w:style>
  <w:style w:type="character" w:customStyle="1" w:styleId="afff5">
    <w:name w:val="Абзац Знак"/>
    <w:link w:val="afff4"/>
    <w:locked/>
    <w:rsid w:val="001E7E17"/>
    <w:rPr>
      <w:rFonts w:ascii="Times New Roman" w:eastAsia="Times New Roman" w:hAnsi="Times New Roman" w:cs="Times New Roman"/>
      <w:sz w:val="24"/>
      <w:szCs w:val="20"/>
    </w:rPr>
  </w:style>
  <w:style w:type="paragraph" w:customStyle="1" w:styleId="Tabname">
    <w:name w:val="Tab_name"/>
    <w:link w:val="TabnameChar"/>
    <w:qFormat/>
    <w:rsid w:val="001E7E17"/>
    <w:pPr>
      <w:widowControl w:val="0"/>
      <w:spacing w:before="240" w:after="0" w:line="240" w:lineRule="auto"/>
    </w:pPr>
    <w:rPr>
      <w:rFonts w:ascii="Arial" w:eastAsia="Times New Roman" w:hAnsi="Arial" w:cs="Times New Roman"/>
      <w:b/>
      <w:iCs/>
      <w:sz w:val="20"/>
      <w:szCs w:val="24"/>
    </w:rPr>
  </w:style>
  <w:style w:type="character" w:customStyle="1" w:styleId="TabnameChar">
    <w:name w:val="Tab_name Char"/>
    <w:basedOn w:val="a0"/>
    <w:link w:val="Tabname"/>
    <w:rsid w:val="001E7E17"/>
    <w:rPr>
      <w:rFonts w:ascii="Arial" w:eastAsia="Times New Roman" w:hAnsi="Arial" w:cs="Times New Roman"/>
      <w:b/>
      <w:iCs/>
      <w:sz w:val="20"/>
      <w:szCs w:val="24"/>
    </w:rPr>
  </w:style>
  <w:style w:type="paragraph" w:customStyle="1" w:styleId="1a">
    <w:name w:val="Стиль1"/>
    <w:basedOn w:val="a"/>
    <w:link w:val="1b"/>
    <w:autoRedefine/>
    <w:qFormat/>
    <w:rsid w:val="001E7E17"/>
    <w:pPr>
      <w:overflowPunct w:val="0"/>
      <w:autoSpaceDE w:val="0"/>
      <w:autoSpaceDN w:val="0"/>
      <w:adjustRightInd w:val="0"/>
      <w:spacing w:before="120" w:after="120"/>
      <w:jc w:val="left"/>
      <w:textAlignment w:val="baseline"/>
    </w:pPr>
    <w:rPr>
      <w:rFonts w:ascii="Arial" w:hAnsi="Arial" w:cs="Arial"/>
      <w:noProof/>
      <w:szCs w:val="24"/>
      <w:lang w:eastAsia="ru-RU"/>
    </w:rPr>
  </w:style>
  <w:style w:type="character" w:customStyle="1" w:styleId="1b">
    <w:name w:val="Стиль1 Знак"/>
    <w:link w:val="1a"/>
    <w:rsid w:val="001E7E17"/>
    <w:rPr>
      <w:rFonts w:ascii="Arial" w:eastAsia="Times New Roman" w:hAnsi="Arial" w:cs="Arial"/>
      <w:noProof/>
      <w:sz w:val="24"/>
      <w:szCs w:val="24"/>
      <w:lang w:eastAsia="ru-RU"/>
    </w:rPr>
  </w:style>
  <w:style w:type="paragraph" w:customStyle="1" w:styleId="afff6">
    <w:name w:val="ПР_таблица_Шапка"/>
    <w:basedOn w:val="a"/>
    <w:autoRedefine/>
    <w:rsid w:val="001E7E17"/>
    <w:pPr>
      <w:spacing w:before="60" w:after="60" w:line="276" w:lineRule="auto"/>
      <w:jc w:val="center"/>
    </w:pPr>
    <w:rPr>
      <w:rFonts w:asciiTheme="minorHAnsi" w:hAnsiTheme="minorHAnsi"/>
      <w:b/>
      <w:sz w:val="22"/>
    </w:rPr>
  </w:style>
  <w:style w:type="character" w:customStyle="1" w:styleId="a8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7"/>
    <w:locked/>
    <w:rsid w:val="00F664EC"/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UnresolvedMention1">
    <w:name w:val="Unresolved Mention1"/>
    <w:basedOn w:val="a0"/>
    <w:uiPriority w:val="99"/>
    <w:semiHidden/>
    <w:unhideWhenUsed/>
    <w:rsid w:val="00391EEC"/>
    <w:rPr>
      <w:color w:val="808080"/>
      <w:shd w:val="clear" w:color="auto" w:fill="E6E6E6"/>
    </w:rPr>
  </w:style>
  <w:style w:type="paragraph" w:customStyle="1" w:styleId="TABLECONTENT">
    <w:name w:val="TABLE_CONTENT"/>
    <w:basedOn w:val="a"/>
    <w:link w:val="TABLECONTENTChar"/>
    <w:qFormat/>
    <w:rsid w:val="00836228"/>
    <w:pPr>
      <w:tabs>
        <w:tab w:val="left" w:pos="567"/>
      </w:tabs>
      <w:jc w:val="left"/>
    </w:pPr>
    <w:rPr>
      <w:rFonts w:ascii="Arial" w:hAnsi="Arial" w:cs="Arial"/>
      <w:sz w:val="20"/>
    </w:rPr>
  </w:style>
  <w:style w:type="character" w:customStyle="1" w:styleId="TABLECONTENTChar">
    <w:name w:val="TABLE_CONTENT Char"/>
    <w:basedOn w:val="a0"/>
    <w:link w:val="TABLECONTENT"/>
    <w:rsid w:val="00836228"/>
    <w:rPr>
      <w:rFonts w:ascii="Arial" w:eastAsia="Times New Roman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emf"/><Relationship Id="rId26" Type="http://schemas.openxmlformats.org/officeDocument/2006/relationships/package" Target="embeddings/_____Microsoft_Excel1.xlsx"/><Relationship Id="rId39" Type="http://schemas.openxmlformats.org/officeDocument/2006/relationships/image" Target="media/image15.emf"/><Relationship Id="rId21" Type="http://schemas.openxmlformats.org/officeDocument/2006/relationships/oleObject" Target="embeddings/_________Microsoft_Word_97_20031.doc"/><Relationship Id="rId34" Type="http://schemas.openxmlformats.org/officeDocument/2006/relationships/package" Target="embeddings/_____Microsoft_Excel5.xlsx"/><Relationship Id="rId42" Type="http://schemas.openxmlformats.org/officeDocument/2006/relationships/package" Target="embeddings/_____Microsoft_Excel9.xlsx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emf"/><Relationship Id="rId32" Type="http://schemas.openxmlformats.org/officeDocument/2006/relationships/package" Target="embeddings/_____Microsoft_Excel4.xlsx"/><Relationship Id="rId37" Type="http://schemas.openxmlformats.org/officeDocument/2006/relationships/image" Target="media/image14.emf"/><Relationship Id="rId40" Type="http://schemas.openxmlformats.org/officeDocument/2006/relationships/package" Target="embeddings/_____Microsoft_Excel8.xlsx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oleObject" Target="embeddings/_________Microsoft_Word_97_20032.doc"/><Relationship Id="rId28" Type="http://schemas.openxmlformats.org/officeDocument/2006/relationships/package" Target="embeddings/_____Microsoft_Excel2.xlsx"/><Relationship Id="rId36" Type="http://schemas.openxmlformats.org/officeDocument/2006/relationships/package" Target="embeddings/_____Microsoft_Excel6.xlsx"/><Relationship Id="rId10" Type="http://schemas.openxmlformats.org/officeDocument/2006/relationships/endnotes" Target="endnotes.xml"/><Relationship Id="rId19" Type="http://schemas.openxmlformats.org/officeDocument/2006/relationships/oleObject" Target="embeddings/_________Microsoft_Word_97_2003.doc"/><Relationship Id="rId31" Type="http://schemas.openxmlformats.org/officeDocument/2006/relationships/image" Target="media/image11.emf"/><Relationship Id="rId44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emf"/><Relationship Id="rId27" Type="http://schemas.openxmlformats.org/officeDocument/2006/relationships/image" Target="media/image9.emf"/><Relationship Id="rId30" Type="http://schemas.openxmlformats.org/officeDocument/2006/relationships/package" Target="embeddings/_____Microsoft_Excel3.xlsx"/><Relationship Id="rId35" Type="http://schemas.openxmlformats.org/officeDocument/2006/relationships/image" Target="media/image13.emf"/><Relationship Id="rId43" Type="http://schemas.openxmlformats.org/officeDocument/2006/relationships/header" Target="head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package" Target="embeddings/_____Microsoft_Excel.xlsx"/><Relationship Id="rId33" Type="http://schemas.openxmlformats.org/officeDocument/2006/relationships/image" Target="media/image12.emf"/><Relationship Id="rId38" Type="http://schemas.openxmlformats.org/officeDocument/2006/relationships/package" Target="embeddings/_____Microsoft_Excel7.xlsx"/><Relationship Id="rId46" Type="http://schemas.microsoft.com/office/2011/relationships/people" Target="people.xml"/><Relationship Id="rId20" Type="http://schemas.openxmlformats.org/officeDocument/2006/relationships/image" Target="media/image6.emf"/><Relationship Id="rId41" Type="http://schemas.openxmlformats.org/officeDocument/2006/relationships/image" Target="media/image1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7EBD0D-DC73-4D88-97C0-17447BD13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98B76A-4BA9-47EC-AB5F-D88C6486EC56}">
  <ds:schemaRefs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6AB826F0-B5A4-4D39-BDB8-065BF3E5C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98</Pages>
  <Words>26246</Words>
  <Characters>149605</Characters>
  <Application>Microsoft Office Word</Application>
  <DocSecurity>0</DocSecurity>
  <Lines>1246</Lines>
  <Paragraphs>350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175501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Попова Дарья Николаевна (Подрядчик. ООО БерингПойнт)</cp:lastModifiedBy>
  <cp:revision>166</cp:revision>
  <cp:lastPrinted>2018-08-07T13:04:00Z</cp:lastPrinted>
  <dcterms:created xsi:type="dcterms:W3CDTF">2020-07-28T17:42:00Z</dcterms:created>
  <dcterms:modified xsi:type="dcterms:W3CDTF">2021-11-11T12:43:00Z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  <property fmtid="{D5CDD505-2E9C-101B-9397-08002B2CF9AE}" pid="5" name="Hash">
    <vt:lpwstr>A8601B4F132AD5D6C60EB7B7DA73880C6C2B63C83E29411BF904DCD97830A48D</vt:lpwstr>
  </property>
  <property fmtid="{D5CDD505-2E9C-101B-9397-08002B2CF9AE}" pid="6" name="Hide date">
    <vt:lpwstr>13/04/2020 6:42:02 PM</vt:lpwstr>
  </property>
  <property fmtid="{D5CDD505-2E9C-101B-9397-08002B2CF9AE}" pid="7" name="Classification">
    <vt:lpwstr>Confidential</vt:lpwstr>
  </property>
</Properties>
</file>